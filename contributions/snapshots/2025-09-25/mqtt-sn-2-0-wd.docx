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rPr>
      </w:pPr>
      <w:r w:rsidDel="00000000" w:rsidR="00000000" w:rsidRPr="00000000">
        <w:rPr>
          <w:rFonts w:ascii="Arial" w:cs="Arial" w:eastAsia="Arial" w:hAnsi="Arial"/>
          <w:rtl w:val="0"/>
        </w:rPr>
        <w:t xml:space="preserve">MQTT for Sensor Networks (MQTT-SN) Version 2.0</w:t>
      </w:r>
    </w:p>
    <w:p w:rsidR="00000000" w:rsidDel="00000000" w:rsidP="00000000" w:rsidRDefault="00000000" w:rsidRPr="00000000" w14:paraId="00000002">
      <w:pPr>
        <w:pStyle w:val="Subtitle"/>
        <w:rPr>
          <w:rFonts w:ascii="Arial" w:cs="Arial" w:eastAsia="Arial" w:hAnsi="Arial"/>
        </w:rPr>
      </w:pPr>
      <w:r w:rsidDel="00000000" w:rsidR="00000000" w:rsidRPr="00000000">
        <w:rPr>
          <w:rFonts w:ascii="Arial" w:cs="Arial" w:eastAsia="Arial" w:hAnsi="Arial"/>
          <w:rtl w:val="0"/>
        </w:rPr>
        <w:t xml:space="preserve">Committee Specification Draft 01</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bookmarkStart w:colFirst="0" w:colLast="0" w:name="_heading=h.30j0zll" w:id="0"/>
      <w:bookmarkEnd w:id="0"/>
      <w:r w:rsidDel="00000000" w:rsidR="00000000" w:rsidRPr="00000000">
        <w:rPr>
          <w:rFonts w:ascii="Arial" w:cs="Arial" w:eastAsia="Arial" w:hAnsi="Arial"/>
          <w:b w:val="1"/>
          <w:color w:val="446caa"/>
          <w:sz w:val="22"/>
          <w:szCs w:val="22"/>
          <w:rtl w:val="0"/>
        </w:rPr>
        <w:t xml:space="preserve">0</w:t>
      </w:r>
      <w:r w:rsidDel="00000000" w:rsidR="00000000" w:rsidRPr="00000000">
        <w:rPr>
          <w:b w:val="1"/>
          <w:color w:val="446caa"/>
          <w:rtl w:val="0"/>
        </w:rPr>
        <w:t xml:space="preserve">8</w:t>
      </w:r>
      <w:r w:rsidDel="00000000" w:rsidR="00000000" w:rsidRPr="00000000">
        <w:rPr>
          <w:rFonts w:ascii="Arial" w:cs="Arial" w:eastAsia="Arial" w:hAnsi="Arial"/>
          <w:b w:val="1"/>
          <w:color w:val="446caa"/>
          <w:sz w:val="22"/>
          <w:szCs w:val="22"/>
          <w:rtl w:val="0"/>
        </w:rPr>
        <w:t xml:space="preserve"> </w:t>
      </w:r>
      <w:r w:rsidDel="00000000" w:rsidR="00000000" w:rsidRPr="00000000">
        <w:rPr>
          <w:b w:val="1"/>
          <w:color w:val="446caa"/>
          <w:rtl w:val="0"/>
        </w:rPr>
        <w:t xml:space="preserve">August</w:t>
      </w:r>
      <w:r w:rsidDel="00000000" w:rsidR="00000000" w:rsidRPr="00000000">
        <w:rPr>
          <w:rFonts w:ascii="Arial" w:cs="Arial" w:eastAsia="Arial" w:hAnsi="Arial"/>
          <w:b w:val="1"/>
          <w:color w:val="446caa"/>
          <w:sz w:val="22"/>
          <w:szCs w:val="22"/>
          <w:rtl w:val="0"/>
        </w:rPr>
        <w:t xml:space="preserve"> 2025</w:t>
      </w:r>
      <w:r w:rsidDel="00000000" w:rsidR="00000000" w:rsidRPr="00000000">
        <w:rPr>
          <w:rtl w:val="0"/>
        </w:rPr>
      </w:r>
    </w:p>
    <w:p w:rsidR="00000000" w:rsidDel="00000000" w:rsidP="00000000" w:rsidRDefault="00000000" w:rsidRPr="00000000" w14:paraId="00000004">
      <w:pPr>
        <w:keepNext w:val="1"/>
        <w:spacing w:after="0" w:before="120" w:line="276" w:lineRule="auto"/>
        <w:rPr>
          <w:rFonts w:ascii="Arial" w:cs="Arial" w:eastAsia="Arial" w:hAnsi="Arial"/>
          <w:b w:val="1"/>
          <w:color w:val="446caa"/>
          <w:sz w:val="22"/>
          <w:szCs w:val="22"/>
        </w:rPr>
      </w:pPr>
      <w:r w:rsidDel="00000000" w:rsidR="00000000" w:rsidRPr="00000000">
        <w:rPr>
          <w:rFonts w:ascii="Arial" w:cs="Arial" w:eastAsia="Arial" w:hAnsi="Arial"/>
          <w:b w:val="1"/>
          <w:color w:val="446caa"/>
          <w:sz w:val="22"/>
          <w:szCs w:val="22"/>
          <w:rtl w:val="0"/>
        </w:rPr>
        <w:t xml:space="preserve">This stage:</w:t>
      </w:r>
    </w:p>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color w:val="446caa"/>
          <w:sz w:val="22"/>
          <w:szCs w:val="22"/>
        </w:rPr>
      </w:pPr>
      <w:r w:rsidDel="00000000" w:rsidR="00000000" w:rsidRPr="00000000">
        <w:rPr>
          <w:rFonts w:ascii="Arial" w:cs="Arial" w:eastAsia="Arial" w:hAnsi="Arial"/>
          <w:b w:val="1"/>
          <w:color w:val="446caa"/>
          <w:sz w:val="22"/>
          <w:szCs w:val="22"/>
          <w:rtl w:val="0"/>
        </w:rPr>
        <w:t xml:space="preserve">…</w:t>
      </w:r>
    </w:p>
    <w:p w:rsidR="00000000" w:rsidDel="00000000" w:rsidP="00000000" w:rsidRDefault="00000000" w:rsidRPr="00000000" w14:paraId="00000006">
      <w:pPr>
        <w:keepNext w:val="1"/>
        <w:spacing w:after="0" w:before="120" w:line="276" w:lineRule="auto"/>
        <w:rPr>
          <w:rFonts w:ascii="Arial" w:cs="Arial" w:eastAsia="Arial" w:hAnsi="Arial"/>
          <w:b w:val="1"/>
          <w:color w:val="446caa"/>
          <w:sz w:val="22"/>
          <w:szCs w:val="22"/>
        </w:rPr>
      </w:pPr>
      <w:r w:rsidDel="00000000" w:rsidR="00000000" w:rsidRPr="00000000">
        <w:rPr>
          <w:rFonts w:ascii="Arial" w:cs="Arial" w:eastAsia="Arial" w:hAnsi="Arial"/>
          <w:b w:val="1"/>
          <w:color w:val="446caa"/>
          <w:sz w:val="22"/>
          <w:szCs w:val="22"/>
          <w:rtl w:val="0"/>
        </w:rPr>
        <w:t xml:space="preserve">Previous stage:</w:t>
      </w:r>
    </w:p>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color w:val="446caa"/>
          <w:sz w:val="22"/>
          <w:szCs w:val="22"/>
        </w:rPr>
      </w:pPr>
      <w:r w:rsidDel="00000000" w:rsidR="00000000" w:rsidRPr="00000000">
        <w:rPr>
          <w:rFonts w:ascii="Arial" w:cs="Arial" w:eastAsia="Arial" w:hAnsi="Arial"/>
          <w:b w:val="1"/>
          <w:color w:val="446caa"/>
          <w:sz w:val="22"/>
          <w:szCs w:val="22"/>
          <w:rtl w:val="0"/>
        </w:rPr>
        <w:t xml:space="preserve">N/A</w:t>
      </w:r>
    </w:p>
    <w:p w:rsidR="00000000" w:rsidDel="00000000" w:rsidP="00000000" w:rsidRDefault="00000000" w:rsidRPr="00000000" w14:paraId="00000008">
      <w:pPr>
        <w:keepNext w:val="1"/>
        <w:spacing w:after="0" w:before="120" w:line="276" w:lineRule="auto"/>
        <w:rPr>
          <w:rFonts w:ascii="Arial" w:cs="Arial" w:eastAsia="Arial" w:hAnsi="Arial"/>
          <w:b w:val="1"/>
          <w:color w:val="446caa"/>
          <w:sz w:val="22"/>
          <w:szCs w:val="22"/>
        </w:rPr>
      </w:pPr>
      <w:r w:rsidDel="00000000" w:rsidR="00000000" w:rsidRPr="00000000">
        <w:rPr>
          <w:rFonts w:ascii="Arial" w:cs="Arial" w:eastAsia="Arial" w:hAnsi="Arial"/>
          <w:b w:val="1"/>
          <w:color w:val="446caa"/>
          <w:sz w:val="22"/>
          <w:szCs w:val="22"/>
          <w:rtl w:val="0"/>
        </w:rPr>
        <w:t xml:space="preserve">Latest stage:</w:t>
      </w:r>
    </w:p>
    <w:p w:rsidR="00000000" w:rsidDel="00000000" w:rsidP="00000000" w:rsidRDefault="00000000" w:rsidRPr="00000000" w14:paraId="00000009">
      <w:pPr>
        <w:keepNext w:val="1"/>
        <w:spacing w:after="0" w:before="120" w:line="276" w:lineRule="auto"/>
        <w:rPr>
          <w:rFonts w:ascii="Arial" w:cs="Arial" w:eastAsia="Arial" w:hAnsi="Arial"/>
          <w:b w:val="1"/>
          <w:color w:val="446caa"/>
          <w:sz w:val="22"/>
          <w:szCs w:val="22"/>
        </w:rPr>
      </w:pPr>
      <w:r w:rsidDel="00000000" w:rsidR="00000000" w:rsidRPr="00000000">
        <w:rPr>
          <w:rFonts w:ascii="Arial" w:cs="Arial" w:eastAsia="Arial" w:hAnsi="Arial"/>
          <w:b w:val="1"/>
          <w:color w:val="446caa"/>
          <w:sz w:val="22"/>
          <w:szCs w:val="22"/>
          <w:rtl w:val="0"/>
        </w:rPr>
        <w:t xml:space="preserve">…</w:t>
      </w:r>
    </w:p>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Technical Committee: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bookmarkStart w:colFirst="0" w:colLast="0" w:name="_heading=h.1fob9te" w:id="1"/>
      <w:bookmarkEnd w:id="1"/>
      <w:hyperlink r:id="rId9">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OASIS Message Queuing Telemetry Transport (MQTT) TC</w:t>
        </w:r>
      </w:hyperlink>
      <w:r w:rsidDel="00000000" w:rsidR="00000000" w:rsidRPr="00000000">
        <w:rPr>
          <w:rtl w:val="0"/>
        </w:rPr>
      </w:r>
    </w:p>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Chairs: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vertAlign w:val="baseline"/>
          <w:rtl w:val="0"/>
        </w:rPr>
        <w:t xml:space="preserve">Ian Craggs (</w:t>
      </w:r>
      <w:hyperlink r:id="rId10">
        <w:r w:rsidDel="00000000" w:rsidR="00000000" w:rsidRPr="00000000">
          <w:rPr>
            <w:rFonts w:ascii="Arial" w:cs="Arial" w:eastAsia="Arial" w:hAnsi="Arial"/>
            <w:b w:val="0"/>
            <w:i w:val="0"/>
            <w:smallCaps w:val="0"/>
            <w:strike w:val="0"/>
            <w:color w:val="000000"/>
            <w:sz w:val="22"/>
            <w:szCs w:val="22"/>
            <w:highlight w:val="white"/>
            <w:vertAlign w:val="baseline"/>
            <w:rtl w:val="0"/>
          </w:rPr>
          <w:t xml:space="preserve">icraggs@gmail.com</w:t>
        </w:r>
      </w:hyperlink>
      <w:r w:rsidDel="00000000" w:rsidR="00000000" w:rsidRPr="00000000">
        <w:rPr>
          <w:rFonts w:ascii="Arial" w:cs="Arial" w:eastAsia="Arial" w:hAnsi="Arial"/>
          <w:b w:val="0"/>
          <w:i w:val="0"/>
          <w:smallCaps w:val="0"/>
          <w:strike w:val="0"/>
          <w:color w:val="000000"/>
          <w:sz w:val="22"/>
          <w:szCs w:val="22"/>
          <w:highlight w:val="white"/>
          <w:vertAlign w:val="baseline"/>
          <w:rtl w:val="0"/>
        </w:rPr>
        <w:t xml:space="preserve">), Individual</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 Johnson (</w:t>
      </w:r>
      <w:r w:rsidDel="00000000" w:rsidR="00000000" w:rsidRPr="00000000">
        <w:rPr>
          <w:rFonts w:ascii="Arial" w:cs="Arial" w:eastAsia="Arial" w:hAnsi="Arial"/>
          <w:color w:val="000000"/>
          <w:sz w:val="22"/>
          <w:szCs w:val="22"/>
          <w:u w:val="none"/>
          <w:rtl w:val="0"/>
        </w:rPr>
        <w:t xml:space="preserve">simon.johnson@hivemq.com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color w:val="000000"/>
          <w:sz w:val="22"/>
          <w:szCs w:val="22"/>
          <w:rtl w:val="0"/>
        </w:rPr>
        <w:t xml:space="preserve">HiveMQ GmbH</w:t>
      </w:r>
      <w:r w:rsidDel="00000000" w:rsidR="00000000" w:rsidRPr="00000000">
        <w:rPr>
          <w:rtl w:val="0"/>
        </w:rPr>
      </w:r>
    </w:p>
    <w:p w:rsidR="00000000" w:rsidDel="00000000" w:rsidP="00000000" w:rsidRDefault="00000000" w:rsidRPr="00000000" w14:paraId="0000000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Editors: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Andrew B</w:t>
      </w:r>
      <w:r w:rsidDel="00000000" w:rsidR="00000000" w:rsidRPr="00000000">
        <w:rPr>
          <w:rFonts w:ascii="Arial" w:cs="Arial" w:eastAsia="Arial" w:hAnsi="Arial"/>
          <w:color w:val="000000"/>
          <w:sz w:val="22"/>
          <w:szCs w:val="22"/>
          <w:shd w:fill="auto" w:val="clear"/>
          <w:rtl w:val="0"/>
        </w:rPr>
        <w:t xml:space="preserve">anks </w:t>
      </w:r>
      <w:r w:rsidDel="00000000" w:rsidR="00000000" w:rsidRPr="00000000">
        <w:rPr>
          <w:rFonts w:ascii="Arial" w:cs="Arial" w:eastAsia="Arial" w:hAnsi="Arial"/>
          <w:color w:val="000000"/>
          <w:sz w:val="22"/>
          <w:szCs w:val="22"/>
          <w:shd w:fill="auto" w:val="clear"/>
          <w:rtl w:val="0"/>
        </w:rPr>
        <w:t xml:space="preserve">(andrewdjbanks@gmail.com</w:t>
      </w:r>
      <w:r w:rsidDel="00000000" w:rsidR="00000000" w:rsidRPr="00000000">
        <w:rPr>
          <w:rFonts w:ascii="Arial" w:cs="Arial" w:eastAsia="Arial" w:hAnsi="Arial"/>
          <w:color w:val="000000"/>
          <w:sz w:val="22"/>
          <w:szCs w:val="22"/>
          <w:shd w:fill="auto" w:val="clear"/>
          <w:rtl w:val="0"/>
        </w:rPr>
        <w:t xml:space="preserve">), Individual</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Andy Stanford-Clark (andysc@uk.ibm.com), IBM</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Davide Lenzarini (</w:t>
      </w:r>
      <w:hyperlink r:id="rId11">
        <w:r w:rsidDel="00000000" w:rsidR="00000000" w:rsidRPr="00000000">
          <w:rPr>
            <w:rFonts w:ascii="Arial" w:cs="Arial" w:eastAsia="Arial" w:hAnsi="Arial"/>
            <w:color w:val="000000"/>
            <w:sz w:val="22"/>
            <w:szCs w:val="22"/>
            <w:shd w:fill="auto" w:val="clear"/>
            <w:rtl w:val="0"/>
          </w:rPr>
          <w:t xml:space="preserve">davide.lenzarini@u-blox.com</w:t>
        </w:r>
      </w:hyperlink>
      <w:r w:rsidDel="00000000" w:rsidR="00000000" w:rsidRPr="00000000">
        <w:rPr>
          <w:rFonts w:ascii="Arial" w:cs="Arial" w:eastAsia="Arial" w:hAnsi="Arial"/>
          <w:color w:val="000000"/>
          <w:sz w:val="22"/>
          <w:szCs w:val="22"/>
          <w:shd w:fill="auto" w:val="clear"/>
          <w:rtl w:val="0"/>
        </w:rPr>
        <w:t xml:space="preserve">), u-blox AG</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Ian Craggs (</w:t>
      </w:r>
      <w:hyperlink r:id="rId12">
        <w:r w:rsidDel="00000000" w:rsidR="00000000" w:rsidRPr="00000000">
          <w:rPr>
            <w:rFonts w:ascii="Arial" w:cs="Arial" w:eastAsia="Arial" w:hAnsi="Arial"/>
            <w:color w:val="000000"/>
            <w:sz w:val="22"/>
            <w:szCs w:val="22"/>
            <w:shd w:fill="auto" w:val="clear"/>
            <w:rtl w:val="0"/>
          </w:rPr>
          <w:t xml:space="preserve">icraggs@gmail.com</w:t>
        </w:r>
      </w:hyperlink>
      <w:r w:rsidDel="00000000" w:rsidR="00000000" w:rsidRPr="00000000">
        <w:rPr>
          <w:rFonts w:ascii="Arial" w:cs="Arial" w:eastAsia="Arial" w:hAnsi="Arial"/>
          <w:color w:val="000000"/>
          <w:sz w:val="22"/>
          <w:szCs w:val="22"/>
          <w:shd w:fill="auto" w:val="clear"/>
          <w:rtl w:val="0"/>
        </w:rPr>
        <w:t xml:space="preserve">), Individual</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Rahul Gupta (</w:t>
      </w:r>
      <w:hyperlink r:id="rId13">
        <w:r w:rsidDel="00000000" w:rsidR="00000000" w:rsidRPr="00000000">
          <w:rPr>
            <w:rFonts w:ascii="Arial" w:cs="Arial" w:eastAsia="Arial" w:hAnsi="Arial"/>
            <w:color w:val="000000"/>
            <w:sz w:val="22"/>
            <w:szCs w:val="22"/>
            <w:shd w:fill="auto" w:val="clear"/>
            <w:rtl w:val="0"/>
          </w:rPr>
          <w:t xml:space="preserve">rahul.gupta@us.ibm.com</w:t>
        </w:r>
      </w:hyperlink>
      <w:r w:rsidDel="00000000" w:rsidR="00000000" w:rsidRPr="00000000">
        <w:rPr>
          <w:rFonts w:ascii="Arial" w:cs="Arial" w:eastAsia="Arial" w:hAnsi="Arial"/>
          <w:color w:val="000000"/>
          <w:sz w:val="22"/>
          <w:szCs w:val="22"/>
          <w:shd w:fill="auto" w:val="clear"/>
          <w:rtl w:val="0"/>
        </w:rPr>
        <w:t xml:space="preserve">), </w:t>
      </w:r>
      <w:hyperlink r:id="rId14">
        <w:r w:rsidDel="00000000" w:rsidR="00000000" w:rsidRPr="00000000">
          <w:rPr>
            <w:rFonts w:ascii="Arial" w:cs="Arial" w:eastAsia="Arial" w:hAnsi="Arial"/>
            <w:color w:val="000000"/>
            <w:sz w:val="22"/>
            <w:szCs w:val="22"/>
            <w:shd w:fill="auto" w:val="clear"/>
            <w:rtl w:val="0"/>
          </w:rPr>
          <w:t xml:space="preserve">IBM</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Simon Johnson (</w:t>
      </w:r>
      <w:hyperlink r:id="rId15">
        <w:r w:rsidDel="00000000" w:rsidR="00000000" w:rsidRPr="00000000">
          <w:rPr>
            <w:rFonts w:ascii="Arial" w:cs="Arial" w:eastAsia="Arial" w:hAnsi="Arial"/>
            <w:color w:val="000000"/>
            <w:sz w:val="22"/>
            <w:szCs w:val="22"/>
            <w:shd w:fill="auto" w:val="clear"/>
            <w:rtl w:val="0"/>
          </w:rPr>
          <w:t xml:space="preserve">simon</w:t>
        </w:r>
      </w:hyperlink>
      <w:r w:rsidDel="00000000" w:rsidR="00000000" w:rsidRPr="00000000">
        <w:rPr>
          <w:rFonts w:ascii="Arial" w:cs="Arial" w:eastAsia="Arial" w:hAnsi="Arial"/>
          <w:color w:val="000000"/>
          <w:sz w:val="22"/>
          <w:szCs w:val="22"/>
          <w:shd w:fill="auto" w:val="clear"/>
          <w:rtl w:val="0"/>
        </w:rPr>
        <w:t xml:space="preserve">.johnson@hivemq.com), HiveMQ GmbH</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Stefan Hagen (</w:t>
      </w:r>
      <w:hyperlink r:id="rId16">
        <w:r w:rsidDel="00000000" w:rsidR="00000000" w:rsidRPr="00000000">
          <w:rPr>
            <w:rFonts w:ascii="Arial" w:cs="Arial" w:eastAsia="Arial" w:hAnsi="Arial"/>
            <w:color w:val="000000"/>
            <w:sz w:val="22"/>
            <w:szCs w:val="22"/>
            <w:shd w:fill="auto" w:val="clear"/>
            <w:rtl w:val="0"/>
          </w:rPr>
          <w:t xml:space="preserve">stefan@hagen.link</w:t>
        </w:r>
      </w:hyperlink>
      <w:r w:rsidDel="00000000" w:rsidR="00000000" w:rsidRPr="00000000">
        <w:rPr>
          <w:rFonts w:ascii="Arial" w:cs="Arial" w:eastAsia="Arial" w:hAnsi="Arial"/>
          <w:color w:val="000000"/>
          <w:sz w:val="22"/>
          <w:szCs w:val="22"/>
          <w:shd w:fill="auto" w:val="clear"/>
          <w:rtl w:val="0"/>
        </w:rPr>
        <w:t xml:space="preserve">), Individual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Tara E. Walker (</w:t>
      </w:r>
      <w:hyperlink r:id="rId17">
        <w:r w:rsidDel="00000000" w:rsidR="00000000" w:rsidRPr="00000000">
          <w:rPr>
            <w:rFonts w:ascii="Arial" w:cs="Arial" w:eastAsia="Arial" w:hAnsi="Arial"/>
            <w:color w:val="000000"/>
            <w:sz w:val="22"/>
            <w:szCs w:val="22"/>
            <w:shd w:fill="auto" w:val="clear"/>
            <w:rtl w:val="0"/>
          </w:rPr>
          <w:t xml:space="preserve">tara.walker@microsoft.com</w:t>
        </w:r>
      </w:hyperlink>
      <w:r w:rsidDel="00000000" w:rsidR="00000000" w:rsidRPr="00000000">
        <w:rPr>
          <w:rFonts w:ascii="Arial" w:cs="Arial" w:eastAsia="Arial" w:hAnsi="Arial"/>
          <w:color w:val="000000"/>
          <w:sz w:val="22"/>
          <w:szCs w:val="22"/>
          <w:shd w:fill="auto" w:val="clear"/>
          <w:rtl w:val="0"/>
        </w:rPr>
        <w:t xml:space="preserve">), </w:t>
      </w:r>
      <w:hyperlink r:id="rId18">
        <w:r w:rsidDel="00000000" w:rsidR="00000000" w:rsidRPr="00000000">
          <w:rPr>
            <w:rFonts w:ascii="Arial" w:cs="Arial" w:eastAsia="Arial" w:hAnsi="Arial"/>
            <w:color w:val="000000"/>
            <w:sz w:val="22"/>
            <w:szCs w:val="22"/>
            <w:shd w:fill="auto" w:val="clear"/>
            <w:rtl w:val="0"/>
          </w:rPr>
          <w:t xml:space="preserve">Microsoft Corporation</w:t>
        </w:r>
      </w:hyperlink>
      <w:r w:rsidDel="00000000" w:rsidR="00000000" w:rsidRPr="00000000">
        <w:rPr>
          <w:rtl w:val="0"/>
        </w:rPr>
      </w:r>
    </w:p>
    <w:bookmarkStart w:colFirst="0" w:colLast="0" w:name="bookmark=id.2et92p0" w:id="2"/>
    <w:bookmarkEnd w:id="2"/>
    <w:p w:rsidR="00000000" w:rsidDel="00000000" w:rsidP="00000000" w:rsidRDefault="00000000" w:rsidRPr="00000000" w14:paraId="0000001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Related work:</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specification is related to:</w:t>
      </w:r>
    </w:p>
    <w:p w:rsidR="00000000" w:rsidDel="00000000" w:rsidP="00000000" w:rsidRDefault="00000000" w:rsidRPr="00000000" w14:paraId="0000001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MQTT Version 5.0</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Edited by Andrew Banks, Ed Briggs, Ken Borgendale, and Rahul Gupta. OASIS Standard. Latest version: </w:t>
      </w:r>
      <w:hyperlink r:id="rId19">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https://docs.oasis-open.org/mqtt/mqtt/v5.0/mqtt-v5.0.html</w:t>
        </w:r>
      </w:hyperlink>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MQTT Version 3.1.1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Edited by Andrew Banks and Rahul Gupta. OASIS Standard. Latest version: </w:t>
      </w:r>
      <w:hyperlink r:id="rId20">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http://docs.oasis-open.org/mqtt/mqtt/v3.1.1/mqtt-v3.1.1.html</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MQTT-SN Version 1.2</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by Andy Stanford-Clark and Hong Linh Truong. Link: </w:t>
      </w:r>
      <w:hyperlink r:id="rId21">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https://www.oasis-open.org/committees/download.php/66091/MQTT-SN_spec_v1.2.pdf</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Abstract: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specification defines the MQTT for Sensor Networks protocol (MQTT-SN). It is closely related to the MQTT v3.1.1 and MQTT v5.0 standards. MQTT-SN is optimized for implementation on low-cost, battery-operated devices with limited processing and storage resources. It is designed so that it will work over a variety of networking technologies and bridge to an MQTT network.</w:t>
      </w:r>
    </w:p>
    <w:p w:rsidR="00000000" w:rsidDel="00000000" w:rsidP="00000000" w:rsidRDefault="00000000" w:rsidRPr="00000000" w14:paraId="0000001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Status: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w:t>
      </w:r>
      <w:r w:rsidDel="00000000" w:rsidR="00000000" w:rsidRPr="00000000">
        <w:rPr>
          <w:rFonts w:ascii="Arial" w:cs="Arial" w:eastAsia="Arial" w:hAnsi="Arial"/>
          <w:sz w:val="22"/>
          <w:szCs w:val="22"/>
          <w:rtl w:val="0"/>
        </w:rPr>
        <w:t xml:space="preserve">document was last revised or approved by the OASIS Message Queuing Telemetry Transport (MQTT) TC on the above date.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sz w:val="22"/>
          <w:szCs w:val="22"/>
          <w:rtl w:val="0"/>
        </w:rPr>
        <w:t xml:space="preserve">The level of approval is also listed above. Check the "Latest stage" location noted above for possible later revisions of this document. Any other numbered Versions and other technical work produced by the Technical Committee (TC) are listed at </w:t>
      </w:r>
      <w:hyperlink r:id="rId22">
        <w:r w:rsidDel="00000000" w:rsidR="00000000" w:rsidRPr="00000000">
          <w:rPr>
            <w:rFonts w:ascii="Arial" w:cs="Arial" w:eastAsia="Arial" w:hAnsi="Arial"/>
            <w:color w:val="1155cc"/>
            <w:sz w:val="22"/>
            <w:szCs w:val="22"/>
            <w:u w:val="single"/>
            <w:rtl w:val="0"/>
          </w:rPr>
          <w:t xml:space="preserve">https://www.oasis-open.org/committees/tc_home.php?wg_abbrev=mqtt#technical</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TC members should send comments on this document to the TC's email list. Others should send comments to the TC's public comment list, after subscribing to it by following the instructions at the "</w:t>
      </w:r>
      <w:hyperlink r:id="rId23">
        <w:r w:rsidDel="00000000" w:rsidR="00000000" w:rsidRPr="00000000">
          <w:rPr>
            <w:rFonts w:ascii="Arial" w:cs="Arial" w:eastAsia="Arial" w:hAnsi="Arial"/>
            <w:color w:val="1155cc"/>
            <w:sz w:val="22"/>
            <w:szCs w:val="22"/>
            <w:u w:val="single"/>
            <w:rtl w:val="0"/>
          </w:rPr>
          <w:t xml:space="preserve">Send A Comment</w:t>
        </w:r>
      </w:hyperlink>
      <w:r w:rsidDel="00000000" w:rsidR="00000000" w:rsidRPr="00000000">
        <w:rPr>
          <w:rFonts w:ascii="Arial" w:cs="Arial" w:eastAsia="Arial" w:hAnsi="Arial"/>
          <w:sz w:val="22"/>
          <w:szCs w:val="22"/>
          <w:rtl w:val="0"/>
        </w:rPr>
        <w:t xml:space="preserve">" button on the TC's web page at </w:t>
      </w:r>
      <w:hyperlink r:id="rId24">
        <w:r w:rsidDel="00000000" w:rsidR="00000000" w:rsidRPr="00000000">
          <w:rPr>
            <w:rFonts w:ascii="Arial" w:cs="Arial" w:eastAsia="Arial" w:hAnsi="Arial"/>
            <w:color w:val="1155cc"/>
            <w:sz w:val="22"/>
            <w:szCs w:val="22"/>
            <w:u w:val="single"/>
            <w:rtl w:val="0"/>
          </w:rPr>
          <w:t xml:space="preserve">https://www.oasis-open.org/committees/mqtt/</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specification is provided under the </w:t>
      </w:r>
      <w:hyperlink r:id="rId25">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Non-Assertion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Mode of the </w:t>
      </w:r>
      <w:hyperlink r:id="rId26">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OASIS IPR Policy</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27">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https://www.oasis-open.org/committees/mqtt/ipr.php</w:t>
        </w:r>
      </w:hyperlink>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sz w:val="22"/>
          <w:szCs w:val="22"/>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 that any machine-readable content (</w:t>
      </w:r>
      <w:hyperlink r:id="rId28">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Computer Language Definitions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declared Normative for this Work Product is provided in separate plain text files. In the event of a discrepancy between any such plain text file and display content in the Work Product's prose narrative document(s), the content in the separate plain text file prevails.</w:t>
      </w:r>
      <w:r w:rsidDel="00000000" w:rsidR="00000000" w:rsidRPr="00000000">
        <w:rPr>
          <w:rtl w:val="0"/>
        </w:rPr>
      </w:r>
    </w:p>
    <w:p w:rsidR="00000000" w:rsidDel="00000000" w:rsidP="00000000" w:rsidRDefault="00000000" w:rsidRPr="00000000" w14:paraId="0000002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color w:val="446caa"/>
          <w:sz w:val="22"/>
          <w:szCs w:val="22"/>
          <w:rtl w:val="0"/>
        </w:rPr>
        <w:t xml:space="preserve">Citation format</w:t>
      </w: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w:t>
      </w:r>
    </w:p>
    <w:p w:rsidR="00000000" w:rsidDel="00000000" w:rsidP="00000000" w:rsidRDefault="00000000" w:rsidRPr="00000000" w14:paraId="00000025">
      <w:pPr>
        <w:spacing w:after="120" w:before="0" w:line="276" w:lineRule="auto"/>
        <w:ind w:left="70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When referencing this document, the following citation format should be used:</w:t>
      </w:r>
    </w:p>
    <w:p w:rsidR="00000000" w:rsidDel="00000000" w:rsidP="00000000" w:rsidRDefault="00000000" w:rsidRPr="00000000" w14:paraId="00000026">
      <w:pPr>
        <w:spacing w:after="120" w:before="0" w:line="276" w:lineRule="auto"/>
        <w:ind w:left="705"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[MQTT-SN-v2.0]</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i w:val="1"/>
          <w:color w:val="000000"/>
          <w:sz w:val="22"/>
          <w:szCs w:val="22"/>
          <w:rtl w:val="0"/>
        </w:rPr>
        <w:t xml:space="preserve">MQTT for Sensor Networks Version 2.0</w:t>
      </w:r>
      <w:r w:rsidDel="00000000" w:rsidR="00000000" w:rsidRPr="00000000">
        <w:rPr>
          <w:rFonts w:ascii="Arial" w:cs="Arial" w:eastAsia="Arial" w:hAnsi="Arial"/>
          <w:color w:val="000000"/>
          <w:sz w:val="22"/>
          <w:szCs w:val="22"/>
          <w:rtl w:val="0"/>
        </w:rPr>
        <w:t xml:space="preserve">. Edited by Andrew Banks, Davide Lenzarini, Ian Craggs, Rahul Gupta, Simon Johnson, Stefan Hagen, and Tara E. Walker. 01 May 2025. OASIS Committee Specification Draft 01. </w:t>
      </w:r>
      <w:sdt>
        <w:sdtPr>
          <w:id w:val="322949640"/>
          <w:tag w:val="goog_rdk_0"/>
        </w:sdtPr>
        <w:sdtContent>
          <w:commentRangeStart w:id="0"/>
        </w:sdtContent>
      </w:sdt>
      <w:hyperlink r:id="rId29">
        <w:r w:rsidDel="00000000" w:rsidR="00000000" w:rsidRPr="00000000">
          <w:rPr>
            <w:rFonts w:ascii="Arial" w:cs="Arial" w:eastAsia="Arial" w:hAnsi="Arial"/>
            <w:color w:val="000000"/>
            <w:sz w:val="22"/>
            <w:szCs w:val="22"/>
            <w:u w:val="single"/>
            <w:rtl w:val="0"/>
          </w:rPr>
          <w:t xml:space="preserve">https://docs.oasis-open.org/mqtt/mqtt-sn/v2.0/csd01/mqtt-sn-v2.0-csd01.docx</w:t>
        </w:r>
      </w:hyperlink>
      <w:r w:rsidDel="00000000" w:rsidR="00000000" w:rsidRPr="00000000">
        <w:rPr>
          <w:rFonts w:ascii="Arial" w:cs="Arial" w:eastAsia="Arial" w:hAnsi="Arial"/>
          <w:color w:val="000000"/>
          <w:sz w:val="22"/>
          <w:szCs w:val="22"/>
          <w:rtl w:val="0"/>
        </w:rPr>
        <w:t xml:space="preserve">. Latest stage: </w:t>
      </w:r>
      <w:hyperlink r:id="rId30">
        <w:r w:rsidDel="00000000" w:rsidR="00000000" w:rsidRPr="00000000">
          <w:rPr>
            <w:rFonts w:ascii="Arial" w:cs="Arial" w:eastAsia="Arial" w:hAnsi="Arial"/>
            <w:color w:val="000000"/>
            <w:sz w:val="22"/>
            <w:szCs w:val="22"/>
            <w:u w:val="single"/>
            <w:rtl w:val="0"/>
          </w:rPr>
          <w:t xml:space="preserve">https://docs.oasis-open.org/mqtt/mqtt-sn/v2.0/mqtt-sn-v2.0.docx</w:t>
        </w:r>
      </w:hyperlink>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w:t>
      </w:r>
      <w:r w:rsidDel="00000000" w:rsidR="00000000" w:rsidRPr="00000000">
        <w:rPr>
          <w:rFonts w:ascii="Arial" w:cs="Arial" w:eastAsia="Arial" w:hAnsi="Arial"/>
          <w:b w:val="1"/>
          <w:i w:val="0"/>
          <w:smallCaps w:val="0"/>
          <w:strike w:val="0"/>
          <w:color w:val="000000"/>
          <w:sz w:val="22"/>
          <w:szCs w:val="22"/>
          <w:highlight w:val="yellow"/>
          <w:u w:val="none"/>
          <w:vertAlign w:val="baseline"/>
          <w:rtl w:val="0"/>
        </w:rPr>
        <w:t xml:space="preserve">Note:</w:t>
      </w:r>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 Publication URIs are managed by OASIS TC Administration; please don't modify. The </w:t>
      </w:r>
      <w:hyperlink r:id="rId31">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OASIS TC Process</w:t>
        </w:r>
      </w:hyperlink>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 requires that Work Products at any level of approval must use the </w:t>
      </w:r>
      <w:hyperlink r:id="rId32">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OASIS file naming scheme</w:t>
        </w:r>
      </w:hyperlink>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 and must include the OASIS copyright notice. The URIs above have been constructed according to the file naming scheme. Remove this note before submitting for publication.)</w:t>
      </w:r>
      <w:r w:rsidDel="00000000" w:rsidR="00000000" w:rsidRPr="00000000">
        <w:rPr>
          <w:rtl w:val="0"/>
        </w:rPr>
      </w:r>
    </w:p>
    <w:p w:rsidR="00000000" w:rsidDel="00000000" w:rsidP="00000000" w:rsidRDefault="00000000" w:rsidRPr="00000000" w14:paraId="00000029">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Notices</w:t>
      </w:r>
      <w:r w:rsidDel="00000000" w:rsidR="00000000" w:rsidRPr="00000000">
        <w:rPr>
          <w:rtl w:val="0"/>
        </w:rPr>
      </w:r>
    </w:p>
    <w:p w:rsidR="00000000" w:rsidDel="00000000" w:rsidP="00000000" w:rsidRDefault="00000000" w:rsidRPr="00000000" w14:paraId="0000002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Copyright © OASIS Open 2025. All Rights Reserved.</w:t>
      </w:r>
    </w:p>
    <w:p w:rsidR="00000000" w:rsidDel="00000000" w:rsidP="00000000" w:rsidRDefault="00000000" w:rsidRPr="00000000" w14:paraId="0000002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All capitalized terms in the following text have the meanings assigned to them in the OASIS Intellectual Property Rights Policy (the "OASIS IPR Policy"). The full </w:t>
      </w:r>
      <w:hyperlink r:id="rId33">
        <w:r w:rsidDel="00000000" w:rsidR="00000000" w:rsidRPr="00000000">
          <w:rPr>
            <w:rFonts w:ascii="Arial" w:cs="Arial" w:eastAsia="Arial" w:hAnsi="Arial"/>
            <w:color w:val="1155cc"/>
            <w:sz w:val="22"/>
            <w:szCs w:val="22"/>
            <w:u w:val="single"/>
            <w:rtl w:val="0"/>
          </w:rPr>
          <w:t xml:space="preserve">Policy</w:t>
        </w:r>
      </w:hyperlink>
      <w:r w:rsidDel="00000000" w:rsidR="00000000" w:rsidRPr="00000000">
        <w:rPr>
          <w:rFonts w:ascii="Arial" w:cs="Arial" w:eastAsia="Arial" w:hAnsi="Arial"/>
          <w:sz w:val="22"/>
          <w:szCs w:val="22"/>
          <w:rtl w:val="0"/>
        </w:rPr>
        <w:t xml:space="preserve"> may be found at the OASIS website: [</w:t>
      </w:r>
      <w:hyperlink r:id="rId34">
        <w:r w:rsidDel="00000000" w:rsidR="00000000" w:rsidRPr="00000000">
          <w:rPr>
            <w:rFonts w:ascii="Arial" w:cs="Arial" w:eastAsia="Arial" w:hAnsi="Arial"/>
            <w:color w:val="1155cc"/>
            <w:sz w:val="22"/>
            <w:szCs w:val="22"/>
            <w:u w:val="single"/>
            <w:rtl w:val="0"/>
          </w:rPr>
          <w:t xml:space="preserve">https://www.oasis-open.org/policies-guidelines/ipr/</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2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OASIS, except as needed for the purpose of developing any document or deliverable produced by an OASIS Technical Committee (in which case the rules applicable to copyrights, as set forth in the OASIS IPR Policy, must be followed) or as required to translate it into languages other than English.</w:t>
      </w:r>
    </w:p>
    <w:p w:rsidR="00000000" w:rsidDel="00000000" w:rsidP="00000000" w:rsidRDefault="00000000" w:rsidRPr="00000000" w14:paraId="0000002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limited permissions granted above are perpetual and will not be revoked by OASIS or its successors or assigns.</w:t>
      </w:r>
    </w:p>
    <w:p w:rsidR="00000000" w:rsidDel="00000000" w:rsidP="00000000" w:rsidRDefault="00000000" w:rsidRPr="00000000" w14:paraId="0000002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document and the information contained herein is provided on an "AS IS" basis and OASIS DISCLAIMS ALL WARRANTIES, EXPRESS OR IMPLIED, INCLUDING BUT NOT LIMITED TO ANY WARRANTY THAT THE USE OF THE INFORMATION HEREIN WILL NOT INFRINGE ANY OWNERSHIP RIGHTS OR ANY IMPLIED WARRANTIES OF MERCHANTABILITY OR FITNESS FOR A PARTICULAR PURPOSE. OASIS AND ITS MEMBERS WILL NOT BE LIABLE FOR ANY DIRECT, INDIRECT, SPECIAL OR CONSEQUENTIAL DAMAGES ARISING OUT OF ANY USE OF THIS DOCUMENT OR ANY PART THEREOF.</w:t>
      </w:r>
    </w:p>
    <w:p w:rsidR="00000000" w:rsidDel="00000000" w:rsidP="00000000" w:rsidRDefault="00000000" w:rsidRPr="00000000" w14:paraId="0000002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stated in the OASIS IPR Policy, the following three paragraphs in brackets apply to OASIS Standards Final Deliverable documents (Committee Specifications, OASIS Standards, or Approved Errata).</w:t>
      </w:r>
    </w:p>
    <w:p w:rsidR="00000000" w:rsidDel="00000000" w:rsidP="00000000" w:rsidRDefault="00000000" w:rsidRPr="00000000" w14:paraId="0000003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[OASIS requests that any OASIS Party or any other party that believes it has patent claims that would necessarily be infringed by implementations of this OASIS Standards Final Deliverable, to notify OASIS TC Administrator and provide an indication of its willingness to grant patent licenses to such patent claims in a manner consistent with the IPR Mode of the OASIS Technical Committee that produced this deliverable.]</w:t>
      </w:r>
    </w:p>
    <w:p w:rsidR="00000000" w:rsidDel="00000000" w:rsidP="00000000" w:rsidRDefault="00000000" w:rsidRPr="00000000" w14:paraId="0000003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[OASIS invites any party to contact the OASIS TC Administrator if it is aware of a claim of ownership of any patent claims that would necessarily be infringed by implementations of this OASIS Standards Final Deliverable by a patent holder that is not willing to provide a license to such patent claims in a manner consistent with the IPR Mode of the OASIS Technical Committee that produced this OASIS Standards Final Deliverable. OASIS may include such claims on its website, but disclaims any obligation to do so.]</w:t>
      </w:r>
    </w:p>
    <w:p w:rsidR="00000000" w:rsidDel="00000000" w:rsidP="00000000" w:rsidRDefault="00000000" w:rsidRPr="00000000" w14:paraId="0000003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[OASIS takes no position regarding the validity or scope of any intellectual property or other rights that might be claimed to pertain to the implementation or use of the technology described in this OASIS Standards Final Deliverable or the extent to which any license under such rights might or might not be available; neither does it represent that it has made any effort to identify any such rights. Information on OASIS' procedures with respect to rights in any document or deliverable produced by an OASIS Technical Committee can be found on the OASIS website. Copies of claims of rights made available for publication and any assurances of licenses to be made available, or the result of an attempt made to obtain a general license or permission for the use of such proprietary rights by implementers or users of this OASIS Standards Final Deliverable, can be obtained from the OASIS TC Administrator. OASIS makes no representation that any information or list of intellectual property rights will at any time be complete, or that any claims in such list are, in fact, Essential Claims.]</w:t>
      </w:r>
    </w:p>
    <w:p w:rsidR="00000000" w:rsidDel="00000000" w:rsidP="00000000" w:rsidRDefault="00000000" w:rsidRPr="00000000" w14:paraId="00000033">
      <w:pPr>
        <w:spacing w:line="276" w:lineRule="auto"/>
        <w:rPr>
          <w:rFonts w:ascii="Arial" w:cs="Arial" w:eastAsia="Arial" w:hAnsi="Arial"/>
          <w:sz w:val="22"/>
          <w:szCs w:val="22"/>
        </w:rPr>
      </w:pPr>
      <w:r w:rsidDel="00000000" w:rsidR="00000000" w:rsidRPr="00000000">
        <w:rPr>
          <w:rFonts w:ascii="Arial" w:cs="Arial" w:eastAsia="Arial" w:hAnsi="Arial"/>
          <w:rtl w:val="0"/>
        </w:rPr>
        <w:t xml:space="preserve">The name "OASIS" is a trademark of </w:t>
      </w:r>
      <w:hyperlink r:id="rId35">
        <w:r w:rsidDel="00000000" w:rsidR="00000000" w:rsidRPr="00000000">
          <w:rPr>
            <w:rFonts w:ascii="Arial" w:cs="Arial" w:eastAsia="Arial" w:hAnsi="Arial"/>
            <w:color w:val="1155cc"/>
            <w:u w:val="single"/>
            <w:rtl w:val="0"/>
          </w:rPr>
          <w:t xml:space="preserve">OASIS</w:t>
        </w:r>
      </w:hyperlink>
      <w:r w:rsidDel="00000000" w:rsidR="00000000" w:rsidRPr="00000000">
        <w:rPr>
          <w:rFonts w:ascii="Arial" w:cs="Arial" w:eastAsia="Arial" w:hAnsi="Arial"/>
          <w:rtl w:val="0"/>
        </w:rPr>
        <w:t xml:space="preserve">, the owner and developer of this document, and should be used only to refer to the organization and its official outputs. OASIS welcomes reference to, and </w:t>
      </w:r>
      <w:r w:rsidDel="00000000" w:rsidR="00000000" w:rsidRPr="00000000">
        <w:rPr>
          <w:rFonts w:ascii="Arial" w:cs="Arial" w:eastAsia="Arial" w:hAnsi="Arial"/>
          <w:sz w:val="22"/>
          <w:szCs w:val="22"/>
          <w:rtl w:val="0"/>
        </w:rPr>
        <w:t xml:space="preserve">implementation and use of, documents, while reserving the right to enforce its marks against misleading uses. See </w:t>
      </w:r>
      <w:hyperlink r:id="rId36">
        <w:r w:rsidDel="00000000" w:rsidR="00000000" w:rsidRPr="00000000">
          <w:rPr>
            <w:rFonts w:ascii="Arial" w:cs="Arial" w:eastAsia="Arial" w:hAnsi="Arial"/>
            <w:color w:val="1155cc"/>
            <w:sz w:val="22"/>
            <w:szCs w:val="22"/>
            <w:u w:val="single"/>
            <w:rtl w:val="0"/>
          </w:rPr>
          <w:t xml:space="preserve">https://www.oasis-open.org/policies-guidelines/trademark/</w:t>
        </w:r>
      </w:hyperlink>
      <w:r w:rsidDel="00000000" w:rsidR="00000000" w:rsidRPr="00000000">
        <w:rPr>
          <w:rFonts w:ascii="Arial" w:cs="Arial" w:eastAsia="Arial" w:hAnsi="Arial"/>
          <w:sz w:val="22"/>
          <w:szCs w:val="22"/>
          <w:rtl w:val="0"/>
        </w:rPr>
        <w:t xml:space="preserve"> for above guidance.</w:t>
      </w:r>
      <w:r w:rsidDel="00000000" w:rsidR="00000000" w:rsidRPr="00000000">
        <w:rPr>
          <w:rtl w:val="0"/>
        </w:rPr>
      </w:r>
    </w:p>
    <w:p w:rsidR="00000000" w:rsidDel="00000000" w:rsidP="00000000" w:rsidRDefault="00000000" w:rsidRPr="00000000" w14:paraId="00000034">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Table of Contents</w:t>
      </w:r>
    </w:p>
    <w:sdt>
      <w:sdtPr>
        <w:id w:val="2132281487"/>
        <w:docPartObj>
          <w:docPartGallery w:val="Table of Contents"/>
          <w:docPartUnique w:val="1"/>
        </w:docPartObj>
      </w:sdtPr>
      <w:sdtContent>
        <w:p w:rsidR="00000000" w:rsidDel="00000000" w:rsidP="00000000" w:rsidRDefault="00000000" w:rsidRPr="00000000" w14:paraId="00000035">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dy6vk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 Introduction</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uokut45h8sy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Intellectual property rights policy</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5qicb1pcne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 Changes from earlier Versions</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5u7dbejbytf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1.1.1 MQTT-SN 1.2</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1.2 Organization of the MQTT-SN specification</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1.3 Terminology</w:t>
              <w:tab/>
              <w:t xml:space="preserve">14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1nv0xr6w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Normative references</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wi8cs5zgi8f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Informative References</w:t>
              <w:tab/>
              <w:t xml:space="preserve">20</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olrp2glo5n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1.6 MQTT For Sensor Networks (MQTT-SN)</w:t>
              <w:tab/>
              <w:t xml:space="preserve">20</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x4v8n854qg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1.6.1 Differences Between MQTT-SN and MQTT</w:t>
              <w:tab/>
              <w:t xml:space="preserve">21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bn6ws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 Data representation</w:t>
              <w:tab/>
              <w:t xml:space="preserve">21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sh70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1.7.1 Bits (Byte)</w:t>
              <w:tab/>
              <w:t xml:space="preserve">21</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as4po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1.7.2 Two Byte Integer</w:t>
              <w:tab/>
              <w:t xml:space="preserve">21</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1.7.3 Four Byte Integer</w:t>
              <w:tab/>
              <w:t xml:space="preserve">21</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9x2ik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1.7.4 UTF-8 Encoded String</w:t>
              <w:tab/>
              <w:t xml:space="preserve">21</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3o7aln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 MQTT-SN Control Packet format</w:t>
              <w:tab/>
              <w:t xml:space="preserve">24</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3ckvv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 Structure of an MQTT-SN Control Packet</w:t>
              <w:tab/>
              <w:t xml:space="preserve">24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hmsyy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2.1.1 Packet Header</w:t>
              <w:tab/>
              <w:t xml:space="preserve">24</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x122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2.1.2 Length</w:t>
              <w:tab/>
              <w:t xml:space="preserve">24</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v1yux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2.1.3 MQTT-SN Control Packet Type</w:t>
              <w:tab/>
              <w:t xml:space="preserve">25</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9c6y1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2.2 Packet Identifier</w:t>
              <w:tab/>
              <w:t xml:space="preserve">26</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6r0co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 Reason Code</w:t>
              <w:tab/>
              <w:t xml:space="preserve">29</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zbgiu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2.4 Topic Types</w:t>
              <w:tab/>
              <w:t xml:space="preserve">35</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1egqt2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 MQTT-SN Control Packets</w:t>
              <w:tab/>
              <w:t xml:space="preserve">36</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jlao4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 CONNECT - Connection Request</w:t>
              <w:tab/>
              <w:t xml:space="preserve">36</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3ky6r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 CONNECT Header</w:t>
              <w:tab/>
              <w:t xml:space="preserve">37</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iq8gz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 Connect Flags</w:t>
              <w:tab/>
              <w:t xml:space="preserve">37</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etqaie4ha8c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3.1.2.1 Clean Start Flag</w:t>
              <w:tab/>
              <w:t xml:space="preserve">37</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92dpq2f7xb8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3.1.2.2 Will Flag</w:t>
              <w:tab/>
              <w:t xml:space="preserve">37</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6ppt98ru9i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3.1.2.3 Authentication Flag</w:t>
              <w:tab/>
              <w:t xml:space="preserve">38</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tz1htjambv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3.1.2.4 Session Expiry Flag</w:t>
              <w:tab/>
              <w:t xml:space="preserve">38</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njlp937bzv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3.1.2.5 Default Number of Awake Messages Flag</w:t>
              <w:tab/>
              <w:t xml:space="preserve">38</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lxv39ab2mxz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3.1.2.6 Allow Network Address Changes Flag</w:t>
              <w:tab/>
              <w:t xml:space="preserve">38</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72j9yi304uc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3.1.2.7 Allow Server Suggested Values Flag</w:t>
              <w:tab/>
              <w:t xml:space="preserve">39</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u38i2mpp332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 Will Flags</w:t>
              <w:tab/>
              <w:t xml:space="preserve">39</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bj87qvk8qy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3.1.3.1 Will Topic Type</w:t>
              <w:tab/>
              <w:t xml:space="preserve">39</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6sxt0949mi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3.1.3.2 Will QoS</w:t>
              <w:tab/>
              <w:t xml:space="preserve">39</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bnoytfwh08e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3.1.3.3 Will Retain</w:t>
              <w:tab/>
              <w:t xml:space="preserve">40</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xsqte300p6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 Packet Identifier</w:t>
              <w:tab/>
              <w:t xml:space="preserve">40</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vir7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 Protocol Version</w:t>
              <w:tab/>
              <w:t xml:space="preserve">40</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h042r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 Keep Alive</w:t>
              <w:tab/>
              <w:t xml:space="preserve">40</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vac5u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 Maximum Packet Size</w:t>
              <w:tab/>
              <w:t xml:space="preserve">41</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yhxgf7so0kd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3.1.8 Default Awake Messages</w:t>
              <w:tab/>
              <w:t xml:space="preserve">42</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baon6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 Session Expiry Interval</w:t>
              <w:tab/>
              <w:t xml:space="preserve">42</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6mntinqaom6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 Will Topic Alias or Will Topic Name Length</w:t>
              <w:tab/>
              <w:t xml:space="preserve">43</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m1ydln779jb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3.1.11 Will Topic Name</w:t>
              <w:tab/>
              <w:t xml:space="preserve">43</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g5w1zpmaiac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 Will Payload Length</w:t>
              <w:tab/>
              <w:t xml:space="preserve">43</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88zms19c5d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 Will Payload</w:t>
              <w:tab/>
              <w:t xml:space="preserve">43</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mw1gvx9qi5t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 Authentication Method Length</w:t>
              <w:tab/>
              <w:t xml:space="preserve">43</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ydjyi9y5y2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 Authentication Method</w:t>
              <w:tab/>
              <w:t xml:space="preserve">43</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5hocu94eubq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 Authentication Data Length</w:t>
              <w:tab/>
              <w:t xml:space="preserve">43</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g9mib2nvvlz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 Authentication Data</w:t>
              <w:tab/>
              <w:t xml:space="preserve">44</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kwqa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 Client Identifier</w:t>
              <w:tab/>
              <w:t xml:space="preserve">44</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9wk6osa2rqp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3.1.19 CONNECT Actions</w:t>
              <w:tab/>
              <w:t xml:space="preserve">44</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9kk8x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 CONNACK - Connect Acknowledgement</w:t>
              <w:tab/>
              <w:t xml:space="preserve">46</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nusc1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 CONNACK Header</w:t>
              <w:tab/>
              <w:t xml:space="preserve">46</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mzq4w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3.2.2 CONNACK Flags</w:t>
              <w:tab/>
              <w:t xml:space="preserve">47</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3elb16r2ce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3.2.2.1 Session Present</w:t>
              <w:tab/>
              <w:t xml:space="preserve">47</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zl3tg24tlh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3.2.2.2 Session Expiry Interval Flag</w:t>
              <w:tab/>
              <w:t xml:space="preserve">47</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hicd3k75hp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3.2.2.3 Server Keep Alive Flag</w:t>
              <w:tab/>
              <w:t xml:space="preserve">47</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cjfdh2p7nkl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3.2.2.4 Authentication Flag</w:t>
              <w:tab/>
              <w:t xml:space="preserve">48</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nmexuhpjkl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3.2.3 Packet Identifier</w:t>
              <w:tab/>
              <w:t xml:space="preserve">48</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302m9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3.2.4 Reason Code</w:t>
              <w:tab/>
              <w:t xml:space="preserve">48</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250f4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3.2.5 Session Expiry Interval</w:t>
              <w:tab/>
              <w:t xml:space="preserve">48</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dvtkrwv3ej4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3.2.6 Server Keep Alive</w:t>
              <w:tab/>
              <w:t xml:space="preserve">48</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wmneavoet7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3.2.7 Authentication Method Length</w:t>
              <w:tab/>
              <w:t xml:space="preserve">49</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ydayklwjstj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3.2.8 Authentication Method</w:t>
              <w:tab/>
              <w:t xml:space="preserve">49</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vppk7yh36l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3.2.9 Authentication Data Length</w:t>
              <w:tab/>
              <w:t xml:space="preserve">49</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600ktmi3vm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3.2.10 Authentication Data</w:t>
              <w:tab/>
              <w:t xml:space="preserve">49</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haapc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3.2.11 Assigned Client Identifier</w:t>
              <w:tab/>
              <w:t xml:space="preserve">49</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84mha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 AUTH - Authentication Exchange</w:t>
              <w:tab/>
              <w:t xml:space="preserve">50</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s49zy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3.3.1 AUTH Header</w:t>
              <w:tab/>
              <w:t xml:space="preserve">50</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6cbjggtsyz0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3.3.2 Packet Identifier</w:t>
              <w:tab/>
              <w:t xml:space="preserve">50</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79ka6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3.3.2 Reason Code</w:t>
              <w:tab/>
              <w:t xml:space="preserve">50</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meukd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3.3.3 Authentication Method Length</w:t>
              <w:tab/>
              <w:t xml:space="preserve">51</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6ei31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3.3.4 Authentication Method</w:t>
              <w:tab/>
              <w:t xml:space="preserve">51</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ljsd9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3.3.5 Authentication Data</w:t>
              <w:tab/>
              <w:t xml:space="preserve">51</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sc1lxe4uzx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3.3.6 AUTH Actions</w:t>
              <w:tab/>
              <w:t xml:space="preserve">51</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5jfvx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 REGISTER - Register Topic Alias Request</w:t>
              <w:tab/>
              <w:t xml:space="preserve">51</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koq65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 REGISTER Header</w:t>
              <w:tab/>
              <w:t xml:space="preserve">52</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5ufspf21xpp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3.4.2 REGISTER Flags</w:t>
              <w:tab/>
              <w:t xml:space="preserve">52</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0vh95un2cq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3.4.2.1 Topic Alias Flag</w:t>
              <w:tab/>
              <w:t xml:space="preserve">52</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tvj9pexz17l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3.4.2 Packet Identifier</w:t>
              <w:tab/>
              <w:t xml:space="preserve">52</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zu0gc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3.4.3 Topic Alias</w:t>
              <w:tab/>
              <w:t xml:space="preserve">52</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yyy98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3.4.4 Topic Name</w:t>
              <w:tab/>
              <w:t xml:space="preserve">52</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jnkuws4c71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3.4.5 REGISTER Actions</w:t>
              <w:tab/>
              <w:t xml:space="preserve">52</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iylrw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 REGACK - Register Topic Alias Acknowledgement</w:t>
              <w:tab/>
              <w:t xml:space="preserve">53</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y3w24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3.5.1 REGACK Header</w:t>
              <w:tab/>
              <w:t xml:space="preserve">53</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d96cc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3.5.2 REGACK Flags</w:t>
              <w:tab/>
              <w:t xml:space="preserve">53</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9sc8qmlasy9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3.5.2.1 Topic Type</w:t>
              <w:tab/>
              <w:t xml:space="preserve">53</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c53rgmfddmn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3.5.2.2 Topic Alias Flag</w:t>
              <w:tab/>
              <w:t xml:space="preserve">54</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ce457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3.5.3 Packet Identifier</w:t>
              <w:tab/>
              <w:t xml:space="preserve">54</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x8tuz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3.5.4 Topic Alias</w:t>
              <w:tab/>
              <w:t xml:space="preserve">54</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jeff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3.5.5 Reason Code</w:t>
              <w:tab/>
              <w:t xml:space="preserve">54</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bj1y38">
            <w:r w:rsidDel="00000000" w:rsidR="00000000" w:rsidRPr="00000000">
              <w:rPr>
                <w:rFonts w:ascii="Liberation Sans" w:cs="Liberation Sans" w:eastAsia="Liberation Sans" w:hAnsi="Liberation Sans"/>
                <w:b w:val="0"/>
                <w:i w:val="0"/>
                <w:smallCaps w:val="0"/>
                <w:strike w:val="0"/>
                <w:color w:val="000000"/>
                <w:sz w:val="21"/>
                <w:szCs w:val="21"/>
                <w:u w:val="none"/>
                <w:shd w:fill="auto" w:val="clear"/>
                <w:vertAlign w:val="baseline"/>
                <w:rtl w:val="0"/>
              </w:rPr>
              <w:t xml:space="preserve">3.6 Publish Requests and Responses</w:t>
              <w:tab/>
              <w:t xml:space="preserve">54</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8seh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3.6.1 PUBWOS - Publish Without Session</w:t>
              <w:tab/>
              <w:t xml:space="preserve">55</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38fx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3.6.1.1 PUBWOS Header</w:t>
              <w:tab/>
              <w:t xml:space="preserve">55</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idq7d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3.6.1.2 PUBWOS Flags</w:t>
              <w:tab/>
              <w:t xml:space="preserve">56</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qfef1dqk26d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3.6.1.2.1 Topic Type</w:t>
              <w:tab/>
              <w:t xml:space="preserve">56</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kky57id4222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3.6.1.2.2 Retain</w:t>
              <w:tab/>
              <w:t xml:space="preserve">56</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2ddq1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3.6.1.3 Topic Alias or Topic Name Length</w:t>
              <w:tab/>
              <w:t xml:space="preserve">56</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gc8jwcnsce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3.6.1.4 Topic Name</w:t>
              <w:tab/>
              <w:t xml:space="preserve">56</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hio09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3.6.1.5 Payload</w:t>
              <w:tab/>
              <w:t xml:space="preserve">56</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hhpchgpz50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3.6.1.6 PUBWOS Actions</w:t>
              <w:tab/>
              <w:t xml:space="preserve">56</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nyag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3.6.2 PUBLISH with QoS 0</w:t>
              <w:tab/>
              <w:t xml:space="preserve">57</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gnlt4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3.6.2.1 PUBLISH Header</w:t>
              <w:tab/>
              <w:t xml:space="preserve">57</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vsw3c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3.6.2.2 PUBLISH Flags</w:t>
              <w:tab/>
              <w:t xml:space="preserve">57</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fmrm4etlxug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3.6.2.2.1 Topic Type</w:t>
              <w:tab/>
              <w:t xml:space="preserve">57</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hmaja4ei5de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3.6.2.2.2 QoS</w:t>
              <w:tab/>
              <w:t xml:space="preserve">58</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ehxpc4g73qd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3.6.2.2.3 Retain</w:t>
              <w:tab/>
              <w:t xml:space="preserve">58</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rwby0o5psp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3.6.2.3 Topic Alias or Topic Name Length</w:t>
              <w:tab/>
              <w:t xml:space="preserve">58</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zyp1smih5m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3.6.2.4 Topic Name</w:t>
              <w:tab/>
              <w:t xml:space="preserve">58</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qkpss1ajss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3.6.2.5 Payload</w:t>
              <w:tab/>
              <w:t xml:space="preserve">58</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inu1col38lh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3.6.2.6 PUBLISH - QoS 0 Actions</w:t>
              <w:tab/>
              <w:t xml:space="preserve">58</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346f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3.6.3 PUBLISH with QoS 1 and 2</w:t>
              <w:tab/>
              <w:t xml:space="preserve">59</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u2rp3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3.6.3.1 PUBLISH Header</w:t>
              <w:tab/>
              <w:t xml:space="preserve">59</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981zb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3.6.3.2 PUBLISH Flags</w:t>
              <w:tab/>
              <w:t xml:space="preserve">59</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kw46rfulitv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3.6.3.2.1 Topic Type</w:t>
              <w:tab/>
              <w:t xml:space="preserve">59</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vji0n7lr4z5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3.6.3.2.2 QoS</w:t>
              <w:tab/>
              <w:t xml:space="preserve">60</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rxf6r8qtkk4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3.6.3.2.3 DUP</w:t>
              <w:tab/>
              <w:t xml:space="preserve">60</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qucfg7kks10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3.6.3.2.4 Retain</w:t>
              <w:tab/>
              <w:t xml:space="preserve">60</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nia2e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3.6.3.3 Packet Identifier</w:t>
              <w:tab/>
              <w:t xml:space="preserve">60</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2t78tr9icf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3.6.3.4 Topic Alias or Topic Name Length</w:t>
              <w:tab/>
              <w:t xml:space="preserve">60</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mn7va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3.6.3.5 Topic Name</w:t>
              <w:tab/>
              <w:t xml:space="preserve">60</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imenmt69e82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3.6.3.6 Payload</w:t>
              <w:tab/>
              <w:t xml:space="preserve">61</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hu8nopr74v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3.6.3.7 PUBLISH Actions</w:t>
              <w:tab/>
              <w:t xml:space="preserve">61</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1si5i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3.6.4 PUBACK – Publish Acknowledgement (QoS 1 delivery)</w:t>
              <w:tab/>
              <w:t xml:space="preserve">62</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ls5o6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3.6.4.1 PUBACK Header</w:t>
              <w:tab/>
              <w:t xml:space="preserve">62</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0xfyd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3.6.4.2 Packet Identifier</w:t>
              <w:tab/>
              <w:t xml:space="preserve">62</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vzc3pa0vvf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3.6.4.3 Reason Code</w:t>
              <w:tab/>
              <w:t xml:space="preserve">62</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gybvs5ktz8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3.6.4.4 PUBACK Actions</w:t>
              <w:tab/>
              <w:t xml:space="preserve">62</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02dr9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3.6.5 PUBREC - Publish Received (QoS 2 delivery part 1)</w:t>
              <w:tab/>
              <w:t xml:space="preserve">62</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f7o1h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3.6.5.1 PUBREC Header</w:t>
              <w:tab/>
              <w:t xml:space="preserve">62</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z7bk5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3.6.5.2 Packet Identifier</w:t>
              <w:tab/>
              <w:t xml:space="preserve">63</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r1l18glza5z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3.6.5.3 Reason Code</w:t>
              <w:tab/>
              <w:t xml:space="preserve">63</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ktb96s9v8s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3.6.5.4 PUBREC Actions</w:t>
              <w:tab/>
              <w:t xml:space="preserve">63</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eclud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3.6.6 PUBREL - Publish Release (QoS 2 delivery part 2)</w:t>
              <w:tab/>
              <w:t xml:space="preserve">63</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thw4k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3.6.6.1 PUBREL Header</w:t>
              <w:tab/>
              <w:t xml:space="preserve">63</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dhjn8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3.6.6.2 Packet Identifier</w:t>
              <w:tab/>
              <w:t xml:space="preserve">63</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93he5qdacs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3.6.6.3 Reason Code</w:t>
              <w:tab/>
              <w:t xml:space="preserve">63</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j4sqaal9xm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3.6.6.4 PUBREL Actions</w:t>
              <w:tab/>
              <w:t xml:space="preserve">63</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smtxg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3.6.7 PUBCOMP - Publish Complete (QoS 2 delivery part 3)</w:t>
              <w:tab/>
              <w:t xml:space="preserve">64</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cmhg4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3.6.7.1 PUBCOMP Header</w:t>
              <w:tab/>
              <w:t xml:space="preserve">64</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rrq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3.6.7.2 Packet Identifier</w:t>
              <w:tab/>
              <w:t xml:space="preserve">64</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9ce9nedlrk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3.6.7.3 Reason Code</w:t>
              <w:tab/>
              <w:t xml:space="preserve">64</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wlbpe629g7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3.6.7.4 PUBCOMP Actions</w:t>
              <w:tab/>
              <w:t xml:space="preserve">64</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6x20j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 SUBSCRIBE - Subscribe Request</w:t>
              <w:tab/>
              <w:t xml:space="preserve">65</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qwpj7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3.7.1 SUBSCRIBE Header</w:t>
              <w:tab/>
              <w:t xml:space="preserve">65</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61ztf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3.7.2 SUBSCRIBE Flags</w:t>
              <w:tab/>
              <w:t xml:space="preserve">65</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4chcds3950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3.7.2.1 Topic Type</w:t>
              <w:tab/>
              <w:t xml:space="preserve">65</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cqknfyf6vt7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3.7.2.2 Retain handling</w:t>
              <w:tab/>
              <w:t xml:space="preserve">65</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zgz6pkwxml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3.7.2.3 Retain as Published</w:t>
              <w:tab/>
              <w:t xml:space="preserve">66</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cycfor1m7i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3.7.2.4 QoS</w:t>
              <w:tab/>
              <w:t xml:space="preserve">66</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uifx1r15ux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3.7.2.5 No Local</w:t>
              <w:tab/>
              <w:t xml:space="preserve">66</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7a3n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3.7.3 Packet Identifier</w:t>
              <w:tab/>
              <w:t xml:space="preserve">66</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56xmb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3.7.4 Topic Alias</w:t>
              <w:tab/>
              <w:t xml:space="preserve">66</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8j7xjui1oq1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3.7.5 Topic Filter</w:t>
              <w:tab/>
              <w:t xml:space="preserve">67</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8f4jncpi264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3.7.6 SUBSCRIBE Actions</w:t>
              <w:tab/>
              <w:t xml:space="preserve">67</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kc7wi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 SUBACK - Subscribe Acknowledgement</w:t>
              <w:tab/>
              <w:t xml:space="preserve">68</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4bvf6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3.8.1 SUBACK Header</w:t>
              <w:tab/>
              <w:t xml:space="preserve">68</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jh5pe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3.8.2 SUBACK Flags</w:t>
              <w:tab/>
              <w:t xml:space="preserve">68</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jf79nlu0oy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3.8.2.1 Topic Type</w:t>
              <w:tab/>
              <w:t xml:space="preserve">68</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46i2m9cfsv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3.8.2.1 Topic Alias Flag</w:t>
              <w:tab/>
              <w:t xml:space="preserve">69</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im3ia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3.8.3 Packet Identifier</w:t>
              <w:tab/>
              <w:t xml:space="preserve">69</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ymfzm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3.8.4 Topic Alias</w:t>
              <w:tab/>
              <w:t xml:space="preserve">69</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xrdsh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3.8.5 Reason Code</w:t>
              <w:tab/>
              <w:t xml:space="preserve">69</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hr1b5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 UNSUBSCRIBE - Unsubscribe Request</w:t>
              <w:tab/>
              <w:t xml:space="preserve">69</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c1lvl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3.9.1 UNSUBSCRIBE Header</w:t>
              <w:tab/>
              <w:t xml:space="preserve">70</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w19e9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3.9.2 UNSUBSCRIBE Flags</w:t>
              <w:tab/>
              <w:t xml:space="preserve">70</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5jl7go284h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3.9.2.1 Topic Type</w:t>
              <w:tab/>
              <w:t xml:space="preserve">70</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b6jog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3.9.3 Packet Identifier</w:t>
              <w:tab/>
              <w:t xml:space="preserve">70</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btyo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3.9.4 Topic Alias</w:t>
              <w:tab/>
              <w:t xml:space="preserve">70</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ftxkv4ci99p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3.9.5 Topic Filter</w:t>
              <w:tab/>
              <w:t xml:space="preserve">71</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yu0e4zurjnh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3.9.6 UNSUBSCRIBE Actions</w:t>
              <w:tab/>
              <w:t xml:space="preserve">71</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abhhc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 UNSUBACK - Unsubscribe Acknowledgement</w:t>
              <w:tab/>
              <w:t xml:space="preserve">71</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pgrrk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3.10.1 UNSUBACK Header</w:t>
              <w:tab/>
              <w:t xml:space="preserve">72</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9gfa8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3.10.2 Packet Identifier</w:t>
              <w:tab/>
              <w:t xml:space="preserve">72</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olpkf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3.10.3 Reason Code</w:t>
              <w:tab/>
              <w:t xml:space="preserve">72</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3qzun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 PINGREQ - Ping Request</w:t>
              <w:tab/>
              <w:t xml:space="preserve">72</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nqndb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 PINGREQ Header</w:t>
              <w:tab/>
              <w:t xml:space="preserve">72</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sqbpplpqb01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3.11.2 Packet Identifier</w:t>
              <w:tab/>
              <w:t xml:space="preserve">73</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bpzu4dgtzq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3.11.3 PINGREQ Actions</w:t>
              <w:tab/>
              <w:t xml:space="preserve">73</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i17xr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 PINGRESP - Ping Response</w:t>
              <w:tab/>
              <w:t xml:space="preserve">73</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20vge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 PINGRESP Header</w:t>
              <w:tab/>
              <w:t xml:space="preserve">73</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fodwg3l5dej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3.12.2 Packet Identifier</w:t>
              <w:tab/>
              <w:t xml:space="preserve">74</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h65qm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 Application Messages Remaining</w:t>
              <w:tab/>
              <w:t xml:space="preserve">74</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15t9a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 DISCONNECT - Disconnect Notification</w:t>
              <w:tab/>
              <w:t xml:space="preserve">75</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gb3ji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3.13.1 DISCONNECT Header</w:t>
              <w:tab/>
              <w:t xml:space="preserve">75</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gdtq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3.13.2 DISCONNECT Flags</w:t>
              <w:tab/>
              <w:t xml:space="preserve">76</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f6mk8ar6ho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3.13.2.1 Packet Identifier Flag</w:t>
              <w:tab/>
              <w:t xml:space="preserve">76</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f25roqqpxs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3.13.2.2 Session Expiry Interval Flag</w:t>
              <w:tab/>
              <w:t xml:space="preserve">76</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y3p3qqdmad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3.13.2.3 Reason Code Flag</w:t>
              <w:tab/>
              <w:t xml:space="preserve">76</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jljjibf9dw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3.13.3 Packet Identifier</w:t>
              <w:tab/>
              <w:t xml:space="preserve">76</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fg1ce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3.13.4 Reason Code</w:t>
              <w:tab/>
              <w:t xml:space="preserve">76</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ulbml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3.13.5 Session Expiry Interval</w:t>
              <w:tab/>
              <w:t xml:space="preserve">76</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ekz59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3.13.6 Reason String</w:t>
              <w:tab/>
              <w:t xml:space="preserve">77</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sl51zt8cr3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3.13.7 DISCONNECT Actions</w:t>
              <w:tab/>
              <w:t xml:space="preserve">77</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elrc49qsiun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 WAKEUP - Wake up request</w:t>
              <w:tab/>
              <w:t xml:space="preserve">77</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rkcmnrrlwx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3.14.1 WAKEUP Header</w:t>
              <w:tab/>
              <w:t xml:space="preserve">78</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sa95hk6sfa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3.14.2 WAKEUP Actions</w:t>
              <w:tab/>
              <w:t xml:space="preserve">78</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y0yzf1b41yj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 SLEEPREQ - Sleep request</w:t>
              <w:tab/>
              <w:t xml:space="preserve">78</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ae58qknvrf2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3.15.1 SLEEPREQ Header</w:t>
              <w:tab/>
              <w:t xml:space="preserve">78</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akftl72rmwp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3.15.2 SLEEPREQ Flags</w:t>
              <w:tab/>
              <w:t xml:space="preserve">78</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es7747zmmj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3.15.2.1 Retain Topic Aliases</w:t>
              <w:tab/>
              <w:t xml:space="preserve">78</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9l470czcfc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3.15.3 Packet Identifier</w:t>
              <w:tab/>
              <w:t xml:space="preserve">79</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mowugbak9f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3.15.4 Sleep Duration</w:t>
              <w:tab/>
              <w:t xml:space="preserve">79</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za85wfbb30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3.15.5 SLEEPREQ Actions</w:t>
              <w:tab/>
              <w:t xml:space="preserve">79</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jym8s7ogwu9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 SLEEPRESP - Sleep response</w:t>
              <w:tab/>
              <w:t xml:space="preserve">80</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hdh9flvort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3.16.1 SLEEPRESP Header</w:t>
              <w:tab/>
              <w:t xml:space="preserve">80</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6myl7m4a5sf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3.16.2 SLEEPRESP Flags</w:t>
              <w:tab/>
              <w:t xml:space="preserve">80</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zbh77rya6g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3.16.2.1 Sleep Duration Flag</w:t>
              <w:tab/>
              <w:t xml:space="preserve">81</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ts4rruwfri5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3.16.2 Packet Identifier</w:t>
              <w:tab/>
              <w:t xml:space="preserve">81</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fdgdw4er64a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3.16.3 Sleep Duration</w:t>
              <w:tab/>
              <w:t xml:space="preserve">81</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amrhuf3ktl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3.16.4 Reason Code</w:t>
              <w:tab/>
              <w:t xml:space="preserve">81</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5cqrsoyxc8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 Protection Encapsulation</w:t>
              <w:tab/>
              <w:t xml:space="preserve">82</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9tutdzg8g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3.17.1 Protection Encapsulation Header</w:t>
              <w:tab/>
              <w:t xml:space="preserve">83</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g1mmf1c4lvq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3.17.2 Protection Flags</w:t>
              <w:tab/>
              <w:t xml:space="preserve">83</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gr37fcn70h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3.17.2.1 Monotonic Counter Length</w:t>
              <w:tab/>
              <w:t xml:space="preserve">83</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r276rc44pl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3.17.2.2 Cryptographic Material Length</w:t>
              <w:tab/>
              <w:t xml:space="preserve">83</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vegbdq024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3.17.2.3 Authentication Tag Length</w:t>
              <w:tab/>
              <w:t xml:space="preserve">84</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m1zk7agco3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3.17.3 Protection Scheme</w:t>
              <w:tab/>
              <w:t xml:space="preserve">84</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o2d2fngx6h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3.17.4 Sender Identifier</w:t>
              <w:tab/>
              <w:t xml:space="preserve">86</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jl219ghlhv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3.17.5 Random</w:t>
              <w:tab/>
              <w:t xml:space="preserve">86</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30yx1mc4r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3.17.6 Cryptographic Material</w:t>
              <w:tab/>
              <w:t xml:space="preserve">86</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y6o9vhqakr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3.17.7 Monotonic Counter</w:t>
              <w:tab/>
              <w:t xml:space="preserve">87</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dovnwl46a7i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3.17.8 Protected MQTT-SN Packet</w:t>
              <w:tab/>
              <w:t xml:space="preserve">87</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75p96o6ves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3.17.9 Authentication Tag</w:t>
              <w:tab/>
              <w:t xml:space="preserve">87</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xusxa6x6vz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3.18 Connection Encapsulation</w:t>
              <w:tab/>
              <w:t xml:space="preserve">88</w:t>
            </w:r>
          </w:hyperlink>
          <w:r w:rsidDel="00000000" w:rsidR="00000000" w:rsidRPr="00000000">
            <w:rPr>
              <w:rtl w:val="0"/>
            </w:rPr>
          </w:r>
        </w:p>
        <w:p w:rsidR="00000000" w:rsidDel="00000000" w:rsidP="00000000" w:rsidRDefault="00000000" w:rsidRPr="00000000" w14:paraId="0000011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s8vygwg8gr7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3.18.1 Connection Encapsulation Header</w:t>
              <w:tab/>
              <w:t xml:space="preserve">89</w:t>
            </w:r>
          </w:hyperlink>
          <w:r w:rsidDel="00000000" w:rsidR="00000000" w:rsidRPr="00000000">
            <w:rPr>
              <w:rtl w:val="0"/>
            </w:rPr>
          </w:r>
        </w:p>
        <w:p w:rsidR="00000000" w:rsidDel="00000000" w:rsidP="00000000" w:rsidRDefault="00000000" w:rsidRPr="00000000" w14:paraId="0000011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qq2nn7sxsf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3.18.2 Client Identifier</w:t>
              <w:tab/>
              <w:t xml:space="preserve">89</w:t>
            </w:r>
          </w:hyperlink>
          <w:r w:rsidDel="00000000" w:rsidR="00000000" w:rsidRPr="00000000">
            <w:rPr>
              <w:rtl w:val="0"/>
            </w:rPr>
          </w:r>
        </w:p>
        <w:p w:rsidR="00000000" w:rsidDel="00000000" w:rsidP="00000000" w:rsidRDefault="00000000" w:rsidRPr="00000000" w14:paraId="0000011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ukrkvslvb49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3.18.3 MQTT-SN Packet</w:t>
              <w:tab/>
              <w:t xml:space="preserve">89</w:t>
            </w:r>
          </w:hyperlink>
          <w:r w:rsidDel="00000000" w:rsidR="00000000" w:rsidRPr="00000000">
            <w:rPr>
              <w:rtl w:val="0"/>
            </w:rPr>
          </w:r>
        </w:p>
        <w:p w:rsidR="00000000" w:rsidDel="00000000" w:rsidP="00000000" w:rsidRDefault="00000000" w:rsidRPr="00000000" w14:paraId="0000011C">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e03kq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 Forwarder Encapsulation</w:t>
              <w:tab/>
              <w:t xml:space="preserve">89</w:t>
            </w:r>
          </w:hyperlink>
          <w:r w:rsidDel="00000000" w:rsidR="00000000" w:rsidRPr="00000000">
            <w:rPr>
              <w:rtl w:val="0"/>
            </w:rPr>
          </w:r>
        </w:p>
        <w:p w:rsidR="00000000" w:rsidDel="00000000" w:rsidP="00000000" w:rsidRDefault="00000000" w:rsidRPr="00000000" w14:paraId="0000011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xzr3e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3.19.1 Forwarder Encapsulation Header</w:t>
              <w:tab/>
              <w:t xml:space="preserve">89</w:t>
            </w:r>
          </w:hyperlink>
          <w:r w:rsidDel="00000000" w:rsidR="00000000" w:rsidRPr="00000000">
            <w:rPr>
              <w:rtl w:val="0"/>
            </w:rPr>
          </w:r>
        </w:p>
        <w:p w:rsidR="00000000" w:rsidDel="00000000" w:rsidP="00000000" w:rsidRDefault="00000000" w:rsidRPr="00000000" w14:paraId="0000011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rf9gp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3.19.2 Client Addressing Information</w:t>
              <w:tab/>
              <w:t xml:space="preserve">90</w:t>
            </w:r>
          </w:hyperlink>
          <w:r w:rsidDel="00000000" w:rsidR="00000000" w:rsidRPr="00000000">
            <w:rPr>
              <w:rtl w:val="0"/>
            </w:rPr>
          </w:r>
        </w:p>
        <w:p w:rsidR="00000000" w:rsidDel="00000000" w:rsidP="00000000" w:rsidRDefault="00000000" w:rsidRPr="00000000" w14:paraId="0000011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bewz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3.19.3 MQTT-SN Packet</w:t>
              <w:tab/>
              <w:t xml:space="preserve">90</w:t>
            </w:r>
          </w:hyperlink>
          <w:r w:rsidDel="00000000" w:rsidR="00000000" w:rsidRPr="00000000">
            <w:rPr>
              <w:rtl w:val="0"/>
            </w:rPr>
          </w:r>
        </w:p>
        <w:p w:rsidR="00000000" w:rsidDel="00000000" w:rsidP="00000000" w:rsidRDefault="00000000" w:rsidRPr="00000000" w14:paraId="00000120">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dloly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 Gateway Discovery Packets</w:t>
              <w:tab/>
              <w:t xml:space="preserve">90</w:t>
            </w:r>
          </w:hyperlink>
          <w:r w:rsidDel="00000000" w:rsidR="00000000" w:rsidRPr="00000000">
            <w:rPr>
              <w:rtl w:val="0"/>
            </w:rPr>
          </w:r>
        </w:p>
        <w:p w:rsidR="00000000" w:rsidDel="00000000" w:rsidP="00000000" w:rsidRDefault="00000000" w:rsidRPr="00000000" w14:paraId="0000012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d4gdb1y3emq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3.20.1 ADVERTISE - Gateway Advertisement</w:t>
              <w:tab/>
              <w:t xml:space="preserve">90</w:t>
            </w:r>
          </w:hyperlink>
          <w:r w:rsidDel="00000000" w:rsidR="00000000" w:rsidRPr="00000000">
            <w:rPr>
              <w:rtl w:val="0"/>
            </w:rPr>
          </w:r>
        </w:p>
        <w:p w:rsidR="00000000" w:rsidDel="00000000" w:rsidP="00000000" w:rsidRDefault="00000000" w:rsidRPr="00000000" w14:paraId="0000012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qyw6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3.20.1.1 ADVERTISE Header</w:t>
              <w:tab/>
              <w:t xml:space="preserve">90</w:t>
            </w:r>
          </w:hyperlink>
          <w:r w:rsidDel="00000000" w:rsidR="00000000" w:rsidRPr="00000000">
            <w:rPr>
              <w:rtl w:val="0"/>
            </w:rPr>
          </w:r>
        </w:p>
        <w:p w:rsidR="00000000" w:rsidDel="00000000" w:rsidP="00000000" w:rsidRDefault="00000000" w:rsidRPr="00000000" w14:paraId="0000012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cqmet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3.20.1.2 Gateway Identifier</w:t>
              <w:tab/>
              <w:t xml:space="preserve">91</w:t>
            </w:r>
          </w:hyperlink>
          <w:r w:rsidDel="00000000" w:rsidR="00000000" w:rsidRPr="00000000">
            <w:rPr>
              <w:rtl w:val="0"/>
            </w:rPr>
          </w:r>
        </w:p>
        <w:p w:rsidR="00000000" w:rsidDel="00000000" w:rsidP="00000000" w:rsidRDefault="00000000" w:rsidRPr="00000000" w14:paraId="00000124">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rvwp1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3.20.1.3 Duration</w:t>
              <w:tab/>
              <w:t xml:space="preserve">91</w:t>
            </w:r>
          </w:hyperlink>
          <w:r w:rsidDel="00000000" w:rsidR="00000000" w:rsidRPr="00000000">
            <w:rPr>
              <w:rtl w:val="0"/>
            </w:rPr>
          </w:r>
        </w:p>
        <w:p w:rsidR="00000000" w:rsidDel="00000000" w:rsidP="00000000" w:rsidRDefault="00000000" w:rsidRPr="00000000" w14:paraId="0000012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bvk7p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3.20.2 SEARCHGW - Search for A Gateway</w:t>
              <w:tab/>
              <w:t xml:space="preserve">91</w:t>
            </w:r>
          </w:hyperlink>
          <w:r w:rsidDel="00000000" w:rsidR="00000000" w:rsidRPr="00000000">
            <w:rPr>
              <w:rtl w:val="0"/>
            </w:rPr>
          </w:r>
        </w:p>
        <w:p w:rsidR="00000000" w:rsidDel="00000000" w:rsidP="00000000" w:rsidRDefault="00000000" w:rsidRPr="00000000" w14:paraId="0000012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0uhx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3.20.2.1 SEARCHGW Header</w:t>
              <w:tab/>
              <w:t xml:space="preserve">91</w:t>
            </w:r>
          </w:hyperlink>
          <w:r w:rsidDel="00000000" w:rsidR="00000000" w:rsidRPr="00000000">
            <w:rPr>
              <w:rtl w:val="0"/>
            </w:rPr>
          </w:r>
        </w:p>
        <w:p w:rsidR="00000000" w:rsidDel="00000000" w:rsidP="00000000" w:rsidRDefault="00000000" w:rsidRPr="00000000" w14:paraId="00000127">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664s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3.20.2.2 Additional Network Information</w:t>
              <w:tab/>
              <w:t xml:space="preserve">91</w:t>
            </w:r>
          </w:hyperlink>
          <w:r w:rsidDel="00000000" w:rsidR="00000000" w:rsidRPr="00000000">
            <w:rPr>
              <w:rtl w:val="0"/>
            </w:rPr>
          </w:r>
        </w:p>
        <w:p w:rsidR="00000000" w:rsidDel="00000000" w:rsidP="00000000" w:rsidRDefault="00000000" w:rsidRPr="00000000" w14:paraId="0000012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q5sas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3.20.3 GWINFO - Gateway Information</w:t>
              <w:tab/>
              <w:t xml:space="preserve">92</w:t>
            </w:r>
          </w:hyperlink>
          <w:r w:rsidDel="00000000" w:rsidR="00000000" w:rsidRPr="00000000">
            <w:rPr>
              <w:rtl w:val="0"/>
            </w:rPr>
          </w:r>
        </w:p>
        <w:p w:rsidR="00000000" w:rsidDel="00000000" w:rsidP="00000000" w:rsidRDefault="00000000" w:rsidRPr="00000000" w14:paraId="00000129">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5b2l0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3.20.3.1 GWINFO Header</w:t>
              <w:tab/>
              <w:t xml:space="preserve">92</w:t>
            </w:r>
          </w:hyperlink>
          <w:r w:rsidDel="00000000" w:rsidR="00000000" w:rsidRPr="00000000">
            <w:rPr>
              <w:rtl w:val="0"/>
            </w:rPr>
          </w:r>
        </w:p>
        <w:p w:rsidR="00000000" w:rsidDel="00000000" w:rsidP="00000000" w:rsidRDefault="00000000" w:rsidRPr="00000000" w14:paraId="0000012A">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gcv8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3.20.3.2 Gateway Identifier</w:t>
              <w:tab/>
              <w:t xml:space="preserve">92</w:t>
            </w:r>
          </w:hyperlink>
          <w:r w:rsidDel="00000000" w:rsidR="00000000" w:rsidRPr="00000000">
            <w:rPr>
              <w:rtl w:val="0"/>
            </w:rPr>
          </w:r>
        </w:p>
        <w:p w:rsidR="00000000" w:rsidDel="00000000" w:rsidP="00000000" w:rsidRDefault="00000000" w:rsidRPr="00000000" w14:paraId="0000012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4g0dw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3.20.3.3 Gateway Address</w:t>
              <w:tab/>
              <w:t xml:space="preserve">92</w:t>
            </w:r>
          </w:hyperlink>
          <w:r w:rsidDel="00000000" w:rsidR="00000000" w:rsidRPr="00000000">
            <w:rPr>
              <w:rtl w:val="0"/>
            </w:rPr>
          </w:r>
        </w:p>
        <w:p w:rsidR="00000000" w:rsidDel="00000000" w:rsidP="00000000" w:rsidRDefault="00000000" w:rsidRPr="00000000" w14:paraId="0000012C">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qk79l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 Operational behavior</w:t>
              <w:tab/>
              <w:t xml:space="preserve">93</w:t>
            </w:r>
          </w:hyperlink>
          <w:r w:rsidDel="00000000" w:rsidR="00000000" w:rsidRPr="00000000">
            <w:rPr>
              <w:rtl w:val="0"/>
            </w:rPr>
          </w:r>
        </w:p>
        <w:p w:rsidR="00000000" w:rsidDel="00000000" w:rsidP="00000000" w:rsidRDefault="00000000" w:rsidRPr="00000000" w14:paraId="0000012D">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1od6s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 Session state</w:t>
              <w:tab/>
              <w:t xml:space="preserve">93</w:t>
            </w:r>
          </w:hyperlink>
          <w:r w:rsidDel="00000000" w:rsidR="00000000" w:rsidRPr="00000000">
            <w:rPr>
              <w:rtl w:val="0"/>
            </w:rPr>
          </w:r>
        </w:p>
        <w:p w:rsidR="00000000" w:rsidDel="00000000" w:rsidP="00000000" w:rsidRDefault="00000000" w:rsidRPr="00000000" w14:paraId="0000012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nasxg3iedd7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Storing Session State</w:t>
              <w:tab/>
              <w:t xml:space="preserve">93</w:t>
            </w:r>
          </w:hyperlink>
          <w:r w:rsidDel="00000000" w:rsidR="00000000" w:rsidRPr="00000000">
            <w:rPr>
              <w:rtl w:val="0"/>
            </w:rPr>
          </w:r>
        </w:p>
        <w:p w:rsidR="00000000" w:rsidDel="00000000" w:rsidP="00000000" w:rsidRDefault="00000000" w:rsidRPr="00000000" w14:paraId="0000012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34ayf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4.1.2 Session Establishment</w:t>
              <w:tab/>
              <w:t xml:space="preserve">94</w:t>
            </w:r>
          </w:hyperlink>
          <w:r w:rsidDel="00000000" w:rsidR="00000000" w:rsidRPr="00000000">
            <w:rPr>
              <w:rtl w:val="0"/>
            </w:rPr>
          </w:r>
        </w:p>
        <w:p w:rsidR="00000000" w:rsidDel="00000000" w:rsidP="00000000" w:rsidRDefault="00000000" w:rsidRPr="00000000" w14:paraId="00000130">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fc1j1f7dq6o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Networks and Virtual Connections</w:t>
              <w:tab/>
              <w:t xml:space="preserve">95</w:t>
            </w:r>
          </w:hyperlink>
          <w:r w:rsidDel="00000000" w:rsidR="00000000" w:rsidRPr="00000000">
            <w:rPr>
              <w:rtl w:val="0"/>
            </w:rPr>
          </w:r>
        </w:p>
        <w:p w:rsidR="00000000" w:rsidDel="00000000" w:rsidP="00000000" w:rsidRDefault="00000000" w:rsidRPr="00000000" w14:paraId="0000013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s7rhgsntv6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4.2.1 Virtual Connections</w:t>
              <w:tab/>
              <w:t xml:space="preserve">96</w:t>
            </w:r>
          </w:hyperlink>
          <w:r w:rsidDel="00000000" w:rsidR="00000000" w:rsidRPr="00000000">
            <w:rPr>
              <w:rtl w:val="0"/>
            </w:rPr>
          </w:r>
        </w:p>
        <w:p w:rsidR="00000000" w:rsidDel="00000000" w:rsidP="00000000" w:rsidRDefault="00000000" w:rsidRPr="00000000" w14:paraId="00000132">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i9l8n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 Quality of Service levels and protocol flows</w:t>
              <w:tab/>
              <w:t xml:space="preserve">97</w:t>
            </w:r>
          </w:hyperlink>
          <w:r w:rsidDel="00000000" w:rsidR="00000000" w:rsidRPr="00000000">
            <w:rPr>
              <w:rtl w:val="0"/>
            </w:rPr>
          </w:r>
        </w:p>
        <w:p w:rsidR="00000000" w:rsidDel="00000000" w:rsidP="00000000" w:rsidRDefault="00000000" w:rsidRPr="00000000" w14:paraId="0000013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be76rdrlceg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4.3.1 Publish without session</w:t>
              <w:tab/>
              <w:t xml:space="preserve">97</w:t>
            </w:r>
          </w:hyperlink>
          <w:r w:rsidDel="00000000" w:rsidR="00000000" w:rsidRPr="00000000">
            <w:rPr>
              <w:rtl w:val="0"/>
            </w:rPr>
          </w:r>
        </w:p>
        <w:p w:rsidR="00000000" w:rsidDel="00000000" w:rsidP="00000000" w:rsidRDefault="00000000" w:rsidRPr="00000000" w14:paraId="0000013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eviv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4.3.2 QoS 0: At most once delivery</w:t>
              <w:tab/>
              <w:t xml:space="preserve">98</w:t>
            </w:r>
          </w:hyperlink>
          <w:r w:rsidDel="00000000" w:rsidR="00000000" w:rsidRPr="00000000">
            <w:rPr>
              <w:rtl w:val="0"/>
            </w:rPr>
          </w:r>
        </w:p>
        <w:p w:rsidR="00000000" w:rsidDel="00000000" w:rsidP="00000000" w:rsidRDefault="00000000" w:rsidRPr="00000000" w14:paraId="0000013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u1eu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4.3.3 QoS 1: At least once delivery</w:t>
              <w:tab/>
              <w:t xml:space="preserve">98</w:t>
            </w:r>
          </w:hyperlink>
          <w:r w:rsidDel="00000000" w:rsidR="00000000" w:rsidRPr="00000000">
            <w:rPr>
              <w:rtl w:val="0"/>
            </w:rPr>
          </w:r>
        </w:p>
        <w:p w:rsidR="00000000" w:rsidDel="00000000" w:rsidP="00000000" w:rsidRDefault="00000000" w:rsidRPr="00000000" w14:paraId="0000013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o97at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4.3.4 QoS 2: Exactly once delivery</w:t>
              <w:tab/>
              <w:t xml:space="preserve">99</w:t>
            </w:r>
          </w:hyperlink>
          <w:r w:rsidDel="00000000" w:rsidR="00000000" w:rsidRPr="00000000">
            <w:rPr>
              <w:rtl w:val="0"/>
            </w:rPr>
          </w:r>
        </w:p>
        <w:p w:rsidR="00000000" w:rsidDel="00000000" w:rsidP="00000000" w:rsidRDefault="00000000" w:rsidRPr="00000000" w14:paraId="00000137">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6udnv5yl5cv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Packet delivery retry</w:t>
              <w:tab/>
              <w:t xml:space="preserve">101</w:t>
            </w:r>
          </w:hyperlink>
          <w:r w:rsidDel="00000000" w:rsidR="00000000" w:rsidRPr="00000000">
            <w:rPr>
              <w:rtl w:val="0"/>
            </w:rPr>
          </w:r>
        </w:p>
        <w:p w:rsidR="00000000" w:rsidDel="00000000" w:rsidP="00000000" w:rsidRDefault="00000000" w:rsidRPr="00000000" w14:paraId="0000013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c8msbstg9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4.4.1 Virtual Connection End</w:t>
              <w:tab/>
              <w:t xml:space="preserve">101</w:t>
            </w:r>
          </w:hyperlink>
          <w:r w:rsidDel="00000000" w:rsidR="00000000" w:rsidRPr="00000000">
            <w:rPr>
              <w:rtl w:val="0"/>
            </w:rPr>
          </w:r>
        </w:p>
        <w:p w:rsidR="00000000" w:rsidDel="00000000" w:rsidP="00000000" w:rsidRDefault="00000000" w:rsidRPr="00000000" w14:paraId="0000013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7nz8y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4.4.2 Unacknowledged Packets</w:t>
              <w:tab/>
              <w:t xml:space="preserve">101</w:t>
            </w:r>
          </w:hyperlink>
          <w:r w:rsidDel="00000000" w:rsidR="00000000" w:rsidRPr="00000000">
            <w:rPr>
              <w:rtl w:val="0"/>
            </w:rPr>
          </w:r>
        </w:p>
        <w:p w:rsidR="00000000" w:rsidDel="00000000" w:rsidP="00000000" w:rsidRDefault="00000000" w:rsidRPr="00000000" w14:paraId="0000013A">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xoc2pfhnyfs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 Application Message receipt</w:t>
              <w:tab/>
              <w:t xml:space="preserve">103</w:t>
            </w:r>
          </w:hyperlink>
          <w:r w:rsidDel="00000000" w:rsidR="00000000" w:rsidRPr="00000000">
            <w:rPr>
              <w:rtl w:val="0"/>
            </w:rPr>
          </w:r>
        </w:p>
        <w:p w:rsidR="00000000" w:rsidDel="00000000" w:rsidP="00000000" w:rsidRDefault="00000000" w:rsidRPr="00000000" w14:paraId="0000013B">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rrfw7sclv8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 Application Message ordering</w:t>
              <w:tab/>
              <w:t xml:space="preserve">103</w:t>
            </w:r>
          </w:hyperlink>
          <w:r w:rsidDel="00000000" w:rsidR="00000000" w:rsidRPr="00000000">
            <w:rPr>
              <w:rtl w:val="0"/>
            </w:rPr>
          </w:r>
        </w:p>
        <w:p w:rsidR="00000000" w:rsidDel="00000000" w:rsidP="00000000" w:rsidRDefault="00000000" w:rsidRPr="00000000" w14:paraId="0000013C">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sznt7pux188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 Topics</w:t>
              <w:tab/>
              <w:t xml:space="preserve">103</w:t>
            </w:r>
          </w:hyperlink>
          <w:r w:rsidDel="00000000" w:rsidR="00000000" w:rsidRPr="00000000">
            <w:rPr>
              <w:rtl w:val="0"/>
            </w:rPr>
          </w:r>
        </w:p>
        <w:p w:rsidR="00000000" w:rsidDel="00000000" w:rsidP="00000000" w:rsidRDefault="00000000" w:rsidRPr="00000000" w14:paraId="0000013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g7vjj8m1vj3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 Topic Names and Topic Filters</w:t>
              <w:tab/>
              <w:t xml:space="preserve">103</w:t>
            </w:r>
          </w:hyperlink>
          <w:r w:rsidDel="00000000" w:rsidR="00000000" w:rsidRPr="00000000">
            <w:rPr>
              <w:rtl w:val="0"/>
            </w:rPr>
          </w:r>
        </w:p>
        <w:p w:rsidR="00000000" w:rsidDel="00000000" w:rsidP="00000000" w:rsidRDefault="00000000" w:rsidRPr="00000000" w14:paraId="0000013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0s32id4lv9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 Topic wildcards</w:t>
              <w:tab/>
              <w:t xml:space="preserve">104</w:t>
            </w:r>
          </w:hyperlink>
          <w:r w:rsidDel="00000000" w:rsidR="00000000" w:rsidRPr="00000000">
            <w:rPr>
              <w:rtl w:val="0"/>
            </w:rPr>
          </w:r>
        </w:p>
        <w:p w:rsidR="00000000" w:rsidDel="00000000" w:rsidP="00000000" w:rsidRDefault="00000000" w:rsidRPr="00000000" w14:paraId="0000013F">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3kbulner4ob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4.7.1.1.1 Topic level separator</w:t>
              <w:tab/>
              <w:t xml:space="preserve">104</w:t>
            </w:r>
          </w:hyperlink>
          <w:r w:rsidDel="00000000" w:rsidR="00000000" w:rsidRPr="00000000">
            <w:rPr>
              <w:rtl w:val="0"/>
            </w:rPr>
          </w:r>
        </w:p>
        <w:p w:rsidR="00000000" w:rsidDel="00000000" w:rsidP="00000000" w:rsidRDefault="00000000" w:rsidRPr="00000000" w14:paraId="00000140">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ychcrpqsu69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4.7.1.1.2 Multi-level wildcard</w:t>
              <w:tab/>
              <w:t xml:space="preserve">104</w:t>
            </w:r>
          </w:hyperlink>
          <w:r w:rsidDel="00000000" w:rsidR="00000000" w:rsidRPr="00000000">
            <w:rPr>
              <w:rtl w:val="0"/>
            </w:rPr>
          </w:r>
        </w:p>
        <w:p w:rsidR="00000000" w:rsidDel="00000000" w:rsidP="00000000" w:rsidRDefault="00000000" w:rsidRPr="00000000" w14:paraId="00000141">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x4yye38w41v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4.7.1.1.3 Single-level wildcard</w:t>
              <w:tab/>
              <w:t xml:space="preserve">104</w:t>
            </w:r>
          </w:hyperlink>
          <w:r w:rsidDel="00000000" w:rsidR="00000000" w:rsidRPr="00000000">
            <w:rPr>
              <w:rtl w:val="0"/>
            </w:rPr>
          </w:r>
        </w:p>
        <w:p w:rsidR="00000000" w:rsidDel="00000000" w:rsidP="00000000" w:rsidRDefault="00000000" w:rsidRPr="00000000" w14:paraId="0000014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61p07rh2x2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4.7.1.2 Topics beginning with $</w:t>
              <w:tab/>
              <w:t xml:space="preserve">105</w:t>
            </w:r>
          </w:hyperlink>
          <w:r w:rsidDel="00000000" w:rsidR="00000000" w:rsidRPr="00000000">
            <w:rPr>
              <w:rtl w:val="0"/>
            </w:rPr>
          </w:r>
        </w:p>
        <w:p w:rsidR="00000000" w:rsidDel="00000000" w:rsidP="00000000" w:rsidRDefault="00000000" w:rsidRPr="00000000" w14:paraId="0000014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rvcur5x0a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4.7.1.3 Topic semantic and usage</w:t>
              <w:tab/>
              <w:t xml:space="preserve">105</w:t>
            </w:r>
          </w:hyperlink>
          <w:r w:rsidDel="00000000" w:rsidR="00000000" w:rsidRPr="00000000">
            <w:rPr>
              <w:rtl w:val="0"/>
            </w:rPr>
          </w:r>
        </w:p>
        <w:p w:rsidR="00000000" w:rsidDel="00000000" w:rsidP="00000000" w:rsidRDefault="00000000" w:rsidRPr="00000000" w14:paraId="0000014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fyl9w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4.7.2 Topic Aliases</w:t>
              <w:tab/>
              <w:t xml:space="preserve">106</w:t>
            </w:r>
          </w:hyperlink>
          <w:r w:rsidDel="00000000" w:rsidR="00000000" w:rsidRPr="00000000">
            <w:rPr>
              <w:rtl w:val="0"/>
            </w:rPr>
          </w:r>
        </w:p>
        <w:p w:rsidR="00000000" w:rsidDel="00000000" w:rsidP="00000000" w:rsidRDefault="00000000" w:rsidRPr="00000000" w14:paraId="00000145">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ivsbmx9hwe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4.7.2.1 Predefined Topic Aliases</w:t>
              <w:tab/>
              <w:t xml:space="preserve">107</w:t>
            </w:r>
          </w:hyperlink>
          <w:r w:rsidDel="00000000" w:rsidR="00000000" w:rsidRPr="00000000">
            <w:rPr>
              <w:rtl w:val="0"/>
            </w:rPr>
          </w:r>
        </w:p>
        <w:p w:rsidR="00000000" w:rsidDel="00000000" w:rsidP="00000000" w:rsidRDefault="00000000" w:rsidRPr="00000000" w14:paraId="0000014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ijijiozu1y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4.7.2.2 Session Topic Aliases</w:t>
              <w:tab/>
              <w:t xml:space="preserve">107</w:t>
            </w:r>
          </w:hyperlink>
          <w:r w:rsidDel="00000000" w:rsidR="00000000" w:rsidRPr="00000000">
            <w:rPr>
              <w:rtl w:val="0"/>
            </w:rPr>
          </w:r>
        </w:p>
        <w:p w:rsidR="00000000" w:rsidDel="00000000" w:rsidP="00000000" w:rsidRDefault="00000000" w:rsidRPr="00000000" w14:paraId="00000147">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zh9mgr3i86c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4.8 Subscriptions</w:t>
              <w:tab/>
              <w:t xml:space="preserve">108</w:t>
            </w:r>
          </w:hyperlink>
          <w:r w:rsidDel="00000000" w:rsidR="00000000" w:rsidRPr="00000000">
            <w:rPr>
              <w:rtl w:val="0"/>
            </w:rPr>
          </w:r>
        </w:p>
        <w:p w:rsidR="00000000" w:rsidDel="00000000" w:rsidP="00000000" w:rsidRDefault="00000000" w:rsidRPr="00000000" w14:paraId="00000148">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bfojn6tjnvg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4.9 Flow Control</w:t>
              <w:tab/>
              <w:t xml:space="preserve">108</w:t>
            </w:r>
          </w:hyperlink>
          <w:r w:rsidDel="00000000" w:rsidR="00000000" w:rsidRPr="00000000">
            <w:rPr>
              <w:rtl w:val="0"/>
            </w:rPr>
          </w:r>
        </w:p>
        <w:p w:rsidR="00000000" w:rsidDel="00000000" w:rsidP="00000000" w:rsidRDefault="00000000" w:rsidRPr="00000000" w14:paraId="00000149">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5nujtaz6h0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4.10 Server redirection</w:t>
              <w:tab/>
              <w:t xml:space="preserve">109</w:t>
            </w:r>
          </w:hyperlink>
          <w:r w:rsidDel="00000000" w:rsidR="00000000" w:rsidRPr="00000000">
            <w:rPr>
              <w:rtl w:val="0"/>
            </w:rPr>
          </w:r>
        </w:p>
        <w:p w:rsidR="00000000" w:rsidDel="00000000" w:rsidP="00000000" w:rsidRDefault="00000000" w:rsidRPr="00000000" w14:paraId="0000014A">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n3l7hni8c3a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Authentication</w:t>
              <w:tab/>
              <w:t xml:space="preserve">109</w:t>
            </w:r>
          </w:hyperlink>
          <w:r w:rsidDel="00000000" w:rsidR="00000000" w:rsidRPr="00000000">
            <w:rPr>
              <w:rtl w:val="0"/>
            </w:rPr>
          </w:r>
        </w:p>
        <w:p w:rsidR="00000000" w:rsidDel="00000000" w:rsidP="00000000" w:rsidRDefault="00000000" w:rsidRPr="00000000" w14:paraId="0000014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z7zobqrpqj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 CONNECT and AUTH packets</w:t>
              <w:tab/>
              <w:t xml:space="preserve">109</w:t>
            </w:r>
          </w:hyperlink>
          <w:r w:rsidDel="00000000" w:rsidR="00000000" w:rsidRPr="00000000">
            <w:rPr>
              <w:rtl w:val="0"/>
            </w:rPr>
          </w:r>
        </w:p>
        <w:p w:rsidR="00000000" w:rsidDel="00000000" w:rsidP="00000000" w:rsidRDefault="00000000" w:rsidRPr="00000000" w14:paraId="0000014C">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t22r1f7l7u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4.11.1.1 Re-authentication</w:t>
              <w:tab/>
              <w:t xml:space="preserve">111</w:t>
            </w:r>
          </w:hyperlink>
          <w:r w:rsidDel="00000000" w:rsidR="00000000" w:rsidRPr="00000000">
            <w:rPr>
              <w:rtl w:val="0"/>
            </w:rPr>
          </w:r>
        </w:p>
        <w:p w:rsidR="00000000" w:rsidDel="00000000" w:rsidP="00000000" w:rsidRDefault="00000000" w:rsidRPr="00000000" w14:paraId="0000014D">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hp24wh46om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4.11.1.2 MQTT User Name and Password Support</w:t>
              <w:tab/>
              <w:t xml:space="preserve">112</w:t>
            </w:r>
          </w:hyperlink>
          <w:r w:rsidDel="00000000" w:rsidR="00000000" w:rsidRPr="00000000">
            <w:rPr>
              <w:rtl w:val="0"/>
            </w:rPr>
          </w:r>
        </w:p>
        <w:p w:rsidR="00000000" w:rsidDel="00000000" w:rsidP="00000000" w:rsidRDefault="00000000" w:rsidRPr="00000000" w14:paraId="0000014E">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8vlgf6xm72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Handling errors</w:t>
              <w:tab/>
              <w:t xml:space="preserve">114</w:t>
            </w:r>
          </w:hyperlink>
          <w:r w:rsidDel="00000000" w:rsidR="00000000" w:rsidRPr="00000000">
            <w:rPr>
              <w:rtl w:val="0"/>
            </w:rPr>
          </w:r>
        </w:p>
        <w:p w:rsidR="00000000" w:rsidDel="00000000" w:rsidP="00000000" w:rsidRDefault="00000000" w:rsidRPr="00000000" w14:paraId="0000014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bby30dtgah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4.12.1 Malformed Packet and Protocol Errors</w:t>
              <w:tab/>
              <w:t xml:space="preserve">114</w:t>
            </w:r>
          </w:hyperlink>
          <w:r w:rsidDel="00000000" w:rsidR="00000000" w:rsidRPr="00000000">
            <w:rPr>
              <w:rtl w:val="0"/>
            </w:rPr>
          </w:r>
        </w:p>
        <w:p w:rsidR="00000000" w:rsidDel="00000000" w:rsidP="00000000" w:rsidRDefault="00000000" w:rsidRPr="00000000" w14:paraId="0000015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0ufrffgt02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4.12.2 Other errors</w:t>
              <w:tab/>
              <w:t xml:space="preserve">115</w:t>
            </w:r>
          </w:hyperlink>
          <w:r w:rsidDel="00000000" w:rsidR="00000000" w:rsidRPr="00000000">
            <w:rPr>
              <w:rtl w:val="0"/>
            </w:rPr>
          </w:r>
        </w:p>
        <w:p w:rsidR="00000000" w:rsidDel="00000000" w:rsidP="00000000" w:rsidRDefault="00000000" w:rsidRPr="00000000" w14:paraId="00000151">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ly7c1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4.13 Retained Messages</w:t>
              <w:tab/>
              <w:t xml:space="preserve">115</w:t>
            </w:r>
          </w:hyperlink>
          <w:r w:rsidDel="00000000" w:rsidR="00000000" w:rsidRPr="00000000">
            <w:rPr>
              <w:rtl w:val="0"/>
            </w:rPr>
          </w:r>
        </w:p>
        <w:p w:rsidR="00000000" w:rsidDel="00000000" w:rsidP="00000000" w:rsidRDefault="00000000" w:rsidRPr="00000000" w14:paraId="00000152">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mj2wk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4.14 Client states</w:t>
              <w:tab/>
              <w:t xml:space="preserve">117</w:t>
            </w:r>
          </w:hyperlink>
          <w:r w:rsidDel="00000000" w:rsidR="00000000" w:rsidRPr="00000000">
            <w:rPr>
              <w:rtl w:val="0"/>
            </w:rPr>
          </w:r>
        </w:p>
        <w:p w:rsidR="00000000" w:rsidDel="00000000" w:rsidP="00000000" w:rsidRDefault="00000000" w:rsidRPr="00000000" w14:paraId="0000015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fa0p4gzzbm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4.14.1 Session Timers</w:t>
              <w:tab/>
              <w:t xml:space="preserve">118</w:t>
            </w:r>
          </w:hyperlink>
          <w:r w:rsidDel="00000000" w:rsidR="00000000" w:rsidRPr="00000000">
            <w:rPr>
              <w:rtl w:val="0"/>
            </w:rPr>
          </w:r>
        </w:p>
        <w:p w:rsidR="00000000" w:rsidDel="00000000" w:rsidP="00000000" w:rsidRDefault="00000000" w:rsidRPr="00000000" w14:paraId="0000015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j8yyjomhaf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4.14.2 Sleeping Clients</w:t>
              <w:tab/>
              <w:t xml:space="preserve">119</w:t>
            </w:r>
          </w:hyperlink>
          <w:r w:rsidDel="00000000" w:rsidR="00000000" w:rsidRPr="00000000">
            <w:rPr>
              <w:rtl w:val="0"/>
            </w:rPr>
          </w:r>
        </w:p>
        <w:p w:rsidR="00000000" w:rsidDel="00000000" w:rsidP="00000000" w:rsidRDefault="00000000" w:rsidRPr="00000000" w14:paraId="00000155">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mo7ahow0t2f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 Optional Features</w:t>
              <w:tab/>
              <w:t xml:space="preserve">121</w:t>
            </w:r>
          </w:hyperlink>
          <w:r w:rsidDel="00000000" w:rsidR="00000000" w:rsidRPr="00000000">
            <w:rPr>
              <w:rtl w:val="0"/>
            </w:rPr>
          </w:r>
        </w:p>
        <w:p w:rsidR="00000000" w:rsidDel="00000000" w:rsidP="00000000" w:rsidRDefault="00000000" w:rsidRPr="00000000" w14:paraId="00000156">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ao41zqqg0tx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Security (Informative)</w:t>
              <w:tab/>
              <w:t xml:space="preserve">123</w:t>
            </w:r>
          </w:hyperlink>
          <w:r w:rsidDel="00000000" w:rsidR="00000000" w:rsidRPr="00000000">
            <w:rPr>
              <w:rtl w:val="0"/>
            </w:rPr>
          </w:r>
        </w:p>
        <w:p w:rsidR="00000000" w:rsidDel="00000000" w:rsidP="00000000" w:rsidRDefault="00000000" w:rsidRPr="00000000" w14:paraId="00000157">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w9qaq2wvr4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Introduction</w:t>
              <w:tab/>
              <w:t xml:space="preserve">123</w:t>
            </w:r>
          </w:hyperlink>
          <w:r w:rsidDel="00000000" w:rsidR="00000000" w:rsidRPr="00000000">
            <w:rPr>
              <w:rtl w:val="0"/>
            </w:rPr>
          </w:r>
        </w:p>
        <w:p w:rsidR="00000000" w:rsidDel="00000000" w:rsidP="00000000" w:rsidRDefault="00000000" w:rsidRPr="00000000" w14:paraId="00000158">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igt8todq2le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MQTT-SN solutions: security and certification</w:t>
              <w:tab/>
              <w:t xml:space="preserve">123</w:t>
            </w:r>
          </w:hyperlink>
          <w:r w:rsidDel="00000000" w:rsidR="00000000" w:rsidRPr="00000000">
            <w:rPr>
              <w:rtl w:val="0"/>
            </w:rPr>
          </w:r>
        </w:p>
        <w:p w:rsidR="00000000" w:rsidDel="00000000" w:rsidP="00000000" w:rsidRDefault="00000000" w:rsidRPr="00000000" w14:paraId="00000159">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t81ayj7ar2a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 Lightweight cryptography and constrained devices</w:t>
              <w:tab/>
              <w:t xml:space="preserve">124</w:t>
            </w:r>
          </w:hyperlink>
          <w:r w:rsidDel="00000000" w:rsidR="00000000" w:rsidRPr="00000000">
            <w:rPr>
              <w:rtl w:val="0"/>
            </w:rPr>
          </w:r>
        </w:p>
        <w:p w:rsidR="00000000" w:rsidDel="00000000" w:rsidP="00000000" w:rsidRDefault="00000000" w:rsidRPr="00000000" w14:paraId="0000015A">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0bezd2bi3z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 Implementation notes</w:t>
              <w:tab/>
              <w:t xml:space="preserve">124</w:t>
            </w:r>
          </w:hyperlink>
          <w:r w:rsidDel="00000000" w:rsidR="00000000" w:rsidRPr="00000000">
            <w:rPr>
              <w:rtl w:val="0"/>
            </w:rPr>
          </w:r>
        </w:p>
        <w:p w:rsidR="00000000" w:rsidDel="00000000" w:rsidP="00000000" w:rsidRDefault="00000000" w:rsidRPr="00000000" w14:paraId="0000015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h5vxo4k0bdp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 Authentication of Clients by the Server</w:t>
              <w:tab/>
              <w:t xml:space="preserve">125</w:t>
            </w:r>
          </w:hyperlink>
          <w:r w:rsidDel="00000000" w:rsidR="00000000" w:rsidRPr="00000000">
            <w:rPr>
              <w:rtl w:val="0"/>
            </w:rPr>
          </w:r>
        </w:p>
        <w:p w:rsidR="00000000" w:rsidDel="00000000" w:rsidP="00000000" w:rsidRDefault="00000000" w:rsidRPr="00000000" w14:paraId="0000015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exe5j11rq4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5.4.2 Authorization of Clients by the Server</w:t>
              <w:tab/>
              <w:t xml:space="preserve">125</w:t>
            </w:r>
          </w:hyperlink>
          <w:r w:rsidDel="00000000" w:rsidR="00000000" w:rsidRPr="00000000">
            <w:rPr>
              <w:rtl w:val="0"/>
            </w:rPr>
          </w:r>
        </w:p>
        <w:p w:rsidR="00000000" w:rsidDel="00000000" w:rsidP="00000000" w:rsidRDefault="00000000" w:rsidRPr="00000000" w14:paraId="0000015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ysh3cxpsb6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5.4.3 Authentication of the Server by the Client</w:t>
              <w:tab/>
              <w:t xml:space="preserve">126</w:t>
            </w:r>
          </w:hyperlink>
          <w:r w:rsidDel="00000000" w:rsidR="00000000" w:rsidRPr="00000000">
            <w:rPr>
              <w:rtl w:val="0"/>
            </w:rPr>
          </w:r>
        </w:p>
        <w:p w:rsidR="00000000" w:rsidDel="00000000" w:rsidP="00000000" w:rsidRDefault="00000000" w:rsidRPr="00000000" w14:paraId="0000015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t7sd3b9qzj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5.4.4 Integrity of Application Messages and MQTT-SN Control Packets</w:t>
              <w:tab/>
              <w:t xml:space="preserve">126</w:t>
            </w:r>
          </w:hyperlink>
          <w:r w:rsidDel="00000000" w:rsidR="00000000" w:rsidRPr="00000000">
            <w:rPr>
              <w:rtl w:val="0"/>
            </w:rPr>
          </w:r>
        </w:p>
        <w:p w:rsidR="00000000" w:rsidDel="00000000" w:rsidP="00000000" w:rsidRDefault="00000000" w:rsidRPr="00000000" w14:paraId="0000015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zdgt1oam65s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5.4.5 Privacy of Application Messages and MQTT-SN Control Packets</w:t>
              <w:tab/>
              <w:t xml:space="preserve">126</w:t>
            </w:r>
          </w:hyperlink>
          <w:r w:rsidDel="00000000" w:rsidR="00000000" w:rsidRPr="00000000">
            <w:rPr>
              <w:rtl w:val="0"/>
            </w:rPr>
          </w:r>
        </w:p>
        <w:p w:rsidR="00000000" w:rsidDel="00000000" w:rsidP="00000000" w:rsidRDefault="00000000" w:rsidRPr="00000000" w14:paraId="0000016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h57vyfcv2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5.4.6 Non-repudiation of message transmission</w:t>
              <w:tab/>
              <w:t xml:space="preserve">126</w:t>
            </w:r>
          </w:hyperlink>
          <w:r w:rsidDel="00000000" w:rsidR="00000000" w:rsidRPr="00000000">
            <w:rPr>
              <w:rtl w:val="0"/>
            </w:rPr>
          </w:r>
        </w:p>
        <w:p w:rsidR="00000000" w:rsidDel="00000000" w:rsidP="00000000" w:rsidRDefault="00000000" w:rsidRPr="00000000" w14:paraId="0000016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e8wrqxkc3xa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5.4.7 Detecting compromise of Clients and Servers</w:t>
              <w:tab/>
              <w:t xml:space="preserve">127</w:t>
            </w:r>
          </w:hyperlink>
          <w:r w:rsidDel="00000000" w:rsidR="00000000" w:rsidRPr="00000000">
            <w:rPr>
              <w:rtl w:val="0"/>
            </w:rPr>
          </w:r>
        </w:p>
        <w:p w:rsidR="00000000" w:rsidDel="00000000" w:rsidP="00000000" w:rsidRDefault="00000000" w:rsidRPr="00000000" w14:paraId="0000016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z4zuc51rmam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5.4.8 Detecting abnormal behaviors</w:t>
              <w:tab/>
              <w:t xml:space="preserve">127</w:t>
            </w:r>
          </w:hyperlink>
          <w:r w:rsidDel="00000000" w:rsidR="00000000" w:rsidRPr="00000000">
            <w:rPr>
              <w:rtl w:val="0"/>
            </w:rPr>
          </w:r>
        </w:p>
        <w:p w:rsidR="00000000" w:rsidDel="00000000" w:rsidP="00000000" w:rsidRDefault="00000000" w:rsidRPr="00000000" w14:paraId="0000016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h4qb21u9cf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5.4.9 Handling of Disallowed Unicode code points</w:t>
              <w:tab/>
              <w:t xml:space="preserve">127</w:t>
            </w:r>
          </w:hyperlink>
          <w:r w:rsidDel="00000000" w:rsidR="00000000" w:rsidRPr="00000000">
            <w:rPr>
              <w:rtl w:val="0"/>
            </w:rPr>
          </w:r>
        </w:p>
        <w:p w:rsidR="00000000" w:rsidDel="00000000" w:rsidP="00000000" w:rsidRDefault="00000000" w:rsidRPr="00000000" w14:paraId="00000164">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z5eemy59r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5.4.9.1 Considerations for the use of Disallowed Unicode code points</w:t>
              <w:tab/>
              <w:t xml:space="preserve">128</w:t>
            </w:r>
          </w:hyperlink>
          <w:r w:rsidDel="00000000" w:rsidR="00000000" w:rsidRPr="00000000">
            <w:rPr>
              <w:rtl w:val="0"/>
            </w:rPr>
          </w:r>
        </w:p>
        <w:p w:rsidR="00000000" w:rsidDel="00000000" w:rsidP="00000000" w:rsidRDefault="00000000" w:rsidRPr="00000000" w14:paraId="00000165">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bynx7fjpvxu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5.4.9.2 Interactions between Publishers and Subscribers</w:t>
              <w:tab/>
              <w:t xml:space="preserve">128</w:t>
            </w:r>
          </w:hyperlink>
          <w:r w:rsidDel="00000000" w:rsidR="00000000" w:rsidRPr="00000000">
            <w:rPr>
              <w:rtl w:val="0"/>
            </w:rPr>
          </w:r>
        </w:p>
        <w:p w:rsidR="00000000" w:rsidDel="00000000" w:rsidP="00000000" w:rsidRDefault="00000000" w:rsidRPr="00000000" w14:paraId="0000016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4dvwf8lgj0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5.4.9.3 Remedies</w:t>
              <w:tab/>
              <w:t xml:space="preserve">129</w:t>
            </w:r>
          </w:hyperlink>
          <w:r w:rsidDel="00000000" w:rsidR="00000000" w:rsidRPr="00000000">
            <w:rPr>
              <w:rtl w:val="0"/>
            </w:rPr>
          </w:r>
        </w:p>
        <w:p w:rsidR="00000000" w:rsidDel="00000000" w:rsidP="00000000" w:rsidRDefault="00000000" w:rsidRPr="00000000" w14:paraId="0000016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tdlqgir6zrn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5.4.10 Other security considerations</w:t>
              <w:tab/>
              <w:t xml:space="preserve">129</w:t>
            </w:r>
          </w:hyperlink>
          <w:r w:rsidDel="00000000" w:rsidR="00000000" w:rsidRPr="00000000">
            <w:rPr>
              <w:rtl w:val="0"/>
            </w:rPr>
          </w:r>
        </w:p>
        <w:p w:rsidR="00000000" w:rsidDel="00000000" w:rsidP="00000000" w:rsidRDefault="00000000" w:rsidRPr="00000000" w14:paraId="0000016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ndkmfsfe6rv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5.4.11 Use of SOCKS</w:t>
              <w:tab/>
              <w:t xml:space="preserve">129</w:t>
            </w:r>
          </w:hyperlink>
          <w:r w:rsidDel="00000000" w:rsidR="00000000" w:rsidRPr="00000000">
            <w:rPr>
              <w:rtl w:val="0"/>
            </w:rPr>
          </w:r>
        </w:p>
        <w:p w:rsidR="00000000" w:rsidDel="00000000" w:rsidP="00000000" w:rsidRDefault="00000000" w:rsidRPr="00000000" w14:paraId="0000016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e16slc3oya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 Security profiles</w:t>
              <w:tab/>
              <w:t xml:space="preserve">130</w:t>
            </w:r>
          </w:hyperlink>
          <w:r w:rsidDel="00000000" w:rsidR="00000000" w:rsidRPr="00000000">
            <w:rPr>
              <w:rtl w:val="0"/>
            </w:rPr>
          </w:r>
        </w:p>
        <w:p w:rsidR="00000000" w:rsidDel="00000000" w:rsidP="00000000" w:rsidRDefault="00000000" w:rsidRPr="00000000" w14:paraId="0000016A">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kfs4hgl2fw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5.4.12.1 Clear communication profile</w:t>
              <w:tab/>
              <w:t xml:space="preserve">130</w:t>
            </w:r>
          </w:hyperlink>
          <w:r w:rsidDel="00000000" w:rsidR="00000000" w:rsidRPr="00000000">
            <w:rPr>
              <w:rtl w:val="0"/>
            </w:rPr>
          </w:r>
        </w:p>
        <w:p w:rsidR="00000000" w:rsidDel="00000000" w:rsidP="00000000" w:rsidRDefault="00000000" w:rsidRPr="00000000" w14:paraId="0000016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z2enj073z0k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5.4.12.2 Secured network communication profile</w:t>
              <w:tab/>
              <w:t xml:space="preserve">130</w:t>
            </w:r>
          </w:hyperlink>
          <w:r w:rsidDel="00000000" w:rsidR="00000000" w:rsidRPr="00000000">
            <w:rPr>
              <w:rtl w:val="0"/>
            </w:rPr>
          </w:r>
        </w:p>
        <w:p w:rsidR="00000000" w:rsidDel="00000000" w:rsidP="00000000" w:rsidRDefault="00000000" w:rsidRPr="00000000" w14:paraId="0000016C">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imbujrr2hq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5.4.12.3 Secured transport profile</w:t>
              <w:tab/>
              <w:t xml:space="preserve">130</w:t>
            </w:r>
          </w:hyperlink>
          <w:r w:rsidDel="00000000" w:rsidR="00000000" w:rsidRPr="00000000">
            <w:rPr>
              <w:rtl w:val="0"/>
            </w:rPr>
          </w:r>
        </w:p>
        <w:p w:rsidR="00000000" w:rsidDel="00000000" w:rsidP="00000000" w:rsidRDefault="00000000" w:rsidRPr="00000000" w14:paraId="0000016D">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5h0rls4zwxe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5.4.12.4 Industry specific security profiles</w:t>
              <w:tab/>
              <w:t xml:space="preserve">130</w:t>
            </w:r>
          </w:hyperlink>
          <w:r w:rsidDel="00000000" w:rsidR="00000000" w:rsidRPr="00000000">
            <w:rPr>
              <w:rtl w:val="0"/>
            </w:rPr>
          </w:r>
        </w:p>
        <w:p w:rsidR="00000000" w:rsidDel="00000000" w:rsidP="00000000" w:rsidRDefault="00000000" w:rsidRPr="00000000" w14:paraId="0000016E">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k82xt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6 Conformance</w:t>
              <w:tab/>
              <w:t xml:space="preserve">131</w:t>
            </w:r>
          </w:hyperlink>
          <w:r w:rsidDel="00000000" w:rsidR="00000000" w:rsidRPr="00000000">
            <w:rPr>
              <w:rtl w:val="0"/>
            </w:rPr>
          </w:r>
        </w:p>
        <w:p w:rsidR="00000000" w:rsidDel="00000000" w:rsidP="00000000" w:rsidRDefault="00000000" w:rsidRPr="00000000" w14:paraId="0000016F">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bc8w7ov5oli4">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A. Acknowledgments</w:t>
              <w:tab/>
              <w:t xml:space="preserve">132</w:t>
            </w:r>
          </w:hyperlink>
          <w:r w:rsidDel="00000000" w:rsidR="00000000" w:rsidRPr="00000000">
            <w:rPr>
              <w:rtl w:val="0"/>
            </w:rPr>
          </w:r>
        </w:p>
        <w:p w:rsidR="00000000" w:rsidDel="00000000" w:rsidP="00000000" w:rsidRDefault="00000000" w:rsidRPr="00000000" w14:paraId="00000170">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low6i83isd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A.1 Special Thanks</w:t>
              <w:tab/>
              <w:t xml:space="preserve">132</w:t>
            </w:r>
          </w:hyperlink>
          <w:r w:rsidDel="00000000" w:rsidR="00000000" w:rsidRPr="00000000">
            <w:rPr>
              <w:rtl w:val="0"/>
            </w:rPr>
          </w:r>
        </w:p>
        <w:p w:rsidR="00000000" w:rsidDel="00000000" w:rsidP="00000000" w:rsidRDefault="00000000" w:rsidRPr="00000000" w14:paraId="00000171">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tdeowwajj1w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A.2 Participants</w:t>
              <w:tab/>
              <w:t xml:space="preserve">132</w:t>
            </w:r>
          </w:hyperlink>
          <w:r w:rsidDel="00000000" w:rsidR="00000000" w:rsidRPr="00000000">
            <w:rPr>
              <w:rtl w:val="0"/>
            </w:rPr>
          </w:r>
        </w:p>
        <w:p w:rsidR="00000000" w:rsidDel="00000000" w:rsidP="00000000" w:rsidRDefault="00000000" w:rsidRPr="00000000" w14:paraId="00000172">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v94r25kxc2g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 B. Mandatory normative statements (informative)</w:t>
              <w:tab/>
              <w:t xml:space="preserve">133</w:t>
            </w:r>
          </w:hyperlink>
          <w:r w:rsidDel="00000000" w:rsidR="00000000" w:rsidRPr="00000000">
            <w:rPr>
              <w:rtl w:val="0"/>
            </w:rPr>
          </w:r>
        </w:p>
        <w:p w:rsidR="00000000" w:rsidDel="00000000" w:rsidP="00000000" w:rsidRDefault="00000000" w:rsidRPr="00000000" w14:paraId="00000173">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xawx99h7jb7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 C. Implementation Guidance (Informative)</w:t>
              <w:tab/>
              <w:t xml:space="preserve">134</w:t>
            </w:r>
          </w:hyperlink>
          <w:r w:rsidDel="00000000" w:rsidR="00000000" w:rsidRPr="00000000">
            <w:rPr>
              <w:rtl w:val="0"/>
            </w:rPr>
          </w:r>
        </w:p>
        <w:p w:rsidR="00000000" w:rsidDel="00000000" w:rsidP="00000000" w:rsidRDefault="00000000" w:rsidRPr="00000000" w14:paraId="00000174">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x64cg1dbuhi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C.1 Example MQTT-SN Architectures</w:t>
              <w:tab/>
              <w:t xml:space="preserve">134</w:t>
            </w:r>
          </w:hyperlink>
          <w:r w:rsidDel="00000000" w:rsidR="00000000" w:rsidRPr="00000000">
            <w:rPr>
              <w:rtl w:val="0"/>
            </w:rPr>
          </w:r>
        </w:p>
        <w:p w:rsidR="00000000" w:rsidDel="00000000" w:rsidP="00000000" w:rsidRDefault="00000000" w:rsidRPr="00000000" w14:paraId="0000017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b4f1fsjt2p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C.1.1 Transparent Gateway</w:t>
              <w:tab/>
              <w:t xml:space="preserve">134</w:t>
            </w:r>
          </w:hyperlink>
          <w:r w:rsidDel="00000000" w:rsidR="00000000" w:rsidRPr="00000000">
            <w:rPr>
              <w:rtl w:val="0"/>
            </w:rPr>
          </w:r>
        </w:p>
        <w:p w:rsidR="00000000" w:rsidDel="00000000" w:rsidP="00000000" w:rsidRDefault="00000000" w:rsidRPr="00000000" w14:paraId="0000017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c0y537komx5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C.1.2 Aggregating Gateway</w:t>
              <w:tab/>
              <w:t xml:space="preserve">135</w:t>
            </w:r>
          </w:hyperlink>
          <w:r w:rsidDel="00000000" w:rsidR="00000000" w:rsidRPr="00000000">
            <w:rPr>
              <w:rtl w:val="0"/>
            </w:rPr>
          </w:r>
        </w:p>
        <w:p w:rsidR="00000000" w:rsidDel="00000000" w:rsidP="00000000" w:rsidRDefault="00000000" w:rsidRPr="00000000" w14:paraId="0000017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ydw0bb14xb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C.1.3 Forwarder</w:t>
              <w:tab/>
              <w:t xml:space="preserve">136</w:t>
            </w:r>
          </w:hyperlink>
          <w:r w:rsidDel="00000000" w:rsidR="00000000" w:rsidRPr="00000000">
            <w:rPr>
              <w:rtl w:val="0"/>
            </w:rPr>
          </w:r>
        </w:p>
        <w:p w:rsidR="00000000" w:rsidDel="00000000" w:rsidP="00000000" w:rsidRDefault="00000000" w:rsidRPr="00000000" w14:paraId="0000017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ss5hrr76r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C.1.4 MQTT-SN Broker</w:t>
              <w:tab/>
              <w:t xml:space="preserve">137</w:t>
            </w:r>
          </w:hyperlink>
          <w:r w:rsidDel="00000000" w:rsidR="00000000" w:rsidRPr="00000000">
            <w:rPr>
              <w:rtl w:val="0"/>
            </w:rPr>
          </w:r>
        </w:p>
        <w:p w:rsidR="00000000" w:rsidDel="00000000" w:rsidP="00000000" w:rsidRDefault="00000000" w:rsidRPr="00000000" w14:paraId="00000179">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ekjvzaoz0k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C.2 Server Congestion</w:t>
              <w:tab/>
              <w:t xml:space="preserve">138</w:t>
            </w:r>
          </w:hyperlink>
          <w:r w:rsidDel="00000000" w:rsidR="00000000" w:rsidRPr="00000000">
            <w:rPr>
              <w:rtl w:val="0"/>
            </w:rPr>
          </w:r>
        </w:p>
        <w:p w:rsidR="00000000" w:rsidDel="00000000" w:rsidP="00000000" w:rsidRDefault="00000000" w:rsidRPr="00000000" w14:paraId="0000017A">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b7gl7rjnh27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C.3 Example Timer and Counter Values</w:t>
              <w:tab/>
              <w:t xml:space="preserve">139</w:t>
            </w:r>
          </w:hyperlink>
          <w:r w:rsidDel="00000000" w:rsidR="00000000" w:rsidRPr="00000000">
            <w:rPr>
              <w:rtl w:val="0"/>
            </w:rPr>
          </w:r>
        </w:p>
        <w:p w:rsidR="00000000" w:rsidDel="00000000" w:rsidP="00000000" w:rsidRDefault="00000000" w:rsidRPr="00000000" w14:paraId="0000017B">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x5dohv2o203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C.4 Exponential Backoff</w:t>
              <w:tab/>
              <w:t xml:space="preserve">140</w:t>
            </w:r>
          </w:hyperlink>
          <w:r w:rsidDel="00000000" w:rsidR="00000000" w:rsidRPr="00000000">
            <w:rPr>
              <w:rtl w:val="0"/>
            </w:rPr>
          </w:r>
        </w:p>
        <w:p w:rsidR="00000000" w:rsidDel="00000000" w:rsidP="00000000" w:rsidRDefault="00000000" w:rsidRPr="00000000" w14:paraId="0000017C">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c2bf5yxnv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C.5 Client State Diagrams</w:t>
              <w:tab/>
              <w:t xml:space="preserve">141</w:t>
            </w:r>
          </w:hyperlink>
          <w:r w:rsidDel="00000000" w:rsidR="00000000" w:rsidRPr="00000000">
            <w:rPr>
              <w:rtl w:val="0"/>
            </w:rPr>
          </w:r>
        </w:p>
        <w:p w:rsidR="00000000" w:rsidDel="00000000" w:rsidP="00000000" w:rsidRDefault="00000000" w:rsidRPr="00000000" w14:paraId="0000017D">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7bsjt8k2wcn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 PUBLISH with QoS -1</w:t>
              <w:tab/>
              <w:t xml:space="preserve">143</w:t>
            </w:r>
          </w:hyperlink>
          <w:r w:rsidDel="00000000" w:rsidR="00000000" w:rsidRPr="00000000">
            <w:rPr>
              <w:rtl w:val="0"/>
            </w:rPr>
          </w:r>
        </w:p>
        <w:p w:rsidR="00000000" w:rsidDel="00000000" w:rsidP="00000000" w:rsidRDefault="00000000" w:rsidRPr="00000000" w14:paraId="0000017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d1955xpjj9q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C.6.1 PUBLISH Header</w:t>
              <w:tab/>
              <w:t xml:space="preserve">143</w:t>
            </w:r>
          </w:hyperlink>
          <w:r w:rsidDel="00000000" w:rsidR="00000000" w:rsidRPr="00000000">
            <w:rPr>
              <w:rtl w:val="0"/>
            </w:rPr>
          </w:r>
        </w:p>
        <w:p w:rsidR="00000000" w:rsidDel="00000000" w:rsidP="00000000" w:rsidRDefault="00000000" w:rsidRPr="00000000" w14:paraId="0000017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z6s5szoqybu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C.6.2 PUBLISH Flags</w:t>
              <w:tab/>
              <w:t xml:space="preserve">143</w:t>
            </w:r>
          </w:hyperlink>
          <w:r w:rsidDel="00000000" w:rsidR="00000000" w:rsidRPr="00000000">
            <w:rPr>
              <w:rtl w:val="0"/>
            </w:rPr>
          </w:r>
        </w:p>
        <w:p w:rsidR="00000000" w:rsidDel="00000000" w:rsidP="00000000" w:rsidRDefault="00000000" w:rsidRPr="00000000" w14:paraId="00000180">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49fswnusgz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C.6.2.1 Topic Type</w:t>
              <w:tab/>
              <w:t xml:space="preserve">144</w:t>
            </w:r>
          </w:hyperlink>
          <w:r w:rsidDel="00000000" w:rsidR="00000000" w:rsidRPr="00000000">
            <w:rPr>
              <w:rtl w:val="0"/>
            </w:rPr>
          </w:r>
        </w:p>
        <w:p w:rsidR="00000000" w:rsidDel="00000000" w:rsidP="00000000" w:rsidRDefault="00000000" w:rsidRPr="00000000" w14:paraId="00000181">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f8v6o4gdlqm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C.6.2.2 QoS</w:t>
              <w:tab/>
              <w:t xml:space="preserve">144</w:t>
            </w:r>
          </w:hyperlink>
          <w:r w:rsidDel="00000000" w:rsidR="00000000" w:rsidRPr="00000000">
            <w:rPr>
              <w:rtl w:val="0"/>
            </w:rPr>
          </w:r>
        </w:p>
        <w:p w:rsidR="00000000" w:rsidDel="00000000" w:rsidP="00000000" w:rsidRDefault="00000000" w:rsidRPr="00000000" w14:paraId="0000018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1um9syapc8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C.6.2.3 DUP</w:t>
              <w:tab/>
              <w:t xml:space="preserve">144</w:t>
            </w:r>
          </w:hyperlink>
          <w:r w:rsidDel="00000000" w:rsidR="00000000" w:rsidRPr="00000000">
            <w:rPr>
              <w:rtl w:val="0"/>
            </w:rPr>
          </w:r>
        </w:p>
        <w:p w:rsidR="00000000" w:rsidDel="00000000" w:rsidP="00000000" w:rsidRDefault="00000000" w:rsidRPr="00000000" w14:paraId="0000018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fdqzktr96rs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C.6.2.4 Retain</w:t>
              <w:tab/>
              <w:t xml:space="preserve">144</w:t>
            </w:r>
          </w:hyperlink>
          <w:r w:rsidDel="00000000" w:rsidR="00000000" w:rsidRPr="00000000">
            <w:rPr>
              <w:rtl w:val="0"/>
            </w:rPr>
          </w:r>
        </w:p>
        <w:p w:rsidR="00000000" w:rsidDel="00000000" w:rsidP="00000000" w:rsidRDefault="00000000" w:rsidRPr="00000000" w14:paraId="0000018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dd4u1anmq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C.6.3 Topic Alias</w:t>
              <w:tab/>
              <w:t xml:space="preserve">144</w:t>
            </w:r>
          </w:hyperlink>
          <w:r w:rsidDel="00000000" w:rsidR="00000000" w:rsidRPr="00000000">
            <w:rPr>
              <w:rtl w:val="0"/>
            </w:rPr>
          </w:r>
        </w:p>
        <w:p w:rsidR="00000000" w:rsidDel="00000000" w:rsidP="00000000" w:rsidRDefault="00000000" w:rsidRPr="00000000" w14:paraId="0000018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pk20o16bg3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C.6.4 Topic Short Name</w:t>
              <w:tab/>
              <w:t xml:space="preserve">144</w:t>
            </w:r>
          </w:hyperlink>
          <w:r w:rsidDel="00000000" w:rsidR="00000000" w:rsidRPr="00000000">
            <w:rPr>
              <w:rtl w:val="0"/>
            </w:rPr>
          </w:r>
        </w:p>
        <w:p w:rsidR="00000000" w:rsidDel="00000000" w:rsidP="00000000" w:rsidRDefault="00000000" w:rsidRPr="00000000" w14:paraId="0000018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n3kci6se341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C.6.5 Topic Name Length</w:t>
              <w:tab/>
              <w:t xml:space="preserve">144</w:t>
            </w:r>
          </w:hyperlink>
          <w:r w:rsidDel="00000000" w:rsidR="00000000" w:rsidRPr="00000000">
            <w:rPr>
              <w:rtl w:val="0"/>
            </w:rPr>
          </w:r>
        </w:p>
        <w:p w:rsidR="00000000" w:rsidDel="00000000" w:rsidP="00000000" w:rsidRDefault="00000000" w:rsidRPr="00000000" w14:paraId="0000018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fuo62t3iil3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C.6.6 Topic Name</w:t>
              <w:tab/>
              <w:t xml:space="preserve">144</w:t>
            </w:r>
          </w:hyperlink>
          <w:r w:rsidDel="00000000" w:rsidR="00000000" w:rsidRPr="00000000">
            <w:rPr>
              <w:rtl w:val="0"/>
            </w:rPr>
          </w:r>
        </w:p>
        <w:p w:rsidR="00000000" w:rsidDel="00000000" w:rsidP="00000000" w:rsidRDefault="00000000" w:rsidRPr="00000000" w14:paraId="0000018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rzmgvozyfd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C.6.7 Payload</w:t>
              <w:tab/>
              <w:t xml:space="preserve">145</w:t>
            </w:r>
          </w:hyperlink>
          <w:r w:rsidDel="00000000" w:rsidR="00000000" w:rsidRPr="00000000">
            <w:rPr>
              <w:rtl w:val="0"/>
            </w:rPr>
          </w:r>
        </w:p>
        <w:p w:rsidR="00000000" w:rsidDel="00000000" w:rsidP="00000000" w:rsidRDefault="00000000" w:rsidRPr="00000000" w14:paraId="0000018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6351elzwqp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C.6.8 PUBLISH with QoS -1 Actions</w:t>
              <w:tab/>
              <w:t xml:space="preserve">145</w:t>
            </w:r>
          </w:hyperlink>
          <w:r w:rsidDel="00000000" w:rsidR="00000000" w:rsidRPr="00000000">
            <w:rPr>
              <w:rtl w:val="0"/>
            </w:rPr>
          </w:r>
        </w:p>
        <w:p w:rsidR="00000000" w:rsidDel="00000000" w:rsidP="00000000" w:rsidRDefault="00000000" w:rsidRPr="00000000" w14:paraId="0000018A">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ble35c09nw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C.7 Gateway Advertisement and Discovery</w:t>
              <w:tab/>
              <w:t xml:space="preserve">146</w:t>
            </w:r>
          </w:hyperlink>
          <w:r w:rsidDel="00000000" w:rsidR="00000000" w:rsidRPr="00000000">
            <w:rPr>
              <w:rtl w:val="0"/>
            </w:rPr>
          </w:r>
        </w:p>
        <w:p w:rsidR="00000000" w:rsidDel="00000000" w:rsidP="00000000" w:rsidRDefault="00000000" w:rsidRPr="00000000" w14:paraId="0000018B">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ewpzaw2f211a">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D. Revision History (informative)</w:t>
              <w:tab/>
              <w:t xml:space="preserve">148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8C">
      <w:pPr>
        <w:rPr>
          <w:rFonts w:ascii="Arial" w:cs="Arial" w:eastAsia="Arial" w:hAnsi="Arial"/>
        </w:rPr>
        <w:sectPr>
          <w:headerReference r:id="rId37" w:type="default"/>
          <w:headerReference r:id="rId38" w:type="first"/>
          <w:footerReference r:id="rId39" w:type="default"/>
          <w:footerReference r:id="rId40" w:type="first"/>
          <w:pgSz w:h="15840" w:w="12240" w:orient="portrait"/>
          <w:pgMar w:bottom="720" w:top="1440" w:left="1440" w:right="1440" w:header="720" w:footer="418"/>
          <w:lnNumType w:countBy="1" w:start="0" w:restart="continuous"/>
          <w:pgNumType w:start="1"/>
          <w:titlePg w:val="1"/>
        </w:sectPr>
      </w:pPr>
      <w:bookmarkStart w:colFirst="0" w:colLast="0" w:name="_heading=h.tyjcwt" w:id="3"/>
      <w:bookmarkEnd w:id="3"/>
      <w:r w:rsidDel="00000000" w:rsidR="00000000" w:rsidRPr="00000000">
        <w:rPr>
          <w:rtl w:val="0"/>
        </w:rPr>
      </w:r>
    </w:p>
    <w:p w:rsidR="00000000" w:rsidDel="00000000" w:rsidP="00000000" w:rsidRDefault="00000000" w:rsidRPr="00000000" w14:paraId="0000018D">
      <w:pPr>
        <w:pStyle w:val="Heading1"/>
        <w:ind w:left="0" w:firstLine="0"/>
        <w:rPr/>
      </w:pPr>
      <w:bookmarkStart w:colFirst="0" w:colLast="0" w:name="_heading=h.3dy6vkm" w:id="4"/>
      <w:bookmarkEnd w:id="4"/>
      <w:r w:rsidDel="00000000" w:rsidR="00000000" w:rsidRPr="00000000">
        <w:rPr>
          <w:rtl w:val="0"/>
        </w:rPr>
        <w:t xml:space="preserve">1 Introduction</w:t>
      </w:r>
    </w:p>
    <w:p w:rsidR="00000000" w:rsidDel="00000000" w:rsidP="00000000" w:rsidRDefault="00000000" w:rsidRPr="00000000" w14:paraId="0000018E">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All text is normative unless otherwise labeled</w:t>
      </w:r>
      <w:r w:rsidDel="00000000" w:rsidR="00000000" w:rsidRPr="00000000">
        <w:rPr>
          <w:rFonts w:ascii="Arial" w:cs="Arial" w:eastAsia="Arial" w:hAnsi="Arial"/>
          <w:rtl w:val="0"/>
        </w:rPr>
        <w:t xml:space="preserve">]</w:t>
      </w:r>
    </w:p>
    <w:p w:rsidR="00000000" w:rsidDel="00000000" w:rsidP="00000000" w:rsidRDefault="00000000" w:rsidRPr="00000000" w14:paraId="0000018F">
      <w:pPr>
        <w:pStyle w:val="Heading2"/>
        <w:keepNext w:val="0"/>
        <w:pBdr>
          <w:top w:color="auto" w:space="0" w:sz="0" w:val="none"/>
        </w:pBdr>
        <w:spacing w:after="80" w:before="360" w:lineRule="auto"/>
        <w:ind w:left="-15" w:firstLine="0"/>
        <w:rPr/>
      </w:pPr>
      <w:bookmarkStart w:colFirst="0" w:colLast="0" w:name="_heading=h.uokut45h8sy1" w:id="5"/>
      <w:bookmarkEnd w:id="5"/>
      <w:r w:rsidDel="00000000" w:rsidR="00000000" w:rsidRPr="00000000">
        <w:rPr>
          <w:rtl w:val="0"/>
        </w:rPr>
        <w:t xml:space="preserve">1.0 Intellectual property rights policy</w:t>
      </w:r>
    </w:p>
    <w:p w:rsidR="00000000" w:rsidDel="00000000" w:rsidP="00000000" w:rsidRDefault="00000000" w:rsidRPr="00000000" w14:paraId="00000190">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specification is provided under the</w:t>
      </w:r>
      <w:hyperlink r:id="rId41">
        <w:r w:rsidDel="00000000" w:rsidR="00000000" w:rsidRPr="00000000">
          <w:rPr>
            <w:rFonts w:ascii="Arial" w:cs="Arial" w:eastAsia="Arial" w:hAnsi="Arial"/>
            <w:sz w:val="22"/>
            <w:szCs w:val="22"/>
            <w:rtl w:val="0"/>
          </w:rPr>
          <w:t xml:space="preserve"> </w:t>
        </w:r>
      </w:hyperlink>
      <w:hyperlink r:id="rId42">
        <w:r w:rsidDel="00000000" w:rsidR="00000000" w:rsidRPr="00000000">
          <w:rPr>
            <w:rFonts w:ascii="Arial" w:cs="Arial" w:eastAsia="Arial" w:hAnsi="Arial"/>
            <w:color w:val="1155cc"/>
            <w:sz w:val="22"/>
            <w:szCs w:val="22"/>
            <w:u w:val="single"/>
            <w:rtl w:val="0"/>
          </w:rPr>
          <w:t xml:space="preserve">Non-Assertion</w:t>
        </w:r>
      </w:hyperlink>
      <w:r w:rsidDel="00000000" w:rsidR="00000000" w:rsidRPr="00000000">
        <w:rPr>
          <w:rFonts w:ascii="Arial" w:cs="Arial" w:eastAsia="Arial" w:hAnsi="Arial"/>
          <w:sz w:val="22"/>
          <w:szCs w:val="22"/>
          <w:rtl w:val="0"/>
        </w:rPr>
        <w:t xml:space="preserve"> Mode of the</w:t>
      </w:r>
      <w:hyperlink r:id="rId43">
        <w:r w:rsidDel="00000000" w:rsidR="00000000" w:rsidRPr="00000000">
          <w:rPr>
            <w:rFonts w:ascii="Arial" w:cs="Arial" w:eastAsia="Arial" w:hAnsi="Arial"/>
            <w:sz w:val="22"/>
            <w:szCs w:val="22"/>
            <w:rtl w:val="0"/>
          </w:rPr>
          <w:t xml:space="preserve"> </w:t>
        </w:r>
      </w:hyperlink>
      <w:hyperlink r:id="rId44">
        <w:r w:rsidDel="00000000" w:rsidR="00000000" w:rsidRPr="00000000">
          <w:rPr>
            <w:rFonts w:ascii="Arial" w:cs="Arial" w:eastAsia="Arial" w:hAnsi="Arial"/>
            <w:color w:val="1155cc"/>
            <w:sz w:val="22"/>
            <w:szCs w:val="22"/>
            <w:u w:val="single"/>
            <w:rtl w:val="0"/>
          </w:rPr>
          <w:t xml:space="preserve">OASIS IPR Policy</w:t>
        </w:r>
      </w:hyperlink>
      <w:r w:rsidDel="00000000" w:rsidR="00000000" w:rsidRPr="00000000">
        <w:rPr>
          <w:rFonts w:ascii="Arial" w:cs="Arial" w:eastAsia="Arial" w:hAnsi="Arial"/>
          <w:sz w:val="22"/>
          <w:szCs w:val="22"/>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45">
        <w:r w:rsidDel="00000000" w:rsidR="00000000" w:rsidRPr="00000000">
          <w:rPr>
            <w:rFonts w:ascii="Arial" w:cs="Arial" w:eastAsia="Arial" w:hAnsi="Arial"/>
            <w:color w:val="1155cc"/>
            <w:sz w:val="22"/>
            <w:szCs w:val="22"/>
            <w:u w:val="single"/>
            <w:rtl w:val="0"/>
          </w:rPr>
          <w:t xml:space="preserve">https://www.oasis-open.org/committees/mqtt/ipr.php</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91">
      <w:pPr>
        <w:pStyle w:val="Heading2"/>
        <w:ind w:left="0" w:firstLine="0"/>
        <w:rPr/>
      </w:pPr>
      <w:bookmarkStart w:colFirst="0" w:colLast="0" w:name="_heading=h.v5qicb1pcnem" w:id="6"/>
      <w:bookmarkEnd w:id="6"/>
      <w:r w:rsidDel="00000000" w:rsidR="00000000" w:rsidRPr="00000000">
        <w:rPr>
          <w:rtl w:val="0"/>
        </w:rPr>
        <w:t xml:space="preserve">1.1 Changes from earlier Versions</w:t>
      </w:r>
    </w:p>
    <w:p w:rsidR="00000000" w:rsidDel="00000000" w:rsidP="00000000" w:rsidRDefault="00000000" w:rsidRPr="00000000" w14:paraId="00000192">
      <w:pPr>
        <w:spacing w:after="120" w:before="0" w:lineRule="auto"/>
        <w:rPr>
          <w:rFonts w:ascii="Arial" w:cs="Arial" w:eastAsia="Arial" w:hAnsi="Arial"/>
          <w:color w:val="000000"/>
        </w:rPr>
      </w:pPr>
      <w:r w:rsidDel="00000000" w:rsidR="00000000" w:rsidRPr="00000000">
        <w:rPr>
          <w:color w:val="000000"/>
          <w:rtl w:val="0"/>
        </w:rPr>
        <w:t xml:space="preserve">Here is</w:t>
      </w:r>
      <w:r w:rsidDel="00000000" w:rsidR="00000000" w:rsidRPr="00000000">
        <w:rPr>
          <w:rFonts w:ascii="Arial" w:cs="Arial" w:eastAsia="Arial" w:hAnsi="Arial"/>
          <w:color w:val="000000"/>
          <w:rtl w:val="0"/>
        </w:rPr>
        <w:t xml:space="preserve"> a description of significant differences from previously published, differently numbered Versions of this specification</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193">
      <w:pPr>
        <w:pStyle w:val="Heading3"/>
        <w:ind w:left="0" w:firstLine="0"/>
        <w:rPr>
          <w:rFonts w:ascii="Arial" w:cs="Arial" w:eastAsia="Arial" w:hAnsi="Arial"/>
        </w:rPr>
      </w:pPr>
      <w:bookmarkStart w:colFirst="0" w:colLast="0" w:name="_heading=h.5u7dbejbytfw" w:id="7"/>
      <w:bookmarkEnd w:id="7"/>
      <w:r w:rsidDel="00000000" w:rsidR="00000000" w:rsidRPr="00000000">
        <w:rPr>
          <w:rFonts w:ascii="Arial" w:cs="Arial" w:eastAsia="Arial" w:hAnsi="Arial"/>
          <w:rtl w:val="0"/>
        </w:rPr>
        <w:t xml:space="preserve">1.1.1 MQTT-SN 1.2</w:t>
      </w:r>
    </w:p>
    <w:p w:rsidR="00000000" w:rsidDel="00000000" w:rsidP="00000000" w:rsidRDefault="00000000" w:rsidRPr="00000000" w14:paraId="00000194">
      <w:pPr>
        <w:numPr>
          <w:ilvl w:val="0"/>
          <w:numId w:val="65"/>
        </w:numPr>
        <w:spacing w:after="0" w:afterAutospacing="0"/>
        <w:ind w:left="720" w:hanging="360"/>
        <w:rPr>
          <w:rFonts w:ascii="Arial" w:cs="Arial" w:eastAsia="Arial" w:hAnsi="Arial"/>
          <w:u w:val="none"/>
        </w:rPr>
      </w:pPr>
      <w:r w:rsidDel="00000000" w:rsidR="00000000" w:rsidRPr="00000000">
        <w:rPr>
          <w:rtl w:val="0"/>
        </w:rPr>
        <w:t xml:space="preserve">Some terminology has been changed to match MQTT 5.0. For example:</w:t>
      </w:r>
    </w:p>
    <w:p w:rsidR="00000000" w:rsidDel="00000000" w:rsidP="00000000" w:rsidRDefault="00000000" w:rsidRPr="00000000" w14:paraId="00000195">
      <w:pPr>
        <w:numPr>
          <w:ilvl w:val="1"/>
          <w:numId w:val="65"/>
        </w:numPr>
        <w:spacing w:after="0" w:afterAutospacing="0" w:before="0" w:beforeAutospacing="0"/>
        <w:ind w:left="1440" w:hanging="360"/>
        <w:rPr>
          <w:u w:val="none"/>
        </w:rPr>
      </w:pPr>
      <w:r w:rsidDel="00000000" w:rsidR="00000000" w:rsidRPr="00000000">
        <w:rPr>
          <w:rtl w:val="0"/>
        </w:rPr>
        <w:t xml:space="preserve">Topic Id becomes Topic Alias</w:t>
      </w:r>
    </w:p>
    <w:p w:rsidR="00000000" w:rsidDel="00000000" w:rsidP="00000000" w:rsidRDefault="00000000" w:rsidRPr="00000000" w14:paraId="00000196">
      <w:pPr>
        <w:numPr>
          <w:ilvl w:val="1"/>
          <w:numId w:val="65"/>
        </w:numPr>
        <w:spacing w:after="0" w:afterAutospacing="0" w:before="0" w:beforeAutospacing="0"/>
        <w:ind w:left="1440" w:hanging="360"/>
        <w:rPr>
          <w:u w:val="none"/>
        </w:rPr>
      </w:pPr>
      <w:r w:rsidDel="00000000" w:rsidR="00000000" w:rsidRPr="00000000">
        <w:rPr>
          <w:rtl w:val="0"/>
        </w:rPr>
        <w:t xml:space="preserve">Message Id becomes Packet Identifier</w:t>
      </w:r>
    </w:p>
    <w:p w:rsidR="00000000" w:rsidDel="00000000" w:rsidP="00000000" w:rsidRDefault="00000000" w:rsidRPr="00000000" w14:paraId="00000197">
      <w:pPr>
        <w:numPr>
          <w:ilvl w:val="1"/>
          <w:numId w:val="65"/>
        </w:numPr>
        <w:spacing w:after="0" w:afterAutospacing="0" w:before="0" w:beforeAutospacing="0"/>
        <w:ind w:left="1440" w:hanging="360"/>
        <w:rPr>
          <w:u w:val="none"/>
        </w:rPr>
      </w:pPr>
      <w:r w:rsidDel="00000000" w:rsidR="00000000" w:rsidRPr="00000000">
        <w:rPr>
          <w:rtl w:val="0"/>
        </w:rPr>
        <w:t xml:space="preserve">Message Type becomes Packet Type</w:t>
      </w:r>
    </w:p>
    <w:p w:rsidR="00000000" w:rsidDel="00000000" w:rsidP="00000000" w:rsidRDefault="00000000" w:rsidRPr="00000000" w14:paraId="00000198">
      <w:pPr>
        <w:numPr>
          <w:ilvl w:val="0"/>
          <w:numId w:val="65"/>
        </w:numPr>
        <w:spacing w:after="0" w:afterAutospacing="0" w:before="0" w:beforeAutospacing="0"/>
        <w:ind w:left="720" w:hanging="360"/>
        <w:rPr>
          <w:u w:val="none"/>
        </w:rPr>
      </w:pPr>
      <w:r w:rsidDel="00000000" w:rsidR="00000000" w:rsidRPr="00000000">
        <w:rPr>
          <w:rtl w:val="0"/>
        </w:rPr>
        <w:t xml:space="preserve">The concept of Virtual Connection has been introduced, corresponding to the TCP connection of MQTT.</w:t>
      </w:r>
    </w:p>
    <w:p w:rsidR="00000000" w:rsidDel="00000000" w:rsidP="00000000" w:rsidRDefault="00000000" w:rsidRPr="00000000" w14:paraId="00000199">
      <w:pPr>
        <w:numPr>
          <w:ilvl w:val="0"/>
          <w:numId w:val="65"/>
        </w:numPr>
        <w:spacing w:after="0" w:afterAutospacing="0" w:before="0" w:beforeAutospacing="0"/>
        <w:ind w:left="720" w:hanging="360"/>
        <w:rPr>
          <w:rFonts w:ascii="Arial" w:cs="Arial" w:eastAsia="Arial" w:hAnsi="Arial"/>
          <w:u w:val="none"/>
        </w:rPr>
      </w:pPr>
      <w:r w:rsidDel="00000000" w:rsidR="00000000" w:rsidRPr="00000000">
        <w:rPr>
          <w:rtl w:val="0"/>
        </w:rPr>
        <w:t xml:space="preserve">The Will Message Packets are removed - setting the Will Message is now done in the CONNECT Packet, as in MQTT.</w:t>
      </w:r>
    </w:p>
    <w:p w:rsidR="00000000" w:rsidDel="00000000" w:rsidP="00000000" w:rsidRDefault="00000000" w:rsidRPr="00000000" w14:paraId="0000019A">
      <w:pPr>
        <w:numPr>
          <w:ilvl w:val="0"/>
          <w:numId w:val="65"/>
        </w:numPr>
        <w:spacing w:after="0" w:afterAutospacing="0" w:before="0" w:beforeAutospacing="0"/>
        <w:ind w:left="720" w:hanging="360"/>
        <w:rPr>
          <w:u w:val="none"/>
        </w:rPr>
      </w:pPr>
      <w:r w:rsidDel="00000000" w:rsidR="00000000" w:rsidRPr="00000000">
        <w:rPr>
          <w:rtl w:val="0"/>
        </w:rPr>
        <w:t xml:space="preserve">The Enhanced Authentication of MQTT 5.0 is supported in CONNECT and CONNACK, and the introduction of the AUTH Packet.</w:t>
      </w:r>
    </w:p>
    <w:p w:rsidR="00000000" w:rsidDel="00000000" w:rsidP="00000000" w:rsidRDefault="00000000" w:rsidRPr="00000000" w14:paraId="0000019B">
      <w:pPr>
        <w:numPr>
          <w:ilvl w:val="0"/>
          <w:numId w:val="65"/>
        </w:numPr>
        <w:spacing w:after="0" w:afterAutospacing="0" w:before="0" w:beforeAutospacing="0"/>
        <w:ind w:left="720" w:hanging="360"/>
        <w:rPr>
          <w:u w:val="none"/>
        </w:rPr>
      </w:pPr>
      <w:r w:rsidDel="00000000" w:rsidR="00000000" w:rsidRPr="00000000">
        <w:rPr>
          <w:rtl w:val="0"/>
        </w:rPr>
        <w:t xml:space="preserve">The </w:t>
      </w:r>
      <w:r w:rsidDel="00000000" w:rsidR="00000000" w:rsidRPr="00000000">
        <w:rPr>
          <w:i w:val="1"/>
          <w:rtl w:val="0"/>
        </w:rPr>
        <w:t xml:space="preserve">going to sleep</w:t>
      </w:r>
      <w:r w:rsidDel="00000000" w:rsidR="00000000" w:rsidRPr="00000000">
        <w:rPr>
          <w:rtl w:val="0"/>
        </w:rPr>
        <w:t xml:space="preserve"> function of DISCONNECT is now the responsibility of a separate Packet - SLEEPREQ, and the response SLEEPRESP. As a result, DISCONNECT never has a response.</w:t>
      </w:r>
    </w:p>
    <w:p w:rsidR="00000000" w:rsidDel="00000000" w:rsidP="00000000" w:rsidRDefault="00000000" w:rsidRPr="00000000" w14:paraId="0000019C">
      <w:pPr>
        <w:numPr>
          <w:ilvl w:val="0"/>
          <w:numId w:val="65"/>
        </w:numPr>
        <w:spacing w:after="0" w:afterAutospacing="0" w:before="0" w:beforeAutospacing="0"/>
        <w:ind w:left="720" w:hanging="360"/>
        <w:rPr>
          <w:u w:val="none"/>
        </w:rPr>
      </w:pPr>
      <w:r w:rsidDel="00000000" w:rsidR="00000000" w:rsidRPr="00000000">
        <w:rPr>
          <w:rtl w:val="0"/>
        </w:rPr>
        <w:t xml:space="preserve">The Short Topic Name has been removed - all </w:t>
      </w:r>
      <w:r w:rsidDel="00000000" w:rsidR="00000000" w:rsidRPr="00000000">
        <w:rPr>
          <w:rtl w:val="0"/>
        </w:rPr>
        <w:t xml:space="preserve">publish</w:t>
      </w:r>
      <w:r w:rsidDel="00000000" w:rsidR="00000000" w:rsidRPr="00000000">
        <w:rPr>
          <w:rtl w:val="0"/>
        </w:rPr>
        <w:t xml:space="preserve"> packets now support full Topic Names as well as Topic Aliases.</w:t>
      </w:r>
    </w:p>
    <w:p w:rsidR="00000000" w:rsidDel="00000000" w:rsidP="00000000" w:rsidRDefault="00000000" w:rsidRPr="00000000" w14:paraId="0000019D">
      <w:pPr>
        <w:numPr>
          <w:ilvl w:val="0"/>
          <w:numId w:val="65"/>
        </w:numPr>
        <w:spacing w:after="0" w:afterAutospacing="0" w:before="0" w:beforeAutospacing="0"/>
        <w:ind w:left="720" w:hanging="360"/>
        <w:rPr>
          <w:u w:val="none"/>
        </w:rPr>
      </w:pPr>
      <w:r w:rsidDel="00000000" w:rsidR="00000000" w:rsidRPr="00000000">
        <w:rPr>
          <w:rtl w:val="0"/>
        </w:rPr>
        <w:t xml:space="preserve">All responses allow a Reason Code to be returned. DISCONNECT also allows a Reason String for enhanced diagnostics. A set of Reason Codes and their use is included. </w:t>
      </w:r>
    </w:p>
    <w:p w:rsidR="00000000" w:rsidDel="00000000" w:rsidP="00000000" w:rsidRDefault="00000000" w:rsidRPr="00000000" w14:paraId="0000019E">
      <w:pPr>
        <w:numPr>
          <w:ilvl w:val="0"/>
          <w:numId w:val="65"/>
        </w:numPr>
        <w:spacing w:after="0" w:afterAutospacing="0" w:before="0" w:beforeAutospacing="0"/>
        <w:ind w:left="720" w:hanging="360"/>
        <w:rPr>
          <w:u w:val="none"/>
        </w:rPr>
      </w:pPr>
      <w:r w:rsidDel="00000000" w:rsidR="00000000" w:rsidRPr="00000000">
        <w:rPr>
          <w:rtl w:val="0"/>
        </w:rPr>
        <w:t xml:space="preserve">Inspired by OSCORE, a Protection Encapsulation is introduced to provide lightweight authentication and encryption.</w:t>
      </w:r>
    </w:p>
    <w:p w:rsidR="00000000" w:rsidDel="00000000" w:rsidP="00000000" w:rsidRDefault="00000000" w:rsidRPr="00000000" w14:paraId="0000019F">
      <w:pPr>
        <w:numPr>
          <w:ilvl w:val="0"/>
          <w:numId w:val="65"/>
        </w:numPr>
        <w:spacing w:before="0" w:beforeAutospacing="0"/>
        <w:ind w:left="720" w:hanging="360"/>
        <w:rPr>
          <w:u w:val="none"/>
        </w:rPr>
      </w:pPr>
      <w:r w:rsidDel="00000000" w:rsidR="00000000" w:rsidRPr="00000000">
        <w:rPr>
          <w:rtl w:val="0"/>
        </w:rPr>
        <w:t xml:space="preserve">Session Expiry, Maximum Packet Size, Assigned Client Identifier and Subscribe Options (No Local, Retain Handling, Retain as Published) have been adopted from MQTT.</w:t>
      </w:r>
    </w:p>
    <w:p w:rsidR="00000000" w:rsidDel="00000000" w:rsidP="00000000" w:rsidRDefault="00000000" w:rsidRPr="00000000" w14:paraId="000001A0">
      <w:pPr>
        <w:pStyle w:val="Heading2"/>
        <w:ind w:left="0" w:firstLine="0"/>
        <w:rPr>
          <w:rFonts w:ascii="Arial" w:cs="Arial" w:eastAsia="Arial" w:hAnsi="Arial"/>
        </w:rPr>
      </w:pPr>
      <w:bookmarkStart w:colFirst="0" w:colLast="0" w:name="_heading=h.4d34og8" w:id="8"/>
      <w:bookmarkEnd w:id="8"/>
      <w:r w:rsidDel="00000000" w:rsidR="00000000" w:rsidRPr="00000000">
        <w:rPr>
          <w:rtl w:val="0"/>
        </w:rPr>
        <w:t xml:space="preserve">1.2 </w:t>
      </w:r>
      <w:r w:rsidDel="00000000" w:rsidR="00000000" w:rsidRPr="00000000">
        <w:rPr>
          <w:rFonts w:ascii="Arial" w:cs="Arial" w:eastAsia="Arial" w:hAnsi="Arial"/>
          <w:rtl w:val="0"/>
        </w:rPr>
        <w:t xml:space="preserve">Organization of the MQTT-SN specification</w:t>
      </w:r>
    </w:p>
    <w:p w:rsidR="00000000" w:rsidDel="00000000" w:rsidP="00000000" w:rsidRDefault="00000000" w:rsidRPr="00000000" w14:paraId="000001A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specification is split into six chapters:</w:t>
      </w:r>
    </w:p>
    <w:p w:rsidR="00000000" w:rsidDel="00000000" w:rsidP="00000000" w:rsidRDefault="00000000" w:rsidRPr="00000000" w14:paraId="000001A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80" w:line="276" w:lineRule="auto"/>
        <w:ind w:left="900" w:right="0" w:hanging="360"/>
        <w:jc w:val="left"/>
        <w:rPr>
          <w:rFonts w:ascii="Arial" w:cs="Arial" w:eastAsia="Arial" w:hAnsi="Arial"/>
          <w:b w:val="0"/>
          <w:i w:val="0"/>
          <w:smallCaps w:val="0"/>
          <w:strike w:val="0"/>
          <w:color w:val="000000"/>
          <w:sz w:val="22"/>
          <w:szCs w:val="22"/>
          <w:shd w:fill="auto" w:val="clear"/>
          <w:vertAlign w:val="baseline"/>
        </w:rPr>
      </w:pPr>
      <w:bookmarkStart w:colFirst="0" w:colLast="0" w:name="_heading=h.2s8eyo1" w:id="9"/>
      <w:bookmarkEnd w:id="9"/>
      <w:hyperlink w:anchor="_heading=h.2bxgwv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 Introduction</w:t>
        <w:tab/>
        <w:t xml:space="preserve"> </w:t>
      </w:r>
    </w:p>
    <w:p w:rsidR="00000000" w:rsidDel="00000000" w:rsidP="00000000" w:rsidRDefault="00000000" w:rsidRPr="00000000" w14:paraId="000001A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2 – MQTT-SN Control Packet format</w:t>
      </w:r>
    </w:p>
    <w:p w:rsidR="00000000" w:rsidDel="00000000" w:rsidP="00000000" w:rsidRDefault="00000000" w:rsidRPr="00000000" w14:paraId="000001A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3 – MQTT-SN Control Packet</w:t>
      </w:r>
      <w:r w:rsidDel="00000000" w:rsidR="00000000" w:rsidRPr="00000000">
        <w:rPr>
          <w:rFonts w:ascii="Arial" w:cs="Arial" w:eastAsia="Arial" w:hAnsi="Arial"/>
          <w:color w:val="000000"/>
          <w:sz w:val="22"/>
          <w:szCs w:val="22"/>
          <w:shd w:fill="auto" w:val="clear"/>
          <w:rtl w:val="0"/>
        </w:rPr>
        <w:t xml:space="preserve">s</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4 – Operational Behavior</w:t>
      </w:r>
    </w:p>
    <w:p w:rsidR="00000000" w:rsidDel="00000000" w:rsidP="00000000" w:rsidRDefault="00000000" w:rsidRPr="00000000" w14:paraId="000001A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Chapter 5 - Security</w:t>
      </w:r>
    </w:p>
    <w:p w:rsidR="00000000" w:rsidDel="00000000" w:rsidP="00000000" w:rsidRDefault="00000000" w:rsidRPr="00000000" w14:paraId="000001A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80" w:before="0" w:line="276" w:lineRule="auto"/>
        <w:ind w:left="90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6 – Conformance</w:t>
      </w:r>
      <w:r w:rsidDel="00000000" w:rsidR="00000000" w:rsidRPr="00000000">
        <w:rPr>
          <w:rtl w:val="0"/>
        </w:rPr>
      </w:r>
    </w:p>
    <w:p w:rsidR="00000000" w:rsidDel="00000000" w:rsidP="00000000" w:rsidRDefault="00000000" w:rsidRPr="00000000" w14:paraId="000001A8">
      <w:pPr>
        <w:pStyle w:val="Heading2"/>
        <w:ind w:left="0" w:firstLine="0"/>
        <w:rPr>
          <w:rFonts w:ascii="Arial" w:cs="Arial" w:eastAsia="Arial" w:hAnsi="Arial"/>
        </w:rPr>
      </w:pPr>
      <w:bookmarkStart w:colFirst="0" w:colLast="0" w:name="_heading=h.17dp8vu" w:id="10"/>
      <w:bookmarkEnd w:id="10"/>
      <w:r w:rsidDel="00000000" w:rsidR="00000000" w:rsidRPr="00000000">
        <w:rPr>
          <w:rFonts w:ascii="Arial" w:cs="Arial" w:eastAsia="Arial" w:hAnsi="Arial"/>
          <w:rtl w:val="0"/>
        </w:rPr>
        <w:t xml:space="preserve">1.3 </w:t>
      </w:r>
      <w:r w:rsidDel="00000000" w:rsidR="00000000" w:rsidRPr="00000000">
        <w:rPr>
          <w:rtl w:val="0"/>
        </w:rPr>
        <w:t xml:space="preserve">Terminology</w:t>
      </w:r>
      <w:r w:rsidDel="00000000" w:rsidR="00000000" w:rsidRPr="00000000">
        <w:rPr>
          <w:rtl w:val="0"/>
        </w:rPr>
      </w:r>
    </w:p>
    <w:p w:rsidR="00000000" w:rsidDel="00000000" w:rsidP="00000000" w:rsidRDefault="00000000" w:rsidRPr="00000000" w14:paraId="000001A9">
      <w:pPr>
        <w:spacing w:after="240" w:before="240" w:lineRule="auto"/>
        <w:rPr>
          <w:rFonts w:ascii="Arial" w:cs="Arial" w:eastAsia="Arial" w:hAnsi="Arial"/>
          <w:b w:val="1"/>
        </w:rPr>
      </w:pPr>
      <w:bookmarkStart w:colFirst="0" w:colLast="0" w:name="_heading=h.3rdcrjn" w:id="11"/>
      <w:bookmarkEnd w:id="11"/>
      <w:r w:rsidDel="00000000" w:rsidR="00000000" w:rsidRPr="00000000">
        <w:rPr>
          <w:rFonts w:ascii="Arial" w:cs="Arial" w:eastAsia="Arial" w:hAnsi="Arial"/>
          <w:rtl w:val="0"/>
        </w:rPr>
        <w:t xml:space="preserve">The keywords "MUST", "MUST NOT", "REQUIRED", "SHALL", "SHALL NOT", "SHOULD", "SHOULD NOT", "RECOMMENDED", "MAY", and "OPTIONAL" in this specification are to be interpreted as described in IETF RFC 2119 </w:t>
      </w:r>
      <w:r w:rsidDel="00000000" w:rsidR="00000000" w:rsidRPr="00000000">
        <w:rPr>
          <w:rFonts w:ascii="Arial" w:cs="Arial" w:eastAsia="Arial" w:hAnsi="Arial"/>
          <w:color w:val="0000ee"/>
          <w:rtl w:val="0"/>
        </w:rPr>
        <w:t xml:space="preserve">[RFC2119]</w:t>
      </w:r>
      <w:r w:rsidDel="00000000" w:rsidR="00000000" w:rsidRPr="00000000">
        <w:rPr>
          <w:rFonts w:ascii="Arial" w:cs="Arial" w:eastAsia="Arial" w:hAnsi="Arial"/>
          <w:rtl w:val="0"/>
        </w:rPr>
        <w:t xml:space="preserve">, except where they appear in text that is marked as non-normative.</w:t>
      </w:r>
      <w:r w:rsidDel="00000000" w:rsidR="00000000" w:rsidRPr="00000000">
        <w:rPr>
          <w:rtl w:val="0"/>
        </w:rPr>
      </w:r>
    </w:p>
    <w:p w:rsidR="00000000" w:rsidDel="00000000" w:rsidP="00000000" w:rsidRDefault="00000000" w:rsidRPr="00000000" w14:paraId="000001AA">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Datagram:</w:t>
      </w:r>
    </w:p>
    <w:p w:rsidR="00000000" w:rsidDel="00000000" w:rsidP="00000000" w:rsidRDefault="00000000" w:rsidRPr="00000000" w14:paraId="000001AB">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independent, self-contained sequence of bytes. If received, the contents of a datagram must be correct.</w:t>
      </w:r>
    </w:p>
    <w:p w:rsidR="00000000" w:rsidDel="00000000" w:rsidP="00000000" w:rsidRDefault="00000000" w:rsidRPr="00000000" w14:paraId="000001AC">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Underlying Network:</w:t>
      </w:r>
    </w:p>
    <w:p w:rsidR="00000000" w:rsidDel="00000000" w:rsidP="00000000" w:rsidRDefault="00000000" w:rsidRPr="00000000" w14:paraId="000001AD">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underlying network which provides the means to send datagrams from one </w:t>
      </w:r>
      <w:r w:rsidDel="00000000" w:rsidR="00000000" w:rsidRPr="00000000">
        <w:rPr>
          <w:color w:val="000000"/>
          <w:shd w:fill="auto" w:val="clear"/>
          <w:rtl w:val="0"/>
        </w:rPr>
        <w:t xml:space="preserve">network endpoint</w:t>
      </w:r>
      <w:r w:rsidDel="00000000" w:rsidR="00000000" w:rsidRPr="00000000">
        <w:rPr>
          <w:rFonts w:ascii="Arial" w:cs="Arial" w:eastAsia="Arial" w:hAnsi="Arial"/>
          <w:color w:val="000000"/>
          <w:sz w:val="22"/>
          <w:szCs w:val="22"/>
          <w:shd w:fill="auto" w:val="clear"/>
          <w:rtl w:val="0"/>
        </w:rPr>
        <w:t xml:space="preserve"> to another.</w:t>
      </w:r>
    </w:p>
    <w:p w:rsidR="00000000" w:rsidDel="00000000" w:rsidP="00000000" w:rsidRDefault="00000000" w:rsidRPr="00000000" w14:paraId="000001AE">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Network Address:</w:t>
      </w:r>
    </w:p>
    <w:p w:rsidR="00000000" w:rsidDel="00000000" w:rsidP="00000000" w:rsidRDefault="00000000" w:rsidRPr="00000000" w14:paraId="000001AF">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w:t>
      </w:r>
      <w:r w:rsidDel="00000000" w:rsidR="00000000" w:rsidRPr="00000000">
        <w:rPr>
          <w:rFonts w:ascii="Arial" w:cs="Arial" w:eastAsia="Arial" w:hAnsi="Arial"/>
          <w:color w:val="000000"/>
          <w:sz w:val="22"/>
          <w:szCs w:val="22"/>
          <w:shd w:fill="auto" w:val="clear"/>
          <w:rtl w:val="0"/>
        </w:rPr>
        <w:t xml:space="preserve"> unique label </w:t>
      </w:r>
      <w:r w:rsidDel="00000000" w:rsidR="00000000" w:rsidRPr="00000000">
        <w:rPr>
          <w:rFonts w:ascii="Arial" w:cs="Arial" w:eastAsia="Arial" w:hAnsi="Arial"/>
          <w:color w:val="000000"/>
          <w:sz w:val="22"/>
          <w:szCs w:val="22"/>
          <w:shd w:fill="auto" w:val="clear"/>
          <w:rtl w:val="0"/>
        </w:rPr>
        <w:t xml:space="preserve">provided by the Underlying Network to identify a network endpoint.</w:t>
      </w:r>
    </w:p>
    <w:p w:rsidR="00000000" w:rsidDel="00000000" w:rsidP="00000000" w:rsidRDefault="00000000" w:rsidRPr="00000000" w14:paraId="000001B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To receive datagrams, an MQTT-SN Client or Server listens to the network for packets addressed to a specific Network Address.</w:t>
      </w:r>
    </w:p>
    <w:p w:rsidR="00000000" w:rsidDel="00000000" w:rsidP="00000000" w:rsidRDefault="00000000" w:rsidRPr="00000000" w14:paraId="000001B1">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Network Identity:</w:t>
      </w:r>
    </w:p>
    <w:p w:rsidR="00000000" w:rsidDel="00000000" w:rsidP="00000000" w:rsidRDefault="00000000" w:rsidRPr="00000000" w14:paraId="000001B2">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identity used to establish that a sequence of datagrams originates from the same </w:t>
      </w:r>
      <w:r w:rsidDel="00000000" w:rsidR="00000000" w:rsidRPr="00000000">
        <w:rPr>
          <w:color w:val="000000"/>
          <w:shd w:fill="auto" w:val="clear"/>
          <w:rtl w:val="0"/>
        </w:rPr>
        <w:t xml:space="preserve">sender</w:t>
      </w:r>
      <w:r w:rsidDel="00000000" w:rsidR="00000000" w:rsidRPr="00000000">
        <w:rPr>
          <w:rFonts w:ascii="Arial" w:cs="Arial" w:eastAsia="Arial" w:hAnsi="Arial"/>
          <w:color w:val="000000"/>
          <w:sz w:val="22"/>
          <w:szCs w:val="22"/>
          <w:shd w:fill="auto" w:val="clear"/>
          <w:rtl w:val="0"/>
        </w:rPr>
        <w:t xml:space="preserve">. This could be, for example:</w:t>
      </w:r>
    </w:p>
    <w:p w:rsidR="00000000" w:rsidDel="00000000" w:rsidP="00000000" w:rsidRDefault="00000000" w:rsidRPr="00000000" w14:paraId="000001B3">
      <w:pPr>
        <w:numPr>
          <w:ilvl w:val="0"/>
          <w:numId w:val="7"/>
        </w:numPr>
        <w:spacing w:after="0" w:afterAutospacing="0" w:before="24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 Network Address</w:t>
      </w:r>
    </w:p>
    <w:p w:rsidR="00000000" w:rsidDel="00000000" w:rsidP="00000000" w:rsidRDefault="00000000" w:rsidRPr="00000000" w14:paraId="000001B4">
      <w:pPr>
        <w:numPr>
          <w:ilvl w:val="0"/>
          <w:numId w:val="7"/>
        </w:numPr>
        <w:spacing w:after="0" w:afterAutospacing="0" w:before="0" w:beforeAutospacing="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 DTLS connection ID</w:t>
      </w:r>
    </w:p>
    <w:p w:rsidR="00000000" w:rsidDel="00000000" w:rsidP="00000000" w:rsidRDefault="00000000" w:rsidRPr="00000000" w14:paraId="000001B5">
      <w:pPr>
        <w:numPr>
          <w:ilvl w:val="0"/>
          <w:numId w:val="7"/>
        </w:numPr>
        <w:spacing w:after="240" w:before="0" w:beforeAutospacing="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An MQTT-SN Protection Packet </w:t>
      </w:r>
      <w:r w:rsidDel="00000000" w:rsidR="00000000" w:rsidRPr="00000000">
        <w:rPr>
          <w:color w:val="000000"/>
          <w:shd w:fill="auto" w:val="clear"/>
          <w:rtl w:val="0"/>
        </w:rPr>
        <w:t xml:space="preserve">S</w:t>
      </w:r>
      <w:r w:rsidDel="00000000" w:rsidR="00000000" w:rsidRPr="00000000">
        <w:rPr>
          <w:rFonts w:ascii="Arial" w:cs="Arial" w:eastAsia="Arial" w:hAnsi="Arial"/>
          <w:color w:val="000000"/>
          <w:sz w:val="22"/>
          <w:szCs w:val="22"/>
          <w:shd w:fill="auto" w:val="clear"/>
          <w:rtl w:val="0"/>
        </w:rPr>
        <w:t xml:space="preserve">ender I</w:t>
      </w:r>
      <w:r w:rsidDel="00000000" w:rsidR="00000000" w:rsidRPr="00000000">
        <w:rPr>
          <w:color w:val="000000"/>
          <w:shd w:fill="auto" w:val="clear"/>
          <w:rtl w:val="0"/>
        </w:rPr>
        <w:t xml:space="preserve">dentifier</w:t>
      </w:r>
      <w:r w:rsidDel="00000000" w:rsidR="00000000" w:rsidRPr="00000000">
        <w:rPr>
          <w:rtl w:val="0"/>
        </w:rPr>
      </w:r>
    </w:p>
    <w:p w:rsidR="00000000" w:rsidDel="00000000" w:rsidP="00000000" w:rsidRDefault="00000000" w:rsidRPr="00000000" w14:paraId="000001B6">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Virtual Connection:</w:t>
      </w:r>
      <w:r w:rsidDel="00000000" w:rsidR="00000000" w:rsidRPr="00000000">
        <w:rPr>
          <w:rtl w:val="0"/>
        </w:rPr>
      </w:r>
    </w:p>
    <w:p w:rsidR="00000000" w:rsidDel="00000000" w:rsidP="00000000" w:rsidRDefault="00000000" w:rsidRPr="00000000" w14:paraId="000001B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MQTT-SN construct corresponding to the network connection in MQTT. It associates a Network Identity with a Session, by means of the Client Identifier.</w:t>
      </w:r>
    </w:p>
    <w:p w:rsidR="00000000" w:rsidDel="00000000" w:rsidP="00000000" w:rsidRDefault="00000000" w:rsidRPr="00000000" w14:paraId="000001B8">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Application Message:</w:t>
      </w:r>
    </w:p>
    <w:p w:rsidR="00000000" w:rsidDel="00000000" w:rsidP="00000000" w:rsidRDefault="00000000" w:rsidRPr="00000000" w14:paraId="000001B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data carried by the MQTT-SN (or MQTT) protocols across the network for the application. When an Application Message is transported by MQTT-SN (or MQTT) it </w:t>
      </w:r>
      <w:r w:rsidDel="00000000" w:rsidR="00000000" w:rsidRPr="00000000">
        <w:rPr>
          <w:rFonts w:ascii="Arial" w:cs="Arial" w:eastAsia="Arial" w:hAnsi="Arial"/>
          <w:color w:val="000000"/>
          <w:sz w:val="22"/>
          <w:szCs w:val="22"/>
          <w:shd w:fill="auto" w:val="clear"/>
          <w:rtl w:val="0"/>
        </w:rPr>
        <w:t xml:space="preserve">contains </w:t>
      </w:r>
      <w:r w:rsidDel="00000000" w:rsidR="00000000" w:rsidRPr="00000000">
        <w:rPr>
          <w:rFonts w:ascii="Arial" w:cs="Arial" w:eastAsia="Arial" w:hAnsi="Arial"/>
          <w:color w:val="000000"/>
          <w:sz w:val="22"/>
          <w:szCs w:val="22"/>
          <w:shd w:fill="auto" w:val="clear"/>
          <w:rtl w:val="0"/>
        </w:rPr>
        <w:t xml:space="preserve">payload data, a Quality of Service (QoS), and a Topic Name.</w:t>
      </w:r>
    </w:p>
    <w:p w:rsidR="00000000" w:rsidDel="00000000" w:rsidP="00000000" w:rsidRDefault="00000000" w:rsidRPr="00000000" w14:paraId="000001BA">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Client:</w:t>
      </w:r>
    </w:p>
    <w:p w:rsidR="00000000" w:rsidDel="00000000" w:rsidP="00000000" w:rsidRDefault="00000000" w:rsidRPr="00000000" w14:paraId="000001BB">
      <w:pPr>
        <w:spacing w:after="240" w:before="0" w:lineRule="auto"/>
        <w:ind w:left="0" w:right="0" w:firstLine="0"/>
        <w:rPr>
          <w:color w:val="000000"/>
          <w:shd w:fill="auto" w:val="clear"/>
        </w:rPr>
      </w:pPr>
      <w:r w:rsidDel="00000000" w:rsidR="00000000" w:rsidRPr="00000000">
        <w:rPr>
          <w:color w:val="000000"/>
          <w:shd w:fill="auto" w:val="clear"/>
          <w:rtl w:val="0"/>
        </w:rPr>
        <w:t xml:space="preserve">A program or device that uses MQTT-SN. An MQTT-SN Client does one or more of the following:</w:t>
      </w:r>
    </w:p>
    <w:p w:rsidR="00000000" w:rsidDel="00000000" w:rsidP="00000000" w:rsidRDefault="00000000" w:rsidRPr="00000000" w14:paraId="000001BC">
      <w:pPr>
        <w:numPr>
          <w:ilvl w:val="0"/>
          <w:numId w:val="49"/>
        </w:numPr>
        <w:spacing w:after="0" w:afterAutospacing="0" w:before="240" w:lineRule="auto"/>
        <w:ind w:left="720" w:right="0" w:hanging="360"/>
        <w:rPr>
          <w:color w:val="000000"/>
          <w:shd w:fill="auto" w:val="clear"/>
        </w:rPr>
      </w:pPr>
      <w:r w:rsidDel="00000000" w:rsidR="00000000" w:rsidRPr="00000000">
        <w:rPr>
          <w:color w:val="000000"/>
          <w:shd w:fill="auto" w:val="clear"/>
          <w:rtl w:val="0"/>
        </w:rPr>
        <w:t xml:space="preserve">creates a Virtual Connection to a Server, then:</w:t>
      </w:r>
    </w:p>
    <w:p w:rsidR="00000000" w:rsidDel="00000000" w:rsidP="00000000" w:rsidRDefault="00000000" w:rsidRPr="00000000" w14:paraId="000001BD">
      <w:pPr>
        <w:numPr>
          <w:ilvl w:val="1"/>
          <w:numId w:val="49"/>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publishes Application Messages that other Clients might be interested in.</w:t>
      </w:r>
    </w:p>
    <w:p w:rsidR="00000000" w:rsidDel="00000000" w:rsidP="00000000" w:rsidRDefault="00000000" w:rsidRPr="00000000" w14:paraId="000001BE">
      <w:pPr>
        <w:numPr>
          <w:ilvl w:val="1"/>
          <w:numId w:val="49"/>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subscribes to request Application Messages that it is interested in receiving.</w:t>
      </w:r>
    </w:p>
    <w:p w:rsidR="00000000" w:rsidDel="00000000" w:rsidP="00000000" w:rsidRDefault="00000000" w:rsidRPr="00000000" w14:paraId="000001BF">
      <w:pPr>
        <w:numPr>
          <w:ilvl w:val="1"/>
          <w:numId w:val="49"/>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unsubscribes to remove a request for Application Messages.</w:t>
      </w:r>
    </w:p>
    <w:p w:rsidR="00000000" w:rsidDel="00000000" w:rsidP="00000000" w:rsidRDefault="00000000" w:rsidRPr="00000000" w14:paraId="000001C0">
      <w:pPr>
        <w:numPr>
          <w:ilvl w:val="1"/>
          <w:numId w:val="49"/>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deletes the Virtual Connection to the Server.</w:t>
      </w:r>
    </w:p>
    <w:p w:rsidR="00000000" w:rsidDel="00000000" w:rsidP="00000000" w:rsidRDefault="00000000" w:rsidRPr="00000000" w14:paraId="000001C1">
      <w:pPr>
        <w:numPr>
          <w:ilvl w:val="0"/>
          <w:numId w:val="49"/>
        </w:numPr>
        <w:spacing w:after="0" w:afterAutospacing="0" w:before="0" w:beforeAutospacing="0" w:lineRule="auto"/>
        <w:ind w:left="720" w:right="0" w:hanging="360"/>
        <w:rPr>
          <w:color w:val="000000"/>
          <w:shd w:fill="auto" w:val="clear"/>
        </w:rPr>
      </w:pPr>
      <w:r w:rsidDel="00000000" w:rsidR="00000000" w:rsidRPr="00000000">
        <w:rPr>
          <w:color w:val="000000"/>
          <w:shd w:fill="auto" w:val="clear"/>
          <w:rtl w:val="0"/>
        </w:rPr>
        <w:t xml:space="preserve">without using a Virtual Connection</w:t>
      </w:r>
    </w:p>
    <w:p w:rsidR="00000000" w:rsidDel="00000000" w:rsidP="00000000" w:rsidRDefault="00000000" w:rsidRPr="00000000" w14:paraId="000001C2">
      <w:pPr>
        <w:numPr>
          <w:ilvl w:val="1"/>
          <w:numId w:val="49"/>
        </w:numPr>
        <w:spacing w:after="240" w:before="0" w:beforeAutospacing="0" w:lineRule="auto"/>
        <w:ind w:left="1440" w:right="0" w:hanging="360"/>
        <w:rPr>
          <w:color w:val="000000"/>
          <w:shd w:fill="auto" w:val="clear"/>
        </w:rPr>
      </w:pPr>
      <w:r w:rsidDel="00000000" w:rsidR="00000000" w:rsidRPr="00000000">
        <w:rPr>
          <w:color w:val="000000"/>
          <w:shd w:fill="auto" w:val="clear"/>
          <w:rtl w:val="0"/>
        </w:rPr>
        <w:t xml:space="preserve">publishes Application Messages to one or more recipients.</w:t>
      </w:r>
    </w:p>
    <w:p w:rsidR="00000000" w:rsidDel="00000000" w:rsidP="00000000" w:rsidRDefault="00000000" w:rsidRPr="00000000" w14:paraId="000001C3">
      <w:pPr>
        <w:spacing w:after="240" w:before="240" w:line="276" w:lineRule="auto"/>
        <w:ind w:left="0" w:right="0" w:firstLine="0"/>
        <w:rPr>
          <w:color w:val="000000"/>
          <w:shd w:fill="auto" w:val="clear"/>
        </w:rPr>
      </w:pPr>
      <w:r w:rsidDel="00000000" w:rsidR="00000000" w:rsidRPr="00000000">
        <w:rPr>
          <w:rFonts w:ascii="Arial" w:cs="Arial" w:eastAsia="Arial" w:hAnsi="Arial"/>
          <w:b w:val="1"/>
          <w:color w:val="000000"/>
          <w:sz w:val="22"/>
          <w:szCs w:val="22"/>
          <w:shd w:fill="auto" w:val="clear"/>
          <w:rtl w:val="0"/>
        </w:rPr>
        <w:t xml:space="preserve">Server:</w:t>
      </w:r>
      <w:r w:rsidDel="00000000" w:rsidR="00000000" w:rsidRPr="00000000">
        <w:rPr>
          <w:rtl w:val="0"/>
        </w:rPr>
      </w:r>
    </w:p>
    <w:p w:rsidR="00000000" w:rsidDel="00000000" w:rsidP="00000000" w:rsidRDefault="00000000" w:rsidRPr="00000000" w14:paraId="000001C4">
      <w:pPr>
        <w:spacing w:after="240" w:before="240" w:lineRule="auto"/>
        <w:ind w:left="0" w:right="0" w:firstLine="0"/>
        <w:rPr>
          <w:color w:val="000000"/>
          <w:shd w:fill="auto" w:val="clear"/>
        </w:rPr>
      </w:pPr>
      <w:r w:rsidDel="00000000" w:rsidR="00000000" w:rsidRPr="00000000">
        <w:rPr>
          <w:color w:val="000000"/>
          <w:shd w:fill="auto" w:val="clear"/>
          <w:rtl w:val="0"/>
        </w:rPr>
        <w:t xml:space="preserve">A program or device that acts as an intermediary between Clients which publish Application Messages and Clients which have made Subscriptions.</w:t>
      </w:r>
    </w:p>
    <w:p w:rsidR="00000000" w:rsidDel="00000000" w:rsidP="00000000" w:rsidRDefault="00000000" w:rsidRPr="00000000" w14:paraId="000001C5">
      <w:pPr>
        <w:spacing w:after="240" w:before="240" w:lineRule="auto"/>
        <w:ind w:left="0" w:right="0" w:firstLine="0"/>
        <w:rPr>
          <w:color w:val="000000"/>
          <w:shd w:fill="auto" w:val="clear"/>
        </w:rPr>
      </w:pPr>
      <w:r w:rsidDel="00000000" w:rsidR="00000000" w:rsidRPr="00000000">
        <w:rPr>
          <w:color w:val="000000"/>
          <w:shd w:fill="auto" w:val="clear"/>
          <w:rtl w:val="0"/>
        </w:rPr>
        <w:t xml:space="preserve">A Server does one or more of the following:</w:t>
      </w:r>
    </w:p>
    <w:p w:rsidR="00000000" w:rsidDel="00000000" w:rsidP="00000000" w:rsidRDefault="00000000" w:rsidRPr="00000000" w14:paraId="000001C6">
      <w:pPr>
        <w:numPr>
          <w:ilvl w:val="0"/>
          <w:numId w:val="14"/>
        </w:numPr>
        <w:spacing w:after="0" w:afterAutospacing="0" w:before="240" w:lineRule="auto"/>
        <w:ind w:left="720" w:right="0" w:hanging="360"/>
        <w:rPr>
          <w:color w:val="000000"/>
          <w:shd w:fill="auto" w:val="clear"/>
        </w:rPr>
      </w:pPr>
      <w:r w:rsidDel="00000000" w:rsidR="00000000" w:rsidRPr="00000000">
        <w:rPr>
          <w:color w:val="000000"/>
          <w:shd w:fill="auto" w:val="clear"/>
          <w:rtl w:val="0"/>
        </w:rPr>
        <w:t xml:space="preserve">accepts CONNECT requests from Clients and then:</w:t>
      </w:r>
    </w:p>
    <w:p w:rsidR="00000000" w:rsidDel="00000000" w:rsidP="00000000" w:rsidRDefault="00000000" w:rsidRPr="00000000" w14:paraId="000001C7">
      <w:pPr>
        <w:numPr>
          <w:ilvl w:val="1"/>
          <w:numId w:val="14"/>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accepts Application Messages published by Clients.</w:t>
      </w:r>
    </w:p>
    <w:p w:rsidR="00000000" w:rsidDel="00000000" w:rsidP="00000000" w:rsidRDefault="00000000" w:rsidRPr="00000000" w14:paraId="000001C8">
      <w:pPr>
        <w:numPr>
          <w:ilvl w:val="1"/>
          <w:numId w:val="14"/>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processes Subscribe and Unsubscribe requests from Clients.</w:t>
      </w:r>
    </w:p>
    <w:p w:rsidR="00000000" w:rsidDel="00000000" w:rsidP="00000000" w:rsidRDefault="00000000" w:rsidRPr="00000000" w14:paraId="000001C9">
      <w:pPr>
        <w:numPr>
          <w:ilvl w:val="1"/>
          <w:numId w:val="14"/>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forwards Application Messages that match Client Subscriptions.</w:t>
      </w:r>
    </w:p>
    <w:p w:rsidR="00000000" w:rsidDel="00000000" w:rsidP="00000000" w:rsidRDefault="00000000" w:rsidRPr="00000000" w14:paraId="000001CA">
      <w:pPr>
        <w:numPr>
          <w:ilvl w:val="1"/>
          <w:numId w:val="14"/>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accepts DISCONNECT requests from connected Clients.</w:t>
      </w:r>
    </w:p>
    <w:p w:rsidR="00000000" w:rsidDel="00000000" w:rsidP="00000000" w:rsidRDefault="00000000" w:rsidRPr="00000000" w14:paraId="000001CB">
      <w:pPr>
        <w:numPr>
          <w:ilvl w:val="0"/>
          <w:numId w:val="14"/>
        </w:numPr>
        <w:spacing w:after="0" w:afterAutospacing="0" w:before="0" w:beforeAutospacing="0" w:lineRule="auto"/>
        <w:ind w:left="720" w:right="0" w:hanging="360"/>
        <w:rPr>
          <w:color w:val="000000"/>
          <w:shd w:fill="auto" w:val="clear"/>
        </w:rPr>
      </w:pPr>
      <w:r w:rsidDel="00000000" w:rsidR="00000000" w:rsidRPr="00000000">
        <w:rPr>
          <w:color w:val="000000"/>
          <w:shd w:fill="auto" w:val="clear"/>
          <w:rtl w:val="0"/>
        </w:rPr>
        <w:t xml:space="preserve">without using a Virtual Connection:</w:t>
      </w:r>
    </w:p>
    <w:p w:rsidR="00000000" w:rsidDel="00000000" w:rsidP="00000000" w:rsidRDefault="00000000" w:rsidRPr="00000000" w14:paraId="000001CC">
      <w:pPr>
        <w:numPr>
          <w:ilvl w:val="1"/>
          <w:numId w:val="14"/>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accepts Application Messages.</w:t>
      </w:r>
    </w:p>
    <w:p w:rsidR="00000000" w:rsidDel="00000000" w:rsidP="00000000" w:rsidRDefault="00000000" w:rsidRPr="00000000" w14:paraId="000001CD">
      <w:pPr>
        <w:numPr>
          <w:ilvl w:val="0"/>
          <w:numId w:val="14"/>
        </w:numPr>
        <w:spacing w:after="0" w:afterAutospacing="0" w:before="0" w:beforeAutospacing="0" w:lineRule="auto"/>
        <w:ind w:left="720" w:right="0" w:hanging="360"/>
        <w:rPr>
          <w:color w:val="000000"/>
          <w:shd w:fill="auto" w:val="clear"/>
        </w:rPr>
      </w:pPr>
      <w:r w:rsidDel="00000000" w:rsidR="00000000" w:rsidRPr="00000000">
        <w:rPr>
          <w:color w:val="000000"/>
          <w:shd w:fill="auto" w:val="clear"/>
          <w:rtl w:val="0"/>
        </w:rPr>
        <w:t xml:space="preserve">opens an MQTT Network Connection to an MQTT Server, then:</w:t>
      </w:r>
    </w:p>
    <w:p w:rsidR="00000000" w:rsidDel="00000000" w:rsidP="00000000" w:rsidRDefault="00000000" w:rsidRPr="00000000" w14:paraId="000001CE">
      <w:pPr>
        <w:numPr>
          <w:ilvl w:val="1"/>
          <w:numId w:val="14"/>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accepts Application Messages from the MQTT Server and forwards some or all to MQTT-SN Clients.</w:t>
      </w:r>
    </w:p>
    <w:p w:rsidR="00000000" w:rsidDel="00000000" w:rsidP="00000000" w:rsidRDefault="00000000" w:rsidRPr="00000000" w14:paraId="000001CF">
      <w:pPr>
        <w:numPr>
          <w:ilvl w:val="1"/>
          <w:numId w:val="14"/>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accepts Application Messages from MQTT-SN Clients and forwards some or all to the MQTT Server.</w:t>
      </w:r>
    </w:p>
    <w:p w:rsidR="00000000" w:rsidDel="00000000" w:rsidP="00000000" w:rsidRDefault="00000000" w:rsidRPr="00000000" w14:paraId="000001D0">
      <w:pPr>
        <w:numPr>
          <w:ilvl w:val="0"/>
          <w:numId w:val="14"/>
        </w:numPr>
        <w:spacing w:after="0" w:afterAutospacing="0" w:before="0" w:beforeAutospacing="0" w:lineRule="auto"/>
        <w:ind w:left="720" w:right="0" w:hanging="360"/>
        <w:rPr>
          <w:color w:val="000000"/>
          <w:shd w:fill="auto" w:val="clear"/>
        </w:rPr>
      </w:pPr>
      <w:r w:rsidDel="00000000" w:rsidR="00000000" w:rsidRPr="00000000">
        <w:rPr>
          <w:color w:val="000000"/>
          <w:shd w:fill="auto" w:val="clear"/>
          <w:rtl w:val="0"/>
        </w:rPr>
        <w:t xml:space="preserve">opens an MQTT Network Connection to an MQTT Server when an MQTT-SN CONNECT request is received, then:</w:t>
      </w:r>
    </w:p>
    <w:p w:rsidR="00000000" w:rsidDel="00000000" w:rsidP="00000000" w:rsidRDefault="00000000" w:rsidRPr="00000000" w14:paraId="000001D1">
      <w:pPr>
        <w:numPr>
          <w:ilvl w:val="1"/>
          <w:numId w:val="14"/>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forwards equivalent MQTT packets to the MQTT Server for each MQTT-SN packet received</w:t>
      </w:r>
    </w:p>
    <w:p w:rsidR="00000000" w:rsidDel="00000000" w:rsidP="00000000" w:rsidRDefault="00000000" w:rsidRPr="00000000" w14:paraId="000001D2">
      <w:pPr>
        <w:numPr>
          <w:ilvl w:val="1"/>
          <w:numId w:val="14"/>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forwards equivalent MQTT-SN packets to the MQTT-SN Client for each MQTT packet received</w:t>
      </w:r>
    </w:p>
    <w:p w:rsidR="00000000" w:rsidDel="00000000" w:rsidP="00000000" w:rsidRDefault="00000000" w:rsidRPr="00000000" w14:paraId="000001D3">
      <w:pPr>
        <w:numPr>
          <w:ilvl w:val="1"/>
          <w:numId w:val="14"/>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closes the MQTT Network Connection when the MQTT-SN Virtual Connection is deleted</w:t>
      </w:r>
    </w:p>
    <w:p w:rsidR="00000000" w:rsidDel="00000000" w:rsidP="00000000" w:rsidRDefault="00000000" w:rsidRPr="00000000" w14:paraId="000001D4">
      <w:pPr>
        <w:numPr>
          <w:ilvl w:val="0"/>
          <w:numId w:val="47"/>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1D5">
      <w:pPr>
        <w:numPr>
          <w:ilvl w:val="0"/>
          <w:numId w:val="47"/>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MQTT-SN Clients and forwards some or all to the MQTT Server.</w:t>
      </w:r>
      <w:r w:rsidDel="00000000" w:rsidR="00000000" w:rsidRPr="00000000">
        <w:rPr>
          <w:rtl w:val="0"/>
        </w:rPr>
      </w:r>
    </w:p>
    <w:p w:rsidR="00000000" w:rsidDel="00000000" w:rsidP="00000000" w:rsidRDefault="00000000" w:rsidRPr="00000000" w14:paraId="000001D6">
      <w:pPr>
        <w:spacing w:after="240" w:before="0" w:lineRule="auto"/>
        <w:ind w:left="0" w:right="0" w:firstLine="0"/>
        <w:rPr>
          <w:b w:val="1"/>
          <w:color w:val="000000"/>
          <w:shd w:fill="auto" w:val="clear"/>
        </w:rPr>
      </w:pPr>
      <w:r w:rsidDel="00000000" w:rsidR="00000000" w:rsidRPr="00000000">
        <w:rPr>
          <w:b w:val="1"/>
          <w:color w:val="000000"/>
          <w:shd w:fill="auto" w:val="clear"/>
          <w:rtl w:val="0"/>
        </w:rPr>
        <w:t xml:space="preserve">Gateway:</w:t>
      </w:r>
    </w:p>
    <w:p w:rsidR="00000000" w:rsidDel="00000000" w:rsidP="00000000" w:rsidRDefault="00000000" w:rsidRPr="00000000" w14:paraId="000001D7">
      <w:pPr>
        <w:spacing w:after="240" w:before="240" w:lineRule="auto"/>
        <w:ind w:left="0" w:right="0" w:firstLine="0"/>
        <w:rPr>
          <w:color w:val="000000"/>
          <w:shd w:fill="auto" w:val="clear"/>
        </w:rPr>
      </w:pPr>
      <w:r w:rsidDel="00000000" w:rsidR="00000000" w:rsidRPr="00000000">
        <w:rPr>
          <w:color w:val="000000"/>
          <w:shd w:fill="auto" w:val="clear"/>
          <w:rtl w:val="0"/>
        </w:rPr>
        <w:t xml:space="preserve">An MQTT-SN Server that uses one or more TCP connections to communicate with an MQTT Server.</w:t>
      </w:r>
    </w:p>
    <w:p w:rsidR="00000000" w:rsidDel="00000000" w:rsidP="00000000" w:rsidRDefault="00000000" w:rsidRPr="00000000" w14:paraId="000001D8">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 Client:</w:t>
      </w:r>
    </w:p>
    <w:p w:rsidR="00000000" w:rsidDel="00000000" w:rsidP="00000000" w:rsidRDefault="00000000" w:rsidRPr="00000000" w14:paraId="000001D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uses MQTT. An MQTT Client:</w:t>
      </w:r>
    </w:p>
    <w:p w:rsidR="00000000" w:rsidDel="00000000" w:rsidP="00000000" w:rsidRDefault="00000000" w:rsidRPr="00000000" w14:paraId="000001DA">
      <w:pPr>
        <w:numPr>
          <w:ilvl w:val="0"/>
          <w:numId w:val="16"/>
        </w:numPr>
        <w:spacing w:after="0" w:afterAutospacing="0" w:before="24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opens the Network Connection to the MQTT Server.</w:t>
      </w:r>
    </w:p>
    <w:p w:rsidR="00000000" w:rsidDel="00000000" w:rsidP="00000000" w:rsidRDefault="00000000" w:rsidRPr="00000000" w14:paraId="000001DB">
      <w:pPr>
        <w:numPr>
          <w:ilvl w:val="0"/>
          <w:numId w:val="16"/>
        </w:numPr>
        <w:spacing w:after="0" w:afterAutospacing="0" w:before="0" w:beforeAutospacing="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that other MQTT (or MQTT-SN) Clients might be interested in.</w:t>
      </w:r>
    </w:p>
    <w:p w:rsidR="00000000" w:rsidDel="00000000" w:rsidP="00000000" w:rsidRDefault="00000000" w:rsidRPr="00000000" w14:paraId="000001DC">
      <w:pPr>
        <w:numPr>
          <w:ilvl w:val="0"/>
          <w:numId w:val="16"/>
        </w:numPr>
        <w:spacing w:after="0" w:afterAutospacing="0" w:before="0" w:beforeAutospacing="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subscribes to request Application Messages that it is interested in receiving.</w:t>
      </w:r>
    </w:p>
    <w:p w:rsidR="00000000" w:rsidDel="00000000" w:rsidP="00000000" w:rsidRDefault="00000000" w:rsidRPr="00000000" w14:paraId="000001DD">
      <w:pPr>
        <w:numPr>
          <w:ilvl w:val="0"/>
          <w:numId w:val="16"/>
        </w:numPr>
        <w:spacing w:after="0" w:afterAutospacing="0" w:before="0" w:beforeAutospacing="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unsubscribes to remove a request for Application Messages.</w:t>
      </w:r>
    </w:p>
    <w:p w:rsidR="00000000" w:rsidDel="00000000" w:rsidP="00000000" w:rsidRDefault="00000000" w:rsidRPr="00000000" w14:paraId="000001DE">
      <w:pPr>
        <w:numPr>
          <w:ilvl w:val="0"/>
          <w:numId w:val="16"/>
        </w:numPr>
        <w:spacing w:after="240" w:before="0" w:beforeAutospacing="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closes the Network Connection to the Server.</w:t>
      </w:r>
    </w:p>
    <w:p w:rsidR="00000000" w:rsidDel="00000000" w:rsidP="00000000" w:rsidRDefault="00000000" w:rsidRPr="00000000" w14:paraId="000001DF">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 Server:</w:t>
      </w:r>
      <w:r w:rsidDel="00000000" w:rsidR="00000000" w:rsidRPr="00000000">
        <w:rPr>
          <w:rtl w:val="0"/>
        </w:rPr>
      </w:r>
    </w:p>
    <w:p w:rsidR="00000000" w:rsidDel="00000000" w:rsidP="00000000" w:rsidRDefault="00000000" w:rsidRPr="00000000" w14:paraId="000001E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acts as an intermediary between MQTT Clients which publish Application Messages and MQTT Clients which have made Subscriptions. </w:t>
      </w:r>
    </w:p>
    <w:p w:rsidR="00000000" w:rsidDel="00000000" w:rsidP="00000000" w:rsidRDefault="00000000" w:rsidRPr="00000000" w14:paraId="000001E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Also known informally as an MQTT </w:t>
      </w:r>
      <w:r w:rsidDel="00000000" w:rsidR="00000000" w:rsidRPr="00000000">
        <w:rPr>
          <w:rFonts w:ascii="Arial" w:cs="Arial" w:eastAsia="Arial" w:hAnsi="Arial"/>
          <w:b w:val="1"/>
          <w:color w:val="000000"/>
          <w:sz w:val="22"/>
          <w:szCs w:val="22"/>
          <w:shd w:fill="auto" w:val="clear"/>
          <w:rtl w:val="0"/>
        </w:rPr>
        <w:t xml:space="preserve">Broker</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E2">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 Server:</w:t>
      </w:r>
    </w:p>
    <w:p w:rsidR="00000000" w:rsidDel="00000000" w:rsidP="00000000" w:rsidRDefault="00000000" w:rsidRPr="00000000" w14:paraId="000001E3">
      <w:pPr>
        <w:numPr>
          <w:ilvl w:val="0"/>
          <w:numId w:val="29"/>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Network Connections from MQTT Clients.</w:t>
      </w:r>
    </w:p>
    <w:p w:rsidR="00000000" w:rsidDel="00000000" w:rsidP="00000000" w:rsidRDefault="00000000" w:rsidRPr="00000000" w14:paraId="000001E4">
      <w:pPr>
        <w:numPr>
          <w:ilvl w:val="0"/>
          <w:numId w:val="29"/>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published by MQTT Clients.</w:t>
      </w:r>
    </w:p>
    <w:p w:rsidR="00000000" w:rsidDel="00000000" w:rsidP="00000000" w:rsidRDefault="00000000" w:rsidRPr="00000000" w14:paraId="000001E5">
      <w:pPr>
        <w:numPr>
          <w:ilvl w:val="0"/>
          <w:numId w:val="29"/>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processes Subscribe and Unsubscribe requests from MQTT Clients.</w:t>
      </w:r>
    </w:p>
    <w:p w:rsidR="00000000" w:rsidDel="00000000" w:rsidP="00000000" w:rsidRDefault="00000000" w:rsidRPr="00000000" w14:paraId="000001E6">
      <w:pPr>
        <w:numPr>
          <w:ilvl w:val="0"/>
          <w:numId w:val="29"/>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w:t>
      </w:r>
      <w:r w:rsidDel="00000000" w:rsidR="00000000" w:rsidRPr="00000000">
        <w:rPr>
          <w:rFonts w:ascii="Arial" w:cs="Arial" w:eastAsia="Arial" w:hAnsi="Arial"/>
          <w:color w:val="000000"/>
          <w:sz w:val="22"/>
          <w:szCs w:val="22"/>
          <w:shd w:fill="auto" w:val="clear"/>
          <w:rtl w:val="0"/>
        </w:rPr>
        <w:t xml:space="preserve"> Application Messages that match MQTT Client Subscriptions.</w:t>
      </w:r>
    </w:p>
    <w:p w:rsidR="00000000" w:rsidDel="00000000" w:rsidP="00000000" w:rsidRDefault="00000000" w:rsidRPr="00000000" w14:paraId="000001E7">
      <w:pPr>
        <w:numPr>
          <w:ilvl w:val="0"/>
          <w:numId w:val="29"/>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w:t>
      </w:r>
      <w:r w:rsidDel="00000000" w:rsidR="00000000" w:rsidRPr="00000000">
        <w:rPr>
          <w:rFonts w:ascii="Arial" w:cs="Arial" w:eastAsia="Arial" w:hAnsi="Arial"/>
          <w:color w:val="000000"/>
          <w:sz w:val="22"/>
          <w:szCs w:val="22"/>
          <w:shd w:fill="auto" w:val="clear"/>
          <w:rtl w:val="0"/>
        </w:rPr>
        <w:t xml:space="preserve">Network</w:t>
      </w:r>
      <w:r w:rsidDel="00000000" w:rsidR="00000000" w:rsidRPr="00000000">
        <w:rPr>
          <w:rFonts w:ascii="Arial" w:cs="Arial" w:eastAsia="Arial" w:hAnsi="Arial"/>
          <w:color w:val="000000"/>
          <w:sz w:val="22"/>
          <w:szCs w:val="22"/>
          <w:shd w:fill="auto" w:val="clear"/>
          <w:rtl w:val="0"/>
        </w:rPr>
        <w:t xml:space="preserve"> Connection from the MQTT Client.</w:t>
      </w:r>
    </w:p>
    <w:p w:rsidR="00000000" w:rsidDel="00000000" w:rsidP="00000000" w:rsidRDefault="00000000" w:rsidRPr="00000000" w14:paraId="000001E8">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Client Identifier:</w:t>
      </w:r>
    </w:p>
    <w:p w:rsidR="00000000" w:rsidDel="00000000" w:rsidP="00000000" w:rsidRDefault="00000000" w:rsidRPr="00000000" w14:paraId="000001E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UTF-8 encoded character string which uniquely identifies every Client connecting to a Server.</w:t>
      </w:r>
    </w:p>
    <w:p w:rsidR="00000000" w:rsidDel="00000000" w:rsidP="00000000" w:rsidRDefault="00000000" w:rsidRPr="00000000" w14:paraId="000001EA">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w:t>
      </w:r>
      <w:r w:rsidDel="00000000" w:rsidR="00000000" w:rsidRPr="00000000">
        <w:rPr>
          <w:rFonts w:ascii="Arial" w:cs="Arial" w:eastAsia="Arial" w:hAnsi="Arial"/>
          <w:b w:val="1"/>
          <w:color w:val="000000"/>
          <w:sz w:val="22"/>
          <w:szCs w:val="22"/>
          <w:shd w:fill="auto" w:val="clear"/>
          <w:rtl w:val="0"/>
        </w:rPr>
        <w:t xml:space="preserve">:</w:t>
      </w:r>
    </w:p>
    <w:p w:rsidR="00000000" w:rsidDel="00000000" w:rsidP="00000000" w:rsidRDefault="00000000" w:rsidRPr="00000000" w14:paraId="000001EB">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stateful interaction between a Client and a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which is associated with a Client Identifier. Some Sessions last only as long as the Virtual Connection, others can span multiple consecutive Virtual Connections between a Client and a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w:t>
      </w:r>
    </w:p>
    <w:p w:rsidR="00000000" w:rsidDel="00000000" w:rsidP="00000000" w:rsidRDefault="00000000" w:rsidRPr="00000000" w14:paraId="000001EC">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 State:</w:t>
      </w:r>
    </w:p>
    <w:p w:rsidR="00000000" w:rsidDel="00000000" w:rsidP="00000000" w:rsidRDefault="00000000" w:rsidRPr="00000000" w14:paraId="000001ED">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set of data that describes a Session. The Session State held by a Client is different to that held by a Server. See </w:t>
      </w:r>
      <w:hyperlink w:anchor="_heading=h.21od6so">
        <w:r w:rsidDel="00000000" w:rsidR="00000000" w:rsidRPr="00000000">
          <w:rPr>
            <w:color w:val="1155cc"/>
            <w:u w:val="single"/>
            <w:shd w:fill="auto" w:val="clear"/>
            <w:rtl w:val="0"/>
          </w:rPr>
          <w:t xml:space="preserve">4.1 Session state</w:t>
        </w:r>
      </w:hyperlink>
      <w:r w:rsidDel="00000000" w:rsidR="00000000" w:rsidRPr="00000000">
        <w:rPr>
          <w:rFonts w:ascii="Arial" w:cs="Arial" w:eastAsia="Arial" w:hAnsi="Arial"/>
          <w:color w:val="000000"/>
          <w:sz w:val="22"/>
          <w:szCs w:val="22"/>
          <w:shd w:fill="auto" w:val="clear"/>
          <w:rtl w:val="0"/>
        </w:rPr>
        <w:t xml:space="preserve"> for details.</w:t>
      </w:r>
    </w:p>
    <w:p w:rsidR="00000000" w:rsidDel="00000000" w:rsidP="00000000" w:rsidRDefault="00000000" w:rsidRPr="00000000" w14:paraId="000001EE">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Subscription:</w:t>
      </w:r>
    </w:p>
    <w:p w:rsidR="00000000" w:rsidDel="00000000" w:rsidP="00000000" w:rsidRDefault="00000000" w:rsidRPr="00000000" w14:paraId="000001EF">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Subscription comprises </w:t>
      </w:r>
      <w:r w:rsidDel="00000000" w:rsidR="00000000" w:rsidRPr="00000000">
        <w:rPr>
          <w:rFonts w:ascii="Arial" w:cs="Arial" w:eastAsia="Arial" w:hAnsi="Arial"/>
          <w:color w:val="000000"/>
          <w:sz w:val="22"/>
          <w:szCs w:val="22"/>
          <w:shd w:fill="auto" w:val="clear"/>
          <w:rtl w:val="0"/>
        </w:rPr>
        <w:t xml:space="preserve">a Topic Filter</w:t>
      </w:r>
      <w:r w:rsidDel="00000000" w:rsidR="00000000" w:rsidRPr="00000000">
        <w:rPr>
          <w:rFonts w:ascii="Arial" w:cs="Arial" w:eastAsia="Arial" w:hAnsi="Arial"/>
          <w:color w:val="000000"/>
          <w:sz w:val="22"/>
          <w:szCs w:val="22"/>
          <w:shd w:fill="auto" w:val="clear"/>
          <w:rtl w:val="0"/>
        </w:rPr>
        <w:t xml:space="preserve"> and a maximum QoS. A Subscription is associated with a single Session. A Session can contain more than one Subscription. Each Subscription within a Session has a different </w:t>
      </w:r>
      <w:r w:rsidDel="00000000" w:rsidR="00000000" w:rsidRPr="00000000">
        <w:rPr>
          <w:rFonts w:ascii="Arial" w:cs="Arial" w:eastAsia="Arial" w:hAnsi="Arial"/>
          <w:color w:val="000000"/>
          <w:sz w:val="22"/>
          <w:szCs w:val="22"/>
          <w:shd w:fill="auto" w:val="clear"/>
          <w:rtl w:val="0"/>
        </w:rPr>
        <w:t xml:space="preserve">Topic Filter</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F0">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Wildcard Subscription:</w:t>
      </w:r>
    </w:p>
    <w:p w:rsidR="00000000" w:rsidDel="00000000" w:rsidP="00000000" w:rsidRDefault="00000000" w:rsidRPr="00000000" w14:paraId="000001F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Wildcard Subscription is a Subscription with a Topic Filter containing one or more wildcard characters. This allows the subscription to match more than one Topic Name. Refer to </w:t>
      </w:r>
      <w:hyperlink w:anchor="_heading=h.q0s32id4lv9p">
        <w:r w:rsidDel="00000000" w:rsidR="00000000" w:rsidRPr="00000000">
          <w:rPr>
            <w:color w:val="1155cc"/>
            <w:u w:val="single"/>
            <w:shd w:fill="auto" w:val="clear"/>
            <w:rtl w:val="0"/>
          </w:rPr>
          <w:t xml:space="preserve">4.7.1.1 Topic wildcards</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a description of wildcard characters in a Topic Filter.</w:t>
      </w:r>
    </w:p>
    <w:p w:rsidR="00000000" w:rsidDel="00000000" w:rsidP="00000000" w:rsidRDefault="00000000" w:rsidRPr="00000000" w14:paraId="000001F2">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Name:</w:t>
      </w:r>
    </w:p>
    <w:p w:rsidR="00000000" w:rsidDel="00000000" w:rsidP="00000000" w:rsidRDefault="00000000" w:rsidRPr="00000000" w14:paraId="000001F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label attached to an Application Message which is matched against the Subscriptions known to the Server.</w:t>
      </w:r>
    </w:p>
    <w:p w:rsidR="00000000" w:rsidDel="00000000" w:rsidP="00000000" w:rsidRDefault="00000000" w:rsidRPr="00000000" w14:paraId="000001F4">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Alias:</w:t>
      </w:r>
    </w:p>
    <w:p w:rsidR="00000000" w:rsidDel="00000000" w:rsidP="00000000" w:rsidRDefault="00000000" w:rsidRPr="00000000" w14:paraId="000001F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Topic Alias is a</w:t>
      </w:r>
      <w:r w:rsidDel="00000000" w:rsidR="00000000" w:rsidRPr="00000000">
        <w:rPr>
          <w:color w:val="000000"/>
          <w:shd w:fill="auto" w:val="clear"/>
          <w:rtl w:val="0"/>
        </w:rPr>
        <w:t xml:space="preserve"> Two Byte</w:t>
      </w:r>
      <w:r w:rsidDel="00000000" w:rsidR="00000000" w:rsidRPr="00000000">
        <w:rPr>
          <w:rFonts w:ascii="Arial" w:cs="Arial" w:eastAsia="Arial" w:hAnsi="Arial"/>
          <w:color w:val="000000"/>
          <w:sz w:val="22"/>
          <w:szCs w:val="22"/>
          <w:shd w:fill="auto" w:val="clear"/>
          <w:rtl w:val="0"/>
        </w:rPr>
        <w:t xml:space="preserve"> Int</w:t>
      </w:r>
      <w:r w:rsidDel="00000000" w:rsidR="00000000" w:rsidRPr="00000000">
        <w:rPr>
          <w:color w:val="000000"/>
          <w:shd w:fill="auto" w:val="clear"/>
          <w:rtl w:val="0"/>
        </w:rPr>
        <w:t xml:space="preserve">eger </w:t>
      </w:r>
      <w:r w:rsidDel="00000000" w:rsidR="00000000" w:rsidRPr="00000000">
        <w:rPr>
          <w:rFonts w:ascii="Arial" w:cs="Arial" w:eastAsia="Arial" w:hAnsi="Arial"/>
          <w:color w:val="000000"/>
          <w:sz w:val="22"/>
          <w:szCs w:val="22"/>
          <w:shd w:fill="auto" w:val="clear"/>
          <w:rtl w:val="0"/>
        </w:rPr>
        <w:t xml:space="preserve">value that is used to identify the Topic instead of using the Topic Name.</w:t>
      </w:r>
      <w:r w:rsidDel="00000000" w:rsidR="00000000" w:rsidRPr="00000000">
        <w:rPr>
          <w:rFonts w:ascii="Arial" w:cs="Arial" w:eastAsia="Arial" w:hAnsi="Arial"/>
          <w:color w:val="000000"/>
          <w:sz w:val="22"/>
          <w:szCs w:val="22"/>
          <w:shd w:fill="auto" w:val="clear"/>
          <w:rtl w:val="0"/>
        </w:rPr>
        <w:t xml:space="preserve"> This reduces Packet sizes, and is useful when the Topic Names are long and the same Topic Names are used repetitively within a Virtual Connection.</w:t>
      </w:r>
    </w:p>
    <w:p w:rsidR="00000000" w:rsidDel="00000000" w:rsidP="00000000" w:rsidRDefault="00000000" w:rsidRPr="00000000" w14:paraId="000001F6">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Filter:</w:t>
      </w:r>
    </w:p>
    <w:p w:rsidR="00000000" w:rsidDel="00000000" w:rsidP="00000000" w:rsidRDefault="00000000" w:rsidRPr="00000000" w14:paraId="000001F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expression contained in a Subscription to indicate an interest in one or more topics. A Topic Filter can include wildcard characters and can match more than one Topic Name.</w:t>
      </w:r>
    </w:p>
    <w:p w:rsidR="00000000" w:rsidDel="00000000" w:rsidP="00000000" w:rsidRDefault="00000000" w:rsidRPr="00000000" w14:paraId="000001F8">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MQTT-SN Control Packet:</w:t>
      </w:r>
    </w:p>
    <w:p w:rsidR="00000000" w:rsidDel="00000000" w:rsidP="00000000" w:rsidRDefault="00000000" w:rsidRPr="00000000" w14:paraId="000001F9">
      <w:pPr>
        <w:spacing w:after="240" w:before="240" w:line="276" w:lineRule="auto"/>
        <w:ind w:left="0" w:right="0" w:firstLine="0"/>
        <w:jc w:val="both"/>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packet of information that is sent to a Network Address. </w:t>
      </w:r>
    </w:p>
    <w:p w:rsidR="00000000" w:rsidDel="00000000" w:rsidP="00000000" w:rsidRDefault="00000000" w:rsidRPr="00000000" w14:paraId="000001FA">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Malformed Packet:</w:t>
      </w:r>
    </w:p>
    <w:p w:rsidR="00000000" w:rsidDel="00000000" w:rsidP="00000000" w:rsidRDefault="00000000" w:rsidRPr="00000000" w14:paraId="000001FB">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Control Packet that cannot be parsed according to this specification. Refer to</w:t>
      </w:r>
      <w:r w:rsidDel="00000000" w:rsidR="00000000" w:rsidRPr="00000000">
        <w:rPr>
          <w:rFonts w:ascii="Arial" w:cs="Arial" w:eastAsia="Arial" w:hAnsi="Arial"/>
          <w:color w:val="000000"/>
          <w:sz w:val="22"/>
          <w:szCs w:val="22"/>
          <w:shd w:fill="auto" w:val="clear"/>
          <w:rtl w:val="0"/>
        </w:rPr>
        <w:t xml:space="preserve"> </w:t>
      </w:r>
      <w:hyperlink w:anchor="_heading=h.v8vlgf6xm72a">
        <w:r w:rsidDel="00000000" w:rsidR="00000000" w:rsidRPr="00000000">
          <w:rPr>
            <w:color w:val="1155cc"/>
            <w:u w:val="single"/>
            <w:shd w:fill="auto" w:val="clear"/>
            <w:rtl w:val="0"/>
          </w:rPr>
          <w:t xml:space="preserve">4.12 Handling errors</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FC">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Protocol Error:</w:t>
      </w:r>
    </w:p>
    <w:p w:rsidR="00000000" w:rsidDel="00000000" w:rsidP="00000000" w:rsidRDefault="00000000" w:rsidRPr="00000000" w14:paraId="000001FD">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error that is detected after the packet has been parsed and found to contain data that is not allowed by the protocol or is inconsistent with the state of the Client or Server. Refer to </w:t>
      </w:r>
      <w:hyperlink w:anchor="_heading=h.v8vlgf6xm72a">
        <w:r w:rsidDel="00000000" w:rsidR="00000000" w:rsidRPr="00000000">
          <w:rPr>
            <w:color w:val="1155cc"/>
            <w:u w:val="single"/>
            <w:shd w:fill="auto" w:val="clear"/>
            <w:rtl w:val="0"/>
          </w:rPr>
          <w:t xml:space="preserve">4.12 Handling errors</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FE">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Will Message:</w:t>
      </w:r>
    </w:p>
    <w:p w:rsidR="00000000" w:rsidDel="00000000" w:rsidP="00000000" w:rsidRDefault="00000000" w:rsidRPr="00000000" w14:paraId="000001FF">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Application Message which is published by the Server after the Virtual Connection is deleted in cases where the Virtual Connection is not deleted normally. Refer to </w:t>
      </w:r>
      <w:hyperlink w:anchor="_heading=h.u38i2mpp332q">
        <w:r w:rsidDel="00000000" w:rsidR="00000000" w:rsidRPr="00000000">
          <w:rPr>
            <w:color w:val="1155cc"/>
            <w:u w:val="single"/>
            <w:shd w:fill="auto" w:val="clear"/>
            <w:rtl w:val="0"/>
          </w:rPr>
          <w:t xml:space="preserve">3.1.3 Will Flags</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information about Will Messages.</w:t>
      </w:r>
    </w:p>
    <w:p w:rsidR="00000000" w:rsidDel="00000000" w:rsidP="00000000" w:rsidRDefault="00000000" w:rsidRPr="00000000" w14:paraId="00000200">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Retained Message:</w:t>
      </w:r>
    </w:p>
    <w:p w:rsidR="00000000" w:rsidDel="00000000" w:rsidP="00000000" w:rsidRDefault="00000000" w:rsidRPr="00000000" w14:paraId="0000020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Application Message which is stored by the Server for a </w:t>
      </w:r>
      <w:r w:rsidDel="00000000" w:rsidR="00000000" w:rsidRPr="00000000">
        <w:rPr>
          <w:color w:val="000000"/>
          <w:shd w:fill="auto" w:val="clear"/>
          <w:rtl w:val="0"/>
        </w:rPr>
        <w:t xml:space="preserve">Topic Name</w:t>
      </w:r>
      <w:r w:rsidDel="00000000" w:rsidR="00000000" w:rsidRPr="00000000">
        <w:rPr>
          <w:rFonts w:ascii="Arial" w:cs="Arial" w:eastAsia="Arial" w:hAnsi="Arial"/>
          <w:color w:val="000000"/>
          <w:sz w:val="22"/>
          <w:szCs w:val="22"/>
          <w:shd w:fill="auto" w:val="clear"/>
          <w:rtl w:val="0"/>
        </w:rPr>
        <w:t xml:space="preserve">. When a Client subscribes to a topic which has a Retained Message set, the Server sends the Retained Message to the Client, depending on the setting of the Retain Handling Subscribe Flags. Refer to </w:t>
      </w:r>
      <w:hyperlink w:anchor="_heading=h.261ztfg">
        <w:r w:rsidDel="00000000" w:rsidR="00000000" w:rsidRPr="00000000">
          <w:rPr>
            <w:color w:val="1155cc"/>
            <w:u w:val="single"/>
            <w:shd w:fill="auto" w:val="clear"/>
            <w:rtl w:val="0"/>
          </w:rPr>
          <w:t xml:space="preserve">3.7.2 SUBSCRIBE Flags</w:t>
        </w:r>
      </w:hyperlink>
      <w:r w:rsidDel="00000000" w:rsidR="00000000" w:rsidRPr="00000000">
        <w:rPr>
          <w:rFonts w:ascii="Arial" w:cs="Arial" w:eastAsia="Arial" w:hAnsi="Arial"/>
          <w:color w:val="000000"/>
          <w:sz w:val="22"/>
          <w:szCs w:val="22"/>
          <w:shd w:fill="auto" w:val="clear"/>
          <w:rtl w:val="0"/>
        </w:rPr>
        <w:t xml:space="preserve"> and </w:t>
      </w:r>
      <w:hyperlink w:anchor="_heading=h.ly7c1y">
        <w:r w:rsidDel="00000000" w:rsidR="00000000" w:rsidRPr="00000000">
          <w:rPr>
            <w:color w:val="1155cc"/>
            <w:u w:val="single"/>
            <w:shd w:fill="auto" w:val="clear"/>
            <w:rtl w:val="0"/>
          </w:rPr>
          <w:t xml:space="preserve">4.13 Retained Messages</w:t>
        </w:r>
      </w:hyperlink>
      <w:r w:rsidDel="00000000" w:rsidR="00000000" w:rsidRPr="00000000">
        <w:rPr>
          <w:rFonts w:ascii="Arial" w:cs="Arial" w:eastAsia="Arial" w:hAnsi="Arial"/>
          <w:color w:val="000000"/>
          <w:sz w:val="22"/>
          <w:szCs w:val="22"/>
          <w:shd w:fill="auto" w:val="clear"/>
          <w:rtl w:val="0"/>
        </w:rPr>
        <w:t xml:space="preserve"> for more information about Retained Messages.</w:t>
      </w:r>
    </w:p>
    <w:p w:rsidR="00000000" w:rsidDel="00000000" w:rsidP="00000000" w:rsidRDefault="00000000" w:rsidRPr="00000000" w14:paraId="00000202">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Disallowed Unicode code point:</w:t>
      </w:r>
    </w:p>
    <w:p w:rsidR="00000000" w:rsidDel="00000000" w:rsidP="00000000" w:rsidRDefault="00000000" w:rsidRPr="00000000" w14:paraId="00000203">
      <w:pPr>
        <w:spacing w:after="240" w:before="240" w:line="276" w:lineRule="auto"/>
        <w:ind w:left="0" w:right="0" w:firstLine="0"/>
        <w:rPr>
          <w:rFonts w:ascii="Arial" w:cs="Arial" w:eastAsia="Arial" w:hAnsi="Arial"/>
          <w:color w:val="202124"/>
        </w:rPr>
      </w:pPr>
      <w:r w:rsidDel="00000000" w:rsidR="00000000" w:rsidRPr="00000000">
        <w:rPr>
          <w:rFonts w:ascii="Arial" w:cs="Arial" w:eastAsia="Arial" w:hAnsi="Arial"/>
          <w:color w:val="000000"/>
          <w:sz w:val="22"/>
          <w:szCs w:val="22"/>
          <w:shd w:fill="auto" w:val="clear"/>
          <w:rtl w:val="0"/>
        </w:rPr>
        <w:t xml:space="preserve">The set of Unicode </w:t>
      </w:r>
      <w:r w:rsidDel="00000000" w:rsidR="00000000" w:rsidRPr="00000000">
        <w:rPr>
          <w:rFonts w:ascii="Arial" w:cs="Arial" w:eastAsia="Arial" w:hAnsi="Arial"/>
          <w:color w:val="000000"/>
          <w:sz w:val="22"/>
          <w:szCs w:val="22"/>
          <w:shd w:fill="auto" w:val="clear"/>
          <w:rtl w:val="0"/>
        </w:rPr>
        <w:t xml:space="preserve">Control Codes</w:t>
      </w:r>
      <w:r w:rsidDel="00000000" w:rsidR="00000000" w:rsidRPr="00000000">
        <w:rPr>
          <w:rFonts w:ascii="Arial" w:cs="Arial" w:eastAsia="Arial" w:hAnsi="Arial"/>
          <w:color w:val="000000"/>
          <w:sz w:val="22"/>
          <w:szCs w:val="22"/>
          <w:shd w:fill="auto" w:val="clear"/>
          <w:rtl w:val="0"/>
        </w:rPr>
        <w:t xml:space="preserve"> and Unicode Noncharacters which should not be included in a UTF-8 Encoded String. Refer to </w:t>
      </w:r>
      <w:hyperlink w:anchor="_heading=h.49x2ik5">
        <w:r w:rsidDel="00000000" w:rsidR="00000000" w:rsidRPr="00000000">
          <w:rPr>
            <w:color w:val="1155cc"/>
            <w:u w:val="single"/>
            <w:shd w:fill="auto" w:val="clear"/>
            <w:rtl w:val="0"/>
          </w:rPr>
          <w:t xml:space="preserve">1.7.4 UTF-8 Encoded String</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more information about the Disallowed Unicode code points.</w:t>
      </w:r>
      <w:r w:rsidDel="00000000" w:rsidR="00000000" w:rsidRPr="00000000">
        <w:rPr>
          <w:rtl w:val="0"/>
        </w:rPr>
      </w:r>
    </w:p>
    <w:p w:rsidR="00000000" w:rsidDel="00000000" w:rsidP="00000000" w:rsidRDefault="00000000" w:rsidRPr="00000000" w14:paraId="00000204">
      <w:pPr>
        <w:pStyle w:val="Heading2"/>
        <w:keepNext w:val="0"/>
        <w:pBdr>
          <w:top w:color="auto" w:space="0" w:sz="0" w:val="none"/>
        </w:pBdr>
        <w:spacing w:after="80" w:before="360" w:lineRule="auto"/>
        <w:ind w:left="-15" w:firstLine="0"/>
        <w:rPr/>
      </w:pPr>
      <w:bookmarkStart w:colFirst="0" w:colLast="0" w:name="_heading=h.k1nv0xr6w25" w:id="12"/>
      <w:bookmarkEnd w:id="12"/>
      <w:r w:rsidDel="00000000" w:rsidR="00000000" w:rsidRPr="00000000">
        <w:rPr>
          <w:rtl w:val="0"/>
        </w:rPr>
        <w:t xml:space="preserve">1.4 Normative references</w:t>
      </w:r>
    </w:p>
    <w:p w:rsidR="00000000" w:rsidDel="00000000" w:rsidP="00000000" w:rsidRDefault="00000000" w:rsidRPr="00000000" w14:paraId="00000205">
      <w:pPr>
        <w:rPr>
          <w:rFonts w:ascii="Arial" w:cs="Arial" w:eastAsia="Arial" w:hAnsi="Arial"/>
          <w:highlight w:val="yellow"/>
        </w:rPr>
      </w:pPr>
      <w:r w:rsidDel="00000000" w:rsidR="00000000" w:rsidRPr="00000000">
        <w:rPr>
          <w:rFonts w:ascii="Arial" w:cs="Arial" w:eastAsia="Arial" w:hAnsi="Arial"/>
          <w:highlight w:val="yellow"/>
          <w:rtl w:val="0"/>
        </w:rPr>
        <w:t xml:space="preserve">[Required section.]</w:t>
      </w:r>
    </w:p>
    <w:p w:rsidR="00000000" w:rsidDel="00000000" w:rsidP="00000000" w:rsidRDefault="00000000" w:rsidRPr="00000000" w14:paraId="00000206">
      <w:pPr>
        <w:rPr>
          <w:rFonts w:ascii="Arial" w:cs="Arial" w:eastAsia="Arial" w:hAnsi="Arial"/>
          <w:highlight w:val="yellow"/>
        </w:rPr>
      </w:pPr>
      <w:r w:rsidDel="00000000" w:rsidR="00000000" w:rsidRPr="00000000">
        <w:rPr>
          <w:rFonts w:ascii="Arial" w:cs="Arial" w:eastAsia="Arial" w:hAnsi="Arial"/>
          <w:highlight w:val="yellow"/>
          <w:rtl w:val="0"/>
        </w:rPr>
        <w:t xml:space="preserve">This appendix contains the normative and informative references that are used in this document.</w:t>
      </w:r>
    </w:p>
    <w:p w:rsidR="00000000" w:rsidDel="00000000" w:rsidP="00000000" w:rsidRDefault="00000000" w:rsidRPr="00000000" w14:paraId="00000207">
      <w:pPr>
        <w:rPr>
          <w:rFonts w:ascii="Arial" w:cs="Arial" w:eastAsia="Arial" w:hAnsi="Arial"/>
          <w:highlight w:val="yellow"/>
        </w:rPr>
      </w:pPr>
      <w:r w:rsidDel="00000000" w:rsidR="00000000" w:rsidRPr="00000000">
        <w:rPr>
          <w:rFonts w:ascii="Arial" w:cs="Arial" w:eastAsia="Arial" w:hAnsi="Arial"/>
          <w:highlight w:val="yellow"/>
          <w:rtl w:val="0"/>
        </w:rPr>
        <w:t xml:space="preserve">While any hyperlinks included in this appendix were valid at the time of publication, OASIS cannot guarantee their long-term validity.</w:t>
      </w:r>
    </w:p>
    <w:p w:rsidR="00000000" w:rsidDel="00000000" w:rsidP="00000000" w:rsidRDefault="00000000" w:rsidRPr="00000000" w14:paraId="00000208">
      <w:pPr>
        <w:rPr>
          <w:rFonts w:ascii="Arial" w:cs="Arial" w:eastAsia="Arial" w:hAnsi="Arial"/>
          <w:highlight w:val="yellow"/>
        </w:rPr>
      </w:pPr>
      <w:r w:rsidDel="00000000" w:rsidR="00000000" w:rsidRPr="00000000">
        <w:rPr>
          <w:rFonts w:ascii="Arial" w:cs="Arial" w:eastAsia="Arial" w:hAnsi="Arial"/>
          <w:highlight w:val="yellow"/>
          <w:rtl w:val="0"/>
        </w:rPr>
        <w:t xml:space="preserve"> Note: Any normative work cited in the body of the text as needed to implement the work product must be listed in the Normative References section below. Each reference to a separate document or artifact in this work must be listed here and must be identified as either a Normative or an Informative Reference.</w:t>
      </w:r>
    </w:p>
    <w:p w:rsidR="00000000" w:rsidDel="00000000" w:rsidP="00000000" w:rsidRDefault="00000000" w:rsidRPr="00000000" w14:paraId="00000209">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For all References – Normative and Informative:</w:t>
      </w:r>
    </w:p>
    <w:p w:rsidR="00000000" w:rsidDel="00000000" w:rsidP="00000000" w:rsidRDefault="00000000" w:rsidRPr="00000000" w14:paraId="0000020A">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Recommended approach: Set up </w:t>
      </w:r>
      <w:r w:rsidDel="00000000" w:rsidR="00000000" w:rsidRPr="00000000">
        <w:rPr>
          <w:rFonts w:ascii="Arial" w:cs="Arial" w:eastAsia="Arial" w:hAnsi="Arial"/>
          <w:b w:val="1"/>
          <w:highlight w:val="yellow"/>
          <w:rtl w:val="0"/>
        </w:rPr>
        <w:t xml:space="preserve">[Reference]</w:t>
      </w:r>
      <w:r w:rsidDel="00000000" w:rsidR="00000000" w:rsidRPr="00000000">
        <w:rPr>
          <w:rFonts w:ascii="Arial" w:cs="Arial" w:eastAsia="Arial" w:hAnsi="Arial"/>
          <w:highlight w:val="yellow"/>
          <w:rtl w:val="0"/>
        </w:rPr>
        <w:t xml:space="preserve"> label elements as "Bookmarks", then create hyperlinks to them within the document at locations from which the references are cited. Citations in the body of the text should be hyperlinked to the appropriate Reference entry, not directly to targets which are not a part of this Work Product.</w:t>
      </w:r>
    </w:p>
    <w:p w:rsidR="00000000" w:rsidDel="00000000" w:rsidP="00000000" w:rsidRDefault="00000000" w:rsidRPr="00000000" w14:paraId="0000020B">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The proper format for citation of technical work produced by an OASIS TC (whether Standards Track or Non-Standards Track) is:</w:t>
      </w:r>
    </w:p>
    <w:p w:rsidR="00000000" w:rsidDel="00000000" w:rsidP="00000000" w:rsidRDefault="00000000" w:rsidRPr="00000000" w14:paraId="0000020C">
      <w:pPr>
        <w:spacing w:after="40" w:before="40" w:lineRule="auto"/>
        <w:rPr>
          <w:rFonts w:ascii="Arial" w:cs="Arial" w:eastAsia="Arial" w:hAnsi="Arial"/>
          <w:highlight w:val="yellow"/>
        </w:rPr>
      </w:pPr>
      <w:r w:rsidDel="00000000" w:rsidR="00000000" w:rsidRPr="00000000">
        <w:rPr>
          <w:rtl w:val="0"/>
        </w:rPr>
      </w:r>
    </w:p>
    <w:p w:rsidR="00000000" w:rsidDel="00000000" w:rsidP="00000000" w:rsidRDefault="00000000" w:rsidRPr="00000000" w14:paraId="0000020D">
      <w:pPr>
        <w:spacing w:after="40" w:before="40" w:lineRule="auto"/>
        <w:rPr>
          <w:rFonts w:ascii="Arial" w:cs="Arial" w:eastAsia="Arial" w:hAnsi="Arial"/>
          <w:b w:val="1"/>
          <w:highlight w:val="yellow"/>
        </w:rPr>
      </w:pPr>
      <w:r w:rsidDel="00000000" w:rsidR="00000000" w:rsidRPr="00000000">
        <w:rPr>
          <w:rFonts w:ascii="Arial" w:cs="Arial" w:eastAsia="Arial" w:hAnsi="Arial"/>
          <w:highlight w:val="yellow"/>
          <w:rtl w:val="0"/>
        </w:rPr>
        <w:t xml:space="preserve"> </w:t>
      </w:r>
      <w:r w:rsidDel="00000000" w:rsidR="00000000" w:rsidRPr="00000000">
        <w:rPr>
          <w:rFonts w:ascii="Arial" w:cs="Arial" w:eastAsia="Arial" w:hAnsi="Arial"/>
          <w:b w:val="1"/>
          <w:highlight w:val="yellow"/>
          <w:rtl w:val="0"/>
        </w:rPr>
        <w:t xml:space="preserve">[Citation Label]</w:t>
      </w:r>
    </w:p>
    <w:p w:rsidR="00000000" w:rsidDel="00000000" w:rsidP="00000000" w:rsidRDefault="00000000" w:rsidRPr="00000000" w14:paraId="0000020E">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Work Product title (italicized). Edited by Albert Alston, Bob Ballston, and Calvin Carlson. Approval date (DD Month YYYY). OASIS Stage Identifier and Revision Number (e.g., OASIS Committee Specification Draft 01). Principal URI (stage-specific URI, e.g., with stage component: somespec-v1.0-csd01.html). Latest stage: (static URI, without stage identifiers, used as a symbolic link to most recently published stage of this Version).</w:t>
      </w:r>
    </w:p>
    <w:p w:rsidR="00000000" w:rsidDel="00000000" w:rsidP="00000000" w:rsidRDefault="00000000" w:rsidRPr="00000000" w14:paraId="0000020F">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210">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example:</w:t>
      </w:r>
    </w:p>
    <w:p w:rsidR="00000000" w:rsidDel="00000000" w:rsidP="00000000" w:rsidRDefault="00000000" w:rsidRPr="00000000" w14:paraId="00000211">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212">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[OpenDoc-1.2]</w:t>
      </w:r>
    </w:p>
    <w:p w:rsidR="00000000" w:rsidDel="00000000" w:rsidP="00000000" w:rsidRDefault="00000000" w:rsidRPr="00000000" w14:paraId="00000213">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Open Document Format for Office Applications (OpenDocument) Version 1.2. Edited by Patrick Durusau and Michael Brauer. 19 January 2011. OASIS Committee Specification Draft 07. https://docs.oasis-open.org/office/v1.2/csd07/OpenDocument-v1.2-csd07.html. Latest stage: https://docs.oasis-open.org/office/v1.2/OpenDocument-v1.2.html.</w:t>
      </w:r>
    </w:p>
    <w:p w:rsidR="00000000" w:rsidDel="00000000" w:rsidP="00000000" w:rsidRDefault="00000000" w:rsidRPr="00000000" w14:paraId="00000214">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215">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 sources:</w:t>
      </w:r>
    </w:p>
    <w:p w:rsidR="00000000" w:rsidDel="00000000" w:rsidP="00000000" w:rsidRDefault="00000000" w:rsidRPr="00000000" w14:paraId="00000216">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IETF RFCs, use the approved citation formats at:</w:t>
      </w:r>
    </w:p>
    <w:p w:rsidR="00000000" w:rsidDel="00000000" w:rsidP="00000000" w:rsidRDefault="00000000" w:rsidRPr="00000000" w14:paraId="00000217">
      <w:pPr>
        <w:spacing w:after="40" w:before="40" w:lineRule="auto"/>
        <w:rPr>
          <w:rFonts w:ascii="Arial" w:cs="Arial" w:eastAsia="Arial" w:hAnsi="Arial"/>
          <w:highlight w:val="yellow"/>
        </w:rPr>
      </w:pPr>
      <w:hyperlink r:id="rId46">
        <w:r w:rsidDel="00000000" w:rsidR="00000000" w:rsidRPr="00000000">
          <w:rPr>
            <w:rFonts w:ascii="Arial" w:cs="Arial" w:eastAsia="Arial" w:hAnsi="Arial"/>
            <w:color w:val="1155cc"/>
            <w:highlight w:val="yellow"/>
            <w:u w:val="single"/>
            <w:rtl w:val="0"/>
          </w:rPr>
          <w:t xml:space="preserve">https://docs.oasis-open.org/templates/ietf-rfc-list/ietf-rfc-list.html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218">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most recent IETF RFC references are listed by the IETF at </w:t>
      </w:r>
      <w:hyperlink r:id="rId47">
        <w:r w:rsidDel="00000000" w:rsidR="00000000" w:rsidRPr="00000000">
          <w:rPr>
            <w:rFonts w:ascii="Arial" w:cs="Arial" w:eastAsia="Arial" w:hAnsi="Arial"/>
            <w:color w:val="1155cc"/>
            <w:highlight w:val="yellow"/>
            <w:u w:val="single"/>
            <w:rtl w:val="0"/>
          </w:rPr>
          <w:t xml:space="preserve">https://www.rfc-editor.org/in-notes/rfc-ref.txt</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219">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W3C Recommendations, use the approved citation formats at:</w:t>
      </w:r>
    </w:p>
    <w:p w:rsidR="00000000" w:rsidDel="00000000" w:rsidP="00000000" w:rsidRDefault="00000000" w:rsidRPr="00000000" w14:paraId="0000021A">
      <w:pPr>
        <w:spacing w:after="40" w:before="40" w:lineRule="auto"/>
        <w:rPr>
          <w:rFonts w:ascii="Arial" w:cs="Arial" w:eastAsia="Arial" w:hAnsi="Arial"/>
          <w:highlight w:val="yellow"/>
        </w:rPr>
      </w:pPr>
      <w:hyperlink r:id="rId48">
        <w:r w:rsidDel="00000000" w:rsidR="00000000" w:rsidRPr="00000000">
          <w:rPr>
            <w:rFonts w:ascii="Arial" w:cs="Arial" w:eastAsia="Arial" w:hAnsi="Arial"/>
            <w:color w:val="1155cc"/>
            <w:highlight w:val="yellow"/>
            <w:u w:val="single"/>
            <w:rtl w:val="0"/>
          </w:rPr>
          <w:t xml:space="preserve">https://docs.oasis-open.org/templates/w3c-recommendations-list/w3c-recommendations-list.html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21B">
      <w:pPr>
        <w:spacing w:after="40" w:before="40" w:lineRule="auto"/>
        <w:rPr/>
      </w:pPr>
      <w:r w:rsidDel="00000000" w:rsidR="00000000" w:rsidRPr="00000000">
        <w:rPr>
          <w:rFonts w:ascii="Arial" w:cs="Arial" w:eastAsia="Arial" w:hAnsi="Arial"/>
          <w:highlight w:val="yellow"/>
          <w:rtl w:val="0"/>
        </w:rPr>
        <w:t xml:space="preserve">Remove this note before submitting for publication.</w:t>
      </w:r>
      <w:r w:rsidDel="00000000" w:rsidR="00000000" w:rsidRPr="00000000">
        <w:rPr>
          <w:rtl w:val="0"/>
        </w:rPr>
      </w:r>
    </w:p>
    <w:p w:rsidR="00000000" w:rsidDel="00000000" w:rsidP="00000000" w:rsidRDefault="00000000" w:rsidRPr="00000000" w14:paraId="0000021C">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[RFC2119]</w:t>
      </w:r>
    </w:p>
    <w:p w:rsidR="00000000" w:rsidDel="00000000" w:rsidP="00000000" w:rsidRDefault="00000000" w:rsidRPr="00000000" w14:paraId="0000021D">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Bradner, S., "Key words for use in RFCs to Indicate Requirement Levels", BCP 14, RFC 2119, DOI 10.17487/RFC2119, March 1997,</w:t>
      </w:r>
    </w:p>
    <w:p w:rsidR="00000000" w:rsidDel="00000000" w:rsidP="00000000" w:rsidRDefault="00000000" w:rsidRPr="00000000" w14:paraId="0000021E">
      <w:pPr>
        <w:spacing w:after="240" w:before="240" w:lineRule="auto"/>
        <w:ind w:left="0" w:right="0" w:firstLine="0"/>
        <w:rPr>
          <w:rFonts w:ascii="Arial" w:cs="Arial" w:eastAsia="Arial" w:hAnsi="Arial"/>
          <w:color w:val="202124"/>
        </w:rPr>
      </w:pPr>
      <w:hyperlink r:id="rId49">
        <w:r w:rsidDel="00000000" w:rsidR="00000000" w:rsidRPr="00000000">
          <w:rPr>
            <w:rFonts w:ascii="Arial" w:cs="Arial" w:eastAsia="Arial" w:hAnsi="Arial"/>
            <w:color w:val="1155cc"/>
            <w:u w:val="single"/>
            <w:rtl w:val="0"/>
          </w:rPr>
          <w:t xml:space="preserve">http://www.rfc-editor.org/info/rfc2119</w:t>
        </w:r>
      </w:hyperlink>
      <w:r w:rsidDel="00000000" w:rsidR="00000000" w:rsidRPr="00000000">
        <w:rPr>
          <w:rtl w:val="0"/>
        </w:rPr>
      </w:r>
    </w:p>
    <w:p w:rsidR="00000000" w:rsidDel="00000000" w:rsidP="00000000" w:rsidRDefault="00000000" w:rsidRPr="00000000" w14:paraId="0000021F">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[RFC8174]</w:t>
      </w:r>
    </w:p>
    <w:p w:rsidR="00000000" w:rsidDel="00000000" w:rsidP="00000000" w:rsidRDefault="00000000" w:rsidRPr="00000000" w14:paraId="00000220">
      <w:pPr>
        <w:spacing w:after="120" w:before="0" w:lineRule="auto"/>
        <w:rPr>
          <w:rFonts w:ascii="Arial" w:cs="Arial" w:eastAsia="Arial" w:hAnsi="Arial"/>
          <w:color w:val="202124"/>
        </w:rPr>
      </w:pPr>
      <w:r w:rsidDel="00000000" w:rsidR="00000000" w:rsidRPr="00000000">
        <w:rPr>
          <w:rFonts w:ascii="Arial" w:cs="Arial" w:eastAsia="Arial" w:hAnsi="Arial"/>
          <w:highlight w:val="yellow"/>
          <w:rtl w:val="0"/>
        </w:rPr>
        <w:t xml:space="preserve">Leiba, B., "Ambiguity of Uppercase vs Lowercase in RFC 2119 Key Words", BCP 14, RFC 8174, DOI 10.17487/RFC8174, May 2017, &lt;</w:t>
      </w:r>
      <w:hyperlink r:id="rId50">
        <w:r w:rsidDel="00000000" w:rsidR="00000000" w:rsidRPr="00000000">
          <w:rPr>
            <w:rFonts w:ascii="Arial" w:cs="Arial" w:eastAsia="Arial" w:hAnsi="Arial"/>
            <w:color w:val="1155cc"/>
            <w:highlight w:val="yellow"/>
            <w:u w:val="single"/>
            <w:rtl w:val="0"/>
          </w:rPr>
          <w:t xml:space="preserve">https://www.rfc-editor.org/info/rfc8174</w:t>
        </w:r>
      </w:hyperlink>
      <w:r w:rsidDel="00000000" w:rsidR="00000000" w:rsidRPr="00000000">
        <w:rPr>
          <w:rFonts w:ascii="Arial" w:cs="Arial" w:eastAsia="Arial" w:hAnsi="Arial"/>
          <w:highlight w:val="yellow"/>
          <w:rtl w:val="0"/>
        </w:rPr>
        <w:t xml:space="preserve">&gt;.</w:t>
      </w:r>
      <w:r w:rsidDel="00000000" w:rsidR="00000000" w:rsidRPr="00000000">
        <w:rPr>
          <w:rtl w:val="0"/>
        </w:rPr>
      </w:r>
    </w:p>
    <w:p w:rsidR="00000000" w:rsidDel="00000000" w:rsidP="00000000" w:rsidRDefault="00000000" w:rsidRPr="00000000" w14:paraId="00000221">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[RFC3629]</w:t>
      </w:r>
    </w:p>
    <w:p w:rsidR="00000000" w:rsidDel="00000000" w:rsidP="00000000" w:rsidRDefault="00000000" w:rsidRPr="00000000" w14:paraId="00000222">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Yergeau, F., "UTF-8, a transformation format of ISO 10646", STD 63, RFC 3629, DOI 10.17487/RFC3629, November 2003,</w:t>
      </w:r>
    </w:p>
    <w:p w:rsidR="00000000" w:rsidDel="00000000" w:rsidP="00000000" w:rsidRDefault="00000000" w:rsidRPr="00000000" w14:paraId="00000223">
      <w:pPr>
        <w:spacing w:after="240" w:before="240" w:lineRule="auto"/>
        <w:ind w:left="0" w:right="0" w:firstLine="0"/>
        <w:rPr>
          <w:rFonts w:ascii="Arial" w:cs="Arial" w:eastAsia="Arial" w:hAnsi="Arial"/>
          <w:color w:val="202124"/>
        </w:rPr>
      </w:pPr>
      <w:hyperlink r:id="rId51">
        <w:r w:rsidDel="00000000" w:rsidR="00000000" w:rsidRPr="00000000">
          <w:rPr>
            <w:rFonts w:ascii="Arial" w:cs="Arial" w:eastAsia="Arial" w:hAnsi="Arial"/>
            <w:color w:val="1155cc"/>
            <w:u w:val="single"/>
            <w:rtl w:val="0"/>
          </w:rPr>
          <w:t xml:space="preserve">http://www.rfc-editor.org/info/rfc3629</w:t>
        </w:r>
      </w:hyperlink>
      <w:r w:rsidDel="00000000" w:rsidR="00000000" w:rsidRPr="00000000">
        <w:rPr>
          <w:rtl w:val="0"/>
        </w:rPr>
      </w:r>
    </w:p>
    <w:p w:rsidR="00000000" w:rsidDel="00000000" w:rsidP="00000000" w:rsidRDefault="00000000" w:rsidRPr="00000000" w14:paraId="00000224">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[RFC6455]</w:t>
      </w:r>
    </w:p>
    <w:p w:rsidR="00000000" w:rsidDel="00000000" w:rsidP="00000000" w:rsidRDefault="00000000" w:rsidRPr="00000000" w14:paraId="00000225">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Fette, I. and A. Melnikov, "The WebSocket Protocol", RFC 6455, DOI 10.17487/RFC6455, December 2011,</w:t>
      </w:r>
    </w:p>
    <w:p w:rsidR="00000000" w:rsidDel="00000000" w:rsidP="00000000" w:rsidRDefault="00000000" w:rsidRPr="00000000" w14:paraId="00000226">
      <w:pPr>
        <w:spacing w:after="240" w:before="240" w:lineRule="auto"/>
        <w:ind w:left="0" w:right="0" w:firstLine="0"/>
        <w:rPr>
          <w:rFonts w:ascii="Arial" w:cs="Arial" w:eastAsia="Arial" w:hAnsi="Arial"/>
          <w:color w:val="202124"/>
        </w:rPr>
      </w:pPr>
      <w:hyperlink r:id="rId52">
        <w:r w:rsidDel="00000000" w:rsidR="00000000" w:rsidRPr="00000000">
          <w:rPr>
            <w:rFonts w:ascii="Arial" w:cs="Arial" w:eastAsia="Arial" w:hAnsi="Arial"/>
            <w:color w:val="1155cc"/>
            <w:u w:val="single"/>
            <w:rtl w:val="0"/>
          </w:rPr>
          <w:t xml:space="preserve">http://www.rfc-editor.org/info/rfc6455</w:t>
        </w:r>
      </w:hyperlink>
      <w:r w:rsidDel="00000000" w:rsidR="00000000" w:rsidRPr="00000000">
        <w:rPr>
          <w:rtl w:val="0"/>
        </w:rPr>
      </w:r>
    </w:p>
    <w:p w:rsidR="00000000" w:rsidDel="00000000" w:rsidP="00000000" w:rsidRDefault="00000000" w:rsidRPr="00000000" w14:paraId="00000227">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[Unicode]</w:t>
      </w:r>
    </w:p>
    <w:p w:rsidR="00000000" w:rsidDel="00000000" w:rsidP="00000000" w:rsidRDefault="00000000" w:rsidRPr="00000000" w14:paraId="00000228">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The Unicode Consortium. The Unicode Standard,</w:t>
      </w:r>
    </w:p>
    <w:p w:rsidR="00000000" w:rsidDel="00000000" w:rsidP="00000000" w:rsidRDefault="00000000" w:rsidRPr="00000000" w14:paraId="00000229">
      <w:pPr>
        <w:spacing w:after="240" w:before="240" w:lineRule="auto"/>
        <w:ind w:left="0" w:right="0" w:firstLine="0"/>
        <w:rPr>
          <w:rFonts w:ascii="Arial" w:cs="Arial" w:eastAsia="Arial" w:hAnsi="Arial"/>
          <w:color w:val="202124"/>
        </w:rPr>
      </w:pPr>
      <w:hyperlink r:id="rId53">
        <w:r w:rsidDel="00000000" w:rsidR="00000000" w:rsidRPr="00000000">
          <w:rPr>
            <w:rFonts w:ascii="Arial" w:cs="Arial" w:eastAsia="Arial" w:hAnsi="Arial"/>
            <w:color w:val="1155cc"/>
            <w:u w:val="single"/>
            <w:rtl w:val="0"/>
          </w:rPr>
          <w:t xml:space="preserve">http://www.unicode.org/versions/latest/</w:t>
        </w:r>
      </w:hyperlink>
      <w:r w:rsidDel="00000000" w:rsidR="00000000" w:rsidRPr="00000000">
        <w:rPr>
          <w:rtl w:val="0"/>
        </w:rPr>
      </w:r>
    </w:p>
    <w:p w:rsidR="00000000" w:rsidDel="00000000" w:rsidP="00000000" w:rsidRDefault="00000000" w:rsidRPr="00000000" w14:paraId="0000022A">
      <w:pPr>
        <w:pStyle w:val="Heading2"/>
        <w:spacing w:after="240" w:before="240" w:lineRule="auto"/>
        <w:ind w:left="0" w:right="0" w:firstLine="0"/>
        <w:rPr/>
      </w:pPr>
      <w:bookmarkStart w:colFirst="0" w:colLast="0" w:name="_heading=h.wi8cs5zgi8fo" w:id="13"/>
      <w:bookmarkEnd w:id="13"/>
      <w:r w:rsidDel="00000000" w:rsidR="00000000" w:rsidRPr="00000000">
        <w:rPr>
          <w:rtl w:val="0"/>
        </w:rPr>
        <w:t xml:space="preserve">1.5 Informative References</w:t>
      </w:r>
    </w:p>
    <w:p w:rsidR="00000000" w:rsidDel="00000000" w:rsidP="00000000" w:rsidRDefault="00000000" w:rsidRPr="00000000" w14:paraId="0000022B">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[RFC3552]</w:t>
      </w:r>
    </w:p>
    <w:p w:rsidR="00000000" w:rsidDel="00000000" w:rsidP="00000000" w:rsidRDefault="00000000" w:rsidRPr="00000000" w14:paraId="0000022C">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Rescorla, E. and B. Korver, "Guidelines for Writing RFC Text on Security Considerations", BCP 72, RFC 3552, DOI 10.17487/RFC3552, July 2003, &lt;</w:t>
      </w:r>
      <w:hyperlink r:id="rId54">
        <w:r w:rsidDel="00000000" w:rsidR="00000000" w:rsidRPr="00000000">
          <w:rPr>
            <w:rFonts w:ascii="Arial" w:cs="Arial" w:eastAsia="Arial" w:hAnsi="Arial"/>
            <w:color w:val="1155cc"/>
            <w:highlight w:val="yellow"/>
            <w:u w:val="single"/>
            <w:rtl w:val="0"/>
          </w:rPr>
          <w:t xml:space="preserve">https://www.rfc-editor.org/info/rfc3552</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022D">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022E">
      <w:pPr>
        <w:spacing w:after="120" w:before="0" w:lineRule="auto"/>
        <w:rPr/>
      </w:pPr>
      <w:r w:rsidDel="00000000" w:rsidR="00000000" w:rsidRPr="00000000">
        <w:rPr>
          <w:rFonts w:ascii="Arial" w:cs="Arial" w:eastAsia="Arial" w:hAnsi="Arial"/>
          <w:highlight w:val="yellow"/>
          <w:rtl w:val="0"/>
        </w:rPr>
        <w:t xml:space="preserve">[Full reference citation]</w:t>
      </w:r>
      <w:r w:rsidDel="00000000" w:rsidR="00000000" w:rsidRPr="00000000">
        <w:rPr>
          <w:rtl w:val="0"/>
        </w:rPr>
      </w:r>
    </w:p>
    <w:p w:rsidR="00000000" w:rsidDel="00000000" w:rsidP="00000000" w:rsidRDefault="00000000" w:rsidRPr="00000000" w14:paraId="0000022F">
      <w:pPr>
        <w:pStyle w:val="Heading2"/>
        <w:ind w:left="0" w:firstLine="0"/>
        <w:rPr/>
      </w:pPr>
      <w:bookmarkStart w:colFirst="0" w:colLast="0" w:name="_heading=h.4olrp2glo5nb" w:id="14"/>
      <w:bookmarkEnd w:id="14"/>
      <w:r w:rsidDel="00000000" w:rsidR="00000000" w:rsidRPr="00000000">
        <w:rPr>
          <w:rtl w:val="0"/>
        </w:rPr>
        <w:t xml:space="preserve">1.6 MQTT For Sensor Networks (MQTT-SN) </w:t>
      </w:r>
    </w:p>
    <w:p w:rsidR="00000000" w:rsidDel="00000000" w:rsidP="00000000" w:rsidRDefault="00000000" w:rsidRPr="00000000" w14:paraId="0000023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Sensor Networks are simple, low cost and easy to deploy. They are typically used to provide event detection, monitoring, automation, process control and more. Sensor Networks often comprise many battery-powered sensors and actuators, each containing a limited amount of storage and processing capability. They usually communicate wirelessly.</w:t>
      </w:r>
    </w:p>
    <w:p w:rsidR="00000000" w:rsidDel="00000000" w:rsidP="00000000" w:rsidRDefault="00000000" w:rsidRPr="00000000" w14:paraId="0000023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Sensor Networks are typically self-forming, continually changing, and do not have any central control. The wireless network connections and processing nodes will fail, and the batteries will run out. The nodes will be replaced, added or removed in an unplanned way. The identities of the devices are usually created when they are manufactured, this avoids the need for specialist configuration when they are deployed. Applications running outside the Sensor Network do not need to know the details of the devices in it. The applications consume information from the sensors and send instructions to actuators based only on labels created by the application designers. The labels are called Topic Names in the MQTT and MQTT-SN protocols. The MQTT-SN implementation carries information between a set of applications and the correct set of devices based on its knowledge of the network and the applications designer’s choice of Topic Names. </w:t>
      </w:r>
    </w:p>
    <w:p w:rsidR="00000000" w:rsidDel="00000000" w:rsidP="00000000" w:rsidRDefault="00000000" w:rsidRPr="00000000" w14:paraId="0000023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Consider an example of a medicine tracking application. The application needs to know the location and temperature of the medicine, but it does not want to concern itself with the network details of the devices providing the data. It may be that the number and types of the devices changes over time. There may also be other applications using the same sensor data for other purposes. The model is that the devices and applications produce and consume data addressed by the Topics rather than the other devices and applications.</w:t>
      </w:r>
    </w:p>
    <w:p w:rsidR="00000000" w:rsidDel="00000000" w:rsidP="00000000" w:rsidRDefault="00000000" w:rsidRPr="00000000" w14:paraId="00000233">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MQTT-SN specification is a variant of the MQTT version 5 specification. It is adapted to exploit low power and low bandwidth wireless networks. Low power wireless radio links typically have higher numbers of transmission errors compared to more powerful networks because they are more susceptible to interference and fading of the radio signals. They also have lower transmission rates. </w:t>
      </w:r>
    </w:p>
    <w:p w:rsidR="00000000" w:rsidDel="00000000" w:rsidP="00000000" w:rsidRDefault="00000000" w:rsidRPr="00000000" w14:paraId="00000234">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For example, wireless networks based on the IEEE 802.15.4 standard used by Zigbee have a maximum bandwidth of 250 kbit/s in the 2.4 GHz band. To reduce transmission errors the packets are kept short. The maximum packet length at the physical layer is 128 bytes and half of these may be used for Media Access Control and security.</w:t>
      </w:r>
    </w:p>
    <w:p w:rsidR="00000000" w:rsidDel="00000000" w:rsidP="00000000" w:rsidRDefault="00000000" w:rsidRPr="00000000" w14:paraId="0000023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MQTT-SN protocol is optimized for implementation on low-cost, battery-operated devices with limited processing and storage resources. The capabilities are kept simple and the specification allows partial implementations.</w:t>
      </w:r>
    </w:p>
    <w:p w:rsidR="00000000" w:rsidDel="00000000" w:rsidP="00000000" w:rsidRDefault="00000000" w:rsidRPr="00000000" w14:paraId="00000236">
      <w:pPr>
        <w:pStyle w:val="Heading3"/>
        <w:ind w:left="0" w:firstLine="0"/>
        <w:rPr/>
      </w:pPr>
      <w:bookmarkStart w:colFirst="0" w:colLast="0" w:name="_heading=h.ox4v8n854qgm" w:id="15"/>
      <w:bookmarkEnd w:id="15"/>
      <w:r w:rsidDel="00000000" w:rsidR="00000000" w:rsidRPr="00000000">
        <w:rPr>
          <w:rtl w:val="0"/>
        </w:rPr>
        <w:t xml:space="preserve">1.6.1 Differences Between MQTT-SN and MQTT</w:t>
      </w:r>
    </w:p>
    <w:p w:rsidR="00000000" w:rsidDel="00000000" w:rsidP="00000000" w:rsidRDefault="00000000" w:rsidRPr="00000000" w14:paraId="0000023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facilitate interoperation MQTT-SN is similar in many ways to MQTT, but the two are independent of each other.</w:t>
      </w:r>
    </w:p>
    <w:p w:rsidR="00000000" w:rsidDel="00000000" w:rsidP="00000000" w:rsidRDefault="00000000" w:rsidRPr="00000000" w14:paraId="0000023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MQTT-SN can work isolated from other networks or in conjunction with MQTT. The main differences between MQTT-SN and MQTT are:</w:t>
      </w:r>
    </w:p>
    <w:p w:rsidR="00000000" w:rsidDel="00000000" w:rsidP="00000000" w:rsidRDefault="00000000" w:rsidRPr="00000000" w14:paraId="00000239">
      <w:pPr>
        <w:numPr>
          <w:ilvl w:val="0"/>
          <w:numId w:val="60"/>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 addition to Topic Alias and long Topic Names MQTT-SN allows Predefined Topic Aliases.</w:t>
      </w:r>
    </w:p>
    <w:p w:rsidR="00000000" w:rsidDel="00000000" w:rsidP="00000000" w:rsidRDefault="00000000" w:rsidRPr="00000000" w14:paraId="0000023A">
      <w:pPr>
        <w:numPr>
          <w:ilvl w:val="0"/>
          <w:numId w:val="60"/>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Support for sleeping clients allows battery operated devices to enter a low power mode. In this state, Application Messages for the Client are buffered by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and delivered when the client wakes.</w:t>
      </w:r>
    </w:p>
    <w:p w:rsidR="00000000" w:rsidDel="00000000" w:rsidP="00000000" w:rsidRDefault="00000000" w:rsidRPr="00000000" w14:paraId="0000023B">
      <w:pPr>
        <w:numPr>
          <w:ilvl w:val="0"/>
          <w:numId w:val="60"/>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new Quality of Service level (WITHOUT SESSION) is introduced in MQTT-SN, allowing devices to publish without a session having been established.</w:t>
      </w:r>
    </w:p>
    <w:p w:rsidR="00000000" w:rsidDel="00000000" w:rsidP="00000000" w:rsidRDefault="00000000" w:rsidRPr="00000000" w14:paraId="0000023C">
      <w:pPr>
        <w:numPr>
          <w:ilvl w:val="0"/>
          <w:numId w:val="60"/>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MQTT-SN has fewer requirements on the underlying transport and it can use connectionless network transports such as User Datagram Protocol (UDP).</w:t>
      </w:r>
    </w:p>
    <w:p w:rsidR="00000000" w:rsidDel="00000000" w:rsidP="00000000" w:rsidRDefault="00000000" w:rsidRPr="00000000" w14:paraId="0000023D">
      <w:pPr>
        <w:numPr>
          <w:ilvl w:val="0"/>
          <w:numId w:val="60"/>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MQTT-SN introduces the PROTECTION packet for packet-based security based on symmetric-key cryptography. </w:t>
      </w:r>
    </w:p>
    <w:p w:rsidR="00000000" w:rsidDel="00000000" w:rsidP="00000000" w:rsidRDefault="00000000" w:rsidRPr="00000000" w14:paraId="0000023E">
      <w:pPr>
        <w:numPr>
          <w:ilvl w:val="0"/>
          <w:numId w:val="60"/>
        </w:numPr>
        <w:spacing w:before="0" w:beforeAutospacing="0"/>
        <w:ind w:left="720" w:hanging="360"/>
      </w:pPr>
      <w:r w:rsidDel="00000000" w:rsidR="00000000" w:rsidRPr="00000000">
        <w:rPr>
          <w:rtl w:val="0"/>
        </w:rPr>
        <w:t xml:space="preserve">If the network supports sending messages to more than one recipient at once, Gateway Advertisement and Discovery can be implemented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3F">
      <w:pPr>
        <w:pStyle w:val="Heading2"/>
        <w:ind w:left="0" w:firstLine="0"/>
        <w:rPr/>
      </w:pPr>
      <w:bookmarkStart w:colFirst="0" w:colLast="0" w:name="_heading=h.2bn6wsx" w:id="16"/>
      <w:bookmarkEnd w:id="16"/>
      <w:r w:rsidDel="00000000" w:rsidR="00000000" w:rsidRPr="00000000">
        <w:rPr>
          <w:rtl w:val="0"/>
        </w:rPr>
        <w:t xml:space="preserve">1.7 Data representation</w:t>
      </w:r>
    </w:p>
    <w:p w:rsidR="00000000" w:rsidDel="00000000" w:rsidP="00000000" w:rsidRDefault="00000000" w:rsidRPr="00000000" w14:paraId="00000240">
      <w:pPr>
        <w:pStyle w:val="Heading3"/>
        <w:ind w:left="0" w:firstLine="0"/>
        <w:rPr>
          <w:rFonts w:ascii="Arial" w:cs="Arial" w:eastAsia="Arial" w:hAnsi="Arial"/>
        </w:rPr>
      </w:pPr>
      <w:bookmarkStart w:colFirst="0" w:colLast="0" w:name="_heading=h.qsh70q" w:id="17"/>
      <w:bookmarkEnd w:id="17"/>
      <w:r w:rsidDel="00000000" w:rsidR="00000000" w:rsidRPr="00000000">
        <w:rPr>
          <w:rtl w:val="0"/>
        </w:rPr>
        <w:t xml:space="preserve">1.7.1 </w:t>
      </w:r>
      <w:r w:rsidDel="00000000" w:rsidR="00000000" w:rsidRPr="00000000">
        <w:rPr>
          <w:rFonts w:ascii="Arial" w:cs="Arial" w:eastAsia="Arial" w:hAnsi="Arial"/>
          <w:rtl w:val="0"/>
        </w:rPr>
        <w:t xml:space="preserve">Bits (Byte)</w:t>
      </w:r>
    </w:p>
    <w:p w:rsidR="00000000" w:rsidDel="00000000" w:rsidP="00000000" w:rsidRDefault="00000000" w:rsidRPr="00000000" w14:paraId="0000024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Bits in a byte are labeled 7 to 0. Bit number 7 is the most significant bit, the least significant bit is assigned bit number 0.</w:t>
      </w:r>
    </w:p>
    <w:p w:rsidR="00000000" w:rsidDel="00000000" w:rsidP="00000000" w:rsidRDefault="00000000" w:rsidRPr="00000000" w14:paraId="00000242">
      <w:pPr>
        <w:pStyle w:val="Heading3"/>
        <w:ind w:left="0" w:firstLine="0"/>
        <w:rPr>
          <w:rFonts w:ascii="Arial" w:cs="Arial" w:eastAsia="Arial" w:hAnsi="Arial"/>
        </w:rPr>
      </w:pPr>
      <w:bookmarkStart w:colFirst="0" w:colLast="0" w:name="_heading=h.3as4poj" w:id="18"/>
      <w:bookmarkEnd w:id="18"/>
      <w:r w:rsidDel="00000000" w:rsidR="00000000" w:rsidRPr="00000000">
        <w:rPr>
          <w:rtl w:val="0"/>
        </w:rPr>
        <w:t xml:space="preserve">1.7.2 </w:t>
      </w:r>
      <w:r w:rsidDel="00000000" w:rsidR="00000000" w:rsidRPr="00000000">
        <w:rPr>
          <w:rFonts w:ascii="Arial" w:cs="Arial" w:eastAsia="Arial" w:hAnsi="Arial"/>
          <w:rtl w:val="0"/>
        </w:rPr>
        <w:t xml:space="preserve">Two Byte Integer</w:t>
      </w:r>
    </w:p>
    <w:p w:rsidR="00000000" w:rsidDel="00000000" w:rsidP="00000000" w:rsidRDefault="00000000" w:rsidRPr="00000000" w14:paraId="00000243">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Two Byte Integer data values are 16-bit unsigned integers in big-endian order: the high order byte precedes the lower order byte. This means that a 16-bit word is presented on the network as Most Significant Byte (MSB), followed by Least Significant Byte (LSB).</w:t>
      </w:r>
    </w:p>
    <w:p w:rsidR="00000000" w:rsidDel="00000000" w:rsidP="00000000" w:rsidRDefault="00000000" w:rsidRPr="00000000" w14:paraId="00000244">
      <w:pPr>
        <w:pStyle w:val="Heading3"/>
        <w:ind w:left="0" w:firstLine="0"/>
        <w:rPr>
          <w:rFonts w:ascii="Arial" w:cs="Arial" w:eastAsia="Arial" w:hAnsi="Arial"/>
        </w:rPr>
      </w:pPr>
      <w:bookmarkStart w:colFirst="0" w:colLast="0" w:name="_heading=h.1pxezwc" w:id="19"/>
      <w:bookmarkEnd w:id="19"/>
      <w:r w:rsidDel="00000000" w:rsidR="00000000" w:rsidRPr="00000000">
        <w:rPr>
          <w:rtl w:val="0"/>
        </w:rPr>
        <w:t xml:space="preserve">1.7.3 </w:t>
      </w:r>
      <w:r w:rsidDel="00000000" w:rsidR="00000000" w:rsidRPr="00000000">
        <w:rPr>
          <w:rFonts w:ascii="Arial" w:cs="Arial" w:eastAsia="Arial" w:hAnsi="Arial"/>
          <w:rtl w:val="0"/>
        </w:rPr>
        <w:t xml:space="preserve">Four Byte Integer</w:t>
      </w:r>
    </w:p>
    <w:p w:rsidR="00000000" w:rsidDel="00000000" w:rsidP="00000000" w:rsidRDefault="00000000" w:rsidRPr="00000000" w14:paraId="00000245">
      <w:pPr>
        <w:spacing w:line="276" w:lineRule="auto"/>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Four Byte Integer data values are 32-bit unsigned integers in big-endian order: the high order byte precedes the successively lower order bytes. This means that a 32-bit word is presented on the network as Most Significant Byte (MSB), followed by the next most Significant Byte (MSB), followed by the next most Significant Byte (MSB), followed by Least Significant Byte (LSB).</w:t>
      </w:r>
      <w:r w:rsidDel="00000000" w:rsidR="00000000" w:rsidRPr="00000000">
        <w:rPr>
          <w:rtl w:val="0"/>
        </w:rPr>
      </w:r>
    </w:p>
    <w:p w:rsidR="00000000" w:rsidDel="00000000" w:rsidP="00000000" w:rsidRDefault="00000000" w:rsidRPr="00000000" w14:paraId="00000246">
      <w:pPr>
        <w:pStyle w:val="Heading3"/>
        <w:ind w:left="0" w:firstLine="0"/>
        <w:rPr>
          <w:rFonts w:ascii="Arial" w:cs="Arial" w:eastAsia="Arial" w:hAnsi="Arial"/>
        </w:rPr>
      </w:pPr>
      <w:bookmarkStart w:colFirst="0" w:colLast="0" w:name="_heading=h.49x2ik5" w:id="20"/>
      <w:bookmarkEnd w:id="20"/>
      <w:r w:rsidDel="00000000" w:rsidR="00000000" w:rsidRPr="00000000">
        <w:rPr>
          <w:rtl w:val="0"/>
        </w:rPr>
        <w:t xml:space="preserve">1.7.4 </w:t>
      </w:r>
      <w:r w:rsidDel="00000000" w:rsidR="00000000" w:rsidRPr="00000000">
        <w:rPr>
          <w:rFonts w:ascii="Arial" w:cs="Arial" w:eastAsia="Arial" w:hAnsi="Arial"/>
          <w:rtl w:val="0"/>
        </w:rPr>
        <w:t xml:space="preserve">UTF-8 Encoded String</w:t>
      </w:r>
    </w:p>
    <w:p w:rsidR="00000000" w:rsidDel="00000000" w:rsidP="00000000" w:rsidRDefault="00000000" w:rsidRPr="00000000" w14:paraId="00000247">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Text fields within the MQTT-SN Control Packets are encoded as fixed length UTF-8 strings. UTF-8 </w:t>
      </w:r>
      <w:hyperlink r:id="rId55">
        <w:r w:rsidDel="00000000" w:rsidR="00000000" w:rsidRPr="00000000">
          <w:rPr>
            <w:rFonts w:ascii="Arial" w:cs="Arial" w:eastAsia="Arial" w:hAnsi="Arial"/>
            <w:color w:val="800080"/>
            <w:sz w:val="22"/>
            <w:szCs w:val="22"/>
            <w:u w:val="none"/>
            <w:rtl w:val="0"/>
          </w:rPr>
          <w:t xml:space="preserve">[RFC3629]</w:t>
        </w:r>
      </w:hyperlink>
      <w:r w:rsidDel="00000000" w:rsidR="00000000" w:rsidRPr="00000000">
        <w:rPr>
          <w:rFonts w:ascii="Arial" w:cs="Arial" w:eastAsia="Arial" w:hAnsi="Arial"/>
          <w:color w:val="000000"/>
          <w:sz w:val="22"/>
          <w:szCs w:val="22"/>
          <w:rtl w:val="0"/>
        </w:rPr>
        <w:t xml:space="preserve"> is an efficient encoding of Unicode </w:t>
      </w:r>
      <w:hyperlink r:id="rId56">
        <w:r w:rsidDel="00000000" w:rsidR="00000000" w:rsidRPr="00000000">
          <w:rPr>
            <w:rFonts w:ascii="Arial" w:cs="Arial" w:eastAsia="Arial" w:hAnsi="Arial"/>
            <w:color w:val="800080"/>
            <w:sz w:val="22"/>
            <w:szCs w:val="22"/>
            <w:u w:val="none"/>
            <w:rtl w:val="0"/>
          </w:rPr>
          <w:t xml:space="preserve">[Unicode]</w:t>
        </w:r>
      </w:hyperlink>
      <w:r w:rsidDel="00000000" w:rsidR="00000000" w:rsidRPr="00000000">
        <w:rPr>
          <w:rFonts w:ascii="Arial" w:cs="Arial" w:eastAsia="Arial" w:hAnsi="Arial"/>
          <w:color w:val="000000"/>
          <w:sz w:val="22"/>
          <w:szCs w:val="22"/>
          <w:rtl w:val="0"/>
        </w:rPr>
        <w:t xml:space="preserve"> characters that optimizes the encoding of ASCII characters in support of text-based communications.</w:t>
      </w:r>
    </w:p>
    <w:p w:rsidR="00000000" w:rsidDel="00000000" w:rsidP="00000000" w:rsidRDefault="00000000" w:rsidRPr="00000000" w14:paraId="00000248">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Unless stated otherwise all variable length UTF-8 encoded strings can have any length in the range 0 to 65,535 bytes.</w:t>
      </w:r>
    </w:p>
    <w:p w:rsidR="00000000" w:rsidDel="00000000" w:rsidP="00000000" w:rsidRDefault="00000000" w:rsidRPr="00000000" w14:paraId="00000249">
      <w:pPr>
        <w:rPr>
          <w:rFonts w:ascii="Arial" w:cs="Arial" w:eastAsia="Arial" w:hAnsi="Arial"/>
          <w:color w:val="000000"/>
        </w:rPr>
      </w:pPr>
      <w:r w:rsidDel="00000000" w:rsidR="00000000" w:rsidRPr="00000000">
        <w:rPr>
          <w:i w:val="1"/>
          <w:sz w:val="19"/>
          <w:szCs w:val="19"/>
          <w:rtl w:val="0"/>
        </w:rPr>
        <w:t xml:space="preserve">Figure 1-1 – Structure of UTF-8 Encoded Strings</w:t>
      </w:r>
      <w:r w:rsidDel="00000000" w:rsidR="00000000" w:rsidRPr="00000000">
        <w:rPr>
          <w:rtl w:val="0"/>
        </w:rPr>
      </w:r>
    </w:p>
    <w:p w:rsidR="00000000" w:rsidDel="00000000" w:rsidP="00000000" w:rsidRDefault="00000000" w:rsidRPr="00000000" w14:paraId="0000024A">
      <w:pPr>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5943600" cy="939800"/>
            <wp:effectExtent b="0" l="0" r="0" t="0"/>
            <wp:docPr id="38" name="image7.png"/>
            <a:graphic>
              <a:graphicData uri="http://schemas.openxmlformats.org/drawingml/2006/picture">
                <pic:pic>
                  <pic:nvPicPr>
                    <pic:cNvPr id="0" name="image7.png"/>
                    <pic:cNvPicPr preferRelativeResize="0"/>
                  </pic:nvPicPr>
                  <pic:blipFill>
                    <a:blip r:embed="rId57"/>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The character data in a UTF-8 Encoded String MUST be well-formed UTF-8 as defined by the Unicode specification </w:t>
      </w:r>
      <w:hyperlink r:id="rId58">
        <w:r w:rsidDel="00000000" w:rsidR="00000000" w:rsidRPr="00000000">
          <w:rPr>
            <w:rFonts w:ascii="Arial" w:cs="Arial" w:eastAsia="Arial" w:hAnsi="Arial"/>
            <w:color w:val="800080"/>
            <w:sz w:val="22"/>
            <w:szCs w:val="22"/>
            <w:highlight w:val="yellow"/>
            <w:u w:val="none"/>
            <w:rtl w:val="0"/>
          </w:rPr>
          <w:t xml:space="preserve">[Unicode]</w:t>
        </w:r>
      </w:hyperlink>
      <w:r w:rsidDel="00000000" w:rsidR="00000000" w:rsidRPr="00000000">
        <w:rPr>
          <w:rFonts w:ascii="Arial" w:cs="Arial" w:eastAsia="Arial" w:hAnsi="Arial"/>
          <w:color w:val="000000"/>
          <w:sz w:val="22"/>
          <w:szCs w:val="22"/>
          <w:highlight w:val="yellow"/>
          <w:rtl w:val="0"/>
        </w:rPr>
        <w:t xml:space="preserve"> and restated in RFC 3629 </w:t>
      </w:r>
      <w:hyperlink r:id="rId59">
        <w:r w:rsidDel="00000000" w:rsidR="00000000" w:rsidRPr="00000000">
          <w:rPr>
            <w:rFonts w:ascii="Arial" w:cs="Arial" w:eastAsia="Arial" w:hAnsi="Arial"/>
            <w:color w:val="800080"/>
            <w:sz w:val="22"/>
            <w:szCs w:val="22"/>
            <w:highlight w:val="yellow"/>
            <w:u w:val="none"/>
            <w:rtl w:val="0"/>
          </w:rPr>
          <w:t xml:space="preserve">[RFC3629]</w:t>
        </w:r>
      </w:hyperlink>
      <w:r w:rsidDel="00000000" w:rsidR="00000000" w:rsidRPr="00000000">
        <w:rPr>
          <w:rFonts w:ascii="Arial" w:cs="Arial" w:eastAsia="Arial" w:hAnsi="Arial"/>
          <w:color w:val="000000"/>
          <w:sz w:val="22"/>
          <w:szCs w:val="22"/>
          <w:highlight w:val="yellow"/>
          <w:rtl w:val="0"/>
        </w:rPr>
        <w:t xml:space="preserve">. In particular, the character data MUST NOT include encodings of code points between U+D800 and U+DFFF</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[MQTT-SN-1.7.4-1]</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24C">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If the Client or Server receives an </w:t>
      </w:r>
      <w:r w:rsidDel="00000000" w:rsidR="00000000" w:rsidRPr="00000000">
        <w:rPr>
          <w:rFonts w:ascii="Arial" w:cs="Arial" w:eastAsia="Arial" w:hAnsi="Arial"/>
          <w:color w:val="000000"/>
          <w:sz w:val="22"/>
          <w:szCs w:val="22"/>
          <w:rtl w:val="0"/>
        </w:rPr>
        <w:t xml:space="preserve">MQTT-SN Control Packet </w:t>
      </w:r>
      <w:r w:rsidDel="00000000" w:rsidR="00000000" w:rsidRPr="00000000">
        <w:rPr>
          <w:rFonts w:ascii="Arial" w:cs="Arial" w:eastAsia="Arial" w:hAnsi="Arial"/>
          <w:color w:val="000000"/>
          <w:sz w:val="22"/>
          <w:szCs w:val="22"/>
          <w:rtl w:val="0"/>
        </w:rPr>
        <w:t xml:space="preserve">containing ill-formed UTF-8 it is a Malformed </w:t>
      </w:r>
      <w:r w:rsidDel="00000000" w:rsidR="00000000" w:rsidRPr="00000000">
        <w:rPr>
          <w:rFonts w:ascii="Arial" w:cs="Arial" w:eastAsia="Arial" w:hAnsi="Arial"/>
          <w:color w:val="000000"/>
          <w:sz w:val="22"/>
          <w:szCs w:val="22"/>
          <w:rtl w:val="0"/>
        </w:rPr>
        <w:t xml:space="preserve">Packet</w:t>
      </w:r>
      <w:r w:rsidDel="00000000" w:rsidR="00000000" w:rsidRPr="00000000">
        <w:rPr>
          <w:rFonts w:ascii="Arial" w:cs="Arial" w:eastAsia="Arial" w:hAnsi="Arial"/>
          <w:color w:val="000000"/>
          <w:sz w:val="22"/>
          <w:szCs w:val="22"/>
          <w:rtl w:val="0"/>
        </w:rPr>
        <w:t xml:space="preserve">.</w:t>
      </w:r>
      <w:r w:rsidDel="00000000" w:rsidR="00000000" w:rsidRPr="00000000">
        <w:rPr>
          <w:rFonts w:ascii="Arial" w:cs="Arial" w:eastAsia="Arial" w:hAnsi="Arial"/>
          <w:color w:val="000000"/>
          <w:sz w:val="22"/>
          <w:szCs w:val="22"/>
          <w:rtl w:val="0"/>
        </w:rPr>
        <w:t xml:space="preserve"> Refer to</w:t>
      </w:r>
      <w:hyperlink r:id="rId60">
        <w:r w:rsidDel="00000000" w:rsidR="00000000" w:rsidRPr="00000000">
          <w:rPr>
            <w:rFonts w:ascii="Arial" w:cs="Arial" w:eastAsia="Arial" w:hAnsi="Arial"/>
            <w:color w:val="000000"/>
            <w:sz w:val="22"/>
            <w:szCs w:val="22"/>
            <w:rtl w:val="0"/>
          </w:rPr>
          <w:t xml:space="preserve"> </w:t>
        </w:r>
      </w:hyperlink>
      <w:hyperlink w:anchor="_heading=h.v8vlgf6xm72a">
        <w:r w:rsidDel="00000000" w:rsidR="00000000" w:rsidRPr="00000000">
          <w:rPr>
            <w:color w:val="1155cc"/>
            <w:u w:val="single"/>
            <w:rtl w:val="0"/>
          </w:rPr>
          <w:t xml:space="preserve">4.12 Handling errors</w:t>
        </w:r>
      </w:hyperlink>
      <w:r w:rsidDel="00000000" w:rsidR="00000000" w:rsidRPr="00000000">
        <w:rPr>
          <w:rFonts w:ascii="Arial" w:cs="Arial" w:eastAsia="Arial" w:hAnsi="Arial"/>
          <w:color w:val="000000"/>
          <w:sz w:val="22"/>
          <w:szCs w:val="22"/>
          <w:rtl w:val="0"/>
        </w:rPr>
        <w:t xml:space="preserve"> for information about handling errors.</w:t>
      </w:r>
    </w:p>
    <w:p w:rsidR="00000000" w:rsidDel="00000000" w:rsidP="00000000" w:rsidRDefault="00000000" w:rsidRPr="00000000" w14:paraId="0000024D">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A UTF-8 Encoded String MUST NOT include an encoding of the null character U+0000</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[MQTT-SN-1.7.4-2].</w:t>
      </w:r>
      <w:r w:rsidDel="00000000" w:rsidR="00000000" w:rsidRPr="00000000">
        <w:rPr>
          <w:rFonts w:ascii="Arial" w:cs="Arial" w:eastAsia="Arial" w:hAnsi="Arial"/>
          <w:color w:val="000000"/>
          <w:sz w:val="22"/>
          <w:szCs w:val="22"/>
          <w:rtl w:val="0"/>
        </w:rPr>
        <w:t xml:space="preserve"> If a receiver (Server or Client)</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receives an </w:t>
      </w:r>
      <w:r w:rsidDel="00000000" w:rsidR="00000000" w:rsidRPr="00000000">
        <w:rPr>
          <w:rFonts w:ascii="Arial" w:cs="Arial" w:eastAsia="Arial" w:hAnsi="Arial"/>
          <w:color w:val="000000"/>
          <w:sz w:val="22"/>
          <w:szCs w:val="22"/>
          <w:rtl w:val="0"/>
        </w:rPr>
        <w:t xml:space="preserve">Control Pac</w:t>
      </w:r>
      <w:r w:rsidDel="00000000" w:rsidR="00000000" w:rsidRPr="00000000">
        <w:rPr>
          <w:rFonts w:ascii="Arial" w:cs="Arial" w:eastAsia="Arial" w:hAnsi="Arial"/>
          <w:color w:val="000000"/>
          <w:sz w:val="22"/>
          <w:szCs w:val="22"/>
          <w:rtl w:val="0"/>
        </w:rPr>
        <w:t xml:space="preserve">ket containing U+0000 in a UTF-8 Encoded String it is a Malformed Packet.</w:t>
      </w:r>
    </w:p>
    <w:p w:rsidR="00000000" w:rsidDel="00000000" w:rsidP="00000000" w:rsidRDefault="00000000" w:rsidRPr="00000000" w14:paraId="0000024E">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UTF-8 Encoded Strings SHOULD NOT include the Unicode</w:t>
      </w:r>
      <w:r w:rsidDel="00000000" w:rsidR="00000000" w:rsidRPr="00000000">
        <w:rPr>
          <w:rFonts w:ascii="Arial" w:cs="Arial" w:eastAsia="Arial" w:hAnsi="Arial"/>
          <w:color w:val="000000"/>
          <w:sz w:val="22"/>
          <w:szCs w:val="22"/>
          <w:rtl w:val="0"/>
        </w:rPr>
        <w:t xml:space="preserve"> [Unicode]</w:t>
      </w:r>
      <w:r w:rsidDel="00000000" w:rsidR="00000000" w:rsidRPr="00000000">
        <w:rPr>
          <w:rFonts w:ascii="Arial" w:cs="Arial" w:eastAsia="Arial" w:hAnsi="Arial"/>
          <w:color w:val="000000"/>
          <w:sz w:val="22"/>
          <w:szCs w:val="22"/>
          <w:rtl w:val="0"/>
        </w:rPr>
        <w:t xml:space="preserve"> code points listed below. If a receiver (Server or Client) </w:t>
      </w:r>
      <w:r w:rsidDel="00000000" w:rsidR="00000000" w:rsidRPr="00000000">
        <w:rPr>
          <w:rFonts w:ascii="Arial" w:cs="Arial" w:eastAsia="Arial" w:hAnsi="Arial"/>
          <w:color w:val="000000"/>
          <w:sz w:val="22"/>
          <w:szCs w:val="22"/>
          <w:rtl w:val="0"/>
        </w:rPr>
        <w:t xml:space="preserve">receives an MQTT-SN </w:t>
      </w:r>
      <w:r w:rsidDel="00000000" w:rsidR="00000000" w:rsidRPr="00000000">
        <w:rPr>
          <w:rFonts w:ascii="Arial" w:cs="Arial" w:eastAsia="Arial" w:hAnsi="Arial"/>
          <w:color w:val="000000"/>
          <w:sz w:val="22"/>
          <w:szCs w:val="22"/>
          <w:rtl w:val="0"/>
        </w:rPr>
        <w:t xml:space="preserve">Control Packet with UTF-8 Encoded Strings containing any of them it MAY treat it as a Malformed Packet. These are the Disallowed Unicode code points.</w:t>
      </w:r>
      <w:r w:rsidDel="00000000" w:rsidR="00000000" w:rsidRPr="00000000">
        <w:rPr>
          <w:rtl w:val="0"/>
        </w:rPr>
      </w:r>
    </w:p>
    <w:p w:rsidR="00000000" w:rsidDel="00000000" w:rsidP="00000000" w:rsidRDefault="00000000" w:rsidRPr="00000000" w14:paraId="0000024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80" w:line="276" w:lineRule="auto"/>
        <w:ind w:left="720" w:right="0" w:hanging="360"/>
        <w:jc w:val="left"/>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U+0001..U+001F control characters</w:t>
      </w:r>
      <w:r w:rsidDel="00000000" w:rsidR="00000000" w:rsidRPr="00000000">
        <w:rPr>
          <w:rtl w:val="0"/>
        </w:rPr>
      </w:r>
    </w:p>
    <w:p w:rsidR="00000000" w:rsidDel="00000000" w:rsidP="00000000" w:rsidRDefault="00000000" w:rsidRPr="00000000" w14:paraId="0000025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U+007F..U+009F control characters</w:t>
      </w:r>
      <w:r w:rsidDel="00000000" w:rsidR="00000000" w:rsidRPr="00000000">
        <w:rPr>
          <w:rtl w:val="0"/>
        </w:rPr>
      </w:r>
    </w:p>
    <w:p w:rsidR="00000000" w:rsidDel="00000000" w:rsidP="00000000" w:rsidRDefault="00000000" w:rsidRPr="00000000" w14:paraId="0000025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beforeAutospacing="0" w:line="276" w:lineRule="auto"/>
        <w:ind w:left="720" w:right="0" w:hanging="360"/>
        <w:jc w:val="left"/>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Code points defined in the Unicode specification </w:t>
      </w:r>
      <w:hyperlink r:id="rId61">
        <w:r w:rsidDel="00000000" w:rsidR="00000000" w:rsidRPr="00000000">
          <w:rPr>
            <w:rFonts w:ascii="Arial" w:cs="Arial" w:eastAsia="Arial" w:hAnsi="Arial"/>
            <w:i w:val="0"/>
            <w:smallCaps w:val="0"/>
            <w:strike w:val="0"/>
            <w:color w:val="800080"/>
            <w:sz w:val="22"/>
            <w:szCs w:val="22"/>
            <w:u w:val="none"/>
            <w:shd w:fill="auto" w:val="clear"/>
            <w:vertAlign w:val="baseline"/>
            <w:rtl w:val="0"/>
          </w:rPr>
          <w:t xml:space="preserve">[Unicode]</w:t>
        </w:r>
      </w:hyperlink>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to be non-characters (for example U+0FFFF)</w:t>
      </w:r>
      <w:r w:rsidDel="00000000" w:rsidR="00000000" w:rsidRPr="00000000">
        <w:rPr>
          <w:rtl w:val="0"/>
        </w:rPr>
      </w:r>
    </w:p>
    <w:p w:rsidR="00000000" w:rsidDel="00000000" w:rsidP="00000000" w:rsidRDefault="00000000" w:rsidRPr="00000000" w14:paraId="00000252">
      <w:pPr>
        <w:spacing w:line="276" w:lineRule="auto"/>
        <w:rPr>
          <w:rFonts w:ascii="Arial" w:cs="Arial" w:eastAsia="Arial" w:hAnsi="Arial"/>
          <w:color w:val="ff0000"/>
          <w:sz w:val="22"/>
          <w:szCs w:val="22"/>
        </w:rPr>
      </w:pPr>
      <w:r w:rsidDel="00000000" w:rsidR="00000000" w:rsidRPr="00000000">
        <w:rPr>
          <w:rFonts w:ascii="Arial" w:cs="Arial" w:eastAsia="Arial" w:hAnsi="Arial"/>
          <w:color w:val="000000"/>
          <w:sz w:val="22"/>
          <w:szCs w:val="22"/>
          <w:highlight w:val="yellow"/>
          <w:rtl w:val="0"/>
        </w:rPr>
        <w:t xml:space="preserve">A UTF-8 encoded sequence 0xEF 0xBB 0xBF is always interpreted as U+FEFF ("ZERO WIDTH NO-BREAK SPACE") wherever it appears in a string and MUST NOT be skipped over or stripped off by a packet receiver</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[MQTT-SN-1.7.4-3].</w:t>
      </w:r>
    </w:p>
    <w:p w:rsidR="00000000" w:rsidDel="00000000" w:rsidP="00000000" w:rsidRDefault="00000000" w:rsidRPr="00000000" w14:paraId="00000253">
      <w:pPr>
        <w:spacing w:line="276" w:lineRule="auto"/>
        <w:ind w:left="540" w:firstLine="0"/>
        <w:rPr>
          <w:rFonts w:ascii="Arial" w:cs="Arial" w:eastAsia="Arial" w:hAnsi="Arial"/>
          <w:b w:val="1"/>
          <w:sz w:val="22"/>
          <w:szCs w:val="22"/>
        </w:rPr>
      </w:pPr>
      <w:bookmarkStart w:colFirst="0" w:colLast="0" w:name="_heading=h.2p2csry" w:id="21"/>
      <w:bookmarkEnd w:id="21"/>
      <w:r w:rsidDel="00000000" w:rsidR="00000000" w:rsidRPr="00000000">
        <w:rPr>
          <w:rFonts w:ascii="Arial" w:cs="Arial" w:eastAsia="Arial" w:hAnsi="Arial"/>
          <w:b w:val="1"/>
          <w:sz w:val="22"/>
          <w:szCs w:val="22"/>
          <w:rtl w:val="0"/>
        </w:rPr>
        <w:t xml:space="preserve">Informative example</w:t>
      </w:r>
    </w:p>
    <w:p w:rsidR="00000000" w:rsidDel="00000000" w:rsidP="00000000" w:rsidRDefault="00000000" w:rsidRPr="00000000" w14:paraId="00000254">
      <w:pPr>
        <w:spacing w:line="276" w:lineRule="auto"/>
        <w:ind w:left="54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For example, </w:t>
      </w:r>
      <w:sdt>
        <w:sdtPr>
          <w:id w:val="-398110082"/>
          <w:tag w:val="goog_rdk_1"/>
        </w:sdtPr>
        <w:sdtContent>
          <w:commentRangeStart w:id="1"/>
        </w:sdtContent>
      </w:sdt>
      <w:sdt>
        <w:sdtPr>
          <w:id w:val="-82196169"/>
          <w:tag w:val="goog_rdk_2"/>
        </w:sdtPr>
        <w:sdtContent>
          <w:commentRangeStart w:id="2"/>
        </w:sdtContent>
      </w:sdt>
      <w:r w:rsidDel="00000000" w:rsidR="00000000" w:rsidRPr="00000000">
        <w:rPr>
          <w:rFonts w:ascii="Arial" w:cs="Arial" w:eastAsia="Arial" w:hAnsi="Arial"/>
          <w:sz w:val="22"/>
          <w:szCs w:val="22"/>
          <w:rtl w:val="0"/>
        </w:rPr>
        <w:t xml:space="preserve">the string A𪛔 which</w:t>
      </w:r>
      <w:commentRangeEnd w:id="1"/>
      <w:r w:rsidDel="00000000" w:rsidR="00000000" w:rsidRPr="00000000">
        <w:commentReference w:id="1"/>
      </w:r>
      <w:commentRangeEnd w:id="2"/>
      <w:r w:rsidDel="00000000" w:rsidR="00000000" w:rsidRPr="00000000">
        <w:commentReference w:id="2"/>
      </w:r>
      <w:r w:rsidDel="00000000" w:rsidR="00000000" w:rsidRPr="00000000">
        <w:rPr>
          <w:rFonts w:ascii="Arial" w:cs="Arial" w:eastAsia="Arial" w:hAnsi="Arial"/>
          <w:sz w:val="22"/>
          <w:szCs w:val="22"/>
          <w:rtl w:val="0"/>
        </w:rPr>
        <w:t xml:space="preserve"> is </w:t>
      </w:r>
      <w:r w:rsidDel="00000000" w:rsidR="00000000" w:rsidRPr="00000000">
        <w:rPr>
          <w:rFonts w:ascii="Arial" w:cs="Arial" w:eastAsia="Arial" w:hAnsi="Arial"/>
          <w:color w:val="000000"/>
          <w:sz w:val="22"/>
          <w:szCs w:val="22"/>
          <w:rtl w:val="0"/>
        </w:rPr>
        <w:t xml:space="preserve">LATIN CAPITAL Letter A followed by the code point U+2A6D4 (which represents a CJK IDEOGRAPH EXTENSION B character)</w:t>
      </w:r>
      <w:r w:rsidDel="00000000" w:rsidR="00000000" w:rsidRPr="00000000">
        <w:rPr>
          <w:rFonts w:ascii="Arial" w:cs="Arial" w:eastAsia="Arial" w:hAnsi="Arial"/>
          <w:sz w:val="22"/>
          <w:szCs w:val="22"/>
          <w:rtl w:val="0"/>
        </w:rPr>
        <w:t xml:space="preserve"> is encoded as follows: </w:t>
      </w:r>
    </w:p>
    <w:p w:rsidR="00000000" w:rsidDel="00000000" w:rsidP="00000000" w:rsidRDefault="00000000" w:rsidRPr="00000000" w14:paraId="00000255">
      <w:pPr>
        <w:rPr>
          <w:rFonts w:ascii="Arial" w:cs="Arial" w:eastAsia="Arial" w:hAnsi="Arial"/>
          <w:i w:val="1"/>
          <w:sz w:val="19"/>
          <w:szCs w:val="19"/>
        </w:rPr>
      </w:pPr>
      <w:r w:rsidDel="00000000" w:rsidR="00000000" w:rsidRPr="00000000">
        <w:rPr>
          <w:i w:val="1"/>
          <w:sz w:val="19"/>
          <w:szCs w:val="19"/>
          <w:rtl w:val="0"/>
        </w:rPr>
        <w:t xml:space="preserve">Figure 1-2 – </w:t>
      </w:r>
      <w:r w:rsidDel="00000000" w:rsidR="00000000" w:rsidRPr="00000000">
        <w:rPr>
          <w:i w:val="1"/>
          <w:color w:val="000000"/>
          <w:sz w:val="19"/>
          <w:szCs w:val="19"/>
          <w:shd w:fill="auto" w:val="clear"/>
          <w:rtl w:val="0"/>
        </w:rPr>
        <w:t xml:space="preserve">Fixed Length UTF-8 Encoded String </w:t>
      </w:r>
      <w:r w:rsidDel="00000000" w:rsidR="00000000" w:rsidRPr="00000000">
        <w:rPr>
          <w:i w:val="1"/>
          <w:sz w:val="19"/>
          <w:szCs w:val="19"/>
          <w:rtl w:val="0"/>
        </w:rPr>
        <w:t xml:space="preserve">inf</w:t>
      </w:r>
      <w:r w:rsidDel="00000000" w:rsidR="00000000" w:rsidRPr="00000000">
        <w:rPr>
          <w:i w:val="1"/>
          <w:color w:val="000000"/>
          <w:sz w:val="19"/>
          <w:szCs w:val="19"/>
          <w:shd w:fill="auto" w:val="clear"/>
          <w:rtl w:val="0"/>
        </w:rPr>
        <w:t xml:space="preserve">ormative example</w:t>
      </w:r>
      <w:r w:rsidDel="00000000" w:rsidR="00000000" w:rsidRPr="00000000">
        <w:rPr>
          <w:rtl w:val="0"/>
        </w:rPr>
      </w:r>
    </w:p>
    <w:p w:rsidR="00000000" w:rsidDel="00000000" w:rsidP="00000000" w:rsidRDefault="00000000" w:rsidRPr="00000000" w14:paraId="00000256">
      <w:pPr>
        <w:ind w:left="540" w:firstLine="0"/>
        <w:jc w:val="both"/>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Arial" w:cs="Arial" w:eastAsia="Arial" w:hAnsi="Arial"/>
        </w:rPr>
        <w:drawing>
          <wp:inline distB="114300" distT="114300" distL="114300" distR="114300">
            <wp:extent cx="5943600" cy="2374900"/>
            <wp:effectExtent b="0" l="0" r="0" t="0"/>
            <wp:docPr id="58" name="image33.png"/>
            <a:graphic>
              <a:graphicData uri="http://schemas.openxmlformats.org/drawingml/2006/picture">
                <pic:pic>
                  <pic:nvPicPr>
                    <pic:cNvPr id="0" name="image33.png"/>
                    <pic:cNvPicPr preferRelativeResize="0"/>
                  </pic:nvPicPr>
                  <pic:blipFill>
                    <a:blip r:embed="rId62"/>
                    <a:srcRect b="0" l="6" r="6"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pStyle w:val="Heading1"/>
        <w:ind w:left="0" w:firstLine="0"/>
        <w:rPr>
          <w:rFonts w:ascii="Arial" w:cs="Arial" w:eastAsia="Arial" w:hAnsi="Arial"/>
        </w:rPr>
      </w:pPr>
      <w:bookmarkStart w:colFirst="0" w:colLast="0" w:name="_heading=h.3o7alnk" w:id="22"/>
      <w:bookmarkEnd w:id="22"/>
      <w:r w:rsidDel="00000000" w:rsidR="00000000" w:rsidRPr="00000000">
        <w:rPr>
          <w:rFonts w:ascii="Arial" w:cs="Arial" w:eastAsia="Arial" w:hAnsi="Arial"/>
          <w:rtl w:val="0"/>
        </w:rPr>
        <w:t xml:space="preserve">2 MQTT-SN Control Packet format</w:t>
      </w:r>
    </w:p>
    <w:p w:rsidR="00000000" w:rsidDel="00000000" w:rsidP="00000000" w:rsidRDefault="00000000" w:rsidRPr="00000000" w14:paraId="00000258">
      <w:pPr>
        <w:pStyle w:val="Heading2"/>
        <w:ind w:left="0" w:firstLine="0"/>
        <w:rPr>
          <w:rFonts w:ascii="Arial" w:cs="Arial" w:eastAsia="Arial" w:hAnsi="Arial"/>
        </w:rPr>
      </w:pPr>
      <w:bookmarkStart w:colFirst="0" w:colLast="0" w:name="_heading=h.23ckvvd" w:id="23"/>
      <w:bookmarkEnd w:id="23"/>
      <w:r w:rsidDel="00000000" w:rsidR="00000000" w:rsidRPr="00000000">
        <w:rPr>
          <w:rFonts w:ascii="Arial" w:cs="Arial" w:eastAsia="Arial" w:hAnsi="Arial"/>
          <w:rtl w:val="0"/>
        </w:rPr>
        <w:t xml:space="preserve">2.1 Structure of an MQTT-SN Control Packet</w:t>
      </w:r>
    </w:p>
    <w:p w:rsidR="00000000" w:rsidDel="00000000" w:rsidP="00000000" w:rsidRDefault="00000000" w:rsidRPr="00000000" w14:paraId="0000025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MQTT-SN protocol operates by exchanging a series of MQTT-SN Control Packets in a defined way. This section describes the format of these packets. </w:t>
      </w:r>
    </w:p>
    <w:p w:rsidR="00000000" w:rsidDel="00000000" w:rsidP="00000000" w:rsidRDefault="00000000" w:rsidRPr="00000000" w14:paraId="0000025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 MQTT-SN Control Packet consists of up to two parts, always in the following order as shown below. </w:t>
      </w:r>
    </w:p>
    <w:p w:rsidR="00000000" w:rsidDel="00000000" w:rsidP="00000000" w:rsidRDefault="00000000" w:rsidRPr="00000000" w14:paraId="0000025B">
      <w:pPr>
        <w:rPr>
          <w:rFonts w:ascii="Arial" w:cs="Arial" w:eastAsia="Arial" w:hAnsi="Arial"/>
        </w:rPr>
      </w:pPr>
      <w:sdt>
        <w:sdtPr>
          <w:id w:val="68303563"/>
          <w:tag w:val="goog_rdk_3"/>
        </w:sdtPr>
        <w:sdtContent>
          <w:r w:rsidDel="00000000" w:rsidR="00000000" w:rsidRPr="00000000">
            <w:rPr>
              <w:rFonts w:ascii="Arial Unicode MS" w:cs="Arial Unicode MS" w:eastAsia="Arial Unicode MS" w:hAnsi="Arial Unicode MS"/>
              <w:i w:val="1"/>
              <w:sz w:val="19"/>
              <w:szCs w:val="19"/>
              <w:rtl w:val="0"/>
            </w:rPr>
            <w:t xml:space="preserve">Figure 2-1 －Structure of an MQTT-SN Control Packet</w:t>
          </w:r>
        </w:sdtContent>
      </w:sdt>
      <w:r w:rsidDel="00000000" w:rsidR="00000000" w:rsidRPr="00000000">
        <w:rPr>
          <w:rtl w:val="0"/>
        </w:rPr>
      </w:r>
    </w:p>
    <w:tbl>
      <w:tblPr>
        <w:tblStyle w:val="Table1"/>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shd w:fill="auto" w:val="clear"/>
          </w:tcPr>
          <w:p w:rsidR="00000000" w:rsidDel="00000000" w:rsidP="00000000" w:rsidRDefault="00000000" w:rsidRPr="00000000" w14:paraId="0000025C">
            <w:pPr>
              <w:jc w:val="center"/>
              <w:rPr>
                <w:rFonts w:ascii="Arial" w:cs="Arial" w:eastAsia="Arial" w:hAnsi="Arial"/>
              </w:rPr>
            </w:pPr>
            <w:r w:rsidDel="00000000" w:rsidR="00000000" w:rsidRPr="00000000">
              <w:rPr>
                <w:rFonts w:ascii="Arial" w:cs="Arial" w:eastAsia="Arial" w:hAnsi="Arial"/>
                <w:rtl w:val="0"/>
              </w:rPr>
              <w:t xml:space="preserve">Control Packet Header, present in all MQTT-SN Control Packets</w:t>
            </w:r>
          </w:p>
        </w:tc>
      </w:tr>
      <w:tr>
        <w:trPr>
          <w:cantSplit w:val="0"/>
          <w:tblHeader w:val="0"/>
        </w:trPr>
        <w:tc>
          <w:tcPr>
            <w:shd w:fill="auto" w:val="clear"/>
          </w:tcPr>
          <w:p w:rsidR="00000000" w:rsidDel="00000000" w:rsidP="00000000" w:rsidRDefault="00000000" w:rsidRPr="00000000" w14:paraId="0000025D">
            <w:pPr>
              <w:keepNext w:val="1"/>
              <w:jc w:val="center"/>
              <w:rPr>
                <w:rFonts w:ascii="Arial" w:cs="Arial" w:eastAsia="Arial" w:hAnsi="Arial"/>
              </w:rPr>
            </w:pPr>
            <w:r w:rsidDel="00000000" w:rsidR="00000000" w:rsidRPr="00000000">
              <w:rPr>
                <w:rFonts w:ascii="Arial" w:cs="Arial" w:eastAsia="Arial" w:hAnsi="Arial"/>
                <w:rtl w:val="0"/>
              </w:rPr>
              <w:t xml:space="preserve">Control Packet Variable Part, present in some MQTT-SN Control Packets</w:t>
            </w:r>
          </w:p>
        </w:tc>
      </w:tr>
    </w:tbl>
    <w:p w:rsidR="00000000" w:rsidDel="00000000" w:rsidP="00000000" w:rsidRDefault="00000000" w:rsidRPr="00000000" w14:paraId="0000025E">
      <w:pPr>
        <w:pStyle w:val="Heading3"/>
        <w:ind w:left="0" w:firstLine="0"/>
        <w:rPr>
          <w:rFonts w:ascii="Arial" w:cs="Arial" w:eastAsia="Arial" w:hAnsi="Arial"/>
        </w:rPr>
      </w:pPr>
      <w:bookmarkStart w:colFirst="0" w:colLast="0" w:name="_heading=h.1hmsyys" w:id="24"/>
      <w:bookmarkEnd w:id="24"/>
      <w:r w:rsidDel="00000000" w:rsidR="00000000" w:rsidRPr="00000000">
        <w:rPr>
          <w:rtl w:val="0"/>
        </w:rPr>
        <w:t xml:space="preserve">2.1.1 </w:t>
      </w:r>
      <w:r w:rsidDel="00000000" w:rsidR="00000000" w:rsidRPr="00000000">
        <w:rPr>
          <w:rFonts w:ascii="Arial" w:cs="Arial" w:eastAsia="Arial" w:hAnsi="Arial"/>
          <w:rtl w:val="0"/>
        </w:rPr>
        <w:t xml:space="preserve">Packet Header</w:t>
      </w:r>
    </w:p>
    <w:p w:rsidR="00000000" w:rsidDel="00000000" w:rsidP="00000000" w:rsidRDefault="00000000" w:rsidRPr="00000000" w14:paraId="0000025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Each MQTT-SN Control Packet contains a Header of format 1 or format 2 as shown below.</w:t>
      </w:r>
    </w:p>
    <w:p w:rsidR="00000000" w:rsidDel="00000000" w:rsidP="00000000" w:rsidRDefault="00000000" w:rsidRPr="00000000" w14:paraId="00000260">
      <w:pPr>
        <w:rPr>
          <w:rFonts w:ascii="Arial" w:cs="Arial" w:eastAsia="Arial" w:hAnsi="Arial"/>
        </w:rPr>
      </w:pPr>
      <w:r w:rsidDel="00000000" w:rsidR="00000000" w:rsidRPr="00000000">
        <w:rPr>
          <w:i w:val="1"/>
          <w:sz w:val="19"/>
          <w:szCs w:val="19"/>
          <w:rtl w:val="0"/>
        </w:rPr>
        <w:t xml:space="preserve">Figure 2-2 – Packet Header Format 1</w:t>
      </w:r>
      <w:r w:rsidDel="00000000" w:rsidR="00000000" w:rsidRPr="00000000">
        <w:rPr>
          <w:rtl w:val="0"/>
        </w:rPr>
      </w:r>
    </w:p>
    <w:p w:rsidR="00000000" w:rsidDel="00000000" w:rsidP="00000000" w:rsidRDefault="00000000" w:rsidRPr="00000000" w14:paraId="00000261">
      <w:pPr>
        <w:rPr>
          <w:rFonts w:ascii="Arial" w:cs="Arial" w:eastAsia="Arial" w:hAnsi="Arial"/>
        </w:rPr>
      </w:pPr>
      <w:r w:rsidDel="00000000" w:rsidR="00000000" w:rsidRPr="00000000">
        <w:rPr>
          <w:rFonts w:ascii="Arial" w:cs="Arial" w:eastAsia="Arial" w:hAnsi="Arial"/>
        </w:rPr>
        <w:drawing>
          <wp:inline distB="114300" distT="114300" distL="114300" distR="114300">
            <wp:extent cx="5943600" cy="660400"/>
            <wp:effectExtent b="0" l="0" r="0" t="0"/>
            <wp:docPr id="36" name="image9.png"/>
            <a:graphic>
              <a:graphicData uri="http://schemas.openxmlformats.org/drawingml/2006/picture">
                <pic:pic>
                  <pic:nvPicPr>
                    <pic:cNvPr id="0" name="image9.png"/>
                    <pic:cNvPicPr preferRelativeResize="0"/>
                  </pic:nvPicPr>
                  <pic:blipFill>
                    <a:blip r:embed="rId63"/>
                    <a:srcRect b="0" l="0" r="0" t="0"/>
                    <a:stretch>
                      <a:fillRect/>
                    </a:stretch>
                  </pic:blipFill>
                  <pic:spPr>
                    <a:xfrm>
                      <a:off x="0" y="0"/>
                      <a:ext cx="59436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i w:val="1"/>
          <w:sz w:val="19"/>
          <w:szCs w:val="19"/>
          <w:rtl w:val="0"/>
        </w:rPr>
        <w:t xml:space="preserve">Figure 2-3 – Packet Header Format 2</w:t>
      </w:r>
      <w:r w:rsidDel="00000000" w:rsidR="00000000" w:rsidRPr="00000000">
        <w:rPr>
          <w:rtl w:val="0"/>
        </w:rPr>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color w:val="000000"/>
          <w:sz w:val="20"/>
          <w:szCs w:val="20"/>
          <w:u w:val="single"/>
          <w:shd w:fill="auto" w:val="clear"/>
        </w:rPr>
        <w:drawing>
          <wp:inline distB="114300" distT="114300" distL="114300" distR="114300">
            <wp:extent cx="5943600" cy="1092200"/>
            <wp:effectExtent b="0" l="0" r="0" t="0"/>
            <wp:docPr id="41" name="image24.png"/>
            <a:graphic>
              <a:graphicData uri="http://schemas.openxmlformats.org/drawingml/2006/picture">
                <pic:pic>
                  <pic:nvPicPr>
                    <pic:cNvPr id="0" name="image24.png"/>
                    <pic:cNvPicPr preferRelativeResize="0"/>
                  </pic:nvPicPr>
                  <pic:blipFill>
                    <a:blip r:embed="rId64"/>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pStyle w:val="Heading3"/>
        <w:keepLines w:val="1"/>
        <w:spacing w:after="145" w:before="0" w:line="259" w:lineRule="auto"/>
        <w:ind w:left="0" w:firstLine="0"/>
        <w:rPr>
          <w:rFonts w:ascii="Arial" w:cs="Arial" w:eastAsia="Arial" w:hAnsi="Arial"/>
        </w:rPr>
      </w:pPr>
      <w:bookmarkStart w:colFirst="0" w:colLast="0" w:name="_heading=h.vx1227" w:id="25"/>
      <w:bookmarkEnd w:id="25"/>
      <w:r w:rsidDel="00000000" w:rsidR="00000000" w:rsidRPr="00000000">
        <w:rPr>
          <w:rtl w:val="0"/>
        </w:rPr>
        <w:t xml:space="preserve">2.1.2 </w:t>
      </w:r>
      <w:r w:rsidDel="00000000" w:rsidR="00000000" w:rsidRPr="00000000">
        <w:rPr>
          <w:rFonts w:ascii="Arial" w:cs="Arial" w:eastAsia="Arial" w:hAnsi="Arial"/>
          <w:rtl w:val="0"/>
        </w:rPr>
        <w:t xml:space="preserve">Length</w:t>
      </w:r>
    </w:p>
    <w:p w:rsidR="00000000" w:rsidDel="00000000" w:rsidP="00000000" w:rsidRDefault="00000000" w:rsidRPr="00000000" w14:paraId="00000265">
      <w:pPr>
        <w:spacing w:after="18"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i w:val="1"/>
          <w:sz w:val="22"/>
          <w:szCs w:val="22"/>
          <w:rtl w:val="0"/>
        </w:rPr>
        <w:t xml:space="preserve">Length </w:t>
      </w:r>
      <w:r w:rsidDel="00000000" w:rsidR="00000000" w:rsidRPr="00000000">
        <w:rPr>
          <w:rFonts w:ascii="Arial" w:cs="Arial" w:eastAsia="Arial" w:hAnsi="Arial"/>
          <w:sz w:val="22"/>
          <w:szCs w:val="22"/>
          <w:rtl w:val="0"/>
        </w:rPr>
        <w:t xml:space="preserve">field is either 1-byte or 3-byte integer and specifies the total number of bytes contained in the packet (including the </w:t>
      </w:r>
      <w:r w:rsidDel="00000000" w:rsidR="00000000" w:rsidRPr="00000000">
        <w:rPr>
          <w:rFonts w:ascii="Arial" w:cs="Arial" w:eastAsia="Arial" w:hAnsi="Arial"/>
          <w:i w:val="1"/>
          <w:sz w:val="22"/>
          <w:szCs w:val="22"/>
          <w:rtl w:val="0"/>
        </w:rPr>
        <w:t xml:space="preserve">Length </w:t>
      </w:r>
      <w:r w:rsidDel="00000000" w:rsidR="00000000" w:rsidRPr="00000000">
        <w:rPr>
          <w:rFonts w:ascii="Arial" w:cs="Arial" w:eastAsia="Arial" w:hAnsi="Arial"/>
          <w:sz w:val="22"/>
          <w:szCs w:val="22"/>
          <w:rtl w:val="0"/>
        </w:rPr>
        <w:t xml:space="preserve">field itself).</w:t>
      </w:r>
    </w:p>
    <w:p w:rsidR="00000000" w:rsidDel="00000000" w:rsidP="00000000" w:rsidRDefault="00000000" w:rsidRPr="00000000" w14:paraId="00000266">
      <w:pPr>
        <w:spacing w:after="4" w:line="276" w:lineRule="auto"/>
        <w:ind w:left="-1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first byte of the </w:t>
      </w:r>
      <w:r w:rsidDel="00000000" w:rsidR="00000000" w:rsidRPr="00000000">
        <w:rPr>
          <w:rFonts w:ascii="Arial" w:cs="Arial" w:eastAsia="Arial" w:hAnsi="Arial"/>
          <w:i w:val="1"/>
          <w:sz w:val="22"/>
          <w:szCs w:val="22"/>
          <w:rtl w:val="0"/>
        </w:rPr>
        <w:t xml:space="preserve">Length </w:t>
      </w:r>
      <w:r w:rsidDel="00000000" w:rsidR="00000000" w:rsidRPr="00000000">
        <w:rPr>
          <w:rFonts w:ascii="Arial" w:cs="Arial" w:eastAsia="Arial" w:hAnsi="Arial"/>
          <w:sz w:val="22"/>
          <w:szCs w:val="22"/>
          <w:rtl w:val="0"/>
        </w:rPr>
        <w:t xml:space="preserve">field is coded “0x01” then the </w:t>
      </w:r>
      <w:r w:rsidDel="00000000" w:rsidR="00000000" w:rsidRPr="00000000">
        <w:rPr>
          <w:rFonts w:ascii="Arial" w:cs="Arial" w:eastAsia="Arial" w:hAnsi="Arial"/>
          <w:i w:val="1"/>
          <w:sz w:val="22"/>
          <w:szCs w:val="22"/>
          <w:rtl w:val="0"/>
        </w:rPr>
        <w:t xml:space="preserve">Length </w:t>
      </w:r>
      <w:r w:rsidDel="00000000" w:rsidR="00000000" w:rsidRPr="00000000">
        <w:rPr>
          <w:rFonts w:ascii="Arial" w:cs="Arial" w:eastAsia="Arial" w:hAnsi="Arial"/>
          <w:sz w:val="22"/>
          <w:szCs w:val="22"/>
          <w:rtl w:val="0"/>
        </w:rPr>
        <w:t xml:space="preserve">field is 3-bytes long; in this case, the two following bytes specify the total number of bytes of the packet (most-significant byte first). Otherwise, the </w:t>
      </w:r>
      <w:r w:rsidDel="00000000" w:rsidR="00000000" w:rsidRPr="00000000">
        <w:rPr>
          <w:rFonts w:ascii="Arial" w:cs="Arial" w:eastAsia="Arial" w:hAnsi="Arial"/>
          <w:i w:val="1"/>
          <w:sz w:val="22"/>
          <w:szCs w:val="22"/>
          <w:rtl w:val="0"/>
        </w:rPr>
        <w:t xml:space="preserve">Length </w:t>
      </w:r>
      <w:r w:rsidDel="00000000" w:rsidR="00000000" w:rsidRPr="00000000">
        <w:rPr>
          <w:rFonts w:ascii="Arial" w:cs="Arial" w:eastAsia="Arial" w:hAnsi="Arial"/>
          <w:sz w:val="22"/>
          <w:szCs w:val="22"/>
          <w:rtl w:val="0"/>
        </w:rPr>
        <w:t xml:space="preserve">field is only 1-byte long and specifies itself the total number of bytes contained in the packet.</w:t>
      </w:r>
    </w:p>
    <w:p w:rsidR="00000000" w:rsidDel="00000000" w:rsidP="00000000" w:rsidRDefault="00000000" w:rsidRPr="00000000" w14:paraId="00000267">
      <w:pPr>
        <w:spacing w:after="0" w:line="276" w:lineRule="auto"/>
        <w:ind w:left="-1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3-byte format allows the encoding of packet lengths up to 65,535 bytes. It is more efficient to use the shorter 1-byte format for p</w:t>
      </w:r>
      <w:r w:rsidDel="00000000" w:rsidR="00000000" w:rsidRPr="00000000">
        <w:rPr>
          <w:rFonts w:ascii="Arial" w:cs="Arial" w:eastAsia="Arial" w:hAnsi="Arial"/>
          <w:sz w:val="22"/>
          <w:szCs w:val="22"/>
          <w:rtl w:val="0"/>
        </w:rPr>
        <w:t xml:space="preserve">ackets with lengths up to and including 255 bytes.</w:t>
      </w:r>
      <w:r w:rsidDel="00000000" w:rsidR="00000000" w:rsidRPr="00000000">
        <w:rPr>
          <w:rtl w:val="0"/>
        </w:rPr>
      </w:r>
    </w:p>
    <w:p w:rsidR="00000000" w:rsidDel="00000000" w:rsidP="00000000" w:rsidRDefault="00000000" w:rsidRPr="00000000" w14:paraId="00000268">
      <w:pPr>
        <w:spacing w:after="0" w:line="276" w:lineRule="auto"/>
        <w:ind w:left="-15" w:right="4" w:firstLine="0"/>
        <w:rPr>
          <w:rFonts w:ascii="Arial" w:cs="Arial" w:eastAsia="Arial" w:hAnsi="Arial"/>
          <w:color w:val="ff0000"/>
          <w:sz w:val="22"/>
          <w:szCs w:val="22"/>
        </w:rPr>
      </w:pPr>
      <w:r w:rsidDel="00000000" w:rsidR="00000000" w:rsidRPr="00000000">
        <w:rPr>
          <w:rFonts w:ascii="Arial" w:cs="Arial" w:eastAsia="Arial" w:hAnsi="Arial"/>
          <w:sz w:val="22"/>
          <w:szCs w:val="22"/>
          <w:highlight w:val="yellow"/>
          <w:rtl w:val="0"/>
        </w:rPr>
        <w:t xml:space="preserve">A </w:t>
      </w:r>
      <w:r w:rsidDel="00000000" w:rsidR="00000000" w:rsidRPr="00000000">
        <w:rPr>
          <w:highlight w:val="yellow"/>
          <w:rtl w:val="0"/>
        </w:rPr>
        <w:t xml:space="preserve">C</w:t>
      </w:r>
      <w:r w:rsidDel="00000000" w:rsidR="00000000" w:rsidRPr="00000000">
        <w:rPr>
          <w:rFonts w:ascii="Arial" w:cs="Arial" w:eastAsia="Arial" w:hAnsi="Arial"/>
          <w:sz w:val="22"/>
          <w:szCs w:val="22"/>
          <w:highlight w:val="yellow"/>
          <w:rtl w:val="0"/>
        </w:rPr>
        <w:t xml:space="preserve">lient or Server receiving MQTT-SN control packets MUST be able to process both 1-byte and 3-byte length formats </w:t>
      </w:r>
      <w:r w:rsidDel="00000000" w:rsidR="00000000" w:rsidRPr="00000000">
        <w:rPr>
          <w:rFonts w:ascii="Arial" w:cs="Arial" w:eastAsia="Arial" w:hAnsi="Arial"/>
          <w:color w:val="ff0000"/>
          <w:sz w:val="22"/>
          <w:szCs w:val="22"/>
          <w:rtl w:val="0"/>
        </w:rPr>
        <w:t xml:space="preserve">[</w:t>
      </w:r>
      <w:r w:rsidDel="00000000" w:rsidR="00000000" w:rsidRPr="00000000">
        <w:rPr>
          <w:rFonts w:ascii="Arial" w:cs="Arial" w:eastAsia="Arial" w:hAnsi="Arial"/>
          <w:color w:val="ff0000"/>
          <w:sz w:val="22"/>
          <w:szCs w:val="22"/>
          <w:rtl w:val="0"/>
        </w:rPr>
        <w:t xml:space="preserve">MQTT-SN-2.1.2-1].</w:t>
      </w:r>
    </w:p>
    <w:p w:rsidR="00000000" w:rsidDel="00000000" w:rsidP="00000000" w:rsidRDefault="00000000" w:rsidRPr="00000000" w14:paraId="00000269">
      <w:pPr>
        <w:spacing w:after="0" w:line="276" w:lineRule="auto"/>
        <w:ind w:right="4" w:firstLine="583"/>
        <w:rPr>
          <w:rFonts w:ascii="Arial" w:cs="Arial" w:eastAsia="Arial" w:hAnsi="Arial"/>
          <w:b w:val="1"/>
          <w:sz w:val="22"/>
          <w:szCs w:val="22"/>
        </w:rPr>
      </w:pPr>
      <w:bookmarkStart w:colFirst="0" w:colLast="0" w:name="_heading=h.3fwokq0" w:id="26"/>
      <w:bookmarkEnd w:id="26"/>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26A">
      <w:pPr>
        <w:spacing w:after="307" w:before="0" w:line="276" w:lineRule="auto"/>
        <w:ind w:left="583"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MQTT-SN does not support packet fragmentation and reassembly, the maximum packet length that could be used in a network is governed by the maximum packet size that is supported by that network, and not by the maximum length that could be encoded by MQTT-SN.</w:t>
      </w:r>
    </w:p>
    <w:p w:rsidR="00000000" w:rsidDel="00000000" w:rsidP="00000000" w:rsidRDefault="00000000" w:rsidRPr="00000000" w14:paraId="0000026B">
      <w:pPr>
        <w:pStyle w:val="Heading3"/>
        <w:keepLines w:val="1"/>
        <w:spacing w:after="145" w:before="0" w:line="259" w:lineRule="auto"/>
        <w:ind w:left="0" w:right="4" w:firstLine="0"/>
        <w:rPr>
          <w:rFonts w:ascii="Arial" w:cs="Arial" w:eastAsia="Arial" w:hAnsi="Arial"/>
        </w:rPr>
      </w:pPr>
      <w:bookmarkStart w:colFirst="0" w:colLast="0" w:name="_heading=h.1v1yuxt" w:id="27"/>
      <w:bookmarkEnd w:id="27"/>
      <w:r w:rsidDel="00000000" w:rsidR="00000000" w:rsidRPr="00000000">
        <w:rPr>
          <w:rtl w:val="0"/>
        </w:rPr>
        <w:t xml:space="preserve">2.1.3 </w:t>
      </w:r>
      <w:r w:rsidDel="00000000" w:rsidR="00000000" w:rsidRPr="00000000">
        <w:rPr>
          <w:rFonts w:ascii="Arial" w:cs="Arial" w:eastAsia="Arial" w:hAnsi="Arial"/>
          <w:rtl w:val="0"/>
        </w:rPr>
        <w:t xml:space="preserve">MQTT-SN Control Packet Type</w:t>
      </w:r>
    </w:p>
    <w:p w:rsidR="00000000" w:rsidDel="00000000" w:rsidP="00000000" w:rsidRDefault="00000000" w:rsidRPr="00000000" w14:paraId="0000026C">
      <w:pPr>
        <w:rPr>
          <w:rFonts w:ascii="Arial" w:cs="Arial" w:eastAsia="Arial" w:hAnsi="Arial"/>
        </w:rPr>
      </w:pPr>
      <w:r w:rsidDel="00000000" w:rsidR="00000000" w:rsidRPr="00000000">
        <w:rPr>
          <w:rFonts w:ascii="Arial" w:cs="Arial" w:eastAsia="Arial" w:hAnsi="Arial"/>
          <w:rtl w:val="0"/>
        </w:rPr>
        <w:t xml:space="preserve">The MQTT-SN Control Packet Type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w:t>
      </w:r>
      <w:r w:rsidDel="00000000" w:rsidR="00000000" w:rsidRPr="00000000">
        <w:rPr>
          <w:rtl w:val="0"/>
        </w:rPr>
        <w:t xml:space="preserve">is a 1-byte</w:t>
      </w:r>
      <w:r w:rsidDel="00000000" w:rsidR="00000000" w:rsidRPr="00000000">
        <w:rPr>
          <w:rFonts w:ascii="Arial" w:cs="Arial" w:eastAsia="Arial" w:hAnsi="Arial"/>
          <w:rtl w:val="0"/>
        </w:rPr>
        <w:t xml:space="preserve"> unsigned</w:t>
      </w:r>
      <w:r w:rsidDel="00000000" w:rsidR="00000000" w:rsidRPr="00000000">
        <w:rPr>
          <w:rtl w:val="0"/>
        </w:rPr>
        <w:t xml:space="preserve"> value,</w:t>
      </w:r>
      <w:r w:rsidDel="00000000" w:rsidR="00000000" w:rsidRPr="00000000">
        <w:rPr>
          <w:rFonts w:ascii="Arial" w:cs="Arial" w:eastAsia="Arial" w:hAnsi="Arial"/>
          <w:rtl w:val="0"/>
        </w:rPr>
        <w:t xml:space="preserve"> the values a</w:t>
      </w:r>
      <w:r w:rsidDel="00000000" w:rsidR="00000000" w:rsidRPr="00000000">
        <w:rPr>
          <w:rtl w:val="0"/>
        </w:rPr>
        <w:t xml:space="preserve">re </w:t>
      </w:r>
      <w:r w:rsidDel="00000000" w:rsidR="00000000" w:rsidRPr="00000000">
        <w:rPr>
          <w:rFonts w:ascii="Arial" w:cs="Arial" w:eastAsia="Arial" w:hAnsi="Arial"/>
          <w:rtl w:val="0"/>
        </w:rPr>
        <w:t xml:space="preserve">shown below.</w:t>
      </w:r>
    </w:p>
    <w:p w:rsidR="00000000" w:rsidDel="00000000" w:rsidP="00000000" w:rsidRDefault="00000000" w:rsidRPr="00000000" w14:paraId="0000026D">
      <w:pPr>
        <w:rPr>
          <w:rFonts w:ascii="Arial" w:cs="Arial" w:eastAsia="Arial" w:hAnsi="Arial"/>
        </w:rPr>
      </w:pPr>
      <w:r w:rsidDel="00000000" w:rsidR="00000000" w:rsidRPr="00000000">
        <w:rPr>
          <w:i w:val="1"/>
          <w:sz w:val="19"/>
          <w:szCs w:val="19"/>
          <w:rtl w:val="0"/>
        </w:rPr>
        <w:t xml:space="preserve">Figure 2-4 – MQTT-SN Control Packet Types</w:t>
      </w:r>
      <w:r w:rsidDel="00000000" w:rsidR="00000000" w:rsidRPr="00000000">
        <w:rPr>
          <w:rtl w:val="0"/>
        </w:rPr>
      </w:r>
    </w:p>
    <w:tbl>
      <w:tblPr>
        <w:tblStyle w:val="Table2"/>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5"/>
        <w:gridCol w:w="1365"/>
        <w:gridCol w:w="2250"/>
        <w:gridCol w:w="4185"/>
        <w:tblGridChange w:id="0">
          <w:tblGrid>
            <w:gridCol w:w="2115"/>
            <w:gridCol w:w="1365"/>
            <w:gridCol w:w="2250"/>
            <w:gridCol w:w="418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E">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Name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F">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Value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70">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Direction of flow</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71">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2">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jc w:val="center"/>
              <w:rPr>
                <w:rFonts w:ascii="Arial" w:cs="Arial" w:eastAsia="Arial" w:hAnsi="Arial"/>
              </w:rPr>
            </w:pPr>
            <w:r w:rsidDel="00000000" w:rsidR="00000000" w:rsidRPr="00000000">
              <w:rPr>
                <w:rFonts w:ascii="Arial" w:cs="Arial" w:eastAsia="Arial" w:hAnsi="Arial"/>
                <w:rtl w:val="0"/>
              </w:rPr>
              <w:t xml:space="preserve">0x00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jc w:val="center"/>
              <w:rPr>
                <w:rFonts w:ascii="Arial" w:cs="Arial" w:eastAsia="Arial" w:hAnsi="Arial"/>
              </w:rPr>
            </w:pPr>
            <w:r w:rsidDel="00000000" w:rsidR="00000000" w:rsidRPr="00000000">
              <w:rPr>
                <w:rFonts w:ascii="Arial" w:cs="Arial" w:eastAsia="Arial" w:hAnsi="Arial"/>
                <w:rtl w:val="0"/>
              </w:rPr>
              <w:t xml:space="preserve">Forbidden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6">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jc w:val="center"/>
              <w:rPr>
                <w:rFonts w:ascii="Arial" w:cs="Arial" w:eastAsia="Arial" w:hAnsi="Arial"/>
              </w:rPr>
            </w:pPr>
            <w:r w:rsidDel="00000000" w:rsidR="00000000" w:rsidRPr="00000000">
              <w:rPr>
                <w:rFonts w:ascii="Arial" w:cs="Arial" w:eastAsia="Arial" w:hAnsi="Arial"/>
                <w:rtl w:val="0"/>
              </w:rPr>
              <w:t xml:space="preserve">0x01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jc w:val="center"/>
              <w:rPr>
                <w:rFonts w:ascii="Arial" w:cs="Arial" w:eastAsia="Arial" w:hAnsi="Arial"/>
              </w:rPr>
            </w:pPr>
            <w:r w:rsidDel="00000000" w:rsidR="00000000" w:rsidRPr="00000000">
              <w:rPr>
                <w:rFonts w:ascii="Arial" w:cs="Arial" w:eastAsia="Arial" w:hAnsi="Arial"/>
                <w:rtl w:val="0"/>
              </w:rPr>
              <w:t xml:space="preserve">Client to 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rPr>
                <w:rFonts w:ascii="Arial" w:cs="Arial" w:eastAsia="Arial" w:hAnsi="Arial"/>
              </w:rPr>
            </w:pPr>
            <w:r w:rsidDel="00000000" w:rsidR="00000000" w:rsidRPr="00000000">
              <w:rPr>
                <w:rFonts w:ascii="Arial" w:cs="Arial" w:eastAsia="Arial" w:hAnsi="Arial"/>
                <w:rtl w:val="0"/>
              </w:rPr>
              <w:t xml:space="preserve">Virtual Connection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A">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CONNACK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jc w:val="center"/>
              <w:rPr>
                <w:rFonts w:ascii="Arial" w:cs="Arial" w:eastAsia="Arial" w:hAnsi="Arial"/>
              </w:rPr>
            </w:pPr>
            <w:r w:rsidDel="00000000" w:rsidR="00000000" w:rsidRPr="00000000">
              <w:rPr>
                <w:rFonts w:ascii="Arial" w:cs="Arial" w:eastAsia="Arial" w:hAnsi="Arial"/>
                <w:rtl w:val="0"/>
              </w:rPr>
              <w:t xml:space="preserve">0x02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rPr>
                <w:rFonts w:ascii="Arial" w:cs="Arial" w:eastAsia="Arial" w:hAnsi="Arial"/>
              </w:rPr>
            </w:pPr>
            <w:r w:rsidDel="00000000" w:rsidR="00000000" w:rsidRPr="00000000">
              <w:rPr>
                <w:rFonts w:ascii="Arial" w:cs="Arial" w:eastAsia="Arial" w:hAnsi="Arial"/>
                <w:rtl w:val="0"/>
              </w:rPr>
              <w:t xml:space="preserve">Virtual Connection acknowledgement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E">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PUBLISH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jc w:val="center"/>
              <w:rPr>
                <w:rFonts w:ascii="Arial" w:cs="Arial" w:eastAsia="Arial" w:hAnsi="Arial"/>
              </w:rPr>
            </w:pPr>
            <w:r w:rsidDel="00000000" w:rsidR="00000000" w:rsidRPr="00000000">
              <w:rPr>
                <w:rFonts w:ascii="Arial" w:cs="Arial" w:eastAsia="Arial" w:hAnsi="Arial"/>
                <w:rtl w:val="0"/>
              </w:rPr>
              <w:t xml:space="preserve">0x03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jc w:val="center"/>
              <w:rPr>
                <w:rFonts w:ascii="Arial" w:cs="Arial" w:eastAsia="Arial" w:hAnsi="Arial"/>
              </w:rPr>
            </w:pPr>
            <w:r w:rsidDel="00000000" w:rsidR="00000000" w:rsidRPr="00000000">
              <w:rPr>
                <w:rFonts w:ascii="Arial" w:cs="Arial" w:eastAsia="Arial" w:hAnsi="Arial"/>
                <w:rtl w:val="0"/>
              </w:rPr>
              <w:t xml:space="preserve">Client to Server or</w:t>
            </w:r>
          </w:p>
          <w:p w:rsidR="00000000" w:rsidDel="00000000" w:rsidP="00000000" w:rsidRDefault="00000000" w:rsidRPr="00000000" w14:paraId="00000281">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rPr>
                <w:rFonts w:ascii="Arial" w:cs="Arial" w:eastAsia="Arial" w:hAnsi="Arial"/>
              </w:rPr>
            </w:pPr>
            <w:r w:rsidDel="00000000" w:rsidR="00000000" w:rsidRPr="00000000">
              <w:rPr>
                <w:rFonts w:ascii="Arial" w:cs="Arial" w:eastAsia="Arial" w:hAnsi="Arial"/>
                <w:rtl w:val="0"/>
              </w:rPr>
              <w:t xml:space="preserve">Publish message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3">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jc w:val="center"/>
              <w:rPr>
                <w:rFonts w:ascii="Arial" w:cs="Arial" w:eastAsia="Arial" w:hAnsi="Arial"/>
              </w:rPr>
            </w:pPr>
            <w:r w:rsidDel="00000000" w:rsidR="00000000" w:rsidRPr="00000000">
              <w:rPr>
                <w:rFonts w:ascii="Arial" w:cs="Arial" w:eastAsia="Arial" w:hAnsi="Arial"/>
                <w:rtl w:val="0"/>
              </w:rPr>
              <w:t xml:space="preserve">0x04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jc w:val="center"/>
              <w:rPr>
                <w:rFonts w:ascii="Arial" w:cs="Arial" w:eastAsia="Arial" w:hAnsi="Arial"/>
              </w:rPr>
            </w:pPr>
            <w:r w:rsidDel="00000000" w:rsidR="00000000" w:rsidRPr="00000000">
              <w:rPr>
                <w:rFonts w:ascii="Arial" w:cs="Arial" w:eastAsia="Arial" w:hAnsi="Arial"/>
                <w:rtl w:val="0"/>
              </w:rPr>
              <w:t xml:space="preserve">Client to Server or</w:t>
            </w:r>
          </w:p>
          <w:p w:rsidR="00000000" w:rsidDel="00000000" w:rsidP="00000000" w:rsidRDefault="00000000" w:rsidRPr="00000000" w14:paraId="00000286">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rPr>
                <w:rFonts w:ascii="Arial" w:cs="Arial" w:eastAsia="Arial" w:hAnsi="Arial"/>
              </w:rPr>
            </w:pPr>
            <w:r w:rsidDel="00000000" w:rsidR="00000000" w:rsidRPr="00000000">
              <w:rPr>
                <w:rFonts w:ascii="Arial" w:cs="Arial" w:eastAsia="Arial" w:hAnsi="Arial"/>
                <w:rtl w:val="0"/>
              </w:rPr>
              <w:t xml:space="preserve">Publish acknowledgment (QoS 1) or Publish error (Any QoS).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8">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PUBREC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jc w:val="center"/>
              <w:rPr>
                <w:rFonts w:ascii="Arial" w:cs="Arial" w:eastAsia="Arial" w:hAnsi="Arial"/>
              </w:rPr>
            </w:pPr>
            <w:r w:rsidDel="00000000" w:rsidR="00000000" w:rsidRPr="00000000">
              <w:rPr>
                <w:rFonts w:ascii="Arial" w:cs="Arial" w:eastAsia="Arial" w:hAnsi="Arial"/>
                <w:rtl w:val="0"/>
              </w:rPr>
              <w:t xml:space="preserve">0x05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jc w:val="center"/>
              <w:rPr>
                <w:rFonts w:ascii="Arial" w:cs="Arial" w:eastAsia="Arial" w:hAnsi="Arial"/>
              </w:rPr>
            </w:pPr>
            <w:r w:rsidDel="00000000" w:rsidR="00000000" w:rsidRPr="00000000">
              <w:rPr>
                <w:rFonts w:ascii="Arial" w:cs="Arial" w:eastAsia="Arial" w:hAnsi="Arial"/>
                <w:rtl w:val="0"/>
              </w:rPr>
              <w:t xml:space="preserve">Client to Server or</w:t>
            </w:r>
          </w:p>
          <w:p w:rsidR="00000000" w:rsidDel="00000000" w:rsidP="00000000" w:rsidRDefault="00000000" w:rsidRPr="00000000" w14:paraId="0000028B">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rPr>
                <w:rFonts w:ascii="Arial" w:cs="Arial" w:eastAsia="Arial" w:hAnsi="Arial"/>
              </w:rPr>
            </w:pPr>
            <w:r w:rsidDel="00000000" w:rsidR="00000000" w:rsidRPr="00000000">
              <w:rPr>
                <w:rFonts w:ascii="Arial" w:cs="Arial" w:eastAsia="Arial" w:hAnsi="Arial"/>
                <w:rtl w:val="0"/>
              </w:rPr>
              <w:t xml:space="preserve">Publish received (QoS 2 delivery part 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D">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PUBREL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jc w:val="center"/>
              <w:rPr>
                <w:rFonts w:ascii="Arial" w:cs="Arial" w:eastAsia="Arial" w:hAnsi="Arial"/>
              </w:rPr>
            </w:pPr>
            <w:r w:rsidDel="00000000" w:rsidR="00000000" w:rsidRPr="00000000">
              <w:rPr>
                <w:rFonts w:ascii="Arial" w:cs="Arial" w:eastAsia="Arial" w:hAnsi="Arial"/>
                <w:rtl w:val="0"/>
              </w:rPr>
              <w:t xml:space="preserve">0x06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jc w:val="center"/>
              <w:rPr>
                <w:rFonts w:ascii="Arial" w:cs="Arial" w:eastAsia="Arial" w:hAnsi="Arial"/>
              </w:rPr>
            </w:pPr>
            <w:r w:rsidDel="00000000" w:rsidR="00000000" w:rsidRPr="00000000">
              <w:rPr>
                <w:rFonts w:ascii="Arial" w:cs="Arial" w:eastAsia="Arial" w:hAnsi="Arial"/>
                <w:rtl w:val="0"/>
              </w:rPr>
              <w:t xml:space="preserve">Client to Server or</w:t>
            </w:r>
          </w:p>
          <w:p w:rsidR="00000000" w:rsidDel="00000000" w:rsidP="00000000" w:rsidRDefault="00000000" w:rsidRPr="00000000" w14:paraId="00000290">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rPr>
                <w:rFonts w:ascii="Arial" w:cs="Arial" w:eastAsia="Arial" w:hAnsi="Arial"/>
              </w:rPr>
            </w:pPr>
            <w:r w:rsidDel="00000000" w:rsidR="00000000" w:rsidRPr="00000000">
              <w:rPr>
                <w:rFonts w:ascii="Arial" w:cs="Arial" w:eastAsia="Arial" w:hAnsi="Arial"/>
                <w:rtl w:val="0"/>
              </w:rPr>
              <w:t xml:space="preserve">Publish release (QoS 2 delivery part 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2">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PUBCOMP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jc w:val="center"/>
              <w:rPr>
                <w:rFonts w:ascii="Arial" w:cs="Arial" w:eastAsia="Arial" w:hAnsi="Arial"/>
              </w:rPr>
            </w:pPr>
            <w:r w:rsidDel="00000000" w:rsidR="00000000" w:rsidRPr="00000000">
              <w:rPr>
                <w:rFonts w:ascii="Arial" w:cs="Arial" w:eastAsia="Arial" w:hAnsi="Arial"/>
                <w:rtl w:val="0"/>
              </w:rPr>
              <w:t xml:space="preserve">0x07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jc w:val="center"/>
              <w:rPr>
                <w:rFonts w:ascii="Arial" w:cs="Arial" w:eastAsia="Arial" w:hAnsi="Arial"/>
              </w:rPr>
            </w:pPr>
            <w:r w:rsidDel="00000000" w:rsidR="00000000" w:rsidRPr="00000000">
              <w:rPr>
                <w:rFonts w:ascii="Arial" w:cs="Arial" w:eastAsia="Arial" w:hAnsi="Arial"/>
                <w:rtl w:val="0"/>
              </w:rPr>
              <w:t xml:space="preserve">Client to Server or</w:t>
            </w:r>
          </w:p>
          <w:p w:rsidR="00000000" w:rsidDel="00000000" w:rsidP="00000000" w:rsidRDefault="00000000" w:rsidRPr="00000000" w14:paraId="00000295">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rPr>
                <w:rFonts w:ascii="Arial" w:cs="Arial" w:eastAsia="Arial" w:hAnsi="Arial"/>
              </w:rPr>
            </w:pPr>
            <w:r w:rsidDel="00000000" w:rsidR="00000000" w:rsidRPr="00000000">
              <w:rPr>
                <w:rFonts w:ascii="Arial" w:cs="Arial" w:eastAsia="Arial" w:hAnsi="Arial"/>
                <w:rtl w:val="0"/>
              </w:rPr>
              <w:t xml:space="preserve">Publish complete (QoS 2 delivery part 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7">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jc w:val="center"/>
              <w:rPr>
                <w:rFonts w:ascii="Arial" w:cs="Arial" w:eastAsia="Arial" w:hAnsi="Arial"/>
              </w:rPr>
            </w:pPr>
            <w:r w:rsidDel="00000000" w:rsidR="00000000" w:rsidRPr="00000000">
              <w:rPr>
                <w:rFonts w:ascii="Arial" w:cs="Arial" w:eastAsia="Arial" w:hAnsi="Arial"/>
                <w:rtl w:val="0"/>
              </w:rPr>
              <w:t xml:space="preserve">0x08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jc w:val="center"/>
              <w:rPr>
                <w:rFonts w:ascii="Arial" w:cs="Arial" w:eastAsia="Arial" w:hAnsi="Arial"/>
              </w:rPr>
            </w:pPr>
            <w:r w:rsidDel="00000000" w:rsidR="00000000" w:rsidRPr="00000000">
              <w:rPr>
                <w:rFonts w:ascii="Arial" w:cs="Arial" w:eastAsia="Arial" w:hAnsi="Arial"/>
                <w:rtl w:val="0"/>
              </w:rPr>
              <w:t xml:space="preserve">Client to 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rPr>
                <w:rFonts w:ascii="Arial" w:cs="Arial" w:eastAsia="Arial" w:hAnsi="Arial"/>
              </w:rPr>
            </w:pPr>
            <w:r w:rsidDel="00000000" w:rsidR="00000000" w:rsidRPr="00000000">
              <w:rPr>
                <w:rFonts w:ascii="Arial" w:cs="Arial" w:eastAsia="Arial" w:hAnsi="Arial"/>
                <w:rtl w:val="0"/>
              </w:rPr>
              <w:t xml:space="preserve">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B">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jc w:val="center"/>
              <w:rPr>
                <w:rFonts w:ascii="Arial" w:cs="Arial" w:eastAsia="Arial" w:hAnsi="Arial"/>
              </w:rPr>
            </w:pPr>
            <w:r w:rsidDel="00000000" w:rsidR="00000000" w:rsidRPr="00000000">
              <w:rPr>
                <w:rFonts w:ascii="Arial" w:cs="Arial" w:eastAsia="Arial" w:hAnsi="Arial"/>
                <w:rtl w:val="0"/>
              </w:rPr>
              <w:t xml:space="preserve">0x09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rPr>
                <w:rFonts w:ascii="Arial" w:cs="Arial" w:eastAsia="Arial" w:hAnsi="Arial"/>
              </w:rPr>
            </w:pPr>
            <w:r w:rsidDel="00000000" w:rsidR="00000000" w:rsidRPr="00000000">
              <w:rPr>
                <w:rFonts w:ascii="Arial" w:cs="Arial" w:eastAsia="Arial" w:hAnsi="Arial"/>
                <w:rtl w:val="0"/>
              </w:rPr>
              <w:t xml:space="preserve">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F">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UNSUBSCRIBE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jc w:val="center"/>
              <w:rPr>
                <w:rFonts w:ascii="Arial" w:cs="Arial" w:eastAsia="Arial" w:hAnsi="Arial"/>
              </w:rPr>
            </w:pPr>
            <w:r w:rsidDel="00000000" w:rsidR="00000000" w:rsidRPr="00000000">
              <w:rPr>
                <w:rFonts w:ascii="Arial" w:cs="Arial" w:eastAsia="Arial" w:hAnsi="Arial"/>
                <w:rtl w:val="0"/>
              </w:rPr>
              <w:t xml:space="preserve">0x0A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jc w:val="center"/>
              <w:rPr>
                <w:rFonts w:ascii="Arial" w:cs="Arial" w:eastAsia="Arial" w:hAnsi="Arial"/>
              </w:rPr>
            </w:pPr>
            <w:r w:rsidDel="00000000" w:rsidR="00000000" w:rsidRPr="00000000">
              <w:rPr>
                <w:rFonts w:ascii="Arial" w:cs="Arial" w:eastAsia="Arial" w:hAnsi="Arial"/>
                <w:rtl w:val="0"/>
              </w:rPr>
              <w:t xml:space="preserve">Client to 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rPr>
                <w:rFonts w:ascii="Arial" w:cs="Arial" w:eastAsia="Arial" w:hAnsi="Arial"/>
              </w:rPr>
            </w:pPr>
            <w:r w:rsidDel="00000000" w:rsidR="00000000" w:rsidRPr="00000000">
              <w:rPr>
                <w:rFonts w:ascii="Arial" w:cs="Arial" w:eastAsia="Arial" w:hAnsi="Arial"/>
                <w:rtl w:val="0"/>
              </w:rPr>
              <w:t xml:space="preserve">Unsubscribe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3">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UNSUBACK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jc w:val="center"/>
              <w:rPr>
                <w:rFonts w:ascii="Arial" w:cs="Arial" w:eastAsia="Arial" w:hAnsi="Arial"/>
              </w:rPr>
            </w:pPr>
            <w:r w:rsidDel="00000000" w:rsidR="00000000" w:rsidRPr="00000000">
              <w:rPr>
                <w:rFonts w:ascii="Arial" w:cs="Arial" w:eastAsia="Arial" w:hAnsi="Arial"/>
                <w:rtl w:val="0"/>
              </w:rPr>
              <w:t xml:space="preserve">0x0B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rPr>
                <w:rFonts w:ascii="Arial" w:cs="Arial" w:eastAsia="Arial" w:hAnsi="Arial"/>
              </w:rPr>
            </w:pPr>
            <w:r w:rsidDel="00000000" w:rsidR="00000000" w:rsidRPr="00000000">
              <w:rPr>
                <w:rFonts w:ascii="Arial" w:cs="Arial" w:eastAsia="Arial" w:hAnsi="Arial"/>
                <w:rtl w:val="0"/>
              </w:rPr>
              <w:t xml:space="preserve">Unsubscribe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7">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PINGREQ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jc w:val="center"/>
              <w:rPr>
                <w:rFonts w:ascii="Arial" w:cs="Arial" w:eastAsia="Arial" w:hAnsi="Arial"/>
              </w:rPr>
            </w:pPr>
            <w:r w:rsidDel="00000000" w:rsidR="00000000" w:rsidRPr="00000000">
              <w:rPr>
                <w:rFonts w:ascii="Arial" w:cs="Arial" w:eastAsia="Arial" w:hAnsi="Arial"/>
                <w:rtl w:val="0"/>
              </w:rPr>
              <w:t xml:space="preserve">0x0C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jc w:val="center"/>
              <w:rPr>
                <w:rFonts w:ascii="Arial" w:cs="Arial" w:eastAsia="Arial" w:hAnsi="Arial"/>
              </w:rPr>
            </w:pPr>
            <w:r w:rsidDel="00000000" w:rsidR="00000000" w:rsidRPr="00000000">
              <w:rPr>
                <w:rFonts w:ascii="Arial" w:cs="Arial" w:eastAsia="Arial" w:hAnsi="Arial"/>
                <w:rtl w:val="0"/>
              </w:rPr>
              <w:t xml:space="preserve">Client to 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rPr>
                <w:rFonts w:ascii="Arial" w:cs="Arial" w:eastAsia="Arial" w:hAnsi="Arial"/>
              </w:rPr>
            </w:pPr>
            <w:r w:rsidDel="00000000" w:rsidR="00000000" w:rsidRPr="00000000">
              <w:rPr>
                <w:rFonts w:ascii="Arial" w:cs="Arial" w:eastAsia="Arial" w:hAnsi="Arial"/>
                <w:rtl w:val="0"/>
              </w:rPr>
              <w:t xml:space="preserve">PING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B">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PINGRESP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jc w:val="center"/>
              <w:rPr>
                <w:rFonts w:ascii="Arial" w:cs="Arial" w:eastAsia="Arial" w:hAnsi="Arial"/>
              </w:rPr>
            </w:pPr>
            <w:r w:rsidDel="00000000" w:rsidR="00000000" w:rsidRPr="00000000">
              <w:rPr>
                <w:rFonts w:ascii="Arial" w:cs="Arial" w:eastAsia="Arial" w:hAnsi="Arial"/>
                <w:rtl w:val="0"/>
              </w:rPr>
              <w:t xml:space="preserve">0x0D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rPr>
                <w:rFonts w:ascii="Arial" w:cs="Arial" w:eastAsia="Arial" w:hAnsi="Arial"/>
              </w:rPr>
            </w:pPr>
            <w:r w:rsidDel="00000000" w:rsidR="00000000" w:rsidRPr="00000000">
              <w:rPr>
                <w:rFonts w:ascii="Arial" w:cs="Arial" w:eastAsia="Arial" w:hAnsi="Arial"/>
                <w:rtl w:val="0"/>
              </w:rPr>
              <w:t xml:space="preserve">PING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F">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DISCONNECT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jc w:val="center"/>
              <w:rPr>
                <w:rFonts w:ascii="Arial" w:cs="Arial" w:eastAsia="Arial" w:hAnsi="Arial"/>
              </w:rPr>
            </w:pPr>
            <w:r w:rsidDel="00000000" w:rsidR="00000000" w:rsidRPr="00000000">
              <w:rPr>
                <w:rFonts w:ascii="Arial" w:cs="Arial" w:eastAsia="Arial" w:hAnsi="Arial"/>
                <w:rtl w:val="0"/>
              </w:rPr>
              <w:t xml:space="preserve">0x0E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jc w:val="center"/>
              <w:rPr>
                <w:rFonts w:ascii="Arial" w:cs="Arial" w:eastAsia="Arial" w:hAnsi="Arial"/>
              </w:rPr>
            </w:pPr>
            <w:r w:rsidDel="00000000" w:rsidR="00000000" w:rsidRPr="00000000">
              <w:rPr>
                <w:rFonts w:ascii="Arial" w:cs="Arial" w:eastAsia="Arial" w:hAnsi="Arial"/>
                <w:rtl w:val="0"/>
              </w:rPr>
              <w:t xml:space="preserve">Client to Server or</w:t>
            </w:r>
          </w:p>
          <w:p w:rsidR="00000000" w:rsidDel="00000000" w:rsidP="00000000" w:rsidRDefault="00000000" w:rsidRPr="00000000" w14:paraId="000002B2">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rPr>
                <w:rFonts w:ascii="Arial" w:cs="Arial" w:eastAsia="Arial" w:hAnsi="Arial"/>
              </w:rPr>
            </w:pPr>
            <w:r w:rsidDel="00000000" w:rsidR="00000000" w:rsidRPr="00000000">
              <w:rPr>
                <w:rFonts w:ascii="Arial" w:cs="Arial" w:eastAsia="Arial" w:hAnsi="Arial"/>
                <w:rtl w:val="0"/>
              </w:rPr>
              <w:t xml:space="preserve">Disconnect notification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4">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AUTH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jc w:val="center"/>
              <w:rPr>
                <w:rFonts w:ascii="Arial" w:cs="Arial" w:eastAsia="Arial" w:hAnsi="Arial"/>
              </w:rPr>
            </w:pPr>
            <w:r w:rsidDel="00000000" w:rsidR="00000000" w:rsidRPr="00000000">
              <w:rPr>
                <w:rFonts w:ascii="Arial" w:cs="Arial" w:eastAsia="Arial" w:hAnsi="Arial"/>
                <w:rtl w:val="0"/>
              </w:rPr>
              <w:t xml:space="preserve">0x0F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jc w:val="center"/>
              <w:rPr>
                <w:rFonts w:ascii="Arial" w:cs="Arial" w:eastAsia="Arial" w:hAnsi="Arial"/>
              </w:rPr>
            </w:pPr>
            <w:r w:rsidDel="00000000" w:rsidR="00000000" w:rsidRPr="00000000">
              <w:rPr>
                <w:rFonts w:ascii="Arial" w:cs="Arial" w:eastAsia="Arial" w:hAnsi="Arial"/>
                <w:rtl w:val="0"/>
              </w:rPr>
              <w:t xml:space="preserve">Client to Server or 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rPr>
                <w:rFonts w:ascii="Arial" w:cs="Arial" w:eastAsia="Arial" w:hAnsi="Arial"/>
              </w:rPr>
            </w:pPr>
            <w:r w:rsidDel="00000000" w:rsidR="00000000" w:rsidRPr="00000000">
              <w:rPr>
                <w:rFonts w:ascii="Arial" w:cs="Arial" w:eastAsia="Arial" w:hAnsi="Arial"/>
                <w:rtl w:val="0"/>
              </w:rPr>
              <w:t xml:space="preserve">Authentication handshake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8">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REGISTER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jc w:val="center"/>
              <w:rPr>
                <w:rFonts w:ascii="Arial" w:cs="Arial" w:eastAsia="Arial" w:hAnsi="Arial"/>
              </w:rPr>
            </w:pPr>
            <w:r w:rsidDel="00000000" w:rsidR="00000000" w:rsidRPr="00000000">
              <w:rPr>
                <w:rFonts w:ascii="Arial" w:cs="Arial" w:eastAsia="Arial" w:hAnsi="Arial"/>
                <w:rtl w:val="0"/>
              </w:rPr>
              <w:t xml:space="preserve">0x10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jc w:val="center"/>
              <w:rPr>
                <w:rFonts w:ascii="Arial" w:cs="Arial" w:eastAsia="Arial" w:hAnsi="Arial"/>
              </w:rPr>
            </w:pPr>
            <w:r w:rsidDel="00000000" w:rsidR="00000000" w:rsidRPr="00000000">
              <w:rPr>
                <w:rFonts w:ascii="Arial" w:cs="Arial" w:eastAsia="Arial" w:hAnsi="Arial"/>
                <w:rtl w:val="0"/>
              </w:rPr>
              <w:t xml:space="preserve">Client to 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rPr>
                <w:rFonts w:ascii="Arial" w:cs="Arial" w:eastAsia="Arial" w:hAnsi="Arial"/>
              </w:rPr>
            </w:pPr>
            <w:r w:rsidDel="00000000" w:rsidR="00000000" w:rsidRPr="00000000">
              <w:rPr>
                <w:rFonts w:ascii="Arial" w:cs="Arial" w:eastAsia="Arial" w:hAnsi="Arial"/>
                <w:rtl w:val="0"/>
              </w:rPr>
              <w:t xml:space="preserve">Request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C">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REGACK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jc w:val="center"/>
              <w:rPr>
                <w:rFonts w:ascii="Arial" w:cs="Arial" w:eastAsia="Arial" w:hAnsi="Arial"/>
              </w:rPr>
            </w:pPr>
            <w:r w:rsidDel="00000000" w:rsidR="00000000" w:rsidRPr="00000000">
              <w:rPr>
                <w:rFonts w:ascii="Arial" w:cs="Arial" w:eastAsia="Arial" w:hAnsi="Arial"/>
                <w:rtl w:val="0"/>
              </w:rPr>
              <w:t xml:space="preserve">0x11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rPr>
                <w:rFonts w:ascii="Arial" w:cs="Arial" w:eastAsia="Arial" w:hAnsi="Arial"/>
              </w:rPr>
            </w:pPr>
            <w:r w:rsidDel="00000000" w:rsidR="00000000" w:rsidRPr="00000000">
              <w:rPr>
                <w:rFonts w:ascii="Arial" w:cs="Arial" w:eastAsia="Arial" w:hAnsi="Arial"/>
                <w:rtl w:val="0"/>
              </w:rPr>
              <w:t xml:space="preserve">Supply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0">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PUBWOS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jc w:val="center"/>
              <w:rPr>
                <w:rFonts w:ascii="Arial" w:cs="Arial" w:eastAsia="Arial" w:hAnsi="Arial"/>
              </w:rPr>
            </w:pPr>
            <w:r w:rsidDel="00000000" w:rsidR="00000000" w:rsidRPr="00000000">
              <w:rPr>
                <w:rFonts w:ascii="Arial" w:cs="Arial" w:eastAsia="Arial" w:hAnsi="Arial"/>
                <w:rtl w:val="0"/>
              </w:rPr>
              <w:t xml:space="preserve">0x12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jc w:val="center"/>
              <w:rPr>
                <w:rFonts w:ascii="Arial" w:cs="Arial" w:eastAsia="Arial" w:hAnsi="Arial"/>
              </w:rPr>
            </w:pPr>
            <w:r w:rsidDel="00000000" w:rsidR="00000000" w:rsidRPr="00000000">
              <w:rPr>
                <w:rFonts w:ascii="Arial" w:cs="Arial" w:eastAsia="Arial" w:hAnsi="Arial"/>
                <w:rtl w:val="0"/>
              </w:rPr>
              <w:t xml:space="preserve">Client to Server or</w:t>
            </w:r>
          </w:p>
          <w:p w:rsidR="00000000" w:rsidDel="00000000" w:rsidP="00000000" w:rsidRDefault="00000000" w:rsidRPr="00000000" w14:paraId="000002C3">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rPr>
                <w:rFonts w:ascii="Arial" w:cs="Arial" w:eastAsia="Arial" w:hAnsi="Arial"/>
              </w:rPr>
            </w:pPr>
            <w:r w:rsidDel="00000000" w:rsidR="00000000" w:rsidRPr="00000000">
              <w:rPr>
                <w:rFonts w:ascii="Arial" w:cs="Arial" w:eastAsia="Arial" w:hAnsi="Arial"/>
                <w:rtl w:val="0"/>
              </w:rPr>
              <w:t xml:space="preserve">Publish packet for out of session messages which have no session on the receiver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5">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SLEEPREQ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jc w:val="center"/>
              <w:rPr>
                <w:rFonts w:ascii="Arial" w:cs="Arial" w:eastAsia="Arial" w:hAnsi="Arial"/>
              </w:rPr>
            </w:pPr>
            <w:r w:rsidDel="00000000" w:rsidR="00000000" w:rsidRPr="00000000">
              <w:rPr>
                <w:rFonts w:ascii="Arial" w:cs="Arial" w:eastAsia="Arial" w:hAnsi="Arial"/>
                <w:rtl w:val="0"/>
              </w:rPr>
              <w:t xml:space="preserve">0x13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jc w:val="center"/>
              <w:rPr>
                <w:rFonts w:ascii="Arial" w:cs="Arial" w:eastAsia="Arial" w:hAnsi="Arial"/>
              </w:rPr>
            </w:pPr>
            <w:r w:rsidDel="00000000" w:rsidR="00000000" w:rsidRPr="00000000">
              <w:rPr>
                <w:rFonts w:ascii="Arial" w:cs="Arial" w:eastAsia="Arial" w:hAnsi="Arial"/>
                <w:rtl w:val="0"/>
              </w:rPr>
              <w:t xml:space="preserve">Client to 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rPr>
                <w:rFonts w:ascii="Arial" w:cs="Arial" w:eastAsia="Arial" w:hAnsi="Arial"/>
              </w:rPr>
            </w:pPr>
            <w:r w:rsidDel="00000000" w:rsidR="00000000" w:rsidRPr="00000000">
              <w:rPr>
                <w:rFonts w:ascii="Arial" w:cs="Arial" w:eastAsia="Arial" w:hAnsi="Arial"/>
                <w:rtl w:val="0"/>
              </w:rPr>
              <w:t xml:space="preserve">Sleep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9">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SLEEPRESP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jc w:val="center"/>
              <w:rPr>
                <w:rFonts w:ascii="Arial" w:cs="Arial" w:eastAsia="Arial" w:hAnsi="Arial"/>
              </w:rPr>
            </w:pPr>
            <w:r w:rsidDel="00000000" w:rsidR="00000000" w:rsidRPr="00000000">
              <w:rPr>
                <w:rFonts w:ascii="Arial" w:cs="Arial" w:eastAsia="Arial" w:hAnsi="Arial"/>
                <w:rtl w:val="0"/>
              </w:rPr>
              <w:t xml:space="preserve">0x14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rPr>
                <w:rFonts w:ascii="Arial" w:cs="Arial" w:eastAsia="Arial" w:hAnsi="Arial"/>
              </w:rPr>
            </w:pPr>
            <w:r w:rsidDel="00000000" w:rsidR="00000000" w:rsidRPr="00000000">
              <w:rPr>
                <w:rFonts w:ascii="Arial" w:cs="Arial" w:eastAsia="Arial" w:hAnsi="Arial"/>
                <w:rtl w:val="0"/>
              </w:rPr>
              <w:t xml:space="preserve">Sleep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D">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WAKEUP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jc w:val="center"/>
              <w:rPr>
                <w:rFonts w:ascii="Arial" w:cs="Arial" w:eastAsia="Arial" w:hAnsi="Arial"/>
              </w:rPr>
            </w:pPr>
            <w:r w:rsidDel="00000000" w:rsidR="00000000" w:rsidRPr="00000000">
              <w:rPr>
                <w:rFonts w:ascii="Arial" w:cs="Arial" w:eastAsia="Arial" w:hAnsi="Arial"/>
                <w:rtl w:val="0"/>
              </w:rPr>
              <w:t xml:space="preserve">0x15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rPr>
                <w:rFonts w:ascii="Arial" w:cs="Arial" w:eastAsia="Arial" w:hAnsi="Arial"/>
              </w:rPr>
            </w:pPr>
            <w:r w:rsidDel="00000000" w:rsidR="00000000" w:rsidRPr="00000000">
              <w:rPr>
                <w:rFonts w:ascii="Arial" w:cs="Arial" w:eastAsia="Arial" w:hAnsi="Arial"/>
                <w:rtl w:val="0"/>
              </w:rPr>
              <w:t xml:space="preserve">Wake up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1">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ADVERTISE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jc w:val="center"/>
              <w:rPr>
                <w:rFonts w:ascii="Arial" w:cs="Arial" w:eastAsia="Arial" w:hAnsi="Arial"/>
              </w:rPr>
            </w:pPr>
            <w:r w:rsidDel="00000000" w:rsidR="00000000" w:rsidRPr="00000000">
              <w:rPr>
                <w:rFonts w:ascii="Arial" w:cs="Arial" w:eastAsia="Arial" w:hAnsi="Arial"/>
                <w:rtl w:val="0"/>
              </w:rPr>
              <w:t xml:space="preserve">0x</w:t>
            </w:r>
            <w:r w:rsidDel="00000000" w:rsidR="00000000" w:rsidRPr="00000000">
              <w:rPr>
                <w:rFonts w:ascii="Arial" w:cs="Arial" w:eastAsia="Arial" w:hAnsi="Arial"/>
                <w:rtl w:val="0"/>
              </w:rPr>
              <w:t xml:space="preserve">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jc w:val="center"/>
              <w:rPr>
                <w:rFonts w:ascii="Arial" w:cs="Arial" w:eastAsia="Arial" w:hAnsi="Arial"/>
              </w:rPr>
            </w:pPr>
            <w:r w:rsidDel="00000000" w:rsidR="00000000" w:rsidRPr="00000000">
              <w:rPr>
                <w:rFonts w:ascii="Arial" w:cs="Arial" w:eastAsia="Arial" w:hAnsi="Arial"/>
                <w:rtl w:val="0"/>
              </w:rPr>
              <w:t xml:space="preserve">Server to Clients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4">
            <w:pPr>
              <w:rPr>
                <w:rFonts w:ascii="Arial" w:cs="Arial" w:eastAsia="Arial" w:hAnsi="Arial"/>
              </w:rPr>
            </w:pPr>
            <w:r w:rsidDel="00000000" w:rsidR="00000000" w:rsidRPr="00000000">
              <w:rPr>
                <w:rFonts w:ascii="Arial" w:cs="Arial" w:eastAsia="Arial" w:hAnsi="Arial"/>
                <w:rtl w:val="0"/>
              </w:rPr>
              <w:t xml:space="preserve">Advertise the Server presence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5">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SEARCHGW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jc w:val="center"/>
              <w:rPr>
                <w:rFonts w:ascii="Arial" w:cs="Arial" w:eastAsia="Arial" w:hAnsi="Arial"/>
              </w:rPr>
            </w:pPr>
            <w:r w:rsidDel="00000000" w:rsidR="00000000" w:rsidRPr="00000000">
              <w:rPr>
                <w:rFonts w:ascii="Arial" w:cs="Arial" w:eastAsia="Arial" w:hAnsi="Arial"/>
                <w:rtl w:val="0"/>
              </w:rPr>
              <w:t xml:space="preserve">0x17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jc w:val="center"/>
              <w:rPr>
                <w:rFonts w:ascii="Arial" w:cs="Arial" w:eastAsia="Arial" w:hAnsi="Arial"/>
              </w:rPr>
            </w:pPr>
            <w:r w:rsidDel="00000000" w:rsidR="00000000" w:rsidRPr="00000000">
              <w:rPr>
                <w:rFonts w:ascii="Arial" w:cs="Arial" w:eastAsia="Arial" w:hAnsi="Arial"/>
                <w:rtl w:val="0"/>
              </w:rPr>
              <w:t xml:space="preserve">Client to Servers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8">
            <w:pPr>
              <w:rPr>
                <w:rFonts w:ascii="Arial" w:cs="Arial" w:eastAsia="Arial" w:hAnsi="Arial"/>
              </w:rPr>
            </w:pPr>
            <w:r w:rsidDel="00000000" w:rsidR="00000000" w:rsidRPr="00000000">
              <w:rPr>
                <w:rFonts w:ascii="Arial" w:cs="Arial" w:eastAsia="Arial" w:hAnsi="Arial"/>
                <w:rtl w:val="0"/>
              </w:rPr>
              <w:t xml:space="preserve">Client GWINFO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9">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GWINFO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jc w:val="center"/>
              <w:rPr>
                <w:rFonts w:ascii="Arial" w:cs="Arial" w:eastAsia="Arial" w:hAnsi="Arial"/>
              </w:rPr>
            </w:pPr>
            <w:r w:rsidDel="00000000" w:rsidR="00000000" w:rsidRPr="00000000">
              <w:rPr>
                <w:rFonts w:ascii="Arial" w:cs="Arial" w:eastAsia="Arial" w:hAnsi="Arial"/>
                <w:rtl w:val="0"/>
              </w:rPr>
              <w:t xml:space="preserve">0x18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B">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rPr>
                <w:rFonts w:ascii="Arial" w:cs="Arial" w:eastAsia="Arial" w:hAnsi="Arial"/>
                <w:shd w:fill="d9d9d9" w:val="clear"/>
              </w:rPr>
            </w:pPr>
            <w:r w:rsidDel="00000000" w:rsidR="00000000" w:rsidRPr="00000000">
              <w:rPr>
                <w:rFonts w:ascii="Arial" w:cs="Arial" w:eastAsia="Arial" w:hAnsi="Arial"/>
                <w:rtl w:val="0"/>
              </w:rPr>
              <w:t xml:space="preserve">Response to a SEARCHGW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D">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Reserved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E">
            <w:pPr>
              <w:jc w:val="center"/>
              <w:rPr>
                <w:rFonts w:ascii="Arial" w:cs="Arial" w:eastAsia="Arial" w:hAnsi="Arial"/>
              </w:rPr>
            </w:pPr>
            <w:r w:rsidDel="00000000" w:rsidR="00000000" w:rsidRPr="00000000">
              <w:rPr>
                <w:rFonts w:ascii="Arial" w:cs="Arial" w:eastAsia="Arial" w:hAnsi="Arial"/>
                <w:rtl w:val="0"/>
              </w:rPr>
              <w:t xml:space="preserve">0x19-0xFC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jc w:val="center"/>
              <w:rPr>
                <w:rFonts w:ascii="Arial" w:cs="Arial" w:eastAsia="Arial" w:hAnsi="Arial"/>
              </w:rPr>
            </w:pPr>
            <w:r w:rsidDel="00000000" w:rsidR="00000000" w:rsidRPr="00000000">
              <w:rPr>
                <w:rFonts w:ascii="Arial" w:cs="Arial" w:eastAsia="Arial" w:hAnsi="Arial"/>
                <w:rtl w:val="0"/>
              </w:rPr>
              <w:t xml:space="preserve">Forbidden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0">
            <w:pPr>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E1">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Forwarder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2">
            <w:pPr>
              <w:jc w:val="center"/>
              <w:rPr>
                <w:rFonts w:ascii="Arial" w:cs="Arial" w:eastAsia="Arial" w:hAnsi="Arial"/>
              </w:rPr>
            </w:pPr>
            <w:r w:rsidDel="00000000" w:rsidR="00000000" w:rsidRPr="00000000">
              <w:rPr>
                <w:rFonts w:ascii="Arial" w:cs="Arial" w:eastAsia="Arial" w:hAnsi="Arial"/>
                <w:rtl w:val="0"/>
              </w:rPr>
              <w:t xml:space="preserve">0xFD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3">
            <w:pPr>
              <w:jc w:val="center"/>
              <w:rPr>
                <w:rFonts w:ascii="Arial" w:cs="Arial" w:eastAsia="Arial" w:hAnsi="Arial"/>
              </w:rPr>
            </w:pPr>
            <w:r w:rsidDel="00000000" w:rsidR="00000000" w:rsidRPr="00000000">
              <w:rPr>
                <w:rFonts w:ascii="Arial" w:cs="Arial" w:eastAsia="Arial" w:hAnsi="Arial"/>
                <w:rtl w:val="0"/>
              </w:rPr>
              <w:t xml:space="preserve">Forwarder to Client or</w:t>
            </w:r>
          </w:p>
          <w:p w:rsidR="00000000" w:rsidDel="00000000" w:rsidP="00000000" w:rsidRDefault="00000000" w:rsidRPr="00000000" w14:paraId="000002E4">
            <w:pPr>
              <w:jc w:val="center"/>
              <w:rPr>
                <w:rFonts w:ascii="Arial" w:cs="Arial" w:eastAsia="Arial" w:hAnsi="Arial"/>
              </w:rPr>
            </w:pPr>
            <w:r w:rsidDel="00000000" w:rsidR="00000000" w:rsidRPr="00000000">
              <w:rPr>
                <w:rFonts w:ascii="Arial" w:cs="Arial" w:eastAsia="Arial" w:hAnsi="Arial"/>
                <w:rtl w:val="0"/>
              </w:rPr>
              <w:t xml:space="preserve">Forwarder to 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5">
            <w:pPr>
              <w:rPr>
                <w:rFonts w:ascii="Arial" w:cs="Arial" w:eastAsia="Arial" w:hAnsi="Arial"/>
              </w:rPr>
            </w:pPr>
            <w:r w:rsidDel="00000000" w:rsidR="00000000" w:rsidRPr="00000000">
              <w:rPr>
                <w:rFonts w:ascii="Arial" w:cs="Arial" w:eastAsia="Arial" w:hAnsi="Arial"/>
                <w:rtl w:val="0"/>
              </w:rPr>
              <w:t xml:space="preserve">MQTT-SN packet envelope to add addressing information for Forwarders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E6">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Session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7">
            <w:pPr>
              <w:jc w:val="center"/>
              <w:rPr>
                <w:rFonts w:ascii="Arial" w:cs="Arial" w:eastAsia="Arial" w:hAnsi="Arial"/>
              </w:rPr>
            </w:pPr>
            <w:r w:rsidDel="00000000" w:rsidR="00000000" w:rsidRPr="00000000">
              <w:rPr>
                <w:rFonts w:ascii="Arial" w:cs="Arial" w:eastAsia="Arial" w:hAnsi="Arial"/>
                <w:rtl w:val="0"/>
              </w:rPr>
              <w:t xml:space="preserve">0xFE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8">
            <w:pPr>
              <w:jc w:val="center"/>
              <w:rPr>
                <w:rFonts w:ascii="Arial" w:cs="Arial" w:eastAsia="Arial" w:hAnsi="Arial"/>
              </w:rPr>
            </w:pPr>
            <w:r w:rsidDel="00000000" w:rsidR="00000000" w:rsidRPr="00000000">
              <w:rPr>
                <w:rFonts w:ascii="Arial" w:cs="Arial" w:eastAsia="Arial" w:hAnsi="Arial"/>
                <w:rtl w:val="0"/>
              </w:rPr>
              <w:t xml:space="preserve">Client to 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9">
            <w:pPr>
              <w:rPr>
                <w:rFonts w:ascii="Arial" w:cs="Arial" w:eastAsia="Arial" w:hAnsi="Arial"/>
              </w:rPr>
            </w:pPr>
            <w:r w:rsidDel="00000000" w:rsidR="00000000" w:rsidRPr="00000000">
              <w:rPr>
                <w:rFonts w:ascii="Arial" w:cs="Arial" w:eastAsia="Arial" w:hAnsi="Arial"/>
                <w:rtl w:val="0"/>
              </w:rPr>
              <w:t xml:space="preserve">MQTT-SN Packet envelope to add session identification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EA">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Protection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B">
            <w:pPr>
              <w:jc w:val="center"/>
              <w:rPr>
                <w:rFonts w:ascii="Arial" w:cs="Arial" w:eastAsia="Arial" w:hAnsi="Arial"/>
              </w:rPr>
            </w:pPr>
            <w:r w:rsidDel="00000000" w:rsidR="00000000" w:rsidRPr="00000000">
              <w:rPr>
                <w:rFonts w:ascii="Arial" w:cs="Arial" w:eastAsia="Arial" w:hAnsi="Arial"/>
                <w:rtl w:val="0"/>
              </w:rPr>
              <w:t xml:space="preserve">0xFF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C">
            <w:pPr>
              <w:jc w:val="center"/>
              <w:rPr>
                <w:rFonts w:ascii="Arial" w:cs="Arial" w:eastAsia="Arial" w:hAnsi="Arial"/>
              </w:rPr>
            </w:pPr>
            <w:r w:rsidDel="00000000" w:rsidR="00000000" w:rsidRPr="00000000">
              <w:rPr>
                <w:rFonts w:ascii="Arial" w:cs="Arial" w:eastAsia="Arial" w:hAnsi="Arial"/>
                <w:rtl w:val="0"/>
              </w:rPr>
              <w:t xml:space="preserve">Client to Server or 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D">
            <w:pPr>
              <w:keepNext w:val="1"/>
              <w:rPr>
                <w:rFonts w:ascii="Arial" w:cs="Arial" w:eastAsia="Arial" w:hAnsi="Arial"/>
              </w:rPr>
            </w:pPr>
            <w:r w:rsidDel="00000000" w:rsidR="00000000" w:rsidRPr="00000000">
              <w:rPr>
                <w:rFonts w:ascii="Arial" w:cs="Arial" w:eastAsia="Arial" w:hAnsi="Arial"/>
                <w:rtl w:val="0"/>
              </w:rPr>
              <w:t xml:space="preserve">A protection envelope that can encapsulate any MQTT-SN packet with the exception of Forwarder-Encapsulation packet (0xFE)</w:t>
            </w:r>
          </w:p>
        </w:tc>
      </w:tr>
    </w:tbl>
    <w:p w:rsidR="00000000" w:rsidDel="00000000" w:rsidP="00000000" w:rsidRDefault="00000000" w:rsidRPr="00000000" w14:paraId="000002EE">
      <w:pPr>
        <w:pStyle w:val="Heading2"/>
        <w:ind w:left="0" w:firstLine="0"/>
        <w:rPr>
          <w:rFonts w:ascii="Arial" w:cs="Arial" w:eastAsia="Arial" w:hAnsi="Arial"/>
        </w:rPr>
      </w:pPr>
      <w:bookmarkStart w:colFirst="0" w:colLast="0" w:name="_heading=h.19c6y18" w:id="28"/>
      <w:bookmarkEnd w:id="28"/>
      <w:r w:rsidDel="00000000" w:rsidR="00000000" w:rsidRPr="00000000">
        <w:rPr>
          <w:rFonts w:ascii="Arial" w:cs="Arial" w:eastAsia="Arial" w:hAnsi="Arial"/>
          <w:rtl w:val="0"/>
        </w:rPr>
        <w:t xml:space="preserve">2.2 Packet Identifier</w:t>
      </w:r>
    </w:p>
    <w:p w:rsidR="00000000" w:rsidDel="00000000" w:rsidP="00000000" w:rsidRDefault="00000000" w:rsidRPr="00000000" w14:paraId="000002EF">
      <w:pPr>
        <w:rPr>
          <w:rFonts w:ascii="Arial" w:cs="Arial" w:eastAsia="Arial" w:hAnsi="Arial"/>
        </w:rPr>
      </w:pPr>
      <w:bookmarkStart w:colFirst="0" w:colLast="0" w:name="_heading=h.3tbugp1" w:id="29"/>
      <w:bookmarkEnd w:id="29"/>
      <w:r w:rsidDel="00000000" w:rsidR="00000000" w:rsidRPr="00000000">
        <w:rPr>
          <w:rFonts w:ascii="Arial" w:cs="Arial" w:eastAsia="Arial" w:hAnsi="Arial"/>
          <w:rtl w:val="0"/>
        </w:rPr>
        <w:t xml:space="preserve">The Variable Header component of many of the MQTT-SN Control Packet types includes a Two Byte Integer Packet Identifier field. </w:t>
      </w:r>
      <w:r w:rsidDel="00000000" w:rsidR="00000000" w:rsidRPr="00000000">
        <w:rPr>
          <w:rFonts w:ascii="Arial" w:cs="Arial" w:eastAsia="Arial" w:hAnsi="Arial"/>
          <w:rtl w:val="0"/>
        </w:rPr>
        <w:t xml:space="preserve">MQTT-SN Control Packets that require a Packet Identifier are shown in Figure 2-5.</w:t>
      </w:r>
      <w:r w:rsidDel="00000000" w:rsidR="00000000" w:rsidRPr="00000000">
        <w:rPr>
          <w:rtl w:val="0"/>
        </w:rPr>
      </w:r>
    </w:p>
    <w:p w:rsidR="00000000" w:rsidDel="00000000" w:rsidP="00000000" w:rsidRDefault="00000000" w:rsidRPr="00000000" w14:paraId="000002F0">
      <w:pPr>
        <w:rPr>
          <w:rFonts w:ascii="Arial" w:cs="Arial" w:eastAsia="Arial" w:hAnsi="Arial"/>
        </w:rPr>
      </w:pPr>
      <w:r w:rsidDel="00000000" w:rsidR="00000000" w:rsidRPr="00000000">
        <w:rPr>
          <w:i w:val="1"/>
          <w:sz w:val="19"/>
          <w:szCs w:val="19"/>
          <w:rtl w:val="0"/>
        </w:rPr>
        <w:t xml:space="preserve">Figure 2-5 – Packets with Packet Identifier</w:t>
      </w:r>
      <w:r w:rsidDel="00000000" w:rsidR="00000000" w:rsidRPr="00000000">
        <w:rPr>
          <w:rtl w:val="0"/>
        </w:rPr>
      </w:r>
    </w:p>
    <w:tbl>
      <w:tblPr>
        <w:tblStyle w:val="Table3"/>
        <w:tblW w:w="45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2430"/>
        <w:tblGridChange w:id="0">
          <w:tblGrid>
            <w:gridCol w:w="2160"/>
            <w:gridCol w:w="2430"/>
          </w:tblGrid>
        </w:tblGridChange>
      </w:tblGrid>
      <w:tr>
        <w:trPr>
          <w:cantSplit w:val="0"/>
          <w:tblHeader w:val="0"/>
        </w:trPr>
        <w:tc>
          <w:tcPr>
            <w:shd w:fill="cfe2f3" w:val="clear"/>
          </w:tcPr>
          <w:p w:rsidR="00000000" w:rsidDel="00000000" w:rsidP="00000000" w:rsidRDefault="00000000" w:rsidRPr="00000000" w14:paraId="000002F1">
            <w:pPr>
              <w:jc w:val="center"/>
              <w:rPr>
                <w:rFonts w:ascii="Arial" w:cs="Arial" w:eastAsia="Arial" w:hAnsi="Arial"/>
                <w:b w:val="1"/>
                <w:shd w:fill="c9daf8" w:val="clear"/>
              </w:rPr>
            </w:pPr>
            <w:r w:rsidDel="00000000" w:rsidR="00000000" w:rsidRPr="00000000">
              <w:rPr>
                <w:rFonts w:ascii="Arial" w:cs="Arial" w:eastAsia="Arial" w:hAnsi="Arial"/>
                <w:b w:val="1"/>
                <w:shd w:fill="c9daf8" w:val="clear"/>
                <w:rtl w:val="0"/>
              </w:rPr>
              <w:t xml:space="preserve">MQTT-SN Control Packet</w:t>
            </w:r>
          </w:p>
        </w:tc>
        <w:tc>
          <w:tcPr>
            <w:shd w:fill="cfe2f3" w:val="clear"/>
          </w:tcPr>
          <w:p w:rsidR="00000000" w:rsidDel="00000000" w:rsidP="00000000" w:rsidRDefault="00000000" w:rsidRPr="00000000" w14:paraId="000002F2">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Packet Identifier field</w:t>
            </w:r>
          </w:p>
        </w:tc>
      </w:tr>
      <w:tr>
        <w:trPr>
          <w:cantSplit w:val="0"/>
          <w:tblHeader w:val="0"/>
        </w:trPr>
        <w:tc>
          <w:tcPr/>
          <w:p w:rsidR="00000000" w:rsidDel="00000000" w:rsidP="00000000" w:rsidRDefault="00000000" w:rsidRPr="00000000" w14:paraId="000002F3">
            <w:pPr>
              <w:rPr>
                <w:rFonts w:ascii="Arial" w:cs="Arial" w:eastAsia="Arial" w:hAnsi="Arial"/>
              </w:rPr>
            </w:pPr>
            <w:r w:rsidDel="00000000" w:rsidR="00000000" w:rsidRPr="00000000">
              <w:rPr>
                <w:rFonts w:ascii="Arial" w:cs="Arial" w:eastAsia="Arial" w:hAnsi="Arial"/>
                <w:rtl w:val="0"/>
              </w:rPr>
              <w:t xml:space="preserve">ADVERTISE</w:t>
            </w:r>
          </w:p>
        </w:tc>
        <w:tc>
          <w:tcPr/>
          <w:p w:rsidR="00000000" w:rsidDel="00000000" w:rsidP="00000000" w:rsidRDefault="00000000" w:rsidRPr="00000000" w14:paraId="000002F4">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2F5">
            <w:pPr>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2F6">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F7">
            <w:pPr>
              <w:rPr>
                <w:rFonts w:ascii="Arial" w:cs="Arial" w:eastAsia="Arial" w:hAnsi="Arial"/>
              </w:rPr>
            </w:pPr>
            <w:r w:rsidDel="00000000" w:rsidR="00000000" w:rsidRPr="00000000">
              <w:rPr>
                <w:rFonts w:ascii="Arial" w:cs="Arial" w:eastAsia="Arial" w:hAnsi="Arial"/>
                <w:rtl w:val="0"/>
              </w:rPr>
              <w:t xml:space="preserve">CONNACK</w:t>
            </w:r>
          </w:p>
        </w:tc>
        <w:tc>
          <w:tcPr>
            <w:shd w:fill="auto" w:val="clear"/>
          </w:tcPr>
          <w:p w:rsidR="00000000" w:rsidDel="00000000" w:rsidP="00000000" w:rsidRDefault="00000000" w:rsidRPr="00000000" w14:paraId="000002F8">
            <w:pPr>
              <w:rPr>
                <w:rFonts w:ascii="Arial" w:cs="Arial" w:eastAsia="Arial" w:hAnsi="Arial"/>
              </w:rPr>
            </w:pPr>
            <w:r w:rsidDel="00000000" w:rsidR="00000000" w:rsidRPr="00000000">
              <w:rPr>
                <w:rFonts w:ascii="Arial" w:cs="Arial" w:eastAsia="Arial" w:hAnsi="Arial"/>
                <w:rtl w:val="0"/>
              </w:rPr>
              <w:t xml:space="preserve">YES</w:t>
            </w:r>
          </w:p>
        </w:tc>
      </w:tr>
      <w:tr>
        <w:trPr>
          <w:cantSplit w:val="0"/>
          <w:trHeight w:val="341" w:hRule="atLeast"/>
          <w:tblHeader w:val="0"/>
        </w:trPr>
        <w:tc>
          <w:tcPr/>
          <w:p w:rsidR="00000000" w:rsidDel="00000000" w:rsidP="00000000" w:rsidRDefault="00000000" w:rsidRPr="00000000" w14:paraId="000002F9">
            <w:pPr>
              <w:rPr>
                <w:rFonts w:ascii="Arial" w:cs="Arial" w:eastAsia="Arial" w:hAnsi="Arial"/>
              </w:rPr>
            </w:pPr>
            <w:r w:rsidDel="00000000" w:rsidR="00000000" w:rsidRPr="00000000">
              <w:rPr>
                <w:rFonts w:ascii="Arial" w:cs="Arial" w:eastAsia="Arial" w:hAnsi="Arial"/>
                <w:rtl w:val="0"/>
              </w:rPr>
              <w:t xml:space="preserve">CONNECT</w:t>
            </w:r>
          </w:p>
        </w:tc>
        <w:tc>
          <w:tcPr/>
          <w:p w:rsidR="00000000" w:rsidDel="00000000" w:rsidP="00000000" w:rsidRDefault="00000000" w:rsidRPr="00000000" w14:paraId="000002FA">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2FB">
            <w:pPr>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2FC">
            <w:pPr>
              <w:rPr>
                <w:rFonts w:ascii="Arial" w:cs="Arial" w:eastAsia="Arial" w:hAnsi="Arial"/>
              </w:rPr>
            </w:pPr>
            <w:r w:rsidDel="00000000" w:rsidR="00000000" w:rsidRPr="00000000">
              <w:rPr>
                <w:rFonts w:ascii="Arial" w:cs="Arial" w:eastAsia="Arial" w:hAnsi="Arial"/>
                <w:rtl w:val="0"/>
              </w:rPr>
              <w:t xml:space="preserve">OPTIONAL</w:t>
            </w:r>
          </w:p>
        </w:tc>
      </w:tr>
      <w:tr>
        <w:trPr>
          <w:cantSplit w:val="0"/>
          <w:tblHeader w:val="0"/>
        </w:trPr>
        <w:tc>
          <w:tcPr/>
          <w:p w:rsidR="00000000" w:rsidDel="00000000" w:rsidP="00000000" w:rsidRDefault="00000000" w:rsidRPr="00000000" w14:paraId="000002FD">
            <w:pPr>
              <w:rPr>
                <w:rFonts w:ascii="Arial" w:cs="Arial" w:eastAsia="Arial" w:hAnsi="Arial"/>
              </w:rPr>
            </w:pPr>
            <w:r w:rsidDel="00000000" w:rsidR="00000000" w:rsidRPr="00000000">
              <w:rPr>
                <w:rFonts w:ascii="Arial" w:cs="Arial" w:eastAsia="Arial" w:hAnsi="Arial"/>
                <w:rtl w:val="0"/>
              </w:rPr>
              <w:t xml:space="preserve">FORWARDER ENCAPSULATION</w:t>
            </w:r>
          </w:p>
        </w:tc>
        <w:tc>
          <w:tcPr/>
          <w:p w:rsidR="00000000" w:rsidDel="00000000" w:rsidP="00000000" w:rsidRDefault="00000000" w:rsidRPr="00000000" w14:paraId="000002FE">
            <w:pPr>
              <w:keepNext w:val="1"/>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2FF">
            <w:pPr>
              <w:rPr>
                <w:rFonts w:ascii="Arial" w:cs="Arial" w:eastAsia="Arial" w:hAnsi="Arial"/>
              </w:rPr>
            </w:pPr>
            <w:r w:rsidDel="00000000" w:rsidR="00000000" w:rsidRPr="00000000">
              <w:rPr>
                <w:rFonts w:ascii="Arial" w:cs="Arial" w:eastAsia="Arial" w:hAnsi="Arial"/>
                <w:rtl w:val="0"/>
              </w:rPr>
              <w:t xml:space="preserve">GWINFO</w:t>
            </w:r>
          </w:p>
        </w:tc>
        <w:tc>
          <w:tcPr/>
          <w:p w:rsidR="00000000" w:rsidDel="00000000" w:rsidP="00000000" w:rsidRDefault="00000000" w:rsidRPr="00000000" w14:paraId="00000300">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301">
            <w:pPr>
              <w:rPr>
                <w:rFonts w:ascii="Arial" w:cs="Arial" w:eastAsia="Arial" w:hAnsi="Arial"/>
              </w:rPr>
            </w:pPr>
            <w:r w:rsidDel="00000000" w:rsidR="00000000" w:rsidRPr="00000000">
              <w:rPr>
                <w:rFonts w:ascii="Arial" w:cs="Arial" w:eastAsia="Arial" w:hAnsi="Arial"/>
                <w:rtl w:val="0"/>
              </w:rPr>
              <w:t xml:space="preserve">PINGREQ</w:t>
            </w:r>
          </w:p>
        </w:tc>
        <w:tc>
          <w:tcPr/>
          <w:p w:rsidR="00000000" w:rsidDel="00000000" w:rsidP="00000000" w:rsidRDefault="00000000" w:rsidRPr="00000000" w14:paraId="00000302">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3">
            <w:pPr>
              <w:rPr>
                <w:rFonts w:ascii="Arial" w:cs="Arial" w:eastAsia="Arial" w:hAnsi="Arial"/>
              </w:rPr>
            </w:pPr>
            <w:r w:rsidDel="00000000" w:rsidR="00000000" w:rsidRPr="00000000">
              <w:rPr>
                <w:rFonts w:ascii="Arial" w:cs="Arial" w:eastAsia="Arial" w:hAnsi="Arial"/>
                <w:rtl w:val="0"/>
              </w:rPr>
              <w:t xml:space="preserve">PINGRESP</w:t>
            </w:r>
          </w:p>
        </w:tc>
        <w:tc>
          <w:tcPr/>
          <w:p w:rsidR="00000000" w:rsidDel="00000000" w:rsidP="00000000" w:rsidRDefault="00000000" w:rsidRPr="00000000" w14:paraId="00000304">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5">
            <w:pPr>
              <w:rPr>
                <w:rFonts w:ascii="Arial" w:cs="Arial" w:eastAsia="Arial" w:hAnsi="Arial"/>
              </w:rPr>
            </w:pPr>
            <w:r w:rsidDel="00000000" w:rsidR="00000000" w:rsidRPr="00000000">
              <w:rPr>
                <w:rFonts w:ascii="Arial" w:cs="Arial" w:eastAsia="Arial" w:hAnsi="Arial"/>
                <w:rtl w:val="0"/>
              </w:rPr>
              <w:t xml:space="preserve">PROTECTION ENCAPSULATION</w:t>
            </w:r>
          </w:p>
        </w:tc>
        <w:tc>
          <w:tcPr/>
          <w:p w:rsidR="00000000" w:rsidDel="00000000" w:rsidP="00000000" w:rsidRDefault="00000000" w:rsidRPr="00000000" w14:paraId="00000306">
            <w:pPr>
              <w:keepNext w:val="1"/>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307">
            <w:pPr>
              <w:rPr>
                <w:rFonts w:ascii="Arial" w:cs="Arial" w:eastAsia="Arial" w:hAnsi="Arial"/>
              </w:rPr>
            </w:pPr>
            <w:r w:rsidDel="00000000" w:rsidR="00000000" w:rsidRPr="00000000">
              <w:rPr>
                <w:rFonts w:ascii="Arial" w:cs="Arial" w:eastAsia="Arial" w:hAnsi="Arial"/>
                <w:rtl w:val="0"/>
              </w:rPr>
              <w:t xml:space="preserve">PUBACK</w:t>
            </w:r>
          </w:p>
        </w:tc>
        <w:tc>
          <w:tcPr/>
          <w:p w:rsidR="00000000" w:rsidDel="00000000" w:rsidP="00000000" w:rsidRDefault="00000000" w:rsidRPr="00000000" w14:paraId="00000308">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9">
            <w:pPr>
              <w:rPr>
                <w:rFonts w:ascii="Arial" w:cs="Arial" w:eastAsia="Arial" w:hAnsi="Arial"/>
              </w:rPr>
            </w:pPr>
            <w:r w:rsidDel="00000000" w:rsidR="00000000" w:rsidRPr="00000000">
              <w:rPr>
                <w:rFonts w:ascii="Arial" w:cs="Arial" w:eastAsia="Arial" w:hAnsi="Arial"/>
                <w:rtl w:val="0"/>
              </w:rPr>
              <w:t xml:space="preserve">PUBCOMP</w:t>
            </w:r>
          </w:p>
        </w:tc>
        <w:tc>
          <w:tcPr/>
          <w:p w:rsidR="00000000" w:rsidDel="00000000" w:rsidP="00000000" w:rsidRDefault="00000000" w:rsidRPr="00000000" w14:paraId="0000030A">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B">
            <w:pPr>
              <w:rPr>
                <w:rFonts w:ascii="Arial" w:cs="Arial" w:eastAsia="Arial" w:hAnsi="Arial"/>
              </w:rPr>
            </w:pPr>
            <w:r w:rsidDel="00000000" w:rsidR="00000000" w:rsidRPr="00000000">
              <w:rPr>
                <w:rFonts w:ascii="Arial" w:cs="Arial" w:eastAsia="Arial" w:hAnsi="Arial"/>
                <w:rtl w:val="0"/>
              </w:rPr>
              <w:t xml:space="preserve">PUBLISH</w:t>
            </w:r>
          </w:p>
        </w:tc>
        <w:tc>
          <w:tcPr/>
          <w:p w:rsidR="00000000" w:rsidDel="00000000" w:rsidP="00000000" w:rsidRDefault="00000000" w:rsidRPr="00000000" w14:paraId="0000030C">
            <w:pPr>
              <w:rPr>
                <w:rFonts w:ascii="Arial" w:cs="Arial" w:eastAsia="Arial" w:hAnsi="Arial"/>
              </w:rPr>
            </w:pPr>
            <w:r w:rsidDel="00000000" w:rsidR="00000000" w:rsidRPr="00000000">
              <w:rPr>
                <w:rFonts w:ascii="Arial" w:cs="Arial" w:eastAsia="Arial" w:hAnsi="Arial"/>
                <w:rtl w:val="0"/>
              </w:rPr>
              <w:t xml:space="preserve">YES (If QoS &gt; 0)</w:t>
            </w:r>
          </w:p>
        </w:tc>
      </w:tr>
      <w:tr>
        <w:trPr>
          <w:cantSplit w:val="0"/>
          <w:tblHeader w:val="0"/>
        </w:trPr>
        <w:tc>
          <w:tcPr/>
          <w:p w:rsidR="00000000" w:rsidDel="00000000" w:rsidP="00000000" w:rsidRDefault="00000000" w:rsidRPr="00000000" w14:paraId="0000030D">
            <w:pPr>
              <w:rPr>
                <w:rFonts w:ascii="Arial" w:cs="Arial" w:eastAsia="Arial" w:hAnsi="Arial"/>
              </w:rPr>
            </w:pPr>
            <w:r w:rsidDel="00000000" w:rsidR="00000000" w:rsidRPr="00000000">
              <w:rPr>
                <w:rFonts w:ascii="Arial" w:cs="Arial" w:eastAsia="Arial" w:hAnsi="Arial"/>
                <w:rtl w:val="0"/>
              </w:rPr>
              <w:t xml:space="preserve">PUBREC</w:t>
            </w:r>
          </w:p>
        </w:tc>
        <w:tc>
          <w:tcPr/>
          <w:p w:rsidR="00000000" w:rsidDel="00000000" w:rsidP="00000000" w:rsidRDefault="00000000" w:rsidRPr="00000000" w14:paraId="0000030E">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F">
            <w:pPr>
              <w:rPr>
                <w:rFonts w:ascii="Arial" w:cs="Arial" w:eastAsia="Arial" w:hAnsi="Arial"/>
              </w:rPr>
            </w:pPr>
            <w:r w:rsidDel="00000000" w:rsidR="00000000" w:rsidRPr="00000000">
              <w:rPr>
                <w:rFonts w:ascii="Arial" w:cs="Arial" w:eastAsia="Arial" w:hAnsi="Arial"/>
                <w:rtl w:val="0"/>
              </w:rPr>
              <w:t xml:space="preserve">PUBREL</w:t>
            </w:r>
          </w:p>
        </w:tc>
        <w:tc>
          <w:tcPr/>
          <w:p w:rsidR="00000000" w:rsidDel="00000000" w:rsidP="00000000" w:rsidRDefault="00000000" w:rsidRPr="00000000" w14:paraId="00000310">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11">
            <w:pPr>
              <w:rPr>
                <w:rFonts w:ascii="Arial" w:cs="Arial" w:eastAsia="Arial" w:hAnsi="Arial"/>
              </w:rPr>
            </w:pPr>
            <w:r w:rsidDel="00000000" w:rsidR="00000000" w:rsidRPr="00000000">
              <w:rPr>
                <w:rFonts w:ascii="Arial" w:cs="Arial" w:eastAsia="Arial" w:hAnsi="Arial"/>
                <w:rtl w:val="0"/>
              </w:rPr>
              <w:t xml:space="preserve">PUBWOS</w:t>
            </w:r>
            <w:r w:rsidDel="00000000" w:rsidR="00000000" w:rsidRPr="00000000">
              <w:rPr>
                <w:rtl w:val="0"/>
              </w:rPr>
            </w:r>
          </w:p>
        </w:tc>
        <w:tc>
          <w:tcPr/>
          <w:p w:rsidR="00000000" w:rsidDel="00000000" w:rsidP="00000000" w:rsidRDefault="00000000" w:rsidRPr="00000000" w14:paraId="00000312">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313">
            <w:pPr>
              <w:rPr>
                <w:rFonts w:ascii="Arial" w:cs="Arial" w:eastAsia="Arial" w:hAnsi="Arial"/>
              </w:rPr>
            </w:pPr>
            <w:r w:rsidDel="00000000" w:rsidR="00000000" w:rsidRPr="00000000">
              <w:rPr>
                <w:rFonts w:ascii="Arial" w:cs="Arial" w:eastAsia="Arial" w:hAnsi="Arial"/>
                <w:rtl w:val="0"/>
              </w:rPr>
              <w:t xml:space="preserve">REGACK</w:t>
            </w:r>
          </w:p>
        </w:tc>
        <w:tc>
          <w:tcPr/>
          <w:p w:rsidR="00000000" w:rsidDel="00000000" w:rsidP="00000000" w:rsidRDefault="00000000" w:rsidRPr="00000000" w14:paraId="00000314">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15">
            <w:pPr>
              <w:rPr>
                <w:rFonts w:ascii="Arial" w:cs="Arial" w:eastAsia="Arial" w:hAnsi="Arial"/>
              </w:rPr>
            </w:pPr>
            <w:r w:rsidDel="00000000" w:rsidR="00000000" w:rsidRPr="00000000">
              <w:rPr>
                <w:rFonts w:ascii="Arial" w:cs="Arial" w:eastAsia="Arial" w:hAnsi="Arial"/>
                <w:rtl w:val="0"/>
              </w:rPr>
              <w:t xml:space="preserve">REGISTER</w:t>
            </w:r>
          </w:p>
        </w:tc>
        <w:tc>
          <w:tcPr/>
          <w:p w:rsidR="00000000" w:rsidDel="00000000" w:rsidP="00000000" w:rsidRDefault="00000000" w:rsidRPr="00000000" w14:paraId="00000316">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17">
            <w:pPr>
              <w:rPr>
                <w:rFonts w:ascii="Arial" w:cs="Arial" w:eastAsia="Arial" w:hAnsi="Arial"/>
              </w:rPr>
            </w:pPr>
            <w:r w:rsidDel="00000000" w:rsidR="00000000" w:rsidRPr="00000000">
              <w:rPr>
                <w:rFonts w:ascii="Arial" w:cs="Arial" w:eastAsia="Arial" w:hAnsi="Arial"/>
                <w:rtl w:val="0"/>
              </w:rPr>
              <w:t xml:space="preserve">SEARCHGW</w:t>
            </w:r>
          </w:p>
        </w:tc>
        <w:tc>
          <w:tcPr/>
          <w:p w:rsidR="00000000" w:rsidDel="00000000" w:rsidP="00000000" w:rsidRDefault="00000000" w:rsidRPr="00000000" w14:paraId="00000318">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319">
            <w:pPr>
              <w:rPr>
                <w:rFonts w:ascii="Arial" w:cs="Arial" w:eastAsia="Arial" w:hAnsi="Arial"/>
              </w:rPr>
            </w:pPr>
            <w:r w:rsidDel="00000000" w:rsidR="00000000" w:rsidRPr="00000000">
              <w:rPr>
                <w:rFonts w:ascii="Arial" w:cs="Arial" w:eastAsia="Arial" w:hAnsi="Arial"/>
                <w:rtl w:val="0"/>
              </w:rPr>
              <w:t xml:space="preserve">SLEEPREQ</w:t>
            </w:r>
          </w:p>
        </w:tc>
        <w:tc>
          <w:tcPr/>
          <w:p w:rsidR="00000000" w:rsidDel="00000000" w:rsidP="00000000" w:rsidRDefault="00000000" w:rsidRPr="00000000" w14:paraId="0000031A">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1B">
            <w:pPr>
              <w:rPr>
                <w:rFonts w:ascii="Arial" w:cs="Arial" w:eastAsia="Arial" w:hAnsi="Arial"/>
              </w:rPr>
            </w:pPr>
            <w:r w:rsidDel="00000000" w:rsidR="00000000" w:rsidRPr="00000000">
              <w:rPr>
                <w:rFonts w:ascii="Arial" w:cs="Arial" w:eastAsia="Arial" w:hAnsi="Arial"/>
                <w:rtl w:val="0"/>
              </w:rPr>
              <w:t xml:space="preserve">SLEEPRESP</w:t>
            </w:r>
          </w:p>
        </w:tc>
        <w:tc>
          <w:tcPr/>
          <w:p w:rsidR="00000000" w:rsidDel="00000000" w:rsidP="00000000" w:rsidRDefault="00000000" w:rsidRPr="00000000" w14:paraId="0000031C">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1D">
            <w:pPr>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1E">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1F">
            <w:pPr>
              <w:rPr>
                <w:rFonts w:ascii="Arial" w:cs="Arial" w:eastAsia="Arial" w:hAnsi="Arial"/>
              </w:rPr>
            </w:pPr>
            <w:r w:rsidDel="00000000" w:rsidR="00000000" w:rsidRPr="00000000">
              <w:rPr>
                <w:rFonts w:ascii="Arial" w:cs="Arial" w:eastAsia="Arial" w:hAnsi="Arial"/>
                <w:rtl w:val="0"/>
              </w:rPr>
              <w:t xml:space="preserve">SUBSCRIBE</w:t>
            </w:r>
          </w:p>
        </w:tc>
        <w:tc>
          <w:tcPr/>
          <w:p w:rsidR="00000000" w:rsidDel="00000000" w:rsidP="00000000" w:rsidRDefault="00000000" w:rsidRPr="00000000" w14:paraId="00000320">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21">
            <w:pPr>
              <w:rPr>
                <w:rFonts w:ascii="Arial" w:cs="Arial" w:eastAsia="Arial" w:hAnsi="Arial"/>
              </w:rPr>
            </w:pPr>
            <w:r w:rsidDel="00000000" w:rsidR="00000000" w:rsidRPr="00000000">
              <w:rPr>
                <w:rFonts w:ascii="Arial" w:cs="Arial" w:eastAsia="Arial" w:hAnsi="Arial"/>
                <w:rtl w:val="0"/>
              </w:rPr>
              <w:t xml:space="preserve">UNSUBACK</w:t>
            </w:r>
          </w:p>
        </w:tc>
        <w:tc>
          <w:tcPr/>
          <w:p w:rsidR="00000000" w:rsidDel="00000000" w:rsidP="00000000" w:rsidRDefault="00000000" w:rsidRPr="00000000" w14:paraId="00000322">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23">
            <w:pPr>
              <w:rPr>
                <w:rFonts w:ascii="Arial" w:cs="Arial" w:eastAsia="Arial" w:hAnsi="Arial"/>
              </w:rPr>
            </w:pPr>
            <w:r w:rsidDel="00000000" w:rsidR="00000000" w:rsidRPr="00000000">
              <w:rPr>
                <w:rFonts w:ascii="Arial" w:cs="Arial" w:eastAsia="Arial" w:hAnsi="Arial"/>
                <w:rtl w:val="0"/>
              </w:rPr>
              <w:t xml:space="preserve">UNSUBSCRIBE</w:t>
            </w:r>
          </w:p>
        </w:tc>
        <w:tc>
          <w:tcPr/>
          <w:p w:rsidR="00000000" w:rsidDel="00000000" w:rsidP="00000000" w:rsidRDefault="00000000" w:rsidRPr="00000000" w14:paraId="00000324">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25">
            <w:pPr>
              <w:rPr>
                <w:rFonts w:ascii="Arial" w:cs="Arial" w:eastAsia="Arial" w:hAnsi="Arial"/>
              </w:rPr>
            </w:pPr>
            <w:r w:rsidDel="00000000" w:rsidR="00000000" w:rsidRPr="00000000">
              <w:rPr>
                <w:rFonts w:ascii="Arial" w:cs="Arial" w:eastAsia="Arial" w:hAnsi="Arial"/>
                <w:rtl w:val="0"/>
              </w:rPr>
              <w:t xml:space="preserve">WAKEUP</w:t>
            </w:r>
          </w:p>
        </w:tc>
        <w:tc>
          <w:tcPr/>
          <w:p w:rsidR="00000000" w:rsidDel="00000000" w:rsidP="00000000" w:rsidRDefault="00000000" w:rsidRPr="00000000" w14:paraId="00000326">
            <w:pPr>
              <w:rPr>
                <w:rFonts w:ascii="Arial" w:cs="Arial" w:eastAsia="Arial" w:hAnsi="Arial"/>
              </w:rPr>
            </w:pPr>
            <w:r w:rsidDel="00000000" w:rsidR="00000000" w:rsidRPr="00000000">
              <w:rPr>
                <w:rFonts w:ascii="Arial" w:cs="Arial" w:eastAsia="Arial" w:hAnsi="Arial"/>
                <w:rtl w:val="0"/>
              </w:rPr>
              <w:t xml:space="preserve">NO</w:t>
            </w:r>
          </w:p>
        </w:tc>
      </w:tr>
    </w:tbl>
    <w:p w:rsidR="00000000" w:rsidDel="00000000" w:rsidP="00000000" w:rsidRDefault="00000000" w:rsidRPr="00000000" w14:paraId="00000327">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Each time a Client sends a new MQTT-SN Control Packet which is identified in the above table as requiring a Packet Identifier, it MUST assign it a non-zero Packet Identifier that is currently unused</w:t>
      </w:r>
      <w:r w:rsidDel="00000000" w:rsidR="00000000" w:rsidRPr="00000000">
        <w:rPr>
          <w:color w:val="ff0000"/>
          <w:rtl w:val="0"/>
        </w:rPr>
        <w:t xml:space="preserve"> [MQTT-SN-2.2-1].</w:t>
      </w:r>
      <w:r w:rsidDel="00000000" w:rsidR="00000000" w:rsidRPr="00000000">
        <w:rPr>
          <w:rtl w:val="0"/>
        </w:rPr>
      </w:r>
    </w:p>
    <w:p w:rsidR="00000000" w:rsidDel="00000000" w:rsidP="00000000" w:rsidRDefault="00000000" w:rsidRPr="00000000" w14:paraId="00000328">
      <w:pPr>
        <w:spacing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A PUBLISH packet MUST NOT contain a Packet Identifier if its QoS value is set to 0</w:t>
      </w:r>
      <w:r w:rsidDel="00000000" w:rsidR="00000000" w:rsidRPr="00000000">
        <w:rPr>
          <w:color w:val="ff0000"/>
          <w:rtl w:val="0"/>
        </w:rPr>
        <w:t xml:space="preserve">  [MQTT-SN-2.2-2],</w:t>
      </w:r>
      <w:r w:rsidDel="00000000" w:rsidR="00000000" w:rsidRPr="00000000">
        <w:rPr>
          <w:rtl w:val="0"/>
        </w:rPr>
      </w:r>
    </w:p>
    <w:p w:rsidR="00000000" w:rsidDel="00000000" w:rsidP="00000000" w:rsidRDefault="00000000" w:rsidRPr="00000000" w14:paraId="00000329">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Each time a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sends a new PUBLISH (with QoS &gt; 0) MQTT-SN Control Packet it MUST assign it a non zero Packet Identifier that is currently unused</w:t>
      </w:r>
      <w:r w:rsidDel="00000000" w:rsidR="00000000" w:rsidRPr="00000000">
        <w:rPr>
          <w:rFonts w:ascii="Arial" w:cs="Arial" w:eastAsia="Arial" w:hAnsi="Arial"/>
          <w:sz w:val="22"/>
          <w:szCs w:val="22"/>
          <w:rtl w:val="0"/>
        </w:rPr>
        <w:t xml:space="preserve"> </w:t>
      </w:r>
      <w:r w:rsidDel="00000000" w:rsidR="00000000" w:rsidRPr="00000000">
        <w:rPr>
          <w:color w:val="ff0000"/>
          <w:rtl w:val="0"/>
        </w:rPr>
        <w:t xml:space="preserve">[MQTT-SN-2.2-3].</w:t>
      </w:r>
      <w:r w:rsidDel="00000000" w:rsidR="00000000" w:rsidRPr="00000000">
        <w:rPr>
          <w:rtl w:val="0"/>
        </w:rPr>
      </w:r>
    </w:p>
    <w:p w:rsidR="00000000" w:rsidDel="00000000" w:rsidP="00000000" w:rsidRDefault="00000000" w:rsidRPr="00000000" w14:paraId="0000032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Packet Identifiers used with PUBLISH, SUBSCRIBE and UNSUBSCRIBE packets form a single, unified set of identifiers separately for the Client and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in a Session. A Packet Identifier cannot be used by more than one Packet at any time.</w:t>
      </w:r>
      <w:r w:rsidDel="00000000" w:rsidR="00000000" w:rsidRPr="00000000">
        <w:rPr>
          <w:rtl w:val="0"/>
        </w:rPr>
      </w:r>
    </w:p>
    <w:p w:rsidR="00000000" w:rsidDel="00000000" w:rsidP="00000000" w:rsidRDefault="00000000" w:rsidRPr="00000000" w14:paraId="0000032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Packet Identifier becomes available for reuse after the sender has processed the corresponding acknowledgement packet, defined as follows. In the case of a QoS 1 PUBLISH, this is the corresponding PUBACK; in the case of QoS 2 PUBLISH it is PUBCOMP or a PUBREC with a Reason Code of 0x80 or greater. For SUBSCRIBE or UNSUBSCRIBE it is the corresponding SUBACK or UNSUBACK. </w:t>
      </w:r>
      <w:r w:rsidDel="00000000" w:rsidR="00000000" w:rsidRPr="00000000">
        <w:rPr>
          <w:rtl w:val="0"/>
        </w:rPr>
      </w:r>
    </w:p>
    <w:p w:rsidR="00000000" w:rsidDel="00000000" w:rsidP="00000000" w:rsidRDefault="00000000" w:rsidRPr="00000000" w14:paraId="0000032C">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A PUBACK, PUBREC , PUBREL, or PUBCOMP packet MUST contain the same Packet Identifier as the PUBLISH packet that was originally sent</w:t>
      </w:r>
      <w:r w:rsidDel="00000000" w:rsidR="00000000" w:rsidRPr="00000000">
        <w:rPr>
          <w:rFonts w:ascii="Arial" w:cs="Arial" w:eastAsia="Arial" w:hAnsi="Arial"/>
          <w:color w:val="ff0000"/>
          <w:sz w:val="22"/>
          <w:szCs w:val="22"/>
          <w:highlight w:val="yellow"/>
          <w:rtl w:val="0"/>
        </w:rPr>
        <w:t xml:space="preserve">. </w:t>
      </w:r>
      <w:r w:rsidDel="00000000" w:rsidR="00000000" w:rsidRPr="00000000">
        <w:rPr>
          <w:rFonts w:ascii="Arial" w:cs="Arial" w:eastAsia="Arial" w:hAnsi="Arial"/>
          <w:sz w:val="22"/>
          <w:szCs w:val="22"/>
          <w:highlight w:val="yellow"/>
          <w:rtl w:val="0"/>
        </w:rPr>
        <w:t xml:space="preserve">A SUBACK and UNSUBACK MUST contain the Packet Identifier that was used in the corresponding SUBSCRIBE and UNSUBSCRIBE packet respectively</w:t>
      </w:r>
      <w:r w:rsidDel="00000000" w:rsidR="00000000" w:rsidRPr="00000000">
        <w:rPr>
          <w:rFonts w:ascii="Arial" w:cs="Arial" w:eastAsia="Arial" w:hAnsi="Arial"/>
          <w:color w:val="ff0000"/>
          <w:sz w:val="22"/>
          <w:szCs w:val="22"/>
          <w:highlight w:val="yellow"/>
          <w:rtl w:val="0"/>
        </w:rPr>
        <w:t xml:space="preserve"> </w:t>
      </w:r>
      <w:r w:rsidDel="00000000" w:rsidR="00000000" w:rsidRPr="00000000">
        <w:rPr>
          <w:color w:val="ff0000"/>
          <w:rtl w:val="0"/>
        </w:rPr>
        <w:t xml:space="preserve">[MQTT-SN-2.2-4].</w:t>
      </w:r>
      <w:r w:rsidDel="00000000" w:rsidR="00000000" w:rsidRPr="00000000">
        <w:rPr>
          <w:rtl w:val="0"/>
        </w:rPr>
      </w:r>
    </w:p>
    <w:p w:rsidR="00000000" w:rsidDel="00000000" w:rsidP="00000000" w:rsidRDefault="00000000" w:rsidRPr="00000000" w14:paraId="0000032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Client and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assign Packet Identifiers independently of each other. As a result, Client-Server pairs can participate in concurrent Packet exchanges using the same Packet Identifiers. </w:t>
      </w:r>
      <w:r w:rsidDel="00000000" w:rsidR="00000000" w:rsidRPr="00000000">
        <w:rPr>
          <w:rtl w:val="0"/>
        </w:rPr>
      </w:r>
    </w:p>
    <w:p w:rsidR="00000000" w:rsidDel="00000000" w:rsidP="00000000" w:rsidRDefault="00000000" w:rsidRPr="00000000" w14:paraId="0000032E">
      <w:pPr>
        <w:spacing w:after="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32F">
      <w:pPr>
        <w:spacing w:before="0" w:line="276" w:lineRule="auto"/>
        <w:ind w:left="720" w:firstLine="0"/>
        <w:rPr>
          <w:rFonts w:ascii="Arial" w:cs="Arial" w:eastAsia="Arial" w:hAnsi="Arial"/>
        </w:rPr>
      </w:pPr>
      <w:r w:rsidDel="00000000" w:rsidR="00000000" w:rsidRPr="00000000">
        <w:rPr>
          <w:rFonts w:ascii="Arial" w:cs="Arial" w:eastAsia="Arial" w:hAnsi="Arial"/>
          <w:sz w:val="22"/>
          <w:szCs w:val="22"/>
          <w:rtl w:val="0"/>
        </w:rPr>
        <w:t xml:space="preserve">It is possible for a Client to send a PUBLISH packet with Packet Identifier 0x1234 and then receive a different PUBLISH packet with Packet Identifier 0x1234 from its Server before it receives a PUBACK for the PUBLISH packet that it sent.</w:t>
      </w:r>
      <w:r w:rsidDel="00000000" w:rsidR="00000000" w:rsidRPr="00000000">
        <w:rPr>
          <w:rtl w:val="0"/>
        </w:rPr>
      </w:r>
    </w:p>
    <w:p w:rsidR="00000000" w:rsidDel="00000000" w:rsidP="00000000" w:rsidRDefault="00000000" w:rsidRPr="00000000" w14:paraId="00000330">
      <w:pPr>
        <w:rPr/>
      </w:pPr>
      <w:r w:rsidDel="00000000" w:rsidR="00000000" w:rsidRPr="00000000">
        <w:rPr>
          <w:i w:val="1"/>
          <w:sz w:val="19"/>
          <w:szCs w:val="19"/>
          <w:rtl w:val="0"/>
        </w:rPr>
        <w:t xml:space="preserve">Figure 2-6 - Publishes with the same Packet Identifier</w:t>
      </w:r>
      <w:r w:rsidDel="00000000" w:rsidR="00000000" w:rsidRPr="00000000">
        <w:rPr/>
        <w:drawing>
          <wp:inline distB="114300" distT="114300" distL="114300" distR="114300">
            <wp:extent cx="4754880" cy="2953789"/>
            <wp:effectExtent b="0" l="0" r="0" t="0"/>
            <wp:docPr id="37" name="image12.png"/>
            <a:graphic>
              <a:graphicData uri="http://schemas.openxmlformats.org/drawingml/2006/picture">
                <pic:pic>
                  <pic:nvPicPr>
                    <pic:cNvPr id="0" name="image12.png"/>
                    <pic:cNvPicPr preferRelativeResize="0"/>
                  </pic:nvPicPr>
                  <pic:blipFill>
                    <a:blip r:embed="rId65"/>
                    <a:srcRect b="23098" l="0" r="0" t="21520"/>
                    <a:stretch>
                      <a:fillRect/>
                    </a:stretch>
                  </pic:blipFill>
                  <pic:spPr>
                    <a:xfrm>
                      <a:off x="0" y="0"/>
                      <a:ext cx="4754880" cy="2953789"/>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pStyle w:val="Heading2"/>
        <w:keepLines w:val="1"/>
        <w:spacing w:after="145" w:before="0" w:line="259" w:lineRule="auto"/>
        <w:ind w:left="0" w:firstLine="0"/>
        <w:rPr>
          <w:rFonts w:ascii="Arial" w:cs="Arial" w:eastAsia="Arial" w:hAnsi="Arial"/>
          <w:color w:val="000000"/>
        </w:rPr>
      </w:pPr>
      <w:bookmarkStart w:colFirst="0" w:colLast="0" w:name="_heading=h.46r0co2" w:id="30"/>
      <w:bookmarkEnd w:id="30"/>
      <w:r w:rsidDel="00000000" w:rsidR="00000000" w:rsidRPr="00000000">
        <w:rPr>
          <w:rtl w:val="0"/>
        </w:rPr>
        <w:t xml:space="preserve">2.3 </w:t>
      </w:r>
      <w:r w:rsidDel="00000000" w:rsidR="00000000" w:rsidRPr="00000000">
        <w:rPr>
          <w:rFonts w:ascii="Arial" w:cs="Arial" w:eastAsia="Arial" w:hAnsi="Arial"/>
          <w:rtl w:val="0"/>
        </w:rPr>
        <w:t xml:space="preserve">Reason Code</w:t>
      </w:r>
      <w:r w:rsidDel="00000000" w:rsidR="00000000" w:rsidRPr="00000000">
        <w:rPr>
          <w:rtl w:val="0"/>
        </w:rPr>
      </w:r>
    </w:p>
    <w:p w:rsidR="00000000" w:rsidDel="00000000" w:rsidP="00000000" w:rsidRDefault="00000000" w:rsidRPr="00000000" w14:paraId="00000332">
      <w:pPr>
        <w:spacing w:after="9" w:line="276" w:lineRule="auto"/>
        <w:ind w:left="-5" w:right="4" w:firstLine="0"/>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Reason Code is a one byte unsigned value that indicates the result of an operation. Reason Codes less than 0x80 indicate successful completion of an operation. The normal Reason Code for success is 0x00. Reason Code values of 0x80 or greater indicate failure.</w:t>
      </w:r>
      <w:r w:rsidDel="00000000" w:rsidR="00000000" w:rsidRPr="00000000">
        <w:rPr>
          <w:rtl w:val="0"/>
        </w:rPr>
      </w:r>
    </w:p>
    <w:p w:rsidR="00000000" w:rsidDel="00000000" w:rsidP="00000000" w:rsidRDefault="00000000" w:rsidRPr="00000000" w14:paraId="00000333">
      <w:pPr>
        <w:spacing w:after="200" w:line="276" w:lineRule="auto"/>
        <w:ind w:left="-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Reason Codes share a common set of values as shown below.</w:t>
      </w:r>
    </w:p>
    <w:p w:rsidR="00000000" w:rsidDel="00000000" w:rsidP="00000000" w:rsidRDefault="00000000" w:rsidRPr="00000000" w14:paraId="00000334">
      <w:pPr>
        <w:rPr>
          <w:rFonts w:ascii="Arial" w:cs="Arial" w:eastAsia="Arial" w:hAnsi="Arial"/>
        </w:rPr>
      </w:pPr>
      <w:r w:rsidDel="00000000" w:rsidR="00000000" w:rsidRPr="00000000">
        <w:rPr>
          <w:i w:val="1"/>
          <w:sz w:val="19"/>
          <w:szCs w:val="19"/>
          <w:rtl w:val="0"/>
        </w:rPr>
        <w:t xml:space="preserve">Figure 2-7 – Reason Codes</w:t>
      </w:r>
      <w:r w:rsidDel="00000000" w:rsidR="00000000" w:rsidRPr="00000000">
        <w:rPr>
          <w:rtl w:val="0"/>
        </w:rPr>
      </w:r>
    </w:p>
    <w:tbl>
      <w:tblPr>
        <w:tblStyle w:val="Table4"/>
        <w:tblW w:w="93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795"/>
        <w:gridCol w:w="2550"/>
        <w:gridCol w:w="2310"/>
        <w:gridCol w:w="2985"/>
        <w:tblGridChange w:id="0">
          <w:tblGrid>
            <w:gridCol w:w="720"/>
            <w:gridCol w:w="795"/>
            <w:gridCol w:w="2550"/>
            <w:gridCol w:w="2310"/>
            <w:gridCol w:w="2985"/>
          </w:tblGrid>
        </w:tblGridChange>
      </w:tblGrid>
      <w:tr>
        <w:trPr>
          <w:cantSplit w:val="0"/>
          <w:tblHeader w:val="0"/>
        </w:trPr>
        <w:tc>
          <w:tcPr>
            <w:gridSpan w:val="2"/>
            <w:shd w:fill="cfe2f3" w:val="clear"/>
          </w:tcPr>
          <w:p w:rsidR="00000000" w:rsidDel="00000000" w:rsidP="00000000" w:rsidRDefault="00000000" w:rsidRPr="00000000" w14:paraId="00000335">
            <w:pPr>
              <w:spacing w:after="9" w:lineRule="auto"/>
              <w:ind w:right="4"/>
              <w:jc w:val="center"/>
              <w:rPr>
                <w:rFonts w:ascii="Arial" w:cs="Arial" w:eastAsia="Arial" w:hAnsi="Arial"/>
                <w:b w:val="1"/>
                <w:shd w:fill="cfe2f3" w:val="clear"/>
              </w:rPr>
            </w:pPr>
            <w:bookmarkStart w:colFirst="0" w:colLast="0" w:name="_heading=h.2lwamvv" w:id="31"/>
            <w:bookmarkEnd w:id="31"/>
            <w:r w:rsidDel="00000000" w:rsidR="00000000" w:rsidRPr="00000000">
              <w:rPr>
                <w:rFonts w:ascii="Arial" w:cs="Arial" w:eastAsia="Arial" w:hAnsi="Arial"/>
                <w:b w:val="1"/>
                <w:shd w:fill="cfe2f3" w:val="clear"/>
                <w:rtl w:val="0"/>
              </w:rPr>
              <w:t xml:space="preserve">Identifier</w:t>
            </w:r>
          </w:p>
        </w:tc>
        <w:tc>
          <w:tcPr>
            <w:vMerge w:val="restart"/>
            <w:shd w:fill="cfe2f3" w:val="clear"/>
          </w:tcPr>
          <w:p w:rsidR="00000000" w:rsidDel="00000000" w:rsidP="00000000" w:rsidRDefault="00000000" w:rsidRPr="00000000" w14:paraId="00000337">
            <w:pPr>
              <w:spacing w:after="9"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Name</w:t>
            </w:r>
          </w:p>
        </w:tc>
        <w:tc>
          <w:tcPr>
            <w:vMerge w:val="restart"/>
            <w:shd w:fill="cfe2f3" w:val="clear"/>
          </w:tcPr>
          <w:p w:rsidR="00000000" w:rsidDel="00000000" w:rsidP="00000000" w:rsidRDefault="00000000" w:rsidRPr="00000000" w14:paraId="00000338">
            <w:pPr>
              <w:spacing w:after="9"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Packets </w:t>
            </w:r>
          </w:p>
        </w:tc>
        <w:tc>
          <w:tcPr>
            <w:vMerge w:val="restart"/>
            <w:shd w:fill="cfe2f3" w:val="clear"/>
          </w:tcPr>
          <w:p w:rsidR="00000000" w:rsidDel="00000000" w:rsidP="00000000" w:rsidRDefault="00000000" w:rsidRPr="00000000" w14:paraId="00000339">
            <w:pPr>
              <w:spacing w:after="9"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Description </w:t>
            </w:r>
          </w:p>
        </w:tc>
      </w:tr>
      <w:tr>
        <w:trPr>
          <w:cantSplit w:val="0"/>
          <w:tblHeader w:val="0"/>
        </w:trPr>
        <w:tc>
          <w:tcPr/>
          <w:p w:rsidR="00000000" w:rsidDel="00000000" w:rsidP="00000000" w:rsidRDefault="00000000" w:rsidRPr="00000000" w14:paraId="0000033A">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Dec</w:t>
            </w:r>
          </w:p>
        </w:tc>
        <w:tc>
          <w:tcPr/>
          <w:p w:rsidR="00000000" w:rsidDel="00000000" w:rsidP="00000000" w:rsidRDefault="00000000" w:rsidRPr="00000000" w14:paraId="0000033B">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Hex</w:t>
            </w:r>
          </w:p>
        </w:tc>
        <w:tc>
          <w:tcPr>
            <w:vMerge w:val="continue"/>
            <w:shd w:fill="cfe2f3" w:val="clear"/>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33F">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40">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41">
            <w:pPr>
              <w:spacing w:after="9" w:lineRule="auto"/>
              <w:ind w:right="4"/>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0342">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CONNACK, SUBACK, UNSUBACK, REGACK, PUBACK, PUBREC, PUBREL, PUBCOMP, SLEEPRESP, AUTH (server only)</w:t>
            </w:r>
          </w:p>
        </w:tc>
        <w:tc>
          <w:tcPr/>
          <w:p w:rsidR="00000000" w:rsidDel="00000000" w:rsidP="00000000" w:rsidRDefault="00000000" w:rsidRPr="00000000" w14:paraId="00000343">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The operation was successful.</w:t>
            </w:r>
          </w:p>
        </w:tc>
      </w:tr>
      <w:tr>
        <w:trPr>
          <w:cantSplit w:val="0"/>
          <w:trHeight w:val="778.9414062499999" w:hRule="atLeast"/>
          <w:tblHeader w:val="0"/>
        </w:trPr>
        <w:tc>
          <w:tcPr/>
          <w:p w:rsidR="00000000" w:rsidDel="00000000" w:rsidP="00000000" w:rsidRDefault="00000000" w:rsidRPr="00000000" w14:paraId="00000344">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45">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46">
            <w:pPr>
              <w:spacing w:after="9" w:lineRule="auto"/>
              <w:ind w:right="4"/>
              <w:rPr>
                <w:rFonts w:ascii="Arial" w:cs="Arial" w:eastAsia="Arial" w:hAnsi="Arial"/>
              </w:rPr>
            </w:pPr>
            <w:r w:rsidDel="00000000" w:rsidR="00000000" w:rsidRPr="00000000">
              <w:rPr>
                <w:rFonts w:ascii="Arial" w:cs="Arial" w:eastAsia="Arial" w:hAnsi="Arial"/>
                <w:rtl w:val="0"/>
              </w:rPr>
              <w:t xml:space="preserve">Normal disconnection</w:t>
            </w:r>
          </w:p>
        </w:tc>
        <w:tc>
          <w:tcPr/>
          <w:p w:rsidR="00000000" w:rsidDel="00000000" w:rsidP="00000000" w:rsidRDefault="00000000" w:rsidRPr="00000000" w14:paraId="00000347">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48">
            <w:pPr>
              <w:spacing w:after="9" w:lineRule="auto"/>
              <w:ind w:right="4"/>
              <w:rPr>
                <w:rFonts w:ascii="Arial" w:cs="Arial" w:eastAsia="Arial" w:hAnsi="Arial"/>
              </w:rPr>
            </w:pPr>
            <w:r w:rsidDel="00000000" w:rsidR="00000000" w:rsidRPr="00000000">
              <w:rPr>
                <w:rFonts w:ascii="Arial" w:cs="Arial" w:eastAsia="Arial" w:hAnsi="Arial"/>
                <w:rtl w:val="0"/>
              </w:rPr>
              <w:t xml:space="preserve">Delete the Virtual Connection normally. Do not send the Will Message.</w:t>
            </w:r>
          </w:p>
        </w:tc>
      </w:tr>
      <w:tr>
        <w:trPr>
          <w:cantSplit w:val="0"/>
          <w:trHeight w:val="778.9414062499999" w:hRule="atLeast"/>
          <w:tblHeader w:val="0"/>
        </w:trPr>
        <w:tc>
          <w:tcPr/>
          <w:p w:rsidR="00000000" w:rsidDel="00000000" w:rsidP="00000000" w:rsidRDefault="00000000" w:rsidRPr="00000000" w14:paraId="00000349">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4A">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4B">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0</w:t>
            </w:r>
          </w:p>
        </w:tc>
        <w:tc>
          <w:tcPr/>
          <w:p w:rsidR="00000000" w:rsidDel="00000000" w:rsidP="00000000" w:rsidRDefault="00000000" w:rsidRPr="00000000" w14:paraId="0000034C">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4D">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0. This might be a lower QoS than was requested.</w:t>
            </w:r>
          </w:p>
        </w:tc>
      </w:tr>
      <w:tr>
        <w:trPr>
          <w:cantSplit w:val="0"/>
          <w:trHeight w:val="778.9414062499999" w:hRule="atLeast"/>
          <w:tblHeader w:val="0"/>
        </w:trPr>
        <w:tc>
          <w:tcPr/>
          <w:p w:rsidR="00000000" w:rsidDel="00000000" w:rsidP="00000000" w:rsidRDefault="00000000" w:rsidRPr="00000000" w14:paraId="0000034E">
            <w:pPr>
              <w:spacing w:after="9" w:lineRule="auto"/>
              <w:ind w:right="4"/>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4F">
            <w:pPr>
              <w:spacing w:after="9" w:lineRule="auto"/>
              <w:ind w:right="4"/>
              <w:rPr>
                <w:rFonts w:ascii="Arial" w:cs="Arial" w:eastAsia="Arial" w:hAnsi="Arial"/>
              </w:rPr>
            </w:pPr>
            <w:r w:rsidDel="00000000" w:rsidR="00000000" w:rsidRPr="00000000">
              <w:rPr>
                <w:rFonts w:ascii="Arial" w:cs="Arial" w:eastAsia="Arial" w:hAnsi="Arial"/>
                <w:rtl w:val="0"/>
              </w:rPr>
              <w:t xml:space="preserve">0x01</w:t>
            </w:r>
          </w:p>
        </w:tc>
        <w:tc>
          <w:tcPr/>
          <w:p w:rsidR="00000000" w:rsidDel="00000000" w:rsidP="00000000" w:rsidRDefault="00000000" w:rsidRPr="00000000" w14:paraId="00000350">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1</w:t>
            </w:r>
          </w:p>
        </w:tc>
        <w:tc>
          <w:tcPr/>
          <w:p w:rsidR="00000000" w:rsidDel="00000000" w:rsidP="00000000" w:rsidRDefault="00000000" w:rsidRPr="00000000" w14:paraId="00000351">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52">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1. This might be a lower QoS than was requested.</w:t>
            </w:r>
          </w:p>
        </w:tc>
      </w:tr>
      <w:tr>
        <w:trPr>
          <w:cantSplit w:val="0"/>
          <w:trHeight w:val="778.9414062499999" w:hRule="atLeast"/>
          <w:tblHeader w:val="0"/>
        </w:trPr>
        <w:tc>
          <w:tcPr/>
          <w:p w:rsidR="00000000" w:rsidDel="00000000" w:rsidP="00000000" w:rsidRDefault="00000000" w:rsidRPr="00000000" w14:paraId="00000353">
            <w:pPr>
              <w:spacing w:after="9" w:lineRule="auto"/>
              <w:ind w:right="4"/>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354">
            <w:pPr>
              <w:spacing w:after="9" w:lineRule="auto"/>
              <w:ind w:right="4"/>
              <w:rPr>
                <w:rFonts w:ascii="Arial" w:cs="Arial" w:eastAsia="Arial" w:hAnsi="Arial"/>
              </w:rPr>
            </w:pPr>
            <w:r w:rsidDel="00000000" w:rsidR="00000000" w:rsidRPr="00000000">
              <w:rPr>
                <w:rFonts w:ascii="Arial" w:cs="Arial" w:eastAsia="Arial" w:hAnsi="Arial"/>
                <w:rtl w:val="0"/>
              </w:rPr>
              <w:t xml:space="preserve">0x02</w:t>
            </w:r>
          </w:p>
        </w:tc>
        <w:tc>
          <w:tcPr/>
          <w:p w:rsidR="00000000" w:rsidDel="00000000" w:rsidP="00000000" w:rsidRDefault="00000000" w:rsidRPr="00000000" w14:paraId="00000355">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2</w:t>
            </w:r>
          </w:p>
        </w:tc>
        <w:tc>
          <w:tcPr/>
          <w:p w:rsidR="00000000" w:rsidDel="00000000" w:rsidP="00000000" w:rsidRDefault="00000000" w:rsidRPr="00000000" w14:paraId="00000356">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57">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any received QoS will be sent to this subscription.</w:t>
            </w:r>
          </w:p>
        </w:tc>
      </w:tr>
      <w:tr>
        <w:trPr>
          <w:cantSplit w:val="0"/>
          <w:trHeight w:val="778.9414062499999" w:hRule="atLeast"/>
          <w:tblHeader w:val="0"/>
        </w:trPr>
        <w:tc>
          <w:tcPr/>
          <w:p w:rsidR="00000000" w:rsidDel="00000000" w:rsidP="00000000" w:rsidRDefault="00000000" w:rsidRPr="00000000" w14:paraId="00000358">
            <w:pPr>
              <w:spacing w:after="9" w:lineRule="auto"/>
              <w:ind w:right="4"/>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0359">
            <w:pPr>
              <w:spacing w:after="9" w:lineRule="auto"/>
              <w:ind w:right="4"/>
              <w:rPr>
                <w:rFonts w:ascii="Arial" w:cs="Arial" w:eastAsia="Arial" w:hAnsi="Arial"/>
              </w:rPr>
            </w:pPr>
            <w:r w:rsidDel="00000000" w:rsidR="00000000" w:rsidRPr="00000000">
              <w:rPr>
                <w:rFonts w:ascii="Arial" w:cs="Arial" w:eastAsia="Arial" w:hAnsi="Arial"/>
                <w:rtl w:val="0"/>
              </w:rPr>
              <w:t xml:space="preserve">0x04</w:t>
            </w:r>
          </w:p>
        </w:tc>
        <w:tc>
          <w:tcPr/>
          <w:p w:rsidR="00000000" w:rsidDel="00000000" w:rsidP="00000000" w:rsidRDefault="00000000" w:rsidRPr="00000000" w14:paraId="0000035A">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with will message</w:t>
            </w:r>
          </w:p>
        </w:tc>
        <w:tc>
          <w:tcPr/>
          <w:p w:rsidR="00000000" w:rsidDel="00000000" w:rsidP="00000000" w:rsidRDefault="00000000" w:rsidRPr="00000000" w14:paraId="0000035B">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(client only)</w:t>
            </w:r>
          </w:p>
        </w:tc>
        <w:tc>
          <w:tcPr/>
          <w:p w:rsidR="00000000" w:rsidDel="00000000" w:rsidP="00000000" w:rsidRDefault="00000000" w:rsidRPr="00000000" w14:paraId="0000035C">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wishes to disconnect but requires that the Server also publishes its Will Message. </w:t>
            </w:r>
          </w:p>
        </w:tc>
      </w:tr>
      <w:tr>
        <w:trPr>
          <w:cantSplit w:val="0"/>
          <w:trHeight w:val="778.9414062499999" w:hRule="atLeast"/>
          <w:tblHeader w:val="0"/>
        </w:trPr>
        <w:tc>
          <w:tcPr/>
          <w:p w:rsidR="00000000" w:rsidDel="00000000" w:rsidP="00000000" w:rsidRDefault="00000000" w:rsidRPr="00000000" w14:paraId="0000035D">
            <w:pPr>
              <w:spacing w:after="9" w:lineRule="auto"/>
              <w:ind w:right="4"/>
              <w:rPr>
                <w:rFonts w:ascii="Arial" w:cs="Arial" w:eastAsia="Arial" w:hAnsi="Arial"/>
              </w:rPr>
            </w:pPr>
            <w:r w:rsidDel="00000000" w:rsidR="00000000" w:rsidRPr="00000000">
              <w:rPr>
                <w:rFonts w:ascii="Arial" w:cs="Arial" w:eastAsia="Arial" w:hAnsi="Arial"/>
                <w:rtl w:val="0"/>
              </w:rPr>
              <w:t xml:space="preserve">16</w:t>
            </w:r>
          </w:p>
        </w:tc>
        <w:tc>
          <w:tcPr/>
          <w:p w:rsidR="00000000" w:rsidDel="00000000" w:rsidP="00000000" w:rsidRDefault="00000000" w:rsidRPr="00000000" w14:paraId="0000035E">
            <w:pPr>
              <w:spacing w:after="9" w:lineRule="auto"/>
              <w:ind w:right="4"/>
              <w:rPr>
                <w:rFonts w:ascii="Arial" w:cs="Arial" w:eastAsia="Arial" w:hAnsi="Arial"/>
              </w:rPr>
            </w:pPr>
            <w:r w:rsidDel="00000000" w:rsidR="00000000" w:rsidRPr="00000000">
              <w:rPr>
                <w:rFonts w:ascii="Arial" w:cs="Arial" w:eastAsia="Arial" w:hAnsi="Arial"/>
                <w:rtl w:val="0"/>
              </w:rPr>
              <w:t xml:space="preserve">0x10</w:t>
            </w:r>
          </w:p>
        </w:tc>
        <w:tc>
          <w:tcPr/>
          <w:p w:rsidR="00000000" w:rsidDel="00000000" w:rsidP="00000000" w:rsidRDefault="00000000" w:rsidRPr="00000000" w14:paraId="0000035F">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subscribers</w:t>
            </w:r>
          </w:p>
        </w:tc>
        <w:tc>
          <w:tcPr/>
          <w:p w:rsidR="00000000" w:rsidDel="00000000" w:rsidP="00000000" w:rsidRDefault="00000000" w:rsidRPr="00000000" w14:paraId="00000360">
            <w:pPr>
              <w:spacing w:after="9" w:lineRule="auto"/>
              <w:ind w:right="4"/>
              <w:rPr>
                <w:rFonts w:ascii="Arial" w:cs="Arial" w:eastAsia="Arial" w:hAnsi="Arial"/>
              </w:rPr>
            </w:pPr>
            <w:r w:rsidDel="00000000" w:rsidR="00000000" w:rsidRPr="00000000">
              <w:rPr>
                <w:rFonts w:ascii="Arial" w:cs="Arial" w:eastAsia="Arial" w:hAnsi="Arial"/>
                <w:rtl w:val="0"/>
              </w:rPr>
              <w:t xml:space="preserve">PUBACK, PUBREC</w:t>
            </w:r>
          </w:p>
        </w:tc>
        <w:tc>
          <w:tcPr/>
          <w:p w:rsidR="00000000" w:rsidDel="00000000" w:rsidP="00000000" w:rsidRDefault="00000000" w:rsidRPr="00000000" w14:paraId="00000361">
            <w:pPr>
              <w:spacing w:after="9" w:lineRule="auto"/>
              <w:ind w:right="4"/>
              <w:rPr>
                <w:rFonts w:ascii="Arial" w:cs="Arial" w:eastAsia="Arial" w:hAnsi="Arial"/>
              </w:rPr>
            </w:pPr>
            <w:r w:rsidDel="00000000" w:rsidR="00000000" w:rsidRPr="00000000">
              <w:rPr>
                <w:rFonts w:ascii="Arial" w:cs="Arial" w:eastAsia="Arial" w:hAnsi="Arial"/>
                <w:rtl w:val="0"/>
              </w:rPr>
              <w:t xml:space="preserve">The Application Message is accepted but there are no subscribers. If the Server knows that there are no matching subscribers, it MAY use this Reason Code instead of 0x00 (Success).</w:t>
            </w:r>
          </w:p>
        </w:tc>
      </w:tr>
      <w:tr>
        <w:trPr>
          <w:cantSplit w:val="0"/>
          <w:trHeight w:val="778.9414062499999" w:hRule="atLeast"/>
          <w:tblHeader w:val="0"/>
        </w:trPr>
        <w:tc>
          <w:tcPr/>
          <w:p w:rsidR="00000000" w:rsidDel="00000000" w:rsidP="00000000" w:rsidRDefault="00000000" w:rsidRPr="00000000" w14:paraId="00000362">
            <w:pPr>
              <w:spacing w:after="9" w:lineRule="auto"/>
              <w:ind w:right="4"/>
              <w:rPr>
                <w:rFonts w:ascii="Arial" w:cs="Arial" w:eastAsia="Arial" w:hAnsi="Arial"/>
              </w:rPr>
            </w:pPr>
            <w:r w:rsidDel="00000000" w:rsidR="00000000" w:rsidRPr="00000000">
              <w:rPr>
                <w:rFonts w:ascii="Arial" w:cs="Arial" w:eastAsia="Arial" w:hAnsi="Arial"/>
                <w:rtl w:val="0"/>
              </w:rPr>
              <w:t xml:space="preserve">17</w:t>
            </w:r>
          </w:p>
        </w:tc>
        <w:tc>
          <w:tcPr/>
          <w:p w:rsidR="00000000" w:rsidDel="00000000" w:rsidP="00000000" w:rsidRDefault="00000000" w:rsidRPr="00000000" w14:paraId="00000363">
            <w:pPr>
              <w:spacing w:after="9" w:lineRule="auto"/>
              <w:ind w:right="4"/>
              <w:rPr>
                <w:rFonts w:ascii="Arial" w:cs="Arial" w:eastAsia="Arial" w:hAnsi="Arial"/>
              </w:rPr>
            </w:pPr>
            <w:r w:rsidDel="00000000" w:rsidR="00000000" w:rsidRPr="00000000">
              <w:rPr>
                <w:rFonts w:ascii="Arial" w:cs="Arial" w:eastAsia="Arial" w:hAnsi="Arial"/>
                <w:rtl w:val="0"/>
              </w:rPr>
              <w:t xml:space="preserve">0x11</w:t>
            </w:r>
          </w:p>
        </w:tc>
        <w:tc>
          <w:tcPr/>
          <w:p w:rsidR="00000000" w:rsidDel="00000000" w:rsidP="00000000" w:rsidRDefault="00000000" w:rsidRPr="00000000" w14:paraId="00000364">
            <w:pPr>
              <w:spacing w:after="9" w:lineRule="auto"/>
              <w:ind w:right="4"/>
              <w:rPr>
                <w:rFonts w:ascii="Arial" w:cs="Arial" w:eastAsia="Arial" w:hAnsi="Arial"/>
              </w:rPr>
            </w:pPr>
            <w:r w:rsidDel="00000000" w:rsidR="00000000" w:rsidRPr="00000000">
              <w:rPr>
                <w:rFonts w:ascii="Arial" w:cs="Arial" w:eastAsia="Arial" w:hAnsi="Arial"/>
                <w:rtl w:val="0"/>
              </w:rPr>
              <w:t xml:space="preserve">No subscription existed</w:t>
            </w:r>
          </w:p>
        </w:tc>
        <w:tc>
          <w:tcPr/>
          <w:p w:rsidR="00000000" w:rsidDel="00000000" w:rsidP="00000000" w:rsidRDefault="00000000" w:rsidRPr="00000000" w14:paraId="00000365">
            <w:pPr>
              <w:spacing w:after="9" w:lineRule="auto"/>
              <w:ind w:right="4"/>
              <w:rPr>
                <w:rFonts w:ascii="Arial" w:cs="Arial" w:eastAsia="Arial" w:hAnsi="Arial"/>
              </w:rPr>
            </w:pPr>
            <w:r w:rsidDel="00000000" w:rsidR="00000000" w:rsidRPr="00000000">
              <w:rPr>
                <w:rFonts w:ascii="Arial" w:cs="Arial" w:eastAsia="Arial" w:hAnsi="Arial"/>
                <w:rtl w:val="0"/>
              </w:rPr>
              <w:t xml:space="preserve">UNSUBACK</w:t>
            </w:r>
          </w:p>
        </w:tc>
        <w:tc>
          <w:tcPr/>
          <w:p w:rsidR="00000000" w:rsidDel="00000000" w:rsidP="00000000" w:rsidRDefault="00000000" w:rsidRPr="00000000" w14:paraId="00000366">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Topic Filter is being used by the Client.</w:t>
            </w:r>
          </w:p>
        </w:tc>
      </w:tr>
      <w:tr>
        <w:trPr>
          <w:cantSplit w:val="0"/>
          <w:trHeight w:val="778.9414062499999" w:hRule="atLeast"/>
          <w:tblHeader w:val="0"/>
        </w:trPr>
        <w:tc>
          <w:tcPr/>
          <w:p w:rsidR="00000000" w:rsidDel="00000000" w:rsidP="00000000" w:rsidRDefault="00000000" w:rsidRPr="00000000" w14:paraId="00000367">
            <w:pPr>
              <w:spacing w:after="9" w:lineRule="auto"/>
              <w:ind w:right="4"/>
              <w:rPr>
                <w:rFonts w:ascii="Arial" w:cs="Arial" w:eastAsia="Arial" w:hAnsi="Arial"/>
              </w:rPr>
            </w:pPr>
            <w:r w:rsidDel="00000000" w:rsidR="00000000" w:rsidRPr="00000000">
              <w:rPr>
                <w:rFonts w:ascii="Arial" w:cs="Arial" w:eastAsia="Arial" w:hAnsi="Arial"/>
                <w:rtl w:val="0"/>
              </w:rPr>
              <w:t xml:space="preserve">24</w:t>
            </w:r>
          </w:p>
        </w:tc>
        <w:tc>
          <w:tcPr/>
          <w:p w:rsidR="00000000" w:rsidDel="00000000" w:rsidP="00000000" w:rsidRDefault="00000000" w:rsidRPr="00000000" w14:paraId="00000368">
            <w:pPr>
              <w:spacing w:after="9" w:lineRule="auto"/>
              <w:ind w:right="4"/>
              <w:rPr>
                <w:rFonts w:ascii="Arial" w:cs="Arial" w:eastAsia="Arial" w:hAnsi="Arial"/>
              </w:rPr>
            </w:pPr>
            <w:r w:rsidDel="00000000" w:rsidR="00000000" w:rsidRPr="00000000">
              <w:rPr>
                <w:rFonts w:ascii="Arial" w:cs="Arial" w:eastAsia="Arial" w:hAnsi="Arial"/>
                <w:rtl w:val="0"/>
              </w:rPr>
              <w:t xml:space="preserve">0x18</w:t>
            </w:r>
          </w:p>
        </w:tc>
        <w:tc>
          <w:tcPr/>
          <w:p w:rsidR="00000000" w:rsidDel="00000000" w:rsidP="00000000" w:rsidRDefault="00000000" w:rsidRPr="00000000" w14:paraId="00000369">
            <w:pPr>
              <w:spacing w:after="9" w:lineRule="auto"/>
              <w:ind w:right="4"/>
              <w:rPr>
                <w:rFonts w:ascii="Arial" w:cs="Arial" w:eastAsia="Arial" w:hAnsi="Arial"/>
              </w:rPr>
            </w:pPr>
            <w:r w:rsidDel="00000000" w:rsidR="00000000" w:rsidRPr="00000000">
              <w:rPr>
                <w:rFonts w:ascii="Arial" w:cs="Arial" w:eastAsia="Arial" w:hAnsi="Arial"/>
                <w:rtl w:val="0"/>
              </w:rPr>
              <w:t xml:space="preserve">Continue authentication</w:t>
            </w:r>
          </w:p>
        </w:tc>
        <w:tc>
          <w:tcPr/>
          <w:p w:rsidR="00000000" w:rsidDel="00000000" w:rsidP="00000000" w:rsidRDefault="00000000" w:rsidRPr="00000000" w14:paraId="0000036A">
            <w:pPr>
              <w:spacing w:after="9" w:lineRule="auto"/>
              <w:ind w:right="4"/>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36B">
            <w:pPr>
              <w:spacing w:after="9" w:lineRule="auto"/>
              <w:ind w:right="4"/>
              <w:rPr>
                <w:rFonts w:ascii="Arial" w:cs="Arial" w:eastAsia="Arial" w:hAnsi="Arial"/>
              </w:rPr>
            </w:pPr>
            <w:r w:rsidDel="00000000" w:rsidR="00000000" w:rsidRPr="00000000">
              <w:rPr>
                <w:rFonts w:ascii="Arial" w:cs="Arial" w:eastAsia="Arial" w:hAnsi="Arial"/>
                <w:rtl w:val="0"/>
              </w:rPr>
              <w:t xml:space="preserve">Continue the authentication with another step.</w:t>
            </w:r>
          </w:p>
        </w:tc>
      </w:tr>
      <w:tr>
        <w:trPr>
          <w:cantSplit w:val="0"/>
          <w:trHeight w:val="778.9414062499999" w:hRule="atLeast"/>
          <w:tblHeader w:val="0"/>
        </w:trPr>
        <w:tc>
          <w:tcPr/>
          <w:p w:rsidR="00000000" w:rsidDel="00000000" w:rsidP="00000000" w:rsidRDefault="00000000" w:rsidRPr="00000000" w14:paraId="0000036C">
            <w:pPr>
              <w:spacing w:after="9" w:lineRule="auto"/>
              <w:ind w:right="4"/>
              <w:rPr>
                <w:rFonts w:ascii="Arial" w:cs="Arial" w:eastAsia="Arial" w:hAnsi="Arial"/>
              </w:rPr>
            </w:pPr>
            <w:r w:rsidDel="00000000" w:rsidR="00000000" w:rsidRPr="00000000">
              <w:rPr>
                <w:rFonts w:ascii="Arial" w:cs="Arial" w:eastAsia="Arial" w:hAnsi="Arial"/>
                <w:rtl w:val="0"/>
              </w:rPr>
              <w:t xml:space="preserve">25</w:t>
            </w:r>
          </w:p>
        </w:tc>
        <w:tc>
          <w:tcPr/>
          <w:p w:rsidR="00000000" w:rsidDel="00000000" w:rsidP="00000000" w:rsidRDefault="00000000" w:rsidRPr="00000000" w14:paraId="0000036D">
            <w:pPr>
              <w:spacing w:after="9" w:lineRule="auto"/>
              <w:ind w:right="4"/>
              <w:rPr>
                <w:rFonts w:ascii="Arial" w:cs="Arial" w:eastAsia="Arial" w:hAnsi="Arial"/>
              </w:rPr>
            </w:pPr>
            <w:r w:rsidDel="00000000" w:rsidR="00000000" w:rsidRPr="00000000">
              <w:rPr>
                <w:rFonts w:ascii="Arial" w:cs="Arial" w:eastAsia="Arial" w:hAnsi="Arial"/>
                <w:rtl w:val="0"/>
              </w:rPr>
              <w:t xml:space="preserve">0x19</w:t>
            </w:r>
          </w:p>
        </w:tc>
        <w:tc>
          <w:tcPr/>
          <w:p w:rsidR="00000000" w:rsidDel="00000000" w:rsidP="00000000" w:rsidRDefault="00000000" w:rsidRPr="00000000" w14:paraId="0000036E">
            <w:pPr>
              <w:spacing w:after="9" w:lineRule="auto"/>
              <w:ind w:right="4"/>
              <w:rPr>
                <w:rFonts w:ascii="Arial" w:cs="Arial" w:eastAsia="Arial" w:hAnsi="Arial"/>
              </w:rPr>
            </w:pPr>
            <w:r w:rsidDel="00000000" w:rsidR="00000000" w:rsidRPr="00000000">
              <w:rPr>
                <w:rFonts w:ascii="Arial" w:cs="Arial" w:eastAsia="Arial" w:hAnsi="Arial"/>
                <w:rtl w:val="0"/>
              </w:rPr>
              <w:t xml:space="preserve">Re-authenticate</w:t>
            </w:r>
          </w:p>
        </w:tc>
        <w:tc>
          <w:tcPr/>
          <w:p w:rsidR="00000000" w:rsidDel="00000000" w:rsidP="00000000" w:rsidRDefault="00000000" w:rsidRPr="00000000" w14:paraId="0000036F">
            <w:pPr>
              <w:spacing w:after="9" w:lineRule="auto"/>
              <w:ind w:right="4"/>
              <w:rPr>
                <w:rFonts w:ascii="Arial" w:cs="Arial" w:eastAsia="Arial" w:hAnsi="Arial"/>
              </w:rPr>
            </w:pPr>
            <w:r w:rsidDel="00000000" w:rsidR="00000000" w:rsidRPr="00000000">
              <w:rPr>
                <w:rFonts w:ascii="Arial" w:cs="Arial" w:eastAsia="Arial" w:hAnsi="Arial"/>
                <w:rtl w:val="0"/>
              </w:rPr>
              <w:t xml:space="preserve">AUTH (client only)</w:t>
            </w:r>
          </w:p>
        </w:tc>
        <w:tc>
          <w:tcPr/>
          <w:p w:rsidR="00000000" w:rsidDel="00000000" w:rsidP="00000000" w:rsidRDefault="00000000" w:rsidRPr="00000000" w14:paraId="00000370">
            <w:pPr>
              <w:spacing w:after="9" w:lineRule="auto"/>
              <w:ind w:right="4"/>
              <w:rPr>
                <w:rFonts w:ascii="Arial" w:cs="Arial" w:eastAsia="Arial" w:hAnsi="Arial"/>
              </w:rPr>
            </w:pPr>
            <w:r w:rsidDel="00000000" w:rsidR="00000000" w:rsidRPr="00000000">
              <w:rPr>
                <w:rFonts w:ascii="Arial" w:cs="Arial" w:eastAsia="Arial" w:hAnsi="Arial"/>
                <w:rtl w:val="0"/>
              </w:rPr>
              <w:t xml:space="preserve">Initiate a re-authentication.</w:t>
            </w:r>
          </w:p>
        </w:tc>
      </w:tr>
      <w:tr>
        <w:trPr>
          <w:cantSplit w:val="0"/>
          <w:trHeight w:val="778.9414062499999" w:hRule="atLeast"/>
          <w:tblHeader w:val="0"/>
        </w:trPr>
        <w:tc>
          <w:tcPr>
            <w:shd w:fill="d0e0e3" w:val="clear"/>
          </w:tcPr>
          <w:p w:rsidR="00000000" w:rsidDel="00000000" w:rsidP="00000000" w:rsidRDefault="00000000" w:rsidRPr="00000000" w14:paraId="00000371">
            <w:pPr>
              <w:spacing w:after="9" w:lineRule="auto"/>
              <w:ind w:right="4"/>
              <w:rPr>
                <w:rFonts w:ascii="Arial" w:cs="Arial" w:eastAsia="Arial" w:hAnsi="Arial"/>
                <w:shd w:fill="d0e0e3" w:val="clear"/>
              </w:rPr>
            </w:pPr>
            <w:sdt>
              <w:sdtPr>
                <w:id w:val="-1287633713"/>
                <w:tag w:val="goog_rdk_4"/>
              </w:sdtPr>
              <w:sdtContent>
                <w:commentRangeStart w:id="3"/>
              </w:sdtContent>
            </w:sdt>
            <w:sdt>
              <w:sdtPr>
                <w:id w:val="-1564578502"/>
                <w:tag w:val="goog_rdk_5"/>
              </w:sdtPr>
              <w:sdtContent>
                <w:commentRangeStart w:id="4"/>
              </w:sdtContent>
            </w:sdt>
            <w:r w:rsidDel="00000000" w:rsidR="00000000" w:rsidRPr="00000000">
              <w:rPr>
                <w:rFonts w:ascii="Arial" w:cs="Arial" w:eastAsia="Arial" w:hAnsi="Arial"/>
                <w:shd w:fill="d0e0e3" w:val="clear"/>
                <w:rtl w:val="0"/>
              </w:rPr>
              <w:t xml:space="preserve">26</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tc>
        <w:tc>
          <w:tcPr>
            <w:shd w:fill="d0e0e3" w:val="clear"/>
          </w:tcPr>
          <w:p w:rsidR="00000000" w:rsidDel="00000000" w:rsidP="00000000" w:rsidRDefault="00000000" w:rsidRPr="00000000" w14:paraId="00000372">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0x1A</w:t>
            </w:r>
          </w:p>
        </w:tc>
        <w:tc>
          <w:tcPr>
            <w:shd w:fill="d0e0e3" w:val="clear"/>
          </w:tcPr>
          <w:p w:rsidR="00000000" w:rsidDel="00000000" w:rsidP="00000000" w:rsidRDefault="00000000" w:rsidRPr="00000000" w14:paraId="00000373">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Topic Alias Exists</w:t>
            </w:r>
          </w:p>
        </w:tc>
        <w:tc>
          <w:tcPr>
            <w:shd w:fill="d0e0e3" w:val="clear"/>
          </w:tcPr>
          <w:p w:rsidR="00000000" w:rsidDel="00000000" w:rsidP="00000000" w:rsidRDefault="00000000" w:rsidRPr="00000000" w14:paraId="00000374">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REGACK</w:t>
            </w:r>
          </w:p>
        </w:tc>
        <w:tc>
          <w:tcPr>
            <w:shd w:fill="d0e0e3" w:val="clear"/>
          </w:tcPr>
          <w:p w:rsidR="00000000" w:rsidDel="00000000" w:rsidP="00000000" w:rsidRDefault="00000000" w:rsidRPr="00000000" w14:paraId="00000375">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A Session Topic Alias was requested, but a Session or Predefined Topic Alias already exists.</w:t>
            </w:r>
          </w:p>
          <w:p w:rsidR="00000000" w:rsidDel="00000000" w:rsidP="00000000" w:rsidRDefault="00000000" w:rsidRPr="00000000" w14:paraId="00000376">
            <w:pPr>
              <w:spacing w:after="9" w:lineRule="auto"/>
              <w:ind w:right="4"/>
              <w:rPr>
                <w:rFonts w:ascii="Arial" w:cs="Arial" w:eastAsia="Arial" w:hAnsi="Arial"/>
                <w:shd w:fill="d0e0e3" w:val="clear"/>
              </w:rPr>
            </w:pPr>
            <w:r w:rsidDel="00000000" w:rsidR="00000000" w:rsidRPr="00000000">
              <w:rPr>
                <w:rtl w:val="0"/>
              </w:rPr>
            </w:r>
          </w:p>
          <w:p w:rsidR="00000000" w:rsidDel="00000000" w:rsidP="00000000" w:rsidRDefault="00000000" w:rsidRPr="00000000" w14:paraId="00000377">
            <w:pPr>
              <w:keepNext w:val="1"/>
              <w:spacing w:after="9" w:lineRule="auto"/>
              <w:rPr>
                <w:rFonts w:ascii="Arial" w:cs="Arial" w:eastAsia="Arial" w:hAnsi="Arial"/>
                <w:shd w:fill="d0e0e3" w:val="clear"/>
              </w:rPr>
            </w:pPr>
            <w:r w:rsidDel="00000000" w:rsidR="00000000" w:rsidRPr="00000000">
              <w:rPr>
                <w:rFonts w:ascii="Arial" w:cs="Arial" w:eastAsia="Arial" w:hAnsi="Arial"/>
                <w:shd w:fill="d0e0e3" w:val="clear"/>
                <w:rtl w:val="0"/>
              </w:rPr>
              <w:t xml:space="preserve">(MQTT-SN only)</w:t>
            </w:r>
          </w:p>
        </w:tc>
      </w:tr>
      <w:tr>
        <w:trPr>
          <w:cantSplit w:val="0"/>
          <w:trHeight w:val="778.9414062499999" w:hRule="atLeast"/>
          <w:tblHeader w:val="0"/>
        </w:trPr>
        <w:tc>
          <w:tcPr/>
          <w:p w:rsidR="00000000" w:rsidDel="00000000" w:rsidP="00000000" w:rsidRDefault="00000000" w:rsidRPr="00000000" w14:paraId="00000378">
            <w:pPr>
              <w:spacing w:after="9" w:lineRule="auto"/>
              <w:ind w:right="4"/>
              <w:rPr>
                <w:rFonts w:ascii="Arial" w:cs="Arial" w:eastAsia="Arial" w:hAnsi="Arial"/>
              </w:rPr>
            </w:pPr>
            <w:r w:rsidDel="00000000" w:rsidR="00000000" w:rsidRPr="00000000">
              <w:rPr>
                <w:rFonts w:ascii="Arial" w:cs="Arial" w:eastAsia="Arial" w:hAnsi="Arial"/>
                <w:rtl w:val="0"/>
              </w:rPr>
              <w:t xml:space="preserve">128</w:t>
            </w:r>
          </w:p>
        </w:tc>
        <w:tc>
          <w:tcPr/>
          <w:p w:rsidR="00000000" w:rsidDel="00000000" w:rsidP="00000000" w:rsidRDefault="00000000" w:rsidRPr="00000000" w14:paraId="00000379">
            <w:pPr>
              <w:spacing w:after="9" w:lineRule="auto"/>
              <w:ind w:right="4"/>
              <w:rPr>
                <w:rFonts w:ascii="Arial" w:cs="Arial" w:eastAsia="Arial" w:hAnsi="Arial"/>
              </w:rPr>
            </w:pPr>
            <w:r w:rsidDel="00000000" w:rsidR="00000000" w:rsidRPr="00000000">
              <w:rPr>
                <w:rFonts w:ascii="Arial" w:cs="Arial" w:eastAsia="Arial" w:hAnsi="Arial"/>
                <w:rtl w:val="0"/>
              </w:rPr>
              <w:t xml:space="preserve">0x80</w:t>
            </w:r>
          </w:p>
        </w:tc>
        <w:tc>
          <w:tcPr/>
          <w:p w:rsidR="00000000" w:rsidDel="00000000" w:rsidP="00000000" w:rsidRDefault="00000000" w:rsidRPr="00000000" w14:paraId="0000037A">
            <w:pPr>
              <w:spacing w:after="9" w:lineRule="auto"/>
              <w:ind w:right="4"/>
              <w:rPr>
                <w:rFonts w:ascii="Arial" w:cs="Arial" w:eastAsia="Arial" w:hAnsi="Arial"/>
              </w:rPr>
            </w:pPr>
            <w:r w:rsidDel="00000000" w:rsidR="00000000" w:rsidRPr="00000000">
              <w:rPr>
                <w:rFonts w:ascii="Arial" w:cs="Arial" w:eastAsia="Arial" w:hAnsi="Arial"/>
                <w:rtl w:val="0"/>
              </w:rPr>
              <w:t xml:space="preserve">Unspecified error</w:t>
            </w:r>
          </w:p>
        </w:tc>
        <w:tc>
          <w:tcPr/>
          <w:p w:rsidR="00000000" w:rsidDel="00000000" w:rsidP="00000000" w:rsidRDefault="00000000" w:rsidRPr="00000000" w14:paraId="0000037B">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SUBACK, UNSUBACK, DISCONNECT</w:t>
            </w:r>
          </w:p>
        </w:tc>
        <w:tc>
          <w:tcPr/>
          <w:p w:rsidR="00000000" w:rsidDel="00000000" w:rsidP="00000000" w:rsidRDefault="00000000" w:rsidRPr="00000000" w14:paraId="0000037C">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receiver does not accept the request but either does not want to reveal the reason, or it does not match one of the other values.</w:t>
            </w:r>
          </w:p>
        </w:tc>
      </w:tr>
      <w:tr>
        <w:trPr>
          <w:cantSplit w:val="0"/>
          <w:trHeight w:val="778.9414062499999" w:hRule="atLeast"/>
          <w:tblHeader w:val="0"/>
        </w:trPr>
        <w:tc>
          <w:tcPr/>
          <w:p w:rsidR="00000000" w:rsidDel="00000000" w:rsidP="00000000" w:rsidRDefault="00000000" w:rsidRPr="00000000" w14:paraId="0000037D">
            <w:pPr>
              <w:spacing w:after="9" w:lineRule="auto"/>
              <w:ind w:right="4"/>
              <w:rPr>
                <w:rFonts w:ascii="Arial" w:cs="Arial" w:eastAsia="Arial" w:hAnsi="Arial"/>
              </w:rPr>
            </w:pPr>
            <w:r w:rsidDel="00000000" w:rsidR="00000000" w:rsidRPr="00000000">
              <w:rPr>
                <w:rFonts w:ascii="Arial" w:cs="Arial" w:eastAsia="Arial" w:hAnsi="Arial"/>
                <w:rtl w:val="0"/>
              </w:rPr>
              <w:t xml:space="preserve">129</w:t>
            </w:r>
          </w:p>
        </w:tc>
        <w:tc>
          <w:tcPr/>
          <w:p w:rsidR="00000000" w:rsidDel="00000000" w:rsidP="00000000" w:rsidRDefault="00000000" w:rsidRPr="00000000" w14:paraId="0000037E">
            <w:pPr>
              <w:spacing w:after="9" w:lineRule="auto"/>
              <w:ind w:right="4"/>
              <w:rPr>
                <w:rFonts w:ascii="Arial" w:cs="Arial" w:eastAsia="Arial" w:hAnsi="Arial"/>
              </w:rPr>
            </w:pPr>
            <w:r w:rsidDel="00000000" w:rsidR="00000000" w:rsidRPr="00000000">
              <w:rPr>
                <w:rFonts w:ascii="Arial" w:cs="Arial" w:eastAsia="Arial" w:hAnsi="Arial"/>
                <w:rtl w:val="0"/>
              </w:rPr>
              <w:t xml:space="preserve">0x81</w:t>
            </w:r>
          </w:p>
        </w:tc>
        <w:tc>
          <w:tcPr/>
          <w:p w:rsidR="00000000" w:rsidDel="00000000" w:rsidP="00000000" w:rsidRDefault="00000000" w:rsidRPr="00000000" w14:paraId="0000037F">
            <w:pPr>
              <w:spacing w:after="9" w:lineRule="auto"/>
              <w:ind w:right="4"/>
              <w:rPr>
                <w:rFonts w:ascii="Arial" w:cs="Arial" w:eastAsia="Arial" w:hAnsi="Arial"/>
              </w:rPr>
            </w:pPr>
            <w:r w:rsidDel="00000000" w:rsidR="00000000" w:rsidRPr="00000000">
              <w:rPr>
                <w:rFonts w:ascii="Arial" w:cs="Arial" w:eastAsia="Arial" w:hAnsi="Arial"/>
                <w:rtl w:val="0"/>
              </w:rPr>
              <w:t xml:space="preserve">Malformed packet</w:t>
            </w:r>
          </w:p>
        </w:tc>
        <w:tc>
          <w:tcPr/>
          <w:p w:rsidR="00000000" w:rsidDel="00000000" w:rsidP="00000000" w:rsidRDefault="00000000" w:rsidRPr="00000000" w14:paraId="00000380">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81">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packet does not conform to this specification.</w:t>
            </w:r>
          </w:p>
        </w:tc>
      </w:tr>
      <w:tr>
        <w:trPr>
          <w:cantSplit w:val="0"/>
          <w:trHeight w:val="778.9414062499999" w:hRule="atLeast"/>
          <w:tblHeader w:val="0"/>
        </w:trPr>
        <w:tc>
          <w:tcPr/>
          <w:p w:rsidR="00000000" w:rsidDel="00000000" w:rsidP="00000000" w:rsidRDefault="00000000" w:rsidRPr="00000000" w14:paraId="00000382">
            <w:pPr>
              <w:spacing w:after="9" w:lineRule="auto"/>
              <w:ind w:right="4"/>
              <w:rPr>
                <w:rFonts w:ascii="Arial" w:cs="Arial" w:eastAsia="Arial" w:hAnsi="Arial"/>
              </w:rPr>
            </w:pPr>
            <w:r w:rsidDel="00000000" w:rsidR="00000000" w:rsidRPr="00000000">
              <w:rPr>
                <w:rFonts w:ascii="Arial" w:cs="Arial" w:eastAsia="Arial" w:hAnsi="Arial"/>
                <w:rtl w:val="0"/>
              </w:rPr>
              <w:t xml:space="preserve">130</w:t>
            </w:r>
          </w:p>
        </w:tc>
        <w:tc>
          <w:tcPr/>
          <w:p w:rsidR="00000000" w:rsidDel="00000000" w:rsidP="00000000" w:rsidRDefault="00000000" w:rsidRPr="00000000" w14:paraId="00000383">
            <w:pPr>
              <w:spacing w:after="9" w:lineRule="auto"/>
              <w:ind w:right="4"/>
              <w:rPr>
                <w:rFonts w:ascii="Arial" w:cs="Arial" w:eastAsia="Arial" w:hAnsi="Arial"/>
              </w:rPr>
            </w:pPr>
            <w:r w:rsidDel="00000000" w:rsidR="00000000" w:rsidRPr="00000000">
              <w:rPr>
                <w:rFonts w:ascii="Arial" w:cs="Arial" w:eastAsia="Arial" w:hAnsi="Arial"/>
                <w:rtl w:val="0"/>
              </w:rPr>
              <w:t xml:space="preserve">0x82</w:t>
            </w:r>
          </w:p>
        </w:tc>
        <w:tc>
          <w:tcPr/>
          <w:p w:rsidR="00000000" w:rsidDel="00000000" w:rsidP="00000000" w:rsidRDefault="00000000" w:rsidRPr="00000000" w14:paraId="00000384">
            <w:pPr>
              <w:spacing w:after="9" w:lineRule="auto"/>
              <w:ind w:right="4"/>
              <w:rPr>
                <w:rFonts w:ascii="Arial" w:cs="Arial" w:eastAsia="Arial" w:hAnsi="Arial"/>
              </w:rPr>
            </w:pPr>
            <w:r w:rsidDel="00000000" w:rsidR="00000000" w:rsidRPr="00000000">
              <w:rPr>
                <w:rFonts w:ascii="Arial" w:cs="Arial" w:eastAsia="Arial" w:hAnsi="Arial"/>
                <w:rtl w:val="0"/>
              </w:rPr>
              <w:t xml:space="preserve">Protocol error</w:t>
            </w:r>
          </w:p>
        </w:tc>
        <w:tc>
          <w:tcPr/>
          <w:p w:rsidR="00000000" w:rsidDel="00000000" w:rsidP="00000000" w:rsidRDefault="00000000" w:rsidRPr="00000000" w14:paraId="00000385">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86">
            <w:pPr>
              <w:spacing w:after="9" w:lineRule="auto"/>
              <w:ind w:right="4"/>
              <w:rPr>
                <w:rFonts w:ascii="Arial" w:cs="Arial" w:eastAsia="Arial" w:hAnsi="Arial"/>
              </w:rPr>
            </w:pPr>
            <w:r w:rsidDel="00000000" w:rsidR="00000000" w:rsidRPr="00000000">
              <w:rPr>
                <w:rFonts w:ascii="Arial" w:cs="Arial" w:eastAsia="Arial" w:hAnsi="Arial"/>
                <w:rtl w:val="0"/>
              </w:rPr>
              <w:t xml:space="preserve">An unexpected or out of order packet was received.</w:t>
            </w:r>
          </w:p>
        </w:tc>
      </w:tr>
      <w:tr>
        <w:trPr>
          <w:cantSplit w:val="0"/>
          <w:trHeight w:val="778.9414062499999" w:hRule="atLeast"/>
          <w:tblHeader w:val="0"/>
        </w:trPr>
        <w:tc>
          <w:tcPr/>
          <w:p w:rsidR="00000000" w:rsidDel="00000000" w:rsidP="00000000" w:rsidRDefault="00000000" w:rsidRPr="00000000" w14:paraId="00000387">
            <w:pPr>
              <w:spacing w:after="9" w:lineRule="auto"/>
              <w:ind w:right="4"/>
              <w:rPr>
                <w:rFonts w:ascii="Arial" w:cs="Arial" w:eastAsia="Arial" w:hAnsi="Arial"/>
              </w:rPr>
            </w:pPr>
            <w:r w:rsidDel="00000000" w:rsidR="00000000" w:rsidRPr="00000000">
              <w:rPr>
                <w:rFonts w:ascii="Arial" w:cs="Arial" w:eastAsia="Arial" w:hAnsi="Arial"/>
                <w:rtl w:val="0"/>
              </w:rPr>
              <w:t xml:space="preserve">131</w:t>
            </w:r>
          </w:p>
        </w:tc>
        <w:tc>
          <w:tcPr/>
          <w:p w:rsidR="00000000" w:rsidDel="00000000" w:rsidP="00000000" w:rsidRDefault="00000000" w:rsidRPr="00000000" w14:paraId="00000388">
            <w:pPr>
              <w:spacing w:after="9" w:lineRule="auto"/>
              <w:ind w:right="4"/>
              <w:rPr>
                <w:rFonts w:ascii="Arial" w:cs="Arial" w:eastAsia="Arial" w:hAnsi="Arial"/>
              </w:rPr>
            </w:pPr>
            <w:r w:rsidDel="00000000" w:rsidR="00000000" w:rsidRPr="00000000">
              <w:rPr>
                <w:rFonts w:ascii="Arial" w:cs="Arial" w:eastAsia="Arial" w:hAnsi="Arial"/>
                <w:rtl w:val="0"/>
              </w:rPr>
              <w:t xml:space="preserve">0x83</w:t>
            </w:r>
          </w:p>
        </w:tc>
        <w:tc>
          <w:tcPr/>
          <w:p w:rsidR="00000000" w:rsidDel="00000000" w:rsidP="00000000" w:rsidRDefault="00000000" w:rsidRPr="00000000" w14:paraId="00000389">
            <w:pPr>
              <w:spacing w:after="9" w:lineRule="auto"/>
              <w:ind w:right="4"/>
              <w:rPr>
                <w:rFonts w:ascii="Arial" w:cs="Arial" w:eastAsia="Arial" w:hAnsi="Arial"/>
              </w:rPr>
            </w:pPr>
            <w:r w:rsidDel="00000000" w:rsidR="00000000" w:rsidRPr="00000000">
              <w:rPr>
                <w:rFonts w:ascii="Arial" w:cs="Arial" w:eastAsia="Arial" w:hAnsi="Arial"/>
                <w:rtl w:val="0"/>
              </w:rPr>
              <w:t xml:space="preserve">Implementation specific error</w:t>
            </w:r>
          </w:p>
        </w:tc>
        <w:tc>
          <w:tcPr/>
          <w:p w:rsidR="00000000" w:rsidDel="00000000" w:rsidP="00000000" w:rsidRDefault="00000000" w:rsidRPr="00000000" w14:paraId="0000038A">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w:t>
            </w:r>
          </w:p>
        </w:tc>
        <w:tc>
          <w:tcPr/>
          <w:p w:rsidR="00000000" w:rsidDel="00000000" w:rsidP="00000000" w:rsidRDefault="00000000" w:rsidRPr="00000000" w14:paraId="0000038B">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received is valid but cannot be processed by this implementation.</w:t>
            </w:r>
          </w:p>
        </w:tc>
      </w:tr>
      <w:tr>
        <w:trPr>
          <w:cantSplit w:val="0"/>
          <w:trHeight w:val="778.9414062499999" w:hRule="atLeast"/>
          <w:tblHeader w:val="0"/>
        </w:trPr>
        <w:tc>
          <w:tcPr/>
          <w:p w:rsidR="00000000" w:rsidDel="00000000" w:rsidP="00000000" w:rsidRDefault="00000000" w:rsidRPr="00000000" w14:paraId="0000038C">
            <w:pPr>
              <w:spacing w:after="9" w:lineRule="auto"/>
              <w:ind w:right="4"/>
              <w:rPr>
                <w:rFonts w:ascii="Arial" w:cs="Arial" w:eastAsia="Arial" w:hAnsi="Arial"/>
              </w:rPr>
            </w:pPr>
            <w:r w:rsidDel="00000000" w:rsidR="00000000" w:rsidRPr="00000000">
              <w:rPr>
                <w:rFonts w:ascii="Arial" w:cs="Arial" w:eastAsia="Arial" w:hAnsi="Arial"/>
                <w:rtl w:val="0"/>
              </w:rPr>
              <w:t xml:space="preserve">132</w:t>
            </w:r>
          </w:p>
        </w:tc>
        <w:tc>
          <w:tcPr/>
          <w:p w:rsidR="00000000" w:rsidDel="00000000" w:rsidP="00000000" w:rsidRDefault="00000000" w:rsidRPr="00000000" w14:paraId="0000038D">
            <w:pPr>
              <w:spacing w:after="9" w:lineRule="auto"/>
              <w:ind w:right="4"/>
              <w:rPr>
                <w:rFonts w:ascii="Arial" w:cs="Arial" w:eastAsia="Arial" w:hAnsi="Arial"/>
              </w:rPr>
            </w:pPr>
            <w:r w:rsidDel="00000000" w:rsidR="00000000" w:rsidRPr="00000000">
              <w:rPr>
                <w:rFonts w:ascii="Arial" w:cs="Arial" w:eastAsia="Arial" w:hAnsi="Arial"/>
                <w:rtl w:val="0"/>
              </w:rPr>
              <w:t xml:space="preserve">0x84</w:t>
            </w:r>
          </w:p>
        </w:tc>
        <w:tc>
          <w:tcPr/>
          <w:p w:rsidR="00000000" w:rsidDel="00000000" w:rsidP="00000000" w:rsidRDefault="00000000" w:rsidRPr="00000000" w14:paraId="0000038E">
            <w:pPr>
              <w:spacing w:after="9" w:lineRule="auto"/>
              <w:ind w:right="4"/>
              <w:rPr>
                <w:rFonts w:ascii="Arial" w:cs="Arial" w:eastAsia="Arial" w:hAnsi="Arial"/>
              </w:rPr>
            </w:pPr>
            <w:r w:rsidDel="00000000" w:rsidR="00000000" w:rsidRPr="00000000">
              <w:rPr>
                <w:rFonts w:ascii="Arial" w:cs="Arial" w:eastAsia="Arial" w:hAnsi="Arial"/>
                <w:rtl w:val="0"/>
              </w:rPr>
              <w:t xml:space="preserve">Unsupported Protocol Version</w:t>
            </w:r>
          </w:p>
        </w:tc>
        <w:tc>
          <w:tcPr/>
          <w:p w:rsidR="00000000" w:rsidDel="00000000" w:rsidP="00000000" w:rsidRDefault="00000000" w:rsidRPr="00000000" w14:paraId="0000038F">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90">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support the version of the </w:t>
            </w:r>
            <w:r w:rsidDel="00000000" w:rsidR="00000000" w:rsidRPr="00000000">
              <w:rPr>
                <w:rFonts w:ascii="Arial" w:cs="Arial" w:eastAsia="Arial" w:hAnsi="Arial"/>
                <w:rtl w:val="0"/>
              </w:rPr>
              <w:t xml:space="preserve">MQTT or MQTT-SN protocol requested by the Client.</w:t>
            </w: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391">
            <w:pPr>
              <w:spacing w:after="9" w:lineRule="auto"/>
              <w:ind w:right="4"/>
              <w:rPr>
                <w:rFonts w:ascii="Arial" w:cs="Arial" w:eastAsia="Arial" w:hAnsi="Arial"/>
              </w:rPr>
            </w:pPr>
            <w:r w:rsidDel="00000000" w:rsidR="00000000" w:rsidRPr="00000000">
              <w:rPr>
                <w:rFonts w:ascii="Arial" w:cs="Arial" w:eastAsia="Arial" w:hAnsi="Arial"/>
                <w:rtl w:val="0"/>
              </w:rPr>
              <w:t xml:space="preserve">133</w:t>
            </w:r>
          </w:p>
        </w:tc>
        <w:tc>
          <w:tcPr/>
          <w:p w:rsidR="00000000" w:rsidDel="00000000" w:rsidP="00000000" w:rsidRDefault="00000000" w:rsidRPr="00000000" w14:paraId="00000392">
            <w:pPr>
              <w:spacing w:after="9" w:lineRule="auto"/>
              <w:ind w:right="4"/>
              <w:rPr>
                <w:rFonts w:ascii="Arial" w:cs="Arial" w:eastAsia="Arial" w:hAnsi="Arial"/>
              </w:rPr>
            </w:pPr>
            <w:r w:rsidDel="00000000" w:rsidR="00000000" w:rsidRPr="00000000">
              <w:rPr>
                <w:rFonts w:ascii="Arial" w:cs="Arial" w:eastAsia="Arial" w:hAnsi="Arial"/>
                <w:rtl w:val="0"/>
              </w:rPr>
              <w:t xml:space="preserve">0x85</w:t>
            </w:r>
          </w:p>
        </w:tc>
        <w:tc>
          <w:tcPr/>
          <w:p w:rsidR="00000000" w:rsidDel="00000000" w:rsidP="00000000" w:rsidRDefault="00000000" w:rsidRPr="00000000" w14:paraId="00000393">
            <w:pPr>
              <w:spacing w:after="9" w:lineRule="auto"/>
              <w:ind w:right="4"/>
              <w:rPr>
                <w:rFonts w:ascii="Arial" w:cs="Arial" w:eastAsia="Arial" w:hAnsi="Arial"/>
              </w:rPr>
            </w:pPr>
            <w:r w:rsidDel="00000000" w:rsidR="00000000" w:rsidRPr="00000000">
              <w:rPr>
                <w:rFonts w:ascii="Arial" w:cs="Arial" w:eastAsia="Arial" w:hAnsi="Arial"/>
                <w:rtl w:val="0"/>
              </w:rPr>
              <w:t xml:space="preserve">Client identifier not valid</w:t>
            </w:r>
          </w:p>
        </w:tc>
        <w:tc>
          <w:tcPr/>
          <w:p w:rsidR="00000000" w:rsidDel="00000000" w:rsidP="00000000" w:rsidRDefault="00000000" w:rsidRPr="00000000" w14:paraId="00000394">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95">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Identifier is a valid string but is not allowed by the Server.</w:t>
            </w:r>
          </w:p>
        </w:tc>
      </w:tr>
      <w:tr>
        <w:trPr>
          <w:cantSplit w:val="0"/>
          <w:trHeight w:val="778.9414062499999" w:hRule="atLeast"/>
          <w:tblHeader w:val="0"/>
        </w:trPr>
        <w:tc>
          <w:tcPr/>
          <w:p w:rsidR="00000000" w:rsidDel="00000000" w:rsidP="00000000" w:rsidRDefault="00000000" w:rsidRPr="00000000" w14:paraId="00000396">
            <w:pPr>
              <w:spacing w:after="9" w:lineRule="auto"/>
              <w:ind w:right="4"/>
              <w:rPr>
                <w:rFonts w:ascii="Arial" w:cs="Arial" w:eastAsia="Arial" w:hAnsi="Arial"/>
              </w:rPr>
            </w:pPr>
            <w:r w:rsidDel="00000000" w:rsidR="00000000" w:rsidRPr="00000000">
              <w:rPr>
                <w:rFonts w:ascii="Arial" w:cs="Arial" w:eastAsia="Arial" w:hAnsi="Arial"/>
                <w:rtl w:val="0"/>
              </w:rPr>
              <w:t xml:space="preserve">134</w:t>
            </w:r>
          </w:p>
        </w:tc>
        <w:tc>
          <w:tcPr/>
          <w:p w:rsidR="00000000" w:rsidDel="00000000" w:rsidP="00000000" w:rsidRDefault="00000000" w:rsidRPr="00000000" w14:paraId="00000397">
            <w:pPr>
              <w:spacing w:after="9" w:lineRule="auto"/>
              <w:ind w:right="4"/>
              <w:rPr>
                <w:rFonts w:ascii="Arial" w:cs="Arial" w:eastAsia="Arial" w:hAnsi="Arial"/>
              </w:rPr>
            </w:pPr>
            <w:r w:rsidDel="00000000" w:rsidR="00000000" w:rsidRPr="00000000">
              <w:rPr>
                <w:rFonts w:ascii="Arial" w:cs="Arial" w:eastAsia="Arial" w:hAnsi="Arial"/>
                <w:rtl w:val="0"/>
              </w:rPr>
              <w:t xml:space="preserve">0x86</w:t>
            </w:r>
          </w:p>
        </w:tc>
        <w:tc>
          <w:tcPr/>
          <w:p w:rsidR="00000000" w:rsidDel="00000000" w:rsidP="00000000" w:rsidRDefault="00000000" w:rsidRPr="00000000" w14:paraId="00000398">
            <w:pPr>
              <w:spacing w:after="9" w:lineRule="auto"/>
              <w:ind w:right="4"/>
              <w:rPr>
                <w:rFonts w:ascii="Arial" w:cs="Arial" w:eastAsia="Arial" w:hAnsi="Arial"/>
              </w:rPr>
            </w:pPr>
            <w:r w:rsidDel="00000000" w:rsidR="00000000" w:rsidRPr="00000000">
              <w:rPr>
                <w:rFonts w:ascii="Arial" w:cs="Arial" w:eastAsia="Arial" w:hAnsi="Arial"/>
                <w:rtl w:val="0"/>
              </w:rPr>
              <w:t xml:space="preserve">Bad user name or password</w:t>
            </w:r>
          </w:p>
        </w:tc>
        <w:tc>
          <w:tcPr/>
          <w:p w:rsidR="00000000" w:rsidDel="00000000" w:rsidP="00000000" w:rsidRDefault="00000000" w:rsidRPr="00000000" w14:paraId="00000399">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9A">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accept the User Name or Password specified by the Client </w:t>
            </w:r>
          </w:p>
        </w:tc>
      </w:tr>
      <w:tr>
        <w:trPr>
          <w:cantSplit w:val="0"/>
          <w:trHeight w:val="778.9414062499999" w:hRule="atLeast"/>
          <w:tblHeader w:val="0"/>
        </w:trPr>
        <w:tc>
          <w:tcPr/>
          <w:p w:rsidR="00000000" w:rsidDel="00000000" w:rsidP="00000000" w:rsidRDefault="00000000" w:rsidRPr="00000000" w14:paraId="0000039B">
            <w:pPr>
              <w:spacing w:after="9" w:lineRule="auto"/>
              <w:ind w:right="4"/>
              <w:rPr>
                <w:rFonts w:ascii="Arial" w:cs="Arial" w:eastAsia="Arial" w:hAnsi="Arial"/>
              </w:rPr>
            </w:pPr>
            <w:r w:rsidDel="00000000" w:rsidR="00000000" w:rsidRPr="00000000">
              <w:rPr>
                <w:rFonts w:ascii="Arial" w:cs="Arial" w:eastAsia="Arial" w:hAnsi="Arial"/>
                <w:rtl w:val="0"/>
              </w:rPr>
              <w:t xml:space="preserve">135</w:t>
            </w:r>
          </w:p>
        </w:tc>
        <w:tc>
          <w:tcPr/>
          <w:p w:rsidR="00000000" w:rsidDel="00000000" w:rsidP="00000000" w:rsidRDefault="00000000" w:rsidRPr="00000000" w14:paraId="0000039C">
            <w:pPr>
              <w:spacing w:after="9" w:lineRule="auto"/>
              <w:ind w:right="4"/>
              <w:rPr>
                <w:rFonts w:ascii="Arial" w:cs="Arial" w:eastAsia="Arial" w:hAnsi="Arial"/>
              </w:rPr>
            </w:pPr>
            <w:r w:rsidDel="00000000" w:rsidR="00000000" w:rsidRPr="00000000">
              <w:rPr>
                <w:rFonts w:ascii="Arial" w:cs="Arial" w:eastAsia="Arial" w:hAnsi="Arial"/>
                <w:rtl w:val="0"/>
              </w:rPr>
              <w:t xml:space="preserve">0x87</w:t>
            </w:r>
          </w:p>
        </w:tc>
        <w:tc>
          <w:tcPr/>
          <w:p w:rsidR="00000000" w:rsidDel="00000000" w:rsidP="00000000" w:rsidRDefault="00000000" w:rsidRPr="00000000" w14:paraId="0000039D">
            <w:pPr>
              <w:spacing w:after="9" w:lineRule="auto"/>
              <w:ind w:right="4"/>
              <w:rPr>
                <w:rFonts w:ascii="Arial" w:cs="Arial" w:eastAsia="Arial" w:hAnsi="Arial"/>
              </w:rPr>
            </w:pPr>
            <w:r w:rsidDel="00000000" w:rsidR="00000000" w:rsidRPr="00000000">
              <w:rPr>
                <w:rFonts w:ascii="Arial" w:cs="Arial" w:eastAsia="Arial" w:hAnsi="Arial"/>
                <w:rtl w:val="0"/>
              </w:rPr>
              <w:t xml:space="preserve">Not authorized</w:t>
            </w:r>
          </w:p>
        </w:tc>
        <w:tc>
          <w:tcPr/>
          <w:p w:rsidR="00000000" w:rsidDel="00000000" w:rsidP="00000000" w:rsidRDefault="00000000" w:rsidRPr="00000000" w14:paraId="0000039E">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 (server only)</w:t>
            </w:r>
          </w:p>
        </w:tc>
        <w:tc>
          <w:tcPr/>
          <w:p w:rsidR="00000000" w:rsidDel="00000000" w:rsidP="00000000" w:rsidRDefault="00000000" w:rsidRPr="00000000" w14:paraId="0000039F">
            <w:pPr>
              <w:spacing w:after="9" w:lineRule="auto"/>
              <w:ind w:right="4"/>
              <w:rPr>
                <w:rFonts w:ascii="Arial" w:cs="Arial" w:eastAsia="Arial" w:hAnsi="Arial"/>
              </w:rPr>
            </w:pPr>
            <w:r w:rsidDel="00000000" w:rsidR="00000000" w:rsidRPr="00000000">
              <w:rPr>
                <w:rFonts w:ascii="Arial" w:cs="Arial" w:eastAsia="Arial" w:hAnsi="Arial"/>
                <w:rtl w:val="0"/>
              </w:rPr>
              <w:t xml:space="preserve">The request is not authorized.</w:t>
            </w:r>
          </w:p>
        </w:tc>
      </w:tr>
      <w:tr>
        <w:trPr>
          <w:cantSplit w:val="0"/>
          <w:trHeight w:val="778.9414062499999" w:hRule="atLeast"/>
          <w:tblHeader w:val="0"/>
        </w:trPr>
        <w:tc>
          <w:tcPr/>
          <w:p w:rsidR="00000000" w:rsidDel="00000000" w:rsidP="00000000" w:rsidRDefault="00000000" w:rsidRPr="00000000" w14:paraId="000003A0">
            <w:pPr>
              <w:spacing w:after="9" w:lineRule="auto"/>
              <w:ind w:right="4"/>
              <w:rPr>
                <w:rFonts w:ascii="Arial" w:cs="Arial" w:eastAsia="Arial" w:hAnsi="Arial"/>
              </w:rPr>
            </w:pPr>
            <w:r w:rsidDel="00000000" w:rsidR="00000000" w:rsidRPr="00000000">
              <w:rPr>
                <w:rFonts w:ascii="Arial" w:cs="Arial" w:eastAsia="Arial" w:hAnsi="Arial"/>
                <w:rtl w:val="0"/>
              </w:rPr>
              <w:t xml:space="preserve">136</w:t>
            </w:r>
          </w:p>
        </w:tc>
        <w:tc>
          <w:tcPr/>
          <w:p w:rsidR="00000000" w:rsidDel="00000000" w:rsidP="00000000" w:rsidRDefault="00000000" w:rsidRPr="00000000" w14:paraId="000003A1">
            <w:pPr>
              <w:spacing w:after="9" w:lineRule="auto"/>
              <w:ind w:right="4"/>
              <w:rPr>
                <w:rFonts w:ascii="Arial" w:cs="Arial" w:eastAsia="Arial" w:hAnsi="Arial"/>
              </w:rPr>
            </w:pPr>
            <w:r w:rsidDel="00000000" w:rsidR="00000000" w:rsidRPr="00000000">
              <w:rPr>
                <w:rFonts w:ascii="Arial" w:cs="Arial" w:eastAsia="Arial" w:hAnsi="Arial"/>
                <w:rtl w:val="0"/>
              </w:rPr>
              <w:t xml:space="preserve">0x88</w:t>
            </w:r>
          </w:p>
        </w:tc>
        <w:tc>
          <w:tcPr/>
          <w:p w:rsidR="00000000" w:rsidDel="00000000" w:rsidP="00000000" w:rsidRDefault="00000000" w:rsidRPr="00000000" w14:paraId="000003A2">
            <w:pPr>
              <w:spacing w:after="9" w:lineRule="auto"/>
              <w:ind w:right="4"/>
              <w:rPr>
                <w:rFonts w:ascii="Arial" w:cs="Arial" w:eastAsia="Arial" w:hAnsi="Arial"/>
              </w:rPr>
            </w:pPr>
            <w:r w:rsidDel="00000000" w:rsidR="00000000" w:rsidRPr="00000000">
              <w:rPr>
                <w:rFonts w:ascii="Arial" w:cs="Arial" w:eastAsia="Arial" w:hAnsi="Arial"/>
                <w:rtl w:val="0"/>
              </w:rPr>
              <w:t xml:space="preserve">Server unavailable</w:t>
            </w:r>
          </w:p>
        </w:tc>
        <w:tc>
          <w:tcPr/>
          <w:p w:rsidR="00000000" w:rsidDel="00000000" w:rsidP="00000000" w:rsidRDefault="00000000" w:rsidRPr="00000000" w14:paraId="000003A3">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A4">
            <w:pPr>
              <w:spacing w:after="9" w:lineRule="auto"/>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MQTT-SN Server</w:t>
            </w:r>
            <w:r w:rsidDel="00000000" w:rsidR="00000000" w:rsidRPr="00000000">
              <w:rPr>
                <w:rFonts w:ascii="Arial" w:cs="Arial" w:eastAsia="Arial" w:hAnsi="Arial"/>
                <w:rtl w:val="0"/>
              </w:rPr>
              <w:t xml:space="preserve"> is not available or, in the case of a Transparent gateway, the MQTT server is not available.</w:t>
            </w:r>
          </w:p>
        </w:tc>
      </w:tr>
      <w:tr>
        <w:trPr>
          <w:cantSplit w:val="0"/>
          <w:trHeight w:val="778.9414062499999" w:hRule="atLeast"/>
          <w:tblHeader w:val="0"/>
        </w:trPr>
        <w:tc>
          <w:tcPr/>
          <w:p w:rsidR="00000000" w:rsidDel="00000000" w:rsidP="00000000" w:rsidRDefault="00000000" w:rsidRPr="00000000" w14:paraId="000003A5">
            <w:pPr>
              <w:spacing w:after="9" w:lineRule="auto"/>
              <w:ind w:right="4"/>
              <w:rPr>
                <w:rFonts w:ascii="Arial" w:cs="Arial" w:eastAsia="Arial" w:hAnsi="Arial"/>
              </w:rPr>
            </w:pPr>
            <w:r w:rsidDel="00000000" w:rsidR="00000000" w:rsidRPr="00000000">
              <w:rPr>
                <w:rFonts w:ascii="Arial" w:cs="Arial" w:eastAsia="Arial" w:hAnsi="Arial"/>
                <w:rtl w:val="0"/>
              </w:rPr>
              <w:t xml:space="preserve">137</w:t>
            </w:r>
          </w:p>
        </w:tc>
        <w:tc>
          <w:tcPr/>
          <w:p w:rsidR="00000000" w:rsidDel="00000000" w:rsidP="00000000" w:rsidRDefault="00000000" w:rsidRPr="00000000" w14:paraId="000003A6">
            <w:pPr>
              <w:spacing w:after="9" w:lineRule="auto"/>
              <w:ind w:right="4"/>
              <w:rPr>
                <w:rFonts w:ascii="Arial" w:cs="Arial" w:eastAsia="Arial" w:hAnsi="Arial"/>
              </w:rPr>
            </w:pPr>
            <w:r w:rsidDel="00000000" w:rsidR="00000000" w:rsidRPr="00000000">
              <w:rPr>
                <w:rFonts w:ascii="Arial" w:cs="Arial" w:eastAsia="Arial" w:hAnsi="Arial"/>
                <w:rtl w:val="0"/>
              </w:rPr>
              <w:t xml:space="preserve">0x89</w:t>
            </w:r>
          </w:p>
        </w:tc>
        <w:tc>
          <w:tcPr/>
          <w:p w:rsidR="00000000" w:rsidDel="00000000" w:rsidP="00000000" w:rsidRDefault="00000000" w:rsidRPr="00000000" w14:paraId="000003A7">
            <w:pPr>
              <w:spacing w:after="9" w:lineRule="auto"/>
              <w:ind w:right="4"/>
              <w:rPr>
                <w:rFonts w:ascii="Arial" w:cs="Arial" w:eastAsia="Arial" w:hAnsi="Arial"/>
              </w:rPr>
            </w:pPr>
            <w:r w:rsidDel="00000000" w:rsidR="00000000" w:rsidRPr="00000000">
              <w:rPr>
                <w:rFonts w:ascii="Arial" w:cs="Arial" w:eastAsia="Arial" w:hAnsi="Arial"/>
                <w:rtl w:val="0"/>
              </w:rPr>
              <w:t xml:space="preserve">Server busy</w:t>
            </w:r>
          </w:p>
        </w:tc>
        <w:tc>
          <w:tcPr/>
          <w:p w:rsidR="00000000" w:rsidDel="00000000" w:rsidP="00000000" w:rsidRDefault="00000000" w:rsidRPr="00000000" w14:paraId="000003A8">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A9">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busy and cannot continue processing requests from this Client.</w:t>
            </w:r>
          </w:p>
        </w:tc>
      </w:tr>
      <w:tr>
        <w:trPr>
          <w:cantSplit w:val="0"/>
          <w:trHeight w:val="778.9414062499999" w:hRule="atLeast"/>
          <w:tblHeader w:val="0"/>
        </w:trPr>
        <w:tc>
          <w:tcPr/>
          <w:p w:rsidR="00000000" w:rsidDel="00000000" w:rsidP="00000000" w:rsidRDefault="00000000" w:rsidRPr="00000000" w14:paraId="000003AA">
            <w:pPr>
              <w:spacing w:after="9" w:lineRule="auto"/>
              <w:ind w:right="4"/>
              <w:rPr>
                <w:rFonts w:ascii="Arial" w:cs="Arial" w:eastAsia="Arial" w:hAnsi="Arial"/>
              </w:rPr>
            </w:pPr>
            <w:r w:rsidDel="00000000" w:rsidR="00000000" w:rsidRPr="00000000">
              <w:rPr>
                <w:rFonts w:ascii="Arial" w:cs="Arial" w:eastAsia="Arial" w:hAnsi="Arial"/>
                <w:rtl w:val="0"/>
              </w:rPr>
              <w:t xml:space="preserve">138</w:t>
            </w:r>
          </w:p>
        </w:tc>
        <w:tc>
          <w:tcPr/>
          <w:p w:rsidR="00000000" w:rsidDel="00000000" w:rsidP="00000000" w:rsidRDefault="00000000" w:rsidRPr="00000000" w14:paraId="000003AB">
            <w:pPr>
              <w:spacing w:after="9" w:lineRule="auto"/>
              <w:ind w:right="4"/>
              <w:rPr>
                <w:rFonts w:ascii="Arial" w:cs="Arial" w:eastAsia="Arial" w:hAnsi="Arial"/>
              </w:rPr>
            </w:pPr>
            <w:r w:rsidDel="00000000" w:rsidR="00000000" w:rsidRPr="00000000">
              <w:rPr>
                <w:rFonts w:ascii="Arial" w:cs="Arial" w:eastAsia="Arial" w:hAnsi="Arial"/>
                <w:rtl w:val="0"/>
              </w:rPr>
              <w:t xml:space="preserve">0x8A</w:t>
            </w:r>
          </w:p>
        </w:tc>
        <w:tc>
          <w:tcPr/>
          <w:p w:rsidR="00000000" w:rsidDel="00000000" w:rsidP="00000000" w:rsidRDefault="00000000" w:rsidRPr="00000000" w14:paraId="000003AC">
            <w:pPr>
              <w:spacing w:after="9" w:lineRule="auto"/>
              <w:ind w:right="4"/>
              <w:rPr>
                <w:rFonts w:ascii="Arial" w:cs="Arial" w:eastAsia="Arial" w:hAnsi="Arial"/>
              </w:rPr>
            </w:pPr>
            <w:r w:rsidDel="00000000" w:rsidR="00000000" w:rsidRPr="00000000">
              <w:rPr>
                <w:rFonts w:ascii="Arial" w:cs="Arial" w:eastAsia="Arial" w:hAnsi="Arial"/>
                <w:rtl w:val="0"/>
              </w:rPr>
              <w:t xml:space="preserve">Banned</w:t>
            </w:r>
          </w:p>
        </w:tc>
        <w:tc>
          <w:tcPr/>
          <w:p w:rsidR="00000000" w:rsidDel="00000000" w:rsidP="00000000" w:rsidRDefault="00000000" w:rsidRPr="00000000" w14:paraId="000003AD">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AE">
            <w:pPr>
              <w:spacing w:after="9" w:lineRule="auto"/>
              <w:ind w:right="4"/>
              <w:rPr>
                <w:rFonts w:ascii="Arial" w:cs="Arial" w:eastAsia="Arial" w:hAnsi="Arial"/>
              </w:rPr>
            </w:pPr>
            <w:r w:rsidDel="00000000" w:rsidR="00000000" w:rsidRPr="00000000">
              <w:rPr>
                <w:rFonts w:ascii="Arial" w:cs="Arial" w:eastAsia="Arial" w:hAnsi="Arial"/>
                <w:rtl w:val="0"/>
              </w:rPr>
              <w:t xml:space="preserve">This Client has been banned by administrative action. Contact the server administrator.</w:t>
            </w:r>
          </w:p>
        </w:tc>
      </w:tr>
      <w:tr>
        <w:trPr>
          <w:cantSplit w:val="0"/>
          <w:trHeight w:val="778.9414062499999" w:hRule="atLeast"/>
          <w:tblHeader w:val="0"/>
        </w:trPr>
        <w:tc>
          <w:tcPr/>
          <w:p w:rsidR="00000000" w:rsidDel="00000000" w:rsidP="00000000" w:rsidRDefault="00000000" w:rsidRPr="00000000" w14:paraId="000003AF">
            <w:pPr>
              <w:spacing w:after="9" w:lineRule="auto"/>
              <w:ind w:right="4"/>
              <w:rPr>
                <w:rFonts w:ascii="Arial" w:cs="Arial" w:eastAsia="Arial" w:hAnsi="Arial"/>
              </w:rPr>
            </w:pPr>
            <w:r w:rsidDel="00000000" w:rsidR="00000000" w:rsidRPr="00000000">
              <w:rPr>
                <w:rFonts w:ascii="Arial" w:cs="Arial" w:eastAsia="Arial" w:hAnsi="Arial"/>
                <w:rtl w:val="0"/>
              </w:rPr>
              <w:t xml:space="preserve">139</w:t>
            </w:r>
          </w:p>
        </w:tc>
        <w:tc>
          <w:tcPr/>
          <w:p w:rsidR="00000000" w:rsidDel="00000000" w:rsidP="00000000" w:rsidRDefault="00000000" w:rsidRPr="00000000" w14:paraId="000003B0">
            <w:pPr>
              <w:spacing w:after="9" w:lineRule="auto"/>
              <w:ind w:right="4"/>
              <w:rPr>
                <w:rFonts w:ascii="Arial" w:cs="Arial" w:eastAsia="Arial" w:hAnsi="Arial"/>
              </w:rPr>
            </w:pPr>
            <w:r w:rsidDel="00000000" w:rsidR="00000000" w:rsidRPr="00000000">
              <w:rPr>
                <w:rFonts w:ascii="Arial" w:cs="Arial" w:eastAsia="Arial" w:hAnsi="Arial"/>
                <w:rtl w:val="0"/>
              </w:rPr>
              <w:t xml:space="preserve">0x8B</w:t>
            </w:r>
          </w:p>
        </w:tc>
        <w:tc>
          <w:tcPr/>
          <w:p w:rsidR="00000000" w:rsidDel="00000000" w:rsidP="00000000" w:rsidRDefault="00000000" w:rsidRPr="00000000" w14:paraId="000003B1">
            <w:pPr>
              <w:spacing w:after="9" w:lineRule="auto"/>
              <w:ind w:right="4"/>
              <w:rPr>
                <w:rFonts w:ascii="Arial" w:cs="Arial" w:eastAsia="Arial" w:hAnsi="Arial"/>
              </w:rPr>
            </w:pPr>
            <w:r w:rsidDel="00000000" w:rsidR="00000000" w:rsidRPr="00000000">
              <w:rPr>
                <w:rFonts w:ascii="Arial" w:cs="Arial" w:eastAsia="Arial" w:hAnsi="Arial"/>
                <w:rtl w:val="0"/>
              </w:rPr>
              <w:t xml:space="preserve">Server shutting down</w:t>
            </w:r>
          </w:p>
        </w:tc>
        <w:tc>
          <w:tcPr/>
          <w:p w:rsidR="00000000" w:rsidDel="00000000" w:rsidP="00000000" w:rsidRDefault="00000000" w:rsidRPr="00000000" w14:paraId="000003B2">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B3">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shutting down. </w:t>
            </w:r>
          </w:p>
        </w:tc>
      </w:tr>
      <w:tr>
        <w:trPr>
          <w:cantSplit w:val="0"/>
          <w:trHeight w:val="778.9414062499999" w:hRule="atLeast"/>
          <w:tblHeader w:val="0"/>
        </w:trPr>
        <w:tc>
          <w:tcPr/>
          <w:p w:rsidR="00000000" w:rsidDel="00000000" w:rsidP="00000000" w:rsidRDefault="00000000" w:rsidRPr="00000000" w14:paraId="000003B4">
            <w:pPr>
              <w:spacing w:after="9" w:lineRule="auto"/>
              <w:ind w:right="4"/>
              <w:rPr>
                <w:rFonts w:ascii="Arial" w:cs="Arial" w:eastAsia="Arial" w:hAnsi="Arial"/>
              </w:rPr>
            </w:pPr>
            <w:r w:rsidDel="00000000" w:rsidR="00000000" w:rsidRPr="00000000">
              <w:rPr>
                <w:rFonts w:ascii="Arial" w:cs="Arial" w:eastAsia="Arial" w:hAnsi="Arial"/>
                <w:rtl w:val="0"/>
              </w:rPr>
              <w:t xml:space="preserve">140</w:t>
            </w:r>
          </w:p>
        </w:tc>
        <w:tc>
          <w:tcPr/>
          <w:p w:rsidR="00000000" w:rsidDel="00000000" w:rsidP="00000000" w:rsidRDefault="00000000" w:rsidRPr="00000000" w14:paraId="000003B5">
            <w:pPr>
              <w:spacing w:after="9" w:lineRule="auto"/>
              <w:ind w:right="4"/>
              <w:rPr>
                <w:rFonts w:ascii="Arial" w:cs="Arial" w:eastAsia="Arial" w:hAnsi="Arial"/>
              </w:rPr>
            </w:pPr>
            <w:r w:rsidDel="00000000" w:rsidR="00000000" w:rsidRPr="00000000">
              <w:rPr>
                <w:rFonts w:ascii="Arial" w:cs="Arial" w:eastAsia="Arial" w:hAnsi="Arial"/>
                <w:rtl w:val="0"/>
              </w:rPr>
              <w:t xml:space="preserve">0x8C</w:t>
            </w:r>
          </w:p>
        </w:tc>
        <w:tc>
          <w:tcPr/>
          <w:p w:rsidR="00000000" w:rsidDel="00000000" w:rsidP="00000000" w:rsidRDefault="00000000" w:rsidRPr="00000000" w14:paraId="000003B6">
            <w:pPr>
              <w:spacing w:after="9" w:lineRule="auto"/>
              <w:ind w:right="4"/>
              <w:rPr>
                <w:rFonts w:ascii="Arial" w:cs="Arial" w:eastAsia="Arial" w:hAnsi="Arial"/>
              </w:rPr>
            </w:pPr>
            <w:r w:rsidDel="00000000" w:rsidR="00000000" w:rsidRPr="00000000">
              <w:rPr>
                <w:rFonts w:ascii="Arial" w:cs="Arial" w:eastAsia="Arial" w:hAnsi="Arial"/>
                <w:rtl w:val="0"/>
              </w:rPr>
              <w:t xml:space="preserve">Bad authentication method</w:t>
            </w:r>
          </w:p>
        </w:tc>
        <w:tc>
          <w:tcPr/>
          <w:p w:rsidR="00000000" w:rsidDel="00000000" w:rsidP="00000000" w:rsidRDefault="00000000" w:rsidRPr="00000000" w14:paraId="000003B7">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B8">
            <w:pPr>
              <w:spacing w:after="9" w:lineRule="auto"/>
              <w:ind w:right="4"/>
              <w:rPr>
                <w:rFonts w:ascii="Arial" w:cs="Arial" w:eastAsia="Arial" w:hAnsi="Arial"/>
              </w:rPr>
            </w:pPr>
            <w:r w:rsidDel="00000000" w:rsidR="00000000" w:rsidRPr="00000000">
              <w:rPr>
                <w:rFonts w:ascii="Arial" w:cs="Arial" w:eastAsia="Arial" w:hAnsi="Arial"/>
                <w:rtl w:val="0"/>
              </w:rPr>
              <w:t xml:space="preserve">The authentication method is not supported or does not match the authentication method currently in use.</w:t>
            </w:r>
          </w:p>
        </w:tc>
      </w:tr>
      <w:tr>
        <w:trPr>
          <w:cantSplit w:val="0"/>
          <w:trHeight w:val="778.9414062499999" w:hRule="atLeast"/>
          <w:tblHeader w:val="0"/>
        </w:trPr>
        <w:tc>
          <w:tcPr/>
          <w:p w:rsidR="00000000" w:rsidDel="00000000" w:rsidP="00000000" w:rsidRDefault="00000000" w:rsidRPr="00000000" w14:paraId="000003B9">
            <w:pPr>
              <w:spacing w:after="9" w:lineRule="auto"/>
              <w:ind w:right="4"/>
              <w:rPr>
                <w:rFonts w:ascii="Arial" w:cs="Arial" w:eastAsia="Arial" w:hAnsi="Arial"/>
              </w:rPr>
            </w:pPr>
            <w:r w:rsidDel="00000000" w:rsidR="00000000" w:rsidRPr="00000000">
              <w:rPr>
                <w:rFonts w:ascii="Arial" w:cs="Arial" w:eastAsia="Arial" w:hAnsi="Arial"/>
                <w:rtl w:val="0"/>
              </w:rPr>
              <w:t xml:space="preserve">141</w:t>
            </w:r>
          </w:p>
        </w:tc>
        <w:tc>
          <w:tcPr/>
          <w:p w:rsidR="00000000" w:rsidDel="00000000" w:rsidP="00000000" w:rsidRDefault="00000000" w:rsidRPr="00000000" w14:paraId="000003BA">
            <w:pPr>
              <w:spacing w:after="9" w:lineRule="auto"/>
              <w:ind w:right="4"/>
              <w:rPr>
                <w:rFonts w:ascii="Arial" w:cs="Arial" w:eastAsia="Arial" w:hAnsi="Arial"/>
              </w:rPr>
            </w:pPr>
            <w:r w:rsidDel="00000000" w:rsidR="00000000" w:rsidRPr="00000000">
              <w:rPr>
                <w:rFonts w:ascii="Arial" w:cs="Arial" w:eastAsia="Arial" w:hAnsi="Arial"/>
                <w:rtl w:val="0"/>
              </w:rPr>
              <w:t xml:space="preserve">0x8D</w:t>
            </w:r>
          </w:p>
        </w:tc>
        <w:tc>
          <w:tcPr/>
          <w:p w:rsidR="00000000" w:rsidDel="00000000" w:rsidP="00000000" w:rsidRDefault="00000000" w:rsidRPr="00000000" w14:paraId="000003BB">
            <w:pPr>
              <w:spacing w:after="9" w:lineRule="auto"/>
              <w:ind w:right="4"/>
              <w:rPr>
                <w:rFonts w:ascii="Arial" w:cs="Arial" w:eastAsia="Arial" w:hAnsi="Arial"/>
              </w:rPr>
            </w:pPr>
            <w:r w:rsidDel="00000000" w:rsidR="00000000" w:rsidRPr="00000000">
              <w:rPr>
                <w:rFonts w:ascii="Arial" w:cs="Arial" w:eastAsia="Arial" w:hAnsi="Arial"/>
                <w:rtl w:val="0"/>
              </w:rPr>
              <w:t xml:space="preserve">Keep alive timeout</w:t>
            </w:r>
          </w:p>
        </w:tc>
        <w:tc>
          <w:tcPr/>
          <w:p w:rsidR="00000000" w:rsidDel="00000000" w:rsidP="00000000" w:rsidRDefault="00000000" w:rsidRPr="00000000" w14:paraId="000003BC">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BD">
            <w:pPr>
              <w:spacing w:after="9" w:lineRule="auto"/>
              <w:ind w:right="4"/>
              <w:rPr>
                <w:rFonts w:ascii="Arial" w:cs="Arial" w:eastAsia="Arial" w:hAnsi="Arial"/>
              </w:rPr>
            </w:pPr>
            <w:r w:rsidDel="00000000" w:rsidR="00000000" w:rsidRPr="00000000">
              <w:rPr>
                <w:rFonts w:ascii="Arial" w:cs="Arial" w:eastAsia="Arial" w:hAnsi="Arial"/>
                <w:rtl w:val="0"/>
              </w:rPr>
              <w:t xml:space="preserve">The Connection is closed because no packet has been received for 1.5 times the Keepalive time.</w:t>
            </w:r>
          </w:p>
        </w:tc>
      </w:tr>
      <w:tr>
        <w:trPr>
          <w:cantSplit w:val="0"/>
          <w:trHeight w:val="778.9414062499999" w:hRule="atLeast"/>
          <w:tblHeader w:val="0"/>
        </w:trPr>
        <w:tc>
          <w:tcPr/>
          <w:p w:rsidR="00000000" w:rsidDel="00000000" w:rsidP="00000000" w:rsidRDefault="00000000" w:rsidRPr="00000000" w14:paraId="000003BE">
            <w:pPr>
              <w:spacing w:after="9" w:lineRule="auto"/>
              <w:ind w:right="4"/>
              <w:rPr>
                <w:rFonts w:ascii="Arial" w:cs="Arial" w:eastAsia="Arial" w:hAnsi="Arial"/>
              </w:rPr>
            </w:pPr>
            <w:r w:rsidDel="00000000" w:rsidR="00000000" w:rsidRPr="00000000">
              <w:rPr>
                <w:rFonts w:ascii="Arial" w:cs="Arial" w:eastAsia="Arial" w:hAnsi="Arial"/>
                <w:rtl w:val="0"/>
              </w:rPr>
              <w:t xml:space="preserve">142</w:t>
            </w:r>
          </w:p>
        </w:tc>
        <w:tc>
          <w:tcPr/>
          <w:p w:rsidR="00000000" w:rsidDel="00000000" w:rsidP="00000000" w:rsidRDefault="00000000" w:rsidRPr="00000000" w14:paraId="000003BF">
            <w:pPr>
              <w:spacing w:after="9" w:lineRule="auto"/>
              <w:ind w:right="4"/>
              <w:rPr>
                <w:rFonts w:ascii="Arial" w:cs="Arial" w:eastAsia="Arial" w:hAnsi="Arial"/>
              </w:rPr>
            </w:pPr>
            <w:r w:rsidDel="00000000" w:rsidR="00000000" w:rsidRPr="00000000">
              <w:rPr>
                <w:rFonts w:ascii="Arial" w:cs="Arial" w:eastAsia="Arial" w:hAnsi="Arial"/>
                <w:rtl w:val="0"/>
              </w:rPr>
              <w:t xml:space="preserve">0x8E</w:t>
            </w:r>
          </w:p>
        </w:tc>
        <w:tc>
          <w:tcPr/>
          <w:p w:rsidR="00000000" w:rsidDel="00000000" w:rsidP="00000000" w:rsidRDefault="00000000" w:rsidRPr="00000000" w14:paraId="000003C0">
            <w:pPr>
              <w:spacing w:after="9" w:lineRule="auto"/>
              <w:ind w:right="4"/>
              <w:rPr>
                <w:rFonts w:ascii="Arial" w:cs="Arial" w:eastAsia="Arial" w:hAnsi="Arial"/>
              </w:rPr>
            </w:pPr>
            <w:r w:rsidDel="00000000" w:rsidR="00000000" w:rsidRPr="00000000">
              <w:rPr>
                <w:rFonts w:ascii="Arial" w:cs="Arial" w:eastAsia="Arial" w:hAnsi="Arial"/>
                <w:rtl w:val="0"/>
              </w:rPr>
              <w:t xml:space="preserve">Session taken over</w:t>
            </w:r>
          </w:p>
        </w:tc>
        <w:tc>
          <w:tcPr/>
          <w:p w:rsidR="00000000" w:rsidDel="00000000" w:rsidP="00000000" w:rsidRDefault="00000000" w:rsidRPr="00000000" w14:paraId="000003C1">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C2">
            <w:pPr>
              <w:spacing w:after="9" w:lineRule="auto"/>
              <w:ind w:right="4"/>
              <w:rPr>
                <w:rFonts w:ascii="Arial" w:cs="Arial" w:eastAsia="Arial" w:hAnsi="Arial"/>
              </w:rPr>
            </w:pPr>
            <w:r w:rsidDel="00000000" w:rsidR="00000000" w:rsidRPr="00000000">
              <w:rPr>
                <w:rFonts w:ascii="Arial" w:cs="Arial" w:eastAsia="Arial" w:hAnsi="Arial"/>
                <w:rtl w:val="0"/>
              </w:rPr>
              <w:t xml:space="preserve">Another Connection using the same Client Identifier has connected causing this Connection to be closed.</w:t>
            </w:r>
          </w:p>
        </w:tc>
      </w:tr>
      <w:tr>
        <w:trPr>
          <w:cantSplit w:val="0"/>
          <w:trHeight w:val="778.9414062499999" w:hRule="atLeast"/>
          <w:tblHeader w:val="0"/>
        </w:trPr>
        <w:tc>
          <w:tcPr/>
          <w:p w:rsidR="00000000" w:rsidDel="00000000" w:rsidP="00000000" w:rsidRDefault="00000000" w:rsidRPr="00000000" w14:paraId="000003C3">
            <w:pPr>
              <w:spacing w:after="9" w:lineRule="auto"/>
              <w:ind w:right="4"/>
              <w:rPr>
                <w:rFonts w:ascii="Arial" w:cs="Arial" w:eastAsia="Arial" w:hAnsi="Arial"/>
              </w:rPr>
            </w:pPr>
            <w:r w:rsidDel="00000000" w:rsidR="00000000" w:rsidRPr="00000000">
              <w:rPr>
                <w:rFonts w:ascii="Arial" w:cs="Arial" w:eastAsia="Arial" w:hAnsi="Arial"/>
                <w:rtl w:val="0"/>
              </w:rPr>
              <w:t xml:space="preserve">143</w:t>
            </w:r>
          </w:p>
        </w:tc>
        <w:tc>
          <w:tcPr/>
          <w:p w:rsidR="00000000" w:rsidDel="00000000" w:rsidP="00000000" w:rsidRDefault="00000000" w:rsidRPr="00000000" w14:paraId="000003C4">
            <w:pPr>
              <w:spacing w:after="9" w:lineRule="auto"/>
              <w:ind w:right="4"/>
              <w:rPr>
                <w:rFonts w:ascii="Arial" w:cs="Arial" w:eastAsia="Arial" w:hAnsi="Arial"/>
              </w:rPr>
            </w:pPr>
            <w:r w:rsidDel="00000000" w:rsidR="00000000" w:rsidRPr="00000000">
              <w:rPr>
                <w:rFonts w:ascii="Arial" w:cs="Arial" w:eastAsia="Arial" w:hAnsi="Arial"/>
                <w:rtl w:val="0"/>
              </w:rPr>
              <w:t xml:space="preserve">0x8F</w:t>
            </w:r>
          </w:p>
        </w:tc>
        <w:tc>
          <w:tcPr/>
          <w:p w:rsidR="00000000" w:rsidDel="00000000" w:rsidP="00000000" w:rsidRDefault="00000000" w:rsidRPr="00000000" w14:paraId="000003C5">
            <w:pPr>
              <w:spacing w:after="9" w:lineRule="auto"/>
              <w:ind w:right="4"/>
              <w:rPr>
                <w:rFonts w:ascii="Arial" w:cs="Arial" w:eastAsia="Arial" w:hAnsi="Arial"/>
              </w:rPr>
            </w:pPr>
            <w:r w:rsidDel="00000000" w:rsidR="00000000" w:rsidRPr="00000000">
              <w:rPr>
                <w:rFonts w:ascii="Arial" w:cs="Arial" w:eastAsia="Arial" w:hAnsi="Arial"/>
                <w:rtl w:val="0"/>
              </w:rPr>
              <w:t xml:space="preserve">Topic filter invalid</w:t>
            </w:r>
          </w:p>
        </w:tc>
        <w:tc>
          <w:tcPr/>
          <w:p w:rsidR="00000000" w:rsidDel="00000000" w:rsidP="00000000" w:rsidRDefault="00000000" w:rsidRPr="00000000" w14:paraId="000003C6">
            <w:pPr>
              <w:spacing w:after="9" w:lineRule="auto"/>
              <w:ind w:right="4"/>
              <w:rPr>
                <w:rFonts w:ascii="Arial" w:cs="Arial" w:eastAsia="Arial" w:hAnsi="Arial"/>
              </w:rPr>
            </w:pPr>
            <w:r w:rsidDel="00000000" w:rsidR="00000000" w:rsidRPr="00000000">
              <w:rPr>
                <w:rFonts w:ascii="Arial" w:cs="Arial" w:eastAsia="Arial" w:hAnsi="Arial"/>
                <w:rtl w:val="0"/>
              </w:rPr>
              <w:t xml:space="preserve">SUBACK, UNSUBACK, DISCONNECT (server only)</w:t>
            </w:r>
          </w:p>
        </w:tc>
        <w:tc>
          <w:tcPr/>
          <w:p w:rsidR="00000000" w:rsidDel="00000000" w:rsidP="00000000" w:rsidRDefault="00000000" w:rsidRPr="00000000" w14:paraId="000003C7">
            <w:pPr>
              <w:spacing w:after="9" w:lineRule="auto"/>
              <w:ind w:right="4"/>
              <w:rPr>
                <w:rFonts w:ascii="Arial" w:cs="Arial" w:eastAsia="Arial" w:hAnsi="Arial"/>
              </w:rPr>
            </w:pPr>
            <w:r w:rsidDel="00000000" w:rsidR="00000000" w:rsidRPr="00000000">
              <w:rPr>
                <w:rFonts w:ascii="Arial" w:cs="Arial" w:eastAsia="Arial" w:hAnsi="Arial"/>
                <w:rtl w:val="0"/>
              </w:rPr>
              <w:t xml:space="preserve">The Topic Filter is correctly formed, but is not accepted by this Server.</w:t>
            </w:r>
          </w:p>
        </w:tc>
      </w:tr>
      <w:tr>
        <w:trPr>
          <w:cantSplit w:val="0"/>
          <w:trHeight w:val="778.9414062499999" w:hRule="atLeast"/>
          <w:tblHeader w:val="0"/>
        </w:trPr>
        <w:tc>
          <w:tcPr/>
          <w:p w:rsidR="00000000" w:rsidDel="00000000" w:rsidP="00000000" w:rsidRDefault="00000000" w:rsidRPr="00000000" w14:paraId="000003C8">
            <w:pPr>
              <w:spacing w:after="9" w:lineRule="auto"/>
              <w:ind w:right="4"/>
              <w:rPr>
                <w:rFonts w:ascii="Arial" w:cs="Arial" w:eastAsia="Arial" w:hAnsi="Arial"/>
              </w:rPr>
            </w:pPr>
            <w:r w:rsidDel="00000000" w:rsidR="00000000" w:rsidRPr="00000000">
              <w:rPr>
                <w:rFonts w:ascii="Arial" w:cs="Arial" w:eastAsia="Arial" w:hAnsi="Arial"/>
                <w:rtl w:val="0"/>
              </w:rPr>
              <w:t xml:space="preserve">144</w:t>
            </w:r>
          </w:p>
        </w:tc>
        <w:tc>
          <w:tcPr/>
          <w:p w:rsidR="00000000" w:rsidDel="00000000" w:rsidP="00000000" w:rsidRDefault="00000000" w:rsidRPr="00000000" w14:paraId="000003C9">
            <w:pPr>
              <w:spacing w:after="9" w:lineRule="auto"/>
              <w:ind w:right="4"/>
              <w:rPr>
                <w:rFonts w:ascii="Arial" w:cs="Arial" w:eastAsia="Arial" w:hAnsi="Arial"/>
              </w:rPr>
            </w:pPr>
            <w:r w:rsidDel="00000000" w:rsidR="00000000" w:rsidRPr="00000000">
              <w:rPr>
                <w:rFonts w:ascii="Arial" w:cs="Arial" w:eastAsia="Arial" w:hAnsi="Arial"/>
                <w:rtl w:val="0"/>
              </w:rPr>
              <w:t xml:space="preserve">0x90</w:t>
            </w:r>
          </w:p>
        </w:tc>
        <w:tc>
          <w:tcPr/>
          <w:p w:rsidR="00000000" w:rsidDel="00000000" w:rsidP="00000000" w:rsidRDefault="00000000" w:rsidRPr="00000000" w14:paraId="000003CA">
            <w:pPr>
              <w:spacing w:after="9" w:lineRule="auto"/>
              <w:ind w:right="4"/>
              <w:rPr>
                <w:rFonts w:ascii="Arial" w:cs="Arial" w:eastAsia="Arial" w:hAnsi="Arial"/>
              </w:rPr>
            </w:pPr>
            <w:r w:rsidDel="00000000" w:rsidR="00000000" w:rsidRPr="00000000">
              <w:rPr>
                <w:rFonts w:ascii="Arial" w:cs="Arial" w:eastAsia="Arial" w:hAnsi="Arial"/>
                <w:rtl w:val="0"/>
              </w:rPr>
              <w:t xml:space="preserve">Topic name invalid</w:t>
            </w:r>
          </w:p>
        </w:tc>
        <w:tc>
          <w:tcPr/>
          <w:p w:rsidR="00000000" w:rsidDel="00000000" w:rsidP="00000000" w:rsidRDefault="00000000" w:rsidRPr="00000000" w14:paraId="000003CB">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DISCONNECT (server only)</w:t>
            </w:r>
          </w:p>
        </w:tc>
        <w:tc>
          <w:tcPr/>
          <w:p w:rsidR="00000000" w:rsidDel="00000000" w:rsidP="00000000" w:rsidRDefault="00000000" w:rsidRPr="00000000" w14:paraId="000003CC">
            <w:pPr>
              <w:spacing w:after="9" w:lineRule="auto"/>
              <w:ind w:right="4"/>
              <w:rPr>
                <w:rFonts w:ascii="Arial" w:cs="Arial" w:eastAsia="Arial" w:hAnsi="Arial"/>
              </w:rPr>
            </w:pPr>
            <w:r w:rsidDel="00000000" w:rsidR="00000000" w:rsidRPr="00000000">
              <w:rPr>
                <w:rFonts w:ascii="Arial" w:cs="Arial" w:eastAsia="Arial" w:hAnsi="Arial"/>
                <w:rtl w:val="0"/>
              </w:rPr>
              <w:t xml:space="preserve">The Topic Name is correctly formed, but is not accepted by this Client or Server.</w:t>
            </w:r>
          </w:p>
        </w:tc>
      </w:tr>
      <w:tr>
        <w:trPr>
          <w:cantSplit w:val="0"/>
          <w:trHeight w:val="778.9414062499999" w:hRule="atLeast"/>
          <w:tblHeader w:val="0"/>
        </w:trPr>
        <w:tc>
          <w:tcPr/>
          <w:p w:rsidR="00000000" w:rsidDel="00000000" w:rsidP="00000000" w:rsidRDefault="00000000" w:rsidRPr="00000000" w14:paraId="000003CD">
            <w:pPr>
              <w:spacing w:after="9" w:lineRule="auto"/>
              <w:ind w:right="4"/>
              <w:rPr>
                <w:rFonts w:ascii="Arial" w:cs="Arial" w:eastAsia="Arial" w:hAnsi="Arial"/>
              </w:rPr>
            </w:pPr>
            <w:r w:rsidDel="00000000" w:rsidR="00000000" w:rsidRPr="00000000">
              <w:rPr>
                <w:rFonts w:ascii="Arial" w:cs="Arial" w:eastAsia="Arial" w:hAnsi="Arial"/>
                <w:rtl w:val="0"/>
              </w:rPr>
              <w:t xml:space="preserve">145</w:t>
            </w:r>
          </w:p>
        </w:tc>
        <w:tc>
          <w:tcPr/>
          <w:p w:rsidR="00000000" w:rsidDel="00000000" w:rsidP="00000000" w:rsidRDefault="00000000" w:rsidRPr="00000000" w14:paraId="000003CE">
            <w:pPr>
              <w:spacing w:after="9" w:lineRule="auto"/>
              <w:ind w:right="4"/>
              <w:rPr>
                <w:rFonts w:ascii="Arial" w:cs="Arial" w:eastAsia="Arial" w:hAnsi="Arial"/>
              </w:rPr>
            </w:pPr>
            <w:r w:rsidDel="00000000" w:rsidR="00000000" w:rsidRPr="00000000">
              <w:rPr>
                <w:rFonts w:ascii="Arial" w:cs="Arial" w:eastAsia="Arial" w:hAnsi="Arial"/>
                <w:rtl w:val="0"/>
              </w:rPr>
              <w:t xml:space="preserve">0x91</w:t>
            </w:r>
          </w:p>
        </w:tc>
        <w:tc>
          <w:tcPr/>
          <w:p w:rsidR="00000000" w:rsidDel="00000000" w:rsidP="00000000" w:rsidRDefault="00000000" w:rsidRPr="00000000" w14:paraId="000003CF">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in use</w:t>
            </w:r>
          </w:p>
        </w:tc>
        <w:tc>
          <w:tcPr/>
          <w:p w:rsidR="00000000" w:rsidDel="00000000" w:rsidP="00000000" w:rsidRDefault="00000000" w:rsidRPr="00000000" w14:paraId="000003D0">
            <w:pPr>
              <w:spacing w:after="0" w:lineRule="auto"/>
              <w:ind w:right="4"/>
              <w:rPr>
                <w:rFonts w:ascii="Arial" w:cs="Arial" w:eastAsia="Arial" w:hAnsi="Arial"/>
              </w:rPr>
            </w:pPr>
            <w:r w:rsidDel="00000000" w:rsidR="00000000" w:rsidRPr="00000000">
              <w:rPr>
                <w:rFonts w:ascii="Arial" w:cs="Arial" w:eastAsia="Arial" w:hAnsi="Arial"/>
                <w:rtl w:val="0"/>
              </w:rPr>
              <w:t xml:space="preserve">PUBACK, PUBREC, SUBACK, UNSUBACK</w:t>
            </w:r>
            <w:r w:rsidDel="00000000" w:rsidR="00000000" w:rsidRPr="00000000">
              <w:rPr>
                <w:rFonts w:ascii="Arial" w:cs="Arial" w:eastAsia="Arial" w:hAnsi="Arial"/>
                <w:rtl w:val="0"/>
              </w:rPr>
              <w:t xml:space="preserve">,</w:t>
            </w:r>
          </w:p>
          <w:p w:rsidR="00000000" w:rsidDel="00000000" w:rsidP="00000000" w:rsidRDefault="00000000" w:rsidRPr="00000000" w14:paraId="000003D1">
            <w:pPr>
              <w:spacing w:after="9" w:before="0" w:lineRule="auto"/>
              <w:ind w:right="4"/>
              <w:rPr>
                <w:rFonts w:ascii="Arial" w:cs="Arial" w:eastAsia="Arial" w:hAnsi="Arial"/>
              </w:rPr>
            </w:pPr>
            <w:r w:rsidDel="00000000" w:rsidR="00000000" w:rsidRPr="00000000">
              <w:rPr>
                <w:rFonts w:ascii="Arial" w:cs="Arial" w:eastAsia="Arial" w:hAnsi="Arial"/>
                <w:rtl w:val="0"/>
              </w:rPr>
              <w:t xml:space="preserve">REGACK, PINGRESP, SLEEPRESP</w:t>
            </w:r>
          </w:p>
        </w:tc>
        <w:tc>
          <w:tcPr/>
          <w:p w:rsidR="00000000" w:rsidDel="00000000" w:rsidP="00000000" w:rsidRDefault="00000000" w:rsidRPr="00000000" w14:paraId="000003D2">
            <w:pPr>
              <w:spacing w:after="9" w:lineRule="auto"/>
              <w:ind w:right="4"/>
              <w:rPr>
                <w:rFonts w:ascii="Arial" w:cs="Arial" w:eastAsia="Arial" w:hAnsi="Arial"/>
              </w:rPr>
            </w:pPr>
            <w:r w:rsidDel="00000000" w:rsidR="00000000" w:rsidRPr="00000000">
              <w:rPr>
                <w:rFonts w:ascii="Arial" w:cs="Arial" w:eastAsia="Arial" w:hAnsi="Arial"/>
                <w:rtl w:val="0"/>
              </w:rPr>
              <w:t xml:space="preserve">The specified Packet Identifier is already in use.</w:t>
            </w:r>
          </w:p>
        </w:tc>
      </w:tr>
      <w:tr>
        <w:trPr>
          <w:cantSplit w:val="0"/>
          <w:trHeight w:val="778.9414062499999" w:hRule="atLeast"/>
          <w:tblHeader w:val="0"/>
        </w:trPr>
        <w:tc>
          <w:tcPr/>
          <w:p w:rsidR="00000000" w:rsidDel="00000000" w:rsidP="00000000" w:rsidRDefault="00000000" w:rsidRPr="00000000" w14:paraId="000003D3">
            <w:pPr>
              <w:spacing w:after="9" w:lineRule="auto"/>
              <w:ind w:right="4"/>
              <w:rPr>
                <w:rFonts w:ascii="Arial" w:cs="Arial" w:eastAsia="Arial" w:hAnsi="Arial"/>
              </w:rPr>
            </w:pPr>
            <w:r w:rsidDel="00000000" w:rsidR="00000000" w:rsidRPr="00000000">
              <w:rPr>
                <w:rFonts w:ascii="Arial" w:cs="Arial" w:eastAsia="Arial" w:hAnsi="Arial"/>
                <w:rtl w:val="0"/>
              </w:rPr>
              <w:t xml:space="preserve">146</w:t>
            </w:r>
          </w:p>
        </w:tc>
        <w:tc>
          <w:tcPr/>
          <w:p w:rsidR="00000000" w:rsidDel="00000000" w:rsidP="00000000" w:rsidRDefault="00000000" w:rsidRPr="00000000" w14:paraId="000003D4">
            <w:pPr>
              <w:spacing w:after="9" w:lineRule="auto"/>
              <w:ind w:right="4"/>
              <w:rPr>
                <w:rFonts w:ascii="Arial" w:cs="Arial" w:eastAsia="Arial" w:hAnsi="Arial"/>
              </w:rPr>
            </w:pPr>
            <w:r w:rsidDel="00000000" w:rsidR="00000000" w:rsidRPr="00000000">
              <w:rPr>
                <w:rFonts w:ascii="Arial" w:cs="Arial" w:eastAsia="Arial" w:hAnsi="Arial"/>
                <w:rtl w:val="0"/>
              </w:rPr>
              <w:t xml:space="preserve">0x92</w:t>
            </w:r>
          </w:p>
        </w:tc>
        <w:tc>
          <w:tcPr/>
          <w:p w:rsidR="00000000" w:rsidDel="00000000" w:rsidP="00000000" w:rsidRDefault="00000000" w:rsidRPr="00000000" w14:paraId="000003D5">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not found</w:t>
            </w:r>
          </w:p>
        </w:tc>
        <w:tc>
          <w:tcPr/>
          <w:p w:rsidR="00000000" w:rsidDel="00000000" w:rsidP="00000000" w:rsidRDefault="00000000" w:rsidRPr="00000000" w14:paraId="000003D6">
            <w:pPr>
              <w:spacing w:after="9" w:lineRule="auto"/>
              <w:ind w:right="4"/>
              <w:rPr>
                <w:rFonts w:ascii="Arial" w:cs="Arial" w:eastAsia="Arial" w:hAnsi="Arial"/>
              </w:rPr>
            </w:pPr>
            <w:r w:rsidDel="00000000" w:rsidR="00000000" w:rsidRPr="00000000">
              <w:rPr>
                <w:rFonts w:ascii="Arial" w:cs="Arial" w:eastAsia="Arial" w:hAnsi="Arial"/>
                <w:rtl w:val="0"/>
              </w:rPr>
              <w:t xml:space="preserve">PUBREL, </w:t>
            </w:r>
            <w:r w:rsidDel="00000000" w:rsidR="00000000" w:rsidRPr="00000000">
              <w:rPr>
                <w:rFonts w:ascii="Arial" w:cs="Arial" w:eastAsia="Arial" w:hAnsi="Arial"/>
                <w:rtl w:val="0"/>
              </w:rPr>
              <w:t xml:space="preserve">PUBCOMP</w:t>
            </w:r>
            <w:r w:rsidDel="00000000" w:rsidR="00000000" w:rsidRPr="00000000">
              <w:rPr>
                <w:rtl w:val="0"/>
              </w:rPr>
            </w:r>
          </w:p>
        </w:tc>
        <w:tc>
          <w:tcPr/>
          <w:p w:rsidR="00000000" w:rsidDel="00000000" w:rsidP="00000000" w:rsidRDefault="00000000" w:rsidRPr="00000000" w14:paraId="000003D7">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Identifier is not known. This is not an error during recovery, but at other times indicates a mismatch between the Session State on the Client and Server. </w:t>
            </w:r>
          </w:p>
        </w:tc>
      </w:tr>
      <w:tr>
        <w:trPr>
          <w:cantSplit w:val="0"/>
          <w:trHeight w:val="778.9414062499999" w:hRule="atLeast"/>
          <w:tblHeader w:val="0"/>
        </w:trPr>
        <w:tc>
          <w:tcPr/>
          <w:p w:rsidR="00000000" w:rsidDel="00000000" w:rsidP="00000000" w:rsidRDefault="00000000" w:rsidRPr="00000000" w14:paraId="000003D8">
            <w:pPr>
              <w:spacing w:after="9" w:lineRule="auto"/>
              <w:ind w:right="4"/>
              <w:rPr>
                <w:rFonts w:ascii="Arial" w:cs="Arial" w:eastAsia="Arial" w:hAnsi="Arial"/>
              </w:rPr>
            </w:pPr>
            <w:r w:rsidDel="00000000" w:rsidR="00000000" w:rsidRPr="00000000">
              <w:rPr>
                <w:rFonts w:ascii="Arial" w:cs="Arial" w:eastAsia="Arial" w:hAnsi="Arial"/>
                <w:rtl w:val="0"/>
              </w:rPr>
              <w:t xml:space="preserve">147</w:t>
            </w:r>
          </w:p>
        </w:tc>
        <w:tc>
          <w:tcPr/>
          <w:p w:rsidR="00000000" w:rsidDel="00000000" w:rsidP="00000000" w:rsidRDefault="00000000" w:rsidRPr="00000000" w14:paraId="000003D9">
            <w:pPr>
              <w:spacing w:after="9" w:lineRule="auto"/>
              <w:ind w:right="4"/>
              <w:rPr>
                <w:rFonts w:ascii="Arial" w:cs="Arial" w:eastAsia="Arial" w:hAnsi="Arial"/>
              </w:rPr>
            </w:pPr>
            <w:r w:rsidDel="00000000" w:rsidR="00000000" w:rsidRPr="00000000">
              <w:rPr>
                <w:rFonts w:ascii="Arial" w:cs="Arial" w:eastAsia="Arial" w:hAnsi="Arial"/>
                <w:rtl w:val="0"/>
              </w:rPr>
              <w:t xml:space="preserve">0x93</w:t>
            </w:r>
          </w:p>
        </w:tc>
        <w:tc>
          <w:tcPr/>
          <w:p w:rsidR="00000000" w:rsidDel="00000000" w:rsidP="00000000" w:rsidRDefault="00000000" w:rsidRPr="00000000" w14:paraId="000003DA">
            <w:pPr>
              <w:spacing w:after="9" w:lineRule="auto"/>
              <w:ind w:right="4"/>
              <w:rPr>
                <w:rFonts w:ascii="Arial" w:cs="Arial" w:eastAsia="Arial" w:hAnsi="Arial"/>
              </w:rPr>
            </w:pPr>
            <w:r w:rsidDel="00000000" w:rsidR="00000000" w:rsidRPr="00000000">
              <w:rPr>
                <w:rFonts w:ascii="Arial" w:cs="Arial" w:eastAsia="Arial" w:hAnsi="Arial"/>
                <w:rtl w:val="0"/>
              </w:rPr>
              <w:t xml:space="preserve">Receive maximum exceeded</w:t>
            </w:r>
          </w:p>
        </w:tc>
        <w:tc>
          <w:tcPr/>
          <w:p w:rsidR="00000000" w:rsidDel="00000000" w:rsidP="00000000" w:rsidRDefault="00000000" w:rsidRPr="00000000" w14:paraId="000003DB">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DC">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more than Receive Maximum publication for which it has not sent PUBACK or PUBCOMP. </w:t>
            </w:r>
          </w:p>
        </w:tc>
      </w:tr>
      <w:tr>
        <w:trPr>
          <w:cantSplit w:val="0"/>
          <w:trHeight w:val="778.9414062499999" w:hRule="atLeast"/>
          <w:tblHeader w:val="0"/>
        </w:trPr>
        <w:tc>
          <w:tcPr/>
          <w:p w:rsidR="00000000" w:rsidDel="00000000" w:rsidP="00000000" w:rsidRDefault="00000000" w:rsidRPr="00000000" w14:paraId="000003DD">
            <w:pPr>
              <w:spacing w:after="9" w:lineRule="auto"/>
              <w:ind w:right="4"/>
              <w:rPr>
                <w:rFonts w:ascii="Arial" w:cs="Arial" w:eastAsia="Arial" w:hAnsi="Arial"/>
              </w:rPr>
            </w:pPr>
            <w:r w:rsidDel="00000000" w:rsidR="00000000" w:rsidRPr="00000000">
              <w:rPr>
                <w:rFonts w:ascii="Arial" w:cs="Arial" w:eastAsia="Arial" w:hAnsi="Arial"/>
                <w:rtl w:val="0"/>
              </w:rPr>
              <w:t xml:space="preserve">148</w:t>
            </w:r>
          </w:p>
        </w:tc>
        <w:tc>
          <w:tcPr/>
          <w:p w:rsidR="00000000" w:rsidDel="00000000" w:rsidP="00000000" w:rsidRDefault="00000000" w:rsidRPr="00000000" w14:paraId="000003DE">
            <w:pPr>
              <w:spacing w:after="9" w:lineRule="auto"/>
              <w:ind w:right="4"/>
              <w:rPr>
                <w:rFonts w:ascii="Arial" w:cs="Arial" w:eastAsia="Arial" w:hAnsi="Arial"/>
              </w:rPr>
            </w:pPr>
            <w:r w:rsidDel="00000000" w:rsidR="00000000" w:rsidRPr="00000000">
              <w:rPr>
                <w:rFonts w:ascii="Arial" w:cs="Arial" w:eastAsia="Arial" w:hAnsi="Arial"/>
                <w:rtl w:val="0"/>
              </w:rPr>
              <w:t xml:space="preserve">0x94</w:t>
            </w:r>
          </w:p>
        </w:tc>
        <w:tc>
          <w:tcPr/>
          <w:p w:rsidR="00000000" w:rsidDel="00000000" w:rsidP="00000000" w:rsidRDefault="00000000" w:rsidRPr="00000000" w14:paraId="000003DF">
            <w:pPr>
              <w:spacing w:after="9" w:lineRule="auto"/>
              <w:ind w:right="4"/>
              <w:rPr>
                <w:rFonts w:ascii="Arial" w:cs="Arial" w:eastAsia="Arial" w:hAnsi="Arial"/>
              </w:rPr>
            </w:pPr>
            <w:r w:rsidDel="00000000" w:rsidR="00000000" w:rsidRPr="00000000">
              <w:rPr>
                <w:rFonts w:ascii="Arial" w:cs="Arial" w:eastAsia="Arial" w:hAnsi="Arial"/>
                <w:rtl w:val="0"/>
              </w:rPr>
              <w:t xml:space="preserve">Topic alias invalid</w:t>
            </w:r>
          </w:p>
        </w:tc>
        <w:tc>
          <w:tcPr/>
          <w:p w:rsidR="00000000" w:rsidDel="00000000" w:rsidP="00000000" w:rsidRDefault="00000000" w:rsidRPr="00000000" w14:paraId="000003E0">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E1">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a PUBLISH packet containing a Topic Alias which is greater than the Maximum Topic Alias it sent in the CONNECT or CONNACK packet. </w:t>
            </w:r>
          </w:p>
          <w:p w:rsidR="00000000" w:rsidDel="00000000" w:rsidP="00000000" w:rsidRDefault="00000000" w:rsidRPr="00000000" w14:paraId="000003E2">
            <w:pPr>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E3">
            <w:pPr>
              <w:spacing w:after="9" w:lineRule="auto"/>
              <w:ind w:right="4"/>
              <w:rPr>
                <w:rFonts w:ascii="Arial" w:cs="Arial" w:eastAsia="Arial" w:hAnsi="Arial"/>
              </w:rPr>
            </w:pPr>
            <w:r w:rsidDel="00000000" w:rsidR="00000000" w:rsidRPr="00000000">
              <w:rPr>
                <w:rFonts w:ascii="Arial" w:cs="Arial" w:eastAsia="Arial" w:hAnsi="Arial"/>
                <w:rtl w:val="0"/>
              </w:rPr>
              <w:t xml:space="preserve">149</w:t>
            </w:r>
          </w:p>
        </w:tc>
        <w:tc>
          <w:tcPr/>
          <w:p w:rsidR="00000000" w:rsidDel="00000000" w:rsidP="00000000" w:rsidRDefault="00000000" w:rsidRPr="00000000" w14:paraId="000003E4">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0x95</w:t>
            </w:r>
          </w:p>
        </w:tc>
        <w:tc>
          <w:tcPr/>
          <w:p w:rsidR="00000000" w:rsidDel="00000000" w:rsidP="00000000" w:rsidRDefault="00000000" w:rsidRPr="00000000" w14:paraId="000003E5">
            <w:pPr>
              <w:spacing w:after="9" w:lineRule="auto"/>
              <w:ind w:right="4"/>
              <w:rPr>
                <w:rFonts w:ascii="Arial" w:cs="Arial" w:eastAsia="Arial" w:hAnsi="Arial"/>
              </w:rPr>
            </w:pPr>
            <w:r w:rsidDel="00000000" w:rsidR="00000000" w:rsidRPr="00000000">
              <w:rPr>
                <w:rFonts w:ascii="Arial" w:cs="Arial" w:eastAsia="Arial" w:hAnsi="Arial"/>
                <w:rtl w:val="0"/>
              </w:rPr>
              <w:t xml:space="preserve">Packet too large</w:t>
            </w:r>
          </w:p>
        </w:tc>
        <w:tc>
          <w:tcPr/>
          <w:p w:rsidR="00000000" w:rsidDel="00000000" w:rsidP="00000000" w:rsidRDefault="00000000" w:rsidRPr="00000000" w14:paraId="000003E6">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p w:rsidR="00000000" w:rsidDel="00000000" w:rsidP="00000000" w:rsidRDefault="00000000" w:rsidRPr="00000000" w14:paraId="000003E7">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E8">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size is greater than Maximum Packet Size for this Client or Server.</w:t>
            </w:r>
          </w:p>
        </w:tc>
      </w:tr>
      <w:tr>
        <w:trPr>
          <w:cantSplit w:val="0"/>
          <w:trHeight w:val="778.9414062499999" w:hRule="atLeast"/>
          <w:tblHeader w:val="0"/>
        </w:trPr>
        <w:tc>
          <w:tcPr/>
          <w:p w:rsidR="00000000" w:rsidDel="00000000" w:rsidP="00000000" w:rsidRDefault="00000000" w:rsidRPr="00000000" w14:paraId="000003E9">
            <w:pPr>
              <w:spacing w:after="9" w:lineRule="auto"/>
              <w:ind w:right="4"/>
              <w:rPr>
                <w:rFonts w:ascii="Arial" w:cs="Arial" w:eastAsia="Arial" w:hAnsi="Arial"/>
              </w:rPr>
            </w:pPr>
            <w:r w:rsidDel="00000000" w:rsidR="00000000" w:rsidRPr="00000000">
              <w:rPr>
                <w:rFonts w:ascii="Arial" w:cs="Arial" w:eastAsia="Arial" w:hAnsi="Arial"/>
                <w:rtl w:val="0"/>
              </w:rPr>
              <w:t xml:space="preserve">150</w:t>
            </w:r>
          </w:p>
        </w:tc>
        <w:tc>
          <w:tcPr/>
          <w:p w:rsidR="00000000" w:rsidDel="00000000" w:rsidP="00000000" w:rsidRDefault="00000000" w:rsidRPr="00000000" w14:paraId="000003EA">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0x96</w:t>
            </w:r>
            <w:r w:rsidDel="00000000" w:rsidR="00000000" w:rsidRPr="00000000">
              <w:rPr>
                <w:rtl w:val="0"/>
              </w:rPr>
            </w:r>
          </w:p>
        </w:tc>
        <w:tc>
          <w:tcPr/>
          <w:p w:rsidR="00000000" w:rsidDel="00000000" w:rsidP="00000000" w:rsidRDefault="00000000" w:rsidRPr="00000000" w14:paraId="000003EB">
            <w:pPr>
              <w:spacing w:after="9" w:lineRule="auto"/>
              <w:ind w:right="4"/>
              <w:rPr>
                <w:rFonts w:ascii="Arial" w:cs="Arial" w:eastAsia="Arial" w:hAnsi="Arial"/>
              </w:rPr>
            </w:pPr>
            <w:r w:rsidDel="00000000" w:rsidR="00000000" w:rsidRPr="00000000">
              <w:rPr>
                <w:rFonts w:ascii="Arial" w:cs="Arial" w:eastAsia="Arial" w:hAnsi="Arial"/>
                <w:rtl w:val="0"/>
              </w:rPr>
              <w:t xml:space="preserve">Packet rate too high</w:t>
            </w:r>
          </w:p>
        </w:tc>
        <w:tc>
          <w:tcPr/>
          <w:p w:rsidR="00000000" w:rsidDel="00000000" w:rsidP="00000000" w:rsidRDefault="00000000" w:rsidRPr="00000000" w14:paraId="000003EC">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ED">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data rate is too high.</w:t>
            </w:r>
          </w:p>
        </w:tc>
      </w:tr>
      <w:tr>
        <w:trPr>
          <w:cantSplit w:val="0"/>
          <w:trHeight w:val="778.9414062499999" w:hRule="atLeast"/>
          <w:tblHeader w:val="0"/>
        </w:trPr>
        <w:tc>
          <w:tcPr/>
          <w:p w:rsidR="00000000" w:rsidDel="00000000" w:rsidP="00000000" w:rsidRDefault="00000000" w:rsidRPr="00000000" w14:paraId="000003EE">
            <w:pPr>
              <w:spacing w:after="9" w:lineRule="auto"/>
              <w:ind w:right="4"/>
              <w:rPr>
                <w:rFonts w:ascii="Arial" w:cs="Arial" w:eastAsia="Arial" w:hAnsi="Arial"/>
              </w:rPr>
            </w:pPr>
            <w:r w:rsidDel="00000000" w:rsidR="00000000" w:rsidRPr="00000000">
              <w:rPr>
                <w:rFonts w:ascii="Arial" w:cs="Arial" w:eastAsia="Arial" w:hAnsi="Arial"/>
                <w:rtl w:val="0"/>
              </w:rPr>
              <w:t xml:space="preserve">151</w:t>
            </w:r>
          </w:p>
        </w:tc>
        <w:tc>
          <w:tcPr/>
          <w:p w:rsidR="00000000" w:rsidDel="00000000" w:rsidP="00000000" w:rsidRDefault="00000000" w:rsidRPr="00000000" w14:paraId="000003EF">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0x97</w:t>
            </w:r>
          </w:p>
        </w:tc>
        <w:tc>
          <w:tcPr/>
          <w:p w:rsidR="00000000" w:rsidDel="00000000" w:rsidP="00000000" w:rsidRDefault="00000000" w:rsidRPr="00000000" w14:paraId="000003F0">
            <w:pPr>
              <w:spacing w:after="9" w:lineRule="auto"/>
              <w:ind w:right="4"/>
              <w:rPr>
                <w:rFonts w:ascii="Arial" w:cs="Arial" w:eastAsia="Arial" w:hAnsi="Arial"/>
              </w:rPr>
            </w:pPr>
            <w:r w:rsidDel="00000000" w:rsidR="00000000" w:rsidRPr="00000000">
              <w:rPr>
                <w:rFonts w:ascii="Arial" w:cs="Arial" w:eastAsia="Arial" w:hAnsi="Arial"/>
                <w:rtl w:val="0"/>
              </w:rPr>
              <w:t xml:space="preserve">Quota exceeded</w:t>
            </w:r>
          </w:p>
        </w:tc>
        <w:tc>
          <w:tcPr/>
          <w:p w:rsidR="00000000" w:rsidDel="00000000" w:rsidP="00000000" w:rsidRDefault="00000000" w:rsidRPr="00000000" w14:paraId="000003F1">
            <w:pPr>
              <w:spacing w:after="9" w:lineRule="auto"/>
              <w:ind w:right="4"/>
              <w:rPr>
                <w:rFonts w:ascii="Arial" w:cs="Arial" w:eastAsia="Arial" w:hAnsi="Arial"/>
              </w:rPr>
            </w:pPr>
            <w:r w:rsidDel="00000000" w:rsidR="00000000" w:rsidRPr="00000000">
              <w:rPr>
                <w:rFonts w:ascii="Arial" w:cs="Arial" w:eastAsia="Arial" w:hAnsi="Arial"/>
                <w:rtl w:val="0"/>
              </w:rPr>
              <w:t xml:space="preserve">REGACK, SUBACK, DISCONNECT</w:t>
            </w:r>
          </w:p>
        </w:tc>
        <w:tc>
          <w:tcPr/>
          <w:p w:rsidR="00000000" w:rsidDel="00000000" w:rsidP="00000000" w:rsidRDefault="00000000" w:rsidRPr="00000000" w14:paraId="000003F2">
            <w:pPr>
              <w:spacing w:after="9" w:lineRule="auto"/>
              <w:ind w:right="4"/>
              <w:rPr>
                <w:rFonts w:ascii="Arial" w:cs="Arial" w:eastAsia="Arial" w:hAnsi="Arial"/>
              </w:rPr>
            </w:pPr>
            <w:r w:rsidDel="00000000" w:rsidR="00000000" w:rsidRPr="00000000">
              <w:rPr>
                <w:rFonts w:ascii="Arial" w:cs="Arial" w:eastAsia="Arial" w:hAnsi="Arial"/>
                <w:rtl w:val="0"/>
              </w:rPr>
              <w:t xml:space="preserve">An implementation or administrative imposed limit has been exceeded.</w:t>
            </w:r>
          </w:p>
        </w:tc>
      </w:tr>
      <w:tr>
        <w:trPr>
          <w:cantSplit w:val="0"/>
          <w:trHeight w:val="778.9414062499999" w:hRule="atLeast"/>
          <w:tblHeader w:val="0"/>
        </w:trPr>
        <w:tc>
          <w:tcPr/>
          <w:p w:rsidR="00000000" w:rsidDel="00000000" w:rsidP="00000000" w:rsidRDefault="00000000" w:rsidRPr="00000000" w14:paraId="000003F3">
            <w:pPr>
              <w:spacing w:after="9" w:lineRule="auto"/>
              <w:ind w:right="4"/>
              <w:rPr>
                <w:rFonts w:ascii="Arial" w:cs="Arial" w:eastAsia="Arial" w:hAnsi="Arial"/>
              </w:rPr>
            </w:pPr>
            <w:r w:rsidDel="00000000" w:rsidR="00000000" w:rsidRPr="00000000">
              <w:rPr>
                <w:rFonts w:ascii="Arial" w:cs="Arial" w:eastAsia="Arial" w:hAnsi="Arial"/>
                <w:rtl w:val="0"/>
              </w:rPr>
              <w:t xml:space="preserve">152</w:t>
            </w:r>
          </w:p>
        </w:tc>
        <w:tc>
          <w:tcPr/>
          <w:p w:rsidR="00000000" w:rsidDel="00000000" w:rsidP="00000000" w:rsidRDefault="00000000" w:rsidRPr="00000000" w14:paraId="000003F4">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0x98</w:t>
            </w:r>
            <w:r w:rsidDel="00000000" w:rsidR="00000000" w:rsidRPr="00000000">
              <w:rPr>
                <w:rtl w:val="0"/>
              </w:rPr>
            </w:r>
          </w:p>
        </w:tc>
        <w:tc>
          <w:tcPr/>
          <w:p w:rsidR="00000000" w:rsidDel="00000000" w:rsidP="00000000" w:rsidRDefault="00000000" w:rsidRPr="00000000" w14:paraId="000003F5">
            <w:pPr>
              <w:spacing w:after="9" w:lineRule="auto"/>
              <w:ind w:right="4"/>
              <w:rPr>
                <w:rFonts w:ascii="Arial" w:cs="Arial" w:eastAsia="Arial" w:hAnsi="Arial"/>
              </w:rPr>
            </w:pPr>
            <w:r w:rsidDel="00000000" w:rsidR="00000000" w:rsidRPr="00000000">
              <w:rPr>
                <w:rFonts w:ascii="Arial" w:cs="Arial" w:eastAsia="Arial" w:hAnsi="Arial"/>
                <w:rtl w:val="0"/>
              </w:rPr>
              <w:t xml:space="preserve">Administrative action</w:t>
            </w:r>
          </w:p>
        </w:tc>
        <w:tc>
          <w:tcPr/>
          <w:p w:rsidR="00000000" w:rsidDel="00000000" w:rsidP="00000000" w:rsidRDefault="00000000" w:rsidRPr="00000000" w14:paraId="000003F6">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F7">
            <w:pPr>
              <w:spacing w:after="9" w:lineRule="auto"/>
              <w:ind w:right="4"/>
              <w:rPr>
                <w:rFonts w:ascii="Arial" w:cs="Arial" w:eastAsia="Arial" w:hAnsi="Arial"/>
              </w:rPr>
            </w:pPr>
            <w:r w:rsidDel="00000000" w:rsidR="00000000" w:rsidRPr="00000000">
              <w:rPr>
                <w:rFonts w:ascii="Arial" w:cs="Arial" w:eastAsia="Arial" w:hAnsi="Arial"/>
                <w:rtl w:val="0"/>
              </w:rPr>
              <w:t xml:space="preserve">The Virtual Connection is deleted due to an administrative action.</w:t>
            </w:r>
          </w:p>
        </w:tc>
      </w:tr>
      <w:tr>
        <w:trPr>
          <w:cantSplit w:val="0"/>
          <w:trHeight w:val="778.9414062499999" w:hRule="atLeast"/>
          <w:tblHeader w:val="0"/>
        </w:trPr>
        <w:tc>
          <w:tcPr/>
          <w:p w:rsidR="00000000" w:rsidDel="00000000" w:rsidP="00000000" w:rsidRDefault="00000000" w:rsidRPr="00000000" w14:paraId="000003F8">
            <w:pPr>
              <w:spacing w:after="9" w:lineRule="auto"/>
              <w:ind w:right="4"/>
              <w:rPr>
                <w:rFonts w:ascii="Arial" w:cs="Arial" w:eastAsia="Arial" w:hAnsi="Arial"/>
              </w:rPr>
            </w:pPr>
            <w:r w:rsidDel="00000000" w:rsidR="00000000" w:rsidRPr="00000000">
              <w:rPr>
                <w:rFonts w:ascii="Arial" w:cs="Arial" w:eastAsia="Arial" w:hAnsi="Arial"/>
                <w:rtl w:val="0"/>
              </w:rPr>
              <w:t xml:space="preserve">153</w:t>
            </w:r>
          </w:p>
        </w:tc>
        <w:tc>
          <w:tcPr/>
          <w:p w:rsidR="00000000" w:rsidDel="00000000" w:rsidP="00000000" w:rsidRDefault="00000000" w:rsidRPr="00000000" w14:paraId="000003F9">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0x99</w:t>
            </w:r>
          </w:p>
        </w:tc>
        <w:tc>
          <w:tcPr/>
          <w:p w:rsidR="00000000" w:rsidDel="00000000" w:rsidP="00000000" w:rsidRDefault="00000000" w:rsidRPr="00000000" w14:paraId="000003FA">
            <w:pPr>
              <w:spacing w:after="9" w:lineRule="auto"/>
              <w:ind w:right="4"/>
              <w:rPr>
                <w:rFonts w:ascii="Arial" w:cs="Arial" w:eastAsia="Arial" w:hAnsi="Arial"/>
              </w:rPr>
            </w:pPr>
            <w:r w:rsidDel="00000000" w:rsidR="00000000" w:rsidRPr="00000000">
              <w:rPr>
                <w:rFonts w:ascii="Arial" w:cs="Arial" w:eastAsia="Arial" w:hAnsi="Arial"/>
                <w:rtl w:val="0"/>
              </w:rPr>
              <w:t xml:space="preserve">Payload format invalid</w:t>
            </w:r>
          </w:p>
        </w:tc>
        <w:tc>
          <w:tcPr/>
          <w:p w:rsidR="00000000" w:rsidDel="00000000" w:rsidP="00000000" w:rsidRDefault="00000000" w:rsidRPr="00000000" w14:paraId="000003F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PUBREC, DISCONNECT (server only)</w:t>
            </w:r>
          </w:p>
        </w:tc>
        <w:tc>
          <w:tcPr/>
          <w:p w:rsidR="00000000" w:rsidDel="00000000" w:rsidP="00000000" w:rsidRDefault="00000000" w:rsidRPr="00000000" w14:paraId="000003FC">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payload format does not match the one specified by the Payload Format Indicator.</w:t>
            </w:r>
          </w:p>
          <w:p w:rsidR="00000000" w:rsidDel="00000000" w:rsidP="00000000" w:rsidRDefault="00000000" w:rsidRPr="00000000" w14:paraId="000003F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FE">
            <w:pPr>
              <w:spacing w:after="9" w:lineRule="auto"/>
              <w:ind w:right="4"/>
              <w:rPr>
                <w:rFonts w:ascii="Arial" w:cs="Arial" w:eastAsia="Arial" w:hAnsi="Arial"/>
              </w:rPr>
            </w:pPr>
            <w:r w:rsidDel="00000000" w:rsidR="00000000" w:rsidRPr="00000000">
              <w:rPr>
                <w:rFonts w:ascii="Arial" w:cs="Arial" w:eastAsia="Arial" w:hAnsi="Arial"/>
                <w:rtl w:val="0"/>
              </w:rPr>
              <w:t xml:space="preserve">154</w:t>
            </w:r>
          </w:p>
        </w:tc>
        <w:tc>
          <w:tcPr/>
          <w:p w:rsidR="00000000" w:rsidDel="00000000" w:rsidP="00000000" w:rsidRDefault="00000000" w:rsidRPr="00000000" w14:paraId="000003FF">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0x9A</w:t>
            </w:r>
            <w:r w:rsidDel="00000000" w:rsidR="00000000" w:rsidRPr="00000000">
              <w:rPr>
                <w:rtl w:val="0"/>
              </w:rPr>
            </w:r>
          </w:p>
        </w:tc>
        <w:tc>
          <w:tcPr/>
          <w:p w:rsidR="00000000" w:rsidDel="00000000" w:rsidP="00000000" w:rsidRDefault="00000000" w:rsidRPr="00000000" w14:paraId="00000400">
            <w:pPr>
              <w:spacing w:after="9" w:lineRule="auto"/>
              <w:ind w:right="4"/>
              <w:rPr>
                <w:rFonts w:ascii="Arial" w:cs="Arial" w:eastAsia="Arial" w:hAnsi="Arial"/>
              </w:rPr>
            </w:pPr>
            <w:r w:rsidDel="00000000" w:rsidR="00000000" w:rsidRPr="00000000">
              <w:rPr>
                <w:rFonts w:ascii="Arial" w:cs="Arial" w:eastAsia="Arial" w:hAnsi="Arial"/>
                <w:rtl w:val="0"/>
              </w:rPr>
              <w:t xml:space="preserve">Retain not supported</w:t>
            </w:r>
          </w:p>
        </w:tc>
        <w:tc>
          <w:tcPr/>
          <w:p w:rsidR="00000000" w:rsidDel="00000000" w:rsidP="00000000" w:rsidRDefault="00000000" w:rsidRPr="00000000" w14:paraId="0000040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02">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retained messages.</w:t>
            </w:r>
          </w:p>
          <w:p w:rsidR="00000000" w:rsidDel="00000000" w:rsidP="00000000" w:rsidRDefault="00000000" w:rsidRPr="00000000" w14:paraId="0000040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04">
            <w:pPr>
              <w:spacing w:after="9" w:lineRule="auto"/>
              <w:ind w:right="4"/>
              <w:rPr>
                <w:rFonts w:ascii="Arial" w:cs="Arial" w:eastAsia="Arial" w:hAnsi="Arial"/>
              </w:rPr>
            </w:pPr>
            <w:r w:rsidDel="00000000" w:rsidR="00000000" w:rsidRPr="00000000">
              <w:rPr>
                <w:rFonts w:ascii="Arial" w:cs="Arial" w:eastAsia="Arial" w:hAnsi="Arial"/>
                <w:rtl w:val="0"/>
              </w:rPr>
              <w:t xml:space="preserve">155</w:t>
            </w:r>
          </w:p>
        </w:tc>
        <w:tc>
          <w:tcPr/>
          <w:p w:rsidR="00000000" w:rsidDel="00000000" w:rsidP="00000000" w:rsidRDefault="00000000" w:rsidRPr="00000000" w14:paraId="00000405">
            <w:pPr>
              <w:spacing w:after="9" w:lineRule="auto"/>
              <w:ind w:right="4"/>
              <w:rPr>
                <w:rFonts w:ascii="Arial" w:cs="Arial" w:eastAsia="Arial" w:hAnsi="Arial"/>
              </w:rPr>
            </w:pPr>
            <w:r w:rsidDel="00000000" w:rsidR="00000000" w:rsidRPr="00000000">
              <w:rPr>
                <w:rFonts w:ascii="Arial" w:cs="Arial" w:eastAsia="Arial" w:hAnsi="Arial"/>
                <w:rtl w:val="0"/>
              </w:rPr>
              <w:t xml:space="preserve">0x9B</w:t>
            </w:r>
          </w:p>
        </w:tc>
        <w:tc>
          <w:tcPr/>
          <w:p w:rsidR="00000000" w:rsidDel="00000000" w:rsidP="00000000" w:rsidRDefault="00000000" w:rsidRPr="00000000" w14:paraId="00000406">
            <w:pPr>
              <w:spacing w:after="9" w:lineRule="auto"/>
              <w:ind w:right="4"/>
              <w:rPr>
                <w:rFonts w:ascii="Arial" w:cs="Arial" w:eastAsia="Arial" w:hAnsi="Arial"/>
              </w:rPr>
            </w:pPr>
            <w:r w:rsidDel="00000000" w:rsidR="00000000" w:rsidRPr="00000000">
              <w:rPr>
                <w:rFonts w:ascii="Arial" w:cs="Arial" w:eastAsia="Arial" w:hAnsi="Arial"/>
                <w:rtl w:val="0"/>
              </w:rPr>
              <w:t xml:space="preserve">QoS not supported</w:t>
            </w:r>
          </w:p>
        </w:tc>
        <w:tc>
          <w:tcPr/>
          <w:p w:rsidR="00000000" w:rsidDel="00000000" w:rsidP="00000000" w:rsidRDefault="00000000" w:rsidRPr="00000000" w14:paraId="00000407">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0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specified a QoS greater than the QoS specified in a Maximum QoS in the MQTT CONNACK.</w:t>
            </w:r>
          </w:p>
          <w:p w:rsidR="00000000" w:rsidDel="00000000" w:rsidP="00000000" w:rsidRDefault="00000000" w:rsidRPr="00000000" w14:paraId="0000040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0A">
            <w:pPr>
              <w:spacing w:after="9" w:lineRule="auto"/>
              <w:ind w:right="4"/>
              <w:rPr>
                <w:rFonts w:ascii="Arial" w:cs="Arial" w:eastAsia="Arial" w:hAnsi="Arial"/>
              </w:rPr>
            </w:pPr>
            <w:r w:rsidDel="00000000" w:rsidR="00000000" w:rsidRPr="00000000">
              <w:rPr>
                <w:rFonts w:ascii="Arial" w:cs="Arial" w:eastAsia="Arial" w:hAnsi="Arial"/>
                <w:rtl w:val="0"/>
              </w:rPr>
              <w:t xml:space="preserve">156</w:t>
            </w:r>
          </w:p>
        </w:tc>
        <w:tc>
          <w:tcPr/>
          <w:p w:rsidR="00000000" w:rsidDel="00000000" w:rsidP="00000000" w:rsidRDefault="00000000" w:rsidRPr="00000000" w14:paraId="0000040B">
            <w:pPr>
              <w:spacing w:after="9" w:lineRule="auto"/>
              <w:ind w:right="4"/>
              <w:rPr>
                <w:rFonts w:ascii="Arial" w:cs="Arial" w:eastAsia="Arial" w:hAnsi="Arial"/>
              </w:rPr>
            </w:pPr>
            <w:r w:rsidDel="00000000" w:rsidR="00000000" w:rsidRPr="00000000">
              <w:rPr>
                <w:rFonts w:ascii="Arial" w:cs="Arial" w:eastAsia="Arial" w:hAnsi="Arial"/>
                <w:rtl w:val="0"/>
              </w:rPr>
              <w:t xml:space="preserve">0x9C</w:t>
            </w:r>
          </w:p>
        </w:tc>
        <w:tc>
          <w:tcPr/>
          <w:p w:rsidR="00000000" w:rsidDel="00000000" w:rsidP="00000000" w:rsidRDefault="00000000" w:rsidRPr="00000000" w14:paraId="0000040C">
            <w:pPr>
              <w:spacing w:after="9" w:lineRule="auto"/>
              <w:ind w:right="4"/>
              <w:rPr>
                <w:rFonts w:ascii="Arial" w:cs="Arial" w:eastAsia="Arial" w:hAnsi="Arial"/>
              </w:rPr>
            </w:pPr>
            <w:r w:rsidDel="00000000" w:rsidR="00000000" w:rsidRPr="00000000">
              <w:rPr>
                <w:rFonts w:ascii="Arial" w:cs="Arial" w:eastAsia="Arial" w:hAnsi="Arial"/>
                <w:rtl w:val="0"/>
              </w:rPr>
              <w:t xml:space="preserve">Use another server</w:t>
            </w:r>
          </w:p>
        </w:tc>
        <w:tc>
          <w:tcPr/>
          <w:p w:rsidR="00000000" w:rsidDel="00000000" w:rsidP="00000000" w:rsidRDefault="00000000" w:rsidRPr="00000000" w14:paraId="0000040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0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should temporarily change its Server.</w:t>
            </w:r>
          </w:p>
        </w:tc>
      </w:tr>
      <w:tr>
        <w:trPr>
          <w:cantSplit w:val="0"/>
          <w:trHeight w:val="778.9414062499999" w:hRule="atLeast"/>
          <w:tblHeader w:val="0"/>
        </w:trPr>
        <w:tc>
          <w:tcPr/>
          <w:p w:rsidR="00000000" w:rsidDel="00000000" w:rsidP="00000000" w:rsidRDefault="00000000" w:rsidRPr="00000000" w14:paraId="0000040F">
            <w:pPr>
              <w:spacing w:after="9" w:lineRule="auto"/>
              <w:ind w:right="4"/>
              <w:rPr>
                <w:rFonts w:ascii="Arial" w:cs="Arial" w:eastAsia="Arial" w:hAnsi="Arial"/>
              </w:rPr>
            </w:pPr>
            <w:r w:rsidDel="00000000" w:rsidR="00000000" w:rsidRPr="00000000">
              <w:rPr>
                <w:rFonts w:ascii="Arial" w:cs="Arial" w:eastAsia="Arial" w:hAnsi="Arial"/>
                <w:rtl w:val="0"/>
              </w:rPr>
              <w:t xml:space="preserve">157</w:t>
            </w:r>
          </w:p>
        </w:tc>
        <w:tc>
          <w:tcPr/>
          <w:p w:rsidR="00000000" w:rsidDel="00000000" w:rsidP="00000000" w:rsidRDefault="00000000" w:rsidRPr="00000000" w14:paraId="00000410">
            <w:pPr>
              <w:spacing w:after="9" w:lineRule="auto"/>
              <w:ind w:right="4"/>
              <w:rPr>
                <w:rFonts w:ascii="Arial" w:cs="Arial" w:eastAsia="Arial" w:hAnsi="Arial"/>
              </w:rPr>
            </w:pPr>
            <w:r w:rsidDel="00000000" w:rsidR="00000000" w:rsidRPr="00000000">
              <w:rPr>
                <w:rFonts w:ascii="Arial" w:cs="Arial" w:eastAsia="Arial" w:hAnsi="Arial"/>
                <w:rtl w:val="0"/>
              </w:rPr>
              <w:t xml:space="preserve">0x9D</w:t>
            </w:r>
          </w:p>
        </w:tc>
        <w:tc>
          <w:tcPr/>
          <w:p w:rsidR="00000000" w:rsidDel="00000000" w:rsidP="00000000" w:rsidRDefault="00000000" w:rsidRPr="00000000" w14:paraId="00000411">
            <w:pPr>
              <w:spacing w:after="9" w:lineRule="auto"/>
              <w:ind w:right="4"/>
              <w:rPr>
                <w:rFonts w:ascii="Arial" w:cs="Arial" w:eastAsia="Arial" w:hAnsi="Arial"/>
              </w:rPr>
            </w:pPr>
            <w:r w:rsidDel="00000000" w:rsidR="00000000" w:rsidRPr="00000000">
              <w:rPr>
                <w:rFonts w:ascii="Arial" w:cs="Arial" w:eastAsia="Arial" w:hAnsi="Arial"/>
                <w:rtl w:val="0"/>
              </w:rPr>
              <w:t xml:space="preserve">Server moved</w:t>
            </w:r>
          </w:p>
        </w:tc>
        <w:tc>
          <w:tcPr/>
          <w:p w:rsidR="00000000" w:rsidDel="00000000" w:rsidP="00000000" w:rsidRDefault="00000000" w:rsidRPr="00000000" w14:paraId="00000412">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1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Server is moved and the Client should permanently change its server location.</w:t>
            </w:r>
          </w:p>
        </w:tc>
      </w:tr>
      <w:tr>
        <w:trPr>
          <w:cantSplit w:val="0"/>
          <w:trHeight w:val="778.9414062499999" w:hRule="atLeast"/>
          <w:tblHeader w:val="0"/>
        </w:trPr>
        <w:tc>
          <w:tcPr/>
          <w:p w:rsidR="00000000" w:rsidDel="00000000" w:rsidP="00000000" w:rsidRDefault="00000000" w:rsidRPr="00000000" w14:paraId="00000414">
            <w:pPr>
              <w:spacing w:after="9" w:lineRule="auto"/>
              <w:ind w:right="4"/>
              <w:rPr>
                <w:rFonts w:ascii="Arial" w:cs="Arial" w:eastAsia="Arial" w:hAnsi="Arial"/>
              </w:rPr>
            </w:pPr>
            <w:r w:rsidDel="00000000" w:rsidR="00000000" w:rsidRPr="00000000">
              <w:rPr>
                <w:rFonts w:ascii="Arial" w:cs="Arial" w:eastAsia="Arial" w:hAnsi="Arial"/>
                <w:rtl w:val="0"/>
              </w:rPr>
              <w:t xml:space="preserve">158</w:t>
            </w:r>
          </w:p>
        </w:tc>
        <w:tc>
          <w:tcPr/>
          <w:p w:rsidR="00000000" w:rsidDel="00000000" w:rsidP="00000000" w:rsidRDefault="00000000" w:rsidRPr="00000000" w14:paraId="00000415">
            <w:pPr>
              <w:spacing w:after="9" w:lineRule="auto"/>
              <w:ind w:right="4"/>
              <w:rPr>
                <w:rFonts w:ascii="Arial" w:cs="Arial" w:eastAsia="Arial" w:hAnsi="Arial"/>
              </w:rPr>
            </w:pPr>
            <w:r w:rsidDel="00000000" w:rsidR="00000000" w:rsidRPr="00000000">
              <w:rPr>
                <w:rFonts w:ascii="Arial" w:cs="Arial" w:eastAsia="Arial" w:hAnsi="Arial"/>
                <w:rtl w:val="0"/>
              </w:rPr>
              <w:t xml:space="preserve">0x9E</w:t>
            </w:r>
          </w:p>
        </w:tc>
        <w:tc>
          <w:tcPr/>
          <w:p w:rsidR="00000000" w:rsidDel="00000000" w:rsidP="00000000" w:rsidRDefault="00000000" w:rsidRPr="00000000" w14:paraId="00000416">
            <w:pPr>
              <w:spacing w:after="9" w:lineRule="auto"/>
              <w:ind w:right="4"/>
              <w:rPr>
                <w:rFonts w:ascii="Arial" w:cs="Arial" w:eastAsia="Arial" w:hAnsi="Arial"/>
              </w:rPr>
            </w:pPr>
            <w:r w:rsidDel="00000000" w:rsidR="00000000" w:rsidRPr="00000000">
              <w:rPr>
                <w:rFonts w:ascii="Arial" w:cs="Arial" w:eastAsia="Arial" w:hAnsi="Arial"/>
                <w:rtl w:val="0"/>
              </w:rPr>
              <w:t xml:space="preserve">Shared subscription not supported</w:t>
            </w:r>
          </w:p>
        </w:tc>
        <w:tc>
          <w:tcPr/>
          <w:p w:rsidR="00000000" w:rsidDel="00000000" w:rsidP="00000000" w:rsidRDefault="00000000" w:rsidRPr="00000000" w14:paraId="00000417">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1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Shared Subscriptions.</w:t>
            </w:r>
          </w:p>
          <w:p w:rsidR="00000000" w:rsidDel="00000000" w:rsidP="00000000" w:rsidRDefault="00000000" w:rsidRPr="00000000" w14:paraId="0000041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1A">
            <w:pPr>
              <w:spacing w:after="9" w:lineRule="auto"/>
              <w:ind w:right="4"/>
              <w:rPr>
                <w:rFonts w:ascii="Arial" w:cs="Arial" w:eastAsia="Arial" w:hAnsi="Arial"/>
              </w:rPr>
            </w:pPr>
            <w:r w:rsidDel="00000000" w:rsidR="00000000" w:rsidRPr="00000000">
              <w:rPr>
                <w:rFonts w:ascii="Arial" w:cs="Arial" w:eastAsia="Arial" w:hAnsi="Arial"/>
                <w:rtl w:val="0"/>
              </w:rPr>
              <w:t xml:space="preserve">159</w:t>
            </w:r>
          </w:p>
        </w:tc>
        <w:tc>
          <w:tcPr/>
          <w:p w:rsidR="00000000" w:rsidDel="00000000" w:rsidP="00000000" w:rsidRDefault="00000000" w:rsidRPr="00000000" w14:paraId="0000041B">
            <w:pPr>
              <w:spacing w:after="9" w:lineRule="auto"/>
              <w:ind w:right="4"/>
              <w:rPr>
                <w:rFonts w:ascii="Arial" w:cs="Arial" w:eastAsia="Arial" w:hAnsi="Arial"/>
              </w:rPr>
            </w:pPr>
            <w:r w:rsidDel="00000000" w:rsidR="00000000" w:rsidRPr="00000000">
              <w:rPr>
                <w:rFonts w:ascii="Arial" w:cs="Arial" w:eastAsia="Arial" w:hAnsi="Arial"/>
                <w:rtl w:val="0"/>
              </w:rPr>
              <w:t xml:space="preserve">0x9F</w:t>
            </w:r>
          </w:p>
        </w:tc>
        <w:tc>
          <w:tcPr/>
          <w:p w:rsidR="00000000" w:rsidDel="00000000" w:rsidP="00000000" w:rsidRDefault="00000000" w:rsidRPr="00000000" w14:paraId="0000041C">
            <w:pPr>
              <w:spacing w:after="9" w:lineRule="auto"/>
              <w:ind w:right="4"/>
              <w:rPr>
                <w:rFonts w:ascii="Arial" w:cs="Arial" w:eastAsia="Arial" w:hAnsi="Arial"/>
              </w:rPr>
            </w:pPr>
            <w:r w:rsidDel="00000000" w:rsidR="00000000" w:rsidRPr="00000000">
              <w:rPr>
                <w:rFonts w:ascii="Arial" w:cs="Arial" w:eastAsia="Arial" w:hAnsi="Arial"/>
                <w:rtl w:val="0"/>
              </w:rPr>
              <w:t xml:space="preserve">Connection rate exceeded</w:t>
            </w:r>
          </w:p>
        </w:tc>
        <w:tc>
          <w:tcPr/>
          <w:p w:rsidR="00000000" w:rsidDel="00000000" w:rsidP="00000000" w:rsidRDefault="00000000" w:rsidRPr="00000000" w14:paraId="0000041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1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This Virtual Connection is deleted because the connection rate is too high.</w:t>
            </w:r>
          </w:p>
        </w:tc>
      </w:tr>
      <w:tr>
        <w:trPr>
          <w:cantSplit w:val="0"/>
          <w:trHeight w:val="778.9414062499999" w:hRule="atLeast"/>
          <w:tblHeader w:val="0"/>
        </w:trPr>
        <w:tc>
          <w:tcPr/>
          <w:p w:rsidR="00000000" w:rsidDel="00000000" w:rsidP="00000000" w:rsidRDefault="00000000" w:rsidRPr="00000000" w14:paraId="0000041F">
            <w:pPr>
              <w:spacing w:after="9" w:lineRule="auto"/>
              <w:ind w:right="4"/>
              <w:rPr>
                <w:rFonts w:ascii="Arial" w:cs="Arial" w:eastAsia="Arial" w:hAnsi="Arial"/>
              </w:rPr>
            </w:pPr>
            <w:r w:rsidDel="00000000" w:rsidR="00000000" w:rsidRPr="00000000">
              <w:rPr>
                <w:rFonts w:ascii="Arial" w:cs="Arial" w:eastAsia="Arial" w:hAnsi="Arial"/>
                <w:rtl w:val="0"/>
              </w:rPr>
              <w:t xml:space="preserve">160</w:t>
            </w:r>
          </w:p>
        </w:tc>
        <w:tc>
          <w:tcPr/>
          <w:p w:rsidR="00000000" w:rsidDel="00000000" w:rsidP="00000000" w:rsidRDefault="00000000" w:rsidRPr="00000000" w14:paraId="00000420">
            <w:pPr>
              <w:spacing w:after="9" w:lineRule="auto"/>
              <w:ind w:right="4"/>
              <w:rPr>
                <w:rFonts w:ascii="Arial" w:cs="Arial" w:eastAsia="Arial" w:hAnsi="Arial"/>
              </w:rPr>
            </w:pPr>
            <w:r w:rsidDel="00000000" w:rsidR="00000000" w:rsidRPr="00000000">
              <w:rPr>
                <w:rFonts w:ascii="Arial" w:cs="Arial" w:eastAsia="Arial" w:hAnsi="Arial"/>
                <w:rtl w:val="0"/>
              </w:rPr>
              <w:t xml:space="preserve">0xAD</w:t>
            </w:r>
          </w:p>
        </w:tc>
        <w:tc>
          <w:tcPr/>
          <w:p w:rsidR="00000000" w:rsidDel="00000000" w:rsidP="00000000" w:rsidRDefault="00000000" w:rsidRPr="00000000" w14:paraId="00000421">
            <w:pPr>
              <w:spacing w:after="9" w:lineRule="auto"/>
              <w:ind w:right="4"/>
              <w:rPr>
                <w:rFonts w:ascii="Arial" w:cs="Arial" w:eastAsia="Arial" w:hAnsi="Arial"/>
              </w:rPr>
            </w:pPr>
            <w:r w:rsidDel="00000000" w:rsidR="00000000" w:rsidRPr="00000000">
              <w:rPr>
                <w:rFonts w:ascii="Arial" w:cs="Arial" w:eastAsia="Arial" w:hAnsi="Arial"/>
                <w:rtl w:val="0"/>
              </w:rPr>
              <w:t xml:space="preserve">Maximum connect time</w:t>
            </w:r>
          </w:p>
        </w:tc>
        <w:tc>
          <w:tcPr/>
          <w:p w:rsidR="00000000" w:rsidDel="00000000" w:rsidP="00000000" w:rsidRDefault="00000000" w:rsidRPr="00000000" w14:paraId="00000422">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2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maximum connection time authorized for this Virtual Connection has been exceeded.</w:t>
            </w:r>
          </w:p>
        </w:tc>
      </w:tr>
      <w:tr>
        <w:trPr>
          <w:cantSplit w:val="0"/>
          <w:trHeight w:val="778.9414062499999" w:hRule="atLeast"/>
          <w:tblHeader w:val="0"/>
        </w:trPr>
        <w:tc>
          <w:tcPr/>
          <w:p w:rsidR="00000000" w:rsidDel="00000000" w:rsidP="00000000" w:rsidRDefault="00000000" w:rsidRPr="00000000" w14:paraId="00000424">
            <w:pPr>
              <w:spacing w:after="9" w:lineRule="auto"/>
              <w:ind w:right="4"/>
              <w:rPr>
                <w:rFonts w:ascii="Arial" w:cs="Arial" w:eastAsia="Arial" w:hAnsi="Arial"/>
              </w:rPr>
            </w:pPr>
            <w:r w:rsidDel="00000000" w:rsidR="00000000" w:rsidRPr="00000000">
              <w:rPr>
                <w:rFonts w:ascii="Arial" w:cs="Arial" w:eastAsia="Arial" w:hAnsi="Arial"/>
                <w:rtl w:val="0"/>
              </w:rPr>
              <w:t xml:space="preserve">161</w:t>
            </w:r>
          </w:p>
        </w:tc>
        <w:tc>
          <w:tcPr/>
          <w:p w:rsidR="00000000" w:rsidDel="00000000" w:rsidP="00000000" w:rsidRDefault="00000000" w:rsidRPr="00000000" w14:paraId="00000425">
            <w:pPr>
              <w:spacing w:after="9" w:lineRule="auto"/>
              <w:ind w:right="4"/>
              <w:rPr>
                <w:rFonts w:ascii="Arial" w:cs="Arial" w:eastAsia="Arial" w:hAnsi="Arial"/>
              </w:rPr>
            </w:pPr>
            <w:r w:rsidDel="00000000" w:rsidR="00000000" w:rsidRPr="00000000">
              <w:rPr>
                <w:rFonts w:ascii="Arial" w:cs="Arial" w:eastAsia="Arial" w:hAnsi="Arial"/>
                <w:rtl w:val="0"/>
              </w:rPr>
              <w:t xml:space="preserve">0xA1</w:t>
            </w:r>
          </w:p>
        </w:tc>
        <w:tc>
          <w:tcPr/>
          <w:p w:rsidR="00000000" w:rsidDel="00000000" w:rsidP="00000000" w:rsidRDefault="00000000" w:rsidRPr="00000000" w14:paraId="00000426">
            <w:pPr>
              <w:spacing w:after="9" w:lineRule="auto"/>
              <w:ind w:right="4"/>
              <w:rPr>
                <w:rFonts w:ascii="Arial" w:cs="Arial" w:eastAsia="Arial" w:hAnsi="Arial"/>
              </w:rPr>
            </w:pPr>
            <w:r w:rsidDel="00000000" w:rsidR="00000000" w:rsidRPr="00000000">
              <w:rPr>
                <w:rFonts w:ascii="Arial" w:cs="Arial" w:eastAsia="Arial" w:hAnsi="Arial"/>
                <w:rtl w:val="0"/>
              </w:rPr>
              <w:t xml:space="preserve">Subscription identifiers not supported</w:t>
            </w:r>
          </w:p>
        </w:tc>
        <w:tc>
          <w:tcPr/>
          <w:p w:rsidR="00000000" w:rsidDel="00000000" w:rsidP="00000000" w:rsidRDefault="00000000" w:rsidRPr="00000000" w14:paraId="00000427">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2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Subscription Identifiers; the subscription is not accepted.</w:t>
            </w:r>
          </w:p>
          <w:p w:rsidR="00000000" w:rsidDel="00000000" w:rsidP="00000000" w:rsidRDefault="00000000" w:rsidRPr="00000000" w14:paraId="0000042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2A">
            <w:pPr>
              <w:spacing w:after="9" w:lineRule="auto"/>
              <w:ind w:right="4"/>
              <w:rPr>
                <w:rFonts w:ascii="Arial" w:cs="Arial" w:eastAsia="Arial" w:hAnsi="Arial"/>
              </w:rPr>
            </w:pPr>
            <w:r w:rsidDel="00000000" w:rsidR="00000000" w:rsidRPr="00000000">
              <w:rPr>
                <w:rFonts w:ascii="Arial" w:cs="Arial" w:eastAsia="Arial" w:hAnsi="Arial"/>
                <w:rtl w:val="0"/>
              </w:rPr>
              <w:t xml:space="preserve">162</w:t>
            </w:r>
          </w:p>
        </w:tc>
        <w:tc>
          <w:tcPr/>
          <w:p w:rsidR="00000000" w:rsidDel="00000000" w:rsidP="00000000" w:rsidRDefault="00000000" w:rsidRPr="00000000" w14:paraId="0000042B">
            <w:pPr>
              <w:spacing w:after="9" w:lineRule="auto"/>
              <w:ind w:right="4"/>
              <w:rPr>
                <w:rFonts w:ascii="Arial" w:cs="Arial" w:eastAsia="Arial" w:hAnsi="Arial"/>
              </w:rPr>
            </w:pPr>
            <w:r w:rsidDel="00000000" w:rsidR="00000000" w:rsidRPr="00000000">
              <w:rPr>
                <w:rFonts w:ascii="Arial" w:cs="Arial" w:eastAsia="Arial" w:hAnsi="Arial"/>
                <w:rtl w:val="0"/>
              </w:rPr>
              <w:t xml:space="preserve">0xA2</w:t>
            </w:r>
          </w:p>
        </w:tc>
        <w:tc>
          <w:tcPr/>
          <w:p w:rsidR="00000000" w:rsidDel="00000000" w:rsidP="00000000" w:rsidRDefault="00000000" w:rsidRPr="00000000" w14:paraId="0000042C">
            <w:pPr>
              <w:spacing w:after="9" w:lineRule="auto"/>
              <w:ind w:right="4"/>
              <w:rPr>
                <w:rFonts w:ascii="Arial" w:cs="Arial" w:eastAsia="Arial" w:hAnsi="Arial"/>
              </w:rPr>
            </w:pPr>
            <w:r w:rsidDel="00000000" w:rsidR="00000000" w:rsidRPr="00000000">
              <w:rPr>
                <w:rFonts w:ascii="Arial" w:cs="Arial" w:eastAsia="Arial" w:hAnsi="Arial"/>
                <w:rtl w:val="0"/>
              </w:rPr>
              <w:t xml:space="preserve">Wildcard subscription not supported</w:t>
            </w:r>
          </w:p>
        </w:tc>
        <w:tc>
          <w:tcPr/>
          <w:p w:rsidR="00000000" w:rsidDel="00000000" w:rsidP="00000000" w:rsidRDefault="00000000" w:rsidRPr="00000000" w14:paraId="0000042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2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Wildcard Subscriptions; the subscription is not accepted.</w:t>
            </w:r>
          </w:p>
          <w:p w:rsidR="00000000" w:rsidDel="00000000" w:rsidP="00000000" w:rsidRDefault="00000000" w:rsidRPr="00000000" w14:paraId="0000042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shd w:fill="d0e0e3" w:val="clear"/>
          </w:tcPr>
          <w:p w:rsidR="00000000" w:rsidDel="00000000" w:rsidP="00000000" w:rsidRDefault="00000000" w:rsidRPr="00000000" w14:paraId="00000430">
            <w:pPr>
              <w:spacing w:after="9" w:lineRule="auto"/>
              <w:ind w:right="4"/>
              <w:rPr>
                <w:rFonts w:ascii="Arial" w:cs="Arial" w:eastAsia="Arial" w:hAnsi="Arial"/>
                <w:shd w:fill="d0e0e3" w:val="clear"/>
                <w:vertAlign w:val="superscript"/>
              </w:rPr>
            </w:pPr>
            <w:r w:rsidDel="00000000" w:rsidR="00000000" w:rsidRPr="00000000">
              <w:rPr>
                <w:rFonts w:ascii="Arial" w:cs="Arial" w:eastAsia="Arial" w:hAnsi="Arial"/>
                <w:shd w:fill="d0e0e3" w:val="clear"/>
                <w:rtl w:val="0"/>
              </w:rPr>
              <w:t xml:space="preserve">230</w:t>
            </w:r>
            <w:r w:rsidDel="00000000" w:rsidR="00000000" w:rsidRPr="00000000">
              <w:rPr>
                <w:rtl w:val="0"/>
              </w:rPr>
            </w:r>
          </w:p>
        </w:tc>
        <w:tc>
          <w:tcPr>
            <w:shd w:fill="d0e0e3" w:val="clear"/>
          </w:tcPr>
          <w:p w:rsidR="00000000" w:rsidDel="00000000" w:rsidP="00000000" w:rsidRDefault="00000000" w:rsidRPr="00000000" w14:paraId="00000431">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0xE6</w:t>
            </w:r>
          </w:p>
        </w:tc>
        <w:tc>
          <w:tcPr>
            <w:shd w:fill="d0e0e3" w:val="clear"/>
          </w:tcPr>
          <w:p w:rsidR="00000000" w:rsidDel="00000000" w:rsidP="00000000" w:rsidRDefault="00000000" w:rsidRPr="00000000" w14:paraId="00000432">
            <w:pPr>
              <w:spacing w:after="9" w:lineRule="auto"/>
              <w:ind w:right="4"/>
              <w:rPr>
                <w:rFonts w:ascii="Arial" w:cs="Arial" w:eastAsia="Arial" w:hAnsi="Arial"/>
                <w:shd w:fill="d0e0e3" w:val="clear"/>
                <w:vertAlign w:val="superscript"/>
              </w:rPr>
            </w:pPr>
            <w:r w:rsidDel="00000000" w:rsidR="00000000" w:rsidRPr="00000000">
              <w:rPr>
                <w:rFonts w:ascii="Arial" w:cs="Arial" w:eastAsia="Arial" w:hAnsi="Arial"/>
                <w:shd w:fill="d0e0e3" w:val="clear"/>
                <w:rtl w:val="0"/>
              </w:rPr>
              <w:t xml:space="preserve">Only PROTECTION packet supported</w:t>
            </w:r>
            <w:r w:rsidDel="00000000" w:rsidR="00000000" w:rsidRPr="00000000">
              <w:rPr>
                <w:rFonts w:ascii="Arial" w:cs="Arial" w:eastAsia="Arial" w:hAnsi="Arial"/>
                <w:sz w:val="16"/>
                <w:szCs w:val="16"/>
                <w:shd w:fill="d0e0e3" w:val="clear"/>
                <w:rtl w:val="0"/>
              </w:rPr>
              <w:t xml:space="preserve"> (Note 1)</w:t>
            </w:r>
            <w:r w:rsidDel="00000000" w:rsidR="00000000" w:rsidRPr="00000000">
              <w:rPr>
                <w:rtl w:val="0"/>
              </w:rPr>
            </w:r>
          </w:p>
        </w:tc>
        <w:tc>
          <w:tcPr>
            <w:shd w:fill="d0e0e3" w:val="clear"/>
          </w:tcPr>
          <w:p w:rsidR="00000000" w:rsidDel="00000000" w:rsidP="00000000" w:rsidRDefault="00000000" w:rsidRPr="00000000" w14:paraId="00000433">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Any packet except PROTECTION and Forwarder Encapsulation</w:t>
            </w:r>
          </w:p>
        </w:tc>
        <w:tc>
          <w:tcPr>
            <w:shd w:fill="d0e0e3" w:val="clear"/>
          </w:tcPr>
          <w:p w:rsidR="00000000" w:rsidDel="00000000" w:rsidP="00000000" w:rsidRDefault="00000000" w:rsidRPr="00000000" w14:paraId="00000434">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The Receiver was expecting a packet to be Protection Encapsulated. </w:t>
            </w:r>
          </w:p>
          <w:p w:rsidR="00000000" w:rsidDel="00000000" w:rsidP="00000000" w:rsidRDefault="00000000" w:rsidRPr="00000000" w14:paraId="00000435">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(MQTT-SN only)</w:t>
            </w:r>
          </w:p>
        </w:tc>
      </w:tr>
      <w:tr>
        <w:trPr>
          <w:cantSplit w:val="0"/>
          <w:trHeight w:val="778.9414062499999" w:hRule="atLeast"/>
          <w:tblHeader w:val="0"/>
        </w:trPr>
        <w:tc>
          <w:tcPr>
            <w:shd w:fill="d0e0e3" w:val="clear"/>
          </w:tcPr>
          <w:p w:rsidR="00000000" w:rsidDel="00000000" w:rsidP="00000000" w:rsidRDefault="00000000" w:rsidRPr="00000000" w14:paraId="00000436">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231</w:t>
            </w:r>
          </w:p>
        </w:tc>
        <w:tc>
          <w:tcPr>
            <w:shd w:fill="d0e0e3" w:val="clear"/>
          </w:tcPr>
          <w:p w:rsidR="00000000" w:rsidDel="00000000" w:rsidP="00000000" w:rsidRDefault="00000000" w:rsidRPr="00000000" w14:paraId="00000437">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0xE7</w:t>
            </w:r>
          </w:p>
        </w:tc>
        <w:tc>
          <w:tcPr>
            <w:shd w:fill="d0e0e3" w:val="clear"/>
          </w:tcPr>
          <w:p w:rsidR="00000000" w:rsidDel="00000000" w:rsidP="00000000" w:rsidRDefault="00000000" w:rsidRPr="00000000" w14:paraId="00000438">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Protection scheme invalid</w:t>
            </w:r>
          </w:p>
        </w:tc>
        <w:tc>
          <w:tcPr>
            <w:shd w:fill="d0e0e3" w:val="clear"/>
          </w:tcPr>
          <w:p w:rsidR="00000000" w:rsidDel="00000000" w:rsidP="00000000" w:rsidRDefault="00000000" w:rsidRPr="00000000" w14:paraId="00000439">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DISCONNECT</w:t>
            </w:r>
          </w:p>
        </w:tc>
        <w:tc>
          <w:tcPr>
            <w:shd w:fill="d0e0e3" w:val="clear"/>
          </w:tcPr>
          <w:p w:rsidR="00000000" w:rsidDel="00000000" w:rsidP="00000000" w:rsidRDefault="00000000" w:rsidRPr="00000000" w14:paraId="0000043A">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3B">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232</w:t>
            </w:r>
          </w:p>
        </w:tc>
        <w:tc>
          <w:tcPr>
            <w:shd w:fill="d0e0e3" w:val="clear"/>
          </w:tcPr>
          <w:p w:rsidR="00000000" w:rsidDel="00000000" w:rsidP="00000000" w:rsidRDefault="00000000" w:rsidRPr="00000000" w14:paraId="0000043C">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0xE8</w:t>
            </w:r>
          </w:p>
        </w:tc>
        <w:tc>
          <w:tcPr>
            <w:shd w:fill="d0e0e3" w:val="clear"/>
          </w:tcPr>
          <w:p w:rsidR="00000000" w:rsidDel="00000000" w:rsidP="00000000" w:rsidRDefault="00000000" w:rsidRPr="00000000" w14:paraId="0000043D">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Unknown Sender Id</w:t>
            </w:r>
          </w:p>
        </w:tc>
        <w:tc>
          <w:tcPr>
            <w:shd w:fill="d0e0e3" w:val="clear"/>
          </w:tcPr>
          <w:p w:rsidR="00000000" w:rsidDel="00000000" w:rsidP="00000000" w:rsidRDefault="00000000" w:rsidRPr="00000000" w14:paraId="0000043E">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DISCONNECT</w:t>
            </w:r>
          </w:p>
        </w:tc>
        <w:tc>
          <w:tcPr>
            <w:shd w:fill="d0e0e3" w:val="clear"/>
          </w:tcPr>
          <w:p w:rsidR="00000000" w:rsidDel="00000000" w:rsidP="00000000" w:rsidRDefault="00000000" w:rsidRPr="00000000" w14:paraId="0000043F">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40">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240</w:t>
            </w:r>
          </w:p>
        </w:tc>
        <w:tc>
          <w:tcPr>
            <w:shd w:fill="d0e0e3" w:val="clear"/>
          </w:tcPr>
          <w:p w:rsidR="00000000" w:rsidDel="00000000" w:rsidP="00000000" w:rsidRDefault="00000000" w:rsidRPr="00000000" w14:paraId="00000441">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0xF0</w:t>
            </w:r>
          </w:p>
        </w:tc>
        <w:tc>
          <w:tcPr>
            <w:shd w:fill="d0e0e3" w:val="clear"/>
          </w:tcPr>
          <w:p w:rsidR="00000000" w:rsidDel="00000000" w:rsidP="00000000" w:rsidRDefault="00000000" w:rsidRPr="00000000" w14:paraId="00000442">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Unknown Topic Alias</w:t>
            </w:r>
          </w:p>
        </w:tc>
        <w:tc>
          <w:tcPr>
            <w:shd w:fill="d0e0e3" w:val="clear"/>
          </w:tcPr>
          <w:p w:rsidR="00000000" w:rsidDel="00000000" w:rsidP="00000000" w:rsidRDefault="00000000" w:rsidRPr="00000000" w14:paraId="00000443">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PUBACK, PUBREC, SUBACK, </w:t>
            </w:r>
            <w:r w:rsidDel="00000000" w:rsidR="00000000" w:rsidRPr="00000000">
              <w:rPr>
                <w:rFonts w:ascii="Arial" w:cs="Arial" w:eastAsia="Arial" w:hAnsi="Arial"/>
                <w:shd w:fill="d0e0e3" w:val="clear"/>
                <w:rtl w:val="0"/>
              </w:rPr>
              <w:t xml:space="preserve">UNSUBACK, REGACK</w:t>
            </w:r>
            <w:r w:rsidDel="00000000" w:rsidR="00000000" w:rsidRPr="00000000">
              <w:rPr>
                <w:rtl w:val="0"/>
              </w:rPr>
            </w:r>
          </w:p>
        </w:tc>
        <w:tc>
          <w:tcPr>
            <w:shd w:fill="d0e0e3" w:val="clear"/>
          </w:tcPr>
          <w:p w:rsidR="00000000" w:rsidDel="00000000" w:rsidP="00000000" w:rsidRDefault="00000000" w:rsidRPr="00000000" w14:paraId="00000444">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45">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241</w:t>
            </w:r>
          </w:p>
        </w:tc>
        <w:tc>
          <w:tcPr>
            <w:shd w:fill="d0e0e3" w:val="clear"/>
          </w:tcPr>
          <w:p w:rsidR="00000000" w:rsidDel="00000000" w:rsidP="00000000" w:rsidRDefault="00000000" w:rsidRPr="00000000" w14:paraId="00000446">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0xF1</w:t>
            </w:r>
          </w:p>
        </w:tc>
        <w:tc>
          <w:tcPr>
            <w:shd w:fill="d0e0e3" w:val="clear"/>
          </w:tcPr>
          <w:p w:rsidR="00000000" w:rsidDel="00000000" w:rsidP="00000000" w:rsidRDefault="00000000" w:rsidRPr="00000000" w14:paraId="00000447">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Congestion</w:t>
            </w:r>
          </w:p>
        </w:tc>
        <w:tc>
          <w:tcPr>
            <w:shd w:fill="d0e0e3" w:val="clear"/>
          </w:tcPr>
          <w:p w:rsidR="00000000" w:rsidDel="00000000" w:rsidP="00000000" w:rsidRDefault="00000000" w:rsidRPr="00000000" w14:paraId="00000448">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SUBACK, REGACK, CONNACK, PUBACK, PUBREC</w:t>
            </w:r>
          </w:p>
        </w:tc>
        <w:tc>
          <w:tcPr>
            <w:shd w:fill="d0e0e3" w:val="clear"/>
          </w:tcPr>
          <w:p w:rsidR="00000000" w:rsidDel="00000000" w:rsidP="00000000" w:rsidRDefault="00000000" w:rsidRPr="00000000" w14:paraId="00000449">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Try again later. See </w:t>
            </w:r>
            <w:hyperlink w:anchor="_heading=h.4ekjvzaoz0kn">
              <w:r w:rsidDel="00000000" w:rsidR="00000000" w:rsidRPr="00000000">
                <w:rPr>
                  <w:rFonts w:ascii="Arial" w:cs="Arial" w:eastAsia="Arial" w:hAnsi="Arial"/>
                  <w:color w:val="1155cc"/>
                  <w:u w:val="single"/>
                  <w:shd w:fill="d0e0e3" w:val="clear"/>
                  <w:rtl w:val="0"/>
                </w:rPr>
                <w:t xml:space="preserve">C.3 Server Congestion</w:t>
              </w:r>
            </w:hyperlink>
            <w:r w:rsidDel="00000000" w:rsidR="00000000" w:rsidRPr="00000000">
              <w:rPr>
                <w:rtl w:val="0"/>
              </w:rPr>
            </w:r>
          </w:p>
          <w:p w:rsidR="00000000" w:rsidDel="00000000" w:rsidP="00000000" w:rsidRDefault="00000000" w:rsidRPr="00000000" w14:paraId="0000044A">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(MQTT-SN only)</w:t>
            </w:r>
          </w:p>
        </w:tc>
      </w:tr>
      <w:tr>
        <w:trPr>
          <w:cantSplit w:val="0"/>
          <w:trHeight w:val="778.9414062499999" w:hRule="atLeast"/>
          <w:tblHeader w:val="0"/>
        </w:trPr>
        <w:tc>
          <w:tcPr>
            <w:shd w:fill="d0e0e3" w:val="clear"/>
          </w:tcPr>
          <w:p w:rsidR="00000000" w:rsidDel="00000000" w:rsidP="00000000" w:rsidRDefault="00000000" w:rsidRPr="00000000" w14:paraId="0000044B">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242</w:t>
            </w:r>
          </w:p>
        </w:tc>
        <w:tc>
          <w:tcPr>
            <w:shd w:fill="d0e0e3" w:val="clear"/>
          </w:tcPr>
          <w:p w:rsidR="00000000" w:rsidDel="00000000" w:rsidP="00000000" w:rsidRDefault="00000000" w:rsidRPr="00000000" w14:paraId="0000044C">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0xF2</w:t>
            </w:r>
          </w:p>
        </w:tc>
        <w:tc>
          <w:tcPr>
            <w:shd w:fill="d0e0e3" w:val="clear"/>
          </w:tcPr>
          <w:p w:rsidR="00000000" w:rsidDel="00000000" w:rsidP="00000000" w:rsidRDefault="00000000" w:rsidRPr="00000000" w14:paraId="0000044D">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Protection packet not supported</w:t>
            </w:r>
          </w:p>
        </w:tc>
        <w:tc>
          <w:tcPr>
            <w:shd w:fill="d0e0e3" w:val="clear"/>
          </w:tcPr>
          <w:p w:rsidR="00000000" w:rsidDel="00000000" w:rsidP="00000000" w:rsidRDefault="00000000" w:rsidRPr="00000000" w14:paraId="0000044E">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DISCONNECT</w:t>
            </w:r>
          </w:p>
        </w:tc>
        <w:tc>
          <w:tcPr>
            <w:shd w:fill="d0e0e3" w:val="clear"/>
          </w:tcPr>
          <w:p w:rsidR="00000000" w:rsidDel="00000000" w:rsidP="00000000" w:rsidRDefault="00000000" w:rsidRPr="00000000" w14:paraId="0000044F">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50">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243</w:t>
            </w:r>
          </w:p>
        </w:tc>
        <w:tc>
          <w:tcPr>
            <w:shd w:fill="d0e0e3" w:val="clear"/>
          </w:tcPr>
          <w:p w:rsidR="00000000" w:rsidDel="00000000" w:rsidP="00000000" w:rsidRDefault="00000000" w:rsidRPr="00000000" w14:paraId="00000451">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0xF3</w:t>
            </w:r>
          </w:p>
        </w:tc>
        <w:tc>
          <w:tcPr>
            <w:shd w:fill="d0e0e3" w:val="clear"/>
          </w:tcPr>
          <w:p w:rsidR="00000000" w:rsidDel="00000000" w:rsidP="00000000" w:rsidRDefault="00000000" w:rsidRPr="00000000" w14:paraId="00000452">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Forwarder Encapsulation not supported</w:t>
            </w:r>
          </w:p>
        </w:tc>
        <w:tc>
          <w:tcPr>
            <w:shd w:fill="d0e0e3" w:val="clear"/>
          </w:tcPr>
          <w:p w:rsidR="00000000" w:rsidDel="00000000" w:rsidP="00000000" w:rsidRDefault="00000000" w:rsidRPr="00000000" w14:paraId="00000453">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DISCONNECT</w:t>
            </w:r>
          </w:p>
        </w:tc>
        <w:tc>
          <w:tcPr>
            <w:shd w:fill="d0e0e3" w:val="clear"/>
          </w:tcPr>
          <w:p w:rsidR="00000000" w:rsidDel="00000000" w:rsidP="00000000" w:rsidRDefault="00000000" w:rsidRPr="00000000" w14:paraId="00000454">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55">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244</w:t>
            </w:r>
          </w:p>
        </w:tc>
        <w:tc>
          <w:tcPr>
            <w:shd w:fill="d0e0e3" w:val="clear"/>
          </w:tcPr>
          <w:p w:rsidR="00000000" w:rsidDel="00000000" w:rsidP="00000000" w:rsidRDefault="00000000" w:rsidRPr="00000000" w14:paraId="00000456">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0xF4</w:t>
            </w:r>
          </w:p>
        </w:tc>
        <w:tc>
          <w:tcPr>
            <w:shd w:fill="d0e0e3" w:val="clear"/>
          </w:tcPr>
          <w:p w:rsidR="00000000" w:rsidDel="00000000" w:rsidP="00000000" w:rsidRDefault="00000000" w:rsidRPr="00000000" w14:paraId="00000457">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No Virtual Connection exists</w:t>
            </w:r>
          </w:p>
        </w:tc>
        <w:tc>
          <w:tcPr>
            <w:shd w:fill="d0e0e3" w:val="clear"/>
          </w:tcPr>
          <w:p w:rsidR="00000000" w:rsidDel="00000000" w:rsidP="00000000" w:rsidRDefault="00000000" w:rsidRPr="00000000" w14:paraId="00000458">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DISCONNECT</w:t>
            </w:r>
          </w:p>
        </w:tc>
        <w:tc>
          <w:tcPr>
            <w:shd w:fill="d0e0e3" w:val="clear"/>
          </w:tcPr>
          <w:p w:rsidR="00000000" w:rsidDel="00000000" w:rsidP="00000000" w:rsidRDefault="00000000" w:rsidRPr="00000000" w14:paraId="00000459">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5A">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245</w:t>
            </w:r>
          </w:p>
          <w:p w:rsidR="00000000" w:rsidDel="00000000" w:rsidP="00000000" w:rsidRDefault="00000000" w:rsidRPr="00000000" w14:paraId="0000045B">
            <w:pPr>
              <w:spacing w:after="9" w:lineRule="auto"/>
              <w:ind w:right="4"/>
              <w:jc w:val="center"/>
              <w:rPr>
                <w:rFonts w:ascii="Arial" w:cs="Arial" w:eastAsia="Arial" w:hAnsi="Arial"/>
                <w:shd w:fill="d0e0e3" w:val="clear"/>
              </w:rPr>
            </w:pPr>
            <w:r w:rsidDel="00000000" w:rsidR="00000000" w:rsidRPr="00000000">
              <w:rPr>
                <w:rFonts w:ascii="Arial" w:cs="Arial" w:eastAsia="Arial" w:hAnsi="Arial"/>
                <w:shd w:fill="d0e0e3" w:val="clear"/>
                <w:rtl w:val="0"/>
              </w:rPr>
              <w:t xml:space="preserve">-</w:t>
            </w:r>
          </w:p>
          <w:p w:rsidR="00000000" w:rsidDel="00000000" w:rsidP="00000000" w:rsidRDefault="00000000" w:rsidRPr="00000000" w14:paraId="0000045C">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255</w:t>
            </w:r>
          </w:p>
        </w:tc>
        <w:tc>
          <w:tcPr>
            <w:shd w:fill="d0e0e3" w:val="clear"/>
          </w:tcPr>
          <w:p w:rsidR="00000000" w:rsidDel="00000000" w:rsidP="00000000" w:rsidRDefault="00000000" w:rsidRPr="00000000" w14:paraId="0000045D">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0xF5</w:t>
            </w:r>
          </w:p>
          <w:p w:rsidR="00000000" w:rsidDel="00000000" w:rsidP="00000000" w:rsidRDefault="00000000" w:rsidRPr="00000000" w14:paraId="0000045E">
            <w:pPr>
              <w:spacing w:after="9" w:lineRule="auto"/>
              <w:ind w:right="4"/>
              <w:jc w:val="center"/>
              <w:rPr>
                <w:rFonts w:ascii="Arial" w:cs="Arial" w:eastAsia="Arial" w:hAnsi="Arial"/>
                <w:shd w:fill="d0e0e3" w:val="clear"/>
              </w:rPr>
            </w:pPr>
            <w:r w:rsidDel="00000000" w:rsidR="00000000" w:rsidRPr="00000000">
              <w:rPr>
                <w:rFonts w:ascii="Arial" w:cs="Arial" w:eastAsia="Arial" w:hAnsi="Arial"/>
                <w:shd w:fill="d0e0e3" w:val="clear"/>
                <w:rtl w:val="0"/>
              </w:rPr>
              <w:t xml:space="preserve">-</w:t>
            </w:r>
          </w:p>
          <w:p w:rsidR="00000000" w:rsidDel="00000000" w:rsidP="00000000" w:rsidRDefault="00000000" w:rsidRPr="00000000" w14:paraId="0000045F">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0xFF</w:t>
            </w:r>
          </w:p>
        </w:tc>
        <w:tc>
          <w:tcPr>
            <w:shd w:fill="d0e0e3" w:val="clear"/>
          </w:tcPr>
          <w:p w:rsidR="00000000" w:rsidDel="00000000" w:rsidP="00000000" w:rsidRDefault="00000000" w:rsidRPr="00000000" w14:paraId="00000460">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Reserved for MQTT-SN</w:t>
            </w:r>
          </w:p>
        </w:tc>
        <w:tc>
          <w:tcPr>
            <w:shd w:fill="d0e0e3" w:val="clear"/>
          </w:tcPr>
          <w:p w:rsidR="00000000" w:rsidDel="00000000" w:rsidP="00000000" w:rsidRDefault="00000000" w:rsidRPr="00000000" w14:paraId="00000461">
            <w:pPr>
              <w:keepNext w:val="1"/>
              <w:spacing w:after="9" w:lineRule="auto"/>
              <w:ind w:right="4"/>
              <w:rPr>
                <w:rFonts w:ascii="Arial" w:cs="Arial" w:eastAsia="Arial" w:hAnsi="Arial"/>
                <w:shd w:fill="d0e0e3" w:val="clear"/>
              </w:rPr>
            </w:pPr>
            <w:r w:rsidDel="00000000" w:rsidR="00000000" w:rsidRPr="00000000">
              <w:rPr>
                <w:rtl w:val="0"/>
              </w:rPr>
            </w:r>
          </w:p>
        </w:tc>
        <w:tc>
          <w:tcPr>
            <w:shd w:fill="d0e0e3" w:val="clear"/>
          </w:tcPr>
          <w:p w:rsidR="00000000" w:rsidDel="00000000" w:rsidP="00000000" w:rsidRDefault="00000000" w:rsidRPr="00000000" w14:paraId="00000462">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bl>
    <w:p w:rsidR="00000000" w:rsidDel="00000000" w:rsidP="00000000" w:rsidRDefault="00000000" w:rsidRPr="00000000" w14:paraId="00000463">
      <w:pPr>
        <w:rPr/>
      </w:pPr>
      <w:r w:rsidDel="00000000" w:rsidR="00000000" w:rsidRPr="00000000">
        <w:rPr>
          <w:rtl w:val="0"/>
        </w:rPr>
        <w:t xml:space="preserve">Note(s):</w:t>
      </w:r>
    </w:p>
    <w:p w:rsidR="00000000" w:rsidDel="00000000" w:rsidP="00000000" w:rsidRDefault="00000000" w:rsidRPr="00000000" w14:paraId="00000464">
      <w:pPr>
        <w:numPr>
          <w:ilvl w:val="0"/>
          <w:numId w:val="3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It is used by a receiver to indicate that it expected a packet to be protected and it wasn't.</w:t>
      </w:r>
      <w:r w:rsidDel="00000000" w:rsidR="00000000" w:rsidRPr="00000000">
        <w:rPr>
          <w:rtl w:val="0"/>
        </w:rPr>
      </w:r>
    </w:p>
    <w:p w:rsidR="00000000" w:rsidDel="00000000" w:rsidP="00000000" w:rsidRDefault="00000000" w:rsidRPr="00000000" w14:paraId="00000465">
      <w:pPr>
        <w:numPr>
          <w:ilvl w:val="0"/>
          <w:numId w:val="37"/>
        </w:numPr>
        <w:spacing w:after="200" w:before="0" w:lineRule="auto"/>
        <w:ind w:left="720" w:hanging="360"/>
        <w:rPr>
          <w:rFonts w:ascii="Arial" w:cs="Arial" w:eastAsia="Arial" w:hAnsi="Arial"/>
          <w:u w:val="none"/>
        </w:rPr>
      </w:pPr>
      <w:sdt>
        <w:sdtPr>
          <w:id w:val="-1047636007"/>
          <w:tag w:val="goog_rdk_6"/>
        </w:sdtPr>
        <w:sdtContent>
          <w:commentRangeStart w:id="5"/>
        </w:sdtContent>
      </w:sdt>
      <w:sdt>
        <w:sdtPr>
          <w:id w:val="1666958864"/>
          <w:tag w:val="goog_rdk_7"/>
        </w:sdtPr>
        <w:sdtContent>
          <w:commentRangeStart w:id="6"/>
        </w:sdtContent>
      </w:sdt>
      <w:sdt>
        <w:sdtPr>
          <w:id w:val="427428233"/>
          <w:tag w:val="goog_rdk_8"/>
        </w:sdtPr>
        <w:sdtContent>
          <w:commentRangeStart w:id="7"/>
        </w:sdtContent>
      </w:sdt>
      <w:sdt>
        <w:sdtPr>
          <w:id w:val="-743084647"/>
          <w:tag w:val="goog_rdk_9"/>
        </w:sdtPr>
        <w:sdtContent>
          <w:commentRangeStart w:id="8"/>
        </w:sdtContent>
      </w:sdt>
      <w:sdt>
        <w:sdtPr>
          <w:id w:val="201452119"/>
          <w:tag w:val="goog_rdk_10"/>
        </w:sdtPr>
        <w:sdtContent>
          <w:commentRangeStart w:id="9"/>
        </w:sdtContent>
      </w:sdt>
      <w:r w:rsidDel="00000000" w:rsidR="00000000" w:rsidRPr="00000000">
        <w:rPr>
          <w:rFonts w:ascii="Arial" w:cs="Arial" w:eastAsia="Arial" w:hAnsi="Arial"/>
          <w:rtl w:val="0"/>
        </w:rPr>
        <w:t xml:space="preserve">The MQTT-SN dedicated range of reason codes is from 0xE6 (230) to 0xFF(255).</w:t>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466">
      <w:pPr>
        <w:pStyle w:val="Heading2"/>
        <w:keepLines w:val="1"/>
        <w:spacing w:after="64" w:before="200" w:line="259" w:lineRule="auto"/>
        <w:ind w:left="0" w:firstLine="0"/>
        <w:rPr>
          <w:rFonts w:ascii="Arial" w:cs="Arial" w:eastAsia="Arial" w:hAnsi="Arial"/>
        </w:rPr>
      </w:pPr>
      <w:bookmarkStart w:colFirst="0" w:colLast="0" w:name="_heading=h.2zbgiuw" w:id="32"/>
      <w:bookmarkEnd w:id="32"/>
      <w:r w:rsidDel="00000000" w:rsidR="00000000" w:rsidRPr="00000000">
        <w:rPr>
          <w:rFonts w:ascii="Arial" w:cs="Arial" w:eastAsia="Arial" w:hAnsi="Arial"/>
          <w:rtl w:val="0"/>
        </w:rPr>
        <w:t xml:space="preserve">2.4 Topic Types</w:t>
      </w:r>
    </w:p>
    <w:p w:rsidR="00000000" w:rsidDel="00000000" w:rsidP="00000000" w:rsidRDefault="00000000" w:rsidRPr="00000000" w14:paraId="00000467">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Several packets refer to a Topic Type in their flags. This is a 2-bit field which determines the format of the topic value. The allowable values are as follows:</w:t>
      </w:r>
    </w:p>
    <w:p w:rsidR="00000000" w:rsidDel="00000000" w:rsidP="00000000" w:rsidRDefault="00000000" w:rsidRPr="00000000" w14:paraId="00000468">
      <w:pPr>
        <w:rPr>
          <w:rFonts w:ascii="Arial" w:cs="Arial" w:eastAsia="Arial" w:hAnsi="Arial"/>
        </w:rPr>
      </w:pPr>
      <w:r w:rsidDel="00000000" w:rsidR="00000000" w:rsidRPr="00000000">
        <w:rPr>
          <w:i w:val="1"/>
          <w:sz w:val="19"/>
          <w:szCs w:val="19"/>
          <w:rtl w:val="0"/>
        </w:rPr>
        <w:t xml:space="preserve">Figure 2-8 – Topic Types</w:t>
      </w:r>
      <w:r w:rsidDel="00000000" w:rsidR="00000000" w:rsidRPr="00000000">
        <w:rPr>
          <w:rtl w:val="0"/>
        </w:rPr>
      </w:r>
    </w:p>
    <w:tbl>
      <w:tblPr>
        <w:tblStyle w:val="Table5"/>
        <w:tblW w:w="93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3286"/>
        <w:gridCol w:w="2040"/>
        <w:gridCol w:w="3462"/>
        <w:tblGridChange w:id="0">
          <w:tblGrid>
            <w:gridCol w:w="567"/>
            <w:gridCol w:w="3286"/>
            <w:gridCol w:w="2040"/>
            <w:gridCol w:w="3462"/>
          </w:tblGrid>
        </w:tblGridChange>
      </w:tblGrid>
      <w:tr>
        <w:trPr>
          <w:cantSplit w:val="0"/>
          <w:tblHeader w:val="0"/>
        </w:trPr>
        <w:tc>
          <w:tcPr>
            <w:shd w:fill="cfe2f3" w:val="clear"/>
          </w:tcPr>
          <w:p w:rsidR="00000000" w:rsidDel="00000000" w:rsidP="00000000" w:rsidRDefault="00000000" w:rsidRPr="00000000" w14:paraId="00000469">
            <w:pPr>
              <w:spacing w:after="353" w:lineRule="auto"/>
              <w:ind w:right="4"/>
              <w:jc w:val="center"/>
              <w:rPr>
                <w:rFonts w:ascii="Arial" w:cs="Arial" w:eastAsia="Arial" w:hAnsi="Arial"/>
                <w:b w:val="1"/>
              </w:rPr>
            </w:pPr>
            <w:r w:rsidDel="00000000" w:rsidR="00000000" w:rsidRPr="00000000">
              <w:rPr>
                <w:rtl w:val="0"/>
              </w:rPr>
            </w:r>
          </w:p>
        </w:tc>
        <w:tc>
          <w:tcPr>
            <w:shd w:fill="cfe2f3" w:val="clear"/>
          </w:tcPr>
          <w:p w:rsidR="00000000" w:rsidDel="00000000" w:rsidP="00000000" w:rsidRDefault="00000000" w:rsidRPr="00000000" w14:paraId="0000046A">
            <w:pPr>
              <w:spacing w:after="353"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Topic Type Value</w:t>
            </w:r>
          </w:p>
        </w:tc>
        <w:tc>
          <w:tcPr>
            <w:shd w:fill="cfe2f3" w:val="clear"/>
          </w:tcPr>
          <w:p w:rsidR="00000000" w:rsidDel="00000000" w:rsidP="00000000" w:rsidRDefault="00000000" w:rsidRPr="00000000" w14:paraId="0000046B">
            <w:pPr>
              <w:spacing w:after="353"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Name</w:t>
            </w:r>
          </w:p>
        </w:tc>
        <w:tc>
          <w:tcPr>
            <w:shd w:fill="cfe2f3" w:val="clear"/>
          </w:tcPr>
          <w:p w:rsidR="00000000" w:rsidDel="00000000" w:rsidP="00000000" w:rsidRDefault="00000000" w:rsidRPr="00000000" w14:paraId="0000046C">
            <w:pPr>
              <w:spacing w:after="353"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Description</w:t>
            </w:r>
          </w:p>
        </w:tc>
      </w:tr>
      <w:tr>
        <w:trPr>
          <w:cantSplit w:val="0"/>
          <w:trHeight w:val="872" w:hRule="atLeast"/>
          <w:tblHeader w:val="0"/>
        </w:trPr>
        <w:tc>
          <w:tcPr>
            <w:vAlign w:val="center"/>
          </w:tcPr>
          <w:p w:rsidR="00000000" w:rsidDel="00000000" w:rsidP="00000000" w:rsidRDefault="00000000" w:rsidRPr="00000000" w14:paraId="0000046D">
            <w:pPr>
              <w:spacing w:after="353" w:lineRule="auto"/>
              <w:ind w:right="4"/>
              <w:rPr>
                <w:rFonts w:ascii="Arial" w:cs="Arial" w:eastAsia="Arial" w:hAnsi="Arial"/>
              </w:rPr>
            </w:pPr>
            <w:r w:rsidDel="00000000" w:rsidR="00000000" w:rsidRPr="00000000">
              <w:rPr>
                <w:rFonts w:ascii="Arial" w:cs="Arial" w:eastAsia="Arial" w:hAnsi="Arial"/>
                <w:rtl w:val="0"/>
              </w:rPr>
              <w:t xml:space="preserve">0</w:t>
            </w:r>
          </w:p>
        </w:tc>
        <w:tc>
          <w:tcPr>
            <w:vAlign w:val="center"/>
          </w:tcPr>
          <w:p w:rsidR="00000000" w:rsidDel="00000000" w:rsidP="00000000" w:rsidRDefault="00000000" w:rsidRPr="00000000" w14:paraId="0000046E">
            <w:pPr>
              <w:spacing w:after="353" w:lineRule="auto"/>
              <w:ind w:right="4"/>
              <w:rPr>
                <w:rFonts w:ascii="Arial" w:cs="Arial" w:eastAsia="Arial" w:hAnsi="Arial"/>
              </w:rPr>
            </w:pPr>
            <w:r w:rsidDel="00000000" w:rsidR="00000000" w:rsidRPr="00000000">
              <w:rPr>
                <w:rFonts w:ascii="Arial" w:cs="Arial" w:eastAsia="Arial" w:hAnsi="Arial"/>
                <w:rtl w:val="0"/>
              </w:rPr>
              <w:t xml:space="preserve">0b00</w:t>
            </w:r>
          </w:p>
        </w:tc>
        <w:tc>
          <w:tcPr>
            <w:vAlign w:val="center"/>
          </w:tcPr>
          <w:p w:rsidR="00000000" w:rsidDel="00000000" w:rsidP="00000000" w:rsidRDefault="00000000" w:rsidRPr="00000000" w14:paraId="0000046F">
            <w:pPr>
              <w:spacing w:after="353" w:lineRule="auto"/>
              <w:ind w:right="4"/>
              <w:rPr>
                <w:rFonts w:ascii="Arial" w:cs="Arial" w:eastAsia="Arial" w:hAnsi="Arial"/>
              </w:rPr>
            </w:pPr>
            <w:r w:rsidDel="00000000" w:rsidR="00000000" w:rsidRPr="00000000">
              <w:rPr>
                <w:rFonts w:ascii="Arial" w:cs="Arial" w:eastAsia="Arial" w:hAnsi="Arial"/>
                <w:rtl w:val="0"/>
              </w:rPr>
              <w:t xml:space="preserve">Session Topic Alias</w:t>
            </w:r>
          </w:p>
        </w:tc>
        <w:tc>
          <w:tcPr>
            <w:vAlign w:val="center"/>
          </w:tcPr>
          <w:p w:rsidR="00000000" w:rsidDel="00000000" w:rsidP="00000000" w:rsidRDefault="00000000" w:rsidRPr="00000000" w14:paraId="00000470">
            <w:pPr>
              <w:spacing w:after="353" w:lineRule="auto"/>
              <w:ind w:right="4"/>
              <w:rPr>
                <w:rFonts w:ascii="Arial" w:cs="Arial" w:eastAsia="Arial" w:hAnsi="Arial"/>
              </w:rPr>
            </w:pPr>
            <w:r w:rsidDel="00000000" w:rsidR="00000000" w:rsidRPr="00000000">
              <w:rPr>
                <w:rFonts w:ascii="Arial" w:cs="Arial" w:eastAsia="Arial" w:hAnsi="Arial"/>
                <w:rtl w:val="0"/>
              </w:rPr>
              <w:t xml:space="preserve">A session Topic Alias is negotiated between the Server and Client within the scope of a session.</w:t>
            </w:r>
          </w:p>
        </w:tc>
      </w:tr>
      <w:tr>
        <w:trPr>
          <w:cantSplit w:val="0"/>
          <w:tblHeader w:val="0"/>
        </w:trPr>
        <w:tc>
          <w:tcPr>
            <w:vAlign w:val="center"/>
          </w:tcPr>
          <w:p w:rsidR="00000000" w:rsidDel="00000000" w:rsidP="00000000" w:rsidRDefault="00000000" w:rsidRPr="00000000" w14:paraId="00000471">
            <w:pPr>
              <w:spacing w:after="353" w:lineRule="auto"/>
              <w:ind w:right="4"/>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472">
            <w:pPr>
              <w:spacing w:after="353" w:lineRule="auto"/>
              <w:ind w:right="4"/>
              <w:rPr>
                <w:rFonts w:ascii="Arial" w:cs="Arial" w:eastAsia="Arial" w:hAnsi="Arial"/>
              </w:rPr>
            </w:pPr>
            <w:r w:rsidDel="00000000" w:rsidR="00000000" w:rsidRPr="00000000">
              <w:rPr>
                <w:rFonts w:ascii="Arial" w:cs="Arial" w:eastAsia="Arial" w:hAnsi="Arial"/>
                <w:rtl w:val="0"/>
              </w:rPr>
              <w:t xml:space="preserve">0b01</w:t>
            </w:r>
          </w:p>
        </w:tc>
        <w:tc>
          <w:tcPr>
            <w:vAlign w:val="center"/>
          </w:tcPr>
          <w:p w:rsidR="00000000" w:rsidDel="00000000" w:rsidP="00000000" w:rsidRDefault="00000000" w:rsidRPr="00000000" w14:paraId="00000473">
            <w:pPr>
              <w:spacing w:after="353" w:lineRule="auto"/>
              <w:ind w:right="4"/>
              <w:rPr>
                <w:rFonts w:ascii="Arial" w:cs="Arial" w:eastAsia="Arial" w:hAnsi="Arial"/>
              </w:rPr>
            </w:pPr>
            <w:r w:rsidDel="00000000" w:rsidR="00000000" w:rsidRPr="00000000">
              <w:rPr>
                <w:rFonts w:ascii="Arial" w:cs="Arial" w:eastAsia="Arial" w:hAnsi="Arial"/>
                <w:rtl w:val="0"/>
              </w:rPr>
              <w:t xml:space="preserve">Predefined Topic Alias</w:t>
            </w:r>
          </w:p>
        </w:tc>
        <w:tc>
          <w:tcPr>
            <w:vAlign w:val="center"/>
          </w:tcPr>
          <w:p w:rsidR="00000000" w:rsidDel="00000000" w:rsidP="00000000" w:rsidRDefault="00000000" w:rsidRPr="00000000" w14:paraId="00000474">
            <w:pPr>
              <w:spacing w:after="353" w:lineRule="auto"/>
              <w:ind w:right="4"/>
              <w:rPr>
                <w:rFonts w:ascii="Arial" w:cs="Arial" w:eastAsia="Arial" w:hAnsi="Arial"/>
              </w:rPr>
            </w:pPr>
            <w:r w:rsidDel="00000000" w:rsidR="00000000" w:rsidRPr="00000000">
              <w:rPr>
                <w:rFonts w:ascii="Arial" w:cs="Arial" w:eastAsia="Arial" w:hAnsi="Arial"/>
                <w:rtl w:val="0"/>
              </w:rPr>
              <w:t xml:space="preserve">A predefined Topic Alias is known statically by both the Server and the Client outside the scope of a session. No negotiation is required since both entities have knowledge of the topic alias mapping.</w:t>
            </w:r>
          </w:p>
        </w:tc>
      </w:tr>
      <w:tr>
        <w:trPr>
          <w:cantSplit w:val="0"/>
          <w:tblHeader w:val="0"/>
        </w:trPr>
        <w:tc>
          <w:tcPr>
            <w:vAlign w:val="center"/>
          </w:tcPr>
          <w:p w:rsidR="00000000" w:rsidDel="00000000" w:rsidP="00000000" w:rsidRDefault="00000000" w:rsidRPr="00000000" w14:paraId="00000475">
            <w:pPr>
              <w:spacing w:after="353" w:lineRule="auto"/>
              <w:ind w:right="4"/>
              <w:rPr>
                <w:rFonts w:ascii="Arial" w:cs="Arial" w:eastAsia="Arial" w:hAnsi="Arial"/>
              </w:rPr>
            </w:pPr>
            <w:r w:rsidDel="00000000" w:rsidR="00000000" w:rsidRPr="00000000">
              <w:rPr>
                <w:rFonts w:ascii="Arial" w:cs="Arial" w:eastAsia="Arial" w:hAnsi="Arial"/>
                <w:rtl w:val="0"/>
              </w:rPr>
              <w:t xml:space="preserve">2</w:t>
            </w:r>
          </w:p>
        </w:tc>
        <w:tc>
          <w:tcPr>
            <w:vAlign w:val="center"/>
          </w:tcPr>
          <w:p w:rsidR="00000000" w:rsidDel="00000000" w:rsidP="00000000" w:rsidRDefault="00000000" w:rsidRPr="00000000" w14:paraId="00000476">
            <w:pPr>
              <w:spacing w:after="353" w:lineRule="auto"/>
              <w:ind w:right="4"/>
              <w:rPr>
                <w:rFonts w:ascii="Arial" w:cs="Arial" w:eastAsia="Arial" w:hAnsi="Arial"/>
              </w:rPr>
            </w:pPr>
            <w:r w:rsidDel="00000000" w:rsidR="00000000" w:rsidRPr="00000000">
              <w:rPr>
                <w:rFonts w:ascii="Arial" w:cs="Arial" w:eastAsia="Arial" w:hAnsi="Arial"/>
                <w:rtl w:val="0"/>
              </w:rPr>
              <w:t xml:space="preserve">0b10</w:t>
            </w:r>
          </w:p>
        </w:tc>
        <w:tc>
          <w:tcPr>
            <w:vAlign w:val="center"/>
          </w:tcPr>
          <w:p w:rsidR="00000000" w:rsidDel="00000000" w:rsidP="00000000" w:rsidRDefault="00000000" w:rsidRPr="00000000" w14:paraId="00000477">
            <w:pPr>
              <w:spacing w:after="353" w:lineRule="auto"/>
              <w:ind w:right="4"/>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478">
            <w:pPr>
              <w:spacing w:after="353" w:lineRule="auto"/>
              <w:ind w:right="4"/>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vAlign w:val="center"/>
          </w:tcPr>
          <w:p w:rsidR="00000000" w:rsidDel="00000000" w:rsidP="00000000" w:rsidRDefault="00000000" w:rsidRPr="00000000" w14:paraId="00000479">
            <w:pPr>
              <w:spacing w:after="353" w:lineRule="auto"/>
              <w:ind w:right="4"/>
              <w:rPr>
                <w:rFonts w:ascii="Arial" w:cs="Arial" w:eastAsia="Arial" w:hAnsi="Arial"/>
              </w:rPr>
            </w:pPr>
            <w:r w:rsidDel="00000000" w:rsidR="00000000" w:rsidRPr="00000000">
              <w:rPr>
                <w:rFonts w:ascii="Arial" w:cs="Arial" w:eastAsia="Arial" w:hAnsi="Arial"/>
                <w:rtl w:val="0"/>
              </w:rPr>
              <w:t xml:space="preserve">3</w:t>
            </w:r>
          </w:p>
        </w:tc>
        <w:tc>
          <w:tcPr>
            <w:vAlign w:val="center"/>
          </w:tcPr>
          <w:p w:rsidR="00000000" w:rsidDel="00000000" w:rsidP="00000000" w:rsidRDefault="00000000" w:rsidRPr="00000000" w14:paraId="0000047A">
            <w:pPr>
              <w:spacing w:after="353" w:lineRule="auto"/>
              <w:ind w:right="4"/>
              <w:rPr>
                <w:rFonts w:ascii="Arial" w:cs="Arial" w:eastAsia="Arial" w:hAnsi="Arial"/>
              </w:rPr>
            </w:pPr>
            <w:r w:rsidDel="00000000" w:rsidR="00000000" w:rsidRPr="00000000">
              <w:rPr>
                <w:rFonts w:ascii="Arial" w:cs="Arial" w:eastAsia="Arial" w:hAnsi="Arial"/>
                <w:rtl w:val="0"/>
              </w:rPr>
              <w:t xml:space="preserve">0b11</w:t>
            </w:r>
          </w:p>
        </w:tc>
        <w:tc>
          <w:tcPr>
            <w:vAlign w:val="center"/>
          </w:tcPr>
          <w:p w:rsidR="00000000" w:rsidDel="00000000" w:rsidP="00000000" w:rsidRDefault="00000000" w:rsidRPr="00000000" w14:paraId="0000047B">
            <w:pPr>
              <w:spacing w:after="353" w:lineRule="auto"/>
              <w:ind w:right="4"/>
              <w:rPr>
                <w:rFonts w:ascii="Arial" w:cs="Arial" w:eastAsia="Arial" w:hAnsi="Arial"/>
              </w:rPr>
            </w:pPr>
            <w:r w:rsidDel="00000000" w:rsidR="00000000" w:rsidRPr="00000000">
              <w:rPr>
                <w:rFonts w:ascii="Arial" w:cs="Arial" w:eastAsia="Arial" w:hAnsi="Arial"/>
                <w:rtl w:val="0"/>
              </w:rPr>
              <w:t xml:space="preserve">Topic Name or Filter</w:t>
            </w:r>
          </w:p>
        </w:tc>
        <w:tc>
          <w:tcPr>
            <w:vAlign w:val="center"/>
          </w:tcPr>
          <w:p w:rsidR="00000000" w:rsidDel="00000000" w:rsidP="00000000" w:rsidRDefault="00000000" w:rsidRPr="00000000" w14:paraId="0000047C">
            <w:pPr>
              <w:keepNext w:val="1"/>
              <w:spacing w:after="353" w:lineRule="auto"/>
              <w:ind w:right="4"/>
              <w:rPr>
                <w:rFonts w:ascii="Arial" w:cs="Arial" w:eastAsia="Arial" w:hAnsi="Arial"/>
              </w:rPr>
            </w:pPr>
            <w:r w:rsidDel="00000000" w:rsidR="00000000" w:rsidRPr="00000000">
              <w:rPr>
                <w:rFonts w:ascii="Arial" w:cs="Arial" w:eastAsia="Arial" w:hAnsi="Arial"/>
                <w:rtl w:val="0"/>
              </w:rPr>
              <w:t xml:space="preserve">A Topic Name or Topic Filter, which requires no session negotiation.</w:t>
            </w:r>
          </w:p>
        </w:tc>
      </w:tr>
    </w:tbl>
    <w:p w:rsidR="00000000" w:rsidDel="00000000" w:rsidP="00000000" w:rsidRDefault="00000000" w:rsidRPr="00000000" w14:paraId="0000047D">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Predefined and Session Topic Aliases are assigned from different pools so there is no danger of collision. </w:t>
      </w:r>
    </w:p>
    <w:p w:rsidR="00000000" w:rsidDel="00000000" w:rsidP="00000000" w:rsidRDefault="00000000" w:rsidRPr="00000000" w14:paraId="0000047E">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Refer to </w:t>
      </w:r>
      <w:hyperlink w:anchor="_heading=h.sznt7pux1885">
        <w:r w:rsidDel="00000000" w:rsidR="00000000" w:rsidRPr="00000000">
          <w:rPr>
            <w:color w:val="1155cc"/>
            <w:u w:val="single"/>
            <w:rtl w:val="0"/>
          </w:rPr>
          <w:t xml:space="preserve">4.7 Topics</w:t>
        </w:r>
      </w:hyperlink>
      <w:r w:rsidDel="00000000" w:rsidR="00000000" w:rsidRPr="00000000">
        <w:rPr>
          <w:rFonts w:ascii="Arial" w:cs="Arial" w:eastAsia="Arial" w:hAnsi="Arial"/>
          <w:rtl w:val="0"/>
        </w:rPr>
        <w:t xml:space="preserve"> for detailed descriptions of</w:t>
      </w:r>
      <w:r w:rsidDel="00000000" w:rsidR="00000000" w:rsidRPr="00000000">
        <w:rPr>
          <w:rFonts w:ascii="Arial" w:cs="Arial" w:eastAsia="Arial" w:hAnsi="Arial"/>
          <w:rtl w:val="0"/>
        </w:rPr>
        <w:t xml:space="preserve"> Topic Names and Topic Aliases.</w:t>
      </w:r>
      <w:r w:rsidDel="00000000" w:rsidR="00000000" w:rsidRPr="00000000">
        <w:rPr>
          <w:rtl w:val="0"/>
        </w:rPr>
      </w:r>
    </w:p>
    <w:p w:rsidR="00000000" w:rsidDel="00000000" w:rsidP="00000000" w:rsidRDefault="00000000" w:rsidRPr="00000000" w14:paraId="0000047F">
      <w:pPr>
        <w:pStyle w:val="Heading1"/>
        <w:ind w:left="0" w:firstLine="0"/>
        <w:rPr>
          <w:rFonts w:ascii="Arial" w:cs="Arial" w:eastAsia="Arial" w:hAnsi="Arial"/>
        </w:rPr>
      </w:pPr>
      <w:bookmarkStart w:colFirst="0" w:colLast="0" w:name="_heading=h.1egqt2p" w:id="33"/>
      <w:bookmarkEnd w:id="33"/>
      <w:r w:rsidDel="00000000" w:rsidR="00000000" w:rsidRPr="00000000">
        <w:rPr>
          <w:rFonts w:ascii="Arial" w:cs="Arial" w:eastAsia="Arial" w:hAnsi="Arial"/>
          <w:rtl w:val="0"/>
        </w:rPr>
        <w:t xml:space="preserve">3 MQTT-SN Control Packets</w:t>
      </w:r>
    </w:p>
    <w:p w:rsidR="00000000" w:rsidDel="00000000" w:rsidP="00000000" w:rsidRDefault="00000000" w:rsidRPr="00000000" w14:paraId="00000480">
      <w:pPr>
        <w:pStyle w:val="Heading2"/>
        <w:keepLines w:val="1"/>
        <w:spacing w:after="52" w:before="0" w:line="259" w:lineRule="auto"/>
        <w:ind w:left="0" w:firstLine="0"/>
        <w:rPr>
          <w:rFonts w:ascii="Arial" w:cs="Arial" w:eastAsia="Arial" w:hAnsi="Arial"/>
        </w:rPr>
      </w:pPr>
      <w:bookmarkStart w:colFirst="0" w:colLast="0" w:name="_heading=h.1jlao46" w:id="34"/>
      <w:bookmarkEnd w:id="34"/>
      <w:r w:rsidDel="00000000" w:rsidR="00000000" w:rsidRPr="00000000">
        <w:rPr>
          <w:rtl w:val="0"/>
        </w:rPr>
        <w:t xml:space="preserve">3.1 </w:t>
      </w:r>
      <w:r w:rsidDel="00000000" w:rsidR="00000000" w:rsidRPr="00000000">
        <w:rPr>
          <w:rFonts w:ascii="Arial" w:cs="Arial" w:eastAsia="Arial" w:hAnsi="Arial"/>
          <w:rtl w:val="0"/>
        </w:rPr>
        <w:t xml:space="preserve">CONNECT - Connection Request</w:t>
      </w:r>
    </w:p>
    <w:p w:rsidR="00000000" w:rsidDel="00000000" w:rsidP="00000000" w:rsidRDefault="00000000" w:rsidRPr="00000000" w14:paraId="00000481">
      <w:pPr>
        <w:rPr>
          <w:rFonts w:ascii="Arial" w:cs="Arial" w:eastAsia="Arial" w:hAnsi="Arial"/>
        </w:rPr>
      </w:pPr>
      <w:r w:rsidDel="00000000" w:rsidR="00000000" w:rsidRPr="00000000">
        <w:rPr>
          <w:i w:val="1"/>
          <w:sz w:val="19"/>
          <w:szCs w:val="19"/>
          <w:rtl w:val="0"/>
        </w:rPr>
        <w:t xml:space="preserve">Figure 3-1 – CONNECT Packet</w:t>
      </w:r>
      <w:r w:rsidDel="00000000" w:rsidR="00000000" w:rsidRPr="00000000">
        <w:rPr>
          <w:rtl w:val="0"/>
        </w:rPr>
      </w:r>
    </w:p>
    <w:p w:rsidR="00000000" w:rsidDel="00000000" w:rsidP="00000000" w:rsidRDefault="00000000" w:rsidRPr="00000000" w14:paraId="00000482">
      <w:pPr>
        <w:rPr>
          <w:rFonts w:ascii="Arial" w:cs="Arial" w:eastAsia="Arial" w:hAnsi="Arial"/>
        </w:rPr>
      </w:pPr>
      <w:r w:rsidDel="00000000" w:rsidR="00000000" w:rsidRPr="00000000">
        <w:rPr/>
        <w:drawing>
          <wp:inline distB="114300" distT="114300" distL="114300" distR="114300">
            <wp:extent cx="4754880" cy="7384473"/>
            <wp:effectExtent b="0" l="0" r="0" t="0"/>
            <wp:docPr id="52" name="image20.png"/>
            <a:graphic>
              <a:graphicData uri="http://schemas.openxmlformats.org/drawingml/2006/picture">
                <pic:pic>
                  <pic:nvPicPr>
                    <pic:cNvPr id="0" name="image20.png"/>
                    <pic:cNvPicPr preferRelativeResize="0"/>
                  </pic:nvPicPr>
                  <pic:blipFill>
                    <a:blip r:embed="rId66"/>
                    <a:srcRect b="57" l="0" r="0" t="57"/>
                    <a:stretch>
                      <a:fillRect/>
                    </a:stretch>
                  </pic:blipFill>
                  <pic:spPr>
                    <a:xfrm>
                      <a:off x="0" y="0"/>
                      <a:ext cx="4754880" cy="7384473"/>
                    </a:xfrm>
                    <a:prstGeom prst="rect"/>
                    <a:ln/>
                  </pic:spPr>
                </pic:pic>
              </a:graphicData>
            </a:graphic>
          </wp:inline>
        </w:drawing>
      </w:r>
      <w:r w:rsidDel="00000000" w:rsidR="00000000" w:rsidRPr="00000000">
        <w:rPr>
          <w:rtl w:val="0"/>
        </w:rPr>
      </w:r>
    </w:p>
    <w:p w:rsidR="00000000" w:rsidDel="00000000" w:rsidP="00000000" w:rsidRDefault="00000000" w:rsidRPr="00000000" w14:paraId="00000483">
      <w:pPr>
        <w:rPr>
          <w:rFonts w:ascii="Arial" w:cs="Arial" w:eastAsia="Arial" w:hAnsi="Arial"/>
          <w:color w:val="000000"/>
        </w:rPr>
      </w:pPr>
      <w:r w:rsidDel="00000000" w:rsidR="00000000" w:rsidRPr="00000000">
        <w:rPr>
          <w:rFonts w:ascii="Arial" w:cs="Arial" w:eastAsia="Arial" w:hAnsi="Arial"/>
          <w:rtl w:val="0"/>
        </w:rPr>
        <w:t xml:space="preserve">The CONNECT packet is sent from the Client to the </w:t>
      </w:r>
      <w:r w:rsidDel="00000000" w:rsidR="00000000" w:rsidRPr="00000000">
        <w:rPr>
          <w:color w:val="000000"/>
          <w:rtl w:val="0"/>
        </w:rPr>
        <w:t xml:space="preserve">Server</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to request the creation of or continuation of a Session. </w:t>
      </w:r>
      <w:r w:rsidDel="00000000" w:rsidR="00000000" w:rsidRPr="00000000">
        <w:rPr>
          <w:rtl w:val="0"/>
        </w:rPr>
      </w:r>
    </w:p>
    <w:p w:rsidR="00000000" w:rsidDel="00000000" w:rsidP="00000000" w:rsidRDefault="00000000" w:rsidRPr="00000000" w14:paraId="00000484">
      <w:pPr>
        <w:pStyle w:val="Heading3"/>
        <w:ind w:left="0" w:firstLine="0"/>
        <w:rPr/>
      </w:pPr>
      <w:bookmarkStart w:colFirst="0" w:colLast="0" w:name="_heading=h.43ky6rz" w:id="35"/>
      <w:bookmarkEnd w:id="35"/>
      <w:r w:rsidDel="00000000" w:rsidR="00000000" w:rsidRPr="00000000">
        <w:rPr>
          <w:rtl w:val="0"/>
        </w:rPr>
        <w:t xml:space="preserve">3.1.1 CONNECT Header</w:t>
      </w:r>
    </w:p>
    <w:p w:rsidR="00000000" w:rsidDel="00000000" w:rsidP="00000000" w:rsidRDefault="00000000" w:rsidRPr="00000000" w14:paraId="00000485">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486">
      <w:pPr>
        <w:pStyle w:val="Heading3"/>
        <w:ind w:left="0" w:firstLine="0"/>
        <w:rPr/>
      </w:pPr>
      <w:bookmarkStart w:colFirst="0" w:colLast="0" w:name="_heading=h.2iq8gzs" w:id="36"/>
      <w:bookmarkEnd w:id="36"/>
      <w:r w:rsidDel="00000000" w:rsidR="00000000" w:rsidRPr="00000000">
        <w:rPr>
          <w:rtl w:val="0"/>
        </w:rPr>
        <w:t xml:space="preserve">3.1.2 Connect Flags</w:t>
      </w:r>
    </w:p>
    <w:p w:rsidR="00000000" w:rsidDel="00000000" w:rsidP="00000000" w:rsidRDefault="00000000" w:rsidRPr="00000000" w14:paraId="00000487">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Connect Flags is 1 byte field which contains several parameters specifying the behavior of the MQTT-SN Virtual </w:t>
      </w:r>
      <w:r w:rsidDel="00000000" w:rsidR="00000000" w:rsidRPr="00000000">
        <w:rPr>
          <w:rFonts w:ascii="Arial" w:cs="Arial" w:eastAsia="Arial" w:hAnsi="Arial"/>
          <w:sz w:val="22"/>
          <w:szCs w:val="22"/>
          <w:rtl w:val="0"/>
        </w:rPr>
        <w:t xml:space="preserve">C</w:t>
      </w:r>
      <w:r w:rsidDel="00000000" w:rsidR="00000000" w:rsidRPr="00000000">
        <w:rPr>
          <w:rFonts w:ascii="Arial" w:cs="Arial" w:eastAsia="Arial" w:hAnsi="Arial"/>
          <w:color w:val="000000"/>
          <w:sz w:val="22"/>
          <w:szCs w:val="22"/>
          <w:rtl w:val="0"/>
        </w:rPr>
        <w:t xml:space="preserve">onnection. It also indicates the presence or absence of fields in the Packet.</w:t>
      </w:r>
    </w:p>
    <w:p w:rsidR="00000000" w:rsidDel="00000000" w:rsidP="00000000" w:rsidRDefault="00000000" w:rsidRPr="00000000" w14:paraId="00000488">
      <w:pPr>
        <w:spacing w:line="276" w:lineRule="auto"/>
        <w:ind w:left="0" w:firstLine="0"/>
        <w:rPr>
          <w:rFonts w:ascii="Arial" w:cs="Arial" w:eastAsia="Arial" w:hAnsi="Arial"/>
          <w:color w:val="000000"/>
          <w:sz w:val="22"/>
          <w:szCs w:val="22"/>
        </w:rPr>
      </w:pPr>
      <w:r w:rsidDel="00000000" w:rsidR="00000000" w:rsidRPr="00000000">
        <w:rPr>
          <w:rFonts w:ascii="Arial" w:cs="Arial" w:eastAsia="Arial" w:hAnsi="Arial"/>
          <w:sz w:val="22"/>
          <w:szCs w:val="22"/>
          <w:highlight w:val="yellow"/>
          <w:rtl w:val="0"/>
        </w:rPr>
        <w:t xml:space="preserve">The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MUST validate that the reserved flags in the CONNECT packet are set to 0 </w:t>
      </w:r>
      <w:r w:rsidDel="00000000" w:rsidR="00000000" w:rsidRPr="00000000">
        <w:rPr>
          <w:rFonts w:ascii="Arial" w:cs="Arial" w:eastAsia="Arial" w:hAnsi="Arial"/>
          <w:color w:val="ff0000"/>
          <w:sz w:val="22"/>
          <w:szCs w:val="22"/>
          <w:shd w:fill="auto" w:val="clear"/>
          <w:rtl w:val="0"/>
        </w:rPr>
        <w:t xml:space="preserve">[MQTT-SN-3.1.2-1].</w:t>
      </w:r>
      <w:r w:rsidDel="00000000" w:rsidR="00000000" w:rsidRPr="00000000">
        <w:rPr>
          <w:rFonts w:ascii="Arial" w:cs="Arial" w:eastAsia="Arial" w:hAnsi="Arial"/>
          <w:sz w:val="22"/>
          <w:szCs w:val="22"/>
          <w:rtl w:val="0"/>
        </w:rPr>
        <w:t xml:space="preserve"> If any of the reserved flags is not 0 it is a Malformed Packet. Refer to </w:t>
      </w:r>
      <w:hyperlink w:anchor="_heading=h.v8vlgf6xm72a">
        <w:r w:rsidDel="00000000" w:rsidR="00000000" w:rsidRPr="00000000">
          <w:rPr>
            <w:color w:val="1155cc"/>
            <w:u w:val="single"/>
            <w:rtl w:val="0"/>
          </w:rPr>
          <w:t xml:space="preserve">4.12 Handling errors</w:t>
        </w:r>
      </w:hyperlink>
      <w:r w:rsidDel="00000000" w:rsidR="00000000" w:rsidRPr="00000000">
        <w:rPr>
          <w:rFonts w:ascii="Arial" w:cs="Arial" w:eastAsia="Arial" w:hAnsi="Arial"/>
          <w:sz w:val="22"/>
          <w:szCs w:val="22"/>
          <w:rtl w:val="0"/>
        </w:rPr>
        <w:t xml:space="preserve"> for information about handling errors.</w:t>
      </w:r>
      <w:r w:rsidDel="00000000" w:rsidR="00000000" w:rsidRPr="00000000">
        <w:rPr>
          <w:rtl w:val="0"/>
        </w:rPr>
      </w:r>
    </w:p>
    <w:p w:rsidR="00000000" w:rsidDel="00000000" w:rsidP="00000000" w:rsidRDefault="00000000" w:rsidRPr="00000000" w14:paraId="00000489">
      <w:pPr>
        <w:pStyle w:val="Heading4"/>
        <w:ind w:left="0" w:firstLine="0"/>
        <w:rPr/>
      </w:pPr>
      <w:bookmarkStart w:colFirst="0" w:colLast="0" w:name="_heading=h.etqaie4ha8c7" w:id="37"/>
      <w:bookmarkEnd w:id="37"/>
      <w:r w:rsidDel="00000000" w:rsidR="00000000" w:rsidRPr="00000000">
        <w:rPr>
          <w:rtl w:val="0"/>
        </w:rPr>
        <w:t xml:space="preserve">3.1.2.1 Clean Start Flag</w:t>
      </w:r>
    </w:p>
    <w:p w:rsidR="00000000" w:rsidDel="00000000" w:rsidP="00000000" w:rsidRDefault="00000000" w:rsidRPr="00000000" w14:paraId="0000048A">
      <w:pPr>
        <w:spacing w:line="276" w:lineRule="auto"/>
        <w:rPr>
          <w:rFonts w:ascii="Arial" w:cs="Arial" w:eastAsia="Arial" w:hAnsi="Arial"/>
          <w:color w:val="000000"/>
          <w:sz w:val="22"/>
          <w:szCs w:val="22"/>
          <w:shd w:fill="auto" w:val="clear"/>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0 of the Connect Flags byte.</w:t>
      </w:r>
      <w:r w:rsidDel="00000000" w:rsidR="00000000" w:rsidRPr="00000000">
        <w:rPr>
          <w:rtl w:val="0"/>
        </w:rPr>
      </w:r>
    </w:p>
    <w:p w:rsidR="00000000" w:rsidDel="00000000" w:rsidP="00000000" w:rsidRDefault="00000000" w:rsidRPr="00000000" w14:paraId="0000048B">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This flag specifies whether the Virtual Connection starts a new Session or is a continuation of an existing Session. Refer to </w:t>
      </w:r>
      <w:hyperlink w:anchor="_heading=h.21od6so">
        <w:r w:rsidDel="00000000" w:rsidR="00000000" w:rsidRPr="00000000">
          <w:rPr>
            <w:color w:val="1155cc"/>
            <w:u w:val="single"/>
            <w:shd w:fill="auto" w:val="clear"/>
            <w:rtl w:val="0"/>
          </w:rPr>
          <w:t xml:space="preserve">4.1 Session state</w:t>
        </w:r>
      </w:hyperlink>
      <w:r w:rsidDel="00000000" w:rsidR="00000000" w:rsidRPr="00000000">
        <w:rPr>
          <w:rFonts w:ascii="Arial" w:cs="Arial" w:eastAsia="Arial" w:hAnsi="Arial"/>
          <w:color w:val="000000"/>
          <w:sz w:val="22"/>
          <w:szCs w:val="22"/>
          <w:shd w:fill="auto" w:val="clear"/>
          <w:rtl w:val="0"/>
        </w:rPr>
        <w:t xml:space="preserve"> for a definition of the Session State.</w:t>
      </w:r>
    </w:p>
    <w:p w:rsidR="00000000" w:rsidDel="00000000" w:rsidP="00000000" w:rsidRDefault="00000000" w:rsidRPr="00000000" w14:paraId="0000048C">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a CONNECT packet is received with Clean Start is set to 1, the Client and Server MUST discard any existing Session and start a new Session</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[MQTT-SN-3.1.2.1-1].</w:t>
      </w:r>
      <w:r w:rsidDel="00000000" w:rsidR="00000000" w:rsidRPr="00000000">
        <w:rPr>
          <w:rFonts w:ascii="Arial" w:cs="Arial" w:eastAsia="Arial" w:hAnsi="Arial"/>
          <w:color w:val="000000"/>
          <w:sz w:val="22"/>
          <w:szCs w:val="22"/>
          <w:shd w:fill="auto" w:val="clear"/>
          <w:rtl w:val="0"/>
        </w:rPr>
        <w:t xml:space="preserve"> Consequently, the Session Present flag in CONNACK is always set to 0 if Clean Start is set to 1.</w:t>
      </w:r>
    </w:p>
    <w:p w:rsidR="00000000" w:rsidDel="00000000" w:rsidP="00000000" w:rsidRDefault="00000000" w:rsidRPr="00000000" w14:paraId="0000048D">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a CONNECT packet is received with Clean Start set to 0 and there is a Session associated with the Client Identifier, the Server MUST resume communications with the Client based on state from the existing Session</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[MQTT-SN-3.1.2.1-2]</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highlight w:val="yellow"/>
          <w:rtl w:val="0"/>
        </w:rPr>
        <w:t xml:space="preserve">If a CONNECT packet is received with Clean Start set to 0 and there is no Session associated with the Client Identifier, the Server MUST create a new Session</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[MQTT-3.1.2.1-3]</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48E">
      <w:pPr>
        <w:pStyle w:val="Heading4"/>
        <w:spacing w:after="0" w:lineRule="auto"/>
        <w:ind w:left="0" w:firstLine="0"/>
        <w:rPr/>
      </w:pPr>
      <w:bookmarkStart w:colFirst="0" w:colLast="0" w:name="_heading=h.92dpq2f7xb81" w:id="38"/>
      <w:bookmarkEnd w:id="38"/>
      <w:r w:rsidDel="00000000" w:rsidR="00000000" w:rsidRPr="00000000">
        <w:rPr>
          <w:rtl w:val="0"/>
        </w:rPr>
        <w:t xml:space="preserve">3.1.2.2 Will Flag</w:t>
      </w:r>
    </w:p>
    <w:p w:rsidR="00000000" w:rsidDel="00000000" w:rsidP="00000000" w:rsidRDefault="00000000" w:rsidRPr="00000000" w14:paraId="0000048F">
      <w:pPr>
        <w:spacing w:line="276" w:lineRule="auto"/>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1 of the Connect Flags byte.</w:t>
      </w:r>
      <w:r w:rsidDel="00000000" w:rsidR="00000000" w:rsidRPr="00000000">
        <w:rPr>
          <w:rtl w:val="0"/>
        </w:rPr>
      </w:r>
    </w:p>
    <w:p w:rsidR="00000000" w:rsidDel="00000000" w:rsidP="00000000" w:rsidRDefault="00000000" w:rsidRPr="00000000" w14:paraId="0000049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the Will Flag is set to 1, the Will Flags, Will Topic, and Will Payload fields MUST be present in the Packet</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[MQTT-SN-3.1.2.2-1]</w:t>
      </w:r>
      <w:r w:rsidDel="00000000" w:rsidR="00000000" w:rsidRPr="00000000">
        <w:rPr>
          <w:rFonts w:ascii="Arial" w:cs="Arial" w:eastAsia="Arial" w:hAnsi="Arial"/>
          <w:color w:val="000000"/>
          <w:sz w:val="22"/>
          <w:szCs w:val="22"/>
          <w:rtl w:val="0"/>
        </w:rPr>
        <w:t xml:space="preserve">. </w:t>
      </w:r>
      <w:r w:rsidDel="00000000" w:rsidR="00000000" w:rsidRPr="00000000">
        <w:rPr>
          <w:rtl w:val="0"/>
        </w:rPr>
      </w:r>
    </w:p>
    <w:p w:rsidR="00000000" w:rsidDel="00000000" w:rsidP="00000000" w:rsidRDefault="00000000" w:rsidRPr="00000000" w14:paraId="00000491">
      <w:pPr>
        <w:spacing w:after="0"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If the Will Flag is set to 1 this indicates that a Will Message MUST be stored on the Server and associated with the Session</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[MQTT-SN-3.1.2.2-2]</w:t>
      </w:r>
      <w:r w:rsidDel="00000000" w:rsidR="00000000" w:rsidRPr="00000000">
        <w:rPr>
          <w:rFonts w:ascii="Arial" w:cs="Arial" w:eastAsia="Arial" w:hAnsi="Arial"/>
          <w:color w:val="000000"/>
          <w:sz w:val="22"/>
          <w:szCs w:val="22"/>
          <w:rtl w:val="0"/>
        </w:rPr>
        <w:t xml:space="preserve">. The Will Message consists of the Will Topic, and Will Payload fields in the CONNECT Packet. </w:t>
      </w:r>
      <w:r w:rsidDel="00000000" w:rsidR="00000000" w:rsidRPr="00000000">
        <w:rPr>
          <w:rFonts w:ascii="Arial" w:cs="Arial" w:eastAsia="Arial" w:hAnsi="Arial"/>
          <w:color w:val="000000"/>
          <w:sz w:val="22"/>
          <w:szCs w:val="22"/>
          <w:highlight w:val="yellow"/>
          <w:rtl w:val="0"/>
        </w:rPr>
        <w:t xml:space="preserve">The Will Message MUST be published after the Virtual Connection is deleted or the Session ends, unless the Will Message has been deleted by the Server on receipt of a DISCONNECT packet with Reason Code 0x00 (Normal disconnection)</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[MQTT-SN-3.1.2.2-3]</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492">
      <w:pPr>
        <w:spacing w:after="240" w:before="240" w:line="276" w:lineRule="auto"/>
        <w:ind w:left="0" w:righ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Situations in which the Will Message is published include, but are not limited to:</w:t>
      </w:r>
    </w:p>
    <w:p w:rsidR="00000000" w:rsidDel="00000000" w:rsidP="00000000" w:rsidRDefault="00000000" w:rsidRPr="00000000" w14:paraId="00000493">
      <w:pPr>
        <w:numPr>
          <w:ilvl w:val="0"/>
          <w:numId w:val="25"/>
        </w:numPr>
        <w:spacing w:after="0" w:afterAutospacing="0" w:before="0" w:line="276" w:lineRule="auto"/>
        <w:ind w:left="720" w:right="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Server deletes the Virtual Connection as a result of a</w:t>
      </w:r>
      <w:r w:rsidDel="00000000" w:rsidR="00000000" w:rsidRPr="00000000">
        <w:rPr>
          <w:rFonts w:ascii="Arial" w:cs="Arial" w:eastAsia="Arial" w:hAnsi="Arial"/>
          <w:color w:val="000000"/>
          <w:sz w:val="22"/>
          <w:szCs w:val="22"/>
          <w:rtl w:val="0"/>
        </w:rPr>
        <w:t xml:space="preserve">n I/O error or network failure</w:t>
      </w:r>
      <w:r w:rsidDel="00000000" w:rsidR="00000000" w:rsidRPr="00000000">
        <w:rPr>
          <w:rFonts w:ascii="Arial" w:cs="Arial" w:eastAsia="Arial" w:hAnsi="Arial"/>
          <w:color w:val="000000"/>
          <w:sz w:val="22"/>
          <w:szCs w:val="22"/>
          <w:rtl w:val="0"/>
        </w:rPr>
        <w:t xml:space="preserve"> it has detected.</w:t>
      </w:r>
    </w:p>
    <w:p w:rsidR="00000000" w:rsidDel="00000000" w:rsidP="00000000" w:rsidRDefault="00000000" w:rsidRPr="00000000" w14:paraId="00000494">
      <w:pPr>
        <w:numPr>
          <w:ilvl w:val="0"/>
          <w:numId w:val="25"/>
        </w:numPr>
        <w:spacing w:after="0" w:afterAutospacing="0" w:before="0" w:line="276" w:lineRule="auto"/>
        <w:ind w:left="720" w:right="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Client fails to communicate within the Keep Alive time.</w:t>
      </w:r>
    </w:p>
    <w:p w:rsidR="00000000" w:rsidDel="00000000" w:rsidP="00000000" w:rsidRDefault="00000000" w:rsidRPr="00000000" w14:paraId="00000495">
      <w:pPr>
        <w:numPr>
          <w:ilvl w:val="0"/>
          <w:numId w:val="25"/>
        </w:numPr>
        <w:spacing w:after="0" w:afterAutospacing="0" w:before="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rtl w:val="0"/>
        </w:rPr>
        <w:t xml:space="preserve">The Server deletes the Virtual Connection because of a protocol error.</w:t>
      </w:r>
      <w:r w:rsidDel="00000000" w:rsidR="00000000" w:rsidRPr="00000000">
        <w:rPr>
          <w:rtl w:val="0"/>
        </w:rPr>
      </w:r>
    </w:p>
    <w:p w:rsidR="00000000" w:rsidDel="00000000" w:rsidP="00000000" w:rsidRDefault="00000000" w:rsidRPr="00000000" w14:paraId="00000496">
      <w:pPr>
        <w:numPr>
          <w:ilvl w:val="0"/>
          <w:numId w:val="25"/>
        </w:numPr>
        <w:spacing w:after="240" w:before="0" w:line="276" w:lineRule="auto"/>
        <w:ind w:left="720" w:right="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Server deletes the Virtual Connection because of a Retry timeout.</w:t>
      </w:r>
    </w:p>
    <w:p w:rsidR="00000000" w:rsidDel="00000000" w:rsidP="00000000" w:rsidRDefault="00000000" w:rsidRPr="00000000" w14:paraId="00000497">
      <w:pPr>
        <w:spacing w:after="240" w:before="240" w:line="276" w:lineRule="auto"/>
        <w:ind w:left="0" w:righ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The Will Message MUST be removed from the stored Session State in the Server once it has</w:t>
      </w:r>
      <w:r w:rsidDel="00000000" w:rsidR="00000000" w:rsidRPr="00000000">
        <w:rPr>
          <w:rFonts w:ascii="Arial" w:cs="Arial" w:eastAsia="Arial" w:hAnsi="Arial"/>
          <w:color w:val="000000"/>
          <w:sz w:val="22"/>
          <w:szCs w:val="22"/>
          <w:highlight w:val="yellow"/>
          <w:rtl w:val="0"/>
        </w:rPr>
        <w:t xml:space="preserve"> been published</w:t>
      </w:r>
      <w:r w:rsidDel="00000000" w:rsidR="00000000" w:rsidRPr="00000000">
        <w:rPr>
          <w:rFonts w:ascii="Arial" w:cs="Arial" w:eastAsia="Arial" w:hAnsi="Arial"/>
          <w:color w:val="000000"/>
          <w:sz w:val="22"/>
          <w:szCs w:val="22"/>
          <w:highlight w:val="yellow"/>
          <w:rtl w:val="0"/>
        </w:rPr>
        <w:t xml:space="preserve"> or the Server has received a DISCONNECT packet with a Reason Code of 0x00 (Normal disconnection) from the Client</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[MQTT-SN-3.1.2.2-4]</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498">
      <w:pPr>
        <w:spacing w:after="240" w:before="240" w:line="276" w:lineRule="auto"/>
        <w:ind w:left="0" w:righ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Server SHOULD publish Will Messages promptly after the Virtual Connection is deleted or the </w:t>
      </w:r>
      <w:r w:rsidDel="00000000" w:rsidR="00000000" w:rsidRPr="00000000">
        <w:rPr>
          <w:rFonts w:ascii="Arial" w:cs="Arial" w:eastAsia="Arial" w:hAnsi="Arial"/>
          <w:color w:val="000000"/>
          <w:sz w:val="22"/>
          <w:szCs w:val="22"/>
          <w:rtl w:val="0"/>
        </w:rPr>
        <w:t xml:space="preserve">Session</w:t>
      </w:r>
      <w:r w:rsidDel="00000000" w:rsidR="00000000" w:rsidRPr="00000000">
        <w:rPr>
          <w:rFonts w:ascii="Arial" w:cs="Arial" w:eastAsia="Arial" w:hAnsi="Arial"/>
          <w:color w:val="000000"/>
          <w:sz w:val="22"/>
          <w:szCs w:val="22"/>
          <w:rtl w:val="0"/>
        </w:rPr>
        <w:t xml:space="preserve"> ends, whichever occurs first. In the case of a Server shutdown or failure, the Server MAY defer publication of Will Messages until a subsequent restart. If this happens, there might be a delay between the time the Server experienced failure and when the Will Message is published.</w:t>
      </w:r>
    </w:p>
    <w:p w:rsidR="00000000" w:rsidDel="00000000" w:rsidP="00000000" w:rsidRDefault="00000000" w:rsidRPr="00000000" w14:paraId="00000499">
      <w:pPr>
        <w:pStyle w:val="Heading4"/>
        <w:spacing w:after="0" w:before="0" w:line="248.00000000000006" w:lineRule="auto"/>
        <w:ind w:left="0" w:firstLine="0"/>
        <w:jc w:val="both"/>
        <w:rPr/>
      </w:pPr>
      <w:bookmarkStart w:colFirst="0" w:colLast="0" w:name="_heading=h.26ppt98ru9i8" w:id="39"/>
      <w:bookmarkEnd w:id="39"/>
      <w:r w:rsidDel="00000000" w:rsidR="00000000" w:rsidRPr="00000000">
        <w:rPr>
          <w:rtl w:val="0"/>
        </w:rPr>
        <w:t xml:space="preserve">3.1.2.3 Authentication Flag</w:t>
      </w:r>
    </w:p>
    <w:p w:rsidR="00000000" w:rsidDel="00000000" w:rsidP="00000000" w:rsidRDefault="00000000" w:rsidRPr="00000000" w14:paraId="0000049A">
      <w:pPr>
        <w:rPr>
          <w:rFonts w:ascii="Arial" w:cs="Arial" w:eastAsia="Arial" w:hAnsi="Arial"/>
        </w:rPr>
      </w:pPr>
      <w:r w:rsidDel="00000000" w:rsidR="00000000" w:rsidRPr="00000000">
        <w:rPr>
          <w:b w:val="1"/>
          <w:rtl w:val="0"/>
        </w:rPr>
        <w:t xml:space="preserve">Position:</w:t>
      </w:r>
      <w:r w:rsidDel="00000000" w:rsidR="00000000" w:rsidRPr="00000000">
        <w:rPr>
          <w:rtl w:val="0"/>
        </w:rPr>
        <w:t xml:space="preserve"> bit 2 of the Connect Flags byte. Labelled </w:t>
      </w:r>
      <w:r w:rsidDel="00000000" w:rsidR="00000000" w:rsidRPr="00000000">
        <w:rPr>
          <w:i w:val="1"/>
          <w:rtl w:val="0"/>
        </w:rPr>
        <w:t xml:space="preserve">Auth</w:t>
      </w:r>
      <w:r w:rsidDel="00000000" w:rsidR="00000000" w:rsidRPr="00000000">
        <w:rPr>
          <w:rtl w:val="0"/>
        </w:rPr>
        <w:t xml:space="preserve"> in Figure 3-1.</w:t>
      </w:r>
      <w:r w:rsidDel="00000000" w:rsidR="00000000" w:rsidRPr="00000000">
        <w:rPr>
          <w:rtl w:val="0"/>
        </w:rPr>
      </w:r>
    </w:p>
    <w:p w:rsidR="00000000" w:rsidDel="00000000" w:rsidP="00000000" w:rsidRDefault="00000000" w:rsidRPr="00000000" w14:paraId="0000049B">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If the Authentication Flag is set to 1, the Authentication Method and Authentication Data fields MUST be present in the Packet</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[MQTT-SN-3.1.2.3-1]</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49C">
      <w:pPr>
        <w:spacing w:after="240" w:before="240" w:lineRule="auto"/>
        <w:ind w:left="0" w:right="0" w:firstLine="0"/>
        <w:rPr>
          <w:color w:val="000000"/>
        </w:rPr>
      </w:pPr>
      <w:r w:rsidDel="00000000" w:rsidR="00000000" w:rsidRPr="00000000">
        <w:rPr>
          <w:color w:val="000000"/>
          <w:highlight w:val="yellow"/>
          <w:rtl w:val="0"/>
        </w:rPr>
        <w:t xml:space="preserve">If the Authentication Flag is set to 0, the Authentication Method and Authentication Data fields MUST NOT be present in the Packet</w:t>
      </w:r>
      <w:r w:rsidDel="00000000" w:rsidR="00000000" w:rsidRPr="00000000">
        <w:rPr>
          <w:color w:val="000000"/>
          <w:rtl w:val="0"/>
        </w:rPr>
        <w:t xml:space="preserve"> </w:t>
      </w:r>
      <w:r w:rsidDel="00000000" w:rsidR="00000000" w:rsidRPr="00000000">
        <w:rPr>
          <w:color w:val="ff0000"/>
          <w:rtl w:val="0"/>
        </w:rPr>
        <w:t xml:space="preserve">[MQTT-SN-3.1.2.3-2]</w:t>
      </w:r>
      <w:r w:rsidDel="00000000" w:rsidR="00000000" w:rsidRPr="00000000">
        <w:rPr>
          <w:color w:val="000000"/>
          <w:rtl w:val="0"/>
        </w:rPr>
        <w:t xml:space="preserve">. </w:t>
      </w:r>
    </w:p>
    <w:p w:rsidR="00000000" w:rsidDel="00000000" w:rsidP="00000000" w:rsidRDefault="00000000" w:rsidRPr="00000000" w14:paraId="0000049D">
      <w:pPr>
        <w:pStyle w:val="Heading4"/>
        <w:spacing w:after="0" w:before="0" w:line="248.00000000000006" w:lineRule="auto"/>
        <w:ind w:left="0" w:firstLine="0"/>
        <w:jc w:val="both"/>
        <w:rPr/>
      </w:pPr>
      <w:bookmarkStart w:colFirst="0" w:colLast="0" w:name="_heading=h.ntz1htjambvt" w:id="40"/>
      <w:bookmarkEnd w:id="40"/>
      <w:r w:rsidDel="00000000" w:rsidR="00000000" w:rsidRPr="00000000">
        <w:rPr>
          <w:rtl w:val="0"/>
        </w:rPr>
        <w:t xml:space="preserve">3.1.2.4 Session Expiry Flag</w:t>
      </w:r>
    </w:p>
    <w:p w:rsidR="00000000" w:rsidDel="00000000" w:rsidP="00000000" w:rsidRDefault="00000000" w:rsidRPr="00000000" w14:paraId="0000049E">
      <w:pPr>
        <w:rPr/>
      </w:pPr>
      <w:r w:rsidDel="00000000" w:rsidR="00000000" w:rsidRPr="00000000">
        <w:rPr>
          <w:b w:val="1"/>
          <w:rtl w:val="0"/>
        </w:rPr>
        <w:t xml:space="preserve">Position:</w:t>
      </w:r>
      <w:r w:rsidDel="00000000" w:rsidR="00000000" w:rsidRPr="00000000">
        <w:rPr>
          <w:rtl w:val="0"/>
        </w:rPr>
        <w:t xml:space="preserve"> bit 3 of the Connect Flags byte. Labelled </w:t>
      </w:r>
      <w:r w:rsidDel="00000000" w:rsidR="00000000" w:rsidRPr="00000000">
        <w:rPr>
          <w:i w:val="1"/>
          <w:rtl w:val="0"/>
        </w:rPr>
        <w:t xml:space="preserve">Sess Exp</w:t>
      </w:r>
      <w:r w:rsidDel="00000000" w:rsidR="00000000" w:rsidRPr="00000000">
        <w:rPr>
          <w:rtl w:val="0"/>
        </w:rPr>
        <w:t xml:space="preserve"> in Figure 3-1.</w:t>
      </w:r>
    </w:p>
    <w:p w:rsidR="00000000" w:rsidDel="00000000" w:rsidP="00000000" w:rsidRDefault="00000000" w:rsidRPr="00000000" w14:paraId="0000049F">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If the Session Expiry Flag is set to 1, the Session Expiry Interval field MUST be present in the Packet</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[MQTT-SN-3.1.2.4-1]</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4A0">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If the Session Expiry Flag is set to 0, the Session Expiry Interval field MUST NOT be present in the Packet</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[MQTT-SN-3.1.2.4-2]</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4A1">
      <w:pPr>
        <w:pStyle w:val="Heading4"/>
        <w:spacing w:after="0" w:before="0" w:lineRule="auto"/>
        <w:ind w:left="0" w:firstLine="0"/>
        <w:rPr/>
      </w:pPr>
      <w:bookmarkStart w:colFirst="0" w:colLast="0" w:name="_heading=h.ynjlp937bzvf" w:id="41"/>
      <w:bookmarkEnd w:id="41"/>
      <w:r w:rsidDel="00000000" w:rsidR="00000000" w:rsidRPr="00000000">
        <w:rPr>
          <w:rtl w:val="0"/>
        </w:rPr>
        <w:t xml:space="preserve">3.1.2.5 Default Number of Awake Messages Flag</w:t>
      </w:r>
    </w:p>
    <w:p w:rsidR="00000000" w:rsidDel="00000000" w:rsidP="00000000" w:rsidRDefault="00000000" w:rsidRPr="00000000" w14:paraId="000004A2">
      <w:pPr>
        <w:rPr/>
      </w:pPr>
      <w:r w:rsidDel="00000000" w:rsidR="00000000" w:rsidRPr="00000000">
        <w:rPr>
          <w:b w:val="1"/>
          <w:rtl w:val="0"/>
        </w:rPr>
        <w:t xml:space="preserve">Position:</w:t>
      </w:r>
      <w:r w:rsidDel="00000000" w:rsidR="00000000" w:rsidRPr="00000000">
        <w:rPr>
          <w:rtl w:val="0"/>
        </w:rPr>
        <w:t xml:space="preserve"> bit 4 of the Connect Flags byte. Labelled </w:t>
      </w:r>
      <w:r w:rsidDel="00000000" w:rsidR="00000000" w:rsidRPr="00000000">
        <w:rPr>
          <w:i w:val="1"/>
          <w:rtl w:val="0"/>
        </w:rPr>
        <w:t xml:space="preserve">DAM</w:t>
      </w:r>
      <w:r w:rsidDel="00000000" w:rsidR="00000000" w:rsidRPr="00000000">
        <w:rPr>
          <w:rtl w:val="0"/>
        </w:rPr>
        <w:t xml:space="preserve"> in Figure 3-1.</w:t>
      </w:r>
    </w:p>
    <w:p w:rsidR="00000000" w:rsidDel="00000000" w:rsidP="00000000" w:rsidRDefault="00000000" w:rsidRPr="00000000" w14:paraId="000004A3">
      <w:pPr>
        <w:spacing w:after="240" w:before="240" w:lineRule="auto"/>
        <w:ind w:left="0" w:right="0" w:firstLine="0"/>
        <w:rPr>
          <w:color w:val="000000"/>
        </w:rPr>
      </w:pPr>
      <w:r w:rsidDel="00000000" w:rsidR="00000000" w:rsidRPr="00000000">
        <w:rPr>
          <w:color w:val="000000"/>
          <w:highlight w:val="yellow"/>
          <w:rtl w:val="0"/>
        </w:rPr>
        <w:t xml:space="preserve">If the Default Number of Awake Messages Flag is set to 1, the Default Awake Messages field MUST be present in the Packet</w:t>
      </w:r>
      <w:r w:rsidDel="00000000" w:rsidR="00000000" w:rsidRPr="00000000">
        <w:rPr>
          <w:color w:val="000000"/>
          <w:rtl w:val="0"/>
        </w:rPr>
        <w:t xml:space="preserve"> </w:t>
      </w:r>
      <w:r w:rsidDel="00000000" w:rsidR="00000000" w:rsidRPr="00000000">
        <w:rPr>
          <w:color w:val="ff0000"/>
          <w:rtl w:val="0"/>
        </w:rPr>
        <w:t xml:space="preserve">[MQTT-SN-3.1.2.5-1]</w:t>
      </w:r>
      <w:r w:rsidDel="00000000" w:rsidR="00000000" w:rsidRPr="00000000">
        <w:rPr>
          <w:color w:val="000000"/>
          <w:rtl w:val="0"/>
        </w:rPr>
        <w:t xml:space="preserve">. </w:t>
      </w:r>
    </w:p>
    <w:p w:rsidR="00000000" w:rsidDel="00000000" w:rsidP="00000000" w:rsidRDefault="00000000" w:rsidRPr="00000000" w14:paraId="000004A4">
      <w:pPr>
        <w:spacing w:after="240" w:before="240" w:lineRule="auto"/>
        <w:ind w:left="0" w:right="0" w:firstLine="0"/>
        <w:rPr>
          <w:color w:val="000000"/>
        </w:rPr>
      </w:pPr>
      <w:r w:rsidDel="00000000" w:rsidR="00000000" w:rsidRPr="00000000">
        <w:rPr>
          <w:color w:val="000000"/>
          <w:highlight w:val="yellow"/>
          <w:rtl w:val="0"/>
        </w:rPr>
        <w:t xml:space="preserve">If the Default Number of Awake Messages Flag is set to 0, the Default Awake Messages field MUST NOT be present in the Packet</w:t>
      </w:r>
      <w:r w:rsidDel="00000000" w:rsidR="00000000" w:rsidRPr="00000000">
        <w:rPr>
          <w:color w:val="000000"/>
          <w:rtl w:val="0"/>
        </w:rPr>
        <w:t xml:space="preserve"> </w:t>
      </w:r>
      <w:r w:rsidDel="00000000" w:rsidR="00000000" w:rsidRPr="00000000">
        <w:rPr>
          <w:color w:val="ff0000"/>
          <w:rtl w:val="0"/>
        </w:rPr>
        <w:t xml:space="preserve">[MQTT-SN-3.1.2.5-2]</w:t>
      </w:r>
      <w:r w:rsidDel="00000000" w:rsidR="00000000" w:rsidRPr="00000000">
        <w:rPr>
          <w:color w:val="000000"/>
          <w:rtl w:val="0"/>
        </w:rPr>
        <w:t xml:space="preserve">. </w:t>
      </w:r>
    </w:p>
    <w:p w:rsidR="00000000" w:rsidDel="00000000" w:rsidP="00000000" w:rsidRDefault="00000000" w:rsidRPr="00000000" w14:paraId="000004A5">
      <w:pPr>
        <w:pStyle w:val="Heading4"/>
        <w:spacing w:after="0" w:before="0" w:lineRule="auto"/>
        <w:ind w:left="0" w:firstLine="0"/>
        <w:rPr/>
      </w:pPr>
      <w:bookmarkStart w:colFirst="0" w:colLast="0" w:name="_heading=h.lxv39ab2mxz6" w:id="42"/>
      <w:bookmarkEnd w:id="42"/>
      <w:r w:rsidDel="00000000" w:rsidR="00000000" w:rsidRPr="00000000">
        <w:rPr>
          <w:rtl w:val="0"/>
        </w:rPr>
        <w:t xml:space="preserve">3.1.2.6 Allow Network Address Changes Flag</w:t>
      </w:r>
    </w:p>
    <w:p w:rsidR="00000000" w:rsidDel="00000000" w:rsidP="00000000" w:rsidRDefault="00000000" w:rsidRPr="00000000" w14:paraId="000004A6">
      <w:pPr>
        <w:rPr/>
      </w:pPr>
      <w:r w:rsidDel="00000000" w:rsidR="00000000" w:rsidRPr="00000000">
        <w:rPr>
          <w:b w:val="1"/>
          <w:rtl w:val="0"/>
        </w:rPr>
        <w:t xml:space="preserve">Position:</w:t>
      </w:r>
      <w:r w:rsidDel="00000000" w:rsidR="00000000" w:rsidRPr="00000000">
        <w:rPr>
          <w:rtl w:val="0"/>
        </w:rPr>
        <w:t xml:space="preserve"> bit 5 of the Connect Flags byte. Labelled </w:t>
      </w:r>
      <w:r w:rsidDel="00000000" w:rsidR="00000000" w:rsidRPr="00000000">
        <w:rPr>
          <w:i w:val="1"/>
          <w:rtl w:val="0"/>
        </w:rPr>
        <w:t xml:space="preserve">Net Addr</w:t>
      </w:r>
      <w:r w:rsidDel="00000000" w:rsidR="00000000" w:rsidRPr="00000000">
        <w:rPr>
          <w:rtl w:val="0"/>
        </w:rPr>
        <w:t xml:space="preserve"> in Figure 3-1.</w:t>
      </w:r>
    </w:p>
    <w:p w:rsidR="00000000" w:rsidDel="00000000" w:rsidP="00000000" w:rsidRDefault="00000000" w:rsidRPr="00000000" w14:paraId="000004A7">
      <w:pPr>
        <w:rPr/>
      </w:pPr>
      <w:r w:rsidDel="00000000" w:rsidR="00000000" w:rsidRPr="00000000">
        <w:rPr>
          <w:rtl w:val="0"/>
        </w:rPr>
        <w:t xml:space="preserve">This flag only has an effect In implementations which use a Network Address to associate incoming packets with a Virtual Connection, otherwise it should be 0.</w:t>
      </w:r>
    </w:p>
    <w:p w:rsidR="00000000" w:rsidDel="00000000" w:rsidP="00000000" w:rsidRDefault="00000000" w:rsidRPr="00000000" w14:paraId="000004A8">
      <w:pPr>
        <w:rPr/>
      </w:pPr>
      <w:r w:rsidDel="00000000" w:rsidR="00000000" w:rsidRPr="00000000">
        <w:rPr>
          <w:rtl w:val="0"/>
        </w:rPr>
        <w:t xml:space="preserve">Setting this flag to 1 means that the Client authorizes the server to update the Network Address associated with a Virtual Connection. </w:t>
      </w:r>
      <w:r w:rsidDel="00000000" w:rsidR="00000000" w:rsidRPr="00000000">
        <w:rPr>
          <w:rtl w:val="0"/>
        </w:rPr>
        <w:t xml:space="preserve">The Client does this by sending a Connection Encapsulated Packet with the Client Identifier. If its Network Address has changed, the Server can update the Virtual Connection.</w:t>
      </w:r>
      <w:r w:rsidDel="00000000" w:rsidR="00000000" w:rsidRPr="00000000">
        <w:rPr>
          <w:rtl w:val="0"/>
        </w:rPr>
      </w:r>
    </w:p>
    <w:p w:rsidR="00000000" w:rsidDel="00000000" w:rsidP="00000000" w:rsidRDefault="00000000" w:rsidRPr="00000000" w14:paraId="000004A9">
      <w:pPr>
        <w:rPr>
          <w:highlight w:val="yellow"/>
        </w:rPr>
      </w:pPr>
      <w:r w:rsidDel="00000000" w:rsidR="00000000" w:rsidRPr="00000000">
        <w:rPr>
          <w:highlight w:val="yellow"/>
          <w:rtl w:val="0"/>
        </w:rPr>
        <w:t xml:space="preserve">If this flag is set to 0 and a Packet is wrapped by the Connection Encapsulation, it is a protocol error. The Server must send a DISCONNECT and delete the Virtual Connection </w:t>
      </w:r>
      <w:r w:rsidDel="00000000" w:rsidR="00000000" w:rsidRPr="00000000">
        <w:rPr>
          <w:color w:val="ff0000"/>
          <w:rtl w:val="0"/>
        </w:rPr>
        <w:t xml:space="preserve">[MQTT-SN-3.1.2.6-2]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4AA">
      <w:pPr>
        <w:rPr>
          <w:shd w:fill="auto" w:val="clear"/>
        </w:rPr>
      </w:pPr>
      <w:r w:rsidDel="00000000" w:rsidR="00000000" w:rsidRPr="00000000">
        <w:rPr>
          <w:shd w:fill="auto" w:val="clear"/>
          <w:rtl w:val="0"/>
        </w:rPr>
        <w:t xml:space="preserve">This flag affects the use of the Connection Encapsulation only, it does not affect other methods of identifying the sender such as the Protection Encapsulation.</w:t>
      </w:r>
    </w:p>
    <w:p w:rsidR="00000000" w:rsidDel="00000000" w:rsidP="00000000" w:rsidRDefault="00000000" w:rsidRPr="00000000" w14:paraId="000004AB">
      <w:pPr>
        <w:pStyle w:val="Heading4"/>
        <w:spacing w:after="0" w:before="200" w:lineRule="auto"/>
        <w:ind w:left="0" w:firstLine="0"/>
        <w:rPr/>
      </w:pPr>
      <w:bookmarkStart w:colFirst="0" w:colLast="0" w:name="_heading=h.72j9yi304ucj" w:id="43"/>
      <w:bookmarkEnd w:id="43"/>
      <w:r w:rsidDel="00000000" w:rsidR="00000000" w:rsidRPr="00000000">
        <w:rPr>
          <w:rtl w:val="0"/>
        </w:rPr>
        <w:t xml:space="preserve">3.1.2.7 Allow Server Suggested Values Flag</w:t>
      </w:r>
    </w:p>
    <w:p w:rsidR="00000000" w:rsidDel="00000000" w:rsidP="00000000" w:rsidRDefault="00000000" w:rsidRPr="00000000" w14:paraId="000004AC">
      <w:pPr>
        <w:rPr/>
      </w:pPr>
      <w:r w:rsidDel="00000000" w:rsidR="00000000" w:rsidRPr="00000000">
        <w:rPr>
          <w:b w:val="1"/>
          <w:rtl w:val="0"/>
        </w:rPr>
        <w:t xml:space="preserve">Position:</w:t>
      </w:r>
      <w:r w:rsidDel="00000000" w:rsidR="00000000" w:rsidRPr="00000000">
        <w:rPr>
          <w:rtl w:val="0"/>
        </w:rPr>
        <w:t xml:space="preserve"> bit 6 of the Connect Flags byte. Labelled </w:t>
      </w:r>
      <w:r w:rsidDel="00000000" w:rsidR="00000000" w:rsidRPr="00000000">
        <w:rPr>
          <w:i w:val="1"/>
          <w:rtl w:val="0"/>
        </w:rPr>
        <w:t xml:space="preserve">Srv Sugg</w:t>
      </w:r>
      <w:r w:rsidDel="00000000" w:rsidR="00000000" w:rsidRPr="00000000">
        <w:rPr>
          <w:rtl w:val="0"/>
        </w:rPr>
        <w:t xml:space="preserve"> in Figure 3-1.</w:t>
      </w:r>
    </w:p>
    <w:p w:rsidR="00000000" w:rsidDel="00000000" w:rsidP="00000000" w:rsidRDefault="00000000" w:rsidRPr="00000000" w14:paraId="000004AD">
      <w:pPr>
        <w:rPr/>
      </w:pPr>
      <w:r w:rsidDel="00000000" w:rsidR="00000000" w:rsidRPr="00000000">
        <w:rPr>
          <w:rtl w:val="0"/>
        </w:rPr>
        <w:t xml:space="preserve">If this flag is set to 1, the Client allows the Server to return modified values for all of:</w:t>
      </w:r>
    </w:p>
    <w:p w:rsidR="00000000" w:rsidDel="00000000" w:rsidP="00000000" w:rsidRDefault="00000000" w:rsidRPr="00000000" w14:paraId="000004AE">
      <w:pPr>
        <w:numPr>
          <w:ilvl w:val="0"/>
          <w:numId w:val="61"/>
        </w:numPr>
        <w:spacing w:after="0" w:afterAutospacing="0"/>
        <w:ind w:left="720" w:hanging="360"/>
        <w:rPr>
          <w:u w:val="none"/>
        </w:rPr>
      </w:pPr>
      <w:r w:rsidDel="00000000" w:rsidR="00000000" w:rsidRPr="00000000">
        <w:rPr>
          <w:rtl w:val="0"/>
        </w:rPr>
        <w:t xml:space="preserve">Keep Alive, in the CONNACK Packet</w:t>
      </w:r>
    </w:p>
    <w:p w:rsidR="00000000" w:rsidDel="00000000" w:rsidP="00000000" w:rsidRDefault="00000000" w:rsidRPr="00000000" w14:paraId="000004AF">
      <w:pPr>
        <w:numPr>
          <w:ilvl w:val="0"/>
          <w:numId w:val="61"/>
        </w:numPr>
        <w:spacing w:after="0" w:afterAutospacing="0" w:before="0" w:beforeAutospacing="0"/>
        <w:ind w:left="720" w:hanging="360"/>
        <w:rPr>
          <w:u w:val="none"/>
        </w:rPr>
      </w:pPr>
      <w:r w:rsidDel="00000000" w:rsidR="00000000" w:rsidRPr="00000000">
        <w:rPr>
          <w:rtl w:val="0"/>
        </w:rPr>
        <w:t xml:space="preserve">Session Expiry, in the CONNACK Packet</w:t>
      </w:r>
    </w:p>
    <w:p w:rsidR="00000000" w:rsidDel="00000000" w:rsidP="00000000" w:rsidRDefault="00000000" w:rsidRPr="00000000" w14:paraId="000004B0">
      <w:pPr>
        <w:numPr>
          <w:ilvl w:val="0"/>
          <w:numId w:val="61"/>
        </w:numPr>
        <w:spacing w:before="0" w:beforeAutospacing="0"/>
        <w:ind w:left="720" w:hanging="360"/>
        <w:rPr>
          <w:u w:val="none"/>
        </w:rPr>
      </w:pPr>
      <w:r w:rsidDel="00000000" w:rsidR="00000000" w:rsidRPr="00000000">
        <w:rPr>
          <w:rtl w:val="0"/>
        </w:rPr>
        <w:t xml:space="preserve">Sleep Duration in the SLEEPRESP Packet</w:t>
      </w:r>
    </w:p>
    <w:p w:rsidR="00000000" w:rsidDel="00000000" w:rsidP="00000000" w:rsidRDefault="00000000" w:rsidRPr="00000000" w14:paraId="000004B1">
      <w:pPr>
        <w:ind w:left="0" w:firstLine="0"/>
        <w:rPr/>
      </w:pPr>
      <w:r w:rsidDel="00000000" w:rsidR="00000000" w:rsidRPr="00000000">
        <w:rPr>
          <w:rtl w:val="0"/>
        </w:rPr>
        <w:t xml:space="preserve">for the Virtual Connection.</w:t>
      </w:r>
    </w:p>
    <w:p w:rsidR="00000000" w:rsidDel="00000000" w:rsidP="00000000" w:rsidRDefault="00000000" w:rsidRPr="00000000" w14:paraId="000004B2">
      <w:pPr>
        <w:rPr>
          <w:color w:val="000000"/>
        </w:rPr>
      </w:pPr>
      <w:r w:rsidDel="00000000" w:rsidR="00000000" w:rsidRPr="00000000">
        <w:rPr>
          <w:highlight w:val="yellow"/>
          <w:rtl w:val="0"/>
        </w:rPr>
        <w:t xml:space="preserve">If this flag is set to 0, the Server MUST NOT include a Server Keep Alive field in the CONNACK Packet response </w:t>
      </w:r>
      <w:r w:rsidDel="00000000" w:rsidR="00000000" w:rsidRPr="00000000">
        <w:rPr>
          <w:color w:val="ff0000"/>
          <w:rtl w:val="0"/>
        </w:rPr>
        <w:t xml:space="preserve">[MQTT-SN-3.1.2.7-1]</w:t>
      </w:r>
      <w:r w:rsidDel="00000000" w:rsidR="00000000" w:rsidRPr="00000000">
        <w:rPr>
          <w:color w:val="000000"/>
          <w:rtl w:val="0"/>
        </w:rPr>
        <w:t xml:space="preserve">. </w:t>
      </w:r>
    </w:p>
    <w:p w:rsidR="00000000" w:rsidDel="00000000" w:rsidP="00000000" w:rsidRDefault="00000000" w:rsidRPr="00000000" w14:paraId="000004B3">
      <w:pPr>
        <w:rPr>
          <w:color w:val="000000"/>
        </w:rPr>
      </w:pPr>
      <w:r w:rsidDel="00000000" w:rsidR="00000000" w:rsidRPr="00000000">
        <w:rPr>
          <w:highlight w:val="yellow"/>
          <w:rtl w:val="0"/>
        </w:rPr>
        <w:t xml:space="preserve">If this flag is set to 0, the Server MUST NOT include a Session Expiry field in the CONNACK Packet response </w:t>
      </w:r>
      <w:r w:rsidDel="00000000" w:rsidR="00000000" w:rsidRPr="00000000">
        <w:rPr>
          <w:color w:val="ff0000"/>
          <w:rtl w:val="0"/>
        </w:rPr>
        <w:t xml:space="preserve">[MQTT-SN-3.1.2.7-2]</w:t>
      </w:r>
      <w:r w:rsidDel="00000000" w:rsidR="00000000" w:rsidRPr="00000000">
        <w:rPr>
          <w:color w:val="000000"/>
          <w:rtl w:val="0"/>
        </w:rPr>
        <w:t xml:space="preserve">. </w:t>
      </w:r>
    </w:p>
    <w:p w:rsidR="00000000" w:rsidDel="00000000" w:rsidP="00000000" w:rsidRDefault="00000000" w:rsidRPr="00000000" w14:paraId="000004B4">
      <w:pPr>
        <w:rPr>
          <w:highlight w:val="yellow"/>
        </w:rPr>
      </w:pPr>
      <w:r w:rsidDel="00000000" w:rsidR="00000000" w:rsidRPr="00000000">
        <w:rPr>
          <w:highlight w:val="yellow"/>
          <w:rtl w:val="0"/>
        </w:rPr>
        <w:t xml:space="preserve">If this flag is set to 0 for the current Virtual Connection, the Server MUST NOT include a Sleep Duration in the SLEEPRESP Packet </w:t>
      </w:r>
      <w:r w:rsidDel="00000000" w:rsidR="00000000" w:rsidRPr="00000000">
        <w:rPr>
          <w:color w:val="ff0000"/>
          <w:rtl w:val="0"/>
        </w:rPr>
        <w:t xml:space="preserve">[MQTT-SN-3.1.2.7-3]</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4B5">
      <w:pPr>
        <w:pStyle w:val="Heading3"/>
        <w:ind w:left="0" w:firstLine="0"/>
        <w:rPr>
          <w:rFonts w:ascii="Arial" w:cs="Arial" w:eastAsia="Arial" w:hAnsi="Arial"/>
        </w:rPr>
      </w:pPr>
      <w:bookmarkStart w:colFirst="0" w:colLast="0" w:name="_heading=h.u38i2mpp332q" w:id="44"/>
      <w:bookmarkEnd w:id="44"/>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.3 </w:t>
      </w:r>
      <w:r w:rsidDel="00000000" w:rsidR="00000000" w:rsidRPr="00000000">
        <w:rPr>
          <w:rtl w:val="0"/>
        </w:rPr>
        <w:t xml:space="preserve">Will Flags</w:t>
      </w:r>
      <w:r w:rsidDel="00000000" w:rsidR="00000000" w:rsidRPr="00000000">
        <w:rPr>
          <w:rFonts w:ascii="Arial" w:cs="Arial" w:eastAsia="Arial" w:hAnsi="Arial"/>
          <w:rtl w:val="0"/>
        </w:rPr>
        <w:t xml:space="preserve"> </w:t>
      </w:r>
    </w:p>
    <w:p w:rsidR="00000000" w:rsidDel="00000000" w:rsidP="00000000" w:rsidRDefault="00000000" w:rsidRPr="00000000" w14:paraId="000004B6">
      <w:pPr>
        <w:rPr/>
      </w:pPr>
      <w:r w:rsidDel="00000000" w:rsidR="00000000" w:rsidRPr="00000000">
        <w:rPr>
          <w:highlight w:val="yellow"/>
          <w:rtl w:val="0"/>
        </w:rPr>
        <w:t xml:space="preserve">If the Will Flag is set to 0, the Will Flags MUST NOT be present in the Packet</w:t>
      </w:r>
      <w:r w:rsidDel="00000000" w:rsidR="00000000" w:rsidRPr="00000000">
        <w:rPr>
          <w:rtl w:val="0"/>
        </w:rPr>
        <w:t xml:space="preserve"> </w:t>
      </w:r>
      <w:r w:rsidDel="00000000" w:rsidR="00000000" w:rsidRPr="00000000">
        <w:rPr>
          <w:color w:val="ff0000"/>
          <w:rtl w:val="0"/>
        </w:rPr>
        <w:t xml:space="preserve">[MQTT-SN-3.1.3-1].</w:t>
      </w:r>
      <w:r w:rsidDel="00000000" w:rsidR="00000000" w:rsidRPr="00000000">
        <w:rPr>
          <w:rtl w:val="0"/>
        </w:rPr>
      </w:r>
    </w:p>
    <w:p w:rsidR="00000000" w:rsidDel="00000000" w:rsidP="00000000" w:rsidRDefault="00000000" w:rsidRPr="00000000" w14:paraId="000004B7">
      <w:pPr>
        <w:rPr>
          <w:rFonts w:ascii="Arial" w:cs="Arial" w:eastAsia="Arial" w:hAnsi="Arial"/>
        </w:rPr>
      </w:pPr>
      <w:r w:rsidDel="00000000" w:rsidR="00000000" w:rsidRPr="00000000">
        <w:rPr>
          <w:rFonts w:ascii="Arial" w:cs="Arial" w:eastAsia="Arial" w:hAnsi="Arial"/>
          <w:highlight w:val="yellow"/>
          <w:rtl w:val="0"/>
        </w:rPr>
        <w:t xml:space="preserve">If the Will Flag is set to 1, the Will Flags MUST be present in the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[MQTT-SN-3.1.3-2].</w:t>
      </w:r>
      <w:r w:rsidDel="00000000" w:rsidR="00000000" w:rsidRPr="00000000">
        <w:rPr>
          <w:rtl w:val="0"/>
        </w:rPr>
      </w:r>
    </w:p>
    <w:p w:rsidR="00000000" w:rsidDel="00000000" w:rsidP="00000000" w:rsidRDefault="00000000" w:rsidRPr="00000000" w14:paraId="000004B8">
      <w:pPr>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Will Flags</w:t>
      </w:r>
      <w:r w:rsidDel="00000000" w:rsidR="00000000" w:rsidRPr="00000000">
        <w:rPr>
          <w:rFonts w:ascii="Arial" w:cs="Arial" w:eastAsia="Arial" w:hAnsi="Arial"/>
          <w:rtl w:val="0"/>
        </w:rPr>
        <w:t xml:space="preserve"> is 1 byte field which contains several parameters specifying the handling of the Will Message.</w:t>
      </w:r>
    </w:p>
    <w:p w:rsidR="00000000" w:rsidDel="00000000" w:rsidP="00000000" w:rsidRDefault="00000000" w:rsidRPr="00000000" w14:paraId="000004B9">
      <w:pPr>
        <w:pStyle w:val="Heading4"/>
        <w:ind w:left="0" w:firstLine="0"/>
        <w:rPr/>
      </w:pPr>
      <w:bookmarkStart w:colFirst="0" w:colLast="0" w:name="_heading=h.mbj87qvk8qy6" w:id="45"/>
      <w:bookmarkEnd w:id="45"/>
      <w:r w:rsidDel="00000000" w:rsidR="00000000" w:rsidRPr="00000000">
        <w:rPr>
          <w:rtl w:val="0"/>
        </w:rPr>
        <w:t xml:space="preserve">3.1.3.1 Will Topic Type</w:t>
      </w:r>
    </w:p>
    <w:p w:rsidR="00000000" w:rsidDel="00000000" w:rsidP="00000000" w:rsidRDefault="00000000" w:rsidRPr="00000000" w14:paraId="000004BA">
      <w:pPr>
        <w:rPr/>
      </w:pPr>
      <w:r w:rsidDel="00000000" w:rsidR="00000000" w:rsidRPr="00000000">
        <w:rPr>
          <w:b w:val="1"/>
          <w:rtl w:val="0"/>
        </w:rPr>
        <w:t xml:space="preserve">Position:</w:t>
      </w:r>
      <w:r w:rsidDel="00000000" w:rsidR="00000000" w:rsidRPr="00000000">
        <w:rPr>
          <w:rtl w:val="0"/>
        </w:rPr>
        <w:t xml:space="preserve"> bits 1 and 0 of the Will Flags byte.</w:t>
      </w:r>
    </w:p>
    <w:p w:rsidR="00000000" w:rsidDel="00000000" w:rsidP="00000000" w:rsidRDefault="00000000" w:rsidRPr="00000000" w14:paraId="000004BB">
      <w:pPr>
        <w:rPr>
          <w:rFonts w:ascii="Arial" w:cs="Arial" w:eastAsia="Arial" w:hAnsi="Arial"/>
        </w:rPr>
      </w:pPr>
      <w:r w:rsidDel="00000000" w:rsidR="00000000" w:rsidRPr="00000000">
        <w:rPr>
          <w:rFonts w:ascii="Arial" w:cs="Arial" w:eastAsia="Arial" w:hAnsi="Arial"/>
          <w:rtl w:val="0"/>
        </w:rPr>
        <w:t xml:space="preserve">This is a 2-bit field which determines the format of the topic value. Refer to </w:t>
      </w:r>
      <w:hyperlink w:anchor="_heading=h.2zbgiuw">
        <w:r w:rsidDel="00000000" w:rsidR="00000000" w:rsidRPr="00000000">
          <w:rPr>
            <w:color w:val="1155cc"/>
            <w:u w:val="single"/>
            <w:rtl w:val="0"/>
          </w:rPr>
          <w:t xml:space="preserve">2.4 Topic Types</w:t>
        </w:r>
      </w:hyperlink>
      <w:r w:rsidDel="00000000" w:rsidR="00000000" w:rsidRPr="00000000">
        <w:rPr>
          <w:rFonts w:ascii="Arial" w:cs="Arial" w:eastAsia="Arial" w:hAnsi="Arial"/>
          <w:rtl w:val="0"/>
        </w:rPr>
        <w:t xml:space="preserve"> for the definition of the various topic types.</w:t>
      </w:r>
    </w:p>
    <w:p w:rsidR="00000000" w:rsidDel="00000000" w:rsidP="00000000" w:rsidRDefault="00000000" w:rsidRPr="00000000" w14:paraId="000004BC">
      <w:pPr>
        <w:pStyle w:val="Heading4"/>
        <w:ind w:left="0" w:firstLine="0"/>
        <w:rPr/>
      </w:pPr>
      <w:bookmarkStart w:colFirst="0" w:colLast="0" w:name="_heading=h.36sxt0949mi2" w:id="46"/>
      <w:bookmarkEnd w:id="46"/>
      <w:r w:rsidDel="00000000" w:rsidR="00000000" w:rsidRPr="00000000">
        <w:rPr>
          <w:rtl w:val="0"/>
        </w:rPr>
        <w:t xml:space="preserve">3.1.3.2 Will QoS</w:t>
      </w:r>
    </w:p>
    <w:p w:rsidR="00000000" w:rsidDel="00000000" w:rsidP="00000000" w:rsidRDefault="00000000" w:rsidRPr="00000000" w14:paraId="000004BD">
      <w:pPr>
        <w:rPr/>
      </w:pPr>
      <w:r w:rsidDel="00000000" w:rsidR="00000000" w:rsidRPr="00000000">
        <w:rPr>
          <w:b w:val="1"/>
          <w:rtl w:val="0"/>
        </w:rPr>
        <w:t xml:space="preserve">Position:</w:t>
      </w:r>
      <w:r w:rsidDel="00000000" w:rsidR="00000000" w:rsidRPr="00000000">
        <w:rPr>
          <w:rtl w:val="0"/>
        </w:rPr>
        <w:t xml:space="preserve"> bits 3 and 2 of the Will Flags byte.</w:t>
      </w:r>
    </w:p>
    <w:p w:rsidR="00000000" w:rsidDel="00000000" w:rsidP="00000000" w:rsidRDefault="00000000" w:rsidRPr="00000000" w14:paraId="000004BE">
      <w:pPr>
        <w:rPr>
          <w:rFonts w:ascii="Arial" w:cs="Arial" w:eastAsia="Arial" w:hAnsi="Arial"/>
        </w:rPr>
      </w:pPr>
      <w:r w:rsidDel="00000000" w:rsidR="00000000" w:rsidRPr="00000000">
        <w:rPr>
          <w:rFonts w:ascii="Arial" w:cs="Arial" w:eastAsia="Arial" w:hAnsi="Arial"/>
          <w:rtl w:val="0"/>
        </w:rPr>
        <w:t xml:space="preserve">These two bits specify the QoS level to be used. The value of Will QoS can be 0 (0x00), 1 (0x01), or 2 (0x02). A value of 3 (0x03) is a Malformed Packet.</w:t>
      </w:r>
    </w:p>
    <w:p w:rsidR="00000000" w:rsidDel="00000000" w:rsidP="00000000" w:rsidRDefault="00000000" w:rsidRPr="00000000" w14:paraId="000004BF">
      <w:pPr>
        <w:pStyle w:val="Heading4"/>
        <w:ind w:left="0" w:firstLine="0"/>
        <w:rPr/>
      </w:pPr>
      <w:bookmarkStart w:colFirst="0" w:colLast="0" w:name="_heading=h.bnoytfwh08eh" w:id="47"/>
      <w:bookmarkEnd w:id="47"/>
      <w:r w:rsidDel="00000000" w:rsidR="00000000" w:rsidRPr="00000000">
        <w:rPr>
          <w:rtl w:val="0"/>
        </w:rPr>
        <w:t xml:space="preserve">3.1.3.3 Will Retain</w:t>
      </w:r>
    </w:p>
    <w:p w:rsidR="00000000" w:rsidDel="00000000" w:rsidP="00000000" w:rsidRDefault="00000000" w:rsidRPr="00000000" w14:paraId="000004C0">
      <w:pPr>
        <w:rPr/>
      </w:pPr>
      <w:r w:rsidDel="00000000" w:rsidR="00000000" w:rsidRPr="00000000">
        <w:rPr>
          <w:b w:val="1"/>
          <w:rtl w:val="0"/>
        </w:rPr>
        <w:t xml:space="preserve">Position:</w:t>
      </w:r>
      <w:r w:rsidDel="00000000" w:rsidR="00000000" w:rsidRPr="00000000">
        <w:rPr>
          <w:rtl w:val="0"/>
        </w:rPr>
        <w:t xml:space="preserve"> bit 4 of the Will Flags byte.</w:t>
      </w:r>
    </w:p>
    <w:p w:rsidR="00000000" w:rsidDel="00000000" w:rsidP="00000000" w:rsidRDefault="00000000" w:rsidRPr="00000000" w14:paraId="000004C1">
      <w:pPr>
        <w:rPr>
          <w:rFonts w:ascii="Arial" w:cs="Arial" w:eastAsia="Arial" w:hAnsi="Arial"/>
          <w:color w:val="000000"/>
        </w:rPr>
      </w:pPr>
      <w:r w:rsidDel="00000000" w:rsidR="00000000" w:rsidRPr="00000000">
        <w:rPr>
          <w:rFonts w:ascii="Arial" w:cs="Arial" w:eastAsia="Arial" w:hAnsi="Arial"/>
          <w:color w:val="000000"/>
          <w:rtl w:val="0"/>
        </w:rPr>
        <w:t xml:space="preserve">This specifies if the Will Message is to be </w:t>
      </w:r>
      <w:r w:rsidDel="00000000" w:rsidR="00000000" w:rsidRPr="00000000">
        <w:rPr>
          <w:rFonts w:ascii="Arial" w:cs="Arial" w:eastAsia="Arial" w:hAnsi="Arial"/>
          <w:color w:val="000000"/>
          <w:rtl w:val="0"/>
        </w:rPr>
        <w:t xml:space="preserve">retained when it is published</w:t>
      </w:r>
      <w:r w:rsidDel="00000000" w:rsidR="00000000" w:rsidRPr="00000000">
        <w:rPr>
          <w:rFonts w:ascii="Arial" w:cs="Arial" w:eastAsia="Arial" w:hAnsi="Arial"/>
          <w:color w:val="000000"/>
          <w:rtl w:val="0"/>
        </w:rPr>
        <w:t xml:space="preserve">. See </w:t>
      </w:r>
      <w:hyperlink w:anchor="_heading=h.ly7c1y">
        <w:r w:rsidDel="00000000" w:rsidR="00000000" w:rsidRPr="00000000">
          <w:rPr>
            <w:color w:val="1155cc"/>
            <w:u w:val="single"/>
            <w:rtl w:val="0"/>
          </w:rPr>
          <w:t xml:space="preserve">4.13 Retained Messages</w:t>
        </w:r>
      </w:hyperlink>
      <w:r w:rsidDel="00000000" w:rsidR="00000000" w:rsidRPr="00000000">
        <w:rPr>
          <w:rFonts w:ascii="Arial" w:cs="Arial" w:eastAsia="Arial" w:hAnsi="Arial"/>
          <w:color w:val="000000"/>
          <w:rtl w:val="0"/>
        </w:rPr>
        <w:t xml:space="preserve"> for more information about Retained Messages.</w:t>
      </w:r>
    </w:p>
    <w:p w:rsidR="00000000" w:rsidDel="00000000" w:rsidP="00000000" w:rsidRDefault="00000000" w:rsidRPr="00000000" w14:paraId="000004C2">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If the Will Flag is set to 1 and Will Retain is set to 0, the Server MUST publish the Will Message as a non-retained message </w:t>
      </w:r>
      <w:r w:rsidDel="00000000" w:rsidR="00000000" w:rsidRPr="00000000">
        <w:rPr>
          <w:rFonts w:ascii="Arial" w:cs="Arial" w:eastAsia="Arial" w:hAnsi="Arial"/>
          <w:color w:val="ff0000"/>
          <w:rtl w:val="0"/>
        </w:rPr>
        <w:t xml:space="preserve">[MQTT-SN-3.1.3.3-1].</w:t>
      </w:r>
      <w:r w:rsidDel="00000000" w:rsidR="00000000" w:rsidRPr="00000000">
        <w:rPr>
          <w:rtl w:val="0"/>
        </w:rPr>
      </w:r>
    </w:p>
    <w:p w:rsidR="00000000" w:rsidDel="00000000" w:rsidP="00000000" w:rsidRDefault="00000000" w:rsidRPr="00000000" w14:paraId="000004C3">
      <w:pPr>
        <w:rPr>
          <w:rFonts w:ascii="Arial" w:cs="Arial" w:eastAsia="Arial" w:hAnsi="Arial"/>
          <w:color w:val="000000"/>
          <w:shd w:fill="auto" w:val="clear"/>
        </w:rPr>
      </w:pPr>
      <w:r w:rsidDel="00000000" w:rsidR="00000000" w:rsidRPr="00000000">
        <w:rPr>
          <w:rFonts w:ascii="Arial" w:cs="Arial" w:eastAsia="Arial" w:hAnsi="Arial"/>
          <w:color w:val="000000"/>
          <w:highlight w:val="yellow"/>
          <w:rtl w:val="0"/>
        </w:rPr>
        <w:t xml:space="preserve">If the Will Flag is set to 1 and Will Retain is set to 1, the Server MUST publish the Will Message as a retained message</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[MQTT-SN-3.1.3.3-2]</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4C4">
      <w:pPr>
        <w:pStyle w:val="Heading3"/>
        <w:ind w:left="0" w:firstLine="0"/>
        <w:rPr/>
      </w:pPr>
      <w:bookmarkStart w:colFirst="0" w:colLast="0" w:name="_heading=h.kxsqte300p6i" w:id="48"/>
      <w:bookmarkEnd w:id="48"/>
      <w:r w:rsidDel="00000000" w:rsidR="00000000" w:rsidRPr="00000000">
        <w:rPr>
          <w:rtl w:val="0"/>
        </w:rPr>
        <w:t xml:space="preserve">3.1.4 Packet Identifier</w:t>
      </w:r>
    </w:p>
    <w:p w:rsidR="00000000" w:rsidDel="00000000" w:rsidP="00000000" w:rsidRDefault="00000000" w:rsidRPr="00000000" w14:paraId="000004C5">
      <w:pPr>
        <w:spacing w:after="174" w:before="0" w:line="248.00000000000006" w:lineRule="auto"/>
        <w:ind w:right="990"/>
        <w:rPr>
          <w:rFonts w:ascii="Arial" w:cs="Arial" w:eastAsia="Arial" w:hAnsi="Arial"/>
        </w:rPr>
      </w:pPr>
      <w:r w:rsidDel="00000000" w:rsidR="00000000" w:rsidRPr="00000000">
        <w:rPr>
          <w:rFonts w:ascii="Arial" w:cs="Arial" w:eastAsia="Arial" w:hAnsi="Arial"/>
          <w:rtl w:val="0"/>
        </w:rPr>
        <w:t xml:space="preserve">Used to identify the corresponding </w:t>
      </w:r>
      <w:r w:rsidDel="00000000" w:rsidR="00000000" w:rsidRPr="00000000">
        <w:rPr>
          <w:rFonts w:ascii="Arial" w:cs="Arial" w:eastAsia="Arial" w:hAnsi="Arial"/>
          <w:rtl w:val="0"/>
        </w:rPr>
        <w:t xml:space="preserve">CONNACK or AUTH </w:t>
      </w:r>
      <w:r w:rsidDel="00000000" w:rsidR="00000000" w:rsidRPr="00000000">
        <w:rPr>
          <w:rFonts w:ascii="Arial" w:cs="Arial" w:eastAsia="Arial" w:hAnsi="Arial"/>
          <w:rtl w:val="0"/>
        </w:rPr>
        <w:t xml:space="preserve">packet. It should ideally be populated with a random </w:t>
      </w:r>
      <w:r w:rsidDel="00000000" w:rsidR="00000000" w:rsidRPr="00000000">
        <w:rPr>
          <w:color w:val="000000"/>
          <w:rtl w:val="0"/>
        </w:rPr>
        <w:t xml:space="preserve">Two Byte Integer</w:t>
      </w:r>
      <w:r w:rsidDel="00000000" w:rsidR="00000000" w:rsidRPr="00000000">
        <w:rPr>
          <w:rtl w:val="0"/>
        </w:rPr>
        <w:t xml:space="preserve"> </w:t>
      </w:r>
      <w:r w:rsidDel="00000000" w:rsidR="00000000" w:rsidRPr="00000000">
        <w:rPr>
          <w:rFonts w:ascii="Arial" w:cs="Arial" w:eastAsia="Arial" w:hAnsi="Arial"/>
          <w:rtl w:val="0"/>
        </w:rPr>
        <w:t xml:space="preserve">value.</w:t>
      </w:r>
    </w:p>
    <w:p w:rsidR="00000000" w:rsidDel="00000000" w:rsidP="00000000" w:rsidRDefault="00000000" w:rsidRPr="00000000" w14:paraId="000004C6">
      <w:pPr>
        <w:pStyle w:val="Heading3"/>
        <w:ind w:left="0" w:firstLine="0"/>
        <w:rPr/>
      </w:pPr>
      <w:bookmarkStart w:colFirst="0" w:colLast="0" w:name="_heading=h.xvir7l" w:id="49"/>
      <w:bookmarkEnd w:id="49"/>
      <w:r w:rsidDel="00000000" w:rsidR="00000000" w:rsidRPr="00000000">
        <w:rPr>
          <w:rtl w:val="0"/>
        </w:rPr>
        <w:t xml:space="preserve">3.1.5 Protocol Version</w:t>
      </w:r>
    </w:p>
    <w:p w:rsidR="00000000" w:rsidDel="00000000" w:rsidP="00000000" w:rsidRDefault="00000000" w:rsidRPr="00000000" w14:paraId="000004C7">
      <w:pPr>
        <w:rPr>
          <w:rFonts w:ascii="Arial" w:cs="Arial" w:eastAsia="Arial" w:hAnsi="Arial"/>
          <w:color w:val="000000"/>
        </w:rPr>
      </w:pPr>
      <w:bookmarkStart w:colFirst="0" w:colLast="0" w:name="_heading=h.3hv69ve" w:id="50"/>
      <w:bookmarkEnd w:id="50"/>
      <w:r w:rsidDel="00000000" w:rsidR="00000000" w:rsidRPr="00000000">
        <w:rPr>
          <w:rFonts w:ascii="Arial" w:cs="Arial" w:eastAsia="Arial" w:hAnsi="Arial"/>
          <w:color w:val="000000"/>
          <w:rtl w:val="0"/>
        </w:rPr>
        <w:t xml:space="preserve">The one-byte unsigned value that represents the revision level of the protocol used by the Client. </w:t>
      </w:r>
    </w:p>
    <w:p w:rsidR="00000000" w:rsidDel="00000000" w:rsidP="00000000" w:rsidRDefault="00000000" w:rsidRPr="00000000" w14:paraId="000004C8">
      <w:pPr>
        <w:rPr>
          <w:rFonts w:ascii="Arial" w:cs="Arial" w:eastAsia="Arial" w:hAnsi="Arial"/>
          <w:color w:val="000000"/>
        </w:rPr>
      </w:pPr>
      <w:r w:rsidDel="00000000" w:rsidR="00000000" w:rsidRPr="00000000">
        <w:rPr>
          <w:i w:val="1"/>
          <w:sz w:val="19"/>
          <w:szCs w:val="19"/>
          <w:rtl w:val="0"/>
        </w:rPr>
        <w:t xml:space="preserve">Figure 3-2 – Protocol Versions</w:t>
      </w: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shd w:fill="cfe2f3" w:val="clear"/>
          </w:tcPr>
          <w:p w:rsidR="00000000" w:rsidDel="00000000" w:rsidP="00000000" w:rsidRDefault="00000000" w:rsidRPr="00000000" w14:paraId="000004C9">
            <w:pPr>
              <w:jc w:val="center"/>
              <w:rPr>
                <w:rFonts w:ascii="Arial" w:cs="Arial" w:eastAsia="Arial" w:hAnsi="Arial"/>
                <w:b w:val="1"/>
                <w:color w:val="000000"/>
                <w:shd w:fill="cfe2f3" w:val="clear"/>
              </w:rPr>
            </w:pPr>
            <w:r w:rsidDel="00000000" w:rsidR="00000000" w:rsidRPr="00000000">
              <w:rPr>
                <w:rFonts w:ascii="Arial" w:cs="Arial" w:eastAsia="Arial" w:hAnsi="Arial"/>
                <w:b w:val="1"/>
                <w:color w:val="000000"/>
                <w:shd w:fill="cfe2f3" w:val="clear"/>
                <w:rtl w:val="0"/>
              </w:rPr>
              <w:t xml:space="preserve">Protocol Version</w:t>
            </w:r>
          </w:p>
        </w:tc>
        <w:tc>
          <w:tcPr>
            <w:shd w:fill="cfe2f3" w:val="clear"/>
          </w:tcPr>
          <w:p w:rsidR="00000000" w:rsidDel="00000000" w:rsidP="00000000" w:rsidRDefault="00000000" w:rsidRPr="00000000" w14:paraId="000004CA">
            <w:pPr>
              <w:jc w:val="center"/>
              <w:rPr>
                <w:rFonts w:ascii="Arial" w:cs="Arial" w:eastAsia="Arial" w:hAnsi="Arial"/>
                <w:b w:val="1"/>
                <w:color w:val="000000"/>
                <w:shd w:fill="cfe2f3" w:val="clear"/>
              </w:rPr>
            </w:pPr>
            <w:r w:rsidDel="00000000" w:rsidR="00000000" w:rsidRPr="00000000">
              <w:rPr>
                <w:rFonts w:ascii="Arial" w:cs="Arial" w:eastAsia="Arial" w:hAnsi="Arial"/>
                <w:b w:val="1"/>
                <w:color w:val="000000"/>
                <w:shd w:fill="cfe2f3" w:val="clear"/>
                <w:rtl w:val="0"/>
              </w:rPr>
              <w:t xml:space="preserve">Value</w:t>
            </w:r>
          </w:p>
        </w:tc>
      </w:tr>
      <w:tr>
        <w:trPr>
          <w:cantSplit w:val="0"/>
          <w:tblHeader w:val="0"/>
        </w:trPr>
        <w:tc>
          <w:tcPr/>
          <w:p w:rsidR="00000000" w:rsidDel="00000000" w:rsidP="00000000" w:rsidRDefault="00000000" w:rsidRPr="00000000" w14:paraId="000004CB">
            <w:pPr>
              <w:rPr>
                <w:rFonts w:ascii="Arial" w:cs="Arial" w:eastAsia="Arial" w:hAnsi="Arial"/>
                <w:color w:val="000000"/>
              </w:rPr>
            </w:pPr>
            <w:r w:rsidDel="00000000" w:rsidR="00000000" w:rsidRPr="00000000">
              <w:rPr>
                <w:rFonts w:ascii="Arial" w:cs="Arial" w:eastAsia="Arial" w:hAnsi="Arial"/>
                <w:color w:val="000000"/>
                <w:rtl w:val="0"/>
              </w:rPr>
              <w:t xml:space="preserve">Version 1.2</w:t>
            </w:r>
          </w:p>
        </w:tc>
        <w:tc>
          <w:tcPr/>
          <w:p w:rsidR="00000000" w:rsidDel="00000000" w:rsidP="00000000" w:rsidRDefault="00000000" w:rsidRPr="00000000" w14:paraId="000004CC">
            <w:pPr>
              <w:jc w:val="center"/>
              <w:rPr>
                <w:rFonts w:ascii="Arial" w:cs="Arial" w:eastAsia="Arial" w:hAnsi="Arial"/>
                <w:color w:val="000000"/>
              </w:rPr>
            </w:pPr>
            <w:r w:rsidDel="00000000" w:rsidR="00000000" w:rsidRPr="00000000">
              <w:rPr>
                <w:rFonts w:ascii="Arial" w:cs="Arial" w:eastAsia="Arial" w:hAnsi="Arial"/>
                <w:color w:val="000000"/>
                <w:rtl w:val="0"/>
              </w:rPr>
              <w:t xml:space="preserve">0x01</w:t>
            </w:r>
          </w:p>
        </w:tc>
      </w:tr>
      <w:tr>
        <w:trPr>
          <w:cantSplit w:val="0"/>
          <w:tblHeader w:val="0"/>
        </w:trPr>
        <w:tc>
          <w:tcPr/>
          <w:p w:rsidR="00000000" w:rsidDel="00000000" w:rsidP="00000000" w:rsidRDefault="00000000" w:rsidRPr="00000000" w14:paraId="000004CD">
            <w:pPr>
              <w:rPr>
                <w:rFonts w:ascii="Arial" w:cs="Arial" w:eastAsia="Arial" w:hAnsi="Arial"/>
                <w:b w:val="1"/>
                <w:color w:val="000000"/>
              </w:rPr>
            </w:pPr>
            <w:r w:rsidDel="00000000" w:rsidR="00000000" w:rsidRPr="00000000">
              <w:rPr>
                <w:rFonts w:ascii="Arial" w:cs="Arial" w:eastAsia="Arial" w:hAnsi="Arial"/>
                <w:b w:val="1"/>
                <w:color w:val="000000"/>
                <w:rtl w:val="0"/>
              </w:rPr>
              <w:t xml:space="preserve">Version 2.0</w:t>
            </w:r>
          </w:p>
        </w:tc>
        <w:tc>
          <w:tcPr/>
          <w:p w:rsidR="00000000" w:rsidDel="00000000" w:rsidP="00000000" w:rsidRDefault="00000000" w:rsidRPr="00000000" w14:paraId="000004CE">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0x02</w:t>
            </w:r>
          </w:p>
        </w:tc>
      </w:tr>
      <w:tr>
        <w:trPr>
          <w:cantSplit w:val="0"/>
          <w:tblHeader w:val="0"/>
        </w:trPr>
        <w:tc>
          <w:tcPr/>
          <w:p w:rsidR="00000000" w:rsidDel="00000000" w:rsidP="00000000" w:rsidRDefault="00000000" w:rsidRPr="00000000" w14:paraId="000004CF">
            <w:pPr>
              <w:rPr>
                <w:rFonts w:ascii="Arial" w:cs="Arial" w:eastAsia="Arial" w:hAnsi="Arial"/>
                <w:color w:val="000000"/>
              </w:rPr>
            </w:pPr>
            <w:r w:rsidDel="00000000" w:rsidR="00000000" w:rsidRPr="00000000">
              <w:rPr>
                <w:rFonts w:ascii="Arial" w:cs="Arial" w:eastAsia="Arial" w:hAnsi="Arial"/>
                <w:color w:val="000000"/>
                <w:rtl w:val="0"/>
              </w:rPr>
              <w:t xml:space="preserve">Reserved for future use</w:t>
            </w:r>
          </w:p>
        </w:tc>
        <w:tc>
          <w:tcPr/>
          <w:p w:rsidR="00000000" w:rsidDel="00000000" w:rsidP="00000000" w:rsidRDefault="00000000" w:rsidRPr="00000000" w14:paraId="000004D0">
            <w:pPr>
              <w:keepNext w:val="1"/>
              <w:jc w:val="center"/>
              <w:rPr>
                <w:rFonts w:ascii="Arial" w:cs="Arial" w:eastAsia="Arial" w:hAnsi="Arial"/>
                <w:color w:val="000000"/>
              </w:rPr>
            </w:pPr>
            <w:r w:rsidDel="00000000" w:rsidR="00000000" w:rsidRPr="00000000">
              <w:rPr>
                <w:rFonts w:ascii="Arial" w:cs="Arial" w:eastAsia="Arial" w:hAnsi="Arial"/>
                <w:color w:val="000000"/>
                <w:rtl w:val="0"/>
              </w:rPr>
              <w:t xml:space="preserve">0x03 – 0xFF</w:t>
            </w:r>
          </w:p>
        </w:tc>
      </w:tr>
    </w:tbl>
    <w:p w:rsidR="00000000" w:rsidDel="00000000" w:rsidP="00000000" w:rsidRDefault="00000000" w:rsidRPr="00000000" w14:paraId="000004D1">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value of the Protocol Version field for MQTT-SN version 2.0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be 2 (0x02)</w:t>
      </w:r>
      <w:r w:rsidDel="00000000" w:rsidR="00000000" w:rsidRPr="00000000">
        <w:rPr>
          <w:color w:val="000000"/>
          <w:highlight w:val="yellow"/>
          <w:rtl w:val="0"/>
        </w:rPr>
        <w:t xml:space="preserve"> </w:t>
      </w:r>
      <w:r w:rsidDel="00000000" w:rsidR="00000000" w:rsidRPr="00000000">
        <w:rPr>
          <w:color w:val="ff0000"/>
          <w:rtl w:val="0"/>
        </w:rPr>
        <w:t xml:space="preserve">[MQTT-SN-3.1.5-1]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4D2">
      <w:pPr>
        <w:rPr>
          <w:rFonts w:ascii="Arial" w:cs="Arial" w:eastAsia="Arial" w:hAnsi="Arial"/>
          <w:color w:val="000000"/>
        </w:rPr>
      </w:pPr>
      <w:r w:rsidDel="00000000" w:rsidR="00000000" w:rsidRPr="00000000">
        <w:rPr>
          <w:rFonts w:ascii="Arial" w:cs="Arial" w:eastAsia="Arial" w:hAnsi="Arial"/>
          <w:rtl w:val="0"/>
        </w:rPr>
        <w:t xml:space="preserve">A </w:t>
      </w:r>
      <w:r w:rsidDel="00000000" w:rsidR="00000000" w:rsidRPr="00000000">
        <w:rPr>
          <w:rtl w:val="0"/>
        </w:rPr>
        <w:t xml:space="preserve">Server</w:t>
      </w:r>
      <w:r w:rsidDel="00000000" w:rsidR="00000000" w:rsidRPr="00000000">
        <w:rPr>
          <w:rFonts w:ascii="Arial" w:cs="Arial" w:eastAsia="Arial" w:hAnsi="Arial"/>
          <w:rtl w:val="0"/>
        </w:rPr>
        <w:t xml:space="preserve"> which supports multiple versions of the MQTT-SN protocol uses the Protocol Version to determine which version of MQTT-SN the Client is using. </w:t>
      </w:r>
      <w:r w:rsidDel="00000000" w:rsidR="00000000" w:rsidRPr="00000000">
        <w:rPr>
          <w:rFonts w:ascii="Arial" w:cs="Arial" w:eastAsia="Arial" w:hAnsi="Arial"/>
          <w:highlight w:val="yellow"/>
          <w:rtl w:val="0"/>
        </w:rPr>
        <w:t xml:space="preserve">If the Protocol Version is not 2 and the </w:t>
      </w:r>
      <w:r w:rsidDel="00000000" w:rsidR="00000000" w:rsidRPr="00000000">
        <w:rPr>
          <w:highlight w:val="yellow"/>
          <w:rtl w:val="0"/>
        </w:rPr>
        <w:t xml:space="preserve">Server</w:t>
      </w:r>
      <w:r w:rsidDel="00000000" w:rsidR="00000000" w:rsidRPr="00000000">
        <w:rPr>
          <w:rFonts w:ascii="Arial" w:cs="Arial" w:eastAsia="Arial" w:hAnsi="Arial"/>
          <w:highlight w:val="yellow"/>
          <w:rtl w:val="0"/>
        </w:rPr>
        <w:t xml:space="preserve"> does not want to accept the CONNECT packet, the Server MAY send a CONNACK packet with Reason Code 0x84 (Unsupported Protocol Version)</w:t>
      </w:r>
      <w:r w:rsidDel="00000000" w:rsidR="00000000" w:rsidRPr="00000000">
        <w:rPr>
          <w:highlight w:val="yellow"/>
          <w:rtl w:val="0"/>
        </w:rPr>
        <w:t xml:space="preserve"> </w:t>
      </w:r>
      <w:r w:rsidDel="00000000" w:rsidR="00000000" w:rsidRPr="00000000">
        <w:rPr>
          <w:color w:val="ff0000"/>
          <w:rtl w:val="0"/>
        </w:rPr>
        <w:t xml:space="preserve">[MQTT-SN-3.1.5-2]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4D3">
      <w:pPr>
        <w:pStyle w:val="Heading3"/>
        <w:ind w:left="0" w:firstLine="0"/>
        <w:rPr/>
      </w:pPr>
      <w:bookmarkStart w:colFirst="0" w:colLast="0" w:name="_heading=h.4h042r0" w:id="51"/>
      <w:bookmarkEnd w:id="51"/>
      <w:r w:rsidDel="00000000" w:rsidR="00000000" w:rsidRPr="00000000">
        <w:rPr>
          <w:rtl w:val="0"/>
        </w:rPr>
        <w:t xml:space="preserve">3.1.6 Keep Alive</w:t>
      </w:r>
    </w:p>
    <w:p w:rsidR="00000000" w:rsidDel="00000000" w:rsidP="00000000" w:rsidRDefault="00000000" w:rsidRPr="00000000" w14:paraId="000004D4">
      <w:pPr>
        <w:spacing w:line="276"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rtl w:val="0"/>
        </w:rPr>
        <w:t xml:space="preserve">The Keep Alive is a Two Byte Integer greater than 0 (1 - 65,535), which is a time interval measured in seconds. It is the maximum time interval that is permitted to elapse between the point at which the Client finishes transmitting one MQTT-SN Control Packet and the point it starts sending the next. It is the responsibility of the Client to ensure that the interval between MQTT-SN Control Packets being sent does not exceed the Keep Alive value. </w:t>
      </w:r>
      <w:r w:rsidDel="00000000" w:rsidR="00000000" w:rsidRPr="00000000">
        <w:rPr>
          <w:rFonts w:ascii="Arial" w:cs="Arial" w:eastAsia="Arial" w:hAnsi="Arial"/>
          <w:color w:val="000000"/>
          <w:sz w:val="22"/>
          <w:szCs w:val="22"/>
          <w:highlight w:val="yellow"/>
          <w:rtl w:val="0"/>
        </w:rPr>
        <w:t xml:space="preserve">In the absence of sending any other MQTT-SN Control Packets, the Client MUST send a PINGREQ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[MQTT-SN-3.1.6-1].</w:t>
      </w:r>
      <w:r w:rsidDel="00000000" w:rsidR="00000000" w:rsidRPr="00000000">
        <w:rPr>
          <w:rtl w:val="0"/>
        </w:rPr>
      </w:r>
    </w:p>
    <w:p w:rsidR="00000000" w:rsidDel="00000000" w:rsidP="00000000" w:rsidRDefault="00000000" w:rsidRPr="00000000" w14:paraId="000004D5">
      <w:pPr>
        <w:spacing w:after="0"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r w:rsidDel="00000000" w:rsidR="00000000" w:rsidRPr="00000000">
        <w:rPr>
          <w:rtl w:val="0"/>
        </w:rPr>
      </w:r>
    </w:p>
    <w:p w:rsidR="00000000" w:rsidDel="00000000" w:rsidP="00000000" w:rsidRDefault="00000000" w:rsidRPr="00000000" w14:paraId="000004D6">
      <w:pPr>
        <w:spacing w:before="0"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Client can send PINGREQ at any time, irrespective of the Keep Alive value, and check for a corresponding PINGRESP to determine that the network and the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are available.</w:t>
      </w:r>
    </w:p>
    <w:p w:rsidR="00000000" w:rsidDel="00000000" w:rsidP="00000000" w:rsidRDefault="00000000" w:rsidRPr="00000000" w14:paraId="000004D7">
      <w:pPr>
        <w:spacing w:line="276" w:lineRule="auto"/>
        <w:rPr>
          <w:rFonts w:ascii="Arial" w:cs="Arial" w:eastAsia="Arial" w:hAnsi="Arial"/>
          <w:color w:val="000000"/>
          <w:sz w:val="22"/>
          <w:szCs w:val="22"/>
        </w:rPr>
      </w:pPr>
      <w:r w:rsidDel="00000000" w:rsidR="00000000" w:rsidRPr="00000000">
        <w:rPr>
          <w:rFonts w:ascii="Arial" w:cs="Arial" w:eastAsia="Arial" w:hAnsi="Arial"/>
          <w:sz w:val="22"/>
          <w:szCs w:val="22"/>
          <w:highlight w:val="yellow"/>
          <w:rtl w:val="0"/>
        </w:rPr>
        <w:t xml:space="preserve">If the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does not receive an MQTT-SN Control Packet from the Client within one and a half times the Keep Alive time period, it MUST delete the Virtual Connection and move the Client to the Disconnected state (</w:t>
      </w:r>
      <w:r w:rsidDel="00000000" w:rsidR="00000000" w:rsidRPr="00000000">
        <w:rPr>
          <w:rFonts w:ascii="Arial" w:cs="Arial" w:eastAsia="Arial" w:hAnsi="Arial"/>
          <w:sz w:val="22"/>
          <w:szCs w:val="22"/>
          <w:highlight w:val="yellow"/>
          <w:rtl w:val="0"/>
        </w:rPr>
        <w:t xml:space="preserve">see </w:t>
      </w:r>
      <w:hyperlink w:anchor="_heading=h.3mj2wkv">
        <w:r w:rsidDel="00000000" w:rsidR="00000000" w:rsidRPr="00000000">
          <w:rPr>
            <w:rFonts w:ascii="Arial" w:cs="Arial" w:eastAsia="Arial" w:hAnsi="Arial"/>
            <w:color w:val="1155cc"/>
            <w:sz w:val="22"/>
            <w:szCs w:val="22"/>
            <w:highlight w:val="yellow"/>
            <w:u w:val="single"/>
            <w:rtl w:val="0"/>
          </w:rPr>
          <w:t xml:space="preserve">4.14 Client states</w:t>
        </w:r>
      </w:hyperlink>
      <w:r w:rsidDel="00000000" w:rsidR="00000000" w:rsidRPr="00000000">
        <w:rPr>
          <w:rFonts w:ascii="Arial" w:cs="Arial" w:eastAsia="Arial" w:hAnsi="Arial"/>
          <w:sz w:val="22"/>
          <w:szCs w:val="22"/>
          <w:highlight w:val="yellow"/>
          <w:rtl w:val="0"/>
        </w:rPr>
        <w:t xml:space="preserve">)</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color w:val="ff0000"/>
          <w:sz w:val="22"/>
          <w:szCs w:val="22"/>
          <w:shd w:fill="auto" w:val="clear"/>
          <w:rtl w:val="0"/>
        </w:rPr>
        <w:t xml:space="preserve">[MQTT-SN-3.1.6-2].</w:t>
      </w:r>
      <w:r w:rsidDel="00000000" w:rsidR="00000000" w:rsidRPr="00000000">
        <w:rPr>
          <w:rtl w:val="0"/>
        </w:rPr>
      </w:r>
    </w:p>
    <w:p w:rsidR="00000000" w:rsidDel="00000000" w:rsidP="00000000" w:rsidRDefault="00000000" w:rsidRPr="00000000" w14:paraId="000004D8">
      <w:pPr>
        <w:spacing w:line="276" w:lineRule="auto"/>
        <w:rPr>
          <w:rFonts w:ascii="Arial" w:cs="Arial" w:eastAsia="Arial" w:hAnsi="Arial"/>
          <w:color w:val="000000"/>
          <w:sz w:val="22"/>
          <w:szCs w:val="22"/>
          <w:highlight w:val="yellow"/>
        </w:rPr>
      </w:pPr>
      <w:r w:rsidDel="00000000" w:rsidR="00000000" w:rsidRPr="00000000">
        <w:rPr>
          <w:rFonts w:ascii="Arial" w:cs="Arial" w:eastAsia="Arial" w:hAnsi="Arial"/>
          <w:color w:val="000000"/>
          <w:sz w:val="22"/>
          <w:szCs w:val="22"/>
          <w:highlight w:val="yellow"/>
          <w:rtl w:val="0"/>
        </w:rPr>
        <w:t xml:space="preserve">If a Client does not receive a PINGRESP packet within a </w:t>
      </w:r>
      <w:r w:rsidDel="00000000" w:rsidR="00000000" w:rsidRPr="00000000">
        <w:rPr>
          <w:rFonts w:ascii="Arial" w:cs="Arial" w:eastAsia="Arial" w:hAnsi="Arial"/>
          <w:i w:val="1"/>
          <w:color w:val="000000"/>
          <w:sz w:val="22"/>
          <w:szCs w:val="22"/>
          <w:highlight w:val="yellow"/>
          <w:u w:val="single"/>
          <w:rtl w:val="0"/>
        </w:rPr>
        <w:t xml:space="preserve">R</w:t>
      </w:r>
      <w:r w:rsidDel="00000000" w:rsidR="00000000" w:rsidRPr="00000000">
        <w:rPr>
          <w:rFonts w:ascii="Arial" w:cs="Arial" w:eastAsia="Arial" w:hAnsi="Arial"/>
          <w:i w:val="1"/>
          <w:sz w:val="22"/>
          <w:szCs w:val="22"/>
          <w:highlight w:val="yellow"/>
          <w:u w:val="single"/>
          <w:rtl w:val="0"/>
        </w:rPr>
        <w:t xml:space="preserve">etry Interval</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color w:val="000000"/>
          <w:sz w:val="22"/>
          <w:szCs w:val="22"/>
          <w:highlight w:val="yellow"/>
          <w:rtl w:val="0"/>
        </w:rPr>
        <w:t xml:space="preserve">amount of time after it has sent a PINGREQ, it SHOULD retry the transmission according to </w:t>
      </w:r>
      <w:hyperlink w:anchor="_heading=h.17nz8yj">
        <w:r w:rsidDel="00000000" w:rsidR="00000000" w:rsidRPr="00000000">
          <w:rPr>
            <w:rFonts w:ascii="Arial" w:cs="Arial" w:eastAsia="Arial" w:hAnsi="Arial"/>
            <w:color w:val="1155cc"/>
            <w:sz w:val="22"/>
            <w:szCs w:val="22"/>
            <w:highlight w:val="yellow"/>
            <w:u w:val="single"/>
            <w:rtl w:val="0"/>
          </w:rPr>
          <w:t xml:space="preserve">4.4.2 Unacknowledged Packets</w:t>
        </w:r>
      </w:hyperlink>
      <w:r w:rsidDel="00000000" w:rsidR="00000000" w:rsidRPr="00000000">
        <w:rPr>
          <w:rFonts w:ascii="Arial" w:cs="Arial" w:eastAsia="Arial" w:hAnsi="Arial"/>
          <w:color w:val="000000"/>
          <w:sz w:val="22"/>
          <w:szCs w:val="22"/>
          <w:highlight w:val="yellow"/>
          <w:rtl w:val="0"/>
        </w:rPr>
        <w:t xml:space="preserve"> up to the maximum number of attempts. If a PINGRESP is still not received it </w:t>
      </w:r>
      <w:r w:rsidDel="00000000" w:rsidR="00000000" w:rsidRPr="00000000">
        <w:rPr>
          <w:rFonts w:ascii="Arial" w:cs="Arial" w:eastAsia="Arial" w:hAnsi="Arial"/>
          <w:sz w:val="22"/>
          <w:szCs w:val="22"/>
          <w:highlight w:val="yellow"/>
          <w:rtl w:val="0"/>
        </w:rPr>
        <w:t xml:space="preserve">MUST</w:t>
      </w:r>
      <w:r w:rsidDel="00000000" w:rsidR="00000000" w:rsidRPr="00000000">
        <w:rPr>
          <w:rFonts w:ascii="Arial" w:cs="Arial" w:eastAsia="Arial" w:hAnsi="Arial"/>
          <w:color w:val="000000"/>
          <w:sz w:val="22"/>
          <w:szCs w:val="22"/>
          <w:highlight w:val="yellow"/>
          <w:rtl w:val="0"/>
        </w:rPr>
        <w:t xml:space="preserve"> delete the Virtual Connection to 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by way of a DISCONNECT, with the</w:t>
      </w:r>
      <w:r w:rsidDel="00000000" w:rsidR="00000000" w:rsidRPr="00000000">
        <w:rPr>
          <w:rFonts w:ascii="Arial" w:cs="Arial" w:eastAsia="Arial" w:hAnsi="Arial"/>
          <w:sz w:val="22"/>
          <w:szCs w:val="22"/>
          <w:highlight w:val="yellow"/>
          <w:rtl w:val="0"/>
        </w:rPr>
        <w:t xml:space="preserve"> understanding that the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may no longer be reachable</w:t>
      </w:r>
      <w:r w:rsidDel="00000000" w:rsidR="00000000" w:rsidRPr="00000000">
        <w:rPr>
          <w:color w:val="000000"/>
          <w:highlight w:val="yellow"/>
          <w:rtl w:val="0"/>
        </w:rPr>
        <w:t xml:space="preserve"> </w:t>
      </w:r>
      <w:r w:rsidDel="00000000" w:rsidR="00000000" w:rsidRPr="00000000">
        <w:rPr>
          <w:color w:val="ff0000"/>
          <w:rtl w:val="0"/>
        </w:rPr>
        <w:t xml:space="preserve">[MQTT-SN-3.1.6-3]</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4D9">
      <w:pPr>
        <w:spacing w:after="0" w:line="276" w:lineRule="auto"/>
        <w:ind w:left="715" w:firstLine="5"/>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4DA">
      <w:pPr>
        <w:spacing w:after="0" w:before="0" w:line="276" w:lineRule="auto"/>
        <w:ind w:left="715" w:firstLine="5"/>
        <w:rPr>
          <w:rFonts w:ascii="Arial" w:cs="Arial" w:eastAsia="Arial" w:hAnsi="Arial"/>
          <w:color w:val="000000"/>
          <w:sz w:val="22"/>
          <w:szCs w:val="22"/>
          <w:highlight w:val="yellow"/>
        </w:rPr>
      </w:pPr>
      <w:r w:rsidDel="00000000" w:rsidR="00000000" w:rsidRPr="00000000">
        <w:rPr>
          <w:rFonts w:ascii="Arial" w:cs="Arial" w:eastAsia="Arial" w:hAnsi="Arial"/>
          <w:sz w:val="22"/>
          <w:szCs w:val="22"/>
          <w:rtl w:val="0"/>
        </w:rPr>
        <w:t xml:space="preserve">Unlike MQTT, the MQTT-SN Keep Alive timeout can not be turned off (by setting a value of 0). This is because there is no other indication in MQTT-SN of a connection failure, as there is in MQTT with the underlying TCP/IP connection.</w:t>
      </w:r>
      <w:r w:rsidDel="00000000" w:rsidR="00000000" w:rsidRPr="00000000">
        <w:rPr>
          <w:rtl w:val="0"/>
        </w:rPr>
      </w:r>
    </w:p>
    <w:p w:rsidR="00000000" w:rsidDel="00000000" w:rsidP="00000000" w:rsidRDefault="00000000" w:rsidRPr="00000000" w14:paraId="000004DB">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The Keep Alive must have a value greater than 0. It is a protocol error if a Keep Alive value of 0 or below is set </w:t>
      </w:r>
      <w:r w:rsidDel="00000000" w:rsidR="00000000" w:rsidRPr="00000000">
        <w:rPr>
          <w:color w:val="ff0000"/>
          <w:rtl w:val="0"/>
        </w:rPr>
        <w:t xml:space="preserve">[MQTT-SN-3.1.6-4]</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4DC">
      <w:pPr>
        <w:spacing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r w:rsidDel="00000000" w:rsidR="00000000" w:rsidRPr="00000000">
        <w:rPr>
          <w:rFonts w:ascii="Arial" w:cs="Arial" w:eastAsia="Arial" w:hAnsi="Arial"/>
          <w:color w:val="000000"/>
          <w:sz w:val="22"/>
          <w:szCs w:val="22"/>
          <w:shd w:fill="auto" w:val="clear"/>
          <w:rtl w:val="0"/>
        </w:rPr>
        <w:br w:type="textWrapping"/>
        <w:t xml:space="preserve">The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may have other reasons to disconnect the Client, for instance because it is shutting down. Setting Keep Alive does not guarantee that the Client will remain connected.</w:t>
      </w:r>
    </w:p>
    <w:p w:rsidR="00000000" w:rsidDel="00000000" w:rsidP="00000000" w:rsidRDefault="00000000" w:rsidRPr="00000000" w14:paraId="000004DD">
      <w:pPr>
        <w:spacing w:line="276" w:lineRule="auto"/>
        <w:ind w:left="720" w:firstLine="0"/>
        <w:rPr>
          <w:rFonts w:ascii="Arial" w:cs="Arial" w:eastAsia="Arial" w:hAnsi="Arial"/>
          <w:b w:val="1"/>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p>
    <w:p w:rsidR="00000000" w:rsidDel="00000000" w:rsidP="00000000" w:rsidRDefault="00000000" w:rsidRPr="00000000" w14:paraId="000004DE">
      <w:pPr>
        <w:spacing w:before="0"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actual value of the Keep Alive is application specific; typically, this is a few minutes. The maximum value of 65,535 is 18 hours 12 minutes and 15 seconds.</w:t>
      </w:r>
    </w:p>
    <w:p w:rsidR="00000000" w:rsidDel="00000000" w:rsidP="00000000" w:rsidRDefault="00000000" w:rsidRPr="00000000" w14:paraId="000004DF">
      <w:pPr>
        <w:spacing w:line="276" w:lineRule="auto"/>
        <w:ind w:left="72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Informative Comment</w:t>
        <w:tab/>
      </w:r>
    </w:p>
    <w:p w:rsidR="00000000" w:rsidDel="00000000" w:rsidP="00000000" w:rsidRDefault="00000000" w:rsidRPr="00000000" w14:paraId="000004E0">
      <w:pPr>
        <w:spacing w:before="0" w:line="276" w:lineRule="auto"/>
        <w:ind w:left="720" w:firstLine="0"/>
        <w:rPr>
          <w:rFonts w:ascii="Arial" w:cs="Arial" w:eastAsia="Arial" w:hAnsi="Arial"/>
          <w:color w:val="000000"/>
          <w:sz w:val="22"/>
          <w:szCs w:val="22"/>
          <w:shd w:fill="fff2cc" w:val="clear"/>
        </w:rPr>
      </w:pPr>
      <w:r w:rsidDel="00000000" w:rsidR="00000000" w:rsidRPr="00000000">
        <w:rPr>
          <w:rFonts w:ascii="Arial" w:cs="Arial" w:eastAsia="Arial" w:hAnsi="Arial"/>
          <w:sz w:val="22"/>
          <w:szCs w:val="22"/>
          <w:rtl w:val="0"/>
        </w:rPr>
        <w:t xml:space="preserve">Clients can use the Keep Alive procedure to supervise the liveliness of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to which they are connected. If a Client does not receive a PINGRESP from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even after multiple retransmissions of the PINGREQ packet and deletes the Virtual Connection, it might try to connect to another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before trying to reconnect to this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4E1">
      <w:pPr>
        <w:pStyle w:val="Heading3"/>
        <w:ind w:left="0" w:firstLine="0"/>
        <w:rPr/>
      </w:pPr>
      <w:bookmarkStart w:colFirst="0" w:colLast="0" w:name="_heading=h.3vac5uf" w:id="52"/>
      <w:bookmarkEnd w:id="52"/>
      <w:r w:rsidDel="00000000" w:rsidR="00000000" w:rsidRPr="00000000">
        <w:rPr>
          <w:rtl w:val="0"/>
        </w:rPr>
        <w:t xml:space="preserve">3.1.7 Maximum Packet Size</w:t>
      </w:r>
    </w:p>
    <w:p w:rsidR="00000000" w:rsidDel="00000000" w:rsidP="00000000" w:rsidRDefault="00000000" w:rsidRPr="00000000" w14:paraId="000004E2">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Two Byte (16-bit) Integer representing the Maximum Packet Size the Client</w:t>
      </w:r>
      <w:r w:rsidDel="00000000" w:rsidR="00000000" w:rsidRPr="00000000">
        <w:rPr>
          <w:rFonts w:ascii="Arial" w:cs="Arial" w:eastAsia="Arial" w:hAnsi="Arial"/>
          <w:color w:val="000000"/>
          <w:sz w:val="22"/>
          <w:szCs w:val="22"/>
          <w:rtl w:val="0"/>
        </w:rPr>
        <w:t xml:space="preserve"> is willing to accept. If the Maximum Packet Size is set to 0, no limit on the packet size is imposed beyond the limitations in the protocol as a result of the remaining length encoding and the protocol header sizes.</w:t>
      </w:r>
    </w:p>
    <w:p w:rsidR="00000000" w:rsidDel="00000000" w:rsidP="00000000" w:rsidRDefault="00000000" w:rsidRPr="00000000" w14:paraId="000004E3">
      <w:pPr>
        <w:spacing w:line="276" w:lineRule="auto"/>
        <w:ind w:left="720" w:firstLine="0"/>
        <w:rPr>
          <w:rFonts w:ascii="Arial" w:cs="Arial" w:eastAsia="Arial" w:hAnsi="Arial"/>
          <w:color w:val="000000"/>
          <w:sz w:val="22"/>
          <w:szCs w:val="22"/>
        </w:rPr>
      </w:pPr>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4E4">
      <w:pPr>
        <w:spacing w:before="0" w:line="276" w:lineRule="auto"/>
        <w:ind w:left="72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It is the responsibility of the application to select a suitable Maximum Packet Size value if it chooses to restrict the Maximum Packet Size.</w:t>
      </w:r>
    </w:p>
    <w:p w:rsidR="00000000" w:rsidDel="00000000" w:rsidP="00000000" w:rsidRDefault="00000000" w:rsidRPr="00000000" w14:paraId="000004E5">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packet size is the total number of bytes in an </w:t>
      </w:r>
      <w:r w:rsidDel="00000000" w:rsidR="00000000" w:rsidRPr="00000000">
        <w:rPr>
          <w:rFonts w:ascii="Arial" w:cs="Arial" w:eastAsia="Arial" w:hAnsi="Arial"/>
          <w:color w:val="000000"/>
          <w:sz w:val="22"/>
          <w:szCs w:val="22"/>
          <w:rtl w:val="0"/>
        </w:rPr>
        <w:t xml:space="preserve">MQTT-SN Control Packet,</w:t>
      </w:r>
      <w:r w:rsidDel="00000000" w:rsidR="00000000" w:rsidRPr="00000000">
        <w:rPr>
          <w:rFonts w:ascii="Arial" w:cs="Arial" w:eastAsia="Arial" w:hAnsi="Arial"/>
          <w:color w:val="000000"/>
          <w:sz w:val="22"/>
          <w:szCs w:val="22"/>
          <w:rtl w:val="0"/>
        </w:rPr>
        <w:t xml:space="preserve"> as defined in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color w:val="000000"/>
          <w:sz w:val="22"/>
          <w:szCs w:val="22"/>
          <w:rtl w:val="0"/>
        </w:rPr>
        <w:t xml:space="preserve">. The Client uses the Maximum Packet Size to inform the Server that it will not process packets exceeding this limit.</w:t>
      </w:r>
    </w:p>
    <w:p w:rsidR="00000000" w:rsidDel="00000000" w:rsidP="00000000" w:rsidRDefault="00000000" w:rsidRPr="00000000" w14:paraId="000004E6">
      <w:pPr>
        <w:spacing w:line="276" w:lineRule="auto"/>
        <w:rPr>
          <w:color w:val="000000"/>
          <w:shd w:fill="auto" w:val="clear"/>
        </w:rPr>
      </w:pPr>
      <w:r w:rsidDel="00000000" w:rsidR="00000000" w:rsidRPr="00000000">
        <w:rPr>
          <w:color w:val="000000"/>
          <w:highlight w:val="yellow"/>
          <w:rtl w:val="0"/>
        </w:rPr>
        <w:t xml:space="preserve">The Maximum Packet Size value MUST be 10 or greater </w:t>
      </w:r>
      <w:r w:rsidDel="00000000" w:rsidR="00000000" w:rsidRPr="00000000">
        <w:rPr>
          <w:color w:val="ff0000"/>
          <w:rtl w:val="0"/>
        </w:rPr>
        <w:t xml:space="preserve">[MQTT-SN-3.1.7-1]</w:t>
      </w:r>
      <w:r w:rsidDel="00000000" w:rsidR="00000000" w:rsidRPr="00000000">
        <w:rPr>
          <w:color w:val="000000"/>
          <w:highlight w:val="yellow"/>
          <w:rtl w:val="0"/>
        </w:rPr>
        <w:t xml:space="preserve">,</w:t>
      </w:r>
      <w:r w:rsidDel="00000000" w:rsidR="00000000" w:rsidRPr="00000000">
        <w:rPr>
          <w:color w:val="000000"/>
          <w:shd w:fill="auto" w:val="clear"/>
          <w:rtl w:val="0"/>
        </w:rPr>
        <w:t xml:space="preserve"> as this is the minimum size that the CONNECT Packet can be.</w:t>
      </w:r>
    </w:p>
    <w:p w:rsidR="00000000" w:rsidDel="00000000" w:rsidP="00000000" w:rsidRDefault="00000000" w:rsidRPr="00000000" w14:paraId="000004E7">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MUST NOT send packets exceeding Maximum Packet Size to the Client. If a Client receives a packet whose size exceeds this limit, this is a Protocol Error, the Client uses DISCONNECT with Reason Code 0x95 (Packet too large)</w:t>
      </w:r>
      <w:r w:rsidDel="00000000" w:rsidR="00000000" w:rsidRPr="00000000">
        <w:rPr>
          <w:color w:val="000000"/>
          <w:highlight w:val="yellow"/>
          <w:rtl w:val="0"/>
        </w:rPr>
        <w:t xml:space="preserve"> </w:t>
      </w:r>
      <w:r w:rsidDel="00000000" w:rsidR="00000000" w:rsidRPr="00000000">
        <w:rPr>
          <w:color w:val="ff0000"/>
          <w:rtl w:val="0"/>
        </w:rPr>
        <w:t xml:space="preserve">[MQTT-SN-3.1.7-2]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4E8">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Where a Packet is too large to send, 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MUST discard it without sending it and then behave as if it had completed sending that Application Message</w:t>
      </w:r>
      <w:r w:rsidDel="00000000" w:rsidR="00000000" w:rsidRPr="00000000">
        <w:rPr>
          <w:color w:val="000000"/>
          <w:highlight w:val="yellow"/>
          <w:rtl w:val="0"/>
        </w:rPr>
        <w:t xml:space="preserve"> </w:t>
      </w:r>
      <w:r w:rsidDel="00000000" w:rsidR="00000000" w:rsidRPr="00000000">
        <w:rPr>
          <w:color w:val="ff0000"/>
          <w:rtl w:val="0"/>
        </w:rPr>
        <w:t xml:space="preserve">[MQTT-SN-3.1.7-3]</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4E9">
      <w:pPr>
        <w:spacing w:line="276" w:lineRule="auto"/>
        <w:ind w:left="720" w:firstLine="0"/>
        <w:rPr>
          <w:rFonts w:ascii="Arial" w:cs="Arial" w:eastAsia="Arial" w:hAnsi="Arial"/>
          <w:color w:val="000000"/>
          <w:sz w:val="22"/>
          <w:szCs w:val="22"/>
        </w:rPr>
      </w:pPr>
      <w:bookmarkStart w:colFirst="0" w:colLast="0" w:name="_heading=h.2afmg28" w:id="53"/>
      <w:bookmarkEnd w:id="53"/>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4EA">
      <w:pPr>
        <w:spacing w:before="0" w:line="276" w:lineRule="auto"/>
        <w:ind w:left="72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Where a packet is discarded without being sent,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could take some diagnostic action including alerting the Server administrator. Such actions are outside the scope of this specification.</w:t>
      </w:r>
    </w:p>
    <w:p w:rsidR="00000000" w:rsidDel="00000000" w:rsidP="00000000" w:rsidRDefault="00000000" w:rsidRPr="00000000" w14:paraId="000004EB">
      <w:pPr>
        <w:pStyle w:val="Heading3"/>
        <w:ind w:left="0" w:firstLine="0"/>
        <w:rPr/>
      </w:pPr>
      <w:bookmarkStart w:colFirst="0" w:colLast="0" w:name="_heading=h.yhxgf7so0kdp" w:id="54"/>
      <w:bookmarkEnd w:id="54"/>
      <w:r w:rsidDel="00000000" w:rsidR="00000000" w:rsidRPr="00000000">
        <w:rPr>
          <w:rtl w:val="0"/>
        </w:rPr>
        <w:t xml:space="preserve">3.1.8 Default Awake Messages</w:t>
      </w:r>
    </w:p>
    <w:p w:rsidR="00000000" w:rsidDel="00000000" w:rsidP="00000000" w:rsidRDefault="00000000" w:rsidRPr="00000000" w14:paraId="000004EC">
      <w:pPr>
        <w:spacing w:after="80" w:before="0" w:line="240" w:lineRule="auto"/>
        <w:ind w:left="0" w:firstLine="0"/>
        <w:rPr>
          <w:color w:val="000000"/>
        </w:rPr>
      </w:pPr>
      <w:r w:rsidDel="00000000" w:rsidR="00000000" w:rsidRPr="00000000">
        <w:rPr>
          <w:color w:val="000000"/>
          <w:shd w:fill="auto" w:val="clear"/>
          <w:rtl w:val="0"/>
        </w:rPr>
        <w:t xml:space="preserve">An optional single byte value to indicate the maximum number of messages a Client shall receive during an AWAKE session. If this field is 0, or is absent, it is up to the Server to determine how many messages it will send, which </w:t>
      </w:r>
      <w:r w:rsidDel="00000000" w:rsidR="00000000" w:rsidRPr="00000000">
        <w:rPr>
          <w:rtl w:val="0"/>
        </w:rPr>
        <w:t xml:space="preserve">may be</w:t>
      </w:r>
      <w:r w:rsidDel="00000000" w:rsidR="00000000" w:rsidRPr="00000000">
        <w:rPr>
          <w:color w:val="000000"/>
          <w:shd w:fill="auto" w:val="clear"/>
          <w:rtl w:val="0"/>
        </w:rPr>
        <w:t xml:space="preserve"> unbounded.</w:t>
      </w:r>
      <w:r w:rsidDel="00000000" w:rsidR="00000000" w:rsidRPr="00000000">
        <w:rPr>
          <w:rtl w:val="0"/>
        </w:rPr>
      </w:r>
    </w:p>
    <w:p w:rsidR="00000000" w:rsidDel="00000000" w:rsidP="00000000" w:rsidRDefault="00000000" w:rsidRPr="00000000" w14:paraId="000004ED">
      <w:pPr>
        <w:pStyle w:val="Heading3"/>
        <w:ind w:left="0" w:firstLine="0"/>
        <w:rPr/>
      </w:pPr>
      <w:bookmarkStart w:colFirst="0" w:colLast="0" w:name="_heading=h.1baon6m" w:id="55"/>
      <w:bookmarkEnd w:id="55"/>
      <w:r w:rsidDel="00000000" w:rsidR="00000000" w:rsidRPr="00000000">
        <w:rPr>
          <w:rtl w:val="0"/>
        </w:rPr>
        <w:t xml:space="preserve">3.1.9 Session Expiry Interval</w:t>
      </w:r>
    </w:p>
    <w:p w:rsidR="00000000" w:rsidDel="00000000" w:rsidP="00000000" w:rsidRDefault="00000000" w:rsidRPr="00000000" w14:paraId="000004E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Session Expiry Interval is a four-byte integer time interval measured in seconds. If the Session Expiry Interval is absent the value 0 is used. If the Session Expiry Interval is set to 0, or </w:t>
      </w:r>
      <w:r w:rsidDel="00000000" w:rsidR="00000000" w:rsidRPr="00000000">
        <w:rPr>
          <w:rtl w:val="0"/>
        </w:rPr>
        <w:t xml:space="preserve">is absent, </w:t>
      </w:r>
      <w:r w:rsidDel="00000000" w:rsidR="00000000" w:rsidRPr="00000000">
        <w:rPr>
          <w:rFonts w:ascii="Arial" w:cs="Arial" w:eastAsia="Arial" w:hAnsi="Arial"/>
          <w:sz w:val="22"/>
          <w:szCs w:val="22"/>
          <w:rtl w:val="0"/>
        </w:rPr>
        <w:t xml:space="preserve">the Session ends when the Virtual Connection is deleted by the Client or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4E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the Session Expiry Interval is 0xFFFFFFFF (UINT_MAX), the Session does not expire. </w:t>
      </w:r>
    </w:p>
    <w:p w:rsidR="00000000" w:rsidDel="00000000" w:rsidP="00000000" w:rsidRDefault="00000000" w:rsidRPr="00000000" w14:paraId="000004F0">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Client and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w:t>
      </w:r>
      <w:r w:rsidDel="00000000" w:rsidR="00000000" w:rsidRPr="00000000">
        <w:rPr>
          <w:rFonts w:ascii="Arial" w:cs="Arial" w:eastAsia="Arial" w:hAnsi="Arial"/>
          <w:sz w:val="22"/>
          <w:szCs w:val="22"/>
          <w:highlight w:val="yellow"/>
          <w:rtl w:val="0"/>
        </w:rPr>
        <w:t xml:space="preserve">MUST store the Session State after </w:t>
      </w:r>
      <w:r w:rsidDel="00000000" w:rsidR="00000000" w:rsidRPr="00000000">
        <w:rPr>
          <w:highlight w:val="yellow"/>
          <w:rtl w:val="0"/>
        </w:rPr>
        <w:t xml:space="preserve">the Virtual Connection is deleted </w:t>
      </w:r>
      <w:r w:rsidDel="00000000" w:rsidR="00000000" w:rsidRPr="00000000">
        <w:rPr>
          <w:rFonts w:ascii="Arial" w:cs="Arial" w:eastAsia="Arial" w:hAnsi="Arial"/>
          <w:sz w:val="22"/>
          <w:szCs w:val="22"/>
          <w:highlight w:val="yellow"/>
          <w:rtl w:val="0"/>
        </w:rPr>
        <w:t xml:space="preserve">if the Session Expiry Interval is greater than 0</w:t>
      </w:r>
      <w:r w:rsidDel="00000000" w:rsidR="00000000" w:rsidRPr="00000000">
        <w:rPr>
          <w:highlight w:val="yellow"/>
          <w:rtl w:val="0"/>
        </w:rPr>
        <w:t xml:space="preserve"> </w:t>
      </w:r>
      <w:r w:rsidDel="00000000" w:rsidR="00000000" w:rsidRPr="00000000">
        <w:rPr>
          <w:color w:val="ff0000"/>
          <w:rtl w:val="0"/>
        </w:rPr>
        <w:t xml:space="preserve">[MQTT-SN-3.1.9-1]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4F1">
      <w:pPr>
        <w:spacing w:after="0" w:line="276" w:lineRule="auto"/>
        <w:ind w:left="705"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4F2">
      <w:pPr>
        <w:spacing w:before="0" w:line="276" w:lineRule="auto"/>
        <w:ind w:left="70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clock in the Client or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may not be running for part of the time interval, for instance because the Client or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are not running. This might cause the deletion of the state to be delayed.</w:t>
      </w:r>
    </w:p>
    <w:p w:rsidR="00000000" w:rsidDel="00000000" w:rsidP="00000000" w:rsidRDefault="00000000" w:rsidRPr="00000000" w14:paraId="000004F3">
      <w:pPr>
        <w:spacing w:after="0" w:line="276" w:lineRule="auto"/>
        <w:ind w:left="705"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4F4">
      <w:pPr>
        <w:spacing w:before="0" w:line="276" w:lineRule="auto"/>
        <w:ind w:left="70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client and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between them should negotiate a reasonable and practical session expiry interval according to the network and infrastructure environment in which they are deployed. For example, it would not be practical to set a session expiry interval of many months on a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whose hardware is only capable of storing a few client sessions.</w:t>
      </w:r>
    </w:p>
    <w:p w:rsidR="00000000" w:rsidDel="00000000" w:rsidP="00000000" w:rsidRDefault="00000000" w:rsidRPr="00000000" w14:paraId="000004F5">
      <w:pPr>
        <w:spacing w:after="0" w:before="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4F6">
      <w:pPr>
        <w:spacing w:after="200" w:before="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Client that only wants to process messages while connected will set Clean Start to 1 and set the Session Expiry Interval to 0. It will not receive Application Messages published before it is connected and has to subscribe afresh to any topics that it is interested in each time it connects.</w:t>
      </w:r>
    </w:p>
    <w:p w:rsidR="00000000" w:rsidDel="00000000" w:rsidP="00000000" w:rsidRDefault="00000000" w:rsidRPr="00000000" w14:paraId="000004F7">
      <w:pPr>
        <w:spacing w:after="0" w:before="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4F8">
      <w:pPr>
        <w:spacing w:after="240" w:before="0" w:line="276" w:lineRule="auto"/>
        <w:ind w:left="720" w:right="0" w:firstLine="0"/>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The Client should always use the Session Present flag in the CONNACK to determine whether the Server has a Session State for this Client.</w:t>
      </w:r>
      <w:r w:rsidDel="00000000" w:rsidR="00000000" w:rsidRPr="00000000">
        <w:rPr>
          <w:rtl w:val="0"/>
        </w:rPr>
      </w:r>
    </w:p>
    <w:p w:rsidR="00000000" w:rsidDel="00000000" w:rsidP="00000000" w:rsidRDefault="00000000" w:rsidRPr="00000000" w14:paraId="000004F9">
      <w:pPr>
        <w:pStyle w:val="Heading3"/>
        <w:ind w:left="0" w:firstLine="0"/>
        <w:rPr>
          <w:rFonts w:ascii="Arial" w:cs="Arial" w:eastAsia="Arial" w:hAnsi="Arial"/>
        </w:rPr>
      </w:pPr>
      <w:bookmarkStart w:colFirst="0" w:colLast="0" w:name="_heading=h.6mntinqaom6n" w:id="56"/>
      <w:bookmarkEnd w:id="56"/>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.10 Will Topic Alias or Will Topic Name Length </w:t>
      </w:r>
    </w:p>
    <w:p w:rsidR="00000000" w:rsidDel="00000000" w:rsidP="00000000" w:rsidRDefault="00000000" w:rsidRPr="00000000" w14:paraId="000004FA">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Will Flag is set to 1, the Will Topic Alias or Will Topic Name Length is the next field in the Packet. In both cases, this is two bytes.</w:t>
      </w:r>
    </w:p>
    <w:p w:rsidR="00000000" w:rsidDel="00000000" w:rsidP="00000000" w:rsidRDefault="00000000" w:rsidRPr="00000000" w14:paraId="000004FB">
      <w:pPr>
        <w:spacing w:after="306"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In the case of Will Topic Type being Topic Name, this field will refer to the length of the Will Topic Name field. In the other cases, this will be the value used as the Will Topic Alias.</w:t>
      </w:r>
    </w:p>
    <w:p w:rsidR="00000000" w:rsidDel="00000000" w:rsidP="00000000" w:rsidRDefault="00000000" w:rsidRPr="00000000" w14:paraId="000004FC">
      <w:pPr>
        <w:pStyle w:val="Heading3"/>
        <w:ind w:left="0" w:firstLine="0"/>
        <w:rPr>
          <w:rFonts w:ascii="Arial" w:cs="Arial" w:eastAsia="Arial" w:hAnsi="Arial"/>
        </w:rPr>
      </w:pPr>
      <w:bookmarkStart w:colFirst="0" w:colLast="0" w:name="_heading=h.m1ydln779jbl" w:id="57"/>
      <w:bookmarkEnd w:id="57"/>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.11 Will Topic Name</w:t>
      </w:r>
    </w:p>
    <w:p w:rsidR="00000000" w:rsidDel="00000000" w:rsidP="00000000" w:rsidRDefault="00000000" w:rsidRPr="00000000" w14:paraId="000004F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the Will Flag is set to 1 and the Will Topic Type is set to Topic Name (0b11), the Will Topic Name is the next field in the Packet. </w:t>
      </w:r>
      <w:r w:rsidDel="00000000" w:rsidR="00000000" w:rsidRPr="00000000">
        <w:rPr>
          <w:rFonts w:ascii="Arial" w:cs="Arial" w:eastAsia="Arial" w:hAnsi="Arial"/>
          <w:sz w:val="22"/>
          <w:szCs w:val="22"/>
          <w:highlight w:val="yellow"/>
          <w:rtl w:val="0"/>
        </w:rPr>
        <w:t xml:space="preserve">The Will Topic Name MUST be a UTF-8 Encoded String as defined in </w:t>
      </w:r>
      <w:hyperlink w:anchor="_heading=h.49x2ik5">
        <w:r w:rsidDel="00000000" w:rsidR="00000000" w:rsidRPr="00000000">
          <w:rPr>
            <w:color w:val="1155cc"/>
            <w:highlight w:val="yellow"/>
            <w:u w:val="single"/>
            <w:rtl w:val="0"/>
          </w:rPr>
          <w:t xml:space="preserve">1.7.4 UTF-8 Encoded String</w:t>
        </w:r>
      </w:hyperlink>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[MQTT-SN-3.1.11-1]</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4FE">
      <w:pPr>
        <w:pStyle w:val="Heading3"/>
        <w:ind w:left="0" w:firstLine="0"/>
        <w:rPr>
          <w:rFonts w:ascii="Arial" w:cs="Arial" w:eastAsia="Arial" w:hAnsi="Arial"/>
        </w:rPr>
      </w:pPr>
      <w:bookmarkStart w:colFirst="0" w:colLast="0" w:name="_heading=h.g5w1zpmaiace" w:id="58"/>
      <w:bookmarkEnd w:id="58"/>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.12 Will Payload Length</w:t>
      </w:r>
    </w:p>
    <w:p w:rsidR="00000000" w:rsidDel="00000000" w:rsidP="00000000" w:rsidRDefault="00000000" w:rsidRPr="00000000" w14:paraId="000004FF">
      <w:pPr>
        <w:ind w:left="0" w:firstLine="0"/>
        <w:rPr>
          <w:rFonts w:ascii="Arial" w:cs="Arial" w:eastAsia="Arial" w:hAnsi="Arial"/>
        </w:rPr>
      </w:pPr>
      <w:r w:rsidDel="00000000" w:rsidR="00000000" w:rsidRPr="00000000">
        <w:rPr>
          <w:rtl w:val="0"/>
        </w:rPr>
        <w:t xml:space="preserve">If the Will Flag is set to 1, the Will Payload Length is the next field in the Packet. </w:t>
      </w:r>
      <w:r w:rsidDel="00000000" w:rsidR="00000000" w:rsidRPr="00000000">
        <w:rPr>
          <w:rFonts w:ascii="Arial" w:cs="Arial" w:eastAsia="Arial" w:hAnsi="Arial"/>
          <w:rtl w:val="0"/>
        </w:rPr>
        <w:t xml:space="preserve">It c</w:t>
      </w:r>
      <w:r w:rsidDel="00000000" w:rsidR="00000000" w:rsidRPr="00000000">
        <w:rPr>
          <w:rFonts w:ascii="Arial" w:cs="Arial" w:eastAsia="Arial" w:hAnsi="Arial"/>
          <w:rtl w:val="0"/>
        </w:rPr>
        <w:t xml:space="preserve">ontains the length of the Will Payload field.</w:t>
      </w:r>
    </w:p>
    <w:p w:rsidR="00000000" w:rsidDel="00000000" w:rsidP="00000000" w:rsidRDefault="00000000" w:rsidRPr="00000000" w14:paraId="00000500">
      <w:pPr>
        <w:pStyle w:val="Heading3"/>
        <w:ind w:left="0" w:firstLine="0"/>
        <w:rPr>
          <w:rFonts w:ascii="Arial" w:cs="Arial" w:eastAsia="Arial" w:hAnsi="Arial"/>
        </w:rPr>
      </w:pPr>
      <w:bookmarkStart w:colFirst="0" w:colLast="0" w:name="_heading=h.o88zms19c5d1" w:id="59"/>
      <w:bookmarkEnd w:id="59"/>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.13 Will Payload</w:t>
      </w:r>
    </w:p>
    <w:p w:rsidR="00000000" w:rsidDel="00000000" w:rsidP="00000000" w:rsidRDefault="00000000" w:rsidRPr="00000000" w14:paraId="00000501">
      <w:pPr>
        <w:rPr>
          <w:rFonts w:ascii="Arial" w:cs="Arial" w:eastAsia="Arial" w:hAnsi="Arial"/>
        </w:rPr>
      </w:pPr>
      <w:r w:rsidDel="00000000" w:rsidR="00000000" w:rsidRPr="00000000">
        <w:rPr>
          <w:rFonts w:ascii="Arial" w:cs="Arial" w:eastAsia="Arial" w:hAnsi="Arial"/>
          <w:rtl w:val="0"/>
        </w:rPr>
        <w:t xml:space="preserve">If the Will Flag is set to 1, the Will Payload is the next field in the Packet. The Will Payload defines the Application Message Payload that is to be published to the Will Topic as described in </w:t>
      </w:r>
      <w:hyperlink w:anchor="_heading=h.92dpq2f7xb81">
        <w:r w:rsidDel="00000000" w:rsidR="00000000" w:rsidRPr="00000000">
          <w:rPr>
            <w:color w:val="1155cc"/>
            <w:u w:val="single"/>
            <w:rtl w:val="0"/>
          </w:rPr>
          <w:t xml:space="preserve">3.1.2.2 Will Flag</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This field consists of Binary Data.</w:t>
      </w:r>
      <w:r w:rsidDel="00000000" w:rsidR="00000000" w:rsidRPr="00000000">
        <w:rPr>
          <w:rtl w:val="0"/>
        </w:rPr>
      </w:r>
    </w:p>
    <w:p w:rsidR="00000000" w:rsidDel="00000000" w:rsidP="00000000" w:rsidRDefault="00000000" w:rsidRPr="00000000" w14:paraId="00000502">
      <w:pPr>
        <w:pStyle w:val="Heading3"/>
        <w:ind w:left="0" w:firstLine="0"/>
        <w:rPr>
          <w:rFonts w:ascii="Arial" w:cs="Arial" w:eastAsia="Arial" w:hAnsi="Arial"/>
        </w:rPr>
      </w:pPr>
      <w:bookmarkStart w:colFirst="0" w:colLast="0" w:name="_heading=h.mw1gvx9qi5t0" w:id="60"/>
      <w:bookmarkEnd w:id="60"/>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.14 Authentication Method Length</w:t>
      </w:r>
    </w:p>
    <w:p w:rsidR="00000000" w:rsidDel="00000000" w:rsidP="00000000" w:rsidRDefault="00000000" w:rsidRPr="00000000" w14:paraId="00000503">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Auth Flag is set to 1, the Authentication Method Length is the next field in the Packet. It is a s</w:t>
      </w:r>
      <w:r w:rsidDel="00000000" w:rsidR="00000000" w:rsidRPr="00000000">
        <w:rPr>
          <w:rFonts w:ascii="Arial" w:cs="Arial" w:eastAsia="Arial" w:hAnsi="Arial"/>
          <w:sz w:val="22"/>
          <w:szCs w:val="22"/>
          <w:rtl w:val="0"/>
        </w:rPr>
        <w:t xml:space="preserve">ingle byte value (max 0-255 bytes), representing the length of the field used to specify the authentication method. 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color w:val="0000ee"/>
          <w:sz w:val="22"/>
          <w:szCs w:val="22"/>
          <w:rtl w:val="0"/>
        </w:rPr>
        <w:t xml:space="preserve"> </w:t>
      </w:r>
      <w:r w:rsidDel="00000000" w:rsidR="00000000" w:rsidRPr="00000000">
        <w:rPr>
          <w:rFonts w:ascii="Arial" w:cs="Arial" w:eastAsia="Arial" w:hAnsi="Arial"/>
          <w:sz w:val="22"/>
          <w:szCs w:val="22"/>
          <w:rtl w:val="0"/>
        </w:rPr>
        <w:t xml:space="preserve">for more information about authentication.</w:t>
      </w:r>
    </w:p>
    <w:p w:rsidR="00000000" w:rsidDel="00000000" w:rsidP="00000000" w:rsidRDefault="00000000" w:rsidRPr="00000000" w14:paraId="00000504">
      <w:pPr>
        <w:pStyle w:val="Heading3"/>
        <w:ind w:left="0" w:firstLine="0"/>
        <w:rPr>
          <w:rFonts w:ascii="Arial" w:cs="Arial" w:eastAsia="Arial" w:hAnsi="Arial"/>
        </w:rPr>
      </w:pPr>
      <w:bookmarkStart w:colFirst="0" w:colLast="0" w:name="_heading=h.4ydjyi9y5y20" w:id="61"/>
      <w:bookmarkEnd w:id="61"/>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.15 Authentication Method</w:t>
      </w:r>
    </w:p>
    <w:p w:rsidR="00000000" w:rsidDel="00000000" w:rsidP="00000000" w:rsidRDefault="00000000" w:rsidRPr="00000000" w14:paraId="00000505">
      <w:pPr>
        <w:ind w:left="0" w:firstLine="0"/>
        <w:rPr>
          <w:rFonts w:ascii="Arial" w:cs="Arial" w:eastAsia="Arial" w:hAnsi="Arial"/>
        </w:rPr>
      </w:pPr>
      <w:r w:rsidDel="00000000" w:rsidR="00000000" w:rsidRPr="00000000">
        <w:rPr>
          <w:rtl w:val="0"/>
        </w:rPr>
        <w:t xml:space="preserve">If the Auth Flag is set to 1, the Authentication Method is the next field in the Packet.</w:t>
      </w:r>
      <w:r w:rsidDel="00000000" w:rsidR="00000000" w:rsidRPr="00000000">
        <w:rPr>
          <w:rFonts w:ascii="Arial" w:cs="Arial" w:eastAsia="Arial" w:hAnsi="Arial"/>
          <w:rtl w:val="0"/>
        </w:rPr>
        <w:t xml:space="preserve"> It is a </w:t>
      </w:r>
      <w:r w:rsidDel="00000000" w:rsidR="00000000" w:rsidRPr="00000000">
        <w:rPr>
          <w:rFonts w:ascii="Arial" w:cs="Arial" w:eastAsia="Arial" w:hAnsi="Arial"/>
          <w:rtl w:val="0"/>
        </w:rPr>
        <w:t xml:space="preserve">UTF-8 Encoded String containing the name of the Authentication Method. </w:t>
      </w:r>
    </w:p>
    <w:p w:rsidR="00000000" w:rsidDel="00000000" w:rsidP="00000000" w:rsidRDefault="00000000" w:rsidRPr="00000000" w14:paraId="00000506">
      <w:pPr>
        <w:spacing w:after="240" w:before="240" w:lineRule="auto"/>
        <w:rPr>
          <w:rFonts w:ascii="Arial" w:cs="Arial" w:eastAsia="Arial" w:hAnsi="Arial"/>
        </w:rPr>
      </w:pPr>
      <w:r w:rsidDel="00000000" w:rsidR="00000000" w:rsidRPr="00000000">
        <w:rPr>
          <w:rFonts w:ascii="Arial" w:cs="Arial" w:eastAsia="Arial" w:hAnsi="Arial"/>
          <w:rtl w:val="0"/>
        </w:rPr>
        <w:t xml:space="preserve">To support the equivalent of the MQTT User Name and Password fields in the CONNECT packet, s</w:t>
      </w:r>
      <w:r w:rsidDel="00000000" w:rsidR="00000000" w:rsidRPr="00000000">
        <w:rPr>
          <w:rtl w:val="0"/>
        </w:rPr>
        <w:t xml:space="preserve">ee </w:t>
      </w:r>
      <w:r w:rsidDel="00000000" w:rsidR="00000000" w:rsidRPr="00000000">
        <w:rPr>
          <w:rFonts w:ascii="Arial" w:cs="Arial" w:eastAsia="Arial" w:hAnsi="Arial"/>
          <w:rtl w:val="0"/>
        </w:rPr>
        <w:t xml:space="preserve"> </w:t>
      </w:r>
      <w:hyperlink w:anchor="_heading=h.nhp24wh46om4">
        <w:r w:rsidDel="00000000" w:rsidR="00000000" w:rsidRPr="00000000">
          <w:rPr>
            <w:color w:val="1155cc"/>
            <w:u w:val="single"/>
            <w:rtl w:val="0"/>
          </w:rPr>
          <w:t xml:space="preserve">4.11.1.2 MQTT User Name and Password Support</w:t>
        </w:r>
      </w:hyperlink>
      <w:r w:rsidDel="00000000" w:rsidR="00000000" w:rsidRPr="00000000">
        <w:rPr>
          <w:rFonts w:ascii="Arial" w:cs="Arial" w:eastAsia="Arial" w:hAnsi="Arial"/>
          <w:rtl w:val="0"/>
        </w:rPr>
        <w:t xml:space="preserve">.</w:t>
      </w:r>
    </w:p>
    <w:p w:rsidR="00000000" w:rsidDel="00000000" w:rsidP="00000000" w:rsidRDefault="00000000" w:rsidRPr="00000000" w14:paraId="00000507">
      <w:pPr>
        <w:spacing w:after="240" w:before="240" w:lineRule="auto"/>
        <w:rPr>
          <w:rFonts w:ascii="Arial" w:cs="Arial" w:eastAsia="Arial" w:hAnsi="Arial"/>
        </w:rPr>
      </w:pPr>
      <w:r w:rsidDel="00000000" w:rsidR="00000000" w:rsidRPr="00000000">
        <w:rPr>
          <w:rFonts w:ascii="Arial" w:cs="Arial" w:eastAsia="Arial" w:hAnsi="Arial"/>
          <w:rtl w:val="0"/>
        </w:rPr>
        <w:t xml:space="preserve">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508">
      <w:pPr>
        <w:pStyle w:val="Heading3"/>
        <w:ind w:left="0" w:firstLine="0"/>
        <w:rPr>
          <w:rFonts w:ascii="Arial" w:cs="Arial" w:eastAsia="Arial" w:hAnsi="Arial"/>
        </w:rPr>
      </w:pPr>
      <w:bookmarkStart w:colFirst="0" w:colLast="0" w:name="_heading=h.5hocu94eubqg" w:id="62"/>
      <w:bookmarkEnd w:id="62"/>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.16 Authentication Data Length</w:t>
      </w:r>
    </w:p>
    <w:p w:rsidR="00000000" w:rsidDel="00000000" w:rsidP="00000000" w:rsidRDefault="00000000" w:rsidRPr="00000000" w14:paraId="00000509">
      <w:pPr>
        <w:spacing w:after="240" w:before="240" w:lineRule="auto"/>
        <w:rPr>
          <w:rFonts w:ascii="Arial" w:cs="Arial" w:eastAsia="Arial" w:hAnsi="Arial"/>
        </w:rPr>
      </w:pPr>
      <w:r w:rsidDel="00000000" w:rsidR="00000000" w:rsidRPr="00000000">
        <w:rPr>
          <w:rtl w:val="0"/>
        </w:rPr>
        <w:t xml:space="preserve">If the Auth Flag is set to 1, the Authentication Data Length is the next field in the Packet. </w:t>
      </w:r>
      <w:r w:rsidDel="00000000" w:rsidR="00000000" w:rsidRPr="00000000">
        <w:rPr>
          <w:rFonts w:ascii="Arial" w:cs="Arial" w:eastAsia="Arial" w:hAnsi="Arial"/>
          <w:rtl w:val="0"/>
        </w:rPr>
        <w:t xml:space="preserve">It is a t</w:t>
      </w:r>
      <w:r w:rsidDel="00000000" w:rsidR="00000000" w:rsidRPr="00000000">
        <w:rPr>
          <w:rFonts w:ascii="Arial" w:cs="Arial" w:eastAsia="Arial" w:hAnsi="Arial"/>
          <w:rtl w:val="0"/>
        </w:rPr>
        <w:t xml:space="preserve">wo byte value (max 0-65535 bytes), representing the length of the field used to specify the authentication data. 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50A">
      <w:pPr>
        <w:pStyle w:val="Heading3"/>
        <w:ind w:left="0" w:firstLine="0"/>
        <w:rPr>
          <w:rFonts w:ascii="Arial" w:cs="Arial" w:eastAsia="Arial" w:hAnsi="Arial"/>
        </w:rPr>
      </w:pPr>
      <w:bookmarkStart w:colFirst="0" w:colLast="0" w:name="_heading=h.g9mib2nvvlzy" w:id="63"/>
      <w:bookmarkEnd w:id="63"/>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.17 Authentication Data</w:t>
      </w:r>
    </w:p>
    <w:p w:rsidR="00000000" w:rsidDel="00000000" w:rsidP="00000000" w:rsidRDefault="00000000" w:rsidRPr="00000000" w14:paraId="0000050B">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the Auth Flag is set to 1, the Authentication Data is the next field in the Packet. </w:t>
      </w:r>
    </w:p>
    <w:p w:rsidR="00000000" w:rsidDel="00000000" w:rsidP="00000000" w:rsidRDefault="00000000" w:rsidRPr="00000000" w14:paraId="0000050C">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Binary Data containing authentication data. The contents of this data are defined by the authentication method. </w:t>
      </w:r>
    </w:p>
    <w:p w:rsidR="00000000" w:rsidDel="00000000" w:rsidP="00000000" w:rsidRDefault="00000000" w:rsidRPr="00000000" w14:paraId="0000050D">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support the equivalent of the MQTT User Name and Password CONNECT packet fields, see </w:t>
      </w:r>
      <w:hyperlink w:anchor="_heading=h.nhp24wh46om4">
        <w:r w:rsidDel="00000000" w:rsidR="00000000" w:rsidRPr="00000000">
          <w:rPr>
            <w:color w:val="1155cc"/>
            <w:u w:val="single"/>
            <w:rtl w:val="0"/>
          </w:rPr>
          <w:t xml:space="preserve">4.11.1.2 MQTT User Name and Password Support</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50E">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color w:val="0000ee"/>
          <w:sz w:val="22"/>
          <w:szCs w:val="22"/>
          <w:rtl w:val="0"/>
        </w:rPr>
        <w:t xml:space="preserve"> </w:t>
      </w:r>
      <w:r w:rsidDel="00000000" w:rsidR="00000000" w:rsidRPr="00000000">
        <w:rPr>
          <w:rFonts w:ascii="Arial" w:cs="Arial" w:eastAsia="Arial" w:hAnsi="Arial"/>
          <w:sz w:val="22"/>
          <w:szCs w:val="22"/>
          <w:rtl w:val="0"/>
        </w:rPr>
        <w:t xml:space="preserve">for more information about authentication.</w:t>
      </w:r>
    </w:p>
    <w:p w:rsidR="00000000" w:rsidDel="00000000" w:rsidP="00000000" w:rsidRDefault="00000000" w:rsidRPr="00000000" w14:paraId="0000050F">
      <w:pPr>
        <w:pStyle w:val="Heading3"/>
        <w:ind w:left="0" w:firstLine="0"/>
        <w:rPr/>
      </w:pPr>
      <w:bookmarkStart w:colFirst="0" w:colLast="0" w:name="_heading=h.pkwqa1" w:id="64"/>
      <w:bookmarkEnd w:id="64"/>
      <w:r w:rsidDel="00000000" w:rsidR="00000000" w:rsidRPr="00000000">
        <w:rPr>
          <w:rtl w:val="0"/>
        </w:rPr>
        <w:t xml:space="preserve">3.1.18 Client Identifier</w:t>
      </w:r>
    </w:p>
    <w:p w:rsidR="00000000" w:rsidDel="00000000" w:rsidP="00000000" w:rsidRDefault="00000000" w:rsidRPr="00000000" w14:paraId="00000510">
      <w:pPr>
        <w:rPr/>
      </w:pPr>
      <w:r w:rsidDel="00000000" w:rsidR="00000000" w:rsidRPr="00000000">
        <w:rPr>
          <w:color w:val="000000"/>
          <w:highlight w:val="yellow"/>
          <w:rtl w:val="0"/>
        </w:rPr>
        <w:t xml:space="preserve">The Client Identifier MUST be a </w:t>
      </w:r>
      <w:r w:rsidDel="00000000" w:rsidR="00000000" w:rsidRPr="00000000">
        <w:rPr>
          <w:highlight w:val="yellow"/>
          <w:rtl w:val="0"/>
        </w:rPr>
        <w:t xml:space="preserve">UTF-8 Encoded String</w:t>
      </w:r>
      <w:r w:rsidDel="00000000" w:rsidR="00000000" w:rsidRPr="00000000">
        <w:rPr>
          <w:color w:val="000000"/>
          <w:rtl w:val="0"/>
        </w:rPr>
        <w:t xml:space="preserve"> </w:t>
      </w:r>
      <w:r w:rsidDel="00000000" w:rsidR="00000000" w:rsidRPr="00000000">
        <w:rPr>
          <w:color w:val="ff0000"/>
          <w:rtl w:val="0"/>
        </w:rPr>
        <w:t xml:space="preserve">[MQTT-SN-3.1.18-1]</w:t>
      </w:r>
      <w:r w:rsidDel="00000000" w:rsidR="00000000" w:rsidRPr="00000000">
        <w:rPr>
          <w:color w:val="000000"/>
          <w:shd w:fill="auto" w:val="clear"/>
          <w:rtl w:val="0"/>
        </w:rPr>
        <w:t xml:space="preserve">. </w:t>
      </w:r>
      <w:r w:rsidDel="00000000" w:rsidR="00000000" w:rsidRPr="00000000">
        <w:rPr>
          <w:rtl w:val="0"/>
        </w:rPr>
        <w:t xml:space="preserve">This field is optional - its existence or absence is inferred from the Packet length.</w:t>
      </w:r>
      <w:r w:rsidDel="00000000" w:rsidR="00000000" w:rsidRPr="00000000">
        <w:rPr>
          <w:rtl w:val="0"/>
        </w:rPr>
      </w:r>
    </w:p>
    <w:p w:rsidR="00000000" w:rsidDel="00000000" w:rsidP="00000000" w:rsidRDefault="00000000" w:rsidRPr="00000000" w14:paraId="00000511">
      <w:pPr>
        <w:spacing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Client Identifier identifies the Client to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Each Client connecting to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has a unique Client Identifier. </w:t>
      </w:r>
      <w:r w:rsidDel="00000000" w:rsidR="00000000" w:rsidRPr="00000000">
        <w:rPr>
          <w:rFonts w:ascii="Arial" w:cs="Arial" w:eastAsia="Arial" w:hAnsi="Arial"/>
          <w:color w:val="000000"/>
          <w:sz w:val="22"/>
          <w:szCs w:val="22"/>
          <w:highlight w:val="yellow"/>
          <w:rtl w:val="0"/>
        </w:rPr>
        <w:t xml:space="preserve">The Client Identifier MUST be used by Clients and by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to </w:t>
      </w:r>
      <w:r w:rsidDel="00000000" w:rsidR="00000000" w:rsidRPr="00000000">
        <w:rPr>
          <w:rFonts w:ascii="Arial" w:cs="Arial" w:eastAsia="Arial" w:hAnsi="Arial"/>
          <w:sz w:val="22"/>
          <w:szCs w:val="22"/>
          <w:highlight w:val="yellow"/>
          <w:rtl w:val="0"/>
        </w:rPr>
        <w:t xml:space="preserve">identify the state</w:t>
      </w:r>
      <w:r w:rsidDel="00000000" w:rsidR="00000000" w:rsidRPr="00000000">
        <w:rPr>
          <w:rFonts w:ascii="Arial" w:cs="Arial" w:eastAsia="Arial" w:hAnsi="Arial"/>
          <w:color w:val="000000"/>
          <w:sz w:val="22"/>
          <w:szCs w:val="22"/>
          <w:highlight w:val="yellow"/>
          <w:rtl w:val="0"/>
        </w:rPr>
        <w:t xml:space="preserve"> that they hold relating to this MQTT-SN Session between the Client and the </w:t>
      </w:r>
      <w:r w:rsidDel="00000000" w:rsidR="00000000" w:rsidRPr="00000000">
        <w:rPr>
          <w:color w:val="000000"/>
          <w:highlight w:val="yellow"/>
          <w:rtl w:val="0"/>
        </w:rPr>
        <w:t xml:space="preserve">Server</w:t>
      </w:r>
      <w:r w:rsidDel="00000000" w:rsidR="00000000" w:rsidRPr="00000000">
        <w:rPr>
          <w:color w:val="000000"/>
          <w:rtl w:val="0"/>
        </w:rPr>
        <w:t xml:space="preserve"> </w:t>
      </w:r>
      <w:r w:rsidDel="00000000" w:rsidR="00000000" w:rsidRPr="00000000">
        <w:rPr>
          <w:color w:val="ff0000"/>
          <w:rtl w:val="0"/>
        </w:rPr>
        <w:t xml:space="preserve">[MQTT-SN-3.1.18-2]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12">
      <w:pPr>
        <w:spacing w:after="0" w:line="276" w:lineRule="auto"/>
        <w:ind w:left="720" w:firstLine="0"/>
        <w:rPr>
          <w:rFonts w:ascii="Arial" w:cs="Arial" w:eastAsia="Arial" w:hAnsi="Arial"/>
          <w:color w:val="000000"/>
          <w:sz w:val="22"/>
          <w:szCs w:val="22"/>
        </w:rPr>
      </w:pPr>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513">
      <w:pPr>
        <w:spacing w:before="0" w:line="276" w:lineRule="auto"/>
        <w:ind w:left="720" w:firstLine="0"/>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Client Identifier can be between 0 - </w:t>
      </w:r>
      <w:r w:rsidDel="00000000" w:rsidR="00000000" w:rsidRPr="00000000">
        <w:rPr>
          <w:rFonts w:ascii="Arial" w:cs="Arial" w:eastAsia="Arial" w:hAnsi="Arial"/>
          <w:sz w:val="22"/>
          <w:szCs w:val="22"/>
          <w:rtl w:val="0"/>
        </w:rPr>
        <w:t xml:space="preserve">65,521 bytes. It is recommended for practicality, Client Identifiers are restricted to a reasonable size (less than 243 bytes to fit within a small CONNECT packet).</w:t>
      </w:r>
    </w:p>
    <w:p w:rsidR="00000000" w:rsidDel="00000000" w:rsidP="00000000" w:rsidRDefault="00000000" w:rsidRPr="00000000" w14:paraId="00000514">
      <w:pPr>
        <w:spacing w:line="276" w:lineRule="auto"/>
        <w:rPr>
          <w:rFonts w:ascii="Arial" w:cs="Arial" w:eastAsia="Arial" w:hAnsi="Arial"/>
          <w:color w:val="000000"/>
          <w:sz w:val="22"/>
          <w:szCs w:val="22"/>
          <w:highlight w:val="yellow"/>
        </w:rPr>
      </w:pPr>
      <w:r w:rsidDel="00000000" w:rsidR="00000000" w:rsidRPr="00000000">
        <w:rPr>
          <w:rFonts w:ascii="Arial" w:cs="Arial" w:eastAsia="Arial" w:hAnsi="Arial"/>
          <w:sz w:val="22"/>
          <w:szCs w:val="22"/>
          <w:highlight w:val="yellow"/>
          <w:rtl w:val="0"/>
        </w:rPr>
        <w:t xml:space="preserve">When the Client Identifier is present (greater than 0 bytes), t</w:t>
      </w:r>
      <w:r w:rsidDel="00000000" w:rsidR="00000000" w:rsidRPr="00000000">
        <w:rPr>
          <w:rFonts w:ascii="Arial" w:cs="Arial" w:eastAsia="Arial" w:hAnsi="Arial"/>
          <w:color w:val="000000"/>
          <w:sz w:val="22"/>
          <w:szCs w:val="22"/>
          <w:highlight w:val="yellow"/>
          <w:rtl w:val="0"/>
        </w:rPr>
        <w:t xml:space="preserve">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MUST allow </w:t>
      </w:r>
      <w:r w:rsidDel="00000000" w:rsidR="00000000" w:rsidRPr="00000000">
        <w:rPr>
          <w:rFonts w:ascii="Arial" w:cs="Arial" w:eastAsia="Arial" w:hAnsi="Arial"/>
          <w:sz w:val="22"/>
          <w:szCs w:val="22"/>
          <w:highlight w:val="yellow"/>
          <w:rtl w:val="0"/>
        </w:rPr>
        <w:t xml:space="preserve">values</w:t>
      </w:r>
      <w:r w:rsidDel="00000000" w:rsidR="00000000" w:rsidRPr="00000000">
        <w:rPr>
          <w:rFonts w:ascii="Arial" w:cs="Arial" w:eastAsia="Arial" w:hAnsi="Arial"/>
          <w:color w:val="000000"/>
          <w:sz w:val="22"/>
          <w:szCs w:val="22"/>
          <w:highlight w:val="yellow"/>
          <w:rtl w:val="0"/>
        </w:rPr>
        <w:t xml:space="preserve"> which are between </w:t>
      </w:r>
      <w:r w:rsidDel="00000000" w:rsidR="00000000" w:rsidRPr="00000000">
        <w:rPr>
          <w:rFonts w:ascii="Arial" w:cs="Arial" w:eastAsia="Arial" w:hAnsi="Arial"/>
          <w:color w:val="000000"/>
          <w:sz w:val="22"/>
          <w:szCs w:val="22"/>
          <w:highlight w:val="yellow"/>
          <w:rtl w:val="0"/>
        </w:rPr>
        <w:t xml:space="preserve">1 and 23 UTF-8</w:t>
      </w:r>
      <w:r w:rsidDel="00000000" w:rsidR="00000000" w:rsidRPr="00000000">
        <w:rPr>
          <w:rFonts w:ascii="Arial" w:cs="Arial" w:eastAsia="Arial" w:hAnsi="Arial"/>
          <w:color w:val="000000"/>
          <w:sz w:val="22"/>
          <w:szCs w:val="22"/>
          <w:highlight w:val="yellow"/>
          <w:rtl w:val="0"/>
        </w:rPr>
        <w:t xml:space="preserve"> encoded bytes in length, and that contain only the characters "0123456789abcdefghijklmnopqrstuvwxyzABCDEFGHIJKLMNOPQRSTUVWXYZ”</w:t>
      </w:r>
      <w:r w:rsidDel="00000000" w:rsidR="00000000" w:rsidRPr="00000000">
        <w:rPr>
          <w:color w:val="000000"/>
          <w:highlight w:val="yellow"/>
          <w:rtl w:val="0"/>
        </w:rPr>
        <w:t xml:space="preserve"> </w:t>
      </w:r>
      <w:r w:rsidDel="00000000" w:rsidR="00000000" w:rsidRPr="00000000">
        <w:rPr>
          <w:color w:val="ff0000"/>
          <w:rtl w:val="0"/>
        </w:rPr>
        <w:t xml:space="preserve">[MQTT-SN-3.1.18-3]</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15">
      <w:pPr>
        <w:spacing w:line="276" w:lineRule="auto"/>
        <w:rPr>
          <w:rFonts w:ascii="Arial" w:cs="Arial" w:eastAsia="Arial" w:hAnsi="Arial"/>
          <w:color w:val="000000"/>
          <w:sz w:val="22"/>
          <w:szCs w:val="22"/>
          <w:highlight w:val="yellow"/>
        </w:rPr>
      </w:pPr>
      <w:r w:rsidDel="00000000" w:rsidR="00000000" w:rsidRPr="00000000">
        <w:rPr>
          <w:rFonts w:ascii="Arial" w:cs="Arial" w:eastAsia="Arial" w:hAnsi="Arial"/>
          <w:color w:val="000000"/>
          <w:sz w:val="22"/>
          <w:szCs w:val="22"/>
          <w:highlight w:val="yellow"/>
          <w:rtl w:val="0"/>
        </w:rPr>
        <w:t xml:space="preserve">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MAY choose to allow more than 23 bytes</w:t>
      </w:r>
      <w:r w:rsidDel="00000000" w:rsidR="00000000" w:rsidRPr="00000000">
        <w:rPr>
          <w:color w:val="000000"/>
          <w:highlight w:val="yellow"/>
          <w:rtl w:val="0"/>
        </w:rPr>
        <w:t xml:space="preserve"> </w:t>
      </w:r>
      <w:r w:rsidDel="00000000" w:rsidR="00000000" w:rsidRPr="00000000">
        <w:rPr>
          <w:color w:val="ff0000"/>
          <w:rtl w:val="0"/>
        </w:rPr>
        <w:t xml:space="preserve">[MQTT-SN-3.1.18-4]</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16">
      <w:pPr>
        <w:spacing w:line="276" w:lineRule="auto"/>
        <w:ind w:left="705" w:firstLine="15"/>
        <w:rPr>
          <w:b w:val="1"/>
          <w:color w:val="000000"/>
          <w:shd w:fill="auto" w:val="clear"/>
        </w:rPr>
      </w:pPr>
      <w:r w:rsidDel="00000000" w:rsidR="00000000" w:rsidRPr="00000000">
        <w:rPr>
          <w:b w:val="1"/>
          <w:color w:val="000000"/>
          <w:shd w:fill="auto" w:val="clear"/>
          <w:rtl w:val="0"/>
        </w:rPr>
        <w:t xml:space="preserve">Informative comment</w:t>
      </w:r>
    </w:p>
    <w:p w:rsidR="00000000" w:rsidDel="00000000" w:rsidP="00000000" w:rsidRDefault="00000000" w:rsidRPr="00000000" w14:paraId="00000517">
      <w:pPr>
        <w:spacing w:before="0" w:line="276" w:lineRule="auto"/>
        <w:ind w:left="705" w:firstLine="15"/>
        <w:rPr>
          <w:color w:val="000000"/>
          <w:shd w:fill="auto" w:val="clear"/>
        </w:rPr>
      </w:pPr>
      <w:r w:rsidDel="00000000" w:rsidR="00000000" w:rsidRPr="00000000">
        <w:rPr>
          <w:color w:val="000000"/>
          <w:shd w:fill="auto" w:val="clear"/>
          <w:rtl w:val="0"/>
        </w:rPr>
        <w:t xml:space="preserve">The minimum supported length of between 1 and 23 bytes for the Client Identifier in the Server is for compatibility with MQTT. A longer length might be necessary to be supported if a UUID is used as an Assigned Client Identifier as suggested in </w:t>
      </w:r>
      <w:hyperlink w:anchor="_heading=h.haapch">
        <w:r w:rsidDel="00000000" w:rsidR="00000000" w:rsidRPr="00000000">
          <w:rPr>
            <w:color w:val="1155cc"/>
            <w:u w:val="single"/>
            <w:shd w:fill="auto" w:val="clear"/>
            <w:rtl w:val="0"/>
          </w:rPr>
          <w:t xml:space="preserve">3.2.11 Assigned Client Identifier</w:t>
        </w:r>
      </w:hyperlink>
      <w:r w:rsidDel="00000000" w:rsidR="00000000" w:rsidRPr="00000000">
        <w:rPr>
          <w:color w:val="000000"/>
          <w:shd w:fill="auto" w:val="clear"/>
          <w:rtl w:val="0"/>
        </w:rPr>
        <w:t xml:space="preserve">.</w:t>
      </w:r>
      <w:r w:rsidDel="00000000" w:rsidR="00000000" w:rsidRPr="00000000">
        <w:rPr>
          <w:rtl w:val="0"/>
        </w:rPr>
      </w:r>
    </w:p>
    <w:p w:rsidR="00000000" w:rsidDel="00000000" w:rsidP="00000000" w:rsidRDefault="00000000" w:rsidRPr="00000000" w14:paraId="00000518">
      <w:pPr>
        <w:pStyle w:val="Heading3"/>
        <w:keepNext w:val="0"/>
        <w:pBdr>
          <w:top w:color="auto" w:space="0" w:sz="0" w:val="none"/>
        </w:pBdr>
        <w:spacing w:after="80" w:before="280" w:lineRule="auto"/>
        <w:ind w:left="-15" w:firstLine="0"/>
        <w:rPr/>
      </w:pPr>
      <w:bookmarkStart w:colFirst="0" w:colLast="0" w:name="_heading=h.9wk6osa2rqp1" w:id="65"/>
      <w:bookmarkEnd w:id="65"/>
      <w:r w:rsidDel="00000000" w:rsidR="00000000" w:rsidRPr="00000000">
        <w:rPr>
          <w:rtl w:val="0"/>
        </w:rPr>
        <w:t xml:space="preserve">3.1.19 CONNECT Actions</w:t>
      </w:r>
    </w:p>
    <w:p w:rsidR="00000000" w:rsidDel="00000000" w:rsidP="00000000" w:rsidRDefault="00000000" w:rsidRPr="00000000" w14:paraId="00000519">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Note that a Server MAY support multiple protocols on the same network endpoint. If the Server determines that the protocol is MQTT-SN 2.0 then it validates the connection attempt as follows.</w:t>
      </w:r>
    </w:p>
    <w:p w:rsidR="00000000" w:rsidDel="00000000" w:rsidP="00000000" w:rsidRDefault="00000000" w:rsidRPr="00000000" w14:paraId="0000051A">
      <w:pPr>
        <w:numPr>
          <w:ilvl w:val="0"/>
          <w:numId w:val="24"/>
        </w:numPr>
        <w:spacing w:after="0" w:afterAutospacing="0" w:before="240" w:line="276" w:lineRule="auto"/>
        <w:ind w:left="720" w:right="0" w:hanging="360"/>
        <w:rPr>
          <w:sz w:val="22"/>
          <w:szCs w:val="22"/>
        </w:rPr>
      </w:pPr>
      <w:r w:rsidDel="00000000" w:rsidR="00000000" w:rsidRPr="00000000">
        <w:rPr>
          <w:rFonts w:ascii="Arial" w:cs="Arial" w:eastAsia="Arial" w:hAnsi="Arial"/>
          <w:sz w:val="22"/>
          <w:szCs w:val="22"/>
          <w:highlight w:val="yellow"/>
          <w:rtl w:val="0"/>
        </w:rPr>
        <w:t xml:space="preserve">The Server MUST validate that the CONNECT packet matches the format described in </w:t>
      </w:r>
      <w:hyperlink w:anchor="_heading=h.1jlao46">
        <w:r w:rsidDel="00000000" w:rsidR="00000000" w:rsidRPr="00000000">
          <w:rPr>
            <w:color w:val="1155cc"/>
            <w:highlight w:val="yellow"/>
            <w:u w:val="single"/>
            <w:rtl w:val="0"/>
          </w:rPr>
          <w:t xml:space="preserve">3.1 CONNECT</w:t>
        </w:r>
      </w:hyperlink>
      <w:r w:rsidDel="00000000" w:rsidR="00000000" w:rsidRPr="00000000">
        <w:rPr>
          <w:rFonts w:ascii="Arial" w:cs="Arial" w:eastAsia="Arial" w:hAnsi="Arial"/>
          <w:sz w:val="22"/>
          <w:szCs w:val="22"/>
          <w:highlight w:val="yellow"/>
          <w:rtl w:val="0"/>
        </w:rPr>
        <w:t xml:space="preserve"> and MUST NOT create a Virtual Connection for this CONNECT if it does not match</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[MQTT-SN-3.1.19-1].</w:t>
      </w:r>
      <w:r w:rsidDel="00000000" w:rsidR="00000000" w:rsidRPr="00000000">
        <w:rPr>
          <w:rFonts w:ascii="Arial" w:cs="Arial" w:eastAsia="Arial" w:hAnsi="Arial"/>
          <w:color w:val="000000"/>
          <w:sz w:val="22"/>
          <w:szCs w:val="22"/>
          <w:rtl w:val="0"/>
        </w:rPr>
        <w:t xml:space="preserve"> The Server MAY send a CONNACK with a Reason Code of 0x80 or greater as described in </w:t>
      </w:r>
      <w:hyperlink w:anchor="_heading=h.v8vlgf6xm72a">
        <w:r w:rsidDel="00000000" w:rsidR="00000000" w:rsidRPr="00000000">
          <w:rPr>
            <w:rFonts w:ascii="Arial" w:cs="Arial" w:eastAsia="Arial" w:hAnsi="Arial"/>
            <w:color w:val="1155cc"/>
            <w:sz w:val="22"/>
            <w:szCs w:val="22"/>
            <w:u w:val="single"/>
            <w:rtl w:val="0"/>
          </w:rPr>
          <w:t xml:space="preserve">4.12 Handling errors</w:t>
        </w:r>
      </w:hyperlink>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51B">
      <w:pPr>
        <w:numPr>
          <w:ilvl w:val="0"/>
          <w:numId w:val="24"/>
        </w:numPr>
        <w:spacing w:after="240" w:before="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Server MAY check that the contents of the CONNECT packet meet any further restrictions and SHOULD perform authentication and authorization checks. If any of these checks fail, it MUST NOT create a Virtual Connection for this CONNECT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[MQTT-SN-3.1.19-2]</w:t>
      </w:r>
      <w:r w:rsidDel="00000000" w:rsidR="00000000" w:rsidRPr="00000000">
        <w:rPr>
          <w:rFonts w:ascii="Arial" w:cs="Arial" w:eastAsia="Arial" w:hAnsi="Arial"/>
          <w:sz w:val="22"/>
          <w:szCs w:val="22"/>
          <w:rtl w:val="0"/>
        </w:rPr>
        <w:t xml:space="preserve">. It MAY send an appropriate CONNACK response with a Reason Code of 0x80 or greater as described in </w:t>
      </w:r>
      <w:hyperlink w:anchor="_heading=h.39kk8xu">
        <w:r w:rsidDel="00000000" w:rsidR="00000000" w:rsidRPr="00000000">
          <w:rPr>
            <w:rFonts w:ascii="Arial" w:cs="Arial" w:eastAsia="Arial" w:hAnsi="Arial"/>
            <w:color w:val="1155cc"/>
            <w:sz w:val="22"/>
            <w:szCs w:val="22"/>
            <w:u w:val="single"/>
            <w:rtl w:val="0"/>
          </w:rPr>
          <w:t xml:space="preserve">3.5 CONNACK</w:t>
        </w:r>
      </w:hyperlink>
      <w:r w:rsidDel="00000000" w:rsidR="00000000" w:rsidRPr="00000000">
        <w:rPr>
          <w:rFonts w:ascii="Arial" w:cs="Arial" w:eastAsia="Arial" w:hAnsi="Arial"/>
          <w:sz w:val="22"/>
          <w:szCs w:val="22"/>
          <w:rtl w:val="0"/>
        </w:rPr>
        <w:t xml:space="preserve"> and </w:t>
      </w:r>
      <w:hyperlink w:anchor="_heading=h.v8vlgf6xm72a">
        <w:r w:rsidDel="00000000" w:rsidR="00000000" w:rsidRPr="00000000">
          <w:rPr>
            <w:rFonts w:ascii="Arial" w:cs="Arial" w:eastAsia="Arial" w:hAnsi="Arial"/>
            <w:color w:val="1155cc"/>
            <w:sz w:val="22"/>
            <w:szCs w:val="22"/>
            <w:u w:val="single"/>
            <w:rtl w:val="0"/>
          </w:rPr>
          <w:t xml:space="preserve">4.12 Handling errors</w:t>
        </w:r>
      </w:hyperlink>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51C">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validation is successful, the Server performs the following steps.</w:t>
      </w:r>
    </w:p>
    <w:p w:rsidR="00000000" w:rsidDel="00000000" w:rsidP="00000000" w:rsidRDefault="00000000" w:rsidRPr="00000000" w14:paraId="0000051D">
      <w:pPr>
        <w:numPr>
          <w:ilvl w:val="0"/>
          <w:numId w:val="46"/>
        </w:numPr>
        <w:spacing w:after="0" w:afterAutospacing="0" w:before="240" w:line="276" w:lineRule="auto"/>
        <w:ind w:left="720" w:right="0" w:hanging="360"/>
        <w:rPr>
          <w:sz w:val="22"/>
          <w:szCs w:val="22"/>
        </w:rPr>
      </w:pPr>
      <w:r w:rsidDel="00000000" w:rsidR="00000000" w:rsidRPr="00000000">
        <w:rPr>
          <w:rFonts w:ascii="Arial" w:cs="Arial" w:eastAsia="Arial" w:hAnsi="Arial"/>
          <w:sz w:val="22"/>
          <w:szCs w:val="22"/>
          <w:highlight w:val="yellow"/>
          <w:rtl w:val="0"/>
        </w:rPr>
        <w:t xml:space="preserve">If the Client Identifier represents a Client already connected to the Server, the Server sends a DISCONNECT packet to the existing Client with Reason Code of 0x8E (Session taken over) as described in </w:t>
      </w:r>
      <w:hyperlink w:anchor="_heading=h.v8vlgf6xm72a">
        <w:r w:rsidDel="00000000" w:rsidR="00000000" w:rsidRPr="00000000">
          <w:rPr>
            <w:rFonts w:ascii="Arial" w:cs="Arial" w:eastAsia="Arial" w:hAnsi="Arial"/>
            <w:color w:val="1155cc"/>
            <w:sz w:val="22"/>
            <w:szCs w:val="22"/>
            <w:highlight w:val="yellow"/>
            <w:u w:val="single"/>
            <w:rtl w:val="0"/>
          </w:rPr>
          <w:t xml:space="preserve">4.12 Handling errors</w:t>
        </w:r>
      </w:hyperlink>
      <w:r w:rsidDel="00000000" w:rsidR="00000000" w:rsidRPr="00000000">
        <w:rPr>
          <w:rFonts w:ascii="Arial" w:cs="Arial" w:eastAsia="Arial" w:hAnsi="Arial"/>
          <w:sz w:val="22"/>
          <w:szCs w:val="22"/>
          <w:highlight w:val="yellow"/>
          <w:rtl w:val="0"/>
        </w:rPr>
        <w:t xml:space="preserve"> and MUST delete the Virtual Connection of the existing Client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[MQTT-SN-3.1.19-3]</w:t>
      </w:r>
      <w:r w:rsidDel="00000000" w:rsidR="00000000" w:rsidRPr="00000000">
        <w:rPr>
          <w:rFonts w:ascii="Arial" w:cs="Arial" w:eastAsia="Arial" w:hAnsi="Arial"/>
          <w:sz w:val="22"/>
          <w:szCs w:val="22"/>
          <w:rtl w:val="0"/>
        </w:rPr>
        <w:t xml:space="preserve">. If the existing Client has a Will Message, that Will Message is published as described in</w:t>
      </w:r>
      <w:r w:rsidDel="00000000" w:rsidR="00000000" w:rsidRPr="00000000">
        <w:rPr>
          <w:rFonts w:ascii="Arial" w:cs="Arial" w:eastAsia="Arial" w:hAnsi="Arial"/>
          <w:sz w:val="22"/>
          <w:szCs w:val="22"/>
          <w:rtl w:val="0"/>
        </w:rPr>
        <w:t xml:space="preserve"> </w:t>
      </w:r>
      <w:hyperlink w:anchor="_heading=h.u38i2mpp332q">
        <w:r w:rsidDel="00000000" w:rsidR="00000000" w:rsidRPr="00000000">
          <w:rPr>
            <w:rFonts w:ascii="Arial" w:cs="Arial" w:eastAsia="Arial" w:hAnsi="Arial"/>
            <w:color w:val="1155cc"/>
            <w:sz w:val="22"/>
            <w:szCs w:val="22"/>
            <w:u w:val="single"/>
            <w:rtl w:val="0"/>
          </w:rPr>
          <w:t xml:space="preserve">3.4.3 Will Flags</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51E">
      <w:pPr>
        <w:numPr>
          <w:ilvl w:val="0"/>
          <w:numId w:val="46"/>
        </w:numPr>
        <w:spacing w:after="0" w:afterAutospacing="0" w:before="0" w:beforeAutospacing="0" w:line="276" w:lineRule="auto"/>
        <w:ind w:left="720" w:right="0" w:hanging="360"/>
        <w:rPr>
          <w:sz w:val="22"/>
          <w:szCs w:val="22"/>
        </w:rPr>
      </w:pPr>
      <w:r w:rsidDel="00000000" w:rsidR="00000000" w:rsidRPr="00000000">
        <w:rPr>
          <w:rFonts w:ascii="Arial" w:cs="Arial" w:eastAsia="Arial" w:hAnsi="Arial"/>
          <w:sz w:val="22"/>
          <w:szCs w:val="22"/>
          <w:highlight w:val="yellow"/>
          <w:rtl w:val="0"/>
        </w:rPr>
        <w:t xml:space="preserve">The Server MUST perform the processing of Clean Start</w:t>
      </w:r>
      <w:r w:rsidDel="00000000" w:rsidR="00000000" w:rsidRPr="00000000">
        <w:rPr>
          <w:rFonts w:ascii="Arial" w:cs="Arial" w:eastAsia="Arial" w:hAnsi="Arial"/>
          <w:sz w:val="22"/>
          <w:szCs w:val="22"/>
          <w:rtl w:val="0"/>
        </w:rPr>
        <w:t xml:space="preserve"> that is described in </w:t>
      </w:r>
      <w:hyperlink w:anchor="_heading=h.gtnh0h">
        <w:r w:rsidDel="00000000" w:rsidR="00000000" w:rsidRPr="00000000">
          <w:rPr>
            <w:rFonts w:ascii="Arial" w:cs="Arial" w:eastAsia="Arial" w:hAnsi="Arial"/>
            <w:color w:val="1155cc"/>
            <w:sz w:val="22"/>
            <w:szCs w:val="22"/>
            <w:u w:val="single"/>
            <w:rtl w:val="0"/>
          </w:rPr>
          <w:t xml:space="preserve">4.14.2 Clean start</w:t>
        </w:r>
      </w:hyperlink>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[MQTT-SN-3.1.19-4]</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51F">
      <w:pPr>
        <w:numPr>
          <w:ilvl w:val="0"/>
          <w:numId w:val="46"/>
        </w:numPr>
        <w:spacing w:after="0" w:afterAutospacing="0" w:before="0" w:beforeAutospacing="0" w:line="276" w:lineRule="auto"/>
        <w:ind w:left="720" w:right="0" w:hanging="360"/>
        <w:rPr>
          <w:sz w:val="22"/>
          <w:szCs w:val="22"/>
        </w:rPr>
      </w:pPr>
      <w:r w:rsidDel="00000000" w:rsidR="00000000" w:rsidRPr="00000000">
        <w:rPr>
          <w:rFonts w:ascii="Arial" w:cs="Arial" w:eastAsia="Arial" w:hAnsi="Arial"/>
          <w:sz w:val="22"/>
          <w:szCs w:val="22"/>
          <w:highlight w:val="yellow"/>
          <w:rtl w:val="0"/>
        </w:rPr>
        <w:t xml:space="preserve">The Server MUST acknowledge the CONNECT packet with a CONNACK packet containing a 0x00 (Success) Reason Code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[MQTT-SN-3.1.19-5]</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520">
      <w:pPr>
        <w:numPr>
          <w:ilvl w:val="0"/>
          <w:numId w:val="46"/>
        </w:numPr>
        <w:spacing w:after="240" w:before="0" w:beforeAutospacing="0" w:line="276" w:lineRule="auto"/>
        <w:ind w:left="720" w:right="0" w:hanging="360"/>
        <w:rPr>
          <w:sz w:val="22"/>
          <w:szCs w:val="22"/>
        </w:rPr>
      </w:pPr>
      <w:r w:rsidDel="00000000" w:rsidR="00000000" w:rsidRPr="00000000">
        <w:rPr>
          <w:rFonts w:ascii="Arial" w:cs="Arial" w:eastAsia="Arial" w:hAnsi="Arial"/>
          <w:sz w:val="22"/>
          <w:szCs w:val="22"/>
          <w:rtl w:val="0"/>
        </w:rPr>
        <w:t xml:space="preserve">Start Application Message delivery and Keep Alive monitoring.</w:t>
      </w:r>
    </w:p>
    <w:p w:rsidR="00000000" w:rsidDel="00000000" w:rsidP="00000000" w:rsidRDefault="00000000" w:rsidRPr="00000000" w14:paraId="00000521">
      <w:pPr>
        <w:spacing w:after="0" w:before="240" w:line="276" w:lineRule="auto"/>
        <w:ind w:left="720" w:right="0" w:firstLine="0"/>
        <w:rPr>
          <w:rFonts w:ascii="Arial" w:cs="Arial" w:eastAsia="Arial" w:hAnsi="Arial"/>
          <w:color w:val="333333"/>
          <w:sz w:val="22"/>
          <w:szCs w:val="22"/>
        </w:rPr>
      </w:pPr>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522">
      <w:pPr>
        <w:spacing w:after="240" w:before="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It is recommended that authentication and authorization checks be performed if the Server is being used to process any form of business critical data. If these checks succeed, the Server responds by sending CONNACK with a 0x00 (Success) Reason Code. If they fail, it is suggested that the Server does not send a CONNACK at all, as this could alert a potential attacker to the presence of the MQTT-SN Server and encourage such an attacker to launch a denial of service or password-guessing attack.</w:t>
      </w:r>
    </w:p>
    <w:p w:rsidR="00000000" w:rsidDel="00000000" w:rsidP="00000000" w:rsidRDefault="00000000" w:rsidRPr="00000000" w14:paraId="00000523">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A Client MUST</w:t>
      </w:r>
      <w:r w:rsidDel="00000000" w:rsidR="00000000" w:rsidRPr="00000000">
        <w:rPr>
          <w:rFonts w:ascii="Arial" w:cs="Arial" w:eastAsia="Arial" w:hAnsi="Arial"/>
          <w:sz w:val="22"/>
          <w:szCs w:val="22"/>
          <w:highlight w:val="yellow"/>
          <w:rtl w:val="0"/>
        </w:rPr>
        <w:t xml:space="preserve"> wait for a CONNACK packet with a 0x00 (Success) Reason Code before sending any packet that needs a Virtual Connection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[MQTT-SN-3.1.19-6]</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524">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Server MUST NOT process any data sent by the Client after the CONNECT packet except AUTH packets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[MQTT-SN-3.1.19-7]</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525">
      <w:pPr>
        <w:pStyle w:val="Heading2"/>
        <w:keepLines w:val="1"/>
        <w:spacing w:after="52" w:before="0" w:line="259" w:lineRule="auto"/>
        <w:ind w:left="0" w:firstLine="0"/>
        <w:rPr/>
      </w:pPr>
      <w:bookmarkStart w:colFirst="0" w:colLast="0" w:name="_heading=h.yo8fnzypn3lz" w:id="66"/>
      <w:bookmarkEnd w:id="66"/>
      <w:r w:rsidDel="00000000" w:rsidR="00000000" w:rsidRPr="00000000">
        <w:br w:type="page"/>
      </w:r>
      <w:r w:rsidDel="00000000" w:rsidR="00000000" w:rsidRPr="00000000">
        <w:rPr>
          <w:rtl w:val="0"/>
        </w:rPr>
      </w:r>
    </w:p>
    <w:p w:rsidR="00000000" w:rsidDel="00000000" w:rsidP="00000000" w:rsidRDefault="00000000" w:rsidRPr="00000000" w14:paraId="00000526">
      <w:pPr>
        <w:pStyle w:val="Heading2"/>
        <w:keepLines w:val="1"/>
        <w:spacing w:after="52" w:before="0" w:line="259" w:lineRule="auto"/>
        <w:ind w:left="0" w:firstLine="0"/>
        <w:rPr>
          <w:i w:val="1"/>
          <w:sz w:val="19"/>
          <w:szCs w:val="19"/>
        </w:rPr>
      </w:pPr>
      <w:bookmarkStart w:colFirst="0" w:colLast="0" w:name="_heading=h.39kk8xu" w:id="67"/>
      <w:bookmarkEnd w:id="67"/>
      <w:r w:rsidDel="00000000" w:rsidR="00000000" w:rsidRPr="00000000">
        <w:rPr>
          <w:rtl w:val="0"/>
        </w:rPr>
        <w:t xml:space="preserve">3.2 </w:t>
      </w:r>
      <w:r w:rsidDel="00000000" w:rsidR="00000000" w:rsidRPr="00000000">
        <w:rPr>
          <w:rFonts w:ascii="Arial" w:cs="Arial" w:eastAsia="Arial" w:hAnsi="Arial"/>
          <w:rtl w:val="0"/>
        </w:rPr>
        <w:t xml:space="preserve">CONNACK - Connect Acknowledgement</w:t>
      </w:r>
      <w:r w:rsidDel="00000000" w:rsidR="00000000" w:rsidRPr="00000000">
        <w:rPr>
          <w:rtl w:val="0"/>
        </w:rPr>
      </w:r>
    </w:p>
    <w:p w:rsidR="00000000" w:rsidDel="00000000" w:rsidP="00000000" w:rsidRDefault="00000000" w:rsidRPr="00000000" w14:paraId="00000527">
      <w:pPr>
        <w:rPr/>
      </w:pPr>
      <w:r w:rsidDel="00000000" w:rsidR="00000000" w:rsidRPr="00000000">
        <w:rPr>
          <w:i w:val="1"/>
          <w:sz w:val="19"/>
          <w:szCs w:val="19"/>
          <w:rtl w:val="0"/>
        </w:rPr>
        <w:t xml:space="preserve">Figure 3-3 – CONNACK Packet</w:t>
      </w:r>
      <w:r w:rsidDel="00000000" w:rsidR="00000000" w:rsidRPr="00000000">
        <w:rPr>
          <w:rtl w:val="0"/>
        </w:rPr>
      </w:r>
    </w:p>
    <w:p w:rsidR="00000000" w:rsidDel="00000000" w:rsidP="00000000" w:rsidRDefault="00000000" w:rsidRPr="00000000" w14:paraId="00000528">
      <w:pP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drawing>
          <wp:inline distB="114300" distT="114300" distL="114300" distR="114300">
            <wp:extent cx="5943600" cy="6667500"/>
            <wp:effectExtent b="0" l="0" r="0" t="0"/>
            <wp:docPr id="30" name="image2.png"/>
            <a:graphic>
              <a:graphicData uri="http://schemas.openxmlformats.org/drawingml/2006/picture">
                <pic:pic>
                  <pic:nvPicPr>
                    <pic:cNvPr id="0" name="image2.png"/>
                    <pic:cNvPicPr preferRelativeResize="0"/>
                  </pic:nvPicPr>
                  <pic:blipFill>
                    <a:blip r:embed="rId67"/>
                    <a:srcRect b="0" l="0" r="0" t="0"/>
                    <a:stretch>
                      <a:fillRect/>
                    </a:stretch>
                  </pic:blipFill>
                  <pic:spPr>
                    <a:xfrm>
                      <a:off x="0" y="0"/>
                      <a:ext cx="5943600" cy="6667500"/>
                    </a:xfrm>
                    <a:prstGeom prst="rect"/>
                    <a:ln/>
                  </pic:spPr>
                </pic:pic>
              </a:graphicData>
            </a:graphic>
          </wp:inline>
        </w:drawing>
      </w:r>
      <w:r w:rsidDel="00000000" w:rsidR="00000000" w:rsidRPr="00000000">
        <w:rPr>
          <w:rtl w:val="0"/>
        </w:rPr>
      </w:r>
    </w:p>
    <w:p w:rsidR="00000000" w:rsidDel="00000000" w:rsidP="00000000" w:rsidRDefault="00000000" w:rsidRPr="00000000" w14:paraId="00000529">
      <w:pPr>
        <w:spacing w:after="127" w:lineRule="auto"/>
        <w:ind w:left="-15" w:right="4" w:firstLine="0"/>
        <w:rPr>
          <w:rFonts w:ascii="Arial" w:cs="Arial" w:eastAsia="Arial" w:hAnsi="Arial"/>
        </w:rPr>
      </w:pPr>
      <w:r w:rsidDel="00000000" w:rsidR="00000000" w:rsidRPr="00000000">
        <w:rPr>
          <w:rFonts w:ascii="Arial" w:cs="Arial" w:eastAsia="Arial" w:hAnsi="Arial"/>
          <w:rtl w:val="0"/>
        </w:rPr>
        <w:t xml:space="preserve">The CONNACK packet is sent by the </w:t>
      </w:r>
      <w:r w:rsidDel="00000000" w:rsidR="00000000" w:rsidRPr="00000000">
        <w:rPr>
          <w:color w:val="000000"/>
          <w:rtl w:val="0"/>
        </w:rPr>
        <w:t xml:space="preserve">Server</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in response to a CONNECT request from a client.</w:t>
      </w:r>
    </w:p>
    <w:p w:rsidR="00000000" w:rsidDel="00000000" w:rsidP="00000000" w:rsidRDefault="00000000" w:rsidRPr="00000000" w14:paraId="0000052A">
      <w:pPr>
        <w:pStyle w:val="Heading3"/>
        <w:ind w:left="0" w:firstLine="0"/>
        <w:rPr/>
      </w:pPr>
      <w:bookmarkStart w:colFirst="0" w:colLast="0" w:name="_heading=h.2nusc19" w:id="68"/>
      <w:bookmarkEnd w:id="68"/>
      <w:r w:rsidDel="00000000" w:rsidR="00000000" w:rsidRPr="00000000">
        <w:rPr>
          <w:rtl w:val="0"/>
        </w:rPr>
        <w:t xml:space="preserve">3.2.1 CONNACK Header</w:t>
      </w:r>
    </w:p>
    <w:p w:rsidR="00000000" w:rsidDel="00000000" w:rsidP="00000000" w:rsidRDefault="00000000" w:rsidRPr="00000000" w14:paraId="0000052B">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shd w:fill="auto" w:val="clear"/>
          <w:vertAlign w:val="baseline"/>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52C">
      <w:pPr>
        <w:pStyle w:val="Heading3"/>
        <w:ind w:left="0" w:firstLine="0"/>
        <w:rPr/>
      </w:pPr>
      <w:bookmarkStart w:colFirst="0" w:colLast="0" w:name="_heading=h.3mzq4wv" w:id="69"/>
      <w:bookmarkEnd w:id="69"/>
      <w:r w:rsidDel="00000000" w:rsidR="00000000" w:rsidRPr="00000000">
        <w:rPr>
          <w:rtl w:val="0"/>
        </w:rPr>
        <w:t xml:space="preserve">3.2.2 CONNACK Flags</w:t>
      </w:r>
    </w:p>
    <w:p w:rsidR="00000000" w:rsidDel="00000000" w:rsidP="00000000" w:rsidRDefault="00000000" w:rsidRPr="00000000" w14:paraId="0000052D">
      <w:pPr>
        <w:rPr>
          <w:rFonts w:ascii="Arial" w:cs="Arial" w:eastAsia="Arial" w:hAnsi="Arial"/>
          <w:color w:val="000000"/>
        </w:rPr>
      </w:pPr>
      <w:r w:rsidDel="00000000" w:rsidR="00000000" w:rsidRPr="00000000">
        <w:rPr>
          <w:rFonts w:ascii="Arial" w:cs="Arial" w:eastAsia="Arial" w:hAnsi="Arial"/>
          <w:color w:val="000000"/>
          <w:rtl w:val="0"/>
        </w:rPr>
        <w:t xml:space="preserve">The CONNACK Flags is a 1 byte field which contains flags specifying the behavior of the MQTT-SN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color w:val="000000"/>
          <w:rtl w:val="0"/>
        </w:rPr>
        <w:t xml:space="preserve">onnection on the </w:t>
      </w:r>
      <w:r w:rsidDel="00000000" w:rsidR="00000000" w:rsidRPr="00000000">
        <w:rPr>
          <w:color w:val="000000"/>
          <w:rtl w:val="0"/>
        </w:rPr>
        <w:t xml:space="preserve">Server</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7-2 of the CONNACK Flags are reserved and MUST be set to 0</w:t>
      </w:r>
      <w:r w:rsidDel="00000000" w:rsidR="00000000" w:rsidRPr="00000000">
        <w:rPr>
          <w:color w:val="000000"/>
          <w:rtl w:val="0"/>
        </w:rPr>
        <w:t xml:space="preserve"> </w:t>
      </w:r>
      <w:r w:rsidDel="00000000" w:rsidR="00000000" w:rsidRPr="00000000">
        <w:rPr>
          <w:color w:val="ff0000"/>
          <w:rtl w:val="0"/>
        </w:rPr>
        <w:t xml:space="preserve">[MQTT-SN-3.2.2-1]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2E">
      <w:pPr>
        <w:rPr>
          <w:rFonts w:ascii="Arial" w:cs="Arial" w:eastAsia="Arial" w:hAnsi="Arial"/>
          <w:color w:val="000000"/>
        </w:rPr>
      </w:pPr>
      <w:r w:rsidDel="00000000" w:rsidR="00000000" w:rsidRPr="00000000">
        <w:rPr>
          <w:rFonts w:ascii="Arial" w:cs="Arial" w:eastAsia="Arial" w:hAnsi="Arial"/>
          <w:highlight w:val="yellow"/>
          <w:rtl w:val="0"/>
        </w:rPr>
        <w:t xml:space="preserve">The Client MUST validate that the reserved flags in the CONNACK packet are set to 0. If any of the reserved flags is not 0 it is a Malformed Packet</w:t>
      </w:r>
      <w:r w:rsidDel="00000000" w:rsidR="00000000" w:rsidRPr="00000000">
        <w:rPr>
          <w:highlight w:val="yellow"/>
          <w:rtl w:val="0"/>
        </w:rPr>
        <w:t xml:space="preserve"> </w:t>
      </w:r>
      <w:r w:rsidDel="00000000" w:rsidR="00000000" w:rsidRPr="00000000">
        <w:rPr>
          <w:color w:val="ff0000"/>
          <w:rtl w:val="0"/>
        </w:rPr>
        <w:t xml:space="preserve">[MQTT-SN-3.2.2-2]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2F">
      <w:pPr>
        <w:pStyle w:val="Heading4"/>
        <w:ind w:left="0" w:firstLine="0"/>
        <w:rPr>
          <w:vertAlign w:val="baseline"/>
        </w:rPr>
      </w:pPr>
      <w:bookmarkStart w:colFirst="0" w:colLast="0" w:name="_heading=h.w3elb16r2ceb" w:id="70"/>
      <w:bookmarkEnd w:id="70"/>
      <w:r w:rsidDel="00000000" w:rsidR="00000000" w:rsidRPr="00000000">
        <w:rPr>
          <w:b w:val="1"/>
          <w:rtl w:val="0"/>
        </w:rPr>
        <w:t xml:space="preserve">3.</w:t>
      </w:r>
      <w:r w:rsidDel="00000000" w:rsidR="00000000" w:rsidRPr="00000000">
        <w:rPr>
          <w:rtl w:val="0"/>
        </w:rPr>
        <w:t xml:space="preserve">2</w:t>
      </w:r>
      <w:r w:rsidDel="00000000" w:rsidR="00000000" w:rsidRPr="00000000">
        <w:rPr>
          <w:b w:val="1"/>
          <w:rtl w:val="0"/>
        </w:rPr>
        <w:t xml:space="preserve">.2.1 </w:t>
      </w:r>
      <w:r w:rsidDel="00000000" w:rsidR="00000000" w:rsidRPr="00000000">
        <w:rPr>
          <w:b w:val="1"/>
          <w:vertAlign w:val="baseline"/>
          <w:rtl w:val="0"/>
        </w:rPr>
        <w:t xml:space="preserve">Session Present</w:t>
      </w:r>
      <w:r w:rsidDel="00000000" w:rsidR="00000000" w:rsidRPr="00000000">
        <w:rPr>
          <w:rtl w:val="0"/>
        </w:rPr>
      </w:r>
    </w:p>
    <w:p w:rsidR="00000000" w:rsidDel="00000000" w:rsidP="00000000" w:rsidRDefault="00000000" w:rsidRPr="00000000" w14:paraId="00000530">
      <w:pPr>
        <w:rPr/>
      </w:pPr>
      <w:r w:rsidDel="00000000" w:rsidR="00000000" w:rsidRPr="00000000">
        <w:rPr>
          <w:b w:val="1"/>
          <w:rtl w:val="0"/>
        </w:rPr>
        <w:t xml:space="preserve">Position</w:t>
      </w:r>
      <w:r w:rsidDel="00000000" w:rsidR="00000000" w:rsidRPr="00000000">
        <w:rPr>
          <w:rtl w:val="0"/>
        </w:rPr>
        <w:t xml:space="preserve">: bit 0 of the CONNACK Flags. Labelled </w:t>
      </w:r>
      <w:r w:rsidDel="00000000" w:rsidR="00000000" w:rsidRPr="00000000">
        <w:rPr>
          <w:i w:val="1"/>
          <w:rtl w:val="0"/>
        </w:rPr>
        <w:t xml:space="preserve">Sess Pres</w:t>
      </w:r>
      <w:r w:rsidDel="00000000" w:rsidR="00000000" w:rsidRPr="00000000">
        <w:rPr>
          <w:rtl w:val="0"/>
        </w:rPr>
        <w:t xml:space="preserve"> in Figure 3-6.</w:t>
      </w:r>
    </w:p>
    <w:p w:rsidR="00000000" w:rsidDel="00000000" w:rsidP="00000000" w:rsidRDefault="00000000" w:rsidRPr="00000000" w14:paraId="00000531">
      <w:pPr>
        <w:ind w:left="0" w:firstLine="0"/>
        <w:rPr/>
      </w:pPr>
      <w:r w:rsidDel="00000000" w:rsidR="00000000" w:rsidRPr="00000000">
        <w:rPr>
          <w:rtl w:val="0"/>
        </w:rPr>
        <w:t xml:space="preserve">S</w:t>
      </w:r>
      <w:r w:rsidDel="00000000" w:rsidR="00000000" w:rsidRPr="00000000">
        <w:rPr>
          <w:vertAlign w:val="baseline"/>
          <w:rtl w:val="0"/>
        </w:rPr>
        <w:t xml:space="preserve">pecifies whether an existing session was present on the </w:t>
      </w:r>
      <w:r w:rsidDel="00000000" w:rsidR="00000000" w:rsidRPr="00000000">
        <w:rPr>
          <w:rtl w:val="0"/>
        </w:rPr>
        <w:t xml:space="preserve">Server</w:t>
      </w:r>
      <w:r w:rsidDel="00000000" w:rsidR="00000000" w:rsidRPr="00000000">
        <w:rPr>
          <w:vertAlign w:val="baseline"/>
          <w:rtl w:val="0"/>
        </w:rPr>
        <w:t xml:space="preserve"> for the given client identifier</w:t>
      </w:r>
      <w:r w:rsidDel="00000000" w:rsidR="00000000" w:rsidRPr="00000000">
        <w:rPr>
          <w:rtl w:val="0"/>
        </w:rPr>
        <w:t xml:space="preserve">. A value of 1 indicates a session was present, a value 0 indicates no session was present.</w:t>
      </w:r>
    </w:p>
    <w:p w:rsidR="00000000" w:rsidDel="00000000" w:rsidP="00000000" w:rsidRDefault="00000000" w:rsidRPr="00000000" w14:paraId="00000532">
      <w:pPr>
        <w:ind w:left="0" w:firstLine="0"/>
        <w:rPr>
          <w:u w:val="none"/>
        </w:rPr>
      </w:pPr>
      <w:r w:rsidDel="00000000" w:rsidR="00000000" w:rsidRPr="00000000">
        <w:rPr>
          <w:highlight w:val="yellow"/>
          <w:rtl w:val="0"/>
        </w:rPr>
        <w:t xml:space="preserve">If the Server accepts a CONNECT with Clean Start set to 1, the Server MUST set Session Present to 0 in the CONNACK Packet in addition to setting a 0x00 (Success) Reason Code in the CONNACK packet </w:t>
      </w:r>
      <w:r w:rsidDel="00000000" w:rsidR="00000000" w:rsidRPr="00000000">
        <w:rPr>
          <w:color w:val="ff0000"/>
          <w:rtl w:val="0"/>
        </w:rPr>
        <w:t xml:space="preserve">[MQTT-SN-3.2.2.1-1]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33">
      <w:pPr>
        <w:ind w:left="0" w:firstLine="0"/>
        <w:rPr/>
      </w:pPr>
      <w:r w:rsidDel="00000000" w:rsidR="00000000" w:rsidRPr="00000000">
        <w:rPr>
          <w:highlight w:val="yellow"/>
          <w:rtl w:val="0"/>
        </w:rPr>
        <w:t xml:space="preserve">If the Server accepts a CONNECT with Clean Start set to 0 and the Server has Session State for the client identifier it MUST set Session Present to 1 in the CONNACK packet, otherwise it MUST set Session Present to 0 in the CONNACK packet. In both cases it MUST set a 0x00 (Success) Reason Code in the CONNACK packet </w:t>
      </w:r>
      <w:r w:rsidDel="00000000" w:rsidR="00000000" w:rsidRPr="00000000">
        <w:rPr>
          <w:color w:val="ff0000"/>
          <w:rtl w:val="0"/>
        </w:rPr>
        <w:t xml:space="preserve">[MQTT-SN-3.2.2.1-2]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34">
      <w:pPr>
        <w:ind w:left="0" w:firstLine="0"/>
        <w:rPr/>
      </w:pPr>
      <w:r w:rsidDel="00000000" w:rsidR="00000000" w:rsidRPr="00000000">
        <w:rPr>
          <w:rtl w:val="0"/>
        </w:rPr>
        <w:t xml:space="preserve">If the value of Session Present received by the Client from the Server is not as expected, the Client proceeds as follows:</w:t>
      </w:r>
    </w:p>
    <w:p w:rsidR="00000000" w:rsidDel="00000000" w:rsidP="00000000" w:rsidRDefault="00000000" w:rsidRPr="00000000" w14:paraId="00000535">
      <w:pPr>
        <w:spacing w:after="200" w:lineRule="auto"/>
        <w:ind w:left="0" w:firstLine="0"/>
        <w:rPr>
          <w:u w:val="none"/>
        </w:rPr>
      </w:pPr>
      <w:r w:rsidDel="00000000" w:rsidR="00000000" w:rsidRPr="00000000">
        <w:rPr>
          <w:highlight w:val="yellow"/>
          <w:rtl w:val="0"/>
        </w:rPr>
        <w:t xml:space="preserve">If the Client does not have Session State and receives Session Present set to 1 it MUST delete the Virtual Connection.</w:t>
      </w:r>
      <w:r w:rsidDel="00000000" w:rsidR="00000000" w:rsidRPr="00000000">
        <w:rPr>
          <w:rtl w:val="0"/>
        </w:rPr>
        <w:t xml:space="preserve"> </w:t>
      </w:r>
      <w:r w:rsidDel="00000000" w:rsidR="00000000" w:rsidRPr="00000000">
        <w:rPr>
          <w:highlight w:val="yellow"/>
          <w:rtl w:val="0"/>
        </w:rPr>
        <w:t xml:space="preserve">If it wishes to restart with a new Session the Client can reconnect using Clean Start set to 1 </w:t>
      </w:r>
      <w:r w:rsidDel="00000000" w:rsidR="00000000" w:rsidRPr="00000000">
        <w:rPr>
          <w:color w:val="ff0000"/>
          <w:rtl w:val="0"/>
        </w:rPr>
        <w:t xml:space="preserve">[MQTT-SN-3.2.2.1-3]</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36">
      <w:pPr>
        <w:spacing w:before="0" w:lineRule="auto"/>
        <w:ind w:left="0" w:firstLine="0"/>
        <w:rPr>
          <w:highlight w:val="yellow"/>
        </w:rPr>
      </w:pPr>
      <w:r w:rsidDel="00000000" w:rsidR="00000000" w:rsidRPr="00000000">
        <w:rPr>
          <w:highlight w:val="yellow"/>
          <w:rtl w:val="0"/>
        </w:rPr>
        <w:t xml:space="preserve">If the Client does have Session State and receives Session Present set to 0 it MUST discard its Session State if it continues with the Virtual Connection </w:t>
      </w:r>
      <w:r w:rsidDel="00000000" w:rsidR="00000000" w:rsidRPr="00000000">
        <w:rPr>
          <w:color w:val="ff0000"/>
          <w:rtl w:val="0"/>
        </w:rPr>
        <w:t xml:space="preserve">[MQTT-SN-3.2.2.1-4]</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37">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highlight w:val="yellow"/>
        </w:rPr>
      </w:pPr>
      <w:r w:rsidDel="00000000" w:rsidR="00000000" w:rsidRPr="00000000">
        <w:rPr>
          <w:highlight w:val="yellow"/>
          <w:rtl w:val="0"/>
        </w:rPr>
        <w:t xml:space="preserve">If a Server sends a CONNACK packet containing a non-zero Reason Code it MUST set Session Present to 0 </w:t>
      </w:r>
      <w:r w:rsidDel="00000000" w:rsidR="00000000" w:rsidRPr="00000000">
        <w:rPr>
          <w:color w:val="ff0000"/>
          <w:rtl w:val="0"/>
        </w:rPr>
        <w:t xml:space="preserve">[MQTT-SN-3.2.2.1-5]</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38">
      <w:pPr>
        <w:pStyle w:val="Heading4"/>
        <w:spacing w:after="0" w:lineRule="auto"/>
        <w:ind w:left="0" w:firstLine="0"/>
        <w:rPr/>
      </w:pPr>
      <w:bookmarkStart w:colFirst="0" w:colLast="0" w:name="_heading=h.xzl3tg24tlhl" w:id="71"/>
      <w:bookmarkEnd w:id="71"/>
      <w:r w:rsidDel="00000000" w:rsidR="00000000" w:rsidRPr="00000000">
        <w:rPr>
          <w:rtl w:val="0"/>
        </w:rPr>
        <w:t xml:space="preserve">3.2.2.2 Session Expiry Interval Flag</w:t>
      </w:r>
    </w:p>
    <w:p w:rsidR="00000000" w:rsidDel="00000000" w:rsidP="00000000" w:rsidRDefault="00000000" w:rsidRPr="00000000" w14:paraId="00000539">
      <w:pPr>
        <w:rPr/>
      </w:pPr>
      <w:r w:rsidDel="00000000" w:rsidR="00000000" w:rsidRPr="00000000">
        <w:rPr>
          <w:b w:val="1"/>
          <w:rtl w:val="0"/>
        </w:rPr>
        <w:t xml:space="preserve">Position</w:t>
      </w:r>
      <w:r w:rsidDel="00000000" w:rsidR="00000000" w:rsidRPr="00000000">
        <w:rPr>
          <w:rtl w:val="0"/>
        </w:rPr>
        <w:t xml:space="preserve">: bit 1 of the CONNACK Flags. Labelled </w:t>
      </w:r>
      <w:r w:rsidDel="00000000" w:rsidR="00000000" w:rsidRPr="00000000">
        <w:rPr>
          <w:i w:val="1"/>
          <w:rtl w:val="0"/>
        </w:rPr>
        <w:t xml:space="preserve">Sess Exp</w:t>
      </w:r>
      <w:r w:rsidDel="00000000" w:rsidR="00000000" w:rsidRPr="00000000">
        <w:rPr>
          <w:rtl w:val="0"/>
        </w:rPr>
        <w:t xml:space="preserve"> in Figure 3-6.</w:t>
      </w:r>
    </w:p>
    <w:p w:rsidR="00000000" w:rsidDel="00000000" w:rsidP="00000000" w:rsidRDefault="00000000" w:rsidRPr="00000000" w14:paraId="0000053A">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Fonts w:ascii="Arial" w:cs="Arial" w:eastAsia="Arial" w:hAnsi="Arial"/>
          <w:color w:val="000000"/>
          <w:sz w:val="20"/>
          <w:szCs w:val="20"/>
          <w:highlight w:val="yellow"/>
          <w:rtl w:val="0"/>
        </w:rPr>
        <w:t xml:space="preserve">If the Session Expiry Interval Flag is set to 0, a Session Expiry Interval MUST NOT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[MQTT-SN-3.2.2.2-1]</w:t>
      </w:r>
      <w:r w:rsidDel="00000000" w:rsidR="00000000" w:rsidRPr="00000000">
        <w:rPr>
          <w:rFonts w:ascii="Arial" w:cs="Arial" w:eastAsia="Arial" w:hAnsi="Arial"/>
          <w:color w:val="000000"/>
          <w:sz w:val="20"/>
          <w:szCs w:val="20"/>
          <w:shd w:fill="auto" w:val="clear"/>
          <w:rtl w:val="0"/>
        </w:rPr>
        <w:t xml:space="preserve">. </w:t>
      </w:r>
    </w:p>
    <w:p w:rsidR="00000000" w:rsidDel="00000000" w:rsidP="00000000" w:rsidRDefault="00000000" w:rsidRPr="00000000" w14:paraId="0000053B">
      <w:pPr>
        <w:spacing w:after="20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highlight w:val="yellow"/>
          <w:rtl w:val="0"/>
        </w:rPr>
        <w:t xml:space="preserve">If the Session Expiry Interval Flag is set to 1, a Session Expiry Interval MUST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[MQTT-SN-3.2.2.2-2]</w:t>
      </w:r>
      <w:r w:rsidDel="00000000" w:rsidR="00000000" w:rsidRPr="00000000">
        <w:rPr>
          <w:rFonts w:ascii="Arial" w:cs="Arial" w:eastAsia="Arial" w:hAnsi="Arial"/>
          <w:color w:val="000000"/>
          <w:sz w:val="20"/>
          <w:szCs w:val="20"/>
          <w:shd w:fill="auto" w:val="clear"/>
          <w:rtl w:val="0"/>
        </w:rPr>
        <w:t xml:space="preserve">.</w:t>
      </w:r>
    </w:p>
    <w:p w:rsidR="00000000" w:rsidDel="00000000" w:rsidP="00000000" w:rsidRDefault="00000000" w:rsidRPr="00000000" w14:paraId="0000053C">
      <w:pPr>
        <w:pStyle w:val="Heading4"/>
        <w:spacing w:after="0" w:lineRule="auto"/>
        <w:ind w:left="0" w:firstLine="0"/>
        <w:rPr/>
      </w:pPr>
      <w:bookmarkStart w:colFirst="0" w:colLast="0" w:name="_heading=h.ohicd3k75hpo" w:id="72"/>
      <w:bookmarkEnd w:id="72"/>
      <w:r w:rsidDel="00000000" w:rsidR="00000000" w:rsidRPr="00000000">
        <w:rPr>
          <w:rtl w:val="0"/>
        </w:rPr>
        <w:t xml:space="preserve">3.2.2.3 Server Keep Alive Flag </w:t>
      </w:r>
    </w:p>
    <w:p w:rsidR="00000000" w:rsidDel="00000000" w:rsidP="00000000" w:rsidRDefault="00000000" w:rsidRPr="00000000" w14:paraId="0000053D">
      <w:pPr>
        <w:rPr/>
      </w:pPr>
      <w:r w:rsidDel="00000000" w:rsidR="00000000" w:rsidRPr="00000000">
        <w:rPr>
          <w:b w:val="1"/>
          <w:rtl w:val="0"/>
        </w:rPr>
        <w:t xml:space="preserve">Position</w:t>
      </w:r>
      <w:r w:rsidDel="00000000" w:rsidR="00000000" w:rsidRPr="00000000">
        <w:rPr>
          <w:rtl w:val="0"/>
        </w:rPr>
        <w:t xml:space="preserve">: bit 2 of the CONNACK Flags. Labelled </w:t>
      </w:r>
      <w:r w:rsidDel="00000000" w:rsidR="00000000" w:rsidRPr="00000000">
        <w:rPr>
          <w:i w:val="1"/>
          <w:rtl w:val="0"/>
        </w:rPr>
        <w:t xml:space="preserve">Server KA</w:t>
      </w:r>
      <w:r w:rsidDel="00000000" w:rsidR="00000000" w:rsidRPr="00000000">
        <w:rPr>
          <w:rtl w:val="0"/>
        </w:rPr>
        <w:t xml:space="preserve"> in Figure 3-6.</w:t>
      </w:r>
    </w:p>
    <w:p w:rsidR="00000000" w:rsidDel="00000000" w:rsidP="00000000" w:rsidRDefault="00000000" w:rsidRPr="00000000" w14:paraId="0000053E">
      <w:pPr>
        <w:rPr/>
      </w:pPr>
      <w:r w:rsidDel="00000000" w:rsidR="00000000" w:rsidRPr="00000000">
        <w:rPr>
          <w:rtl w:val="0"/>
        </w:rPr>
        <w:t xml:space="preserve">Indicates whether the packet includes a Server Keep Alive or not.</w:t>
      </w:r>
    </w:p>
    <w:p w:rsidR="00000000" w:rsidDel="00000000" w:rsidP="00000000" w:rsidRDefault="00000000" w:rsidRPr="00000000" w14:paraId="0000053F">
      <w:pPr>
        <w:spacing w:after="0" w:before="0" w:lineRule="auto"/>
        <w:ind w:left="0" w:firstLine="0"/>
        <w:rPr>
          <w:color w:val="000000"/>
          <w:sz w:val="20"/>
          <w:szCs w:val="20"/>
          <w:shd w:fill="auto" w:val="clear"/>
        </w:rPr>
      </w:pPr>
      <w:r w:rsidDel="00000000" w:rsidR="00000000" w:rsidRPr="00000000">
        <w:rPr>
          <w:color w:val="000000"/>
          <w:sz w:val="20"/>
          <w:szCs w:val="20"/>
          <w:shd w:fill="auto" w:val="clear"/>
          <w:rtl w:val="0"/>
        </w:rPr>
        <w:t xml:space="preserve">​​</w:t>
      </w:r>
      <w:r w:rsidDel="00000000" w:rsidR="00000000" w:rsidRPr="00000000">
        <w:rPr>
          <w:color w:val="000000"/>
          <w:sz w:val="20"/>
          <w:szCs w:val="20"/>
          <w:highlight w:val="yellow"/>
          <w:rtl w:val="0"/>
        </w:rPr>
        <w:t xml:space="preserve">If the Server Keep Alive Flag is set to 0, a Server Keep Alive field MUST NOT be present in the Packet</w:t>
      </w:r>
      <w:r w:rsidDel="00000000" w:rsidR="00000000" w:rsidRPr="00000000">
        <w:rPr>
          <w:color w:val="000000"/>
          <w:sz w:val="20"/>
          <w:szCs w:val="20"/>
          <w:shd w:fill="auto" w:val="clear"/>
          <w:rtl w:val="0"/>
        </w:rPr>
        <w:t xml:space="preserve"> </w:t>
      </w:r>
      <w:r w:rsidDel="00000000" w:rsidR="00000000" w:rsidRPr="00000000">
        <w:rPr>
          <w:color w:val="ff0000"/>
          <w:sz w:val="20"/>
          <w:szCs w:val="20"/>
          <w:shd w:fill="auto" w:val="clear"/>
          <w:rtl w:val="0"/>
        </w:rPr>
        <w:t xml:space="preserve">[MQTT-SN-3.2.2.3-1]</w:t>
      </w:r>
      <w:r w:rsidDel="00000000" w:rsidR="00000000" w:rsidRPr="00000000">
        <w:rPr>
          <w:color w:val="000000"/>
          <w:sz w:val="20"/>
          <w:szCs w:val="20"/>
          <w:shd w:fill="auto" w:val="clear"/>
          <w:rtl w:val="0"/>
        </w:rPr>
        <w:t xml:space="preserve">. </w:t>
      </w:r>
    </w:p>
    <w:p w:rsidR="00000000" w:rsidDel="00000000" w:rsidP="00000000" w:rsidRDefault="00000000" w:rsidRPr="00000000" w14:paraId="00000540">
      <w:pPr>
        <w:spacing w:after="200" w:before="0" w:lineRule="auto"/>
        <w:ind w:left="0" w:firstLine="0"/>
        <w:rPr>
          <w:color w:val="000000"/>
          <w:sz w:val="20"/>
          <w:szCs w:val="20"/>
          <w:shd w:fill="auto" w:val="clear"/>
        </w:rPr>
      </w:pPr>
      <w:r w:rsidDel="00000000" w:rsidR="00000000" w:rsidRPr="00000000">
        <w:rPr>
          <w:color w:val="000000"/>
          <w:sz w:val="20"/>
          <w:szCs w:val="20"/>
          <w:highlight w:val="yellow"/>
          <w:rtl w:val="0"/>
        </w:rPr>
        <w:t xml:space="preserve">If the Server Keep Alive Flag is set to 1, a Server Keep Alive field MUST be present in the Packet</w:t>
      </w:r>
      <w:r w:rsidDel="00000000" w:rsidR="00000000" w:rsidRPr="00000000">
        <w:rPr>
          <w:color w:val="000000"/>
          <w:sz w:val="20"/>
          <w:szCs w:val="20"/>
          <w:shd w:fill="auto" w:val="clear"/>
          <w:rtl w:val="0"/>
        </w:rPr>
        <w:t xml:space="preserve"> </w:t>
      </w:r>
      <w:r w:rsidDel="00000000" w:rsidR="00000000" w:rsidRPr="00000000">
        <w:rPr>
          <w:color w:val="ff0000"/>
          <w:sz w:val="20"/>
          <w:szCs w:val="20"/>
          <w:shd w:fill="auto" w:val="clear"/>
          <w:rtl w:val="0"/>
        </w:rPr>
        <w:t xml:space="preserve">[MQTT-SN-3.2.2.3-2]</w:t>
      </w:r>
      <w:r w:rsidDel="00000000" w:rsidR="00000000" w:rsidRPr="00000000">
        <w:rPr>
          <w:color w:val="000000"/>
          <w:sz w:val="20"/>
          <w:szCs w:val="20"/>
          <w:shd w:fill="auto" w:val="clear"/>
          <w:rtl w:val="0"/>
        </w:rPr>
        <w:t xml:space="preserve">.</w:t>
      </w:r>
      <w:r w:rsidDel="00000000" w:rsidR="00000000" w:rsidRPr="00000000">
        <w:rPr>
          <w:rtl w:val="0"/>
        </w:rPr>
      </w:r>
    </w:p>
    <w:p w:rsidR="00000000" w:rsidDel="00000000" w:rsidP="00000000" w:rsidRDefault="00000000" w:rsidRPr="00000000" w14:paraId="00000541">
      <w:pPr>
        <w:pStyle w:val="Heading4"/>
        <w:spacing w:after="0" w:lineRule="auto"/>
        <w:ind w:left="0" w:firstLine="0"/>
        <w:rPr/>
      </w:pPr>
      <w:bookmarkStart w:colFirst="0" w:colLast="0" w:name="_heading=h.cjfdh2p7nklr" w:id="73"/>
      <w:bookmarkEnd w:id="73"/>
      <w:r w:rsidDel="00000000" w:rsidR="00000000" w:rsidRPr="00000000">
        <w:rPr>
          <w:rtl w:val="0"/>
        </w:rPr>
        <w:t xml:space="preserve">3.2.2.4 Authentication Flag</w:t>
      </w:r>
    </w:p>
    <w:p w:rsidR="00000000" w:rsidDel="00000000" w:rsidP="00000000" w:rsidRDefault="00000000" w:rsidRPr="00000000" w14:paraId="00000542">
      <w:pPr>
        <w:rPr/>
      </w:pPr>
      <w:r w:rsidDel="00000000" w:rsidR="00000000" w:rsidRPr="00000000">
        <w:rPr>
          <w:b w:val="1"/>
          <w:rtl w:val="0"/>
        </w:rPr>
        <w:t xml:space="preserve">Position</w:t>
      </w:r>
      <w:r w:rsidDel="00000000" w:rsidR="00000000" w:rsidRPr="00000000">
        <w:rPr>
          <w:rtl w:val="0"/>
        </w:rPr>
        <w:t xml:space="preserve">: bit 3 of the CONNACK Flags. Labelled </w:t>
      </w:r>
      <w:r w:rsidDel="00000000" w:rsidR="00000000" w:rsidRPr="00000000">
        <w:rPr>
          <w:i w:val="1"/>
          <w:rtl w:val="0"/>
        </w:rPr>
        <w:t xml:space="preserve">Auth</w:t>
      </w:r>
      <w:r w:rsidDel="00000000" w:rsidR="00000000" w:rsidRPr="00000000">
        <w:rPr>
          <w:rtl w:val="0"/>
        </w:rPr>
        <w:t xml:space="preserve"> in Figure 3-6.</w:t>
      </w:r>
    </w:p>
    <w:p w:rsidR="00000000" w:rsidDel="00000000" w:rsidP="00000000" w:rsidRDefault="00000000" w:rsidRPr="00000000" w14:paraId="00000543">
      <w:pPr>
        <w:spacing w:after="200" w:lineRule="auto"/>
        <w:ind w:left="0" w:firstLine="0"/>
        <w:rPr>
          <w:rFonts w:ascii="Arial" w:cs="Arial" w:eastAsia="Arial" w:hAnsi="Arial"/>
        </w:rPr>
      </w:pPr>
      <w:r w:rsidDel="00000000" w:rsidR="00000000" w:rsidRPr="00000000">
        <w:rPr>
          <w:rFonts w:ascii="Arial" w:cs="Arial" w:eastAsia="Arial" w:hAnsi="Arial"/>
          <w:rtl w:val="0"/>
        </w:rPr>
        <w:t xml:space="preserve">Specifies whether the packet contains authentication material to be considered.</w:t>
      </w:r>
    </w:p>
    <w:p w:rsidR="00000000" w:rsidDel="00000000" w:rsidP="00000000" w:rsidRDefault="00000000" w:rsidRPr="00000000" w14:paraId="00000544">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Fonts w:ascii="Arial" w:cs="Arial" w:eastAsia="Arial" w:hAnsi="Arial"/>
          <w:color w:val="000000"/>
          <w:sz w:val="20"/>
          <w:szCs w:val="20"/>
          <w:highlight w:val="yellow"/>
          <w:rtl w:val="0"/>
        </w:rPr>
        <w:t xml:space="preserve">If the Authentication Flag is set to 0, Authentication Method and Data MUST NOT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[MQTT-SN-3.2.2.</w:t>
      </w:r>
      <w:r w:rsidDel="00000000" w:rsidR="00000000" w:rsidRPr="00000000">
        <w:rPr>
          <w:color w:val="ff0000"/>
          <w:sz w:val="20"/>
          <w:szCs w:val="20"/>
          <w:shd w:fill="auto" w:val="clear"/>
          <w:rtl w:val="0"/>
        </w:rPr>
        <w:t xml:space="preserve">4</w:t>
      </w:r>
      <w:r w:rsidDel="00000000" w:rsidR="00000000" w:rsidRPr="00000000">
        <w:rPr>
          <w:rFonts w:ascii="Arial" w:cs="Arial" w:eastAsia="Arial" w:hAnsi="Arial"/>
          <w:color w:val="ff0000"/>
          <w:sz w:val="20"/>
          <w:szCs w:val="20"/>
          <w:shd w:fill="auto" w:val="clear"/>
          <w:rtl w:val="0"/>
        </w:rPr>
        <w:t xml:space="preserve">-1]</w:t>
      </w:r>
      <w:r w:rsidDel="00000000" w:rsidR="00000000" w:rsidRPr="00000000">
        <w:rPr>
          <w:rFonts w:ascii="Arial" w:cs="Arial" w:eastAsia="Arial" w:hAnsi="Arial"/>
          <w:color w:val="000000"/>
          <w:sz w:val="20"/>
          <w:szCs w:val="20"/>
          <w:shd w:fill="auto" w:val="clear"/>
          <w:rtl w:val="0"/>
        </w:rPr>
        <w:t xml:space="preserve">. </w:t>
      </w:r>
    </w:p>
    <w:p w:rsidR="00000000" w:rsidDel="00000000" w:rsidP="00000000" w:rsidRDefault="00000000" w:rsidRPr="00000000" w14:paraId="00000545">
      <w:pPr>
        <w:spacing w:after="200" w:before="200" w:lineRule="auto"/>
        <w:ind w:left="0" w:firstLine="0"/>
        <w:rPr>
          <w:rFonts w:ascii="Arial" w:cs="Arial" w:eastAsia="Arial" w:hAnsi="Arial"/>
        </w:rPr>
      </w:pPr>
      <w:r w:rsidDel="00000000" w:rsidR="00000000" w:rsidRPr="00000000">
        <w:rPr>
          <w:rFonts w:ascii="Arial" w:cs="Arial" w:eastAsia="Arial" w:hAnsi="Arial"/>
          <w:color w:val="000000"/>
          <w:sz w:val="20"/>
          <w:szCs w:val="20"/>
          <w:highlight w:val="yellow"/>
          <w:rtl w:val="0"/>
        </w:rPr>
        <w:t xml:space="preserve">If the Authentication Flag is set to 1, Authentication Method and Data MUST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[MQTT-N-3.2.2.</w:t>
      </w:r>
      <w:r w:rsidDel="00000000" w:rsidR="00000000" w:rsidRPr="00000000">
        <w:rPr>
          <w:color w:val="ff0000"/>
          <w:sz w:val="20"/>
          <w:szCs w:val="20"/>
          <w:shd w:fill="auto" w:val="clear"/>
          <w:rtl w:val="0"/>
        </w:rPr>
        <w:t xml:space="preserve">4</w:t>
      </w:r>
      <w:r w:rsidDel="00000000" w:rsidR="00000000" w:rsidRPr="00000000">
        <w:rPr>
          <w:rFonts w:ascii="Arial" w:cs="Arial" w:eastAsia="Arial" w:hAnsi="Arial"/>
          <w:color w:val="ff0000"/>
          <w:sz w:val="20"/>
          <w:szCs w:val="20"/>
          <w:shd w:fill="auto" w:val="clear"/>
          <w:rtl w:val="0"/>
        </w:rPr>
        <w:t xml:space="preserve">-2]</w:t>
      </w: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tl w:val="0"/>
        </w:rPr>
      </w:r>
    </w:p>
    <w:p w:rsidR="00000000" w:rsidDel="00000000" w:rsidP="00000000" w:rsidRDefault="00000000" w:rsidRPr="00000000" w14:paraId="00000546">
      <w:pPr>
        <w:pStyle w:val="Heading3"/>
        <w:ind w:left="0" w:firstLine="0"/>
        <w:rPr/>
      </w:pPr>
      <w:bookmarkStart w:colFirst="0" w:colLast="0" w:name="_heading=h.lnmexuhpjkl8" w:id="74"/>
      <w:bookmarkEnd w:id="74"/>
      <w:r w:rsidDel="00000000" w:rsidR="00000000" w:rsidRPr="00000000">
        <w:rPr>
          <w:rtl w:val="0"/>
        </w:rPr>
        <w:t xml:space="preserve">3.2.3 Packet Identifier</w:t>
      </w:r>
    </w:p>
    <w:p w:rsidR="00000000" w:rsidDel="00000000" w:rsidP="00000000" w:rsidRDefault="00000000" w:rsidRPr="00000000" w14:paraId="00000547">
      <w:pPr>
        <w:spacing w:after="0" w:before="0" w:line="422" w:lineRule="auto"/>
        <w:rPr>
          <w:rFonts w:ascii="Arial" w:cs="Arial" w:eastAsia="Arial" w:hAnsi="Arial"/>
        </w:rPr>
      </w:pPr>
      <w:r w:rsidDel="00000000" w:rsidR="00000000" w:rsidRPr="00000000">
        <w:rPr>
          <w:rFonts w:ascii="Arial" w:cs="Arial" w:eastAsia="Arial" w:hAnsi="Arial"/>
          <w:rtl w:val="0"/>
        </w:rPr>
        <w:t xml:space="preserve">The same value as the Packet Identifier in the </w:t>
      </w:r>
      <w:r w:rsidDel="00000000" w:rsidR="00000000" w:rsidRPr="00000000">
        <w:rPr>
          <w:rFonts w:ascii="Arial" w:cs="Arial" w:eastAsia="Arial" w:hAnsi="Arial"/>
          <w:rtl w:val="0"/>
        </w:rPr>
        <w:t xml:space="preserve">CONNECT or AUTH </w:t>
      </w:r>
      <w:r w:rsidDel="00000000" w:rsidR="00000000" w:rsidRPr="00000000">
        <w:rPr>
          <w:rFonts w:ascii="Arial" w:cs="Arial" w:eastAsia="Arial" w:hAnsi="Arial"/>
          <w:rtl w:val="0"/>
        </w:rPr>
        <w:t xml:space="preserve">Packet being acknowledged.</w:t>
      </w:r>
    </w:p>
    <w:p w:rsidR="00000000" w:rsidDel="00000000" w:rsidP="00000000" w:rsidRDefault="00000000" w:rsidRPr="00000000" w14:paraId="00000548">
      <w:pPr>
        <w:pStyle w:val="Heading3"/>
        <w:spacing w:before="0" w:lineRule="auto"/>
        <w:ind w:left="0" w:firstLine="0"/>
        <w:rPr/>
      </w:pPr>
      <w:bookmarkStart w:colFirst="0" w:colLast="0" w:name="_heading=h.1302m92" w:id="75"/>
      <w:bookmarkEnd w:id="75"/>
      <w:r w:rsidDel="00000000" w:rsidR="00000000" w:rsidRPr="00000000">
        <w:rPr>
          <w:rtl w:val="0"/>
        </w:rPr>
        <w:t xml:space="preserve">3.2.4 Reason Code</w:t>
      </w:r>
    </w:p>
    <w:p w:rsidR="00000000" w:rsidDel="00000000" w:rsidP="00000000" w:rsidRDefault="00000000" w:rsidRPr="00000000" w14:paraId="00000549">
      <w:pPr>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Server sending the CONNACK Packet MUST use one of the </w:t>
      </w:r>
      <w:r w:rsidDel="00000000" w:rsidR="00000000" w:rsidRPr="00000000">
        <w:rPr>
          <w:highlight w:val="yellow"/>
          <w:rtl w:val="0"/>
        </w:rPr>
        <w:t xml:space="preserve">Reason Codes applicable to CONNACK</w:t>
      </w:r>
      <w:r w:rsidDel="00000000" w:rsidR="00000000" w:rsidRPr="00000000">
        <w:rPr>
          <w:highlight w:val="yellow"/>
          <w:rtl w:val="0"/>
        </w:rPr>
        <w:t xml:space="preserve"> </w:t>
      </w:r>
      <w:r w:rsidDel="00000000" w:rsidR="00000000" w:rsidRPr="00000000">
        <w:rPr>
          <w:color w:val="ff0000"/>
          <w:rtl w:val="0"/>
        </w:rPr>
        <w:t xml:space="preserve">[MQTT-SN-3.2.4-1]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4A">
      <w:pPr>
        <w:rPr>
          <w:color w:val="000000"/>
        </w:rPr>
      </w:pPr>
      <w:r w:rsidDel="00000000" w:rsidR="00000000" w:rsidRPr="00000000">
        <w:rPr>
          <w:highlight w:val="yellow"/>
          <w:rtl w:val="0"/>
        </w:rPr>
        <w:t xml:space="preserve">If a Server sends a CONNACK packet containing a Reason code of 0x80 or </w:t>
      </w:r>
      <w:r w:rsidDel="00000000" w:rsidR="00000000" w:rsidRPr="00000000">
        <w:rPr>
          <w:highlight w:val="yellow"/>
          <w:rtl w:val="0"/>
        </w:rPr>
        <w:t xml:space="preserve">greater</w:t>
      </w:r>
      <w:r w:rsidDel="00000000" w:rsidR="00000000" w:rsidRPr="00000000">
        <w:rPr>
          <w:highlight w:val="yellow"/>
          <w:rtl w:val="0"/>
        </w:rPr>
        <w:t xml:space="preserve"> it MUST then delete the Virtual </w:t>
      </w:r>
      <w:sdt>
        <w:sdtPr>
          <w:id w:val="2015597943"/>
          <w:tag w:val="goog_rdk_11"/>
        </w:sdtPr>
        <w:sdtContent>
          <w:commentRangeStart w:id="10"/>
        </w:sdtContent>
      </w:sdt>
      <w:sdt>
        <w:sdtPr>
          <w:id w:val="-844085623"/>
          <w:tag w:val="goog_rdk_12"/>
        </w:sdtPr>
        <w:sdtContent>
          <w:commentRangeStart w:id="11"/>
        </w:sdtContent>
      </w:sdt>
      <w:r w:rsidDel="00000000" w:rsidR="00000000" w:rsidRPr="00000000">
        <w:rPr>
          <w:highlight w:val="yellow"/>
          <w:rtl w:val="0"/>
        </w:rPr>
        <w:t xml:space="preserve">Connection</w:t>
      </w:r>
      <w:commentRangeEnd w:id="10"/>
      <w:r w:rsidDel="00000000" w:rsidR="00000000" w:rsidRPr="00000000">
        <w:commentReference w:id="10"/>
      </w:r>
      <w:commentRangeEnd w:id="11"/>
      <w:r w:rsidDel="00000000" w:rsidR="00000000" w:rsidRPr="00000000">
        <w:commentReference w:id="11"/>
      </w:r>
      <w:r w:rsidDel="00000000" w:rsidR="00000000" w:rsidRPr="00000000">
        <w:rPr>
          <w:highlight w:val="yellow"/>
          <w:rtl w:val="0"/>
        </w:rPr>
        <w:t xml:space="preserve"> </w:t>
      </w:r>
      <w:r w:rsidDel="00000000" w:rsidR="00000000" w:rsidRPr="00000000">
        <w:rPr>
          <w:color w:val="ff0000"/>
          <w:rtl w:val="0"/>
        </w:rPr>
        <w:t xml:space="preserve">[MQTT-SN-3.2.4-2]</w:t>
      </w:r>
      <w:r w:rsidDel="00000000" w:rsidR="00000000" w:rsidRPr="00000000">
        <w:rPr>
          <w:color w:val="000000"/>
          <w:rtl w:val="0"/>
        </w:rPr>
        <w:t xml:space="preserve">.</w:t>
      </w:r>
    </w:p>
    <w:p w:rsidR="00000000" w:rsidDel="00000000" w:rsidP="00000000" w:rsidRDefault="00000000" w:rsidRPr="00000000" w14:paraId="0000054B">
      <w:pPr>
        <w:spacing w:after="0" w:before="200" w:lineRule="auto"/>
        <w:ind w:left="720" w:right="0" w:firstLine="0"/>
        <w:rPr>
          <w:b w:val="1"/>
          <w:color w:val="000000"/>
        </w:rPr>
      </w:pPr>
      <w:r w:rsidDel="00000000" w:rsidR="00000000" w:rsidRPr="00000000">
        <w:rPr>
          <w:b w:val="1"/>
          <w:color w:val="000000"/>
          <w:rtl w:val="0"/>
        </w:rPr>
        <w:t xml:space="preserve">Informative comment</w:t>
      </w:r>
    </w:p>
    <w:p w:rsidR="00000000" w:rsidDel="00000000" w:rsidP="00000000" w:rsidRDefault="00000000" w:rsidRPr="00000000" w14:paraId="0000054C">
      <w:pPr>
        <w:spacing w:after="240" w:before="0" w:lineRule="auto"/>
        <w:ind w:left="720" w:right="0" w:firstLine="0"/>
        <w:rPr>
          <w:color w:val="000000"/>
        </w:rPr>
      </w:pPr>
      <w:r w:rsidDel="00000000" w:rsidR="00000000" w:rsidRPr="00000000">
        <w:rPr>
          <w:color w:val="000000"/>
          <w:rtl w:val="0"/>
        </w:rPr>
        <w:t xml:space="preserve">Reason Code 0x80 (Unspecified error) may be used where the Server knows the reason for the failure but does not wish to reveal it to the Client, or when none of the other Reason Code values applies.</w:t>
      </w:r>
    </w:p>
    <w:p w:rsidR="00000000" w:rsidDel="00000000" w:rsidP="00000000" w:rsidRDefault="00000000" w:rsidRPr="00000000" w14:paraId="0000054D">
      <w:pPr>
        <w:pStyle w:val="Heading3"/>
        <w:ind w:left="0" w:firstLine="0"/>
        <w:rPr/>
      </w:pPr>
      <w:bookmarkStart w:colFirst="0" w:colLast="0" w:name="_heading=h.2250f4o" w:id="76"/>
      <w:bookmarkEnd w:id="76"/>
      <w:r w:rsidDel="00000000" w:rsidR="00000000" w:rsidRPr="00000000">
        <w:rPr>
          <w:rtl w:val="0"/>
        </w:rPr>
        <w:t xml:space="preserve">3.2.5 Session Expiry Interval</w:t>
      </w:r>
    </w:p>
    <w:p w:rsidR="00000000" w:rsidDel="00000000" w:rsidP="00000000" w:rsidRDefault="00000000" w:rsidRPr="00000000" w14:paraId="0000054E">
      <w:pPr>
        <w:spacing w:after="0" w:before="0"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If the Session Expiry Interval is absent the value of Session Expiry Interval in the CONNECT Packet is used. </w:t>
      </w:r>
      <w:r w:rsidDel="00000000" w:rsidR="00000000" w:rsidRPr="00000000">
        <w:rPr>
          <w:rFonts w:ascii="Arial" w:cs="Arial" w:eastAsia="Arial" w:hAnsi="Arial"/>
          <w:rtl w:val="0"/>
        </w:rPr>
        <w:t xml:space="preserve">The Server uses this field to inform the Client that it is using a value other than that sent by the Client in the CONNECT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54F">
      <w:pPr>
        <w:spacing w:after="0" w:before="200"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Refer to </w:t>
      </w:r>
      <w:hyperlink w:anchor="_heading=h.1baon6m">
        <w:r w:rsidDel="00000000" w:rsidR="00000000" w:rsidRPr="00000000">
          <w:rPr>
            <w:color w:val="1155cc"/>
            <w:u w:val="single"/>
            <w:rtl w:val="0"/>
          </w:rPr>
          <w:t xml:space="preserve">3.1.9 Session Expiry Interval</w:t>
        </w:r>
      </w:hyperlink>
      <w:r w:rsidDel="00000000" w:rsidR="00000000" w:rsidRPr="00000000">
        <w:rPr>
          <w:rFonts w:ascii="Arial" w:cs="Arial" w:eastAsia="Arial" w:hAnsi="Arial"/>
          <w:color w:val="000000"/>
          <w:rtl w:val="0"/>
        </w:rPr>
        <w:t xml:space="preserve"> for a description of the use of Session Expiry Interval.</w:t>
      </w:r>
    </w:p>
    <w:p w:rsidR="00000000" w:rsidDel="00000000" w:rsidP="00000000" w:rsidRDefault="00000000" w:rsidRPr="00000000" w14:paraId="00000550">
      <w:pPr>
        <w:pStyle w:val="Heading3"/>
        <w:ind w:left="0" w:firstLine="0"/>
        <w:rPr/>
      </w:pPr>
      <w:bookmarkStart w:colFirst="0" w:colLast="0" w:name="_heading=h.dvtkrwv3ej4d" w:id="77"/>
      <w:bookmarkEnd w:id="77"/>
      <w:r w:rsidDel="00000000" w:rsidR="00000000" w:rsidRPr="00000000">
        <w:rPr>
          <w:rtl w:val="0"/>
        </w:rPr>
        <w:t xml:space="preserve">3.2.6 Server Keep Alive</w:t>
      </w:r>
    </w:p>
    <w:p w:rsidR="00000000" w:rsidDel="00000000" w:rsidP="00000000" w:rsidRDefault="00000000" w:rsidRPr="00000000" w14:paraId="00000551">
      <w:pPr>
        <w:spacing w:after="0" w:before="0" w:lineRule="auto"/>
        <w:rPr>
          <w:color w:val="000000"/>
        </w:rPr>
      </w:pPr>
      <w:r w:rsidDel="00000000" w:rsidR="00000000" w:rsidRPr="00000000">
        <w:rPr>
          <w:rtl w:val="0"/>
        </w:rPr>
        <w:t xml:space="preserve">The Server uses this field to inform the Client that it is using a value other than that sent by the Client in the CONNECT</w:t>
      </w:r>
      <w:r w:rsidDel="00000000" w:rsidR="00000000" w:rsidRPr="00000000">
        <w:rPr>
          <w:color w:val="000000"/>
          <w:rtl w:val="0"/>
        </w:rPr>
        <w:t xml:space="preserve">. </w:t>
      </w:r>
    </w:p>
    <w:p w:rsidR="00000000" w:rsidDel="00000000" w:rsidP="00000000" w:rsidRDefault="00000000" w:rsidRPr="00000000" w14:paraId="00000552">
      <w:pPr>
        <w:spacing w:after="0" w:before="200" w:lineRule="auto"/>
        <w:rPr>
          <w:color w:val="000000"/>
        </w:rPr>
      </w:pPr>
      <w:r w:rsidDel="00000000" w:rsidR="00000000" w:rsidRPr="00000000">
        <w:rPr>
          <w:color w:val="000000"/>
          <w:highlight w:val="yellow"/>
          <w:rtl w:val="0"/>
        </w:rPr>
        <w:t xml:space="preserve">If the Server sends a Server Keep Alive on the CONNACK packet, the Client MUST use this value instead of the Keep Alive value the Client sent on CONNECT</w:t>
      </w:r>
      <w:r w:rsidDel="00000000" w:rsidR="00000000" w:rsidRPr="00000000">
        <w:rPr>
          <w:color w:val="000000"/>
          <w:rtl w:val="0"/>
        </w:rPr>
        <w:t xml:space="preserve"> </w:t>
      </w:r>
      <w:r w:rsidDel="00000000" w:rsidR="00000000" w:rsidRPr="00000000">
        <w:rPr>
          <w:color w:val="ff0000"/>
          <w:rtl w:val="0"/>
        </w:rPr>
        <w:t xml:space="preserve">[MQTT-SN-3.2.6-1]</w:t>
      </w:r>
      <w:r w:rsidDel="00000000" w:rsidR="00000000" w:rsidRPr="00000000">
        <w:rPr>
          <w:color w:val="000000"/>
          <w:rtl w:val="0"/>
        </w:rPr>
        <w:t xml:space="preserve">. </w:t>
      </w:r>
    </w:p>
    <w:p w:rsidR="00000000" w:rsidDel="00000000" w:rsidP="00000000" w:rsidRDefault="00000000" w:rsidRPr="00000000" w14:paraId="00000553">
      <w:pPr>
        <w:spacing w:after="0" w:before="200" w:lineRule="auto"/>
        <w:rPr>
          <w:color w:val="000000"/>
        </w:rPr>
      </w:pPr>
      <w:r w:rsidDel="00000000" w:rsidR="00000000" w:rsidRPr="00000000">
        <w:rPr>
          <w:color w:val="000000"/>
          <w:highlight w:val="yellow"/>
          <w:rtl w:val="0"/>
        </w:rPr>
        <w:t xml:space="preserve">If the Server does not send the Server Keep Alive, the Server MUST use the Keep Alive value set by the Client on CONNECT</w:t>
      </w:r>
      <w:r w:rsidDel="00000000" w:rsidR="00000000" w:rsidRPr="00000000">
        <w:rPr>
          <w:color w:val="000000"/>
          <w:rtl w:val="0"/>
        </w:rPr>
        <w:t xml:space="preserve"> </w:t>
      </w:r>
      <w:r w:rsidDel="00000000" w:rsidR="00000000" w:rsidRPr="00000000">
        <w:rPr>
          <w:color w:val="ff0000"/>
          <w:rtl w:val="0"/>
        </w:rPr>
        <w:t xml:space="preserve">[MQTT-SN-3.2.6-2]</w:t>
      </w:r>
      <w:r w:rsidDel="00000000" w:rsidR="00000000" w:rsidRPr="00000000">
        <w:rPr>
          <w:color w:val="000000"/>
          <w:rtl w:val="0"/>
        </w:rPr>
        <w:t xml:space="preserve">.</w:t>
      </w:r>
    </w:p>
    <w:p w:rsidR="00000000" w:rsidDel="00000000" w:rsidP="00000000" w:rsidRDefault="00000000" w:rsidRPr="00000000" w14:paraId="00000554">
      <w:pPr>
        <w:spacing w:after="0" w:before="200" w:lineRule="auto"/>
        <w:rPr>
          <w:color w:val="000000"/>
        </w:rPr>
      </w:pPr>
      <w:r w:rsidDel="00000000" w:rsidR="00000000" w:rsidRPr="00000000">
        <w:rPr>
          <w:color w:val="000000"/>
          <w:rtl w:val="0"/>
        </w:rPr>
        <w:t xml:space="preserve">Refer to </w:t>
      </w:r>
      <w:hyperlink w:anchor="_heading=h.4h042r0">
        <w:r w:rsidDel="00000000" w:rsidR="00000000" w:rsidRPr="00000000">
          <w:rPr>
            <w:color w:val="1155cc"/>
            <w:u w:val="single"/>
            <w:rtl w:val="0"/>
          </w:rPr>
          <w:t xml:space="preserve">3.4.6 Keep Alive</w:t>
        </w:r>
      </w:hyperlink>
      <w:r w:rsidDel="00000000" w:rsidR="00000000" w:rsidRPr="00000000">
        <w:rPr>
          <w:color w:val="000000"/>
          <w:rtl w:val="0"/>
        </w:rPr>
        <w:t xml:space="preserve"> for a description of the use of Keep Alive Interval.</w:t>
      </w:r>
    </w:p>
    <w:p w:rsidR="00000000" w:rsidDel="00000000" w:rsidP="00000000" w:rsidRDefault="00000000" w:rsidRPr="00000000" w14:paraId="00000555">
      <w:pPr>
        <w:spacing w:after="0" w:before="200" w:lineRule="auto"/>
        <w:ind w:left="720" w:right="0" w:firstLine="0"/>
        <w:rPr>
          <w:b w:val="1"/>
          <w:color w:val="000000"/>
        </w:rPr>
      </w:pPr>
      <w:r w:rsidDel="00000000" w:rsidR="00000000" w:rsidRPr="00000000">
        <w:rPr>
          <w:b w:val="1"/>
          <w:color w:val="000000"/>
          <w:rtl w:val="0"/>
        </w:rPr>
        <w:t xml:space="preserve">Informative comment</w:t>
      </w:r>
    </w:p>
    <w:p w:rsidR="00000000" w:rsidDel="00000000" w:rsidP="00000000" w:rsidRDefault="00000000" w:rsidRPr="00000000" w14:paraId="00000556">
      <w:pPr>
        <w:spacing w:after="240" w:before="0" w:lineRule="auto"/>
        <w:ind w:left="720" w:right="0" w:firstLine="0"/>
        <w:rPr>
          <w:color w:val="000000"/>
        </w:rPr>
      </w:pPr>
      <w:r w:rsidDel="00000000" w:rsidR="00000000" w:rsidRPr="00000000">
        <w:rPr>
          <w:color w:val="000000"/>
          <w:rtl w:val="0"/>
        </w:rPr>
        <w:t xml:space="preserve">The primary use of the Server Keep Alive is for the Server to inform the Client that it will disconnect the Client for inactivity sooner than the Keep Alive specified by the Client.</w:t>
      </w:r>
    </w:p>
    <w:p w:rsidR="00000000" w:rsidDel="00000000" w:rsidP="00000000" w:rsidRDefault="00000000" w:rsidRPr="00000000" w14:paraId="00000557">
      <w:pPr>
        <w:pStyle w:val="Heading3"/>
        <w:ind w:left="0" w:firstLine="0"/>
        <w:rPr>
          <w:rFonts w:ascii="Arial" w:cs="Arial" w:eastAsia="Arial" w:hAnsi="Arial"/>
        </w:rPr>
      </w:pPr>
      <w:bookmarkStart w:colFirst="0" w:colLast="0" w:name="_heading=h.3wmneavoet74" w:id="78"/>
      <w:bookmarkEnd w:id="78"/>
      <w:r w:rsidDel="00000000" w:rsidR="00000000" w:rsidRPr="00000000">
        <w:rPr>
          <w:rFonts w:ascii="Arial" w:cs="Arial" w:eastAsia="Arial" w:hAnsi="Arial"/>
          <w:rtl w:val="0"/>
        </w:rPr>
        <w:t xml:space="preserve">3.</w:t>
      </w:r>
      <w:r w:rsidDel="00000000" w:rsidR="00000000" w:rsidRPr="00000000">
        <w:rPr>
          <w:rtl w:val="0"/>
        </w:rPr>
        <w:t xml:space="preserve">2</w:t>
      </w:r>
      <w:r w:rsidDel="00000000" w:rsidR="00000000" w:rsidRPr="00000000">
        <w:rPr>
          <w:rFonts w:ascii="Arial" w:cs="Arial" w:eastAsia="Arial" w:hAnsi="Arial"/>
          <w:rtl w:val="0"/>
        </w:rPr>
        <w:t xml:space="preserve">.</w:t>
      </w:r>
      <w:r w:rsidDel="00000000" w:rsidR="00000000" w:rsidRPr="00000000">
        <w:rPr>
          <w:rtl w:val="0"/>
        </w:rPr>
        <w:t xml:space="preserve">7</w:t>
      </w:r>
      <w:r w:rsidDel="00000000" w:rsidR="00000000" w:rsidRPr="00000000">
        <w:rPr>
          <w:rFonts w:ascii="Arial" w:cs="Arial" w:eastAsia="Arial" w:hAnsi="Arial"/>
          <w:rtl w:val="0"/>
        </w:rPr>
        <w:t xml:space="preserve"> Authentication Method Length</w:t>
      </w:r>
    </w:p>
    <w:p w:rsidR="00000000" w:rsidDel="00000000" w:rsidP="00000000" w:rsidRDefault="00000000" w:rsidRPr="00000000" w14:paraId="00000558">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Single byte value (max 0-255 bytes), representing the length of field used to specify the authentication method. 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559">
      <w:pPr>
        <w:pStyle w:val="Heading3"/>
        <w:ind w:left="0" w:firstLine="0"/>
        <w:rPr>
          <w:rFonts w:ascii="Arial" w:cs="Arial" w:eastAsia="Arial" w:hAnsi="Arial"/>
        </w:rPr>
      </w:pPr>
      <w:bookmarkStart w:colFirst="0" w:colLast="0" w:name="_heading=h.ydayklwjstjk" w:id="79"/>
      <w:bookmarkEnd w:id="79"/>
      <w:r w:rsidDel="00000000" w:rsidR="00000000" w:rsidRPr="00000000">
        <w:rPr>
          <w:rFonts w:ascii="Arial" w:cs="Arial" w:eastAsia="Arial" w:hAnsi="Arial"/>
          <w:rtl w:val="0"/>
        </w:rPr>
        <w:t xml:space="preserve">3.</w:t>
      </w:r>
      <w:r w:rsidDel="00000000" w:rsidR="00000000" w:rsidRPr="00000000">
        <w:rPr>
          <w:rtl w:val="0"/>
        </w:rPr>
        <w:t xml:space="preserve">2</w:t>
      </w:r>
      <w:r w:rsidDel="00000000" w:rsidR="00000000" w:rsidRPr="00000000">
        <w:rPr>
          <w:rFonts w:ascii="Arial" w:cs="Arial" w:eastAsia="Arial" w:hAnsi="Arial"/>
          <w:rtl w:val="0"/>
        </w:rPr>
        <w:t xml:space="preserve">.</w:t>
      </w:r>
      <w:r w:rsidDel="00000000" w:rsidR="00000000" w:rsidRPr="00000000">
        <w:rPr>
          <w:rtl w:val="0"/>
        </w:rPr>
        <w:t xml:space="preserve">8</w:t>
      </w:r>
      <w:r w:rsidDel="00000000" w:rsidR="00000000" w:rsidRPr="00000000">
        <w:rPr>
          <w:rFonts w:ascii="Arial" w:cs="Arial" w:eastAsia="Arial" w:hAnsi="Arial"/>
          <w:rtl w:val="0"/>
        </w:rPr>
        <w:t xml:space="preserve"> Authentication Method</w:t>
      </w:r>
    </w:p>
    <w:p w:rsidR="00000000" w:rsidDel="00000000" w:rsidP="00000000" w:rsidRDefault="00000000" w:rsidRPr="00000000" w14:paraId="0000055A">
      <w:pPr>
        <w:spacing w:after="240" w:before="240" w:lineRule="auto"/>
        <w:rPr>
          <w:rFonts w:ascii="Arial" w:cs="Arial" w:eastAsia="Arial" w:hAnsi="Arial"/>
        </w:rPr>
      </w:pPr>
      <w:r w:rsidDel="00000000" w:rsidR="00000000" w:rsidRPr="00000000">
        <w:rPr>
          <w:rFonts w:ascii="Arial" w:cs="Arial" w:eastAsia="Arial" w:hAnsi="Arial"/>
          <w:rtl w:val="0"/>
        </w:rPr>
        <w:t xml:space="preserve">A UTF-8 Encoded String containing the name of the authentication method. 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rtl w:val="0"/>
        </w:rPr>
        <w:t xml:space="preserve"> for more information about authentication.</w:t>
      </w:r>
    </w:p>
    <w:p w:rsidR="00000000" w:rsidDel="00000000" w:rsidP="00000000" w:rsidRDefault="00000000" w:rsidRPr="00000000" w14:paraId="0000055B">
      <w:pPr>
        <w:pStyle w:val="Heading3"/>
        <w:ind w:left="0" w:firstLine="0"/>
        <w:rPr>
          <w:rFonts w:ascii="Arial" w:cs="Arial" w:eastAsia="Arial" w:hAnsi="Arial"/>
        </w:rPr>
      </w:pPr>
      <w:bookmarkStart w:colFirst="0" w:colLast="0" w:name="_heading=h.kvppk7yh36lv" w:id="80"/>
      <w:bookmarkEnd w:id="80"/>
      <w:r w:rsidDel="00000000" w:rsidR="00000000" w:rsidRPr="00000000">
        <w:rPr>
          <w:rFonts w:ascii="Arial" w:cs="Arial" w:eastAsia="Arial" w:hAnsi="Arial"/>
          <w:rtl w:val="0"/>
        </w:rPr>
        <w:t xml:space="preserve">3.</w:t>
      </w:r>
      <w:r w:rsidDel="00000000" w:rsidR="00000000" w:rsidRPr="00000000">
        <w:rPr>
          <w:rtl w:val="0"/>
        </w:rPr>
        <w:t xml:space="preserve">2</w:t>
      </w:r>
      <w:r w:rsidDel="00000000" w:rsidR="00000000" w:rsidRPr="00000000">
        <w:rPr>
          <w:rFonts w:ascii="Arial" w:cs="Arial" w:eastAsia="Arial" w:hAnsi="Arial"/>
          <w:rtl w:val="0"/>
        </w:rPr>
        <w:t xml:space="preserve">.</w:t>
      </w:r>
      <w:r w:rsidDel="00000000" w:rsidR="00000000" w:rsidRPr="00000000">
        <w:rPr>
          <w:rtl w:val="0"/>
        </w:rPr>
        <w:t xml:space="preserve">9 </w:t>
      </w:r>
      <w:r w:rsidDel="00000000" w:rsidR="00000000" w:rsidRPr="00000000">
        <w:rPr>
          <w:rFonts w:ascii="Arial" w:cs="Arial" w:eastAsia="Arial" w:hAnsi="Arial"/>
          <w:rtl w:val="0"/>
        </w:rPr>
        <w:t xml:space="preserve">Authentication Data Length</w:t>
      </w:r>
    </w:p>
    <w:p w:rsidR="00000000" w:rsidDel="00000000" w:rsidP="00000000" w:rsidRDefault="00000000" w:rsidRPr="00000000" w14:paraId="0000055C">
      <w:pPr>
        <w:spacing w:after="240" w:before="240" w:lineRule="auto"/>
        <w:rPr>
          <w:rFonts w:ascii="Arial" w:cs="Arial" w:eastAsia="Arial" w:hAnsi="Arial"/>
        </w:rPr>
      </w:pPr>
      <w:r w:rsidDel="00000000" w:rsidR="00000000" w:rsidRPr="00000000">
        <w:rPr>
          <w:rFonts w:ascii="Arial" w:cs="Arial" w:eastAsia="Arial" w:hAnsi="Arial"/>
          <w:rtl w:val="0"/>
        </w:rPr>
        <w:t xml:space="preserve">Two byte value (max 0-65535 bytes), representing the length of field used to specify the authentication data. 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55D">
      <w:pPr>
        <w:pStyle w:val="Heading3"/>
        <w:ind w:left="0" w:firstLine="0"/>
        <w:rPr>
          <w:rFonts w:ascii="Arial" w:cs="Arial" w:eastAsia="Arial" w:hAnsi="Arial"/>
        </w:rPr>
      </w:pPr>
      <w:bookmarkStart w:colFirst="0" w:colLast="0" w:name="_heading=h.600ktmi3vm5o" w:id="81"/>
      <w:bookmarkEnd w:id="81"/>
      <w:r w:rsidDel="00000000" w:rsidR="00000000" w:rsidRPr="00000000">
        <w:rPr>
          <w:rFonts w:ascii="Arial" w:cs="Arial" w:eastAsia="Arial" w:hAnsi="Arial"/>
          <w:rtl w:val="0"/>
        </w:rPr>
        <w:t xml:space="preserve">3.</w:t>
      </w:r>
      <w:r w:rsidDel="00000000" w:rsidR="00000000" w:rsidRPr="00000000">
        <w:rPr>
          <w:rtl w:val="0"/>
        </w:rPr>
        <w:t xml:space="preserve">2</w:t>
      </w:r>
      <w:r w:rsidDel="00000000" w:rsidR="00000000" w:rsidRPr="00000000">
        <w:rPr>
          <w:rFonts w:ascii="Arial" w:cs="Arial" w:eastAsia="Arial" w:hAnsi="Arial"/>
          <w:rtl w:val="0"/>
        </w:rPr>
        <w:t xml:space="preserve">.</w:t>
      </w:r>
      <w:r w:rsidDel="00000000" w:rsidR="00000000" w:rsidRPr="00000000">
        <w:rPr>
          <w:rtl w:val="0"/>
        </w:rPr>
        <w:t xml:space="preserve">10</w:t>
      </w:r>
      <w:r w:rsidDel="00000000" w:rsidR="00000000" w:rsidRPr="00000000">
        <w:rPr>
          <w:rFonts w:ascii="Arial" w:cs="Arial" w:eastAsia="Arial" w:hAnsi="Arial"/>
          <w:rtl w:val="0"/>
        </w:rPr>
        <w:t xml:space="preserve"> Authentication Data</w:t>
      </w:r>
    </w:p>
    <w:p w:rsidR="00000000" w:rsidDel="00000000" w:rsidP="00000000" w:rsidRDefault="00000000" w:rsidRPr="00000000" w14:paraId="0000055E">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Binary Data containing authentication data. The contents of this data are defined by the authentication method and the state of already exchanged authentication data. 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55F">
      <w:pPr>
        <w:pStyle w:val="Heading3"/>
        <w:ind w:left="0" w:firstLine="0"/>
        <w:rPr/>
      </w:pPr>
      <w:bookmarkStart w:colFirst="0" w:colLast="0" w:name="_heading=h.haapch" w:id="82"/>
      <w:bookmarkEnd w:id="82"/>
      <w:r w:rsidDel="00000000" w:rsidR="00000000" w:rsidRPr="00000000">
        <w:rPr>
          <w:rtl w:val="0"/>
        </w:rPr>
        <w:t xml:space="preserve">3.2.11 Assigned Client Identifier</w:t>
      </w:r>
    </w:p>
    <w:p w:rsidR="00000000" w:rsidDel="00000000" w:rsidP="00000000" w:rsidRDefault="00000000" w:rsidRPr="00000000" w14:paraId="00000560">
      <w:pPr>
        <w:rPr/>
      </w:pPr>
      <w:r w:rsidDel="00000000" w:rsidR="00000000" w:rsidRPr="00000000">
        <w:rPr>
          <w:color w:val="000000"/>
          <w:highlight w:val="yellow"/>
          <w:rtl w:val="0"/>
        </w:rPr>
        <w:t xml:space="preserve">The Assigned Client Identifier MUST be a </w:t>
      </w:r>
      <w:r w:rsidDel="00000000" w:rsidR="00000000" w:rsidRPr="00000000">
        <w:rPr>
          <w:highlight w:val="yellow"/>
          <w:rtl w:val="0"/>
        </w:rPr>
        <w:t xml:space="preserve">UTF-8 Encoded String</w:t>
      </w:r>
      <w:r w:rsidDel="00000000" w:rsidR="00000000" w:rsidRPr="00000000">
        <w:rPr>
          <w:color w:val="000000"/>
          <w:rtl w:val="0"/>
        </w:rPr>
        <w:t xml:space="preserve"> </w:t>
      </w:r>
      <w:r w:rsidDel="00000000" w:rsidR="00000000" w:rsidRPr="00000000">
        <w:rPr>
          <w:color w:val="ff0000"/>
          <w:rtl w:val="0"/>
        </w:rPr>
        <w:t xml:space="preserve">[MQTT-SN-3.2.11-1]</w:t>
      </w:r>
      <w:r w:rsidDel="00000000" w:rsidR="00000000" w:rsidRPr="00000000">
        <w:rPr>
          <w:color w:val="000000"/>
          <w:rtl w:val="0"/>
        </w:rPr>
        <w:t xml:space="preserve">.</w:t>
      </w:r>
      <w:r w:rsidDel="00000000" w:rsidR="00000000" w:rsidRPr="00000000">
        <w:rPr>
          <w:color w:val="000000"/>
          <w:rtl w:val="0"/>
        </w:rPr>
        <w:t xml:space="preserve"> </w:t>
      </w:r>
      <w:r w:rsidDel="00000000" w:rsidR="00000000" w:rsidRPr="00000000">
        <w:rPr>
          <w:rtl w:val="0"/>
        </w:rPr>
        <w:t xml:space="preserve">This field is optional - its existence or absence is inferred from the Packet length.</w:t>
      </w:r>
    </w:p>
    <w:p w:rsidR="00000000" w:rsidDel="00000000" w:rsidP="00000000" w:rsidRDefault="00000000" w:rsidRPr="00000000" w14:paraId="00000561">
      <w:pPr>
        <w:spacing w:line="276" w:lineRule="auto"/>
        <w:rPr>
          <w:rFonts w:ascii="Arial" w:cs="Arial" w:eastAsia="Arial" w:hAnsi="Arial"/>
          <w:color w:val="000000"/>
          <w:sz w:val="22"/>
          <w:szCs w:val="22"/>
        </w:rPr>
      </w:pPr>
      <w:r w:rsidDel="00000000" w:rsidR="00000000" w:rsidRPr="00000000">
        <w:rPr>
          <w:rtl w:val="0"/>
        </w:rPr>
        <w:t xml:space="preserve">The Assigned Client Identifier is t</w:t>
      </w:r>
      <w:r w:rsidDel="00000000" w:rsidR="00000000" w:rsidRPr="00000000">
        <w:rPr>
          <w:rFonts w:ascii="Arial" w:cs="Arial" w:eastAsia="Arial" w:hAnsi="Arial"/>
          <w:sz w:val="22"/>
          <w:szCs w:val="22"/>
          <w:rtl w:val="0"/>
        </w:rPr>
        <w:t xml:space="preserve">he Client Identifier assigned by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when the associated CONNECT packet </w:t>
      </w:r>
      <w:r w:rsidDel="00000000" w:rsidR="00000000" w:rsidRPr="00000000">
        <w:rPr>
          <w:rFonts w:ascii="Arial" w:cs="Arial" w:eastAsia="Arial" w:hAnsi="Arial"/>
          <w:sz w:val="22"/>
          <w:szCs w:val="22"/>
          <w:rtl w:val="0"/>
        </w:rPr>
        <w:t xml:space="preserve">contained</w:t>
      </w:r>
      <w:r w:rsidDel="00000000" w:rsidR="00000000" w:rsidRPr="00000000">
        <w:rPr>
          <w:rFonts w:ascii="Arial" w:cs="Arial" w:eastAsia="Arial" w:hAnsi="Arial"/>
          <w:sz w:val="22"/>
          <w:szCs w:val="22"/>
          <w:rtl w:val="0"/>
        </w:rPr>
        <w:t xml:space="preserve"> no Client Identifier. </w:t>
      </w:r>
      <w:r w:rsidDel="00000000" w:rsidR="00000000" w:rsidRPr="00000000">
        <w:rPr>
          <w:rFonts w:ascii="Arial" w:cs="Arial" w:eastAsia="Arial" w:hAnsi="Arial"/>
          <w:sz w:val="22"/>
          <w:szCs w:val="22"/>
          <w:highlight w:val="yellow"/>
          <w:rtl w:val="0"/>
        </w:rPr>
        <w:t xml:space="preserve">If the Client connects using a zero length Client Identifier, the Server MUST respond with a CONNACK containing an Assigned Client Identifier</w:t>
      </w:r>
      <w:r w:rsidDel="00000000" w:rsidR="00000000" w:rsidRPr="00000000">
        <w:rPr>
          <w:highlight w:val="yellow"/>
          <w:rtl w:val="0"/>
        </w:rPr>
        <w:t xml:space="preserve"> </w:t>
      </w:r>
      <w:r w:rsidDel="00000000" w:rsidR="00000000" w:rsidRPr="00000000">
        <w:rPr>
          <w:color w:val="ff0000"/>
          <w:rtl w:val="0"/>
        </w:rPr>
        <w:t xml:space="preserve">[MQTT-SN-3.2.11-2]</w:t>
      </w:r>
      <w:r w:rsidDel="00000000" w:rsidR="00000000" w:rsidRPr="00000000">
        <w:rPr>
          <w:color w:val="000000"/>
          <w:rtl w:val="0"/>
        </w:rPr>
        <w:t xml:space="preserve">.</w:t>
      </w:r>
      <w:r w:rsidDel="00000000" w:rsidR="00000000" w:rsidRPr="00000000">
        <w:rPr>
          <w:rFonts w:ascii="Arial" w:cs="Arial" w:eastAsia="Arial" w:hAnsi="Arial"/>
          <w:sz w:val="22"/>
          <w:szCs w:val="22"/>
          <w:highlight w:val="yellow"/>
          <w:rtl w:val="0"/>
        </w:rPr>
        <w:t xml:space="preserve">The Assigned Client Identifier MUST be a new Client Identifier not used by any other Session currently in the </w:t>
      </w:r>
      <w:r w:rsidDel="00000000" w:rsidR="00000000" w:rsidRPr="00000000">
        <w:rPr>
          <w:highlight w:val="yellow"/>
          <w:rtl w:val="0"/>
        </w:rPr>
        <w:t xml:space="preserve">Server</w:t>
      </w:r>
      <w:r w:rsidDel="00000000" w:rsidR="00000000" w:rsidRPr="00000000">
        <w:rPr>
          <w:rtl w:val="0"/>
        </w:rPr>
        <w:t xml:space="preserve"> </w:t>
      </w:r>
      <w:r w:rsidDel="00000000" w:rsidR="00000000" w:rsidRPr="00000000">
        <w:rPr>
          <w:color w:val="ff0000"/>
          <w:rtl w:val="0"/>
        </w:rPr>
        <w:t xml:space="preserve">[MQTT-SN-3.2.11-3]</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62">
      <w:pPr>
        <w:spacing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It is suggested that the 36 character Universally Unique IDentifier (UUID) format described in RFC9562 is used for MQTT-SN Assigned Client Identifiers. In any case they should be no longer than 36 characters.</w:t>
      </w:r>
    </w:p>
    <w:p w:rsidR="00000000" w:rsidDel="00000000" w:rsidP="00000000" w:rsidRDefault="00000000" w:rsidRPr="00000000" w14:paraId="00000563">
      <w:pPr>
        <w:spacing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(RFC9562 describes UUIDs that are 128 bits in size, 16 bytes or 32 hexadecimal digits. These UUIDs are commonly expressed in 36 characters, including 4 dashes as separators such as the following: </w:t>
      </w:r>
      <w:r w:rsidDel="00000000" w:rsidR="00000000" w:rsidRPr="00000000">
        <w:rPr>
          <w:rFonts w:ascii="Arial" w:cs="Arial" w:eastAsia="Arial" w:hAnsi="Arial"/>
          <w:i w:val="1"/>
          <w:color w:val="000000"/>
          <w:sz w:val="22"/>
          <w:szCs w:val="22"/>
          <w:rtl w:val="0"/>
        </w:rPr>
        <w:t xml:space="preserve">f81d4fae-7dec-11d0-a765-00a0c91e6bf6</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564">
      <w:pPr>
        <w:spacing w:after="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565">
      <w:pPr>
        <w:spacing w:after="0" w:before="0" w:line="276" w:lineRule="auto"/>
        <w:ind w:left="72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length of Assigned Client Identifiers should take into account the maximum packet size allowed by the MQTT-SN implementation.</w:t>
      </w:r>
    </w:p>
    <w:p w:rsidR="00000000" w:rsidDel="00000000" w:rsidP="00000000" w:rsidRDefault="00000000" w:rsidRPr="00000000" w14:paraId="00000566">
      <w:pPr>
        <w:spacing w:after="0" w:line="276" w:lineRule="auto"/>
        <w:ind w:left="720" w:firstLine="0"/>
        <w:rPr>
          <w:rFonts w:ascii="Arial" w:cs="Arial" w:eastAsia="Arial" w:hAnsi="Arial"/>
          <w:b w:val="1"/>
          <w:color w:val="000000"/>
          <w:sz w:val="22"/>
          <w:szCs w:val="22"/>
        </w:rPr>
      </w:pPr>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567">
      <w:pPr>
        <w:spacing w:before="0" w:line="276" w:lineRule="auto"/>
        <w:ind w:left="720" w:firstLine="0"/>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Where a Transparent Gateway </w:t>
      </w:r>
      <w:r w:rsidDel="00000000" w:rsidR="00000000" w:rsidRPr="00000000">
        <w:rPr>
          <w:color w:val="000000"/>
          <w:rtl w:val="0"/>
        </w:rPr>
        <w:t xml:space="preserve">receives</w:t>
      </w:r>
      <w:r w:rsidDel="00000000" w:rsidR="00000000" w:rsidRPr="00000000">
        <w:rPr>
          <w:rFonts w:ascii="Arial" w:cs="Arial" w:eastAsia="Arial" w:hAnsi="Arial"/>
          <w:color w:val="000000"/>
          <w:sz w:val="22"/>
          <w:szCs w:val="22"/>
          <w:rtl w:val="0"/>
        </w:rPr>
        <w:t xml:space="preserve"> an Assigned Client Identifier from </w:t>
      </w:r>
      <w:r w:rsidDel="00000000" w:rsidR="00000000" w:rsidRPr="00000000">
        <w:rPr>
          <w:color w:val="000000"/>
          <w:rtl w:val="0"/>
        </w:rPr>
        <w:t xml:space="preserve">an MQTT Server </w:t>
      </w:r>
      <w:r w:rsidDel="00000000" w:rsidR="00000000" w:rsidRPr="00000000">
        <w:rPr>
          <w:rFonts w:ascii="Arial" w:cs="Arial" w:eastAsia="Arial" w:hAnsi="Arial"/>
          <w:color w:val="000000"/>
          <w:sz w:val="22"/>
          <w:szCs w:val="22"/>
          <w:rtl w:val="0"/>
        </w:rPr>
        <w:t xml:space="preserve">which is deemed too l</w:t>
      </w:r>
      <w:r w:rsidDel="00000000" w:rsidR="00000000" w:rsidRPr="00000000">
        <w:rPr>
          <w:color w:val="000000"/>
          <w:rtl w:val="0"/>
        </w:rPr>
        <w:t xml:space="preserve">ong</w:t>
      </w:r>
      <w:r w:rsidDel="00000000" w:rsidR="00000000" w:rsidRPr="00000000">
        <w:rPr>
          <w:rFonts w:ascii="Arial" w:cs="Arial" w:eastAsia="Arial" w:hAnsi="Arial"/>
          <w:color w:val="000000"/>
          <w:sz w:val="22"/>
          <w:szCs w:val="22"/>
          <w:rtl w:val="0"/>
        </w:rPr>
        <w:t xml:space="preserve"> for a device, it should map shorter Gateway generated Client Identifiers with their versions returned from the MQTT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w:t>
      </w:r>
      <w:r w:rsidDel="00000000" w:rsidR="00000000" w:rsidRPr="00000000">
        <w:rPr>
          <w:rtl w:val="0"/>
        </w:rPr>
      </w:r>
    </w:p>
    <w:p w:rsidR="00000000" w:rsidDel="00000000" w:rsidP="00000000" w:rsidRDefault="00000000" w:rsidRPr="00000000" w14:paraId="00000568">
      <w:pPr>
        <w:pStyle w:val="Heading2"/>
        <w:keepLines w:val="1"/>
        <w:spacing w:after="118" w:before="200" w:line="259" w:lineRule="auto"/>
        <w:ind w:left="0" w:firstLine="0"/>
        <w:rPr>
          <w:rFonts w:ascii="Arial" w:cs="Arial" w:eastAsia="Arial" w:hAnsi="Arial"/>
        </w:rPr>
      </w:pPr>
      <w:bookmarkStart w:colFirst="0" w:colLast="0" w:name="_heading=h.184mhaj" w:id="83"/>
      <w:bookmarkEnd w:id="83"/>
      <w:r w:rsidDel="00000000" w:rsidR="00000000" w:rsidRPr="00000000">
        <w:rPr>
          <w:rtl w:val="0"/>
        </w:rPr>
        <w:t xml:space="preserve">3.3 </w:t>
      </w:r>
      <w:r w:rsidDel="00000000" w:rsidR="00000000" w:rsidRPr="00000000">
        <w:rPr>
          <w:rFonts w:ascii="Arial" w:cs="Arial" w:eastAsia="Arial" w:hAnsi="Arial"/>
          <w:rtl w:val="0"/>
        </w:rPr>
        <w:t xml:space="preserve">AUTH</w:t>
      </w:r>
      <w:r w:rsidDel="00000000" w:rsidR="00000000" w:rsidRPr="00000000">
        <w:rPr>
          <w:rFonts w:ascii="Arial" w:cs="Arial" w:eastAsia="Arial" w:hAnsi="Arial"/>
          <w:rtl w:val="0"/>
        </w:rPr>
        <w:t xml:space="preserve"> - Authentication Exchange</w:t>
      </w:r>
    </w:p>
    <w:p w:rsidR="00000000" w:rsidDel="00000000" w:rsidP="00000000" w:rsidRDefault="00000000" w:rsidRPr="00000000" w14:paraId="00000569">
      <w:pPr>
        <w:rPr/>
      </w:pPr>
      <w:r w:rsidDel="00000000" w:rsidR="00000000" w:rsidRPr="00000000">
        <w:rPr>
          <w:i w:val="1"/>
          <w:sz w:val="19"/>
          <w:szCs w:val="19"/>
          <w:rtl w:val="0"/>
        </w:rPr>
        <w:t xml:space="preserve">Figure 3-4 – AUTH Packet</w:t>
      </w:r>
      <w:r w:rsidDel="00000000" w:rsidR="00000000" w:rsidRPr="00000000">
        <w:rPr>
          <w:rtl w:val="0"/>
        </w:rPr>
      </w:r>
    </w:p>
    <w:p w:rsidR="00000000" w:rsidDel="00000000" w:rsidP="00000000" w:rsidRDefault="00000000" w:rsidRPr="00000000" w14:paraId="0000056A">
      <w:pPr>
        <w:rPr/>
      </w:pPr>
      <w:r w:rsidDel="00000000" w:rsidR="00000000" w:rsidRPr="00000000">
        <w:rPr/>
        <w:drawing>
          <wp:inline distB="114300" distT="114300" distL="114300" distR="114300">
            <wp:extent cx="5943600" cy="2946400"/>
            <wp:effectExtent b="0" l="0" r="0" t="0"/>
            <wp:docPr id="32" name="image19.png"/>
            <a:graphic>
              <a:graphicData uri="http://schemas.openxmlformats.org/drawingml/2006/picture">
                <pic:pic>
                  <pic:nvPicPr>
                    <pic:cNvPr id="0" name="image19.png"/>
                    <pic:cNvPicPr preferRelativeResize="0"/>
                  </pic:nvPicPr>
                  <pic:blipFill>
                    <a:blip r:embed="rId68"/>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56B">
      <w:pPr>
        <w:rPr>
          <w:rFonts w:ascii="Arial" w:cs="Arial" w:eastAsia="Arial" w:hAnsi="Arial"/>
          <w:highlight w:val="white"/>
        </w:rPr>
      </w:pPr>
      <w:r w:rsidDel="00000000" w:rsidR="00000000" w:rsidRPr="00000000">
        <w:rPr>
          <w:rFonts w:ascii="Arial" w:cs="Arial" w:eastAsia="Arial" w:hAnsi="Arial"/>
          <w:highlight w:val="white"/>
          <w:rtl w:val="0"/>
        </w:rPr>
        <w:t xml:space="preserve">The authentication method and data is first sent by the Client as part of a CONNECT exchange. If the Server requires additional information to complete the authentication, it responds with an AUTH packet to </w:t>
      </w:r>
      <w:r w:rsidDel="00000000" w:rsidR="00000000" w:rsidRPr="00000000">
        <w:rPr>
          <w:rFonts w:ascii="Arial" w:cs="Arial" w:eastAsia="Arial" w:hAnsi="Arial"/>
          <w:highlight w:val="white"/>
          <w:rtl w:val="0"/>
        </w:rPr>
        <w:t xml:space="preserve">signal</w:t>
      </w:r>
      <w:r w:rsidDel="00000000" w:rsidR="00000000" w:rsidRPr="00000000">
        <w:rPr>
          <w:rFonts w:ascii="Arial" w:cs="Arial" w:eastAsia="Arial" w:hAnsi="Arial"/>
          <w:highlight w:val="white"/>
          <w:rtl w:val="0"/>
        </w:rPr>
        <w:t xml:space="preserve"> that the Client generates and sends another AUTH packet with the required information and so on until the authentication is complete. The server then responds with a CONNACK message.</w:t>
      </w:r>
    </w:p>
    <w:p w:rsidR="00000000" w:rsidDel="00000000" w:rsidP="00000000" w:rsidRDefault="00000000" w:rsidRPr="00000000" w14:paraId="0000056C">
      <w:pPr>
        <w:pStyle w:val="Heading3"/>
        <w:ind w:left="0" w:firstLine="0"/>
        <w:rPr/>
      </w:pPr>
      <w:bookmarkStart w:colFirst="0" w:colLast="0" w:name="_heading=h.3s49zyc" w:id="84"/>
      <w:bookmarkEnd w:id="84"/>
      <w:r w:rsidDel="00000000" w:rsidR="00000000" w:rsidRPr="00000000">
        <w:rPr>
          <w:rtl w:val="0"/>
        </w:rPr>
        <w:t xml:space="preserve">3.3.1 AUTH Header</w:t>
      </w:r>
    </w:p>
    <w:p w:rsidR="00000000" w:rsidDel="00000000" w:rsidP="00000000" w:rsidRDefault="00000000" w:rsidRPr="00000000" w14:paraId="0000056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6E">
      <w:pPr>
        <w:pStyle w:val="Heading3"/>
        <w:ind w:left="0" w:firstLine="0"/>
        <w:rPr/>
      </w:pPr>
      <w:bookmarkStart w:colFirst="0" w:colLast="0" w:name="_heading=h.6cbjggtsyz0j" w:id="85"/>
      <w:bookmarkEnd w:id="85"/>
      <w:r w:rsidDel="00000000" w:rsidR="00000000" w:rsidRPr="00000000">
        <w:rPr>
          <w:rtl w:val="0"/>
        </w:rPr>
        <w:t xml:space="preserve">3.3.2 Packet Identifier</w:t>
      </w:r>
    </w:p>
    <w:p w:rsidR="00000000" w:rsidDel="00000000" w:rsidP="00000000" w:rsidRDefault="00000000" w:rsidRPr="00000000" w14:paraId="0000056F">
      <w:pPr>
        <w:spacing w:after="174" w:before="0" w:line="248.00000000000006" w:lineRule="auto"/>
        <w:ind w:right="990"/>
        <w:rPr>
          <w:rFonts w:ascii="Arial" w:cs="Arial" w:eastAsia="Arial" w:hAnsi="Arial"/>
        </w:rPr>
      </w:pPr>
      <w:r w:rsidDel="00000000" w:rsidR="00000000" w:rsidRPr="00000000">
        <w:rPr>
          <w:rFonts w:ascii="Arial" w:cs="Arial" w:eastAsia="Arial" w:hAnsi="Arial"/>
          <w:rtl w:val="0"/>
        </w:rPr>
        <w:t xml:space="preserve">Used to identify the corresponding </w:t>
      </w:r>
      <w:r w:rsidDel="00000000" w:rsidR="00000000" w:rsidRPr="00000000">
        <w:rPr>
          <w:rFonts w:ascii="Arial" w:cs="Arial" w:eastAsia="Arial" w:hAnsi="Arial"/>
          <w:rtl w:val="0"/>
        </w:rPr>
        <w:t xml:space="preserve">CONNECT or </w:t>
      </w:r>
      <w:r w:rsidDel="00000000" w:rsidR="00000000" w:rsidRPr="00000000">
        <w:rPr>
          <w:rFonts w:ascii="Arial" w:cs="Arial" w:eastAsia="Arial" w:hAnsi="Arial"/>
          <w:rtl w:val="0"/>
        </w:rPr>
        <w:t xml:space="preserve">AUTH packet. It should ideally be populated with a random </w:t>
      </w:r>
      <w:r w:rsidDel="00000000" w:rsidR="00000000" w:rsidRPr="00000000">
        <w:rPr>
          <w:rtl w:val="0"/>
        </w:rPr>
        <w:t xml:space="preserve">Two Byte I</w:t>
      </w:r>
      <w:r w:rsidDel="00000000" w:rsidR="00000000" w:rsidRPr="00000000">
        <w:rPr>
          <w:rFonts w:ascii="Arial" w:cs="Arial" w:eastAsia="Arial" w:hAnsi="Arial"/>
          <w:rtl w:val="0"/>
        </w:rPr>
        <w:t xml:space="preserve">nteger value when sent from Client to Server. </w:t>
      </w:r>
      <w:r w:rsidDel="00000000" w:rsidR="00000000" w:rsidRPr="00000000">
        <w:rPr>
          <w:rFonts w:ascii="Arial" w:cs="Arial" w:eastAsia="Arial" w:hAnsi="Arial"/>
          <w:highlight w:val="yellow"/>
          <w:rtl w:val="0"/>
        </w:rPr>
        <w:t xml:space="preserve">When sent from Server to Client, it MUST contain the packet identifier of the CONNECT or AUTH packet being responded to</w:t>
      </w:r>
      <w:r w:rsidDel="00000000" w:rsidR="00000000" w:rsidRPr="00000000">
        <w:rPr>
          <w:rtl w:val="0"/>
        </w:rPr>
        <w:t xml:space="preserve"> </w:t>
      </w:r>
      <w:r w:rsidDel="00000000" w:rsidR="00000000" w:rsidRPr="00000000">
        <w:rPr>
          <w:color w:val="ff0000"/>
          <w:rtl w:val="0"/>
        </w:rPr>
        <w:t xml:space="preserve">[MQTT-SN-3.3.2-1]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70">
      <w:pPr>
        <w:pStyle w:val="Heading3"/>
        <w:ind w:left="0" w:firstLine="0"/>
        <w:rPr/>
      </w:pPr>
      <w:bookmarkStart w:colFirst="0" w:colLast="0" w:name="_heading=h.279ka65" w:id="86"/>
      <w:bookmarkEnd w:id="86"/>
      <w:r w:rsidDel="00000000" w:rsidR="00000000" w:rsidRPr="00000000">
        <w:rPr>
          <w:rtl w:val="0"/>
        </w:rPr>
        <w:t xml:space="preserve">3.3.2 Reason Code</w:t>
      </w:r>
    </w:p>
    <w:p w:rsidR="00000000" w:rsidDel="00000000" w:rsidP="00000000" w:rsidRDefault="00000000" w:rsidRPr="00000000" w14:paraId="00000571">
      <w:pPr>
        <w:rPr>
          <w:rFonts w:ascii="Arial" w:cs="Arial" w:eastAsia="Arial" w:hAnsi="Arial"/>
          <w:sz w:val="24"/>
          <w:szCs w:val="24"/>
        </w:rPr>
      </w:pPr>
      <w:r w:rsidDel="00000000" w:rsidR="00000000" w:rsidRPr="00000000">
        <w:rPr>
          <w:rFonts w:ascii="Arial" w:cs="Arial" w:eastAsia="Arial" w:hAnsi="Arial"/>
          <w:highlight w:val="white"/>
          <w:rtl w:val="0"/>
        </w:rPr>
        <w:t xml:space="preserve">The values for the Authentication Reason Code field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rFonts w:ascii="Arial" w:cs="Arial" w:eastAsia="Arial" w:hAnsi="Arial"/>
          <w:highlight w:val="white"/>
          <w:rtl w:val="0"/>
        </w:rPr>
        <w:t xml:space="preserve">The sender of the AUTH Packet MUST use one of the</w:t>
      </w:r>
      <w:r w:rsidDel="00000000" w:rsidR="00000000" w:rsidRPr="00000000">
        <w:rPr>
          <w:rFonts w:ascii="Arial" w:cs="Arial" w:eastAsia="Arial" w:hAnsi="Arial"/>
          <w:highlight w:val="white"/>
          <w:rtl w:val="0"/>
        </w:rPr>
        <w:t xml:space="preserve"> Reason Codes</w:t>
      </w:r>
      <w:r w:rsidDel="00000000" w:rsidR="00000000" w:rsidRPr="00000000">
        <w:rPr>
          <w:rFonts w:ascii="Arial" w:cs="Arial" w:eastAsia="Arial" w:hAnsi="Arial"/>
          <w:rtl w:val="0"/>
        </w:rPr>
        <w:t xml:space="preserve"> shown as applicable to the AUTH packet in this table.</w:t>
      </w:r>
      <w:r w:rsidDel="00000000" w:rsidR="00000000" w:rsidRPr="00000000">
        <w:rPr>
          <w:rtl w:val="0"/>
        </w:rPr>
      </w:r>
    </w:p>
    <w:p w:rsidR="00000000" w:rsidDel="00000000" w:rsidP="00000000" w:rsidRDefault="00000000" w:rsidRPr="00000000" w14:paraId="00000572">
      <w:pPr>
        <w:pStyle w:val="Heading3"/>
        <w:ind w:left="0" w:firstLine="0"/>
        <w:rPr/>
      </w:pPr>
      <w:bookmarkStart w:colFirst="0" w:colLast="0" w:name="_heading=h.meukdy" w:id="87"/>
      <w:bookmarkEnd w:id="87"/>
      <w:r w:rsidDel="00000000" w:rsidR="00000000" w:rsidRPr="00000000">
        <w:rPr>
          <w:rtl w:val="0"/>
        </w:rPr>
        <w:t xml:space="preserve">3.3.3 Authentication Method Length</w:t>
      </w:r>
    </w:p>
    <w:p w:rsidR="00000000" w:rsidDel="00000000" w:rsidP="00000000" w:rsidRDefault="00000000" w:rsidRPr="00000000" w14:paraId="00000573">
      <w:pPr>
        <w:rPr>
          <w:rFonts w:ascii="Arial" w:cs="Arial" w:eastAsia="Arial" w:hAnsi="Arial"/>
        </w:rPr>
      </w:pPr>
      <w:r w:rsidDel="00000000" w:rsidR="00000000" w:rsidRPr="00000000">
        <w:rPr>
          <w:rFonts w:ascii="Arial" w:cs="Arial" w:eastAsia="Arial" w:hAnsi="Arial"/>
          <w:rtl w:val="0"/>
        </w:rPr>
        <w:t xml:space="preserve">The length of the Authentication Method string.</w:t>
      </w:r>
    </w:p>
    <w:p w:rsidR="00000000" w:rsidDel="00000000" w:rsidP="00000000" w:rsidRDefault="00000000" w:rsidRPr="00000000" w14:paraId="00000574">
      <w:pPr>
        <w:pStyle w:val="Heading3"/>
        <w:ind w:left="0" w:firstLine="0"/>
        <w:rPr/>
      </w:pPr>
      <w:bookmarkStart w:colFirst="0" w:colLast="0" w:name="_heading=h.36ei31r" w:id="88"/>
      <w:bookmarkEnd w:id="88"/>
      <w:r w:rsidDel="00000000" w:rsidR="00000000" w:rsidRPr="00000000">
        <w:rPr>
          <w:rtl w:val="0"/>
        </w:rPr>
        <w:t xml:space="preserve">3.3.4 Authentication Method</w:t>
      </w:r>
    </w:p>
    <w:p w:rsidR="00000000" w:rsidDel="00000000" w:rsidP="00000000" w:rsidRDefault="00000000" w:rsidRPr="00000000" w14:paraId="00000575">
      <w:pPr>
        <w:rPr>
          <w:rFonts w:ascii="Arial" w:cs="Arial" w:eastAsia="Arial" w:hAnsi="Arial"/>
          <w:highlight w:val="white"/>
        </w:rPr>
      </w:pPr>
      <w:r w:rsidDel="00000000" w:rsidR="00000000" w:rsidRPr="00000000">
        <w:rPr>
          <w:rFonts w:ascii="Arial" w:cs="Arial" w:eastAsia="Arial" w:hAnsi="Arial"/>
          <w:highlight w:val="white"/>
          <w:rtl w:val="0"/>
        </w:rPr>
        <w:t xml:space="preserve">A UTF-8 Encoded String containing the name of the authentication method.</w:t>
      </w:r>
    </w:p>
    <w:p w:rsidR="00000000" w:rsidDel="00000000" w:rsidP="00000000" w:rsidRDefault="00000000" w:rsidRPr="00000000" w14:paraId="00000576">
      <w:pPr>
        <w:pStyle w:val="Heading3"/>
        <w:ind w:left="0" w:firstLine="0"/>
        <w:rPr/>
      </w:pPr>
      <w:bookmarkStart w:colFirst="0" w:colLast="0" w:name="_heading=h.1ljsd9k" w:id="89"/>
      <w:bookmarkEnd w:id="89"/>
      <w:r w:rsidDel="00000000" w:rsidR="00000000" w:rsidRPr="00000000">
        <w:rPr>
          <w:rtl w:val="0"/>
        </w:rPr>
        <w:t xml:space="preserve">3.3.5 Authentication Data</w:t>
      </w:r>
    </w:p>
    <w:p w:rsidR="00000000" w:rsidDel="00000000" w:rsidP="00000000" w:rsidRDefault="00000000" w:rsidRPr="00000000" w14:paraId="00000577">
      <w:pPr>
        <w:rPr>
          <w:rFonts w:ascii="Arial" w:cs="Arial" w:eastAsia="Arial" w:hAnsi="Arial"/>
          <w:highlight w:val="white"/>
        </w:rPr>
      </w:pPr>
      <w:r w:rsidDel="00000000" w:rsidR="00000000" w:rsidRPr="00000000">
        <w:rPr>
          <w:rFonts w:ascii="Arial" w:cs="Arial" w:eastAsia="Arial" w:hAnsi="Arial"/>
          <w:highlight w:val="white"/>
          <w:rtl w:val="0"/>
        </w:rPr>
        <w:t xml:space="preserve">Binary Data containing authentication data. The contents of this data are defined by the authentication method.</w:t>
      </w:r>
      <w:r w:rsidDel="00000000" w:rsidR="00000000" w:rsidRPr="00000000">
        <w:rPr>
          <w:rtl w:val="0"/>
        </w:rPr>
      </w:r>
    </w:p>
    <w:p w:rsidR="00000000" w:rsidDel="00000000" w:rsidP="00000000" w:rsidRDefault="00000000" w:rsidRPr="00000000" w14:paraId="00000578">
      <w:pPr>
        <w:pStyle w:val="Heading3"/>
        <w:ind w:left="0" w:firstLine="0"/>
        <w:rPr/>
      </w:pPr>
      <w:bookmarkStart w:colFirst="0" w:colLast="0" w:name="_heading=h.psc1lxe4uzxw" w:id="90"/>
      <w:bookmarkEnd w:id="90"/>
      <w:r w:rsidDel="00000000" w:rsidR="00000000" w:rsidRPr="00000000">
        <w:rPr>
          <w:rtl w:val="0"/>
        </w:rPr>
        <w:t xml:space="preserve">3.3.6 AUTH Actions</w:t>
      </w:r>
    </w:p>
    <w:p w:rsidR="00000000" w:rsidDel="00000000" w:rsidP="00000000" w:rsidRDefault="00000000" w:rsidRPr="00000000" w14:paraId="00000579">
      <w:pPr>
        <w:spacing w:after="240" w:before="0" w:lineRule="auto"/>
        <w:ind w:left="0" w:right="0" w:firstLine="0"/>
        <w:rPr/>
      </w:pPr>
      <w:r w:rsidDel="00000000" w:rsidR="00000000" w:rsidRPr="00000000">
        <w:rPr>
          <w:rtl w:val="0"/>
        </w:rPr>
        <w:t xml:space="preserve">Refer to </w:t>
      </w:r>
      <w:hyperlink w:anchor="_heading=h.n3l7hni8c3ae">
        <w:r w:rsidDel="00000000" w:rsidR="00000000" w:rsidRPr="00000000">
          <w:rPr>
            <w:color w:val="1155cc"/>
            <w:u w:val="single"/>
            <w:rtl w:val="0"/>
          </w:rPr>
          <w:t xml:space="preserve">4.11 Authentication</w:t>
        </w:r>
      </w:hyperlink>
      <w:r w:rsidDel="00000000" w:rsidR="00000000" w:rsidRPr="00000000">
        <w:rPr>
          <w:rtl w:val="0"/>
        </w:rPr>
        <w:t xml:space="preserve"> for more information about authentication.</w:t>
      </w:r>
    </w:p>
    <w:p w:rsidR="00000000" w:rsidDel="00000000" w:rsidP="00000000" w:rsidRDefault="00000000" w:rsidRPr="00000000" w14:paraId="0000057A">
      <w:pPr>
        <w:pStyle w:val="Heading2"/>
        <w:keepLines w:val="1"/>
        <w:spacing w:after="118" w:before="0" w:line="259" w:lineRule="auto"/>
        <w:ind w:left="0" w:firstLine="0"/>
        <w:rPr>
          <w:rFonts w:ascii="Arial" w:cs="Arial" w:eastAsia="Arial" w:hAnsi="Arial"/>
        </w:rPr>
      </w:pPr>
      <w:bookmarkStart w:colFirst="0" w:colLast="0" w:name="_heading=h.45jfvxd" w:id="91"/>
      <w:bookmarkEnd w:id="91"/>
      <w:r w:rsidDel="00000000" w:rsidR="00000000" w:rsidRPr="00000000">
        <w:rPr>
          <w:rtl w:val="0"/>
        </w:rPr>
        <w:t xml:space="preserve">3.4 </w:t>
      </w:r>
      <w:r w:rsidDel="00000000" w:rsidR="00000000" w:rsidRPr="00000000">
        <w:rPr>
          <w:rFonts w:ascii="Arial" w:cs="Arial" w:eastAsia="Arial" w:hAnsi="Arial"/>
          <w:rtl w:val="0"/>
        </w:rPr>
        <w:t xml:space="preserve">REGISTER - Register Topic Alias Request</w:t>
      </w:r>
    </w:p>
    <w:p w:rsidR="00000000" w:rsidDel="00000000" w:rsidP="00000000" w:rsidRDefault="00000000" w:rsidRPr="00000000" w14:paraId="0000057B">
      <w:pPr>
        <w:rPr/>
      </w:pPr>
      <w:r w:rsidDel="00000000" w:rsidR="00000000" w:rsidRPr="00000000">
        <w:rPr>
          <w:i w:val="1"/>
          <w:sz w:val="19"/>
          <w:szCs w:val="19"/>
          <w:rtl w:val="0"/>
        </w:rPr>
        <w:t xml:space="preserve">Figure 3-5 – REGISTER Packet</w:t>
      </w:r>
      <w:r w:rsidDel="00000000" w:rsidR="00000000" w:rsidRPr="00000000">
        <w:rPr>
          <w:rtl w:val="0"/>
        </w:rPr>
      </w:r>
    </w:p>
    <w:p w:rsidR="00000000" w:rsidDel="00000000" w:rsidP="00000000" w:rsidRDefault="00000000" w:rsidRPr="00000000" w14:paraId="0000057C">
      <w:pPr>
        <w:rPr/>
      </w:pPr>
      <w:r w:rsidDel="00000000" w:rsidR="00000000" w:rsidRPr="00000000">
        <w:rPr/>
        <w:drawing>
          <wp:inline distB="114300" distT="114300" distL="114300" distR="114300">
            <wp:extent cx="5943600" cy="3086100"/>
            <wp:effectExtent b="0" l="0" r="0" t="0"/>
            <wp:docPr id="68" name="image36.png"/>
            <a:graphic>
              <a:graphicData uri="http://schemas.openxmlformats.org/drawingml/2006/picture">
                <pic:pic>
                  <pic:nvPicPr>
                    <pic:cNvPr id="0" name="image36.png"/>
                    <pic:cNvPicPr preferRelativeResize="0"/>
                  </pic:nvPicPr>
                  <pic:blipFill>
                    <a:blip r:embed="rId69"/>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57D">
      <w:pPr>
        <w:spacing w:line="276" w:lineRule="auto"/>
        <w:ind w:left="-5" w:right="99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REGISTER packet is sent by a Client or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to create a Session Topic Alias, before sending a PUBLISH with that Session Topic Alias.</w:t>
      </w:r>
    </w:p>
    <w:p w:rsidR="00000000" w:rsidDel="00000000" w:rsidP="00000000" w:rsidRDefault="00000000" w:rsidRPr="00000000" w14:paraId="0000057E">
      <w:pPr>
        <w:spacing w:line="276" w:lineRule="auto"/>
        <w:ind w:left="-5" w:right="99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REGISTER packet </w:t>
      </w:r>
      <w:r w:rsidDel="00000000" w:rsidR="00000000" w:rsidRPr="00000000">
        <w:rPr>
          <w:rFonts w:ascii="Arial" w:cs="Arial" w:eastAsia="Arial" w:hAnsi="Arial"/>
          <w:sz w:val="22"/>
          <w:szCs w:val="22"/>
          <w:rtl w:val="0"/>
        </w:rPr>
        <w:t xml:space="preserve">is sent by a Client to a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to request a Session Topic Alias for the included Topic Name. </w:t>
      </w:r>
    </w:p>
    <w:p w:rsidR="00000000" w:rsidDel="00000000" w:rsidP="00000000" w:rsidRDefault="00000000" w:rsidRPr="00000000" w14:paraId="0000057F">
      <w:pPr>
        <w:spacing w:line="276" w:lineRule="auto"/>
        <w:ind w:left="-5" w:right="99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It is sent by a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to inform a Client about the Session Topic Alias it has assigned to the included Topic Name.</w:t>
      </w:r>
    </w:p>
    <w:p w:rsidR="00000000" w:rsidDel="00000000" w:rsidP="00000000" w:rsidRDefault="00000000" w:rsidRPr="00000000" w14:paraId="00000580">
      <w:pPr>
        <w:spacing w:line="276" w:lineRule="auto"/>
        <w:ind w:left="-5" w:right="99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Topic Aliases are always assigned and managed by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not the Client. For more information see </w:t>
      </w:r>
      <w:hyperlink w:anchor="_heading=h.1fyl9w3">
        <w:r w:rsidDel="00000000" w:rsidR="00000000" w:rsidRPr="00000000">
          <w:rPr>
            <w:color w:val="1155cc"/>
            <w:u w:val="single"/>
            <w:rtl w:val="0"/>
          </w:rPr>
          <w:t xml:space="preserve">4.7.2 Topic Aliases</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581">
      <w:pPr>
        <w:ind w:left="-5" w:right="990" w:firstLine="0"/>
        <w:rPr/>
      </w:pPr>
      <w:r w:rsidDel="00000000" w:rsidR="00000000" w:rsidRPr="00000000">
        <w:rPr>
          <w:shd w:fill="auto" w:val="clear"/>
          <w:rtl w:val="0"/>
        </w:rPr>
        <w:t xml:space="preserve">A REGISTER packet may be sent by the Server when the Client is in the Awake state if the Retain Topic Aliases flag on the SLEEPREQ was set to 0, to reinform the Client of a Session Topic Alias.</w:t>
      </w:r>
      <w:r w:rsidDel="00000000" w:rsidR="00000000" w:rsidRPr="00000000">
        <w:rPr>
          <w:rtl w:val="0"/>
        </w:rPr>
      </w:r>
    </w:p>
    <w:p w:rsidR="00000000" w:rsidDel="00000000" w:rsidP="00000000" w:rsidRDefault="00000000" w:rsidRPr="00000000" w14:paraId="00000582">
      <w:pPr>
        <w:spacing w:line="276" w:lineRule="auto"/>
        <w:ind w:left="-5" w:right="990" w:firstLine="0"/>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the REGISTER packet is sent by a Client, it MUST NOT contain a Topic Alias</w:t>
      </w:r>
      <w:r w:rsidDel="00000000" w:rsidR="00000000" w:rsidRPr="00000000">
        <w:rPr>
          <w:highlight w:val="yellow"/>
          <w:rtl w:val="0"/>
        </w:rPr>
        <w:t xml:space="preserve"> </w:t>
      </w:r>
      <w:r w:rsidDel="00000000" w:rsidR="00000000" w:rsidRPr="00000000">
        <w:rPr>
          <w:color w:val="ff0000"/>
          <w:rtl w:val="0"/>
        </w:rPr>
        <w:t xml:space="preserve">[MQTT-SN-3.4-1]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83">
      <w:pPr>
        <w:spacing w:line="276" w:lineRule="auto"/>
        <w:ind w:left="-5" w:right="990" w:firstLine="0"/>
        <w:rPr>
          <w:shd w:fill="auto" w:val="clear"/>
        </w:rPr>
      </w:pPr>
      <w:r w:rsidDel="00000000" w:rsidR="00000000" w:rsidRPr="00000000">
        <w:rPr>
          <w:rFonts w:ascii="Arial" w:cs="Arial" w:eastAsia="Arial" w:hAnsi="Arial"/>
          <w:sz w:val="22"/>
          <w:szCs w:val="22"/>
          <w:highlight w:val="yellow"/>
          <w:rtl w:val="0"/>
        </w:rPr>
        <w:t xml:space="preserve">If the REGISTER packet is sent by a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it MUST contain a Topic Alias</w:t>
      </w:r>
      <w:r w:rsidDel="00000000" w:rsidR="00000000" w:rsidRPr="00000000">
        <w:rPr>
          <w:highlight w:val="yellow"/>
          <w:rtl w:val="0"/>
        </w:rPr>
        <w:t xml:space="preserve"> </w:t>
      </w:r>
      <w:r w:rsidDel="00000000" w:rsidR="00000000" w:rsidRPr="00000000">
        <w:rPr>
          <w:color w:val="ff0000"/>
          <w:rtl w:val="0"/>
        </w:rPr>
        <w:t xml:space="preserve">[MQTT-SN-3.4-2]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84">
      <w:pPr>
        <w:pStyle w:val="Heading3"/>
        <w:ind w:left="0" w:firstLine="0"/>
        <w:rPr/>
      </w:pPr>
      <w:bookmarkStart w:colFirst="0" w:colLast="0" w:name="_heading=h.2koq656" w:id="92"/>
      <w:bookmarkEnd w:id="92"/>
      <w:r w:rsidDel="00000000" w:rsidR="00000000" w:rsidRPr="00000000">
        <w:rPr>
          <w:rtl w:val="0"/>
        </w:rPr>
        <w:t xml:space="preserve">3.4.1 REGISTER Header</w:t>
      </w:r>
    </w:p>
    <w:p w:rsidR="00000000" w:rsidDel="00000000" w:rsidP="00000000" w:rsidRDefault="00000000" w:rsidRPr="00000000" w14:paraId="00000585">
      <w:pPr>
        <w:spacing w:after="174" w:before="0" w:line="276" w:lineRule="auto"/>
        <w:ind w:right="4"/>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sz w:val="22"/>
          <w:szCs w:val="22"/>
          <w:rtl w:val="0"/>
        </w:rPr>
        <w:t xml:space="preserve"> for a detailed description.</w:t>
      </w:r>
    </w:p>
    <w:p w:rsidR="00000000" w:rsidDel="00000000" w:rsidP="00000000" w:rsidRDefault="00000000" w:rsidRPr="00000000" w14:paraId="00000586">
      <w:pPr>
        <w:pStyle w:val="Heading3"/>
        <w:ind w:left="0" w:firstLine="0"/>
        <w:rPr/>
      </w:pPr>
      <w:bookmarkStart w:colFirst="0" w:colLast="0" w:name="_heading=h.5ufspf21xppm" w:id="93"/>
      <w:bookmarkEnd w:id="93"/>
      <w:r w:rsidDel="00000000" w:rsidR="00000000" w:rsidRPr="00000000">
        <w:rPr>
          <w:rtl w:val="0"/>
        </w:rPr>
        <w:t xml:space="preserve">3.4.2 REGISTER Flags</w:t>
      </w:r>
    </w:p>
    <w:p w:rsidR="00000000" w:rsidDel="00000000" w:rsidP="00000000" w:rsidRDefault="00000000" w:rsidRPr="00000000" w14:paraId="00000587">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REGISTER Flags is a 1 byte field which contains flags specifying the contents of the REGISTER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highlight w:val="yellow"/>
          <w:rtl w:val="0"/>
        </w:rPr>
        <w:t xml:space="preserve">Bits 7-1 of the REGISTER Flags are reserved and MUST be set to 0</w:t>
      </w:r>
      <w:r w:rsidDel="00000000" w:rsidR="00000000" w:rsidRPr="00000000">
        <w:rPr>
          <w:color w:val="000000"/>
          <w:rtl w:val="0"/>
        </w:rPr>
        <w:t xml:space="preserve"> </w:t>
      </w:r>
      <w:r w:rsidDel="00000000" w:rsidR="00000000" w:rsidRPr="00000000">
        <w:rPr>
          <w:color w:val="ff0000"/>
          <w:rtl w:val="0"/>
        </w:rPr>
        <w:t xml:space="preserve">[MQTT-SN-3.4.2-1]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88">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receiver MUST validate that the reserved flags in the REGISTER packet are set to 0. If any of the reserved flags is not 0 it is a Malformed Packet</w:t>
      </w:r>
      <w:r w:rsidDel="00000000" w:rsidR="00000000" w:rsidRPr="00000000">
        <w:rPr>
          <w:highlight w:val="yellow"/>
          <w:rtl w:val="0"/>
        </w:rPr>
        <w:t xml:space="preserve"> </w:t>
      </w:r>
      <w:r w:rsidDel="00000000" w:rsidR="00000000" w:rsidRPr="00000000">
        <w:rPr>
          <w:color w:val="ff0000"/>
          <w:rtl w:val="0"/>
        </w:rPr>
        <w:t xml:space="preserve">[MQTT-SN-3.4.2-2]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89">
      <w:pPr>
        <w:pStyle w:val="Heading4"/>
        <w:spacing w:after="200" w:before="0" w:line="248.00000000000006" w:lineRule="auto"/>
        <w:ind w:left="0" w:firstLine="0"/>
        <w:jc w:val="both"/>
        <w:rPr/>
      </w:pPr>
      <w:bookmarkStart w:colFirst="0" w:colLast="0" w:name="_heading=h.d0vh95un2cq3" w:id="94"/>
      <w:bookmarkEnd w:id="94"/>
      <w:r w:rsidDel="00000000" w:rsidR="00000000" w:rsidRPr="00000000">
        <w:rPr>
          <w:rtl w:val="0"/>
        </w:rPr>
        <w:t xml:space="preserve">3.4.2.1 Topic Alias Flag</w:t>
      </w:r>
    </w:p>
    <w:p w:rsidR="00000000" w:rsidDel="00000000" w:rsidP="00000000" w:rsidRDefault="00000000" w:rsidRPr="00000000" w14:paraId="0000058A">
      <w:pPr>
        <w:rPr/>
      </w:pPr>
      <w:r w:rsidDel="00000000" w:rsidR="00000000" w:rsidRPr="00000000">
        <w:rPr>
          <w:b w:val="1"/>
          <w:rtl w:val="0"/>
        </w:rPr>
        <w:t xml:space="preserve">Position</w:t>
      </w:r>
      <w:r w:rsidDel="00000000" w:rsidR="00000000" w:rsidRPr="00000000">
        <w:rPr>
          <w:rtl w:val="0"/>
        </w:rPr>
        <w:t xml:space="preserve">: bit 0 of the REGISTER Flags.</w:t>
      </w:r>
    </w:p>
    <w:p w:rsidR="00000000" w:rsidDel="00000000" w:rsidP="00000000" w:rsidRDefault="00000000" w:rsidRPr="00000000" w14:paraId="0000058B">
      <w:pPr>
        <w:spacing w:after="0" w:before="0"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Determines the presence of the Topic Alias field. </w:t>
      </w:r>
      <w:r w:rsidDel="00000000" w:rsidR="00000000" w:rsidRPr="00000000">
        <w:rPr>
          <w:rtl w:val="0"/>
        </w:rPr>
      </w:r>
    </w:p>
    <w:p w:rsidR="00000000" w:rsidDel="00000000" w:rsidP="00000000" w:rsidRDefault="00000000" w:rsidRPr="00000000" w14:paraId="0000058C">
      <w:pPr>
        <w:spacing w:after="0" w:before="20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the Topic Alias Flag is set to 0, a Topic Alias MUST NOT be present in the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[MQTT-SN-3.4.2.1-1]</w:t>
      </w:r>
      <w:r w:rsidDel="00000000" w:rsidR="00000000" w:rsidRPr="00000000">
        <w:rPr>
          <w:rFonts w:ascii="Arial" w:cs="Arial" w:eastAsia="Arial" w:hAnsi="Arial"/>
          <w:color w:val="000000"/>
          <w:sz w:val="22"/>
          <w:szCs w:val="22"/>
          <w:shd w:fill="auto" w:val="clear"/>
          <w:rtl w:val="0"/>
        </w:rPr>
        <w:t xml:space="preserve">. </w:t>
      </w:r>
    </w:p>
    <w:p w:rsidR="00000000" w:rsidDel="00000000" w:rsidP="00000000" w:rsidRDefault="00000000" w:rsidRPr="00000000" w14:paraId="0000058D">
      <w:pPr>
        <w:spacing w:after="200" w:before="200"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If the Topic Alias Flag is set to 1, a Topic Alias MUST be present in the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[MQTT-SN-3.4.2.1-2]</w:t>
      </w:r>
      <w:r w:rsidDel="00000000" w:rsidR="00000000" w:rsidRPr="00000000">
        <w:rPr>
          <w:rFonts w:ascii="Arial" w:cs="Arial" w:eastAsia="Arial" w:hAnsi="Arial"/>
          <w:color w:val="000000"/>
          <w:sz w:val="22"/>
          <w:szCs w:val="22"/>
          <w:shd w:fill="auto" w:val="clear"/>
          <w:rtl w:val="0"/>
        </w:rPr>
        <w:t xml:space="preserve">.</w:t>
      </w:r>
      <w:r w:rsidDel="00000000" w:rsidR="00000000" w:rsidRPr="00000000">
        <w:rPr>
          <w:rtl w:val="0"/>
        </w:rPr>
      </w:r>
    </w:p>
    <w:p w:rsidR="00000000" w:rsidDel="00000000" w:rsidP="00000000" w:rsidRDefault="00000000" w:rsidRPr="00000000" w14:paraId="0000058E">
      <w:pPr>
        <w:pStyle w:val="Heading3"/>
        <w:spacing w:after="0" w:before="0" w:line="248.00000000000006" w:lineRule="auto"/>
        <w:ind w:left="0" w:firstLine="0"/>
        <w:rPr/>
      </w:pPr>
      <w:bookmarkStart w:colFirst="0" w:colLast="0" w:name="_heading=h.tvj9pexz17l7" w:id="95"/>
      <w:bookmarkEnd w:id="95"/>
      <w:r w:rsidDel="00000000" w:rsidR="00000000" w:rsidRPr="00000000">
        <w:rPr>
          <w:rtl w:val="0"/>
        </w:rPr>
        <w:t xml:space="preserve">3.4.2 Packet Identifier</w:t>
      </w:r>
    </w:p>
    <w:p w:rsidR="00000000" w:rsidDel="00000000" w:rsidP="00000000" w:rsidRDefault="00000000" w:rsidRPr="00000000" w14:paraId="0000058F">
      <w:pPr>
        <w:spacing w:after="174" w:before="200" w:line="276" w:lineRule="auto"/>
        <w:ind w:right="99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Used to identify the corresponding REGACK packet. It should ideally be populated with a random </w:t>
      </w:r>
      <w:r w:rsidDel="00000000" w:rsidR="00000000" w:rsidRPr="00000000">
        <w:rPr>
          <w:rtl w:val="0"/>
        </w:rPr>
        <w:t xml:space="preserve">Two Byte I</w:t>
      </w:r>
      <w:r w:rsidDel="00000000" w:rsidR="00000000" w:rsidRPr="00000000">
        <w:rPr>
          <w:rFonts w:ascii="Arial" w:cs="Arial" w:eastAsia="Arial" w:hAnsi="Arial"/>
          <w:sz w:val="22"/>
          <w:szCs w:val="22"/>
          <w:rtl w:val="0"/>
        </w:rPr>
        <w:t xml:space="preserve">nteger value. </w:t>
      </w:r>
    </w:p>
    <w:p w:rsidR="00000000" w:rsidDel="00000000" w:rsidP="00000000" w:rsidRDefault="00000000" w:rsidRPr="00000000" w14:paraId="00000590">
      <w:pPr>
        <w:pStyle w:val="Heading3"/>
        <w:ind w:left="0" w:firstLine="0"/>
        <w:rPr/>
      </w:pPr>
      <w:bookmarkStart w:colFirst="0" w:colLast="0" w:name="_heading=h.zu0gcz" w:id="96"/>
      <w:bookmarkEnd w:id="96"/>
      <w:r w:rsidDel="00000000" w:rsidR="00000000" w:rsidRPr="00000000">
        <w:rPr>
          <w:rtl w:val="0"/>
        </w:rPr>
        <w:t xml:space="preserve">3.4.3 Topic Alias </w:t>
      </w:r>
    </w:p>
    <w:p w:rsidR="00000000" w:rsidDel="00000000" w:rsidP="00000000" w:rsidRDefault="00000000" w:rsidRPr="00000000" w14:paraId="00000591">
      <w:pPr>
        <w:spacing w:after="174" w:before="0" w:line="276" w:lineRule="auto"/>
        <w:ind w:right="990"/>
        <w:rPr>
          <w:rFonts w:ascii="Arial" w:cs="Arial" w:eastAsia="Arial" w:hAnsi="Arial"/>
          <w:sz w:val="22"/>
          <w:szCs w:val="22"/>
        </w:rPr>
      </w:pPr>
      <w:r w:rsidDel="00000000" w:rsidR="00000000" w:rsidRPr="00000000">
        <w:rPr>
          <w:rFonts w:ascii="Arial" w:cs="Arial" w:eastAsia="Arial" w:hAnsi="Arial"/>
          <w:sz w:val="22"/>
          <w:szCs w:val="22"/>
          <w:rtl w:val="0"/>
        </w:rPr>
        <w:t xml:space="preserve">C</w:t>
      </w:r>
      <w:r w:rsidDel="00000000" w:rsidR="00000000" w:rsidRPr="00000000">
        <w:rPr>
          <w:rFonts w:ascii="Arial" w:cs="Arial" w:eastAsia="Arial" w:hAnsi="Arial"/>
          <w:sz w:val="22"/>
          <w:szCs w:val="22"/>
          <w:rtl w:val="0"/>
        </w:rPr>
        <w:t xml:space="preserve">ontains the Topic Alias value assigned to the Topic Name included in the Topic Name field.</w:t>
      </w:r>
    </w:p>
    <w:p w:rsidR="00000000" w:rsidDel="00000000" w:rsidP="00000000" w:rsidRDefault="00000000" w:rsidRPr="00000000" w14:paraId="00000592">
      <w:pPr>
        <w:pStyle w:val="Heading3"/>
        <w:ind w:left="0" w:firstLine="0"/>
        <w:rPr/>
      </w:pPr>
      <w:bookmarkStart w:colFirst="0" w:colLast="0" w:name="_heading=h.1yyy98l" w:id="97"/>
      <w:bookmarkEnd w:id="97"/>
      <w:r w:rsidDel="00000000" w:rsidR="00000000" w:rsidRPr="00000000">
        <w:rPr>
          <w:rtl w:val="0"/>
        </w:rPr>
        <w:t xml:space="preserve">3.4.4 Topic Name</w:t>
      </w:r>
    </w:p>
    <w:p w:rsidR="00000000" w:rsidDel="00000000" w:rsidP="00000000" w:rsidRDefault="00000000" w:rsidRPr="00000000" w14:paraId="00000593">
      <w:pPr>
        <w:spacing w:after="306" w:before="0" w:line="276" w:lineRule="auto"/>
        <w:ind w:right="99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Fixed Length UTF-8 Encoded String Contains the fully qualified topic name.</w:t>
      </w:r>
    </w:p>
    <w:p w:rsidR="00000000" w:rsidDel="00000000" w:rsidP="00000000" w:rsidRDefault="00000000" w:rsidRPr="00000000" w14:paraId="00000594">
      <w:pPr>
        <w:pStyle w:val="Heading3"/>
        <w:spacing w:after="0" w:before="200" w:line="248.00000000000006" w:lineRule="auto"/>
        <w:ind w:left="0" w:right="990" w:firstLine="0"/>
        <w:jc w:val="both"/>
        <w:rPr/>
      </w:pPr>
      <w:bookmarkStart w:colFirst="0" w:colLast="0" w:name="_heading=h.2jnkuws4c71i" w:id="98"/>
      <w:bookmarkEnd w:id="98"/>
      <w:r w:rsidDel="00000000" w:rsidR="00000000" w:rsidRPr="00000000">
        <w:rPr>
          <w:rtl w:val="0"/>
        </w:rPr>
        <w:t xml:space="preserve">3.4.5 REGISTER Actions</w:t>
      </w:r>
    </w:p>
    <w:p w:rsidR="00000000" w:rsidDel="00000000" w:rsidP="00000000" w:rsidRDefault="00000000" w:rsidRPr="00000000" w14:paraId="00000595">
      <w:pPr>
        <w:spacing w:after="306" w:before="20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fyl9w3">
        <w:r w:rsidDel="00000000" w:rsidR="00000000" w:rsidRPr="00000000">
          <w:rPr>
            <w:color w:val="1155cc"/>
            <w:u w:val="single"/>
            <w:rtl w:val="0"/>
          </w:rPr>
          <w:t xml:space="preserve">4.7.2 Topic Aliases</w:t>
        </w:r>
      </w:hyperlink>
      <w:r w:rsidDel="00000000" w:rsidR="00000000" w:rsidRPr="00000000">
        <w:rPr>
          <w:rFonts w:ascii="Arial" w:cs="Arial" w:eastAsia="Arial" w:hAnsi="Arial"/>
          <w:rtl w:val="0"/>
        </w:rPr>
        <w:t xml:space="preserve">.</w:t>
      </w:r>
    </w:p>
    <w:p w:rsidR="00000000" w:rsidDel="00000000" w:rsidP="00000000" w:rsidRDefault="00000000" w:rsidRPr="00000000" w14:paraId="00000596">
      <w:pPr>
        <w:pStyle w:val="Heading2"/>
        <w:keepLines w:val="1"/>
        <w:spacing w:after="77" w:before="0" w:line="259" w:lineRule="auto"/>
        <w:ind w:left="0" w:firstLine="0"/>
        <w:rPr>
          <w:rFonts w:ascii="Arial" w:cs="Arial" w:eastAsia="Arial" w:hAnsi="Arial"/>
        </w:rPr>
      </w:pPr>
      <w:bookmarkStart w:colFirst="0" w:colLast="0" w:name="_heading=h.4iylrwe" w:id="99"/>
      <w:bookmarkEnd w:id="99"/>
      <w:r w:rsidDel="00000000" w:rsidR="00000000" w:rsidRPr="00000000">
        <w:rPr>
          <w:rtl w:val="0"/>
        </w:rPr>
        <w:t xml:space="preserve">3.5 </w:t>
      </w:r>
      <w:r w:rsidDel="00000000" w:rsidR="00000000" w:rsidRPr="00000000">
        <w:rPr>
          <w:rFonts w:ascii="Arial" w:cs="Arial" w:eastAsia="Arial" w:hAnsi="Arial"/>
          <w:rtl w:val="0"/>
        </w:rPr>
        <w:t xml:space="preserve">REGACK - Register Topic Alias Acknowledgement</w:t>
      </w:r>
    </w:p>
    <w:p w:rsidR="00000000" w:rsidDel="00000000" w:rsidP="00000000" w:rsidRDefault="00000000" w:rsidRPr="00000000" w14:paraId="00000597">
      <w:pPr>
        <w:rPr/>
      </w:pPr>
      <w:r w:rsidDel="00000000" w:rsidR="00000000" w:rsidRPr="00000000">
        <w:rPr>
          <w:i w:val="1"/>
          <w:sz w:val="19"/>
          <w:szCs w:val="19"/>
          <w:rtl w:val="0"/>
        </w:rPr>
        <w:t xml:space="preserve">Figure 3-6 – REGACK Packet</w:t>
      </w:r>
      <w:r w:rsidDel="00000000" w:rsidR="00000000" w:rsidRPr="00000000">
        <w:rPr>
          <w:rtl w:val="0"/>
        </w:rPr>
      </w:r>
    </w:p>
    <w:p w:rsidR="00000000" w:rsidDel="00000000" w:rsidP="00000000" w:rsidRDefault="00000000" w:rsidRPr="00000000" w14:paraId="00000598">
      <w:pPr>
        <w:rPr/>
      </w:pPr>
      <w:r w:rsidDel="00000000" w:rsidR="00000000" w:rsidRPr="00000000">
        <w:rPr/>
        <w:drawing>
          <wp:inline distB="114300" distT="114300" distL="114300" distR="114300">
            <wp:extent cx="5943600" cy="2336800"/>
            <wp:effectExtent b="0" l="0" r="0" t="0"/>
            <wp:docPr id="25" name="image1.png"/>
            <a:graphic>
              <a:graphicData uri="http://schemas.openxmlformats.org/drawingml/2006/picture">
                <pic:pic>
                  <pic:nvPicPr>
                    <pic:cNvPr id="0" name="image1.png"/>
                    <pic:cNvPicPr preferRelativeResize="0"/>
                  </pic:nvPicPr>
                  <pic:blipFill>
                    <a:blip r:embed="rId70"/>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599">
      <w:pPr>
        <w:ind w:left="-15" w:right="4" w:firstLine="0"/>
        <w:rPr>
          <w:rFonts w:ascii="Arial" w:cs="Arial" w:eastAsia="Arial" w:hAnsi="Arial"/>
        </w:rPr>
      </w:pPr>
      <w:r w:rsidDel="00000000" w:rsidR="00000000" w:rsidRPr="00000000">
        <w:rPr>
          <w:rFonts w:ascii="Arial" w:cs="Arial" w:eastAsia="Arial" w:hAnsi="Arial"/>
          <w:rtl w:val="0"/>
        </w:rPr>
        <w:t xml:space="preserve">The REGACK packet is sent by a Client or by a </w:t>
      </w:r>
      <w:r w:rsidDel="00000000" w:rsidR="00000000" w:rsidRPr="00000000">
        <w:rPr>
          <w:rtl w:val="0"/>
        </w:rPr>
        <w:t xml:space="preserve">Server</w:t>
      </w:r>
      <w:r w:rsidDel="00000000" w:rsidR="00000000" w:rsidRPr="00000000">
        <w:rPr>
          <w:rFonts w:ascii="Arial" w:cs="Arial" w:eastAsia="Arial" w:hAnsi="Arial"/>
          <w:rtl w:val="0"/>
        </w:rPr>
        <w:t xml:space="preserve"> as an acknowledgment to the receipt and processing of a REGISTER packet.</w:t>
      </w:r>
    </w:p>
    <w:p w:rsidR="00000000" w:rsidDel="00000000" w:rsidP="00000000" w:rsidRDefault="00000000" w:rsidRPr="00000000" w14:paraId="0000059A">
      <w:pPr>
        <w:pStyle w:val="Heading3"/>
        <w:ind w:left="0" w:firstLine="0"/>
        <w:rPr/>
      </w:pPr>
      <w:bookmarkStart w:colFirst="0" w:colLast="0" w:name="_heading=h.2y3w247" w:id="100"/>
      <w:bookmarkEnd w:id="100"/>
      <w:r w:rsidDel="00000000" w:rsidR="00000000" w:rsidRPr="00000000">
        <w:rPr>
          <w:rtl w:val="0"/>
        </w:rPr>
        <w:t xml:space="preserve">3.5.1 REGACK Header</w:t>
      </w:r>
    </w:p>
    <w:p w:rsidR="00000000" w:rsidDel="00000000" w:rsidP="00000000" w:rsidRDefault="00000000" w:rsidRPr="00000000" w14:paraId="0000059B">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9C">
      <w:pPr>
        <w:pStyle w:val="Heading3"/>
        <w:ind w:left="0" w:firstLine="0"/>
        <w:rPr/>
      </w:pPr>
      <w:bookmarkStart w:colFirst="0" w:colLast="0" w:name="_heading=h.1d96cc0" w:id="101"/>
      <w:bookmarkEnd w:id="101"/>
      <w:r w:rsidDel="00000000" w:rsidR="00000000" w:rsidRPr="00000000">
        <w:rPr>
          <w:rtl w:val="0"/>
        </w:rPr>
        <w:t xml:space="preserve">3.5.2 REGACK Flags</w:t>
      </w:r>
    </w:p>
    <w:p w:rsidR="00000000" w:rsidDel="00000000" w:rsidP="00000000" w:rsidRDefault="00000000" w:rsidRPr="00000000" w14:paraId="0000059D">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REGACK Flags is a 1 byte field which contains flags specifying the contents of the REGACK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highlight w:val="yellow"/>
          <w:rtl w:val="0"/>
        </w:rPr>
        <w:t xml:space="preserve">Bits 7-3 of the REGACK Flags are reserved and MUST be set to 0</w:t>
      </w:r>
      <w:r w:rsidDel="00000000" w:rsidR="00000000" w:rsidRPr="00000000">
        <w:rPr>
          <w:color w:val="000000"/>
          <w:rtl w:val="0"/>
        </w:rPr>
        <w:t xml:space="preserve"> </w:t>
      </w:r>
      <w:r w:rsidDel="00000000" w:rsidR="00000000" w:rsidRPr="00000000">
        <w:rPr>
          <w:color w:val="ff0000"/>
          <w:rtl w:val="0"/>
        </w:rPr>
        <w:t xml:space="preserve">[MQTT-SN-3.5.2-1]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9E">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Client MUST validate that the reserved flags in the REGACK packet are set to 0. If any of the reserved flags is not 0 it is a Malformed Packet</w:t>
      </w:r>
      <w:r w:rsidDel="00000000" w:rsidR="00000000" w:rsidRPr="00000000">
        <w:rPr>
          <w:highlight w:val="yellow"/>
          <w:rtl w:val="0"/>
        </w:rPr>
        <w:t xml:space="preserve"> </w:t>
      </w:r>
      <w:r w:rsidDel="00000000" w:rsidR="00000000" w:rsidRPr="00000000">
        <w:rPr>
          <w:color w:val="ff0000"/>
          <w:rtl w:val="0"/>
        </w:rPr>
        <w:t xml:space="preserve">[MQTT-SN-3.5.2-2]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9F">
      <w:pPr>
        <w:pStyle w:val="Heading4"/>
        <w:spacing w:after="200" w:before="200" w:line="276" w:lineRule="auto"/>
        <w:ind w:left="0" w:firstLine="0"/>
        <w:jc w:val="both"/>
        <w:rPr>
          <w:vertAlign w:val="baseline"/>
        </w:rPr>
      </w:pPr>
      <w:bookmarkStart w:colFirst="0" w:colLast="0" w:name="_heading=h.9sc8qmlasy98" w:id="102"/>
      <w:bookmarkEnd w:id="102"/>
      <w:r w:rsidDel="00000000" w:rsidR="00000000" w:rsidRPr="00000000">
        <w:rPr>
          <w:rtl w:val="0"/>
        </w:rPr>
        <w:t xml:space="preserve">3.5.2.1 </w:t>
      </w:r>
      <w:r w:rsidDel="00000000" w:rsidR="00000000" w:rsidRPr="00000000">
        <w:rPr>
          <w:vertAlign w:val="baseline"/>
          <w:rtl w:val="0"/>
        </w:rPr>
        <w:t xml:space="preserve">Topic Type</w:t>
      </w:r>
    </w:p>
    <w:p w:rsidR="00000000" w:rsidDel="00000000" w:rsidP="00000000" w:rsidRDefault="00000000" w:rsidRPr="00000000" w14:paraId="000005A0">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0 and 1 of the REGACK Flags.</w:t>
      </w:r>
    </w:p>
    <w:p w:rsidR="00000000" w:rsidDel="00000000" w:rsidP="00000000" w:rsidRDefault="00000000" w:rsidRPr="00000000" w14:paraId="000005A1">
      <w:pPr>
        <w:spacing w:after="0" w:before="0" w:line="276" w:lineRule="auto"/>
        <w:ind w:left="0" w:firstLine="0"/>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rtl w:val="0"/>
        </w:rPr>
        <w:t xml:space="preserve">D</w:t>
      </w:r>
      <w:r w:rsidDel="00000000" w:rsidR="00000000" w:rsidRPr="00000000">
        <w:rPr>
          <w:rFonts w:ascii="Arial" w:cs="Arial" w:eastAsia="Arial" w:hAnsi="Arial"/>
          <w:color w:val="000000"/>
          <w:sz w:val="22"/>
          <w:szCs w:val="22"/>
          <w:vertAlign w:val="baseline"/>
          <w:rtl w:val="0"/>
        </w:rPr>
        <w:t xml:space="preserve">etermines the format of the topic value. Refer to </w:t>
      </w:r>
      <w:hyperlink w:anchor="_heading=h.2zbgiuw">
        <w:r w:rsidDel="00000000" w:rsidR="00000000" w:rsidRPr="00000000">
          <w:rPr>
            <w:color w:val="1155cc"/>
            <w:u w:val="single"/>
            <w:rtl w:val="0"/>
          </w:rPr>
          <w:t xml:space="preserve">2.4 Topic Types</w:t>
        </w:r>
      </w:hyperlink>
      <w:r w:rsidDel="00000000" w:rsidR="00000000" w:rsidRPr="00000000">
        <w:rPr>
          <w:rFonts w:ascii="Arial" w:cs="Arial" w:eastAsia="Arial" w:hAnsi="Arial"/>
          <w:color w:val="000000"/>
          <w:sz w:val="22"/>
          <w:szCs w:val="22"/>
          <w:vertAlign w:val="baseline"/>
          <w:rtl w:val="0"/>
        </w:rPr>
        <w:t xml:space="preserve"> for the definition of the various topic types.</w:t>
      </w:r>
      <w:r w:rsidDel="00000000" w:rsidR="00000000" w:rsidRPr="00000000">
        <w:rPr>
          <w:rtl w:val="0"/>
        </w:rPr>
      </w:r>
    </w:p>
    <w:p w:rsidR="00000000" w:rsidDel="00000000" w:rsidP="00000000" w:rsidRDefault="00000000" w:rsidRPr="00000000" w14:paraId="000005A2">
      <w:pPr>
        <w:spacing w:after="306" w:before="20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The Topic Type in the REGACK packet MUST be </w:t>
      </w:r>
      <w:r w:rsidDel="00000000" w:rsidR="00000000" w:rsidRPr="00000000">
        <w:rPr>
          <w:rFonts w:ascii="Arial" w:cs="Arial" w:eastAsia="Arial" w:hAnsi="Arial"/>
          <w:color w:val="000000"/>
          <w:sz w:val="22"/>
          <w:szCs w:val="22"/>
          <w:highlight w:val="yellow"/>
          <w:rtl w:val="0"/>
        </w:rPr>
        <w:t xml:space="preserve">Predefined Topic Alias</w:t>
      </w:r>
      <w:r w:rsidDel="00000000" w:rsidR="00000000" w:rsidRPr="00000000">
        <w:rPr>
          <w:rFonts w:ascii="Arial" w:cs="Arial" w:eastAsia="Arial" w:hAnsi="Arial"/>
          <w:color w:val="000000"/>
          <w:sz w:val="22"/>
          <w:szCs w:val="22"/>
          <w:highlight w:val="yellow"/>
          <w:rtl w:val="0"/>
        </w:rPr>
        <w:t xml:space="preserve"> or Session Topic Alias</w:t>
      </w:r>
      <w:r w:rsidDel="00000000" w:rsidR="00000000" w:rsidRPr="00000000">
        <w:rPr>
          <w:color w:val="000000"/>
          <w:highlight w:val="yellow"/>
          <w:rtl w:val="0"/>
        </w:rPr>
        <w:t xml:space="preserve"> </w:t>
      </w:r>
      <w:r w:rsidDel="00000000" w:rsidR="00000000" w:rsidRPr="00000000">
        <w:rPr>
          <w:color w:val="ff0000"/>
          <w:rtl w:val="0"/>
        </w:rPr>
        <w:t xml:space="preserve">[MQTT-SN-3.5.2.1-1]</w:t>
      </w:r>
      <w:r w:rsidDel="00000000" w:rsidR="00000000" w:rsidRPr="00000000">
        <w:rPr>
          <w:color w:val="000000"/>
          <w:rtl w:val="0"/>
        </w:rPr>
        <w:t xml:space="preserve">. </w:t>
      </w:r>
      <w:r w:rsidDel="00000000" w:rsidR="00000000" w:rsidRPr="00000000">
        <w:rPr>
          <w:rFonts w:ascii="Arial" w:cs="Arial" w:eastAsia="Arial" w:hAnsi="Arial"/>
          <w:color w:val="000000"/>
          <w:sz w:val="22"/>
          <w:szCs w:val="22"/>
          <w:shd w:fill="auto" w:val="clear"/>
          <w:rtl w:val="0"/>
        </w:rPr>
        <w:t xml:space="preserve">Any other value is a Protocol Error.</w:t>
      </w:r>
    </w:p>
    <w:p w:rsidR="00000000" w:rsidDel="00000000" w:rsidP="00000000" w:rsidRDefault="00000000" w:rsidRPr="00000000" w14:paraId="000005A3">
      <w:pPr>
        <w:spacing w:after="0" w:before="200" w:line="276" w:lineRule="auto"/>
        <w:ind w:left="720" w:firstLine="0"/>
        <w:rPr>
          <w:b w:val="1"/>
          <w:color w:val="000000"/>
          <w:shd w:fill="auto" w:val="clear"/>
        </w:rPr>
      </w:pPr>
      <w:r w:rsidDel="00000000" w:rsidR="00000000" w:rsidRPr="00000000">
        <w:rPr>
          <w:b w:val="1"/>
          <w:color w:val="000000"/>
          <w:shd w:fill="auto" w:val="clear"/>
          <w:rtl w:val="0"/>
        </w:rPr>
        <w:t xml:space="preserve">Informative Comment</w:t>
      </w:r>
    </w:p>
    <w:p w:rsidR="00000000" w:rsidDel="00000000" w:rsidP="00000000" w:rsidRDefault="00000000" w:rsidRPr="00000000" w14:paraId="000005A4">
      <w:pPr>
        <w:spacing w:after="306" w:before="0" w:line="276" w:lineRule="auto"/>
        <w:ind w:left="720" w:firstLine="0"/>
        <w:rPr>
          <w:color w:val="000000"/>
          <w:shd w:fill="auto" w:val="clear"/>
        </w:rPr>
      </w:pPr>
      <w:r w:rsidDel="00000000" w:rsidR="00000000" w:rsidRPr="00000000">
        <w:rPr>
          <w:color w:val="000000"/>
          <w:shd w:fill="auto" w:val="clear"/>
          <w:rtl w:val="0"/>
        </w:rPr>
        <w:t xml:space="preserve">A Predefined Topic Alias can be returned in the REGACK Packet if a Client tries to register a Session Topic Alias for a Topic Name which the Server already knows is a Predefined Topic Alias. See </w:t>
      </w:r>
      <w:hyperlink w:anchor="_heading=h.kijijiozu1yv">
        <w:r w:rsidDel="00000000" w:rsidR="00000000" w:rsidRPr="00000000">
          <w:rPr>
            <w:color w:val="1155cc"/>
            <w:u w:val="single"/>
            <w:shd w:fill="auto" w:val="clear"/>
            <w:rtl w:val="0"/>
          </w:rPr>
          <w:t xml:space="preserve">4.7.2.2 Session Topic Aliases</w:t>
        </w:r>
      </w:hyperlink>
      <w:r w:rsidDel="00000000" w:rsidR="00000000" w:rsidRPr="00000000">
        <w:rPr>
          <w:color w:val="000000"/>
          <w:shd w:fill="auto" w:val="clear"/>
          <w:rtl w:val="0"/>
        </w:rPr>
        <w:t xml:space="preserve"> for details.</w:t>
      </w:r>
      <w:r w:rsidDel="00000000" w:rsidR="00000000" w:rsidRPr="00000000">
        <w:rPr>
          <w:rtl w:val="0"/>
        </w:rPr>
      </w:r>
    </w:p>
    <w:p w:rsidR="00000000" w:rsidDel="00000000" w:rsidP="00000000" w:rsidRDefault="00000000" w:rsidRPr="00000000" w14:paraId="000005A5">
      <w:pPr>
        <w:pStyle w:val="Heading4"/>
        <w:spacing w:after="200" w:before="0" w:line="248.00000000000006" w:lineRule="auto"/>
        <w:ind w:left="0" w:firstLine="0"/>
        <w:jc w:val="both"/>
        <w:rPr/>
      </w:pPr>
      <w:bookmarkStart w:colFirst="0" w:colLast="0" w:name="_heading=h.c53rgmfddmn8" w:id="103"/>
      <w:bookmarkEnd w:id="103"/>
      <w:r w:rsidDel="00000000" w:rsidR="00000000" w:rsidRPr="00000000">
        <w:rPr>
          <w:rtl w:val="0"/>
        </w:rPr>
        <w:t xml:space="preserve">3.5.2.2 Topic Alias Flag</w:t>
      </w:r>
    </w:p>
    <w:p w:rsidR="00000000" w:rsidDel="00000000" w:rsidP="00000000" w:rsidRDefault="00000000" w:rsidRPr="00000000" w14:paraId="000005A6">
      <w:pPr>
        <w:rPr/>
      </w:pPr>
      <w:r w:rsidDel="00000000" w:rsidR="00000000" w:rsidRPr="00000000">
        <w:rPr>
          <w:b w:val="1"/>
          <w:rtl w:val="0"/>
        </w:rPr>
        <w:t xml:space="preserve">Position</w:t>
      </w:r>
      <w:r w:rsidDel="00000000" w:rsidR="00000000" w:rsidRPr="00000000">
        <w:rPr>
          <w:rtl w:val="0"/>
        </w:rPr>
        <w:t xml:space="preserve">: bit 2 of the REGISTER Flags.</w:t>
      </w:r>
    </w:p>
    <w:p w:rsidR="00000000" w:rsidDel="00000000" w:rsidP="00000000" w:rsidRDefault="00000000" w:rsidRPr="00000000" w14:paraId="000005A7">
      <w:pPr>
        <w:spacing w:after="0" w:before="0"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Determines the presence of the Topic Alias field. </w:t>
      </w:r>
      <w:r w:rsidDel="00000000" w:rsidR="00000000" w:rsidRPr="00000000">
        <w:rPr>
          <w:rtl w:val="0"/>
        </w:rPr>
      </w:r>
    </w:p>
    <w:p w:rsidR="00000000" w:rsidDel="00000000" w:rsidP="00000000" w:rsidRDefault="00000000" w:rsidRPr="00000000" w14:paraId="000005A8">
      <w:pPr>
        <w:spacing w:after="0" w:before="20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the Topic Alias Flag is set to 0, a Topic Alias MUST NOT be present in the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[MQTT-SN-3.5.2.2-1]</w:t>
      </w:r>
      <w:r w:rsidDel="00000000" w:rsidR="00000000" w:rsidRPr="00000000">
        <w:rPr>
          <w:rFonts w:ascii="Arial" w:cs="Arial" w:eastAsia="Arial" w:hAnsi="Arial"/>
          <w:color w:val="000000"/>
          <w:sz w:val="22"/>
          <w:szCs w:val="22"/>
          <w:shd w:fill="auto" w:val="clear"/>
          <w:rtl w:val="0"/>
        </w:rPr>
        <w:t xml:space="preserve">. </w:t>
      </w:r>
    </w:p>
    <w:p w:rsidR="00000000" w:rsidDel="00000000" w:rsidP="00000000" w:rsidRDefault="00000000" w:rsidRPr="00000000" w14:paraId="000005A9">
      <w:pPr>
        <w:spacing w:after="200" w:before="20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the Topic Alias Flag is set to 1, a Topic Alias MUST be present in the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[MQTT-SN-3.5.2.2-2]</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5AA">
      <w:pPr>
        <w:pStyle w:val="Heading3"/>
        <w:ind w:left="0" w:firstLine="0"/>
        <w:rPr/>
      </w:pPr>
      <w:bookmarkStart w:colFirst="0" w:colLast="0" w:name="_heading=h.2ce457m" w:id="104"/>
      <w:bookmarkEnd w:id="104"/>
      <w:r w:rsidDel="00000000" w:rsidR="00000000" w:rsidRPr="00000000">
        <w:rPr>
          <w:rtl w:val="0"/>
        </w:rPr>
        <w:t xml:space="preserve">3.5.3 Packet Identifier</w:t>
      </w:r>
    </w:p>
    <w:p w:rsidR="00000000" w:rsidDel="00000000" w:rsidP="00000000" w:rsidRDefault="00000000" w:rsidRPr="00000000" w14:paraId="000005AB">
      <w:pPr>
        <w:spacing w:after="295" w:before="0" w:line="248.00000000000006" w:lineRule="auto"/>
        <w:ind w:lef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rtl w:val="0"/>
        </w:rPr>
        <w:t xml:space="preserve">The same value as the Packet Identifier in the REGISTER packet being acknowledged.</w:t>
      </w:r>
      <w:r w:rsidDel="00000000" w:rsidR="00000000" w:rsidRPr="00000000">
        <w:rPr>
          <w:rtl w:val="0"/>
        </w:rPr>
      </w:r>
    </w:p>
    <w:p w:rsidR="00000000" w:rsidDel="00000000" w:rsidP="00000000" w:rsidRDefault="00000000" w:rsidRPr="00000000" w14:paraId="000005AC">
      <w:pPr>
        <w:pStyle w:val="Heading3"/>
        <w:ind w:left="0" w:firstLine="0"/>
        <w:rPr/>
      </w:pPr>
      <w:bookmarkStart w:colFirst="0" w:colLast="0" w:name="_heading=h.3x8tuzt" w:id="105"/>
      <w:bookmarkEnd w:id="105"/>
      <w:r w:rsidDel="00000000" w:rsidR="00000000" w:rsidRPr="00000000">
        <w:rPr>
          <w:rtl w:val="0"/>
        </w:rPr>
        <w:t xml:space="preserve">3.5.4</w:t>
      </w:r>
      <w:r w:rsidDel="00000000" w:rsidR="00000000" w:rsidRPr="00000000">
        <w:rPr>
          <w:rtl w:val="0"/>
        </w:rPr>
        <w:t xml:space="preserve"> Topic Alias</w:t>
      </w:r>
      <w:r w:rsidDel="00000000" w:rsidR="00000000" w:rsidRPr="00000000">
        <w:rPr>
          <w:rtl w:val="0"/>
        </w:rPr>
      </w:r>
    </w:p>
    <w:p w:rsidR="00000000" w:rsidDel="00000000" w:rsidP="00000000" w:rsidRDefault="00000000" w:rsidRPr="00000000" w14:paraId="000005AD">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A Topic Alias is a </w:t>
      </w:r>
      <w:r w:rsidDel="00000000" w:rsidR="00000000" w:rsidRPr="00000000">
        <w:rPr>
          <w:rtl w:val="0"/>
        </w:rPr>
        <w:t xml:space="preserve">Two Byte I</w:t>
      </w:r>
      <w:r w:rsidDel="00000000" w:rsidR="00000000" w:rsidRPr="00000000">
        <w:rPr>
          <w:rFonts w:ascii="Arial" w:cs="Arial" w:eastAsia="Arial" w:hAnsi="Arial"/>
          <w:sz w:val="22"/>
          <w:szCs w:val="22"/>
          <w:rtl w:val="0"/>
        </w:rPr>
        <w:t xml:space="preserve">nteger value that is used to identify the Topic instead of the Topic Name. This numeric value is used as the Topic Alias.</w:t>
      </w:r>
    </w:p>
    <w:p w:rsidR="00000000" w:rsidDel="00000000" w:rsidP="00000000" w:rsidRDefault="00000000" w:rsidRPr="00000000" w14:paraId="000005AE">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If the REGACK is sent by a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in response to a REGISTER request from a Client, the Topic Alias is that which has been assigned by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and which the Client should use during the rest of the Session to refer to the Topic Name identified in the REGISTER packet.</w:t>
      </w:r>
    </w:p>
    <w:p w:rsidR="00000000" w:rsidDel="00000000" w:rsidP="00000000" w:rsidRDefault="00000000" w:rsidRPr="00000000" w14:paraId="000005AF">
      <w:pPr>
        <w:spacing w:after="174" w:before="0" w:line="276" w:lineRule="auto"/>
        <w:ind w:right="4"/>
        <w:rPr>
          <w:rFonts w:ascii="Arial" w:cs="Arial" w:eastAsia="Arial" w:hAnsi="Arial"/>
          <w:sz w:val="22"/>
          <w:szCs w:val="22"/>
          <w:highlight w:val="yellow"/>
        </w:rPr>
      </w:pPr>
      <w:r w:rsidDel="00000000" w:rsidR="00000000" w:rsidRPr="00000000">
        <w:rPr>
          <w:rFonts w:ascii="Arial" w:cs="Arial" w:eastAsia="Arial" w:hAnsi="Arial"/>
          <w:sz w:val="22"/>
          <w:szCs w:val="22"/>
          <w:rtl w:val="0"/>
        </w:rPr>
        <w:t xml:space="preserve">If the REGACK is sent by a Client, it is in response to a REGISTER packet from a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informing the Client which Topic Alias it should use. </w:t>
      </w:r>
      <w:r w:rsidDel="00000000" w:rsidR="00000000" w:rsidRPr="00000000">
        <w:rPr>
          <w:rFonts w:ascii="Arial" w:cs="Arial" w:eastAsia="Arial" w:hAnsi="Arial"/>
          <w:sz w:val="22"/>
          <w:szCs w:val="22"/>
          <w:highlight w:val="yellow"/>
          <w:rtl w:val="0"/>
        </w:rPr>
        <w:t xml:space="preserve">When sent by a Client the REGACK MUST NOT contain a Topic Alias</w:t>
      </w:r>
      <w:r w:rsidDel="00000000" w:rsidR="00000000" w:rsidRPr="00000000">
        <w:rPr>
          <w:highlight w:val="yellow"/>
          <w:rtl w:val="0"/>
        </w:rPr>
        <w:t xml:space="preserve"> </w:t>
      </w:r>
      <w:r w:rsidDel="00000000" w:rsidR="00000000" w:rsidRPr="00000000">
        <w:rPr>
          <w:color w:val="ff0000"/>
          <w:rtl w:val="0"/>
        </w:rPr>
        <w:t xml:space="preserve">[MQTT-SN-3.5.4-1]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B0">
      <w:pPr>
        <w:pStyle w:val="Heading3"/>
        <w:ind w:left="0" w:firstLine="0"/>
        <w:rPr/>
      </w:pPr>
      <w:bookmarkStart w:colFirst="0" w:colLast="0" w:name="_heading=h.rjefff" w:id="106"/>
      <w:bookmarkEnd w:id="106"/>
      <w:r w:rsidDel="00000000" w:rsidR="00000000" w:rsidRPr="00000000">
        <w:rPr>
          <w:rtl w:val="0"/>
        </w:rPr>
        <w:t xml:space="preserve">3.5.5 Reason Code</w:t>
      </w:r>
    </w:p>
    <w:p w:rsidR="00000000" w:rsidDel="00000000" w:rsidP="00000000" w:rsidRDefault="00000000" w:rsidRPr="00000000" w14:paraId="000005B1">
      <w:pPr>
        <w:spacing w:after="174" w:before="0" w:line="248.00000000000006" w:lineRule="auto"/>
        <w:rPr/>
      </w:pPr>
      <w:r w:rsidDel="00000000" w:rsidR="00000000" w:rsidRPr="00000000">
        <w:rPr>
          <w:rtl w:val="0"/>
        </w:rPr>
        <w:t xml:space="preserve">The Reason Code for the REGACK packet is optional - its existence is inferred from the Packet length. If not provided, 0x00 (Success) is assumed. </w:t>
      </w:r>
    </w:p>
    <w:p w:rsidR="00000000" w:rsidDel="00000000" w:rsidP="00000000" w:rsidRDefault="00000000" w:rsidRPr="00000000" w14:paraId="000005B2">
      <w:pPr>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REGACK Packet MUST use one of the </w:t>
      </w:r>
      <w:r w:rsidDel="00000000" w:rsidR="00000000" w:rsidRPr="00000000">
        <w:rPr>
          <w:highlight w:val="yellow"/>
          <w:rtl w:val="0"/>
        </w:rPr>
        <w:t xml:space="preserve">Reason Codes applicable to REGACK</w:t>
      </w:r>
      <w:r w:rsidDel="00000000" w:rsidR="00000000" w:rsidRPr="00000000">
        <w:rPr>
          <w:highlight w:val="yellow"/>
          <w:rtl w:val="0"/>
        </w:rPr>
        <w:t xml:space="preserve"> </w:t>
      </w:r>
      <w:r w:rsidDel="00000000" w:rsidR="00000000" w:rsidRPr="00000000">
        <w:rPr>
          <w:color w:val="ff0000"/>
          <w:rtl w:val="0"/>
        </w:rPr>
        <w:t xml:space="preserve">[MQTT-SN-3.5.5-1]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B3">
      <w:pPr>
        <w:pStyle w:val="Heading2"/>
        <w:ind w:left="0" w:firstLine="0"/>
        <w:rPr/>
      </w:pPr>
      <w:bookmarkStart w:colFirst="0" w:colLast="0" w:name="_heading=h.3bj1y38" w:id="107"/>
      <w:bookmarkEnd w:id="107"/>
      <w:r w:rsidDel="00000000" w:rsidR="00000000" w:rsidRPr="00000000">
        <w:rPr>
          <w:rtl w:val="0"/>
        </w:rPr>
        <w:t xml:space="preserve">3.6 Publish Requests and Responses</w:t>
      </w:r>
    </w:p>
    <w:p w:rsidR="00000000" w:rsidDel="00000000" w:rsidP="00000000" w:rsidRDefault="00000000" w:rsidRPr="00000000" w14:paraId="000005B4">
      <w:pPr>
        <w:spacing w:line="276" w:lineRule="auto"/>
        <w:rPr>
          <w:sz w:val="22"/>
          <w:szCs w:val="22"/>
        </w:rPr>
      </w:pPr>
      <w:r w:rsidDel="00000000" w:rsidR="00000000" w:rsidRPr="00000000">
        <w:rPr>
          <w:sz w:val="22"/>
          <w:szCs w:val="22"/>
          <w:rtl w:val="0"/>
        </w:rPr>
        <w:t xml:space="preserve">MQTT-SN is designed to be optimized for packet size. For this reason, publish requests have 3 variants:</w:t>
      </w:r>
    </w:p>
    <w:p w:rsidR="00000000" w:rsidDel="00000000" w:rsidP="00000000" w:rsidRDefault="00000000" w:rsidRPr="00000000" w14:paraId="000005B5">
      <w:pPr>
        <w:numPr>
          <w:ilvl w:val="0"/>
          <w:numId w:val="57"/>
        </w:numPr>
        <w:spacing w:after="0" w:afterAutospacing="0" w:line="276" w:lineRule="auto"/>
        <w:ind w:left="720" w:hanging="360"/>
        <w:rPr>
          <w:sz w:val="22"/>
          <w:szCs w:val="22"/>
          <w:u w:val="none"/>
        </w:rPr>
      </w:pPr>
      <w:r w:rsidDel="00000000" w:rsidR="00000000" w:rsidRPr="00000000">
        <w:rPr>
          <w:sz w:val="22"/>
          <w:szCs w:val="22"/>
          <w:rtl w:val="0"/>
        </w:rPr>
        <w:t xml:space="preserve">PUBWOS, Publish Without Session, where no session is required</w:t>
      </w:r>
    </w:p>
    <w:p w:rsidR="00000000" w:rsidDel="00000000" w:rsidP="00000000" w:rsidRDefault="00000000" w:rsidRPr="00000000" w14:paraId="000005B6">
      <w:pPr>
        <w:numPr>
          <w:ilvl w:val="0"/>
          <w:numId w:val="57"/>
        </w:numPr>
        <w:spacing w:after="0" w:afterAutospacing="0" w:before="0" w:beforeAutospacing="0" w:line="276" w:lineRule="auto"/>
        <w:ind w:left="720" w:hanging="360"/>
        <w:rPr>
          <w:sz w:val="22"/>
          <w:szCs w:val="22"/>
          <w:u w:val="none"/>
        </w:rPr>
      </w:pPr>
      <w:r w:rsidDel="00000000" w:rsidR="00000000" w:rsidRPr="00000000">
        <w:rPr>
          <w:sz w:val="22"/>
          <w:szCs w:val="22"/>
          <w:rtl w:val="0"/>
        </w:rPr>
        <w:t xml:space="preserve">PUBLISH Quality of Service 0 where no response is required and thus no packet identifier </w:t>
      </w:r>
    </w:p>
    <w:p w:rsidR="00000000" w:rsidDel="00000000" w:rsidP="00000000" w:rsidRDefault="00000000" w:rsidRPr="00000000" w14:paraId="000005B7">
      <w:pPr>
        <w:numPr>
          <w:ilvl w:val="0"/>
          <w:numId w:val="57"/>
        </w:numPr>
        <w:spacing w:before="0" w:beforeAutospacing="0" w:line="276" w:lineRule="auto"/>
        <w:ind w:left="720" w:hanging="360"/>
        <w:rPr>
          <w:sz w:val="22"/>
          <w:szCs w:val="22"/>
          <w:u w:val="none"/>
        </w:rPr>
      </w:pPr>
      <w:r w:rsidDel="00000000" w:rsidR="00000000" w:rsidRPr="00000000">
        <w:rPr>
          <w:sz w:val="22"/>
          <w:szCs w:val="22"/>
          <w:rtl w:val="0"/>
        </w:rPr>
        <w:t xml:space="preserve">PUBLISH Quality of Service 1 and 2 where a response is expected. </w:t>
      </w:r>
    </w:p>
    <w:p w:rsidR="00000000" w:rsidDel="00000000" w:rsidP="00000000" w:rsidRDefault="00000000" w:rsidRPr="00000000" w14:paraId="000005B8">
      <w:pPr>
        <w:spacing w:line="276" w:lineRule="auto"/>
        <w:ind w:left="0" w:firstLine="0"/>
        <w:rPr>
          <w:sz w:val="22"/>
          <w:szCs w:val="22"/>
        </w:rPr>
      </w:pPr>
      <w:r w:rsidDel="00000000" w:rsidR="00000000" w:rsidRPr="00000000">
        <w:rPr>
          <w:sz w:val="22"/>
          <w:szCs w:val="22"/>
          <w:rtl w:val="0"/>
        </w:rPr>
        <w:t xml:space="preserve">The </w:t>
      </w:r>
      <w:r w:rsidDel="00000000" w:rsidR="00000000" w:rsidRPr="00000000">
        <w:rPr>
          <w:sz w:val="22"/>
          <w:szCs w:val="22"/>
          <w:rtl w:val="0"/>
        </w:rPr>
        <w:t xml:space="preserve">table below</w:t>
      </w:r>
      <w:r w:rsidDel="00000000" w:rsidR="00000000" w:rsidRPr="00000000">
        <w:rPr>
          <w:sz w:val="22"/>
          <w:szCs w:val="22"/>
          <w:rtl w:val="0"/>
        </w:rPr>
        <w:t xml:space="preserve"> shows the two packet types.</w:t>
      </w:r>
    </w:p>
    <w:p w:rsidR="00000000" w:rsidDel="00000000" w:rsidP="00000000" w:rsidRDefault="00000000" w:rsidRPr="00000000" w14:paraId="000005B9">
      <w:pPr>
        <w:rPr/>
      </w:pPr>
      <w:r w:rsidDel="00000000" w:rsidR="00000000" w:rsidRPr="00000000">
        <w:rPr>
          <w:i w:val="1"/>
          <w:sz w:val="19"/>
          <w:szCs w:val="19"/>
          <w:rtl w:val="0"/>
        </w:rPr>
        <w:t xml:space="preserve">Figure 3-7 – Publish Packet Types</w:t>
      </w:r>
      <w:r w:rsidDel="00000000" w:rsidR="00000000" w:rsidRPr="00000000">
        <w:rPr>
          <w:rtl w:val="0"/>
        </w:rPr>
      </w:r>
    </w:p>
    <w:tbl>
      <w:tblPr>
        <w:tblStyle w:val="Table7"/>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1276"/>
        <w:gridCol w:w="6237"/>
        <w:tblGridChange w:id="0">
          <w:tblGrid>
            <w:gridCol w:w="1843"/>
            <w:gridCol w:w="1276"/>
            <w:gridCol w:w="6237"/>
          </w:tblGrid>
        </w:tblGridChange>
      </w:tblGrid>
      <w:tr>
        <w:trPr>
          <w:cantSplit w:val="0"/>
          <w:trHeight w:val="600" w:hRule="atLeast"/>
          <w:tblHeader w:val="0"/>
        </w:trPr>
        <w:tc>
          <w:tcPr>
            <w:shd w:fill="cfe2f3" w:val="clear"/>
          </w:tcPr>
          <w:p w:rsidR="00000000" w:rsidDel="00000000" w:rsidP="00000000" w:rsidRDefault="00000000" w:rsidRPr="00000000" w14:paraId="000005BA">
            <w:pPr>
              <w:spacing w:after="0" w:lineRule="auto"/>
              <w:ind w:right="-100"/>
              <w:rPr>
                <w:rFonts w:ascii="Arial" w:cs="Arial" w:eastAsia="Arial" w:hAnsi="Arial"/>
                <w:b w:val="1"/>
                <w:sz w:val="21"/>
                <w:szCs w:val="21"/>
                <w:shd w:fill="cfe2f3" w:val="clear"/>
              </w:rPr>
            </w:pPr>
            <w:r w:rsidDel="00000000" w:rsidR="00000000" w:rsidRPr="00000000">
              <w:rPr>
                <w:rFonts w:ascii="Arial" w:cs="Arial" w:eastAsia="Arial" w:hAnsi="Arial"/>
                <w:b w:val="1"/>
                <w:sz w:val="21"/>
                <w:szCs w:val="21"/>
                <w:shd w:fill="cfe2f3" w:val="clear"/>
                <w:rtl w:val="0"/>
              </w:rPr>
              <w:t xml:space="preserve">Packet Name</w:t>
            </w:r>
          </w:p>
        </w:tc>
        <w:tc>
          <w:tcPr>
            <w:shd w:fill="cfe2f3" w:val="clear"/>
          </w:tcPr>
          <w:p w:rsidR="00000000" w:rsidDel="00000000" w:rsidP="00000000" w:rsidRDefault="00000000" w:rsidRPr="00000000" w14:paraId="000005BB">
            <w:pPr>
              <w:spacing w:after="0" w:lineRule="auto"/>
              <w:ind w:right="-100"/>
              <w:rPr>
                <w:rFonts w:ascii="Arial" w:cs="Arial" w:eastAsia="Arial" w:hAnsi="Arial"/>
                <w:b w:val="1"/>
                <w:sz w:val="21"/>
                <w:szCs w:val="21"/>
                <w:shd w:fill="cfe2f3" w:val="clear"/>
              </w:rPr>
            </w:pPr>
            <w:r w:rsidDel="00000000" w:rsidR="00000000" w:rsidRPr="00000000">
              <w:rPr>
                <w:rFonts w:ascii="Arial" w:cs="Arial" w:eastAsia="Arial" w:hAnsi="Arial"/>
                <w:b w:val="1"/>
                <w:sz w:val="21"/>
                <w:szCs w:val="21"/>
                <w:shd w:fill="cfe2f3" w:val="clear"/>
                <w:rtl w:val="0"/>
              </w:rPr>
              <w:t xml:space="preserve">Type</w:t>
            </w:r>
          </w:p>
        </w:tc>
        <w:tc>
          <w:tcPr>
            <w:shd w:fill="cfe2f3" w:val="clear"/>
          </w:tcPr>
          <w:p w:rsidR="00000000" w:rsidDel="00000000" w:rsidP="00000000" w:rsidRDefault="00000000" w:rsidRPr="00000000" w14:paraId="000005BC">
            <w:pPr>
              <w:spacing w:after="0" w:lineRule="auto"/>
              <w:ind w:right="990"/>
              <w:jc w:val="center"/>
              <w:rPr>
                <w:rFonts w:ascii="Arial" w:cs="Arial" w:eastAsia="Arial" w:hAnsi="Arial"/>
                <w:b w:val="1"/>
                <w:sz w:val="21"/>
                <w:szCs w:val="21"/>
                <w:shd w:fill="cfe2f3" w:val="clear"/>
              </w:rPr>
            </w:pPr>
            <w:r w:rsidDel="00000000" w:rsidR="00000000" w:rsidRPr="00000000">
              <w:rPr>
                <w:rFonts w:ascii="Arial" w:cs="Arial" w:eastAsia="Arial" w:hAnsi="Arial"/>
                <w:b w:val="1"/>
                <w:sz w:val="21"/>
                <w:szCs w:val="21"/>
                <w:shd w:fill="cfe2f3" w:val="clear"/>
                <w:rtl w:val="0"/>
              </w:rPr>
              <w:t xml:space="preserve">Description</w:t>
            </w:r>
          </w:p>
        </w:tc>
      </w:tr>
      <w:tr>
        <w:trPr>
          <w:cantSplit w:val="0"/>
          <w:trHeight w:val="1008.9218749999999" w:hRule="atLeast"/>
          <w:tblHeader w:val="0"/>
        </w:trPr>
        <w:tc>
          <w:tcPr/>
          <w:p w:rsidR="00000000" w:rsidDel="00000000" w:rsidP="00000000" w:rsidRDefault="00000000" w:rsidRPr="00000000" w14:paraId="000005BD">
            <w:pPr>
              <w:spacing w:after="9"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Publish</w:t>
            </w:r>
          </w:p>
        </w:tc>
        <w:tc>
          <w:tcPr/>
          <w:p w:rsidR="00000000" w:rsidDel="00000000" w:rsidP="00000000" w:rsidRDefault="00000000" w:rsidRPr="00000000" w14:paraId="000005BE">
            <w:pPr>
              <w:spacing w:after="9" w:lineRule="auto"/>
              <w:ind w:right="-728"/>
              <w:rPr>
                <w:rFonts w:ascii="Arial" w:cs="Arial" w:eastAsia="Arial" w:hAnsi="Arial"/>
                <w:sz w:val="21"/>
                <w:szCs w:val="21"/>
              </w:rPr>
            </w:pPr>
            <w:r w:rsidDel="00000000" w:rsidR="00000000" w:rsidRPr="00000000">
              <w:rPr>
                <w:rFonts w:ascii="Arial" w:cs="Arial" w:eastAsia="Arial" w:hAnsi="Arial"/>
                <w:sz w:val="21"/>
                <w:szCs w:val="21"/>
                <w:rtl w:val="0"/>
              </w:rPr>
              <w:t xml:space="preserve">0x0C</w:t>
            </w:r>
          </w:p>
        </w:tc>
        <w:tc>
          <w:tcPr/>
          <w:p w:rsidR="00000000" w:rsidDel="00000000" w:rsidP="00000000" w:rsidRDefault="00000000" w:rsidRPr="00000000" w14:paraId="000005BF">
            <w:pPr>
              <w:spacing w:after="9" w:lineRule="auto"/>
              <w:ind w:right="990" w:hanging="12"/>
              <w:rPr>
                <w:rFonts w:ascii="Arial" w:cs="Arial" w:eastAsia="Arial" w:hAnsi="Arial"/>
                <w:sz w:val="21"/>
                <w:szCs w:val="21"/>
              </w:rPr>
            </w:pPr>
            <w:r w:rsidDel="00000000" w:rsidR="00000000" w:rsidRPr="00000000">
              <w:rPr>
                <w:rFonts w:ascii="Arial" w:cs="Arial" w:eastAsia="Arial" w:hAnsi="Arial"/>
                <w:sz w:val="21"/>
                <w:szCs w:val="21"/>
                <w:rtl w:val="0"/>
              </w:rPr>
              <w:t xml:space="preserve">A PUBLISH packet corresponding to Quality of Service (QoS) 0, 1 or 2</w:t>
            </w:r>
          </w:p>
        </w:tc>
      </w:tr>
      <w:tr>
        <w:trPr>
          <w:cantSplit w:val="0"/>
          <w:trHeight w:val="1008.9218749999999" w:hRule="atLeast"/>
          <w:tblHeader w:val="0"/>
        </w:trPr>
        <w:tc>
          <w:tcPr/>
          <w:p w:rsidR="00000000" w:rsidDel="00000000" w:rsidP="00000000" w:rsidRDefault="00000000" w:rsidRPr="00000000" w14:paraId="000005C0">
            <w:pPr>
              <w:spacing w:after="9"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Publish Without Session</w:t>
            </w:r>
          </w:p>
        </w:tc>
        <w:tc>
          <w:tcPr/>
          <w:p w:rsidR="00000000" w:rsidDel="00000000" w:rsidP="00000000" w:rsidRDefault="00000000" w:rsidRPr="00000000" w14:paraId="000005C1">
            <w:pPr>
              <w:spacing w:after="9" w:lineRule="auto"/>
              <w:ind w:right="-728"/>
              <w:rPr>
                <w:rFonts w:ascii="Arial" w:cs="Arial" w:eastAsia="Arial" w:hAnsi="Arial"/>
                <w:sz w:val="21"/>
                <w:szCs w:val="21"/>
              </w:rPr>
            </w:pPr>
            <w:r w:rsidDel="00000000" w:rsidR="00000000" w:rsidRPr="00000000">
              <w:rPr>
                <w:rFonts w:ascii="Arial" w:cs="Arial" w:eastAsia="Arial" w:hAnsi="Arial"/>
                <w:sz w:val="21"/>
                <w:szCs w:val="21"/>
                <w:rtl w:val="0"/>
              </w:rPr>
              <w:t xml:space="preserve">0x11</w:t>
            </w:r>
          </w:p>
        </w:tc>
        <w:tc>
          <w:tcPr/>
          <w:p w:rsidR="00000000" w:rsidDel="00000000" w:rsidP="00000000" w:rsidRDefault="00000000" w:rsidRPr="00000000" w14:paraId="000005C2">
            <w:pPr>
              <w:spacing w:after="9" w:lineRule="auto"/>
              <w:ind w:right="990"/>
              <w:rPr>
                <w:rFonts w:ascii="Arial" w:cs="Arial" w:eastAsia="Arial" w:hAnsi="Arial"/>
                <w:sz w:val="21"/>
                <w:szCs w:val="21"/>
              </w:rPr>
            </w:pPr>
            <w:r w:rsidDel="00000000" w:rsidR="00000000" w:rsidRPr="00000000">
              <w:rPr>
                <w:rFonts w:ascii="Arial" w:cs="Arial" w:eastAsia="Arial" w:hAnsi="Arial"/>
                <w:sz w:val="21"/>
                <w:szCs w:val="21"/>
                <w:rtl w:val="0"/>
              </w:rPr>
              <w:t xml:space="preserve">A PUBWOS Packet sent by a Client and does not need not to have an active Session</w:t>
            </w:r>
          </w:p>
        </w:tc>
      </w:tr>
    </w:tbl>
    <w:p w:rsidR="00000000" w:rsidDel="00000000" w:rsidP="00000000" w:rsidRDefault="00000000" w:rsidRPr="00000000" w14:paraId="000005C3">
      <w:pPr>
        <w:pStyle w:val="Heading3"/>
        <w:keepLines w:val="1"/>
        <w:spacing w:after="77" w:before="200" w:line="259" w:lineRule="auto"/>
        <w:ind w:left="0" w:firstLine="0"/>
        <w:rPr/>
      </w:pPr>
      <w:bookmarkStart w:colFirst="0" w:colLast="0" w:name="_heading=h.j8sehv" w:id="108"/>
      <w:bookmarkEnd w:id="108"/>
      <w:r w:rsidDel="00000000" w:rsidR="00000000" w:rsidRPr="00000000">
        <w:rPr>
          <w:rtl w:val="0"/>
        </w:rPr>
        <w:t xml:space="preserve">3.6.1 </w:t>
      </w:r>
      <w:r w:rsidDel="00000000" w:rsidR="00000000" w:rsidRPr="00000000">
        <w:rPr>
          <w:rFonts w:ascii="Arial" w:cs="Arial" w:eastAsia="Arial" w:hAnsi="Arial"/>
          <w:rtl w:val="0"/>
        </w:rPr>
        <w:t xml:space="preserve">PUB</w:t>
      </w:r>
      <w:r w:rsidDel="00000000" w:rsidR="00000000" w:rsidRPr="00000000">
        <w:rPr>
          <w:rtl w:val="0"/>
        </w:rPr>
        <w:t xml:space="preserve">WOS - Publish Without Session</w:t>
      </w:r>
    </w:p>
    <w:p w:rsidR="00000000" w:rsidDel="00000000" w:rsidP="00000000" w:rsidRDefault="00000000" w:rsidRPr="00000000" w14:paraId="000005C4">
      <w:pPr>
        <w:rPr/>
      </w:pPr>
      <w:r w:rsidDel="00000000" w:rsidR="00000000" w:rsidRPr="00000000">
        <w:rPr>
          <w:i w:val="1"/>
          <w:sz w:val="19"/>
          <w:szCs w:val="19"/>
          <w:rtl w:val="0"/>
        </w:rPr>
        <w:t xml:space="preserve">Figure 3-8 – PUBWOS Packet</w:t>
      </w:r>
      <w:r w:rsidDel="00000000" w:rsidR="00000000" w:rsidRPr="00000000">
        <w:rPr>
          <w:rtl w:val="0"/>
        </w:rPr>
      </w:r>
    </w:p>
    <w:p w:rsidR="00000000" w:rsidDel="00000000" w:rsidP="00000000" w:rsidRDefault="00000000" w:rsidRPr="00000000" w14:paraId="000005C5">
      <w:pPr>
        <w:rPr/>
      </w:pPr>
      <w:r w:rsidDel="00000000" w:rsidR="00000000" w:rsidRPr="00000000">
        <w:rPr/>
        <w:drawing>
          <wp:inline distB="114300" distT="114300" distL="114300" distR="114300">
            <wp:extent cx="5943600" cy="3162300"/>
            <wp:effectExtent b="0" l="0" r="0" t="0"/>
            <wp:docPr id="27" name="image13.png"/>
            <a:graphic>
              <a:graphicData uri="http://schemas.openxmlformats.org/drawingml/2006/picture">
                <pic:pic>
                  <pic:nvPicPr>
                    <pic:cNvPr id="0" name="image13.png"/>
                    <pic:cNvPicPr preferRelativeResize="0"/>
                  </pic:nvPicPr>
                  <pic:blipFill>
                    <a:blip r:embed="rId71"/>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5C6">
      <w:pPr>
        <w:ind w:left="-15" w:right="4" w:firstLine="0"/>
        <w:rPr>
          <w:rFonts w:ascii="Arial" w:cs="Arial" w:eastAsia="Arial" w:hAnsi="Arial"/>
          <w:b w:val="1"/>
          <w:shd w:fill="fff2cc" w:val="clear"/>
        </w:rPr>
      </w:pPr>
      <w:r w:rsidDel="00000000" w:rsidR="00000000" w:rsidRPr="00000000">
        <w:rPr>
          <w:rFonts w:ascii="Arial" w:cs="Arial" w:eastAsia="Arial" w:hAnsi="Arial"/>
          <w:rtl w:val="0"/>
        </w:rPr>
        <w:t xml:space="preserve">This packet is used by both clients and </w:t>
      </w:r>
      <w:r w:rsidDel="00000000" w:rsidR="00000000" w:rsidRPr="00000000">
        <w:rPr>
          <w:rtl w:val="0"/>
        </w:rPr>
        <w:t xml:space="preserve">Server</w:t>
      </w:r>
      <w:r w:rsidDel="00000000" w:rsidR="00000000" w:rsidRPr="00000000">
        <w:rPr>
          <w:rFonts w:ascii="Arial" w:cs="Arial" w:eastAsia="Arial" w:hAnsi="Arial"/>
          <w:rtl w:val="0"/>
        </w:rPr>
        <w:t xml:space="preserve">s to publish data for a certain topic.</w:t>
      </w:r>
      <w:r w:rsidDel="00000000" w:rsidR="00000000" w:rsidRPr="00000000">
        <w:rPr>
          <w:rtl w:val="0"/>
        </w:rPr>
      </w:r>
    </w:p>
    <w:p w:rsidR="00000000" w:rsidDel="00000000" w:rsidP="00000000" w:rsidRDefault="00000000" w:rsidRPr="00000000" w14:paraId="000005C7">
      <w:pPr>
        <w:ind w:left="0" w:firstLine="0"/>
        <w:rPr>
          <w:rFonts w:ascii="Arial" w:cs="Arial" w:eastAsia="Arial" w:hAnsi="Arial"/>
          <w:shd w:fill="fff2cc" w:val="clear"/>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PUBWOS packet does not have a corresponding feature in MQTT. </w:t>
      </w:r>
      <w:r w:rsidDel="00000000" w:rsidR="00000000" w:rsidRPr="00000000">
        <w:rPr>
          <w:rFonts w:ascii="Arial" w:cs="Arial" w:eastAsia="Arial" w:hAnsi="Arial"/>
          <w:highlight w:val="yellow"/>
          <w:rtl w:val="0"/>
        </w:rPr>
        <w:t xml:space="preserve">If forwarded to an MQTT connection, PUBWOS packets MUST have their MQTT Quality of Service level set to 0. </w:t>
      </w:r>
      <w:r w:rsidDel="00000000" w:rsidR="00000000" w:rsidRPr="00000000">
        <w:rPr>
          <w:rFonts w:ascii="Arial" w:cs="Arial" w:eastAsia="Arial" w:hAnsi="Arial"/>
          <w:color w:val="ff0000"/>
          <w:rtl w:val="0"/>
        </w:rPr>
        <w:t xml:space="preserve">[MQTT-SN-3.6-1]</w:t>
      </w:r>
      <w:r w:rsidDel="00000000" w:rsidR="00000000" w:rsidRPr="00000000">
        <w:rPr>
          <w:rtl w:val="0"/>
        </w:rPr>
      </w:r>
    </w:p>
    <w:p w:rsidR="00000000" w:rsidDel="00000000" w:rsidP="00000000" w:rsidRDefault="00000000" w:rsidRPr="00000000" w14:paraId="000005C8">
      <w:pPr>
        <w:spacing w:after="0" w:lineRule="auto"/>
        <w:ind w:left="720" w:firstLine="0"/>
        <w:rPr>
          <w:rFonts w:ascii="Arial" w:cs="Arial" w:eastAsia="Arial" w:hAnsi="Arial"/>
          <w:shd w:fill="auto" w:val="clear"/>
        </w:rPr>
      </w:pPr>
      <w:r w:rsidDel="00000000" w:rsidR="00000000" w:rsidRPr="00000000">
        <w:rPr>
          <w:rFonts w:ascii="Arial" w:cs="Arial" w:eastAsia="Arial" w:hAnsi="Arial"/>
          <w:b w:val="1"/>
          <w:shd w:fill="auto" w:val="clear"/>
          <w:rtl w:val="0"/>
        </w:rPr>
        <w:t xml:space="preserve">Informative comment</w:t>
      </w:r>
      <w:r w:rsidDel="00000000" w:rsidR="00000000" w:rsidRPr="00000000">
        <w:rPr>
          <w:rtl w:val="0"/>
        </w:rPr>
      </w:r>
    </w:p>
    <w:p w:rsidR="00000000" w:rsidDel="00000000" w:rsidP="00000000" w:rsidRDefault="00000000" w:rsidRPr="00000000" w14:paraId="000005C9">
      <w:pPr>
        <w:spacing w:before="0" w:lineRule="auto"/>
        <w:ind w:left="720" w:firstLine="0"/>
        <w:rPr>
          <w:rFonts w:ascii="Arial" w:cs="Arial" w:eastAsia="Arial" w:hAnsi="Arial"/>
          <w:shd w:fill="auto" w:val="clear"/>
        </w:rPr>
      </w:pPr>
      <w:r w:rsidDel="00000000" w:rsidR="00000000" w:rsidRPr="00000000">
        <w:rPr>
          <w:rFonts w:ascii="Arial" w:cs="Arial" w:eastAsia="Arial" w:hAnsi="Arial"/>
          <w:shd w:fill="auto" w:val="clear"/>
          <w:rtl w:val="0"/>
        </w:rPr>
        <w:t xml:space="preserve">PUBWOS packets received by a </w:t>
      </w:r>
      <w:r w:rsidDel="00000000" w:rsidR="00000000" w:rsidRPr="00000000">
        <w:rPr>
          <w:shd w:fill="auto" w:val="clear"/>
          <w:rtl w:val="0"/>
        </w:rPr>
        <w:t xml:space="preserve">Server</w:t>
      </w:r>
      <w:r w:rsidDel="00000000" w:rsidR="00000000" w:rsidRPr="00000000">
        <w:rPr>
          <w:rFonts w:ascii="Arial" w:cs="Arial" w:eastAsia="Arial" w:hAnsi="Arial"/>
          <w:shd w:fill="auto" w:val="clear"/>
          <w:rtl w:val="0"/>
        </w:rPr>
        <w:t xml:space="preserve"> are not associated with a MQTT-SN Client Session and can be optionally discarded by the </w:t>
      </w:r>
      <w:r w:rsidDel="00000000" w:rsidR="00000000" w:rsidRPr="00000000">
        <w:rPr>
          <w:shd w:fill="auto" w:val="clear"/>
          <w:rtl w:val="0"/>
        </w:rPr>
        <w:t xml:space="preserve">Server</w:t>
      </w:r>
      <w:r w:rsidDel="00000000" w:rsidR="00000000" w:rsidRPr="00000000">
        <w:rPr>
          <w:rFonts w:ascii="Arial" w:cs="Arial" w:eastAsia="Arial" w:hAnsi="Arial"/>
          <w:shd w:fill="auto" w:val="clear"/>
          <w:rtl w:val="0"/>
        </w:rPr>
        <w:t xml:space="preserve"> without being processed for onward delivery.</w:t>
      </w:r>
    </w:p>
    <w:p w:rsidR="00000000" w:rsidDel="00000000" w:rsidP="00000000" w:rsidRDefault="00000000" w:rsidRPr="00000000" w14:paraId="000005CA">
      <w:pPr>
        <w:pStyle w:val="Heading4"/>
        <w:ind w:left="0" w:right="4" w:firstLine="0"/>
        <w:rPr>
          <w:rFonts w:ascii="Arial" w:cs="Arial" w:eastAsia="Arial" w:hAnsi="Arial"/>
        </w:rPr>
      </w:pPr>
      <w:bookmarkStart w:colFirst="0" w:colLast="0" w:name="_heading=h.338fx5o" w:id="109"/>
      <w:bookmarkEnd w:id="109"/>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.1.1 PUBWOS Header</w:t>
      </w:r>
    </w:p>
    <w:p w:rsidR="00000000" w:rsidDel="00000000" w:rsidP="00000000" w:rsidRDefault="00000000" w:rsidRPr="00000000" w14:paraId="000005C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CC">
      <w:pPr>
        <w:pStyle w:val="Heading4"/>
        <w:spacing w:after="0" w:lineRule="auto"/>
        <w:ind w:left="0" w:right="4" w:firstLine="0"/>
        <w:rPr>
          <w:rFonts w:ascii="Arial" w:cs="Arial" w:eastAsia="Arial" w:hAnsi="Arial"/>
        </w:rPr>
      </w:pPr>
      <w:bookmarkStart w:colFirst="0" w:colLast="0" w:name="_heading=h.1idq7dh" w:id="110"/>
      <w:bookmarkEnd w:id="110"/>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.1.2 PUBWOS Flags</w:t>
      </w:r>
    </w:p>
    <w:p w:rsidR="00000000" w:rsidDel="00000000" w:rsidP="00000000" w:rsidRDefault="00000000" w:rsidRPr="00000000" w14:paraId="000005CD">
      <w:pPr>
        <w:rPr>
          <w:rFonts w:ascii="Arial" w:cs="Arial" w:eastAsia="Arial" w:hAnsi="Arial"/>
          <w:color w:val="000000"/>
        </w:rPr>
      </w:pPr>
      <w:r w:rsidDel="00000000" w:rsidR="00000000" w:rsidRPr="00000000">
        <w:rPr>
          <w:rFonts w:ascii="Arial" w:cs="Arial" w:eastAsia="Arial" w:hAnsi="Arial"/>
          <w:color w:val="000000"/>
          <w:rtl w:val="0"/>
        </w:rPr>
        <w:t xml:space="preserve">The PUBWOS Flags is a 1 byte field which contains flags specifying the content of the packet and the </w:t>
      </w:r>
      <w:r w:rsidDel="00000000" w:rsidR="00000000" w:rsidRPr="00000000">
        <w:rPr>
          <w:color w:val="000000"/>
          <w:rtl w:val="0"/>
        </w:rPr>
        <w:t xml:space="preserve">Server</w:t>
      </w:r>
      <w:r w:rsidDel="00000000" w:rsidR="00000000" w:rsidRPr="00000000">
        <w:rPr>
          <w:rFonts w:ascii="Arial" w:cs="Arial" w:eastAsia="Arial" w:hAnsi="Arial"/>
          <w:color w:val="000000"/>
          <w:rtl w:val="0"/>
        </w:rPr>
        <w:t xml:space="preserve"> behavior on receipt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7-5 and 3-2 of the PUBWOS FLAGS are reserved and MUST be set to 0</w:t>
      </w:r>
      <w:r w:rsidDel="00000000" w:rsidR="00000000" w:rsidRPr="00000000">
        <w:rPr>
          <w:color w:val="000000"/>
          <w:rtl w:val="0"/>
        </w:rPr>
        <w:t xml:space="preserve"> </w:t>
      </w:r>
      <w:r w:rsidDel="00000000" w:rsidR="00000000" w:rsidRPr="00000000">
        <w:rPr>
          <w:color w:val="ff0000"/>
          <w:rtl w:val="0"/>
        </w:rPr>
        <w:t xml:space="preserve">[MQTT-SN-3.6.1.2-1]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CE">
      <w:pPr>
        <w:rPr>
          <w:rFonts w:ascii="Arial" w:cs="Arial" w:eastAsia="Arial" w:hAnsi="Arial"/>
        </w:rPr>
      </w:pPr>
      <w:r w:rsidDel="00000000" w:rsidR="00000000" w:rsidRPr="00000000">
        <w:rPr>
          <w:rFonts w:ascii="Arial" w:cs="Arial" w:eastAsia="Arial" w:hAnsi="Arial"/>
          <w:highlight w:val="yellow"/>
          <w:rtl w:val="0"/>
        </w:rPr>
        <w:t xml:space="preserve">The Client MUST validate that the reserved flags in the PUBWOS packet are set to 0. If any of the reserved flags is not 0 it is a Malformed Packet</w:t>
      </w:r>
      <w:r w:rsidDel="00000000" w:rsidR="00000000" w:rsidRPr="00000000">
        <w:rPr>
          <w:highlight w:val="yellow"/>
          <w:rtl w:val="0"/>
        </w:rPr>
        <w:t xml:space="preserve"> </w:t>
      </w:r>
      <w:r w:rsidDel="00000000" w:rsidR="00000000" w:rsidRPr="00000000">
        <w:rPr>
          <w:color w:val="ff0000"/>
          <w:rtl w:val="0"/>
        </w:rPr>
        <w:t xml:space="preserve">[MQTT-SN-3.6.1.2-2]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CF">
      <w:pPr>
        <w:pStyle w:val="Heading5"/>
        <w:spacing w:after="0" w:before="200" w:line="248.00000000000006" w:lineRule="auto"/>
        <w:ind w:left="0" w:right="6" w:firstLine="0"/>
        <w:jc w:val="both"/>
        <w:rPr/>
      </w:pPr>
      <w:bookmarkStart w:colFirst="0" w:colLast="0" w:name="_heading=h.qfef1dqk26d9" w:id="111"/>
      <w:bookmarkEnd w:id="111"/>
      <w:r w:rsidDel="00000000" w:rsidR="00000000" w:rsidRPr="00000000">
        <w:rPr>
          <w:rtl w:val="0"/>
        </w:rPr>
        <w:t xml:space="preserve">3.6.1.2.1 Topic Type</w:t>
      </w:r>
    </w:p>
    <w:p w:rsidR="00000000" w:rsidDel="00000000" w:rsidP="00000000" w:rsidRDefault="00000000" w:rsidRPr="00000000" w14:paraId="000005D0">
      <w:pPr>
        <w:rPr/>
      </w:pPr>
      <w:r w:rsidDel="00000000" w:rsidR="00000000" w:rsidRPr="00000000">
        <w:rPr>
          <w:b w:val="1"/>
          <w:rtl w:val="0"/>
        </w:rPr>
        <w:t xml:space="preserve">Position</w:t>
      </w:r>
      <w:r w:rsidDel="00000000" w:rsidR="00000000" w:rsidRPr="00000000">
        <w:rPr>
          <w:rtl w:val="0"/>
        </w:rPr>
        <w:t xml:space="preserve">: bits 0 and 1 of the PUBWOS Flags.</w:t>
      </w:r>
    </w:p>
    <w:p w:rsidR="00000000" w:rsidDel="00000000" w:rsidP="00000000" w:rsidRDefault="00000000" w:rsidRPr="00000000" w14:paraId="000005D1">
      <w:pPr>
        <w:spacing w:after="0" w:before="0" w:line="248.00000000000006" w:lineRule="auto"/>
        <w:ind w:left="0" w:right="6" w:firstLine="0"/>
        <w:rPr>
          <w:rFonts w:ascii="Arial" w:cs="Arial" w:eastAsia="Arial" w:hAnsi="Arial"/>
          <w:highlight w:val="yellow"/>
        </w:rPr>
      </w:pPr>
      <w:r w:rsidDel="00000000" w:rsidR="00000000" w:rsidRPr="00000000">
        <w:rPr>
          <w:rFonts w:ascii="Arial" w:cs="Arial" w:eastAsia="Arial" w:hAnsi="Arial"/>
          <w:rtl w:val="0"/>
        </w:rPr>
        <w:t xml:space="preserve">This determines the format of the topic data field. Refer to </w:t>
      </w:r>
      <w:hyperlink w:anchor="_heading=h.2zbgiuw">
        <w:r w:rsidDel="00000000" w:rsidR="00000000" w:rsidRPr="00000000">
          <w:rPr>
            <w:color w:val="1155cc"/>
            <w:u w:val="single"/>
            <w:rtl w:val="0"/>
          </w:rPr>
          <w:t xml:space="preserve">2.4 Topic Types</w:t>
        </w:r>
      </w:hyperlink>
      <w:r w:rsidDel="00000000" w:rsidR="00000000" w:rsidRPr="00000000">
        <w:rPr>
          <w:rFonts w:ascii="Arial" w:cs="Arial" w:eastAsia="Arial" w:hAnsi="Arial"/>
          <w:rtl w:val="0"/>
        </w:rPr>
        <w:t xml:space="preserve"> for the definition of the topic types. </w:t>
      </w:r>
      <w:r w:rsidDel="00000000" w:rsidR="00000000" w:rsidRPr="00000000">
        <w:rPr>
          <w:rFonts w:ascii="Arial" w:cs="Arial" w:eastAsia="Arial" w:hAnsi="Arial"/>
          <w:highlight w:val="yellow"/>
          <w:rtl w:val="0"/>
        </w:rPr>
        <w:t xml:space="preserve">The Topic Type in the PUBWOS packet MUST be Predefined Topic Alias or Topic Name </w:t>
      </w:r>
      <w:r w:rsidDel="00000000" w:rsidR="00000000" w:rsidRPr="00000000">
        <w:rPr>
          <w:color w:val="ff0000"/>
          <w:rtl w:val="0"/>
        </w:rPr>
        <w:t xml:space="preserve">[MQTT-SN-3.6.1.2.1-1]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D2">
      <w:pPr>
        <w:pStyle w:val="Heading5"/>
        <w:spacing w:after="0" w:before="200" w:line="246.99999999999994" w:lineRule="auto"/>
        <w:ind w:left="0" w:right="6" w:firstLine="0"/>
        <w:rPr/>
      </w:pPr>
      <w:bookmarkStart w:colFirst="0" w:colLast="0" w:name="_heading=h.kky57id4222a" w:id="112"/>
      <w:bookmarkEnd w:id="112"/>
      <w:r w:rsidDel="00000000" w:rsidR="00000000" w:rsidRPr="00000000">
        <w:rPr>
          <w:rtl w:val="0"/>
        </w:rPr>
        <w:t xml:space="preserve">3.6.1.2.2 Retain</w:t>
      </w:r>
    </w:p>
    <w:p w:rsidR="00000000" w:rsidDel="00000000" w:rsidP="00000000" w:rsidRDefault="00000000" w:rsidRPr="00000000" w14:paraId="000005D3">
      <w:pPr>
        <w:rPr/>
      </w:pPr>
      <w:r w:rsidDel="00000000" w:rsidR="00000000" w:rsidRPr="00000000">
        <w:rPr>
          <w:b w:val="1"/>
          <w:rtl w:val="0"/>
        </w:rPr>
        <w:t xml:space="preserve">Position</w:t>
      </w:r>
      <w:r w:rsidDel="00000000" w:rsidR="00000000" w:rsidRPr="00000000">
        <w:rPr>
          <w:rtl w:val="0"/>
        </w:rPr>
        <w:t xml:space="preserve">: bit 4 of the PUBWOS Flags.</w:t>
      </w:r>
    </w:p>
    <w:p w:rsidR="00000000" w:rsidDel="00000000" w:rsidP="00000000" w:rsidRDefault="00000000" w:rsidRPr="00000000" w14:paraId="000005D4">
      <w:pPr>
        <w:spacing w:after="280" w:before="0" w:line="246.99999999999994" w:lineRule="auto"/>
        <w:ind w:left="0" w:right="6" w:firstLine="0"/>
        <w:rPr>
          <w:rFonts w:ascii="Arial" w:cs="Arial" w:eastAsia="Arial" w:hAnsi="Arial"/>
        </w:rPr>
      </w:pPr>
      <w:r w:rsidDel="00000000" w:rsidR="00000000" w:rsidRPr="00000000">
        <w:rPr>
          <w:rFonts w:ascii="Arial" w:cs="Arial" w:eastAsia="Arial" w:hAnsi="Arial"/>
          <w:rtl w:val="0"/>
        </w:rPr>
        <w:t xml:space="preserve">This</w:t>
      </w:r>
      <w:r w:rsidDel="00000000" w:rsidR="00000000" w:rsidRPr="00000000">
        <w:rPr>
          <w:rFonts w:ascii="Arial" w:cs="Arial" w:eastAsia="Arial" w:hAnsi="Arial"/>
          <w:rtl w:val="0"/>
        </w:rPr>
        <w:t xml:space="preserve"> field signifies whether the existing Retained Message for this topic is replaced or kept. For a detailed description of Retained Messages see </w:t>
      </w:r>
      <w:hyperlink w:anchor="_heading=h.ly7c1y">
        <w:r w:rsidDel="00000000" w:rsidR="00000000" w:rsidRPr="00000000">
          <w:rPr>
            <w:color w:val="1155cc"/>
            <w:u w:val="single"/>
            <w:rtl w:val="0"/>
          </w:rPr>
          <w:t xml:space="preserve">4.13 Retained Messages</w:t>
        </w:r>
      </w:hyperlink>
      <w:r w:rsidDel="00000000" w:rsidR="00000000" w:rsidRPr="00000000">
        <w:rPr>
          <w:rFonts w:ascii="Arial" w:cs="Arial" w:eastAsia="Arial" w:hAnsi="Arial"/>
          <w:rtl w:val="0"/>
        </w:rPr>
        <w:t xml:space="preserve">.</w:t>
      </w:r>
    </w:p>
    <w:p w:rsidR="00000000" w:rsidDel="00000000" w:rsidP="00000000" w:rsidRDefault="00000000" w:rsidRPr="00000000" w14:paraId="000005D5">
      <w:pPr>
        <w:pStyle w:val="Heading4"/>
        <w:spacing w:after="0" w:lineRule="auto"/>
        <w:ind w:left="0" w:right="4" w:firstLine="0"/>
        <w:rPr>
          <w:rFonts w:ascii="Arial" w:cs="Arial" w:eastAsia="Arial" w:hAnsi="Arial"/>
        </w:rPr>
      </w:pPr>
      <w:bookmarkStart w:colFirst="0" w:colLast="0" w:name="_heading=h.42ddq1a" w:id="113"/>
      <w:bookmarkEnd w:id="113"/>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.1.3 Topic Alias or Topic Name Length</w:t>
      </w:r>
    </w:p>
    <w:p w:rsidR="00000000" w:rsidDel="00000000" w:rsidP="00000000" w:rsidRDefault="00000000" w:rsidRPr="00000000" w14:paraId="000005D6">
      <w:pPr>
        <w:spacing w:after="306"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This field is 2 bytes. It contains the Topic Name length if the Topic Type is Topic Name, or a predefined Topic Alias if the Topic Type is Predefined Topic Alias.</w:t>
      </w:r>
      <w:r w:rsidDel="00000000" w:rsidR="00000000" w:rsidRPr="00000000">
        <w:rPr>
          <w:rFonts w:ascii="Arial" w:cs="Arial" w:eastAsia="Arial" w:hAnsi="Arial"/>
          <w:rtl w:val="0"/>
        </w:rPr>
        <w:t xml:space="preserve"> Determines the topic which this payload will be published to.</w:t>
      </w:r>
    </w:p>
    <w:p w:rsidR="00000000" w:rsidDel="00000000" w:rsidP="00000000" w:rsidRDefault="00000000" w:rsidRPr="00000000" w14:paraId="000005D7">
      <w:pPr>
        <w:pStyle w:val="Heading4"/>
        <w:ind w:left="0" w:firstLine="0"/>
        <w:rPr>
          <w:rFonts w:ascii="Arial" w:cs="Arial" w:eastAsia="Arial" w:hAnsi="Arial"/>
        </w:rPr>
      </w:pPr>
      <w:bookmarkStart w:colFirst="0" w:colLast="0" w:name="_heading=h.vgc8jwcnscew" w:id="114"/>
      <w:bookmarkEnd w:id="114"/>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.1.4 Topic Name</w:t>
      </w:r>
    </w:p>
    <w:p w:rsidR="00000000" w:rsidDel="00000000" w:rsidP="00000000" w:rsidRDefault="00000000" w:rsidRPr="00000000" w14:paraId="000005D8">
      <w:pPr>
        <w:rPr/>
      </w:pPr>
      <w:r w:rsidDel="00000000" w:rsidR="00000000" w:rsidRPr="00000000">
        <w:rPr>
          <w:highlight w:val="yellow"/>
          <w:rtl w:val="0"/>
        </w:rPr>
        <w:t xml:space="preserve">If the Topic Type is Topic Name, the Topic Name field MUST be present in the PUBWOS packet </w:t>
      </w:r>
      <w:r w:rsidDel="00000000" w:rsidR="00000000" w:rsidRPr="00000000">
        <w:rPr>
          <w:color w:val="ff0000"/>
          <w:rtl w:val="0"/>
        </w:rPr>
        <w:t xml:space="preserve">[MQTT-SN-3.6.1.4-1]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D9">
      <w:pPr>
        <w:rPr/>
      </w:pPr>
      <w:r w:rsidDel="00000000" w:rsidR="00000000" w:rsidRPr="00000000">
        <w:rPr>
          <w:highlight w:val="yellow"/>
          <w:rtl w:val="0"/>
        </w:rPr>
        <w:t xml:space="preserve">If the Topic Type is Predefined Topic Alias, the Topic Name field MUST NOT be present in the PUBWOS packet </w:t>
      </w:r>
      <w:r w:rsidDel="00000000" w:rsidR="00000000" w:rsidRPr="00000000">
        <w:rPr>
          <w:color w:val="ff0000"/>
          <w:rtl w:val="0"/>
        </w:rPr>
        <w:t xml:space="preserve">[MQTT-SN-3.6.1.4-2]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DA">
      <w:pPr>
        <w:rPr>
          <w:highlight w:val="yellow"/>
        </w:rPr>
      </w:pPr>
      <w:r w:rsidDel="00000000" w:rsidR="00000000" w:rsidRPr="00000000">
        <w:rPr>
          <w:rtl w:val="0"/>
        </w:rPr>
        <w:t xml:space="preserve">If the Topic Type is Topic Name this field will be a UTF-8 encoded string value of length determined by the Topic Name Length field.</w:t>
      </w:r>
      <w:r w:rsidDel="00000000" w:rsidR="00000000" w:rsidRPr="00000000">
        <w:rPr>
          <w:rtl w:val="0"/>
        </w:rPr>
      </w:r>
    </w:p>
    <w:p w:rsidR="00000000" w:rsidDel="00000000" w:rsidP="00000000" w:rsidRDefault="00000000" w:rsidRPr="00000000" w14:paraId="000005DB">
      <w:pPr>
        <w:pStyle w:val="Heading4"/>
        <w:ind w:left="0" w:right="4" w:firstLine="0"/>
        <w:rPr>
          <w:rFonts w:ascii="Arial" w:cs="Arial" w:eastAsia="Arial" w:hAnsi="Arial"/>
        </w:rPr>
      </w:pPr>
      <w:bookmarkStart w:colFirst="0" w:colLast="0" w:name="_heading=h.2hio093" w:id="115"/>
      <w:bookmarkEnd w:id="115"/>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.1.5 Payload</w:t>
      </w:r>
    </w:p>
    <w:p w:rsidR="00000000" w:rsidDel="00000000" w:rsidP="00000000" w:rsidRDefault="00000000" w:rsidRPr="00000000" w14:paraId="000005DC">
      <w:pPr>
        <w:rPr>
          <w:rFonts w:ascii="Arial" w:cs="Arial" w:eastAsia="Arial" w:hAnsi="Arial"/>
        </w:rPr>
      </w:pPr>
      <w:r w:rsidDel="00000000" w:rsidR="00000000" w:rsidRPr="00000000">
        <w:rPr>
          <w:rFonts w:ascii="Arial" w:cs="Arial" w:eastAsia="Arial" w:hAnsi="Arial"/>
          <w:rtl w:val="0"/>
        </w:rPr>
        <w:t xml:space="preserve">The Payload contains the payload data of the Application Message that is being published.</w:t>
      </w:r>
      <w:r w:rsidDel="00000000" w:rsidR="00000000" w:rsidRPr="00000000">
        <w:rPr>
          <w:rFonts w:ascii="Arial" w:cs="Arial" w:eastAsia="Arial" w:hAnsi="Arial"/>
          <w:rtl w:val="0"/>
        </w:rPr>
        <w:t xml:space="preserve"> </w:t>
      </w:r>
      <w:r w:rsidDel="00000000" w:rsidR="00000000" w:rsidRPr="00000000">
        <w:rPr>
          <w:rtl w:val="0"/>
        </w:rPr>
        <w:t xml:space="preserve">This field consists of Binary Data.</w:t>
      </w:r>
      <w:r w:rsidDel="00000000" w:rsidR="00000000" w:rsidRPr="00000000">
        <w:rPr>
          <w:rFonts w:ascii="Arial" w:cs="Arial" w:eastAsia="Arial" w:hAnsi="Arial"/>
          <w:rtl w:val="0"/>
        </w:rPr>
        <w:t xml:space="preserve">The content and format of the data is application specific. It is valid for a PUBWOS packet to contain a zero length Payload.</w:t>
      </w:r>
    </w:p>
    <w:p w:rsidR="00000000" w:rsidDel="00000000" w:rsidP="00000000" w:rsidRDefault="00000000" w:rsidRPr="00000000" w14:paraId="000005DD">
      <w:pPr>
        <w:pStyle w:val="Heading4"/>
        <w:spacing w:after="0" w:lineRule="auto"/>
        <w:ind w:left="-5" w:firstLine="0"/>
        <w:rPr/>
      </w:pPr>
      <w:bookmarkStart w:colFirst="0" w:colLast="0" w:name="_heading=h.whhpchgpz502" w:id="116"/>
      <w:bookmarkEnd w:id="116"/>
      <w:r w:rsidDel="00000000" w:rsidR="00000000" w:rsidRPr="00000000">
        <w:rPr>
          <w:rtl w:val="0"/>
        </w:rPr>
        <w:t xml:space="preserve">3.6.1.6 PUBWOS Actions</w:t>
      </w:r>
    </w:p>
    <w:p w:rsidR="00000000" w:rsidDel="00000000" w:rsidP="00000000" w:rsidRDefault="00000000" w:rsidRPr="00000000" w14:paraId="000005DE">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Server uses a PUBWOS packet to send an Application Message to a Network Address, for possible receipt by a Server or another Client.</w:t>
      </w:r>
    </w:p>
    <w:p w:rsidR="00000000" w:rsidDel="00000000" w:rsidP="00000000" w:rsidRDefault="00000000" w:rsidRPr="00000000" w14:paraId="000005DF">
      <w:pPr>
        <w:spacing w:after="240" w:before="240" w:lineRule="auto"/>
        <w:ind w:left="0" w:right="0" w:firstLine="0"/>
        <w:rPr/>
      </w:pPr>
      <w:r w:rsidDel="00000000" w:rsidR="00000000" w:rsidRPr="00000000">
        <w:rPr>
          <w:rFonts w:ascii="Arial" w:cs="Arial" w:eastAsia="Arial" w:hAnsi="Arial"/>
          <w:highlight w:val="yellow"/>
          <w:rtl w:val="0"/>
        </w:rPr>
        <w:t xml:space="preserve">If received by a Client or Server, the PUBWOS packet MUST be treated as if its QoS were 0 </w:t>
      </w:r>
      <w:r w:rsidDel="00000000" w:rsidR="00000000" w:rsidRPr="00000000">
        <w:rPr>
          <w:rFonts w:ascii="Arial" w:cs="Arial" w:eastAsia="Arial" w:hAnsi="Arial"/>
          <w:color w:val="ff0000"/>
          <w:rtl w:val="0"/>
        </w:rPr>
        <w:t xml:space="preserve">[MQTT-SN-3.6.1.6-1] </w:t>
      </w:r>
      <w:r w:rsidDel="00000000" w:rsidR="00000000" w:rsidRPr="00000000">
        <w:rPr>
          <w:rFonts w:ascii="Arial" w:cs="Arial" w:eastAsia="Arial" w:hAnsi="Arial"/>
          <w:color w:val="000000"/>
          <w:rtl w:val="0"/>
        </w:rPr>
        <w:t xml:space="preserve">as described in </w:t>
      </w:r>
      <w:hyperlink w:anchor="_heading=h.3hu8nopr74va">
        <w:r w:rsidDel="00000000" w:rsidR="00000000" w:rsidRPr="00000000">
          <w:rPr>
            <w:color w:val="1155cc"/>
            <w:u w:val="single"/>
            <w:rtl w:val="0"/>
          </w:rPr>
          <w:t xml:space="preserve">3.6.3.7 PUBLISH Actions</w:t>
        </w:r>
      </w:hyperlink>
      <w:r w:rsidDel="00000000" w:rsidR="00000000" w:rsidRPr="00000000">
        <w:rPr>
          <w:rFonts w:ascii="Arial" w:cs="Arial" w:eastAsia="Arial" w:hAnsi="Arial"/>
          <w:color w:val="000000"/>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5E0">
      <w:pPr>
        <w:pStyle w:val="Heading3"/>
        <w:keepLines w:val="1"/>
        <w:spacing w:after="77" w:before="0" w:line="259" w:lineRule="auto"/>
        <w:ind w:left="0" w:firstLine="0"/>
        <w:rPr>
          <w:rFonts w:ascii="Arial" w:cs="Arial" w:eastAsia="Arial" w:hAnsi="Arial"/>
        </w:rPr>
      </w:pPr>
      <w:bookmarkStart w:colFirst="0" w:colLast="0" w:name="_heading=h.wnyagw" w:id="117"/>
      <w:bookmarkEnd w:id="117"/>
      <w:r w:rsidDel="00000000" w:rsidR="00000000" w:rsidRPr="00000000">
        <w:rPr>
          <w:rtl w:val="0"/>
        </w:rPr>
        <w:t xml:space="preserve">3.6.2</w:t>
      </w:r>
      <w:r w:rsidDel="00000000" w:rsidR="00000000" w:rsidRPr="00000000">
        <w:rPr>
          <w:rtl w:val="0"/>
        </w:rPr>
        <w:t xml:space="preserve"> </w:t>
      </w:r>
      <w:r w:rsidDel="00000000" w:rsidR="00000000" w:rsidRPr="00000000">
        <w:rPr>
          <w:rFonts w:ascii="Arial" w:cs="Arial" w:eastAsia="Arial" w:hAnsi="Arial"/>
          <w:rtl w:val="0"/>
        </w:rPr>
        <w:t xml:space="preserve">PUBLISH with QoS 0</w:t>
      </w:r>
    </w:p>
    <w:p w:rsidR="00000000" w:rsidDel="00000000" w:rsidP="00000000" w:rsidRDefault="00000000" w:rsidRPr="00000000" w14:paraId="000005E1">
      <w:pPr>
        <w:rPr/>
      </w:pPr>
      <w:r w:rsidDel="00000000" w:rsidR="00000000" w:rsidRPr="00000000">
        <w:rPr>
          <w:i w:val="1"/>
          <w:sz w:val="19"/>
          <w:szCs w:val="19"/>
          <w:rtl w:val="0"/>
        </w:rPr>
        <w:t xml:space="preserve">Figure 3-9 – PUBLISH Packet for QoS 0</w:t>
      </w:r>
      <w:r w:rsidDel="00000000" w:rsidR="00000000" w:rsidRPr="00000000">
        <w:rPr>
          <w:rtl w:val="0"/>
        </w:rPr>
      </w:r>
    </w:p>
    <w:p w:rsidR="00000000" w:rsidDel="00000000" w:rsidP="00000000" w:rsidRDefault="00000000" w:rsidRPr="00000000" w14:paraId="000005E2">
      <w:pPr>
        <w:rPr/>
      </w:pPr>
      <w:r w:rsidDel="00000000" w:rsidR="00000000" w:rsidRPr="00000000">
        <w:rPr/>
        <w:drawing>
          <wp:inline distB="114300" distT="114300" distL="114300" distR="114300">
            <wp:extent cx="5943600" cy="3162300"/>
            <wp:effectExtent b="0" l="0" r="0" t="0"/>
            <wp:docPr id="45" name="image34.png"/>
            <a:graphic>
              <a:graphicData uri="http://schemas.openxmlformats.org/drawingml/2006/picture">
                <pic:pic>
                  <pic:nvPicPr>
                    <pic:cNvPr id="0" name="image34.png"/>
                    <pic:cNvPicPr preferRelativeResize="0"/>
                  </pic:nvPicPr>
                  <pic:blipFill>
                    <a:blip r:embed="rId72"/>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5E3">
      <w:pP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A PUBLISH packet is sent from a Client to a Server or from a Server to a Client to transport an Application Message.</w:t>
      </w:r>
    </w:p>
    <w:p w:rsidR="00000000" w:rsidDel="00000000" w:rsidP="00000000" w:rsidRDefault="00000000" w:rsidRPr="00000000" w14:paraId="000005E4">
      <w:pPr>
        <w:ind w:left="-15" w:right="4" w:firstLine="0"/>
        <w:rPr>
          <w:rFonts w:ascii="Arial" w:cs="Arial" w:eastAsia="Arial" w:hAnsi="Arial"/>
          <w:color w:val="ff0000"/>
        </w:rPr>
      </w:pPr>
      <w:r w:rsidDel="00000000" w:rsidR="00000000" w:rsidRPr="00000000">
        <w:rPr>
          <w:rFonts w:ascii="Arial" w:cs="Arial" w:eastAsia="Arial" w:hAnsi="Arial"/>
          <w:highlight w:val="yellow"/>
          <w:rtl w:val="0"/>
        </w:rPr>
        <w:t xml:space="preserve">PUBLISH packets with QoS equal to 0 received by a Client or Server </w:t>
      </w:r>
      <w:sdt>
        <w:sdtPr>
          <w:id w:val="-547117798"/>
          <w:tag w:val="goog_rdk_13"/>
        </w:sdtPr>
        <w:sdtContent>
          <w:commentRangeStart w:id="12"/>
        </w:sdtContent>
      </w:sdt>
      <w:sdt>
        <w:sdtPr>
          <w:id w:val="-678592702"/>
          <w:tag w:val="goog_rdk_14"/>
        </w:sdtPr>
        <w:sdtContent>
          <w:commentRangeStart w:id="13"/>
        </w:sdtContent>
      </w:sdt>
      <w:sdt>
        <w:sdtPr>
          <w:id w:val="-2103510821"/>
          <w:tag w:val="goog_rdk_15"/>
        </w:sdtPr>
        <w:sdtContent>
          <w:commentRangeStart w:id="14"/>
        </w:sdtContent>
      </w:sdt>
      <w:sdt>
        <w:sdtPr>
          <w:id w:val="-778439430"/>
          <w:tag w:val="goog_rdk_16"/>
        </w:sdtPr>
        <w:sdtContent>
          <w:commentRangeStart w:id="15"/>
        </w:sdtContent>
      </w:sdt>
      <w:r w:rsidDel="00000000" w:rsidR="00000000" w:rsidRPr="00000000">
        <w:rPr>
          <w:rFonts w:ascii="Arial" w:cs="Arial" w:eastAsia="Arial" w:hAnsi="Arial"/>
          <w:highlight w:val="yellow"/>
          <w:rtl w:val="0"/>
        </w:rPr>
        <w:t xml:space="preserve">MUST be associated with a Session</w:t>
      </w:r>
      <w:r w:rsidDel="00000000" w:rsidR="00000000" w:rsidRPr="00000000">
        <w:rPr>
          <w:rFonts w:ascii="Arial" w:cs="Arial" w:eastAsia="Arial" w:hAnsi="Arial"/>
          <w:highlight w:val="yellow"/>
          <w:rtl w:val="0"/>
        </w:rPr>
        <w:t xml:space="preserve"> </w:t>
      </w:r>
      <w:commentRangeEnd w:id="12"/>
      <w:r w:rsidDel="00000000" w:rsidR="00000000" w:rsidRPr="00000000">
        <w:commentReference w:id="12"/>
      </w:r>
      <w:commentRangeEnd w:id="13"/>
      <w:r w:rsidDel="00000000" w:rsidR="00000000" w:rsidRPr="00000000">
        <w:commentReference w:id="13"/>
      </w:r>
      <w:commentRangeEnd w:id="14"/>
      <w:r w:rsidDel="00000000" w:rsidR="00000000" w:rsidRPr="00000000">
        <w:commentReference w:id="14"/>
      </w:r>
      <w:commentRangeEnd w:id="15"/>
      <w:r w:rsidDel="00000000" w:rsidR="00000000" w:rsidRPr="00000000">
        <w:commentReference w:id="15"/>
      </w:r>
      <w:r w:rsidDel="00000000" w:rsidR="00000000" w:rsidRPr="00000000">
        <w:rPr>
          <w:color w:val="ff0000"/>
          <w:rtl w:val="0"/>
        </w:rPr>
        <w:t xml:space="preserve">[MQTT-SN-3.6.1.2-1]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E5">
      <w:pPr>
        <w:pStyle w:val="Heading4"/>
        <w:ind w:left="0" w:right="4" w:firstLine="0"/>
        <w:rPr>
          <w:rFonts w:ascii="Arial" w:cs="Arial" w:eastAsia="Arial" w:hAnsi="Arial"/>
        </w:rPr>
      </w:pPr>
      <w:bookmarkStart w:colFirst="0" w:colLast="0" w:name="_heading=h.3gnlt4p" w:id="118"/>
      <w:bookmarkEnd w:id="118"/>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.2.1</w:t>
      </w:r>
      <w:r w:rsidDel="00000000" w:rsidR="00000000" w:rsidRPr="00000000">
        <w:rPr>
          <w:rFonts w:ascii="Arial" w:cs="Arial" w:eastAsia="Arial" w:hAnsi="Arial"/>
          <w:rtl w:val="0"/>
        </w:rPr>
        <w:t xml:space="preserve"> PUBLISH Header</w:t>
      </w:r>
    </w:p>
    <w:p w:rsidR="00000000" w:rsidDel="00000000" w:rsidP="00000000" w:rsidRDefault="00000000" w:rsidRPr="00000000" w14:paraId="000005E6">
      <w:pPr>
        <w:spacing w:after="174" w:before="0" w:line="240" w:lineRule="auto"/>
        <w:ind w:right="4"/>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E7">
      <w:pPr>
        <w:pStyle w:val="Heading4"/>
        <w:ind w:left="0" w:right="4" w:firstLine="0"/>
        <w:rPr>
          <w:rFonts w:ascii="Arial" w:cs="Arial" w:eastAsia="Arial" w:hAnsi="Arial"/>
        </w:rPr>
      </w:pPr>
      <w:bookmarkStart w:colFirst="0" w:colLast="0" w:name="_heading=h.1vsw3ci" w:id="119"/>
      <w:bookmarkEnd w:id="119"/>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.2.2 PUBLISH Flags</w:t>
      </w:r>
      <w:r w:rsidDel="00000000" w:rsidR="00000000" w:rsidRPr="00000000">
        <w:rPr>
          <w:rtl w:val="0"/>
        </w:rPr>
      </w:r>
    </w:p>
    <w:p w:rsidR="00000000" w:rsidDel="00000000" w:rsidP="00000000" w:rsidRDefault="00000000" w:rsidRPr="00000000" w14:paraId="000005E8">
      <w:pPr>
        <w:rPr>
          <w:rFonts w:ascii="Arial" w:cs="Arial" w:eastAsia="Arial" w:hAnsi="Arial"/>
          <w:color w:val="000000"/>
        </w:rPr>
      </w:pPr>
      <w:r w:rsidDel="00000000" w:rsidR="00000000" w:rsidRPr="00000000">
        <w:rPr>
          <w:rFonts w:ascii="Arial" w:cs="Arial" w:eastAsia="Arial" w:hAnsi="Arial"/>
          <w:color w:val="000000"/>
          <w:rtl w:val="0"/>
        </w:rPr>
        <w:t xml:space="preserve">The PUBLISH Flags is a 1 byte field which contains flags specifying the content of the packet and the </w:t>
      </w:r>
      <w:r w:rsidDel="00000000" w:rsidR="00000000" w:rsidRPr="00000000">
        <w:rPr>
          <w:color w:val="000000"/>
          <w:rtl w:val="0"/>
        </w:rPr>
        <w:t xml:space="preserve">Server</w:t>
      </w:r>
      <w:r w:rsidDel="00000000" w:rsidR="00000000" w:rsidRPr="00000000">
        <w:rPr>
          <w:rFonts w:ascii="Arial" w:cs="Arial" w:eastAsia="Arial" w:hAnsi="Arial"/>
          <w:color w:val="000000"/>
          <w:rtl w:val="0"/>
        </w:rPr>
        <w:t xml:space="preserve"> behavior</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 and 3-2 of the PUBLISH Flags are reserved and MUST be set to 0</w:t>
      </w:r>
      <w:r w:rsidDel="00000000" w:rsidR="00000000" w:rsidRPr="00000000">
        <w:rPr>
          <w:color w:val="000000"/>
          <w:rtl w:val="0"/>
        </w:rPr>
        <w:t xml:space="preserve"> </w:t>
      </w:r>
      <w:r w:rsidDel="00000000" w:rsidR="00000000" w:rsidRPr="00000000">
        <w:rPr>
          <w:color w:val="ff0000"/>
          <w:rtl w:val="0"/>
        </w:rPr>
        <w:t xml:space="preserve">[MQTT-SN-3.6.2.2-1]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E9">
      <w:pPr>
        <w:rPr>
          <w:rFonts w:ascii="Arial" w:cs="Arial" w:eastAsia="Arial" w:hAnsi="Arial"/>
        </w:rPr>
      </w:pPr>
      <w:r w:rsidDel="00000000" w:rsidR="00000000" w:rsidRPr="00000000">
        <w:rPr>
          <w:rFonts w:ascii="Arial" w:cs="Arial" w:eastAsia="Arial" w:hAnsi="Arial"/>
          <w:highlight w:val="yellow"/>
          <w:rtl w:val="0"/>
        </w:rPr>
        <w:t xml:space="preserve">The Client MUST validate that the reserved flags in the PUBLISH packet are set to 0. If any of the reserved flags is not 0 it is a Malformed Packet</w:t>
      </w:r>
      <w:r w:rsidDel="00000000" w:rsidR="00000000" w:rsidRPr="00000000">
        <w:rPr>
          <w:highlight w:val="yellow"/>
          <w:rtl w:val="0"/>
        </w:rPr>
        <w:t xml:space="preserve"> </w:t>
      </w:r>
      <w:r w:rsidDel="00000000" w:rsidR="00000000" w:rsidRPr="00000000">
        <w:rPr>
          <w:color w:val="ff0000"/>
          <w:rtl w:val="0"/>
        </w:rPr>
        <w:t xml:space="preserve">[MQTT-SN-3.6.2.2-2]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EA">
      <w:pPr>
        <w:pStyle w:val="Heading5"/>
        <w:spacing w:after="0" w:before="200" w:line="248.00000000000006" w:lineRule="auto"/>
        <w:ind w:left="0" w:right="6" w:firstLine="0"/>
        <w:rPr/>
      </w:pPr>
      <w:bookmarkStart w:colFirst="0" w:colLast="0" w:name="_heading=h.fmrm4etlxug5" w:id="120"/>
      <w:bookmarkEnd w:id="120"/>
      <w:r w:rsidDel="00000000" w:rsidR="00000000" w:rsidRPr="00000000">
        <w:rPr>
          <w:rtl w:val="0"/>
        </w:rPr>
        <w:t xml:space="preserve">3.6.2.2.1 Topic Type</w:t>
      </w:r>
    </w:p>
    <w:p w:rsidR="00000000" w:rsidDel="00000000" w:rsidP="00000000" w:rsidRDefault="00000000" w:rsidRPr="00000000" w14:paraId="000005EB">
      <w:pPr>
        <w:rPr/>
      </w:pPr>
      <w:r w:rsidDel="00000000" w:rsidR="00000000" w:rsidRPr="00000000">
        <w:rPr>
          <w:b w:val="1"/>
          <w:rtl w:val="0"/>
        </w:rPr>
        <w:t xml:space="preserve">Position</w:t>
      </w:r>
      <w:r w:rsidDel="00000000" w:rsidR="00000000" w:rsidRPr="00000000">
        <w:rPr>
          <w:rtl w:val="0"/>
        </w:rPr>
        <w:t xml:space="preserve">: bits 0 and 1 of the PUBLISH Flags.</w:t>
      </w:r>
      <w:r w:rsidDel="00000000" w:rsidR="00000000" w:rsidRPr="00000000">
        <w:rPr>
          <w:rtl w:val="0"/>
        </w:rPr>
      </w:r>
    </w:p>
    <w:p w:rsidR="00000000" w:rsidDel="00000000" w:rsidP="00000000" w:rsidRDefault="00000000" w:rsidRPr="00000000" w14:paraId="000005EC">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This determines the content of the Topic Alias and Topic Name fields. </w:t>
      </w:r>
      <w:r w:rsidDel="00000000" w:rsidR="00000000" w:rsidRPr="00000000">
        <w:rPr>
          <w:rFonts w:ascii="Arial" w:cs="Arial" w:eastAsia="Arial" w:hAnsi="Arial"/>
          <w:rtl w:val="0"/>
        </w:rPr>
        <w:t xml:space="preserve">Refer to </w:t>
      </w:r>
      <w:hyperlink w:anchor="_heading=h.2zbgiuw">
        <w:r w:rsidDel="00000000" w:rsidR="00000000" w:rsidRPr="00000000">
          <w:rPr>
            <w:color w:val="1155cc"/>
            <w:u w:val="single"/>
            <w:rtl w:val="0"/>
          </w:rPr>
          <w:t xml:space="preserve">2.4 Topic Types</w:t>
        </w:r>
      </w:hyperlink>
      <w:r w:rsidDel="00000000" w:rsidR="00000000" w:rsidRPr="00000000">
        <w:rPr>
          <w:rFonts w:ascii="Arial" w:cs="Arial" w:eastAsia="Arial" w:hAnsi="Arial"/>
          <w:rtl w:val="0"/>
        </w:rPr>
        <w:t xml:space="preserve"> for the definition of the various topic types.</w:t>
      </w:r>
    </w:p>
    <w:p w:rsidR="00000000" w:rsidDel="00000000" w:rsidP="00000000" w:rsidRDefault="00000000" w:rsidRPr="00000000" w14:paraId="000005ED">
      <w:pPr>
        <w:spacing w:after="306" w:before="0" w:line="248.00000000000006" w:lineRule="auto"/>
        <w:ind w:left="0" w:firstLine="0"/>
        <w:rPr>
          <w:rFonts w:ascii="Arial" w:cs="Arial" w:eastAsia="Arial" w:hAnsi="Arial"/>
        </w:rPr>
      </w:pPr>
      <w:r w:rsidDel="00000000" w:rsidR="00000000" w:rsidRPr="00000000">
        <w:rPr>
          <w:rFonts w:ascii="Arial" w:cs="Arial" w:eastAsia="Arial" w:hAnsi="Arial"/>
          <w:rtl w:val="0"/>
        </w:rPr>
        <w:t xml:space="preserve">The Topic Type may be Topic Name, Predefined Topic Alias or Session Topic Alias.</w:t>
      </w:r>
      <w:r w:rsidDel="00000000" w:rsidR="00000000" w:rsidRPr="00000000">
        <w:rPr>
          <w:rtl w:val="0"/>
        </w:rPr>
      </w:r>
    </w:p>
    <w:p w:rsidR="00000000" w:rsidDel="00000000" w:rsidP="00000000" w:rsidRDefault="00000000" w:rsidRPr="00000000" w14:paraId="000005EE">
      <w:pPr>
        <w:pStyle w:val="Heading5"/>
        <w:spacing w:after="0" w:before="0" w:line="248.00000000000006" w:lineRule="auto"/>
        <w:ind w:left="0" w:right="6" w:firstLine="0"/>
        <w:rPr/>
      </w:pPr>
      <w:bookmarkStart w:colFirst="0" w:colLast="0" w:name="_heading=h.hmaja4ei5dew" w:id="121"/>
      <w:bookmarkEnd w:id="121"/>
      <w:r w:rsidDel="00000000" w:rsidR="00000000" w:rsidRPr="00000000">
        <w:rPr>
          <w:rtl w:val="0"/>
        </w:rPr>
        <w:t xml:space="preserve">3.6.2.2.2 QoS</w:t>
      </w:r>
    </w:p>
    <w:p w:rsidR="00000000" w:rsidDel="00000000" w:rsidP="00000000" w:rsidRDefault="00000000" w:rsidRPr="00000000" w14:paraId="000005EF">
      <w:pPr>
        <w:rPr/>
      </w:pPr>
      <w:r w:rsidDel="00000000" w:rsidR="00000000" w:rsidRPr="00000000">
        <w:rPr>
          <w:b w:val="1"/>
          <w:rtl w:val="0"/>
        </w:rPr>
        <w:t xml:space="preserve">Position</w:t>
      </w:r>
      <w:r w:rsidDel="00000000" w:rsidR="00000000" w:rsidRPr="00000000">
        <w:rPr>
          <w:rtl w:val="0"/>
        </w:rPr>
        <w:t xml:space="preserve">: bits 5 and 6 of the PUBLISH Flags.</w:t>
      </w:r>
      <w:r w:rsidDel="00000000" w:rsidR="00000000" w:rsidRPr="00000000">
        <w:rPr>
          <w:rtl w:val="0"/>
        </w:rPr>
      </w:r>
    </w:p>
    <w:p w:rsidR="00000000" w:rsidDel="00000000" w:rsidP="00000000" w:rsidRDefault="00000000" w:rsidRPr="00000000" w14:paraId="000005F0">
      <w:pPr>
        <w:spacing w:after="200" w:before="0" w:line="248.00000000000006" w:lineRule="auto"/>
        <w:ind w:left="0" w:right="6"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This field is set to “0b00” for QoS 0. For a detailed description of the various Quality Of Service levels refer to </w:t>
      </w:r>
      <w:hyperlink w:anchor="_heading=h.2i9l8ns">
        <w:r w:rsidDel="00000000" w:rsidR="00000000" w:rsidRPr="00000000">
          <w:rPr>
            <w:color w:val="1155cc"/>
            <w:u w:val="single"/>
            <w:shd w:fill="auto" w:val="clear"/>
            <w:rtl w:val="0"/>
          </w:rPr>
          <w:t xml:space="preserve">4.3 Quality of Service levels and protocol flows</w:t>
        </w:r>
      </w:hyperlink>
      <w:r w:rsidDel="00000000" w:rsidR="00000000" w:rsidRPr="00000000">
        <w:rPr>
          <w:rFonts w:ascii="Arial" w:cs="Arial" w:eastAsia="Arial" w:hAnsi="Arial"/>
          <w:color w:val="000000"/>
          <w:shd w:fill="auto" w:val="clear"/>
          <w:rtl w:val="0"/>
        </w:rPr>
        <w:t xml:space="preserve">.</w:t>
      </w:r>
      <w:r w:rsidDel="00000000" w:rsidR="00000000" w:rsidRPr="00000000">
        <w:rPr>
          <w:rtl w:val="0"/>
        </w:rPr>
      </w:r>
    </w:p>
    <w:p w:rsidR="00000000" w:rsidDel="00000000" w:rsidP="00000000" w:rsidRDefault="00000000" w:rsidRPr="00000000" w14:paraId="000005F1">
      <w:pPr>
        <w:pStyle w:val="Heading5"/>
        <w:spacing w:after="0" w:before="0" w:line="246.99999999999994" w:lineRule="auto"/>
        <w:ind w:left="0" w:right="6" w:firstLine="0"/>
        <w:rPr/>
      </w:pPr>
      <w:bookmarkStart w:colFirst="0" w:colLast="0" w:name="_heading=h.ehxpc4g73qd3" w:id="122"/>
      <w:bookmarkEnd w:id="122"/>
      <w:r w:rsidDel="00000000" w:rsidR="00000000" w:rsidRPr="00000000">
        <w:rPr>
          <w:rtl w:val="0"/>
        </w:rPr>
        <w:t xml:space="preserve">3.6.2.2.3 Retain</w:t>
      </w:r>
    </w:p>
    <w:p w:rsidR="00000000" w:rsidDel="00000000" w:rsidP="00000000" w:rsidRDefault="00000000" w:rsidRPr="00000000" w14:paraId="000005F2">
      <w:pPr>
        <w:rPr/>
      </w:pPr>
      <w:r w:rsidDel="00000000" w:rsidR="00000000" w:rsidRPr="00000000">
        <w:rPr>
          <w:b w:val="1"/>
          <w:rtl w:val="0"/>
        </w:rPr>
        <w:t xml:space="preserve">Position</w:t>
      </w:r>
      <w:r w:rsidDel="00000000" w:rsidR="00000000" w:rsidRPr="00000000">
        <w:rPr>
          <w:rtl w:val="0"/>
        </w:rPr>
        <w:t xml:space="preserve">: bit 4 of the PUBLISH Flags.</w:t>
      </w:r>
      <w:r w:rsidDel="00000000" w:rsidR="00000000" w:rsidRPr="00000000">
        <w:rPr>
          <w:rtl w:val="0"/>
        </w:rPr>
      </w:r>
    </w:p>
    <w:p w:rsidR="00000000" w:rsidDel="00000000" w:rsidP="00000000" w:rsidRDefault="00000000" w:rsidRPr="00000000" w14:paraId="000005F3">
      <w:pPr>
        <w:spacing w:after="280" w:before="0" w:line="246.99999999999994" w:lineRule="auto"/>
        <w:ind w:left="0" w:right="6" w:firstLine="0"/>
        <w:rPr>
          <w:rFonts w:ascii="Arial" w:cs="Arial" w:eastAsia="Arial" w:hAnsi="Arial"/>
        </w:rPr>
      </w:pPr>
      <w:r w:rsidDel="00000000" w:rsidR="00000000" w:rsidRPr="00000000">
        <w:rPr>
          <w:rFonts w:ascii="Arial" w:cs="Arial" w:eastAsia="Arial" w:hAnsi="Arial"/>
          <w:rtl w:val="0"/>
        </w:rPr>
        <w:t xml:space="preserve">This flag signifies whether the message is published as a retained message or not. See </w:t>
      </w:r>
      <w:hyperlink w:anchor="_heading=h.ly7c1y">
        <w:r w:rsidDel="00000000" w:rsidR="00000000" w:rsidRPr="00000000">
          <w:rPr>
            <w:color w:val="1155cc"/>
            <w:u w:val="single"/>
            <w:rtl w:val="0"/>
          </w:rPr>
          <w:t xml:space="preserve">4.13 Retained Messages</w:t>
        </w:r>
      </w:hyperlink>
      <w:r w:rsidDel="00000000" w:rsidR="00000000" w:rsidRPr="00000000">
        <w:rPr>
          <w:rFonts w:ascii="Arial" w:cs="Arial" w:eastAsia="Arial" w:hAnsi="Arial"/>
          <w:rtl w:val="0"/>
        </w:rPr>
        <w:t xml:space="preserve"> for more information</w:t>
      </w:r>
      <w:r w:rsidDel="00000000" w:rsidR="00000000" w:rsidRPr="00000000">
        <w:rPr>
          <w:rFonts w:ascii="Arial" w:cs="Arial" w:eastAsia="Arial" w:hAnsi="Arial"/>
          <w:rtl w:val="0"/>
        </w:rPr>
        <w:t xml:space="preserve"> about Retained Messages.</w:t>
      </w:r>
    </w:p>
    <w:p w:rsidR="00000000" w:rsidDel="00000000" w:rsidP="00000000" w:rsidRDefault="00000000" w:rsidRPr="00000000" w14:paraId="000005F4">
      <w:pPr>
        <w:pStyle w:val="Heading4"/>
        <w:ind w:left="0" w:firstLine="0"/>
        <w:rPr>
          <w:rFonts w:ascii="Arial" w:cs="Arial" w:eastAsia="Arial" w:hAnsi="Arial"/>
        </w:rPr>
      </w:pPr>
      <w:bookmarkStart w:colFirst="0" w:colLast="0" w:name="_heading=h.prwby0o5psp7" w:id="123"/>
      <w:bookmarkEnd w:id="123"/>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.2.3 Topic Alias or Topic Name Length</w:t>
      </w:r>
    </w:p>
    <w:p w:rsidR="00000000" w:rsidDel="00000000" w:rsidP="00000000" w:rsidRDefault="00000000" w:rsidRPr="00000000" w14:paraId="000005F5">
      <w:pPr>
        <w:spacing w:after="306" w:before="0" w:line="248.00000000000006" w:lineRule="auto"/>
        <w:rPr>
          <w:rFonts w:ascii="Arial" w:cs="Arial" w:eastAsia="Arial" w:hAnsi="Arial"/>
        </w:rPr>
      </w:pPr>
      <w:r w:rsidDel="00000000" w:rsidR="00000000" w:rsidRPr="00000000">
        <w:rPr>
          <w:rFonts w:ascii="Arial" w:cs="Arial" w:eastAsia="Arial" w:hAnsi="Arial"/>
          <w:rtl w:val="0"/>
        </w:rPr>
        <w:t xml:space="preserve">Contains 2 bytes of Topic Name Length if the Topic Type is Topic Name, or the Predefined or Session Topic Alias if the Topic Type is Predefined Topic Alias or Session Topic Alias respectively.</w:t>
      </w:r>
    </w:p>
    <w:p w:rsidR="00000000" w:rsidDel="00000000" w:rsidP="00000000" w:rsidRDefault="00000000" w:rsidRPr="00000000" w14:paraId="000005F6">
      <w:pPr>
        <w:pStyle w:val="Heading4"/>
        <w:ind w:left="0" w:firstLine="0"/>
        <w:rPr>
          <w:rFonts w:ascii="Arial" w:cs="Arial" w:eastAsia="Arial" w:hAnsi="Arial"/>
        </w:rPr>
      </w:pPr>
      <w:bookmarkStart w:colFirst="0" w:colLast="0" w:name="_heading=h.szyp1smih5mo" w:id="124"/>
      <w:bookmarkEnd w:id="124"/>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.2.4 Topic Name</w:t>
      </w:r>
    </w:p>
    <w:p w:rsidR="00000000" w:rsidDel="00000000" w:rsidP="00000000" w:rsidRDefault="00000000" w:rsidRPr="00000000" w14:paraId="000005F7">
      <w:pPr>
        <w:rPr>
          <w:highlight w:val="yellow"/>
        </w:rPr>
      </w:pPr>
      <w:r w:rsidDel="00000000" w:rsidR="00000000" w:rsidRPr="00000000">
        <w:rPr>
          <w:highlight w:val="yellow"/>
          <w:rtl w:val="0"/>
        </w:rPr>
        <w:t xml:space="preserve">If the Topic Type is Topic Name (0b11), the Topic Name field MUST be present in the PUBLISH packet </w:t>
      </w:r>
      <w:r w:rsidDel="00000000" w:rsidR="00000000" w:rsidRPr="00000000">
        <w:rPr>
          <w:color w:val="ff0000"/>
          <w:rtl w:val="0"/>
        </w:rPr>
        <w:t xml:space="preserve">[MQTT-SN-3.6.2.4-1]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F8">
      <w:pPr>
        <w:spacing w:after="200" w:before="0" w:line="248.00000000000006" w:lineRule="auto"/>
        <w:rPr/>
      </w:pPr>
      <w:r w:rsidDel="00000000" w:rsidR="00000000" w:rsidRPr="00000000">
        <w:rPr>
          <w:rFonts w:ascii="Arial" w:cs="Arial" w:eastAsia="Arial" w:hAnsi="Arial"/>
          <w:highlight w:val="yellow"/>
          <w:rtl w:val="0"/>
        </w:rPr>
        <w:t xml:space="preserve">If the Topic Type is Predefined Topic Alias or Session Topic Alias, then the Topic Name field MUST NOT be present in the PUBLISH packet</w:t>
      </w:r>
      <w:r w:rsidDel="00000000" w:rsidR="00000000" w:rsidRPr="00000000">
        <w:rPr>
          <w:highlight w:val="yellow"/>
          <w:rtl w:val="0"/>
        </w:rPr>
        <w:t xml:space="preserve"> </w:t>
      </w:r>
      <w:r w:rsidDel="00000000" w:rsidR="00000000" w:rsidRPr="00000000">
        <w:rPr>
          <w:color w:val="ff0000"/>
          <w:rtl w:val="0"/>
        </w:rPr>
        <w:t xml:space="preserve">[MQTT-SN-3.6.2.4-2]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F9">
      <w:pPr>
        <w:rPr>
          <w:rFonts w:ascii="Arial" w:cs="Arial" w:eastAsia="Arial" w:hAnsi="Arial"/>
        </w:rPr>
      </w:pPr>
      <w:r w:rsidDel="00000000" w:rsidR="00000000" w:rsidRPr="00000000">
        <w:rPr>
          <w:rtl w:val="0"/>
        </w:rPr>
        <w:t xml:space="preserve">Topic Name is a UTF-8 encoded string of length Topic Length.</w:t>
      </w:r>
      <w:r w:rsidDel="00000000" w:rsidR="00000000" w:rsidRPr="00000000">
        <w:rPr>
          <w:rtl w:val="0"/>
        </w:rPr>
      </w:r>
    </w:p>
    <w:p w:rsidR="00000000" w:rsidDel="00000000" w:rsidP="00000000" w:rsidRDefault="00000000" w:rsidRPr="00000000" w14:paraId="000005FA">
      <w:pPr>
        <w:pStyle w:val="Heading4"/>
        <w:ind w:left="0" w:firstLine="0"/>
        <w:rPr>
          <w:rFonts w:ascii="Arial" w:cs="Arial" w:eastAsia="Arial" w:hAnsi="Arial"/>
        </w:rPr>
      </w:pPr>
      <w:bookmarkStart w:colFirst="0" w:colLast="0" w:name="_heading=h.gqkpss1ajssy" w:id="125"/>
      <w:bookmarkEnd w:id="125"/>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.2.5 Payload</w:t>
      </w:r>
    </w:p>
    <w:p w:rsidR="00000000" w:rsidDel="00000000" w:rsidP="00000000" w:rsidRDefault="00000000" w:rsidRPr="00000000" w14:paraId="000005FB">
      <w:pPr>
        <w:spacing w:after="306" w:lineRule="auto"/>
        <w:ind w:left="-5" w:firstLine="0"/>
        <w:rPr>
          <w:rFonts w:ascii="Arial" w:cs="Arial" w:eastAsia="Arial" w:hAnsi="Arial"/>
        </w:rPr>
      </w:pPr>
      <w:r w:rsidDel="00000000" w:rsidR="00000000" w:rsidRPr="00000000">
        <w:rPr>
          <w:rtl w:val="0"/>
        </w:rPr>
        <w:t xml:space="preserve">The Payload contains the payload data of the Application Message that is being published. </w:t>
      </w:r>
      <w:r w:rsidDel="00000000" w:rsidR="00000000" w:rsidRPr="00000000">
        <w:rPr>
          <w:rtl w:val="0"/>
        </w:rPr>
        <w:t xml:space="preserve">This field consists of Binary Data.</w:t>
      </w:r>
      <w:r w:rsidDel="00000000" w:rsidR="00000000" w:rsidRPr="00000000">
        <w:rPr>
          <w:rtl w:val="0"/>
        </w:rPr>
        <w:t xml:space="preserve"> The content and format of the data is application specific. It is valid for a PUBLISH packet to contain a zero length Payload.</w:t>
      </w:r>
      <w:r w:rsidDel="00000000" w:rsidR="00000000" w:rsidRPr="00000000">
        <w:rPr>
          <w:rtl w:val="0"/>
        </w:rPr>
      </w:r>
    </w:p>
    <w:p w:rsidR="00000000" w:rsidDel="00000000" w:rsidP="00000000" w:rsidRDefault="00000000" w:rsidRPr="00000000" w14:paraId="000005FC">
      <w:pPr>
        <w:pStyle w:val="Heading4"/>
        <w:ind w:left="0" w:firstLine="0"/>
        <w:rPr/>
      </w:pPr>
      <w:bookmarkStart w:colFirst="0" w:colLast="0" w:name="_heading=h.inu1col38lh0" w:id="126"/>
      <w:bookmarkEnd w:id="126"/>
      <w:r w:rsidDel="00000000" w:rsidR="00000000" w:rsidRPr="00000000">
        <w:rPr>
          <w:rtl w:val="0"/>
        </w:rPr>
        <w:t xml:space="preserve">3.6.2.6 </w:t>
      </w:r>
      <w:r w:rsidDel="00000000" w:rsidR="00000000" w:rsidRPr="00000000">
        <w:rPr>
          <w:rtl w:val="0"/>
        </w:rPr>
        <w:t xml:space="preserve">PUBLISH - QoS 0 Actions</w:t>
      </w:r>
    </w:p>
    <w:p w:rsidR="00000000" w:rsidDel="00000000" w:rsidP="00000000" w:rsidRDefault="00000000" w:rsidRPr="00000000" w14:paraId="000005FD">
      <w:pPr>
        <w:rPr>
          <w:rFonts w:ascii="Arial" w:cs="Arial" w:eastAsia="Arial" w:hAnsi="Arial"/>
        </w:rPr>
      </w:pPr>
      <w:r w:rsidDel="00000000" w:rsidR="00000000" w:rsidRPr="00000000">
        <w:rPr>
          <w:rFonts w:ascii="Arial" w:cs="Arial" w:eastAsia="Arial" w:hAnsi="Arial"/>
          <w:rtl w:val="0"/>
        </w:rPr>
        <w:t xml:space="preserve">As described in </w:t>
      </w:r>
      <w:hyperlink w:anchor="_heading=h.3hu8nopr74va">
        <w:r w:rsidDel="00000000" w:rsidR="00000000" w:rsidRPr="00000000">
          <w:rPr>
            <w:color w:val="1155cc"/>
            <w:u w:val="single"/>
            <w:rtl w:val="0"/>
          </w:rPr>
          <w:t xml:space="preserve">3.6.3.7 PUBLISH Actions</w:t>
        </w:r>
      </w:hyperlink>
      <w:r w:rsidDel="00000000" w:rsidR="00000000" w:rsidRPr="00000000">
        <w:rPr>
          <w:rFonts w:ascii="Arial" w:cs="Arial" w:eastAsia="Arial" w:hAnsi="Arial"/>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5FE">
      <w:pPr>
        <w:pStyle w:val="Heading3"/>
        <w:keepLines w:val="1"/>
        <w:spacing w:after="77" w:before="0" w:line="259" w:lineRule="auto"/>
        <w:ind w:left="0" w:firstLine="0"/>
        <w:rPr>
          <w:rFonts w:ascii="Arial" w:cs="Arial" w:eastAsia="Arial" w:hAnsi="Arial"/>
        </w:rPr>
      </w:pPr>
      <w:bookmarkStart w:colFirst="0" w:colLast="0" w:name="_heading=h.1a346fx" w:id="127"/>
      <w:bookmarkEnd w:id="127"/>
      <w:r w:rsidDel="00000000" w:rsidR="00000000" w:rsidRPr="00000000">
        <w:rPr>
          <w:rtl w:val="0"/>
        </w:rPr>
        <w:t xml:space="preserve">3.6.3 </w:t>
      </w:r>
      <w:r w:rsidDel="00000000" w:rsidR="00000000" w:rsidRPr="00000000">
        <w:rPr>
          <w:rFonts w:ascii="Arial" w:cs="Arial" w:eastAsia="Arial" w:hAnsi="Arial"/>
          <w:rtl w:val="0"/>
        </w:rPr>
        <w:t xml:space="preserve">PUBLISH with QoS 1 and 2</w:t>
      </w:r>
    </w:p>
    <w:p w:rsidR="00000000" w:rsidDel="00000000" w:rsidP="00000000" w:rsidRDefault="00000000" w:rsidRPr="00000000" w14:paraId="000005FF">
      <w:pPr>
        <w:rPr/>
      </w:pPr>
      <w:r w:rsidDel="00000000" w:rsidR="00000000" w:rsidRPr="00000000">
        <w:rPr>
          <w:i w:val="1"/>
          <w:sz w:val="19"/>
          <w:szCs w:val="19"/>
          <w:rtl w:val="0"/>
        </w:rPr>
        <w:t xml:space="preserve">Figure 3-10 – PUBLISH Packet for QoS 1 and 2</w:t>
      </w:r>
      <w:r w:rsidDel="00000000" w:rsidR="00000000" w:rsidRPr="00000000">
        <w:rPr>
          <w:rtl w:val="0"/>
        </w:rPr>
      </w:r>
    </w:p>
    <w:p w:rsidR="00000000" w:rsidDel="00000000" w:rsidP="00000000" w:rsidRDefault="00000000" w:rsidRPr="00000000" w14:paraId="00000600">
      <w:pPr>
        <w:rPr/>
      </w:pPr>
      <w:r w:rsidDel="00000000" w:rsidR="00000000" w:rsidRPr="00000000">
        <w:rPr/>
        <w:drawing>
          <wp:inline distB="114300" distT="114300" distL="114300" distR="114300">
            <wp:extent cx="5943600" cy="3594100"/>
            <wp:effectExtent b="0" l="0" r="0" t="0"/>
            <wp:docPr id="35" name="image15.png"/>
            <a:graphic>
              <a:graphicData uri="http://schemas.openxmlformats.org/drawingml/2006/picture">
                <pic:pic>
                  <pic:nvPicPr>
                    <pic:cNvPr id="0" name="image15.png"/>
                    <pic:cNvPicPr preferRelativeResize="0"/>
                  </pic:nvPicPr>
                  <pic:blipFill>
                    <a:blip r:embed="rId73"/>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601">
      <w:pPr>
        <w:spacing w:after="24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PUBLISH packet is sent from a Client to a Server or from a Server to a Client to transport an Application Message.</w:t>
      </w:r>
    </w:p>
    <w:p w:rsidR="00000000" w:rsidDel="00000000" w:rsidP="00000000" w:rsidRDefault="00000000" w:rsidRPr="00000000" w14:paraId="00000602">
      <w:pPr>
        <w:spacing w:line="276" w:lineRule="auto"/>
        <w:ind w:left="0" w:firstLine="0"/>
        <w:rPr>
          <w:rFonts w:ascii="Arial" w:cs="Arial" w:eastAsia="Arial" w:hAnsi="Arial"/>
          <w:color w:val="ff0000"/>
          <w:sz w:val="22"/>
          <w:szCs w:val="22"/>
        </w:rPr>
      </w:pPr>
      <w:r w:rsidDel="00000000" w:rsidR="00000000" w:rsidRPr="00000000">
        <w:rPr>
          <w:rFonts w:ascii="Arial" w:cs="Arial" w:eastAsia="Arial" w:hAnsi="Arial"/>
          <w:sz w:val="22"/>
          <w:szCs w:val="22"/>
          <w:highlight w:val="yellow"/>
          <w:rtl w:val="0"/>
        </w:rPr>
        <w:t xml:space="preserve">PUBLISH packets with QoS equals to 1 or 2 received by a Client or Server MUST be associated with a Session </w:t>
      </w:r>
      <w:r w:rsidDel="00000000" w:rsidR="00000000" w:rsidRPr="00000000">
        <w:rPr>
          <w:rFonts w:ascii="Arial" w:cs="Arial" w:eastAsia="Arial" w:hAnsi="Arial"/>
          <w:color w:val="ff0000"/>
          <w:sz w:val="22"/>
          <w:szCs w:val="22"/>
          <w:rtl w:val="0"/>
        </w:rPr>
        <w:t xml:space="preserve">[MQTT-SN-3.</w:t>
      </w:r>
      <w:r w:rsidDel="00000000" w:rsidR="00000000" w:rsidRPr="00000000">
        <w:rPr>
          <w:color w:val="ff0000"/>
          <w:rtl w:val="0"/>
        </w:rPr>
        <w:t xml:space="preserve">6.3</w:t>
      </w:r>
      <w:r w:rsidDel="00000000" w:rsidR="00000000" w:rsidRPr="00000000">
        <w:rPr>
          <w:rFonts w:ascii="Arial" w:cs="Arial" w:eastAsia="Arial" w:hAnsi="Arial"/>
          <w:color w:val="ff0000"/>
          <w:sz w:val="22"/>
          <w:szCs w:val="22"/>
          <w:rtl w:val="0"/>
        </w:rPr>
        <w:t xml:space="preserve">-1].</w:t>
      </w:r>
    </w:p>
    <w:p w:rsidR="00000000" w:rsidDel="00000000" w:rsidP="00000000" w:rsidRDefault="00000000" w:rsidRPr="00000000" w14:paraId="00000603">
      <w:pPr>
        <w:pStyle w:val="Heading4"/>
        <w:ind w:left="0" w:right="4" w:firstLine="0"/>
        <w:rPr>
          <w:rFonts w:ascii="Arial" w:cs="Arial" w:eastAsia="Arial" w:hAnsi="Arial"/>
        </w:rPr>
      </w:pPr>
      <w:bookmarkStart w:colFirst="0" w:colLast="0" w:name="_heading=h.3u2rp3q" w:id="128"/>
      <w:bookmarkEnd w:id="128"/>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.3.</w:t>
      </w:r>
      <w:r w:rsidDel="00000000" w:rsidR="00000000" w:rsidRPr="00000000">
        <w:rPr>
          <w:rFonts w:ascii="Arial" w:cs="Arial" w:eastAsia="Arial" w:hAnsi="Arial"/>
          <w:rtl w:val="0"/>
        </w:rPr>
        <w:t xml:space="preserve">1 PUBLISH Header</w:t>
      </w:r>
    </w:p>
    <w:p w:rsidR="00000000" w:rsidDel="00000000" w:rsidP="00000000" w:rsidRDefault="00000000" w:rsidRPr="00000000" w14:paraId="00000604">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sz w:val="22"/>
          <w:szCs w:val="22"/>
          <w:rtl w:val="0"/>
        </w:rPr>
        <w:t xml:space="preserve"> for a detailed description.</w:t>
      </w:r>
    </w:p>
    <w:p w:rsidR="00000000" w:rsidDel="00000000" w:rsidP="00000000" w:rsidRDefault="00000000" w:rsidRPr="00000000" w14:paraId="00000605">
      <w:pPr>
        <w:pStyle w:val="Heading4"/>
        <w:ind w:left="0" w:right="4" w:firstLine="0"/>
        <w:rPr>
          <w:rFonts w:ascii="Arial" w:cs="Arial" w:eastAsia="Arial" w:hAnsi="Arial"/>
        </w:rPr>
      </w:pPr>
      <w:bookmarkStart w:colFirst="0" w:colLast="0" w:name="_heading=h.2981zbj" w:id="129"/>
      <w:bookmarkEnd w:id="129"/>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.3.2 PUBLISH Flags</w:t>
      </w:r>
      <w:r w:rsidDel="00000000" w:rsidR="00000000" w:rsidRPr="00000000">
        <w:rPr>
          <w:rtl w:val="0"/>
        </w:rPr>
      </w:r>
    </w:p>
    <w:p w:rsidR="00000000" w:rsidDel="00000000" w:rsidP="00000000" w:rsidRDefault="00000000" w:rsidRPr="00000000" w14:paraId="00000606">
      <w:pPr>
        <w:rPr>
          <w:rFonts w:ascii="Arial" w:cs="Arial" w:eastAsia="Arial" w:hAnsi="Arial"/>
          <w:color w:val="000000"/>
        </w:rPr>
      </w:pPr>
      <w:r w:rsidDel="00000000" w:rsidR="00000000" w:rsidRPr="00000000">
        <w:rPr>
          <w:rFonts w:ascii="Arial" w:cs="Arial" w:eastAsia="Arial" w:hAnsi="Arial"/>
          <w:color w:val="000000"/>
          <w:rtl w:val="0"/>
        </w:rPr>
        <w:t xml:space="preserve">The PUBLISH Flags is a 1 byte field which contains flags specifying the content of the packet and the </w:t>
      </w:r>
      <w:r w:rsidDel="00000000" w:rsidR="00000000" w:rsidRPr="00000000">
        <w:rPr>
          <w:color w:val="000000"/>
          <w:rtl w:val="0"/>
        </w:rPr>
        <w:t xml:space="preserve">Server</w:t>
      </w:r>
      <w:r w:rsidDel="00000000" w:rsidR="00000000" w:rsidRPr="00000000">
        <w:rPr>
          <w:rFonts w:ascii="Arial" w:cs="Arial" w:eastAsia="Arial" w:hAnsi="Arial"/>
          <w:color w:val="000000"/>
          <w:rtl w:val="0"/>
        </w:rPr>
        <w:t xml:space="preserve"> behavior</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3-2 of the PUBLISH Flags are reserved and MUST be set to 0</w:t>
      </w:r>
      <w:r w:rsidDel="00000000" w:rsidR="00000000" w:rsidRPr="00000000">
        <w:rPr>
          <w:color w:val="000000"/>
          <w:rtl w:val="0"/>
        </w:rPr>
        <w:t xml:space="preserve"> </w:t>
      </w:r>
      <w:r w:rsidDel="00000000" w:rsidR="00000000" w:rsidRPr="00000000">
        <w:rPr>
          <w:color w:val="ff0000"/>
          <w:rtl w:val="0"/>
        </w:rPr>
        <w:t xml:space="preserve">[MQTT-SN-3.6.3.2-1]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07">
      <w:pPr>
        <w:rPr>
          <w:rFonts w:ascii="Arial" w:cs="Arial" w:eastAsia="Arial" w:hAnsi="Arial"/>
        </w:rPr>
      </w:pPr>
      <w:r w:rsidDel="00000000" w:rsidR="00000000" w:rsidRPr="00000000">
        <w:rPr>
          <w:rFonts w:ascii="Arial" w:cs="Arial" w:eastAsia="Arial" w:hAnsi="Arial"/>
          <w:highlight w:val="yellow"/>
          <w:rtl w:val="0"/>
        </w:rPr>
        <w:t xml:space="preserve">The Client MUST validate that the reserved flags in the PUBLISH packet are set to 0. If any of the reserved flags is not 0 it is a Malformed Packet</w:t>
      </w:r>
      <w:r w:rsidDel="00000000" w:rsidR="00000000" w:rsidRPr="00000000">
        <w:rPr>
          <w:highlight w:val="yellow"/>
          <w:rtl w:val="0"/>
        </w:rPr>
        <w:t xml:space="preserve"> </w:t>
      </w:r>
      <w:r w:rsidDel="00000000" w:rsidR="00000000" w:rsidRPr="00000000">
        <w:rPr>
          <w:color w:val="ff0000"/>
          <w:rtl w:val="0"/>
        </w:rPr>
        <w:t xml:space="preserve">[MQTT-SN-3.6.3.2-2]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08">
      <w:pPr>
        <w:pStyle w:val="Heading5"/>
        <w:spacing w:after="0" w:before="200" w:line="248.00000000000006" w:lineRule="auto"/>
        <w:ind w:left="0" w:right="6" w:firstLine="0"/>
        <w:rPr/>
      </w:pPr>
      <w:bookmarkStart w:colFirst="0" w:colLast="0" w:name="_heading=h.kw46rfulitvm" w:id="130"/>
      <w:bookmarkEnd w:id="130"/>
      <w:r w:rsidDel="00000000" w:rsidR="00000000" w:rsidRPr="00000000">
        <w:rPr>
          <w:rtl w:val="0"/>
        </w:rPr>
        <w:t xml:space="preserve">3.6.3.2.1 Topic Type</w:t>
      </w:r>
    </w:p>
    <w:p w:rsidR="00000000" w:rsidDel="00000000" w:rsidP="00000000" w:rsidRDefault="00000000" w:rsidRPr="00000000" w14:paraId="00000609">
      <w:pPr>
        <w:rPr/>
      </w:pPr>
      <w:r w:rsidDel="00000000" w:rsidR="00000000" w:rsidRPr="00000000">
        <w:rPr>
          <w:b w:val="1"/>
          <w:rtl w:val="0"/>
        </w:rPr>
        <w:t xml:space="preserve">Position</w:t>
      </w:r>
      <w:r w:rsidDel="00000000" w:rsidR="00000000" w:rsidRPr="00000000">
        <w:rPr>
          <w:rtl w:val="0"/>
        </w:rPr>
        <w:t xml:space="preserve">: bits 0 and 1 of the PUBLISH Flags.</w:t>
      </w:r>
      <w:r w:rsidDel="00000000" w:rsidR="00000000" w:rsidRPr="00000000">
        <w:rPr>
          <w:rtl w:val="0"/>
        </w:rPr>
      </w:r>
    </w:p>
    <w:p w:rsidR="00000000" w:rsidDel="00000000" w:rsidP="00000000" w:rsidRDefault="00000000" w:rsidRPr="00000000" w14:paraId="0000060A">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This determines the format of the Topic Data field. </w:t>
      </w:r>
      <w:r w:rsidDel="00000000" w:rsidR="00000000" w:rsidRPr="00000000">
        <w:rPr>
          <w:rFonts w:ascii="Arial" w:cs="Arial" w:eastAsia="Arial" w:hAnsi="Arial"/>
          <w:rtl w:val="0"/>
        </w:rPr>
        <w:t xml:space="preserve">Refer to </w:t>
      </w:r>
      <w:hyperlink w:anchor="_heading=h.2zbgiuw">
        <w:r w:rsidDel="00000000" w:rsidR="00000000" w:rsidRPr="00000000">
          <w:rPr>
            <w:color w:val="1155cc"/>
            <w:u w:val="single"/>
            <w:rtl w:val="0"/>
          </w:rPr>
          <w:t xml:space="preserve">2.4 Topic Types</w:t>
        </w:r>
      </w:hyperlink>
      <w:r w:rsidDel="00000000" w:rsidR="00000000" w:rsidRPr="00000000">
        <w:rPr>
          <w:rFonts w:ascii="Arial" w:cs="Arial" w:eastAsia="Arial" w:hAnsi="Arial"/>
          <w:rtl w:val="0"/>
        </w:rPr>
        <w:t xml:space="preserve"> for the definition of Topic Types.</w:t>
      </w:r>
    </w:p>
    <w:p w:rsidR="00000000" w:rsidDel="00000000" w:rsidP="00000000" w:rsidRDefault="00000000" w:rsidRPr="00000000" w14:paraId="0000060B">
      <w:pPr>
        <w:spacing w:after="306" w:before="0" w:line="248.00000000000006" w:lineRule="auto"/>
        <w:ind w:left="0" w:firstLine="0"/>
        <w:rPr>
          <w:rFonts w:ascii="Arial" w:cs="Arial" w:eastAsia="Arial" w:hAnsi="Arial"/>
        </w:rPr>
      </w:pPr>
      <w:r w:rsidDel="00000000" w:rsidR="00000000" w:rsidRPr="00000000">
        <w:rPr>
          <w:rFonts w:ascii="Arial" w:cs="Arial" w:eastAsia="Arial" w:hAnsi="Arial"/>
          <w:rtl w:val="0"/>
        </w:rPr>
        <w:t xml:space="preserve">The Topic Type may be Topic Name, Predefined Topic Alias or Session Topic Alias.</w:t>
      </w:r>
      <w:r w:rsidDel="00000000" w:rsidR="00000000" w:rsidRPr="00000000">
        <w:rPr>
          <w:rtl w:val="0"/>
        </w:rPr>
      </w:r>
    </w:p>
    <w:p w:rsidR="00000000" w:rsidDel="00000000" w:rsidP="00000000" w:rsidRDefault="00000000" w:rsidRPr="00000000" w14:paraId="0000060C">
      <w:pPr>
        <w:pStyle w:val="Heading5"/>
        <w:spacing w:after="0" w:before="0" w:line="248.00000000000006" w:lineRule="auto"/>
        <w:ind w:left="0" w:right="6" w:firstLine="0"/>
        <w:rPr/>
      </w:pPr>
      <w:bookmarkStart w:colFirst="0" w:colLast="0" w:name="_heading=h.vji0n7lr4z5x" w:id="131"/>
      <w:bookmarkEnd w:id="131"/>
      <w:r w:rsidDel="00000000" w:rsidR="00000000" w:rsidRPr="00000000">
        <w:rPr>
          <w:rtl w:val="0"/>
        </w:rPr>
        <w:t xml:space="preserve">3.6.3.2.2 QoS</w:t>
      </w:r>
    </w:p>
    <w:p w:rsidR="00000000" w:rsidDel="00000000" w:rsidP="00000000" w:rsidRDefault="00000000" w:rsidRPr="00000000" w14:paraId="0000060D">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5 and 6 of the PUBLISH Flags.</w:t>
      </w:r>
      <w:r w:rsidDel="00000000" w:rsidR="00000000" w:rsidRPr="00000000">
        <w:rPr>
          <w:rtl w:val="0"/>
        </w:rPr>
      </w:r>
    </w:p>
    <w:p w:rsidR="00000000" w:rsidDel="00000000" w:rsidP="00000000" w:rsidRDefault="00000000" w:rsidRPr="00000000" w14:paraId="0000060E">
      <w:pPr>
        <w:spacing w:after="0" w:before="0" w:line="248.00000000000006" w:lineRule="auto"/>
        <w:ind w:left="0" w:right="6" w:firstLine="0"/>
        <w:jc w:val="both"/>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Quality of Service - as in MQTT. The QoS levels are:</w:t>
      </w:r>
    </w:p>
    <w:p w:rsidR="00000000" w:rsidDel="00000000" w:rsidP="00000000" w:rsidRDefault="00000000" w:rsidRPr="00000000" w14:paraId="0000060F">
      <w:pPr>
        <w:rPr>
          <w:rFonts w:ascii="Arial" w:cs="Arial" w:eastAsia="Arial" w:hAnsi="Arial"/>
          <w:color w:val="000000"/>
          <w:sz w:val="20"/>
          <w:szCs w:val="20"/>
          <w:shd w:fill="auto" w:val="clear"/>
        </w:rPr>
      </w:pPr>
      <w:r w:rsidDel="00000000" w:rsidR="00000000" w:rsidRPr="00000000">
        <w:rPr>
          <w:i w:val="1"/>
          <w:sz w:val="19"/>
          <w:szCs w:val="19"/>
          <w:rtl w:val="0"/>
        </w:rPr>
        <w:t xml:space="preserve">Figure 3-11 – QoS Definitions</w:t>
      </w:r>
      <w:r w:rsidDel="00000000" w:rsidR="00000000" w:rsidRPr="00000000">
        <w:rPr>
          <w:rtl w:val="0"/>
        </w:rPr>
      </w:r>
    </w:p>
    <w:tbl>
      <w:tblPr>
        <w:tblStyle w:val="Table8"/>
        <w:tblW w:w="76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30"/>
        <w:gridCol w:w="990"/>
        <w:gridCol w:w="945"/>
        <w:gridCol w:w="3915"/>
        <w:tblGridChange w:id="0">
          <w:tblGrid>
            <w:gridCol w:w="1830"/>
            <w:gridCol w:w="990"/>
            <w:gridCol w:w="945"/>
            <w:gridCol w:w="391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0">
            <w:pPr>
              <w:spacing w:after="0" w:before="0" w:line="248.00000000000006" w:lineRule="auto"/>
              <w:ind w:left="0" w:right="0" w:firstLine="0"/>
              <w:jc w:val="center"/>
              <w:rPr>
                <w:rFonts w:ascii="Arial" w:cs="Arial" w:eastAsia="Arial" w:hAnsi="Arial"/>
                <w:b w:val="1"/>
                <w:color w:val="000000"/>
                <w:shd w:fill="auto" w:val="clear"/>
              </w:rPr>
            </w:pPr>
            <w:r w:rsidDel="00000000" w:rsidR="00000000" w:rsidRPr="00000000">
              <w:rPr>
                <w:rFonts w:ascii="Arial" w:cs="Arial" w:eastAsia="Arial" w:hAnsi="Arial"/>
                <w:b w:val="1"/>
                <w:color w:val="000000"/>
                <w:shd w:fill="auto" w:val="clear"/>
                <w:rtl w:val="0"/>
              </w:rPr>
              <w:t xml:space="preserve">QoS value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1">
            <w:pPr>
              <w:spacing w:after="0" w:before="0" w:line="248.00000000000006" w:lineRule="auto"/>
              <w:ind w:left="0" w:right="0" w:firstLine="0"/>
              <w:jc w:val="center"/>
              <w:rPr>
                <w:rFonts w:ascii="Arial" w:cs="Arial" w:eastAsia="Arial" w:hAnsi="Arial"/>
                <w:b w:val="1"/>
                <w:color w:val="000000"/>
                <w:shd w:fill="auto" w:val="clear"/>
              </w:rPr>
            </w:pPr>
            <w:r w:rsidDel="00000000" w:rsidR="00000000" w:rsidRPr="00000000">
              <w:rPr>
                <w:rFonts w:ascii="Arial" w:cs="Arial" w:eastAsia="Arial" w:hAnsi="Arial"/>
                <w:b w:val="1"/>
                <w:color w:val="000000"/>
                <w:shd w:fill="auto" w:val="clear"/>
                <w:rtl w:val="0"/>
              </w:rPr>
              <w:t xml:space="preserve">Bit 6</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2">
            <w:pPr>
              <w:spacing w:after="0" w:before="0" w:line="248.00000000000006" w:lineRule="auto"/>
              <w:ind w:left="0" w:right="0" w:firstLine="0"/>
              <w:jc w:val="center"/>
              <w:rPr>
                <w:rFonts w:ascii="Arial" w:cs="Arial" w:eastAsia="Arial" w:hAnsi="Arial"/>
                <w:b w:val="1"/>
                <w:color w:val="000000"/>
                <w:shd w:fill="auto" w:val="clear"/>
              </w:rPr>
            </w:pPr>
            <w:r w:rsidDel="00000000" w:rsidR="00000000" w:rsidRPr="00000000">
              <w:rPr>
                <w:rFonts w:ascii="Arial" w:cs="Arial" w:eastAsia="Arial" w:hAnsi="Arial"/>
                <w:b w:val="1"/>
                <w:color w:val="000000"/>
                <w:shd w:fill="auto" w:val="clear"/>
                <w:rtl w:val="0"/>
              </w:rPr>
              <w:t xml:space="preserve">bit 5</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3">
            <w:pPr>
              <w:spacing w:after="0" w:before="0" w:line="248.00000000000006" w:lineRule="auto"/>
              <w:ind w:left="0" w:right="0" w:firstLine="0"/>
              <w:jc w:val="center"/>
              <w:rPr>
                <w:rFonts w:ascii="Arial" w:cs="Arial" w:eastAsia="Arial" w:hAnsi="Arial"/>
                <w:b w:val="1"/>
                <w:color w:val="000000"/>
                <w:shd w:fill="auto" w:val="clear"/>
              </w:rPr>
            </w:pPr>
            <w:r w:rsidDel="00000000" w:rsidR="00000000" w:rsidRPr="00000000">
              <w:rPr>
                <w:rFonts w:ascii="Arial" w:cs="Arial" w:eastAsia="Arial" w:hAnsi="Arial"/>
                <w:b w:val="1"/>
                <w:color w:val="000000"/>
                <w:shd w:fill="auto" w:val="clear"/>
                <w:rtl w:val="0"/>
              </w:rPr>
              <w:t xml:space="preserve">Description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4">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5">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6">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7">
            <w:pPr>
              <w:spacing w:after="0" w:before="0" w:line="248.00000000000006" w:lineRule="auto"/>
              <w:ind w:left="0" w:right="0" w:firstLine="0"/>
              <w:jc w:val="both"/>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At most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8">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9">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A">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B">
            <w:pPr>
              <w:spacing w:after="0" w:before="0" w:line="248.00000000000006" w:lineRule="auto"/>
              <w:ind w:left="0" w:right="0" w:firstLine="0"/>
              <w:jc w:val="both"/>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At least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C">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D">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E">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F">
            <w:pPr>
              <w:spacing w:after="0" w:before="0" w:line="248.00000000000006" w:lineRule="auto"/>
              <w:ind w:left="0" w:right="0" w:firstLine="0"/>
              <w:jc w:val="both"/>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Exactly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20">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21">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22">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23">
            <w:pPr>
              <w:spacing w:after="0" w:before="0" w:line="248.00000000000006" w:lineRule="auto"/>
              <w:ind w:left="0" w:right="0" w:firstLine="0"/>
              <w:jc w:val="both"/>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Reserved – must not be used</w:t>
            </w:r>
          </w:p>
        </w:tc>
      </w:tr>
    </w:tbl>
    <w:p w:rsidR="00000000" w:rsidDel="00000000" w:rsidP="00000000" w:rsidRDefault="00000000" w:rsidRPr="00000000" w14:paraId="00000624">
      <w:pPr>
        <w:spacing w:after="200" w:before="200" w:line="248.00000000000006" w:lineRule="auto"/>
        <w:ind w:left="0" w:right="6"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For a detailed description of the various Quality Of Service levels refer to </w:t>
      </w:r>
      <w:hyperlink w:anchor="_heading=h.2i9l8ns">
        <w:r w:rsidDel="00000000" w:rsidR="00000000" w:rsidRPr="00000000">
          <w:rPr>
            <w:color w:val="1155cc"/>
            <w:u w:val="single"/>
            <w:shd w:fill="auto" w:val="clear"/>
            <w:rtl w:val="0"/>
          </w:rPr>
          <w:t xml:space="preserve">4.3 Quality of Service levels and protocol flows</w:t>
        </w:r>
      </w:hyperlink>
      <w:r w:rsidDel="00000000" w:rsidR="00000000" w:rsidRPr="00000000">
        <w:rPr>
          <w:rFonts w:ascii="Arial" w:cs="Arial" w:eastAsia="Arial" w:hAnsi="Arial"/>
          <w:color w:val="000000"/>
          <w:shd w:fill="auto" w:val="clear"/>
          <w:rtl w:val="0"/>
        </w:rPr>
        <w:t xml:space="preserve">.</w:t>
      </w:r>
      <w:r w:rsidDel="00000000" w:rsidR="00000000" w:rsidRPr="00000000">
        <w:rPr>
          <w:rtl w:val="0"/>
        </w:rPr>
      </w:r>
    </w:p>
    <w:p w:rsidR="00000000" w:rsidDel="00000000" w:rsidP="00000000" w:rsidRDefault="00000000" w:rsidRPr="00000000" w14:paraId="00000625">
      <w:pPr>
        <w:pStyle w:val="Heading5"/>
        <w:spacing w:after="0" w:before="0" w:line="248.00000000000006" w:lineRule="auto"/>
        <w:ind w:left="0" w:right="6" w:firstLine="0"/>
        <w:rPr/>
      </w:pPr>
      <w:bookmarkStart w:colFirst="0" w:colLast="0" w:name="_heading=h.rxf6r8qtkk4u" w:id="132"/>
      <w:bookmarkEnd w:id="132"/>
      <w:r w:rsidDel="00000000" w:rsidR="00000000" w:rsidRPr="00000000">
        <w:rPr>
          <w:rtl w:val="0"/>
        </w:rPr>
        <w:t xml:space="preserve">3.6.3.2.3 DUP</w:t>
      </w:r>
    </w:p>
    <w:p w:rsidR="00000000" w:rsidDel="00000000" w:rsidP="00000000" w:rsidRDefault="00000000" w:rsidRPr="00000000" w14:paraId="00000626">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7 of the PUBLISH Flags.</w:t>
      </w:r>
      <w:r w:rsidDel="00000000" w:rsidR="00000000" w:rsidRPr="00000000">
        <w:rPr>
          <w:rtl w:val="0"/>
        </w:rPr>
      </w:r>
    </w:p>
    <w:p w:rsidR="00000000" w:rsidDel="00000000" w:rsidP="00000000" w:rsidRDefault="00000000" w:rsidRPr="00000000" w14:paraId="00000627">
      <w:pPr>
        <w:spacing w:after="200" w:before="0" w:line="276" w:lineRule="auto"/>
        <w:ind w:left="0" w:right="6" w:firstLine="0"/>
        <w:rPr>
          <w:rFonts w:ascii="Arial" w:cs="Arial" w:eastAsia="Arial" w:hAnsi="Arial"/>
          <w:sz w:val="22"/>
          <w:szCs w:val="22"/>
        </w:rPr>
      </w:pPr>
      <w:r w:rsidDel="00000000" w:rsidR="00000000" w:rsidRPr="00000000">
        <w:rPr>
          <w:rFonts w:ascii="Arial" w:cs="Arial" w:eastAsia="Arial" w:hAnsi="Arial"/>
          <w:color w:val="000000"/>
          <w:sz w:val="22"/>
          <w:szCs w:val="22"/>
          <w:shd w:fill="auto" w:val="clear"/>
          <w:rtl w:val="0"/>
        </w:rPr>
        <w:t xml:space="preserve">The DUP flag indicates the duplicate delivery of QoS 2 PUBLISH </w:t>
      </w:r>
      <w:r w:rsidDel="00000000" w:rsidR="00000000" w:rsidRPr="00000000">
        <w:rPr>
          <w:rFonts w:ascii="Arial" w:cs="Arial" w:eastAsia="Arial" w:hAnsi="Arial"/>
          <w:sz w:val="22"/>
          <w:szCs w:val="22"/>
          <w:rtl w:val="0"/>
        </w:rPr>
        <w:t xml:space="preserve">packets</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If the DUP flag </w:t>
      </w:r>
      <w:r w:rsidDel="00000000" w:rsidR="00000000" w:rsidRPr="00000000">
        <w:rPr>
          <w:rFonts w:ascii="Arial" w:cs="Arial" w:eastAsia="Arial" w:hAnsi="Arial"/>
          <w:sz w:val="22"/>
          <w:szCs w:val="22"/>
          <w:rtl w:val="0"/>
        </w:rPr>
        <w:t xml:space="preserve">is set</w:t>
      </w:r>
      <w:r w:rsidDel="00000000" w:rsidR="00000000" w:rsidRPr="00000000">
        <w:rPr>
          <w:rFonts w:ascii="Arial" w:cs="Arial" w:eastAsia="Arial" w:hAnsi="Arial"/>
          <w:color w:val="000000"/>
          <w:sz w:val="22"/>
          <w:szCs w:val="22"/>
          <w:shd w:fill="auto" w:val="clear"/>
          <w:rtl w:val="0"/>
        </w:rPr>
        <w:t xml:space="preserve"> to 0, it signifies that the packet is sent for the first time. If the DUP flag is set to 1, it signifies that the packet is retransmitted.</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tl w:val="0"/>
        </w:rPr>
      </w:r>
    </w:p>
    <w:p w:rsidR="00000000" w:rsidDel="00000000" w:rsidP="00000000" w:rsidRDefault="00000000" w:rsidRPr="00000000" w14:paraId="00000628">
      <w:pPr>
        <w:pStyle w:val="Heading5"/>
        <w:spacing w:after="0" w:before="0" w:line="246.99999999999994" w:lineRule="auto"/>
        <w:ind w:left="0" w:right="6" w:firstLine="0"/>
        <w:rPr/>
      </w:pPr>
      <w:bookmarkStart w:colFirst="0" w:colLast="0" w:name="_heading=h.qucfg7kks10e" w:id="133"/>
      <w:bookmarkEnd w:id="133"/>
      <w:r w:rsidDel="00000000" w:rsidR="00000000" w:rsidRPr="00000000">
        <w:rPr>
          <w:rtl w:val="0"/>
        </w:rPr>
        <w:t xml:space="preserve">3.6.3.2.4 Retain</w:t>
      </w:r>
    </w:p>
    <w:p w:rsidR="00000000" w:rsidDel="00000000" w:rsidP="00000000" w:rsidRDefault="00000000" w:rsidRPr="00000000" w14:paraId="00000629">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4 of the PUBLISH Flags.</w:t>
      </w:r>
      <w:r w:rsidDel="00000000" w:rsidR="00000000" w:rsidRPr="00000000">
        <w:rPr>
          <w:rtl w:val="0"/>
        </w:rPr>
      </w:r>
    </w:p>
    <w:p w:rsidR="00000000" w:rsidDel="00000000" w:rsidP="00000000" w:rsidRDefault="00000000" w:rsidRPr="00000000" w14:paraId="0000062A">
      <w:pPr>
        <w:spacing w:after="280" w:before="0" w:line="246.99999999999994" w:lineRule="auto"/>
        <w:ind w:left="0" w:right="6"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flag signifies whether the message is published as a retained message or not. See </w:t>
      </w:r>
      <w:hyperlink w:anchor="_heading=h.ly7c1y">
        <w:r w:rsidDel="00000000" w:rsidR="00000000" w:rsidRPr="00000000">
          <w:rPr>
            <w:color w:val="1155cc"/>
            <w:u w:val="single"/>
            <w:rtl w:val="0"/>
          </w:rPr>
          <w:t xml:space="preserve">4.13 Retained Messages</w:t>
        </w:r>
      </w:hyperlink>
      <w:r w:rsidDel="00000000" w:rsidR="00000000" w:rsidRPr="00000000">
        <w:rPr>
          <w:rFonts w:ascii="Arial" w:cs="Arial" w:eastAsia="Arial" w:hAnsi="Arial"/>
          <w:sz w:val="22"/>
          <w:szCs w:val="22"/>
          <w:rtl w:val="0"/>
        </w:rPr>
        <w:t xml:space="preserve"> for more information</w:t>
      </w:r>
      <w:r w:rsidDel="00000000" w:rsidR="00000000" w:rsidRPr="00000000">
        <w:rPr>
          <w:rFonts w:ascii="Arial" w:cs="Arial" w:eastAsia="Arial" w:hAnsi="Arial"/>
          <w:sz w:val="22"/>
          <w:szCs w:val="22"/>
          <w:rtl w:val="0"/>
        </w:rPr>
        <w:t xml:space="preserve"> about Retained Messages.</w:t>
      </w:r>
    </w:p>
    <w:p w:rsidR="00000000" w:rsidDel="00000000" w:rsidP="00000000" w:rsidRDefault="00000000" w:rsidRPr="00000000" w14:paraId="0000062B">
      <w:pPr>
        <w:pStyle w:val="Heading4"/>
        <w:ind w:left="0" w:firstLine="0"/>
        <w:rPr/>
      </w:pPr>
      <w:bookmarkStart w:colFirst="0" w:colLast="0" w:name="_heading=h.1nia2ey" w:id="134"/>
      <w:bookmarkEnd w:id="134"/>
      <w:r w:rsidDel="00000000" w:rsidR="00000000" w:rsidRPr="00000000">
        <w:rPr>
          <w:rtl w:val="0"/>
        </w:rPr>
        <w:t xml:space="preserve">3.6.3.3 Packet Identifier</w:t>
      </w:r>
    </w:p>
    <w:p w:rsidR="00000000" w:rsidDel="00000000" w:rsidP="00000000" w:rsidRDefault="00000000" w:rsidRPr="00000000" w14:paraId="0000062C">
      <w:pPr>
        <w:spacing w:after="174" w:before="0" w:line="248.0000000000000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Used to identify the corresponding PUBACK packet in the case of QoS 1. Used to identify the corresponding PUBREC, PUBREL and PUBCOMP packets in the case of QoS 2. It should ideally be populated with a random T</w:t>
      </w:r>
      <w:r w:rsidDel="00000000" w:rsidR="00000000" w:rsidRPr="00000000">
        <w:rPr>
          <w:rtl w:val="0"/>
        </w:rPr>
        <w:t xml:space="preserve">wo Byte I</w:t>
      </w:r>
      <w:r w:rsidDel="00000000" w:rsidR="00000000" w:rsidRPr="00000000">
        <w:rPr>
          <w:rFonts w:ascii="Arial" w:cs="Arial" w:eastAsia="Arial" w:hAnsi="Arial"/>
          <w:sz w:val="22"/>
          <w:szCs w:val="22"/>
          <w:rtl w:val="0"/>
        </w:rPr>
        <w:t xml:space="preserve">nteger value.</w:t>
      </w:r>
    </w:p>
    <w:p w:rsidR="00000000" w:rsidDel="00000000" w:rsidP="00000000" w:rsidRDefault="00000000" w:rsidRPr="00000000" w14:paraId="0000062D">
      <w:pPr>
        <w:pStyle w:val="Heading4"/>
        <w:ind w:left="0" w:firstLine="0"/>
        <w:rPr/>
      </w:pPr>
      <w:bookmarkStart w:colFirst="0" w:colLast="0" w:name="_heading=h.x2t78tr9icfe" w:id="135"/>
      <w:bookmarkEnd w:id="135"/>
      <w:r w:rsidDel="00000000" w:rsidR="00000000" w:rsidRPr="00000000">
        <w:rPr>
          <w:rtl w:val="0"/>
        </w:rPr>
        <w:t xml:space="preserve">3.6.3.4 Topic Alias or Topic Name Length</w:t>
      </w:r>
    </w:p>
    <w:p w:rsidR="00000000" w:rsidDel="00000000" w:rsidP="00000000" w:rsidRDefault="00000000" w:rsidRPr="00000000" w14:paraId="0000062E">
      <w:pPr>
        <w:spacing w:after="306" w:before="0" w:line="248.0000000000000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Contains 2 bytes of Topic Name Length if the Topic Type is Topic Name, or the Predefined or Session Topic Alias if the Topic Type is Predefined Topic Alias or Session Topic Alias respectively.</w:t>
      </w:r>
      <w:r w:rsidDel="00000000" w:rsidR="00000000" w:rsidRPr="00000000">
        <w:rPr>
          <w:rtl w:val="0"/>
        </w:rPr>
      </w:r>
    </w:p>
    <w:p w:rsidR="00000000" w:rsidDel="00000000" w:rsidP="00000000" w:rsidRDefault="00000000" w:rsidRPr="00000000" w14:paraId="0000062F">
      <w:pPr>
        <w:pStyle w:val="Heading4"/>
        <w:ind w:left="0" w:firstLine="0"/>
        <w:rPr/>
      </w:pPr>
      <w:bookmarkStart w:colFirst="0" w:colLast="0" w:name="_heading=h.2mn7vak" w:id="136"/>
      <w:bookmarkEnd w:id="136"/>
      <w:r w:rsidDel="00000000" w:rsidR="00000000" w:rsidRPr="00000000">
        <w:rPr>
          <w:rtl w:val="0"/>
        </w:rPr>
        <w:t xml:space="preserve">3.6.3.5 Topic Name</w:t>
      </w:r>
    </w:p>
    <w:p w:rsidR="00000000" w:rsidDel="00000000" w:rsidP="00000000" w:rsidRDefault="00000000" w:rsidRPr="00000000" w14:paraId="00000630">
      <w:pPr>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the Topic Type is Topic Name (0b11), the Topic Name field MUST be present in the PUBLISH packet</w:t>
      </w:r>
      <w:r w:rsidDel="00000000" w:rsidR="00000000" w:rsidRPr="00000000">
        <w:rPr>
          <w:highlight w:val="yellow"/>
          <w:rtl w:val="0"/>
        </w:rPr>
        <w:t xml:space="preserve"> </w:t>
      </w:r>
      <w:r w:rsidDel="00000000" w:rsidR="00000000" w:rsidRPr="00000000">
        <w:rPr>
          <w:color w:val="ff0000"/>
          <w:rtl w:val="0"/>
        </w:rPr>
        <w:t xml:space="preserve">[MQTT-SN-3.6.3.5-1]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31">
      <w:pPr>
        <w:spacing w:after="200" w:before="0" w:line="248.0000000000000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Topic Type is Predefined Topic Alias or Session Topic Alias, then the Topic Name field MUST NOT be present in the PUBLISH packet</w:t>
      </w:r>
      <w:r w:rsidDel="00000000" w:rsidR="00000000" w:rsidRPr="00000000">
        <w:rPr>
          <w:highlight w:val="yellow"/>
          <w:rtl w:val="0"/>
        </w:rPr>
        <w:t xml:space="preserve"> </w:t>
      </w:r>
      <w:r w:rsidDel="00000000" w:rsidR="00000000" w:rsidRPr="00000000">
        <w:rPr>
          <w:color w:val="ff0000"/>
          <w:rtl w:val="0"/>
        </w:rPr>
        <w:t xml:space="preserve">[MQTT-SN-3.6.3.5-2]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32">
      <w:pPr>
        <w:rPr>
          <w:rFonts w:ascii="Arial" w:cs="Arial" w:eastAsia="Arial" w:hAnsi="Arial"/>
          <w:sz w:val="22"/>
          <w:szCs w:val="22"/>
        </w:rPr>
      </w:pPr>
      <w:r w:rsidDel="00000000" w:rsidR="00000000" w:rsidRPr="00000000">
        <w:rPr>
          <w:rFonts w:ascii="Arial" w:cs="Arial" w:eastAsia="Arial" w:hAnsi="Arial"/>
          <w:sz w:val="22"/>
          <w:szCs w:val="22"/>
          <w:rtl w:val="0"/>
        </w:rPr>
        <w:t xml:space="preserve">Topic Name is a UTF-8 encoded string of length Topic Length.</w:t>
      </w:r>
    </w:p>
    <w:p w:rsidR="00000000" w:rsidDel="00000000" w:rsidP="00000000" w:rsidRDefault="00000000" w:rsidRPr="00000000" w14:paraId="00000633">
      <w:pPr>
        <w:pStyle w:val="Heading4"/>
        <w:ind w:left="0" w:firstLine="0"/>
        <w:rPr/>
      </w:pPr>
      <w:bookmarkStart w:colFirst="0" w:colLast="0" w:name="_heading=h.imenmt69e82j" w:id="137"/>
      <w:bookmarkEnd w:id="137"/>
      <w:r w:rsidDel="00000000" w:rsidR="00000000" w:rsidRPr="00000000">
        <w:rPr>
          <w:rtl w:val="0"/>
        </w:rPr>
        <w:t xml:space="preserve">3.6.3.6 Payload</w:t>
      </w:r>
    </w:p>
    <w:p w:rsidR="00000000" w:rsidDel="00000000" w:rsidP="00000000" w:rsidRDefault="00000000" w:rsidRPr="00000000" w14:paraId="00000634">
      <w:pPr>
        <w:spacing w:after="306" w:lineRule="auto"/>
        <w:ind w:left="-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Payload contains the payload data of the Application Message that is being published. </w:t>
      </w:r>
      <w:r w:rsidDel="00000000" w:rsidR="00000000" w:rsidRPr="00000000">
        <w:rPr>
          <w:rtl w:val="0"/>
        </w:rPr>
        <w:t xml:space="preserve">This field consists of Binary Data.</w:t>
      </w:r>
      <w:r w:rsidDel="00000000" w:rsidR="00000000" w:rsidRPr="00000000">
        <w:rPr>
          <w:rtl w:val="0"/>
        </w:rPr>
        <w:t xml:space="preserve"> </w:t>
      </w:r>
      <w:r w:rsidDel="00000000" w:rsidR="00000000" w:rsidRPr="00000000">
        <w:rPr>
          <w:rFonts w:ascii="Arial" w:cs="Arial" w:eastAsia="Arial" w:hAnsi="Arial"/>
          <w:sz w:val="22"/>
          <w:szCs w:val="22"/>
          <w:rtl w:val="0"/>
        </w:rPr>
        <w:t xml:space="preserve">The content and format of the data is application specific. It is valid for a PUBLISH packet to contain a zero length Payload.</w:t>
      </w:r>
      <w:r w:rsidDel="00000000" w:rsidR="00000000" w:rsidRPr="00000000">
        <w:rPr>
          <w:rtl w:val="0"/>
        </w:rPr>
      </w:r>
    </w:p>
    <w:p w:rsidR="00000000" w:rsidDel="00000000" w:rsidP="00000000" w:rsidRDefault="00000000" w:rsidRPr="00000000" w14:paraId="00000635">
      <w:pPr>
        <w:pStyle w:val="Heading4"/>
        <w:spacing w:after="0" w:lineRule="auto"/>
        <w:ind w:left="-5" w:firstLine="0"/>
        <w:rPr/>
      </w:pPr>
      <w:bookmarkStart w:colFirst="0" w:colLast="0" w:name="_heading=h.3hu8nopr74va" w:id="138"/>
      <w:bookmarkEnd w:id="138"/>
      <w:r w:rsidDel="00000000" w:rsidR="00000000" w:rsidRPr="00000000">
        <w:rPr>
          <w:rtl w:val="0"/>
        </w:rPr>
        <w:t xml:space="preserve">3.6.3.7</w:t>
      </w:r>
      <w:r w:rsidDel="00000000" w:rsidR="00000000" w:rsidRPr="00000000">
        <w:rPr>
          <w:rtl w:val="0"/>
        </w:rPr>
        <w:t xml:space="preserve"> PUBLISH Actions</w:t>
      </w:r>
    </w:p>
    <w:p w:rsidR="00000000" w:rsidDel="00000000" w:rsidP="00000000" w:rsidRDefault="00000000" w:rsidRPr="00000000" w14:paraId="00000636">
      <w:pPr>
        <w:spacing w:after="240" w:before="200" w:line="276" w:lineRule="auto"/>
        <w:ind w:left="0" w:right="0" w:firstLine="0"/>
        <w:rPr>
          <w:rFonts w:ascii="Arial" w:cs="Arial" w:eastAsia="Arial" w:hAnsi="Arial"/>
          <w:color w:val="000000"/>
          <w:sz w:val="22"/>
          <w:szCs w:val="22"/>
        </w:rPr>
      </w:pPr>
      <w:r w:rsidDel="00000000" w:rsidR="00000000" w:rsidRPr="00000000">
        <w:rPr>
          <w:rFonts w:ascii="Arial" w:cs="Arial" w:eastAsia="Arial" w:hAnsi="Arial"/>
          <w:sz w:val="22"/>
          <w:szCs w:val="22"/>
          <w:highlight w:val="yellow"/>
          <w:rtl w:val="0"/>
        </w:rPr>
        <w:t xml:space="preserve">The receiver of a PUBLISH packet MUST respond with the packet as determined by the QoS in the PUBLISH Packet. </w:t>
      </w:r>
      <w:r w:rsidDel="00000000" w:rsidR="00000000" w:rsidRPr="00000000">
        <w:rPr>
          <w:rFonts w:ascii="Arial" w:cs="Arial" w:eastAsia="Arial" w:hAnsi="Arial"/>
          <w:color w:val="ff0000"/>
          <w:sz w:val="22"/>
          <w:szCs w:val="22"/>
          <w:rtl w:val="0"/>
        </w:rPr>
        <w:t xml:space="preserve">[MQTT-SN-3.</w:t>
      </w:r>
      <w:r w:rsidDel="00000000" w:rsidR="00000000" w:rsidRPr="00000000">
        <w:rPr>
          <w:color w:val="ff0000"/>
          <w:rtl w:val="0"/>
        </w:rPr>
        <w:t xml:space="preserve">6.3.</w:t>
      </w:r>
      <w:r w:rsidDel="00000000" w:rsidR="00000000" w:rsidRPr="00000000">
        <w:rPr>
          <w:rFonts w:ascii="Arial" w:cs="Arial" w:eastAsia="Arial" w:hAnsi="Arial"/>
          <w:color w:val="ff0000"/>
          <w:sz w:val="22"/>
          <w:szCs w:val="22"/>
          <w:rtl w:val="0"/>
        </w:rPr>
        <w:t xml:space="preserve">7-1]</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637">
      <w:pPr>
        <w:rPr>
          <w:rFonts w:ascii="Arial" w:cs="Arial" w:eastAsia="Arial" w:hAnsi="Arial"/>
          <w:color w:val="000000"/>
        </w:rPr>
      </w:pPr>
      <w:r w:rsidDel="00000000" w:rsidR="00000000" w:rsidRPr="00000000">
        <w:rPr>
          <w:i w:val="1"/>
          <w:sz w:val="19"/>
          <w:szCs w:val="19"/>
          <w:rtl w:val="0"/>
        </w:rPr>
        <w:t xml:space="preserve">Figure 3-12 – Expected PUBLISH packet responses</w:t>
      </w:r>
      <w:r w:rsidDel="00000000" w:rsidR="00000000" w:rsidRPr="00000000">
        <w:rPr>
          <w:rtl w:val="0"/>
        </w:rPr>
      </w:r>
    </w:p>
    <w:tbl>
      <w:tblPr>
        <w:tblStyle w:val="Table9"/>
        <w:tblW w:w="51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55"/>
        <w:gridCol w:w="2805"/>
        <w:tblGridChange w:id="0">
          <w:tblGrid>
            <w:gridCol w:w="2355"/>
            <w:gridCol w:w="280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8">
            <w:pPr>
              <w:spacing w:after="0" w:before="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QoS Level</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9">
            <w:pPr>
              <w:spacing w:after="0" w:before="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Expected Response</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A">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B">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None</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C">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D">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PUBACK packet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E">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F">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PUBREC packet</w:t>
            </w:r>
          </w:p>
        </w:tc>
      </w:tr>
    </w:tbl>
    <w:p w:rsidR="00000000" w:rsidDel="00000000" w:rsidP="00000000" w:rsidRDefault="00000000" w:rsidRPr="00000000" w14:paraId="00000640">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Client uses a PUBLISH packet to send an Application Message to the Server, for distribution to Clients with matching subscriptions.</w:t>
      </w:r>
    </w:p>
    <w:p w:rsidR="00000000" w:rsidDel="00000000" w:rsidP="00000000" w:rsidRDefault="00000000" w:rsidRPr="00000000" w14:paraId="00000641">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Server uses a PUBLISH packet to send an Application Message to each Client which has a matching subscription.</w:t>
      </w:r>
    </w:p>
    <w:p w:rsidR="00000000" w:rsidDel="00000000" w:rsidP="00000000" w:rsidRDefault="00000000" w:rsidRPr="00000000" w14:paraId="00000642">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When Clients make subscriptions with Topic Filters that include wildcards, it is possible for a Client’s subscriptions to overlap so that a published Application Message might match multiple filters. </w:t>
      </w:r>
      <w:r w:rsidDel="00000000" w:rsidR="00000000" w:rsidRPr="00000000">
        <w:rPr>
          <w:rFonts w:ascii="Arial" w:cs="Arial" w:eastAsia="Arial" w:hAnsi="Arial"/>
          <w:sz w:val="22"/>
          <w:szCs w:val="22"/>
          <w:highlight w:val="yellow"/>
          <w:rtl w:val="0"/>
        </w:rPr>
        <w:t xml:space="preserve">In this case the Server MUST deliver the Application Message to the Client respecting the maximum QoS of all the matching subscriptions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[MQTT-SN-3.6.3.7-2]</w:t>
      </w:r>
      <w:r w:rsidDel="00000000" w:rsidR="00000000" w:rsidRPr="00000000">
        <w:rPr>
          <w:rFonts w:ascii="Arial" w:cs="Arial" w:eastAsia="Arial" w:hAnsi="Arial"/>
          <w:sz w:val="22"/>
          <w:szCs w:val="22"/>
          <w:rtl w:val="0"/>
        </w:rPr>
        <w:t xml:space="preserve">. In addition, the Server MAY deliver further copies of the Application Message, one for each additional matching subscription and respecting the subscription’s QoS in each case. </w:t>
      </w:r>
    </w:p>
    <w:p w:rsidR="00000000" w:rsidDel="00000000" w:rsidP="00000000" w:rsidRDefault="00000000" w:rsidRPr="00000000" w14:paraId="00000643">
      <w:pPr>
        <w:spacing w:after="240" w:before="240" w:line="276" w:lineRule="auto"/>
        <w:ind w:left="0" w:right="0" w:firstLine="0"/>
        <w:rPr>
          <w:rFonts w:ascii="Arial" w:cs="Arial" w:eastAsia="Arial" w:hAnsi="Arial"/>
          <w:color w:val="1155cc"/>
          <w:sz w:val="22"/>
          <w:szCs w:val="22"/>
          <w:u w:val="single"/>
        </w:rPr>
      </w:pPr>
      <w:r w:rsidDel="00000000" w:rsidR="00000000" w:rsidRPr="00000000">
        <w:rPr>
          <w:rFonts w:ascii="Arial" w:cs="Arial" w:eastAsia="Arial" w:hAnsi="Arial"/>
          <w:sz w:val="22"/>
          <w:szCs w:val="22"/>
          <w:rtl w:val="0"/>
        </w:rPr>
        <w:t xml:space="preserve">The action of the recipient when it receives a PUBLISH packet depends on the QoS level as described in </w:t>
      </w:r>
      <w:hyperlink w:anchor="_heading=h.2i9l8ns">
        <w:r w:rsidDel="00000000" w:rsidR="00000000" w:rsidRPr="00000000">
          <w:rPr>
            <w:color w:val="1155cc"/>
            <w:u w:val="single"/>
            <w:rtl w:val="0"/>
          </w:rPr>
          <w:t xml:space="preserve">4.3 Quality of Service levels and protocol flows</w:t>
        </w:r>
      </w:hyperlink>
      <w:r w:rsidDel="00000000" w:rsidR="00000000" w:rsidRPr="00000000">
        <w:rPr>
          <w:rFonts w:ascii="Arial" w:cs="Arial" w:eastAsia="Arial" w:hAnsi="Arial"/>
          <w:color w:val="1155cc"/>
          <w:sz w:val="22"/>
          <w:szCs w:val="22"/>
          <w:rtl w:val="0"/>
        </w:rPr>
        <w:t xml:space="preserve">.</w:t>
      </w:r>
      <w:r w:rsidDel="00000000" w:rsidR="00000000" w:rsidRPr="00000000">
        <w:rPr>
          <w:rtl w:val="0"/>
        </w:rPr>
      </w:r>
    </w:p>
    <w:p w:rsidR="00000000" w:rsidDel="00000000" w:rsidP="00000000" w:rsidRDefault="00000000" w:rsidRPr="00000000" w14:paraId="00000644">
      <w:pPr>
        <w:spacing w:after="0" w:before="240" w:line="276" w:lineRule="auto"/>
        <w:ind w:left="0" w:right="0" w:firstLine="72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645">
      <w:pPr>
        <w:spacing w:after="240" w:before="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Server distributes Application Messages to Clients to different protocols and levels (such as MQTT V3.1.1) which do not support features provided by this specification, some information in the Application Message can be lost, and applications which depend on this information might not work correctly.</w:t>
      </w:r>
    </w:p>
    <w:p w:rsidR="00000000" w:rsidDel="00000000" w:rsidP="00000000" w:rsidRDefault="00000000" w:rsidRPr="00000000" w14:paraId="00000646">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No more than one QoS 1 or 2 PUBLISH requests MUST be outstanding for a Sender at any one time. Other packets are included in this constraint - r</w:t>
      </w:r>
      <w:r w:rsidDel="00000000" w:rsidR="00000000" w:rsidRPr="00000000">
        <w:rPr>
          <w:rFonts w:ascii="Arial" w:cs="Arial" w:eastAsia="Arial" w:hAnsi="Arial"/>
          <w:sz w:val="22"/>
          <w:szCs w:val="22"/>
          <w:rtl w:val="0"/>
        </w:rPr>
        <w:t xml:space="preserve">efer to </w:t>
      </w:r>
      <w:hyperlink w:anchor="_heading=h.bfojn6tjnvgm">
        <w:r w:rsidDel="00000000" w:rsidR="00000000" w:rsidRPr="00000000">
          <w:rPr>
            <w:color w:val="1155cc"/>
            <w:u w:val="single"/>
            <w:rtl w:val="0"/>
          </w:rPr>
          <w:t xml:space="preserve">4.9 Flow Control</w:t>
        </w:r>
      </w:hyperlink>
      <w:r w:rsidDel="00000000" w:rsidR="00000000" w:rsidRPr="00000000">
        <w:rPr>
          <w:rFonts w:ascii="Arial" w:cs="Arial" w:eastAsia="Arial" w:hAnsi="Arial"/>
          <w:sz w:val="22"/>
          <w:szCs w:val="22"/>
          <w:rtl w:val="0"/>
        </w:rPr>
        <w:t xml:space="preserve"> for more information about Flow Control.</w:t>
      </w:r>
      <w:r w:rsidDel="00000000" w:rsidR="00000000" w:rsidRPr="00000000">
        <w:rPr>
          <w:rtl w:val="0"/>
        </w:rPr>
      </w:r>
    </w:p>
    <w:p w:rsidR="00000000" w:rsidDel="00000000" w:rsidP="00000000" w:rsidRDefault="00000000" w:rsidRPr="00000000" w14:paraId="00000647">
      <w:pPr>
        <w:spacing w:after="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648">
      <w:pPr>
        <w:spacing w:after="240" w:before="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sz w:val="22"/>
          <w:szCs w:val="22"/>
          <w:rtl w:val="0"/>
        </w:rPr>
        <w:t xml:space="preserve">Sender</w:t>
      </w:r>
      <w:r w:rsidDel="00000000" w:rsidR="00000000" w:rsidRPr="00000000">
        <w:rPr>
          <w:rFonts w:ascii="Arial" w:cs="Arial" w:eastAsia="Arial" w:hAnsi="Arial"/>
          <w:sz w:val="22"/>
          <w:szCs w:val="22"/>
          <w:rtl w:val="0"/>
        </w:rPr>
        <w:t xml:space="preserve"> might choose to suspend the sending of QoS 0 PUBLISH packets when it suspends the sending of QoS 1 and QoS 2 PUBLISH packets for Flow Control reasons.</w:t>
      </w:r>
    </w:p>
    <w:p w:rsidR="00000000" w:rsidDel="00000000" w:rsidP="00000000" w:rsidRDefault="00000000" w:rsidRPr="00000000" w14:paraId="00000649">
      <w:pPr>
        <w:pStyle w:val="Heading3"/>
        <w:keepLines w:val="1"/>
        <w:spacing w:after="77" w:before="0" w:line="259" w:lineRule="auto"/>
        <w:ind w:left="0" w:firstLine="0"/>
        <w:rPr>
          <w:rFonts w:ascii="Arial" w:cs="Arial" w:eastAsia="Arial" w:hAnsi="Arial"/>
        </w:rPr>
      </w:pPr>
      <w:bookmarkStart w:colFirst="0" w:colLast="0" w:name="_heading=h.11si5id" w:id="139"/>
      <w:bookmarkEnd w:id="139"/>
      <w:r w:rsidDel="00000000" w:rsidR="00000000" w:rsidRPr="00000000">
        <w:rPr>
          <w:rtl w:val="0"/>
        </w:rPr>
        <w:t xml:space="preserve">3.6.4 </w:t>
      </w:r>
      <w:r w:rsidDel="00000000" w:rsidR="00000000" w:rsidRPr="00000000">
        <w:rPr>
          <w:rFonts w:ascii="Arial" w:cs="Arial" w:eastAsia="Arial" w:hAnsi="Arial"/>
          <w:rtl w:val="0"/>
        </w:rPr>
        <w:t xml:space="preserve">PUBACK – Publish Acknowledgement (QoS 1 delivery)</w:t>
      </w:r>
    </w:p>
    <w:p w:rsidR="00000000" w:rsidDel="00000000" w:rsidP="00000000" w:rsidRDefault="00000000" w:rsidRPr="00000000" w14:paraId="0000064A">
      <w:pPr>
        <w:rPr/>
      </w:pPr>
      <w:r w:rsidDel="00000000" w:rsidR="00000000" w:rsidRPr="00000000">
        <w:rPr>
          <w:i w:val="1"/>
          <w:sz w:val="19"/>
          <w:szCs w:val="19"/>
          <w:rtl w:val="0"/>
        </w:rPr>
        <w:t xml:space="preserve">Figure 3-13 – PUBACK Packet</w:t>
      </w:r>
      <w:r w:rsidDel="00000000" w:rsidR="00000000" w:rsidRPr="00000000">
        <w:rPr>
          <w:rtl w:val="0"/>
        </w:rPr>
      </w:r>
    </w:p>
    <w:p w:rsidR="00000000" w:rsidDel="00000000" w:rsidP="00000000" w:rsidRDefault="00000000" w:rsidRPr="00000000" w14:paraId="0000064B">
      <w:pPr>
        <w:rPr/>
      </w:pPr>
      <w:r w:rsidDel="00000000" w:rsidR="00000000" w:rsidRPr="00000000">
        <w:rPr/>
        <w:drawing>
          <wp:inline distB="114300" distT="114300" distL="114300" distR="114300">
            <wp:extent cx="5943600" cy="1168400"/>
            <wp:effectExtent b="0" l="0" r="0" t="0"/>
            <wp:docPr id="40" name="image6.png"/>
            <a:graphic>
              <a:graphicData uri="http://schemas.openxmlformats.org/drawingml/2006/picture">
                <pic:pic>
                  <pic:nvPicPr>
                    <pic:cNvPr id="0" name="image6.png"/>
                    <pic:cNvPicPr preferRelativeResize="0"/>
                  </pic:nvPicPr>
                  <pic:blipFill>
                    <a:blip r:embed="rId74"/>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64C">
      <w:pPr>
        <w:rPr>
          <w:rFonts w:ascii="Arial" w:cs="Arial" w:eastAsia="Arial" w:hAnsi="Arial"/>
        </w:rPr>
      </w:pPr>
      <w:r w:rsidDel="00000000" w:rsidR="00000000" w:rsidRPr="00000000">
        <w:rPr>
          <w:rFonts w:ascii="Arial" w:cs="Arial" w:eastAsia="Arial" w:hAnsi="Arial"/>
          <w:rtl w:val="0"/>
        </w:rPr>
        <w:t xml:space="preserve">A PUBACK packet is the response to a PUBLISH packet with QoS 1.</w:t>
      </w:r>
      <w:r w:rsidDel="00000000" w:rsidR="00000000" w:rsidRPr="00000000">
        <w:rPr>
          <w:rtl w:val="0"/>
        </w:rPr>
      </w:r>
    </w:p>
    <w:p w:rsidR="00000000" w:rsidDel="00000000" w:rsidP="00000000" w:rsidRDefault="00000000" w:rsidRPr="00000000" w14:paraId="0000064D">
      <w:pPr>
        <w:pStyle w:val="Heading4"/>
        <w:ind w:left="0" w:right="4" w:firstLine="0"/>
        <w:rPr>
          <w:rFonts w:ascii="Arial" w:cs="Arial" w:eastAsia="Arial" w:hAnsi="Arial"/>
        </w:rPr>
      </w:pPr>
      <w:bookmarkStart w:colFirst="0" w:colLast="0" w:name="_heading=h.3ls5o66" w:id="140"/>
      <w:bookmarkEnd w:id="140"/>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.4.1 PUBACK Header</w:t>
      </w:r>
    </w:p>
    <w:p w:rsidR="00000000" w:rsidDel="00000000" w:rsidP="00000000" w:rsidRDefault="00000000" w:rsidRPr="00000000" w14:paraId="0000064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4F">
      <w:pPr>
        <w:pStyle w:val="Heading4"/>
        <w:ind w:left="0" w:right="4" w:firstLine="0"/>
        <w:rPr>
          <w:rFonts w:ascii="Arial" w:cs="Arial" w:eastAsia="Arial" w:hAnsi="Arial"/>
        </w:rPr>
      </w:pPr>
      <w:bookmarkStart w:colFirst="0" w:colLast="0" w:name="_heading=h.20xfydz" w:id="141"/>
      <w:bookmarkEnd w:id="141"/>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.4.2 Packet Identifier</w:t>
      </w:r>
    </w:p>
    <w:p w:rsidR="00000000" w:rsidDel="00000000" w:rsidP="00000000" w:rsidRDefault="00000000" w:rsidRPr="00000000" w14:paraId="00000650">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651">
      <w:pPr>
        <w:pStyle w:val="Heading4"/>
        <w:spacing w:after="0" w:before="0" w:line="422" w:lineRule="auto"/>
        <w:ind w:left="0" w:firstLine="0"/>
        <w:jc w:val="both"/>
        <w:rPr/>
      </w:pPr>
      <w:bookmarkStart w:colFirst="0" w:colLast="0" w:name="_heading=h.6vzc3pa0vvfr" w:id="142"/>
      <w:bookmarkEnd w:id="142"/>
      <w:r w:rsidDel="00000000" w:rsidR="00000000" w:rsidRPr="00000000">
        <w:rPr>
          <w:rtl w:val="0"/>
        </w:rPr>
        <w:t xml:space="preserve">3.6.4.3 Reason Code</w:t>
      </w:r>
    </w:p>
    <w:p w:rsidR="00000000" w:rsidDel="00000000" w:rsidP="00000000" w:rsidRDefault="00000000" w:rsidRPr="00000000" w14:paraId="00000652">
      <w:pPr>
        <w:spacing w:after="174" w:before="0" w:line="248.00000000000006" w:lineRule="auto"/>
        <w:rPr/>
      </w:pPr>
      <w:r w:rsidDel="00000000" w:rsidR="00000000" w:rsidRPr="00000000">
        <w:rPr>
          <w:rtl w:val="0"/>
        </w:rPr>
        <w:t xml:space="preserve">The Reason Code for the PUBACK packet is optional - its existence is inferred from the Packet length. If not provided, 0x00 (Success) is assumed. </w:t>
      </w:r>
    </w:p>
    <w:p w:rsidR="00000000" w:rsidDel="00000000" w:rsidP="00000000" w:rsidRDefault="00000000" w:rsidRPr="00000000" w14:paraId="00000653">
      <w:pPr>
        <w:spacing w:before="0" w:lineRule="auto"/>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PUBACK Packet MUST use one of the </w:t>
      </w:r>
      <w:r w:rsidDel="00000000" w:rsidR="00000000" w:rsidRPr="00000000">
        <w:rPr>
          <w:highlight w:val="yellow"/>
          <w:rtl w:val="0"/>
        </w:rPr>
        <w:t xml:space="preserve">Reason Codes applicable to PUBACK</w:t>
      </w:r>
      <w:r w:rsidDel="00000000" w:rsidR="00000000" w:rsidRPr="00000000">
        <w:rPr>
          <w:highlight w:val="yellow"/>
          <w:rtl w:val="0"/>
        </w:rPr>
        <w:t xml:space="preserve"> </w:t>
      </w:r>
      <w:r w:rsidDel="00000000" w:rsidR="00000000" w:rsidRPr="00000000">
        <w:rPr>
          <w:color w:val="ff0000"/>
          <w:rtl w:val="0"/>
        </w:rPr>
        <w:t xml:space="preserve">[MQTT-SN-3.6.4.3-1]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54">
      <w:pPr>
        <w:pStyle w:val="Heading4"/>
        <w:spacing w:after="174" w:before="200" w:line="248.00000000000006" w:lineRule="auto"/>
        <w:ind w:left="0" w:firstLine="0"/>
        <w:jc w:val="both"/>
        <w:rPr/>
      </w:pPr>
      <w:bookmarkStart w:colFirst="0" w:colLast="0" w:name="_heading=h.xgybvs5ktz8v" w:id="143"/>
      <w:bookmarkEnd w:id="143"/>
      <w:r w:rsidDel="00000000" w:rsidR="00000000" w:rsidRPr="00000000">
        <w:rPr>
          <w:rtl w:val="0"/>
        </w:rPr>
        <w:t xml:space="preserve">3.6.4.4 </w:t>
      </w:r>
      <w:r w:rsidDel="00000000" w:rsidR="00000000" w:rsidRPr="00000000">
        <w:rPr>
          <w:rtl w:val="0"/>
        </w:rPr>
        <w:t xml:space="preserve">PUBACK Actions</w:t>
      </w:r>
    </w:p>
    <w:p w:rsidR="00000000" w:rsidDel="00000000" w:rsidP="00000000" w:rsidRDefault="00000000" w:rsidRPr="00000000" w14:paraId="00000655">
      <w:pPr>
        <w:rPr/>
      </w:pPr>
      <w:r w:rsidDel="00000000" w:rsidR="00000000" w:rsidRPr="00000000">
        <w:rPr>
          <w:rtl w:val="0"/>
        </w:rPr>
        <w:t xml:space="preserve">As described in </w:t>
      </w:r>
      <w:hyperlink w:anchor="_heading=h.1au1eum">
        <w:r w:rsidDel="00000000" w:rsidR="00000000" w:rsidRPr="00000000">
          <w:rPr>
            <w:color w:val="1155cc"/>
            <w:u w:val="single"/>
            <w:rtl w:val="0"/>
          </w:rPr>
          <w:t xml:space="preserve">4.3.3 QoS 1: At least once delivery</w:t>
        </w:r>
      </w:hyperlink>
      <w:r w:rsidDel="00000000" w:rsidR="00000000" w:rsidRPr="00000000">
        <w:rPr>
          <w:rtl w:val="0"/>
        </w:rPr>
        <w:t xml:space="preserve">.</w:t>
      </w:r>
    </w:p>
    <w:p w:rsidR="00000000" w:rsidDel="00000000" w:rsidP="00000000" w:rsidRDefault="00000000" w:rsidRPr="00000000" w14:paraId="00000656">
      <w:pPr>
        <w:pStyle w:val="Heading3"/>
        <w:keepLines w:val="1"/>
        <w:spacing w:after="109" w:before="200" w:line="259" w:lineRule="auto"/>
        <w:ind w:left="0" w:right="4" w:firstLine="0"/>
        <w:rPr>
          <w:rFonts w:ascii="Arial" w:cs="Arial" w:eastAsia="Arial" w:hAnsi="Arial"/>
        </w:rPr>
      </w:pPr>
      <w:bookmarkStart w:colFirst="0" w:colLast="0" w:name="_heading=h.302dr9l" w:id="144"/>
      <w:bookmarkEnd w:id="144"/>
      <w:r w:rsidDel="00000000" w:rsidR="00000000" w:rsidRPr="00000000">
        <w:rPr>
          <w:rtl w:val="0"/>
        </w:rPr>
        <w:t xml:space="preserve">3.6.5</w:t>
      </w:r>
      <w:r w:rsidDel="00000000" w:rsidR="00000000" w:rsidRPr="00000000">
        <w:rPr>
          <w:rtl w:val="0"/>
        </w:rPr>
        <w:t xml:space="preserve"> </w:t>
      </w:r>
      <w:r w:rsidDel="00000000" w:rsidR="00000000" w:rsidRPr="00000000">
        <w:rPr>
          <w:rFonts w:ascii="Arial" w:cs="Arial" w:eastAsia="Arial" w:hAnsi="Arial"/>
          <w:rtl w:val="0"/>
        </w:rPr>
        <w:t xml:space="preserve">PUBREC - Publish Received (QoS 2 delivery part 1)</w:t>
      </w:r>
    </w:p>
    <w:p w:rsidR="00000000" w:rsidDel="00000000" w:rsidP="00000000" w:rsidRDefault="00000000" w:rsidRPr="00000000" w14:paraId="00000657">
      <w:pPr>
        <w:rPr/>
      </w:pPr>
      <w:r w:rsidDel="00000000" w:rsidR="00000000" w:rsidRPr="00000000">
        <w:rPr>
          <w:i w:val="1"/>
          <w:sz w:val="19"/>
          <w:szCs w:val="19"/>
          <w:rtl w:val="0"/>
        </w:rPr>
        <w:t xml:space="preserve">Figure 3-14 – PUBREC Packet</w:t>
      </w:r>
      <w:r w:rsidDel="00000000" w:rsidR="00000000" w:rsidRPr="00000000">
        <w:rPr>
          <w:rtl w:val="0"/>
        </w:rPr>
      </w:r>
    </w:p>
    <w:p w:rsidR="00000000" w:rsidDel="00000000" w:rsidP="00000000" w:rsidRDefault="00000000" w:rsidRPr="00000000" w14:paraId="00000658">
      <w:pPr>
        <w:rPr/>
      </w:pPr>
      <w:r w:rsidDel="00000000" w:rsidR="00000000" w:rsidRPr="00000000">
        <w:rPr/>
        <w:drawing>
          <wp:inline distB="114300" distT="114300" distL="114300" distR="114300">
            <wp:extent cx="5943600" cy="1168400"/>
            <wp:effectExtent b="0" l="0" r="0" t="0"/>
            <wp:docPr id="61" name="image31.png"/>
            <a:graphic>
              <a:graphicData uri="http://schemas.openxmlformats.org/drawingml/2006/picture">
                <pic:pic>
                  <pic:nvPicPr>
                    <pic:cNvPr id="0" name="image31.png"/>
                    <pic:cNvPicPr preferRelativeResize="0"/>
                  </pic:nvPicPr>
                  <pic:blipFill>
                    <a:blip r:embed="rId74"/>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659">
      <w:pPr>
        <w:rPr>
          <w:rFonts w:ascii="Arial" w:cs="Arial" w:eastAsia="Arial" w:hAnsi="Arial"/>
        </w:rPr>
      </w:pPr>
      <w:r w:rsidDel="00000000" w:rsidR="00000000" w:rsidRPr="00000000">
        <w:rPr>
          <w:rFonts w:ascii="Arial" w:cs="Arial" w:eastAsia="Arial" w:hAnsi="Arial"/>
          <w:rtl w:val="0"/>
        </w:rPr>
        <w:t xml:space="preserve">A PUBREC packet is the response to a PUBLISH packet with QoS 2. It is the second packet of the QoS 2 protocol exchange.</w:t>
      </w:r>
    </w:p>
    <w:p w:rsidR="00000000" w:rsidDel="00000000" w:rsidP="00000000" w:rsidRDefault="00000000" w:rsidRPr="00000000" w14:paraId="0000065A">
      <w:pPr>
        <w:pStyle w:val="Heading4"/>
        <w:ind w:left="0" w:firstLine="0"/>
        <w:rPr/>
      </w:pPr>
      <w:bookmarkStart w:colFirst="0" w:colLast="0" w:name="_heading=h.1f7o1he" w:id="145"/>
      <w:bookmarkEnd w:id="145"/>
      <w:r w:rsidDel="00000000" w:rsidR="00000000" w:rsidRPr="00000000">
        <w:rPr>
          <w:rtl w:val="0"/>
        </w:rPr>
        <w:t xml:space="preserve">3.6.5.1 PUBREC Header</w:t>
      </w:r>
    </w:p>
    <w:p w:rsidR="00000000" w:rsidDel="00000000" w:rsidP="00000000" w:rsidRDefault="00000000" w:rsidRPr="00000000" w14:paraId="0000065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5C">
      <w:pPr>
        <w:pStyle w:val="Heading4"/>
        <w:ind w:left="0" w:right="4" w:firstLine="0"/>
        <w:rPr>
          <w:rFonts w:ascii="Arial" w:cs="Arial" w:eastAsia="Arial" w:hAnsi="Arial"/>
        </w:rPr>
      </w:pPr>
      <w:bookmarkStart w:colFirst="0" w:colLast="0" w:name="_heading=h.3z7bk57" w:id="146"/>
      <w:bookmarkEnd w:id="146"/>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tl w:val="0"/>
        </w:rPr>
        <w:t xml:space="preserve">.5</w:t>
      </w:r>
      <w:r w:rsidDel="00000000" w:rsidR="00000000" w:rsidRPr="00000000">
        <w:rPr>
          <w:rFonts w:ascii="Arial" w:cs="Arial" w:eastAsia="Arial" w:hAnsi="Arial"/>
          <w:rtl w:val="0"/>
        </w:rPr>
        <w:t xml:space="preserve">.2 Packet Identifier</w:t>
      </w:r>
    </w:p>
    <w:p w:rsidR="00000000" w:rsidDel="00000000" w:rsidP="00000000" w:rsidRDefault="00000000" w:rsidRPr="00000000" w14:paraId="0000065D">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65E">
      <w:pPr>
        <w:pStyle w:val="Heading4"/>
        <w:spacing w:after="0" w:before="0" w:line="422" w:lineRule="auto"/>
        <w:ind w:left="0" w:firstLine="0"/>
        <w:jc w:val="both"/>
        <w:rPr>
          <w:rFonts w:ascii="Arial" w:cs="Arial" w:eastAsia="Arial" w:hAnsi="Arial"/>
        </w:rPr>
      </w:pPr>
      <w:bookmarkStart w:colFirst="0" w:colLast="0" w:name="_heading=h.r1l18glza5z5" w:id="147"/>
      <w:bookmarkEnd w:id="147"/>
      <w:r w:rsidDel="00000000" w:rsidR="00000000" w:rsidRPr="00000000">
        <w:rPr>
          <w:rFonts w:ascii="Arial" w:cs="Arial" w:eastAsia="Arial" w:hAnsi="Arial"/>
          <w:rtl w:val="0"/>
        </w:rPr>
        <w:t xml:space="preserve">3.</w:t>
      </w:r>
      <w:r w:rsidDel="00000000" w:rsidR="00000000" w:rsidRPr="00000000">
        <w:rPr>
          <w:rtl w:val="0"/>
        </w:rPr>
        <w:t xml:space="preserve">6.5</w:t>
      </w:r>
      <w:r w:rsidDel="00000000" w:rsidR="00000000" w:rsidRPr="00000000">
        <w:rPr>
          <w:rFonts w:ascii="Arial" w:cs="Arial" w:eastAsia="Arial" w:hAnsi="Arial"/>
          <w:rtl w:val="0"/>
        </w:rPr>
        <w:t xml:space="preserve">.3 Reason Code</w:t>
      </w:r>
    </w:p>
    <w:p w:rsidR="00000000" w:rsidDel="00000000" w:rsidP="00000000" w:rsidRDefault="00000000" w:rsidRPr="00000000" w14:paraId="0000065F">
      <w:pPr>
        <w:spacing w:after="174" w:before="0" w:line="248.00000000000006" w:lineRule="auto"/>
        <w:rPr/>
      </w:pPr>
      <w:r w:rsidDel="00000000" w:rsidR="00000000" w:rsidRPr="00000000">
        <w:rPr>
          <w:rtl w:val="0"/>
        </w:rPr>
        <w:t xml:space="preserve">The Reason Code for the PUBREC packet is optional - its existence is inferred from the Packet length. If not provided, 0x00 (Success) is assumed. </w:t>
      </w:r>
    </w:p>
    <w:p w:rsidR="00000000" w:rsidDel="00000000" w:rsidP="00000000" w:rsidRDefault="00000000" w:rsidRPr="00000000" w14:paraId="00000660">
      <w:pPr>
        <w:spacing w:before="0" w:lineRule="auto"/>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PUBREC Packet MUST use one of the </w:t>
      </w:r>
      <w:r w:rsidDel="00000000" w:rsidR="00000000" w:rsidRPr="00000000">
        <w:rPr>
          <w:highlight w:val="yellow"/>
          <w:rtl w:val="0"/>
        </w:rPr>
        <w:t xml:space="preserve">Reason Codes applicable to PUBREC</w:t>
      </w:r>
      <w:r w:rsidDel="00000000" w:rsidR="00000000" w:rsidRPr="00000000">
        <w:rPr>
          <w:highlight w:val="yellow"/>
          <w:rtl w:val="0"/>
        </w:rPr>
        <w:t xml:space="preserve"> </w:t>
      </w:r>
      <w:r w:rsidDel="00000000" w:rsidR="00000000" w:rsidRPr="00000000">
        <w:rPr>
          <w:color w:val="ff0000"/>
          <w:rtl w:val="0"/>
        </w:rPr>
        <w:t xml:space="preserve">[MQTT-SN-3.6.5.3-1]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61">
      <w:pPr>
        <w:pStyle w:val="Heading4"/>
        <w:spacing w:after="174" w:before="200" w:line="248.00000000000006" w:lineRule="auto"/>
        <w:ind w:left="0" w:firstLine="0"/>
        <w:jc w:val="both"/>
        <w:rPr/>
      </w:pPr>
      <w:bookmarkStart w:colFirst="0" w:colLast="0" w:name="_heading=h.kktb96s9v8sj" w:id="148"/>
      <w:bookmarkEnd w:id="148"/>
      <w:r w:rsidDel="00000000" w:rsidR="00000000" w:rsidRPr="00000000">
        <w:rPr>
          <w:rtl w:val="0"/>
        </w:rPr>
        <w:t xml:space="preserve">3.6</w:t>
      </w:r>
      <w:r w:rsidDel="00000000" w:rsidR="00000000" w:rsidRPr="00000000">
        <w:rPr>
          <w:rtl w:val="0"/>
        </w:rPr>
        <w:t xml:space="preserve">.5</w:t>
      </w:r>
      <w:r w:rsidDel="00000000" w:rsidR="00000000" w:rsidRPr="00000000">
        <w:rPr>
          <w:rtl w:val="0"/>
        </w:rPr>
        <w:t xml:space="preserve">.4 </w:t>
      </w:r>
      <w:r w:rsidDel="00000000" w:rsidR="00000000" w:rsidRPr="00000000">
        <w:rPr>
          <w:rtl w:val="0"/>
        </w:rPr>
        <w:t xml:space="preserve">PUBREC Actions</w:t>
      </w:r>
    </w:p>
    <w:p w:rsidR="00000000" w:rsidDel="00000000" w:rsidP="00000000" w:rsidRDefault="00000000" w:rsidRPr="00000000" w14:paraId="0000066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color w:val="1155cc"/>
            <w:u w:val="single"/>
            <w:rtl w:val="0"/>
          </w:rPr>
          <w:t xml:space="preserve">4.3.4 QoS 2: Exactly once delivery</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663">
      <w:pPr>
        <w:pStyle w:val="Heading3"/>
        <w:keepLines w:val="1"/>
        <w:spacing w:after="109" w:before="0" w:line="259" w:lineRule="auto"/>
        <w:ind w:left="0" w:right="4" w:firstLine="0"/>
        <w:rPr>
          <w:rFonts w:ascii="Arial" w:cs="Arial" w:eastAsia="Arial" w:hAnsi="Arial"/>
        </w:rPr>
      </w:pPr>
      <w:bookmarkStart w:colFirst="0" w:colLast="0" w:name="_heading=h.2eclud0" w:id="149"/>
      <w:bookmarkEnd w:id="149"/>
      <w:r w:rsidDel="00000000" w:rsidR="00000000" w:rsidRPr="00000000">
        <w:rPr>
          <w:rtl w:val="0"/>
        </w:rPr>
        <w:t xml:space="preserve">3.6.6 </w:t>
      </w:r>
      <w:r w:rsidDel="00000000" w:rsidR="00000000" w:rsidRPr="00000000">
        <w:rPr>
          <w:rFonts w:ascii="Arial" w:cs="Arial" w:eastAsia="Arial" w:hAnsi="Arial"/>
          <w:rtl w:val="0"/>
        </w:rPr>
        <w:t xml:space="preserve">PUBREL - Publish Release (QoS 2 delivery part 2)</w:t>
      </w:r>
    </w:p>
    <w:p w:rsidR="00000000" w:rsidDel="00000000" w:rsidP="00000000" w:rsidRDefault="00000000" w:rsidRPr="00000000" w14:paraId="00000664">
      <w:pPr>
        <w:rPr/>
      </w:pPr>
      <w:r w:rsidDel="00000000" w:rsidR="00000000" w:rsidRPr="00000000">
        <w:rPr>
          <w:i w:val="1"/>
          <w:sz w:val="19"/>
          <w:szCs w:val="19"/>
          <w:rtl w:val="0"/>
        </w:rPr>
        <w:t xml:space="preserve">Figure 3-15 – PUBREL Packet</w:t>
      </w:r>
      <w:r w:rsidDel="00000000" w:rsidR="00000000" w:rsidRPr="00000000">
        <w:rPr>
          <w:rtl w:val="0"/>
        </w:rPr>
      </w:r>
    </w:p>
    <w:p w:rsidR="00000000" w:rsidDel="00000000" w:rsidP="00000000" w:rsidRDefault="00000000" w:rsidRPr="00000000" w14:paraId="00000665">
      <w:pP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drawing>
          <wp:inline distB="114300" distT="114300" distL="114300" distR="114300">
            <wp:extent cx="5943600" cy="1168400"/>
            <wp:effectExtent b="0" l="0" r="0" t="0"/>
            <wp:docPr id="56" name="image27.png"/>
            <a:graphic>
              <a:graphicData uri="http://schemas.openxmlformats.org/drawingml/2006/picture">
                <pic:pic>
                  <pic:nvPicPr>
                    <pic:cNvPr id="0" name="image27.png"/>
                    <pic:cNvPicPr preferRelativeResize="0"/>
                  </pic:nvPicPr>
                  <pic:blipFill>
                    <a:blip r:embed="rId74"/>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666">
      <w:pPr>
        <w:rPr>
          <w:rFonts w:ascii="Arial" w:cs="Arial" w:eastAsia="Arial" w:hAnsi="Arial"/>
        </w:rPr>
      </w:pPr>
      <w:r w:rsidDel="00000000" w:rsidR="00000000" w:rsidRPr="00000000">
        <w:rPr>
          <w:rFonts w:ascii="Arial" w:cs="Arial" w:eastAsia="Arial" w:hAnsi="Arial"/>
          <w:rtl w:val="0"/>
        </w:rPr>
        <w:t xml:space="preserve">A PUBREL packet is the response to a PUBREC packet. It is the third packet of the QoS 2 protocol exchange.</w:t>
      </w:r>
    </w:p>
    <w:p w:rsidR="00000000" w:rsidDel="00000000" w:rsidP="00000000" w:rsidRDefault="00000000" w:rsidRPr="00000000" w14:paraId="00000667">
      <w:pPr>
        <w:pStyle w:val="Heading4"/>
        <w:spacing w:after="0" w:lineRule="auto"/>
        <w:ind w:left="0" w:firstLine="0"/>
        <w:rPr>
          <w:rFonts w:ascii="Arial" w:cs="Arial" w:eastAsia="Arial" w:hAnsi="Arial"/>
        </w:rPr>
      </w:pPr>
      <w:bookmarkStart w:colFirst="0" w:colLast="0" w:name="_heading=h.thw4kt" w:id="150"/>
      <w:bookmarkEnd w:id="150"/>
      <w:r w:rsidDel="00000000" w:rsidR="00000000" w:rsidRPr="00000000">
        <w:rPr>
          <w:rFonts w:ascii="Arial" w:cs="Arial" w:eastAsia="Arial" w:hAnsi="Arial"/>
          <w:rtl w:val="0"/>
        </w:rPr>
        <w:t xml:space="preserve">3.</w:t>
      </w:r>
      <w:r w:rsidDel="00000000" w:rsidR="00000000" w:rsidRPr="00000000">
        <w:rPr>
          <w:rtl w:val="0"/>
        </w:rPr>
        <w:t xml:space="preserve">6.6</w:t>
      </w:r>
      <w:r w:rsidDel="00000000" w:rsidR="00000000" w:rsidRPr="00000000">
        <w:rPr>
          <w:rFonts w:ascii="Arial" w:cs="Arial" w:eastAsia="Arial" w:hAnsi="Arial"/>
          <w:rtl w:val="0"/>
        </w:rPr>
        <w:t xml:space="preserve">.1 PUBREL Header</w:t>
      </w:r>
    </w:p>
    <w:p w:rsidR="00000000" w:rsidDel="00000000" w:rsidP="00000000" w:rsidRDefault="00000000" w:rsidRPr="00000000" w14:paraId="00000668">
      <w:pPr>
        <w:spacing w:after="174" w:before="0" w:line="248.00000000000006" w:lineRule="auto"/>
        <w:ind w:left="0" w:right="4" w:firstLine="0"/>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69">
      <w:pPr>
        <w:pStyle w:val="Heading4"/>
        <w:spacing w:after="0" w:lineRule="auto"/>
        <w:ind w:left="0" w:right="4" w:firstLine="0"/>
        <w:rPr>
          <w:rFonts w:ascii="Arial" w:cs="Arial" w:eastAsia="Arial" w:hAnsi="Arial"/>
        </w:rPr>
      </w:pPr>
      <w:bookmarkStart w:colFirst="0" w:colLast="0" w:name="_heading=h.3dhjn8m" w:id="151"/>
      <w:bookmarkEnd w:id="151"/>
      <w:r w:rsidDel="00000000" w:rsidR="00000000" w:rsidRPr="00000000">
        <w:rPr>
          <w:rFonts w:ascii="Arial" w:cs="Arial" w:eastAsia="Arial" w:hAnsi="Arial"/>
          <w:rtl w:val="0"/>
        </w:rPr>
        <w:t xml:space="preserve">3.</w:t>
      </w:r>
      <w:r w:rsidDel="00000000" w:rsidR="00000000" w:rsidRPr="00000000">
        <w:rPr>
          <w:rtl w:val="0"/>
        </w:rPr>
        <w:t xml:space="preserve">6.6</w:t>
      </w:r>
      <w:r w:rsidDel="00000000" w:rsidR="00000000" w:rsidRPr="00000000">
        <w:rPr>
          <w:rFonts w:ascii="Arial" w:cs="Arial" w:eastAsia="Arial" w:hAnsi="Arial"/>
          <w:rtl w:val="0"/>
        </w:rPr>
        <w:t xml:space="preserve">.2 Packet Identifier</w:t>
      </w:r>
    </w:p>
    <w:p w:rsidR="00000000" w:rsidDel="00000000" w:rsidP="00000000" w:rsidRDefault="00000000" w:rsidRPr="00000000" w14:paraId="0000066A">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66B">
      <w:pPr>
        <w:pStyle w:val="Heading4"/>
        <w:spacing w:after="0" w:before="0" w:line="276" w:lineRule="auto"/>
        <w:ind w:left="0" w:firstLine="0"/>
        <w:jc w:val="both"/>
        <w:rPr>
          <w:rFonts w:ascii="Arial" w:cs="Arial" w:eastAsia="Arial" w:hAnsi="Arial"/>
        </w:rPr>
      </w:pPr>
      <w:bookmarkStart w:colFirst="0" w:colLast="0" w:name="_heading=h.93he5qdacswt" w:id="152"/>
      <w:bookmarkEnd w:id="152"/>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b w:val="1"/>
          <w:color w:val="446caa"/>
          <w:sz w:val="24"/>
          <w:szCs w:val="24"/>
          <w:rtl w:val="0"/>
        </w:rPr>
        <w:t xml:space="preserve">.6</w:t>
      </w:r>
      <w:r w:rsidDel="00000000" w:rsidR="00000000" w:rsidRPr="00000000">
        <w:rPr>
          <w:rFonts w:ascii="Arial" w:cs="Arial" w:eastAsia="Arial" w:hAnsi="Arial"/>
          <w:rtl w:val="0"/>
        </w:rPr>
        <w:t xml:space="preserve">.3 Reason Code</w:t>
      </w:r>
    </w:p>
    <w:p w:rsidR="00000000" w:rsidDel="00000000" w:rsidP="00000000" w:rsidRDefault="00000000" w:rsidRPr="00000000" w14:paraId="0000066C">
      <w:pPr>
        <w:spacing w:after="174" w:before="0" w:line="248.00000000000006" w:lineRule="auto"/>
        <w:rPr/>
      </w:pPr>
      <w:r w:rsidDel="00000000" w:rsidR="00000000" w:rsidRPr="00000000">
        <w:rPr>
          <w:rtl w:val="0"/>
        </w:rPr>
        <w:t xml:space="preserve">The Reason Code for the PUBREL packet is optional - its existence is inferred from the Packet length. If not provided, 0x00 (Success) is assumed. </w:t>
      </w:r>
    </w:p>
    <w:p w:rsidR="00000000" w:rsidDel="00000000" w:rsidP="00000000" w:rsidRDefault="00000000" w:rsidRPr="00000000" w14:paraId="0000066D">
      <w:pPr>
        <w:spacing w:before="0" w:lineRule="auto"/>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PUBREL Packet MUST use one of the </w:t>
      </w:r>
      <w:r w:rsidDel="00000000" w:rsidR="00000000" w:rsidRPr="00000000">
        <w:rPr>
          <w:highlight w:val="yellow"/>
          <w:rtl w:val="0"/>
        </w:rPr>
        <w:t xml:space="preserve">Reason Codes applicable to PU</w:t>
      </w:r>
      <w:r w:rsidDel="00000000" w:rsidR="00000000" w:rsidRPr="00000000">
        <w:rPr>
          <w:highlight w:val="yellow"/>
          <w:rtl w:val="0"/>
        </w:rPr>
        <w:t xml:space="preserve">BREL </w:t>
      </w:r>
      <w:r w:rsidDel="00000000" w:rsidR="00000000" w:rsidRPr="00000000">
        <w:rPr>
          <w:color w:val="ff0000"/>
          <w:rtl w:val="0"/>
        </w:rPr>
        <w:t xml:space="preserve">[MQTT-SN-3.6.6.3-1]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6E">
      <w:pPr>
        <w:pStyle w:val="Heading4"/>
        <w:spacing w:after="0" w:before="200" w:line="276" w:lineRule="auto"/>
        <w:ind w:left="0" w:firstLine="0"/>
        <w:jc w:val="both"/>
        <w:rPr/>
      </w:pPr>
      <w:bookmarkStart w:colFirst="0" w:colLast="0" w:name="_heading=h.nj4sqaal9xm4" w:id="153"/>
      <w:bookmarkEnd w:id="153"/>
      <w:r w:rsidDel="00000000" w:rsidR="00000000" w:rsidRPr="00000000">
        <w:rPr>
          <w:rtl w:val="0"/>
        </w:rPr>
        <w:t xml:space="preserve">3.6.6.4 PUBREL Actions</w:t>
      </w:r>
    </w:p>
    <w:p w:rsidR="00000000" w:rsidDel="00000000" w:rsidP="00000000" w:rsidRDefault="00000000" w:rsidRPr="00000000" w14:paraId="0000066F">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color w:val="1155cc"/>
            <w:u w:val="single"/>
            <w:rtl w:val="0"/>
          </w:rPr>
          <w:t xml:space="preserve">4.3.4 QoS 2: Exactly once delivery</w:t>
        </w:r>
      </w:hyperlink>
      <w:r w:rsidDel="00000000" w:rsidR="00000000" w:rsidRPr="00000000">
        <w:rPr>
          <w:rFonts w:ascii="Arial" w:cs="Arial" w:eastAsia="Arial" w:hAnsi="Arial"/>
          <w:rtl w:val="0"/>
        </w:rPr>
        <w:t xml:space="preserve">.</w:t>
      </w:r>
    </w:p>
    <w:p w:rsidR="00000000" w:rsidDel="00000000" w:rsidP="00000000" w:rsidRDefault="00000000" w:rsidRPr="00000000" w14:paraId="00000670">
      <w:pPr>
        <w:pStyle w:val="Heading3"/>
        <w:keepLines w:val="1"/>
        <w:spacing w:after="109" w:before="0" w:line="276" w:lineRule="auto"/>
        <w:ind w:left="0" w:right="4" w:firstLine="0"/>
        <w:rPr/>
      </w:pPr>
      <w:bookmarkStart w:colFirst="0" w:colLast="0" w:name="_heading=h.bhimszouu7dv" w:id="154"/>
      <w:bookmarkEnd w:id="154"/>
      <w:r w:rsidDel="00000000" w:rsidR="00000000" w:rsidRPr="00000000">
        <w:br w:type="page"/>
      </w:r>
      <w:r w:rsidDel="00000000" w:rsidR="00000000" w:rsidRPr="00000000">
        <w:rPr>
          <w:rtl w:val="0"/>
        </w:rPr>
      </w:r>
    </w:p>
    <w:p w:rsidR="00000000" w:rsidDel="00000000" w:rsidP="00000000" w:rsidRDefault="00000000" w:rsidRPr="00000000" w14:paraId="00000671">
      <w:pPr>
        <w:pStyle w:val="Heading3"/>
        <w:keepLines w:val="1"/>
        <w:spacing w:after="109" w:before="0" w:line="276" w:lineRule="auto"/>
        <w:ind w:left="0" w:right="4" w:firstLine="0"/>
        <w:rPr>
          <w:rFonts w:ascii="Arial" w:cs="Arial" w:eastAsia="Arial" w:hAnsi="Arial"/>
        </w:rPr>
      </w:pPr>
      <w:bookmarkStart w:colFirst="0" w:colLast="0" w:name="_heading=h.1smtxgf" w:id="155"/>
      <w:bookmarkEnd w:id="155"/>
      <w:r w:rsidDel="00000000" w:rsidR="00000000" w:rsidRPr="00000000">
        <w:rPr>
          <w:rtl w:val="0"/>
        </w:rPr>
        <w:t xml:space="preserve">3.6.7 </w:t>
      </w:r>
      <w:r w:rsidDel="00000000" w:rsidR="00000000" w:rsidRPr="00000000">
        <w:rPr>
          <w:rFonts w:ascii="Arial" w:cs="Arial" w:eastAsia="Arial" w:hAnsi="Arial"/>
          <w:rtl w:val="0"/>
        </w:rPr>
        <w:t xml:space="preserve">PUBCOMP - Publish Complete (QoS 2 delivery part 3)</w:t>
      </w:r>
    </w:p>
    <w:p w:rsidR="00000000" w:rsidDel="00000000" w:rsidP="00000000" w:rsidRDefault="00000000" w:rsidRPr="00000000" w14:paraId="00000672">
      <w:pPr>
        <w:rPr/>
      </w:pPr>
      <w:r w:rsidDel="00000000" w:rsidR="00000000" w:rsidRPr="00000000">
        <w:rPr>
          <w:i w:val="1"/>
          <w:sz w:val="19"/>
          <w:szCs w:val="19"/>
          <w:rtl w:val="0"/>
        </w:rPr>
        <w:t xml:space="preserve">Figure 3-16 – PUBCOMP Packet</w:t>
      </w:r>
      <w:r w:rsidDel="00000000" w:rsidR="00000000" w:rsidRPr="00000000">
        <w:rPr>
          <w:rtl w:val="0"/>
        </w:rPr>
      </w:r>
    </w:p>
    <w:p w:rsidR="00000000" w:rsidDel="00000000" w:rsidP="00000000" w:rsidRDefault="00000000" w:rsidRPr="00000000" w14:paraId="00000673">
      <w:pP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drawing>
          <wp:inline distB="114300" distT="114300" distL="114300" distR="114300">
            <wp:extent cx="5943600" cy="1168400"/>
            <wp:effectExtent b="0" l="0" r="0" t="0"/>
            <wp:docPr id="44" name="image5.png"/>
            <a:graphic>
              <a:graphicData uri="http://schemas.openxmlformats.org/drawingml/2006/picture">
                <pic:pic>
                  <pic:nvPicPr>
                    <pic:cNvPr id="0" name="image5.png"/>
                    <pic:cNvPicPr preferRelativeResize="0"/>
                  </pic:nvPicPr>
                  <pic:blipFill>
                    <a:blip r:embed="rId74"/>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674">
      <w:pPr>
        <w:rPr>
          <w:rFonts w:ascii="Arial" w:cs="Arial" w:eastAsia="Arial" w:hAnsi="Arial"/>
        </w:rPr>
      </w:pPr>
      <w:r w:rsidDel="00000000" w:rsidR="00000000" w:rsidRPr="00000000">
        <w:rPr>
          <w:rFonts w:ascii="Arial" w:cs="Arial" w:eastAsia="Arial" w:hAnsi="Arial"/>
          <w:rtl w:val="0"/>
        </w:rPr>
        <w:t xml:space="preserve">The PUBCOMP packet is the response to a PUBREL packet. It is the fourth and final packet of the QoS 2 protocol exchange.</w:t>
      </w:r>
    </w:p>
    <w:p w:rsidR="00000000" w:rsidDel="00000000" w:rsidP="00000000" w:rsidRDefault="00000000" w:rsidRPr="00000000" w14:paraId="00000675">
      <w:pPr>
        <w:pStyle w:val="Heading4"/>
        <w:spacing w:after="0" w:lineRule="auto"/>
        <w:ind w:left="0" w:right="4" w:firstLine="0"/>
        <w:rPr>
          <w:rFonts w:ascii="Arial" w:cs="Arial" w:eastAsia="Arial" w:hAnsi="Arial"/>
        </w:rPr>
      </w:pPr>
      <w:bookmarkStart w:colFirst="0" w:colLast="0" w:name="_heading=h.4cmhg48" w:id="156"/>
      <w:bookmarkEnd w:id="156"/>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.7.1 PUBCOMP Header</w:t>
      </w:r>
    </w:p>
    <w:p w:rsidR="00000000" w:rsidDel="00000000" w:rsidP="00000000" w:rsidRDefault="00000000" w:rsidRPr="00000000" w14:paraId="0000067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77">
      <w:pPr>
        <w:pStyle w:val="Heading4"/>
        <w:spacing w:after="0" w:lineRule="auto"/>
        <w:ind w:left="0" w:right="4" w:firstLine="0"/>
        <w:rPr>
          <w:rFonts w:ascii="Arial" w:cs="Arial" w:eastAsia="Arial" w:hAnsi="Arial"/>
        </w:rPr>
      </w:pPr>
      <w:bookmarkStart w:colFirst="0" w:colLast="0" w:name="_heading=h.2rrrqc1" w:id="157"/>
      <w:bookmarkEnd w:id="157"/>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.7.2 Packet Identifier</w:t>
      </w:r>
    </w:p>
    <w:p w:rsidR="00000000" w:rsidDel="00000000" w:rsidP="00000000" w:rsidRDefault="00000000" w:rsidRPr="00000000" w14:paraId="00000678">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679">
      <w:pPr>
        <w:pStyle w:val="Heading4"/>
        <w:spacing w:after="0" w:before="0" w:lineRule="auto"/>
        <w:ind w:left="0" w:right="4" w:firstLine="0"/>
        <w:rPr>
          <w:rFonts w:ascii="Arial" w:cs="Arial" w:eastAsia="Arial" w:hAnsi="Arial"/>
        </w:rPr>
      </w:pPr>
      <w:bookmarkStart w:colFirst="0" w:colLast="0" w:name="_heading=h.j9ce9nedlrkd" w:id="158"/>
      <w:bookmarkEnd w:id="158"/>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.7.3 Reason Code</w:t>
      </w:r>
    </w:p>
    <w:p w:rsidR="00000000" w:rsidDel="00000000" w:rsidP="00000000" w:rsidRDefault="00000000" w:rsidRPr="00000000" w14:paraId="0000067A">
      <w:pPr>
        <w:spacing w:after="174" w:before="0" w:line="248.00000000000006" w:lineRule="auto"/>
        <w:rPr/>
      </w:pPr>
      <w:r w:rsidDel="00000000" w:rsidR="00000000" w:rsidRPr="00000000">
        <w:rPr>
          <w:rtl w:val="0"/>
        </w:rPr>
        <w:t xml:space="preserve">The Reason Code for the PUBCOMP packet is optional - its existence is inferred from the Packet length. If not provided, 0x00 (Success) is assumed. </w:t>
      </w:r>
      <w:r w:rsidDel="00000000" w:rsidR="00000000" w:rsidRPr="00000000">
        <w:rPr>
          <w:rtl w:val="0"/>
        </w:rPr>
      </w:r>
    </w:p>
    <w:p w:rsidR="00000000" w:rsidDel="00000000" w:rsidP="00000000" w:rsidRDefault="00000000" w:rsidRPr="00000000" w14:paraId="0000067B">
      <w:pPr>
        <w:spacing w:before="0" w:lineRule="auto"/>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PUBCOMP Packet MUST use one of the </w:t>
      </w:r>
      <w:r w:rsidDel="00000000" w:rsidR="00000000" w:rsidRPr="00000000">
        <w:rPr>
          <w:highlight w:val="yellow"/>
          <w:rtl w:val="0"/>
        </w:rPr>
        <w:t xml:space="preserve">Reason Codes applicable to PU</w:t>
      </w:r>
      <w:r w:rsidDel="00000000" w:rsidR="00000000" w:rsidRPr="00000000">
        <w:rPr>
          <w:highlight w:val="yellow"/>
          <w:rtl w:val="0"/>
        </w:rPr>
        <w:t xml:space="preserve">BCOMP </w:t>
      </w:r>
      <w:r w:rsidDel="00000000" w:rsidR="00000000" w:rsidRPr="00000000">
        <w:rPr>
          <w:color w:val="ff0000"/>
          <w:rtl w:val="0"/>
        </w:rPr>
        <w:t xml:space="preserve">[MQTT-SN-3.6.7.3-1]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7C">
      <w:pPr>
        <w:pStyle w:val="Heading4"/>
        <w:spacing w:after="0" w:before="200" w:line="248.00000000000006" w:lineRule="auto"/>
        <w:ind w:left="0" w:firstLine="0"/>
        <w:jc w:val="both"/>
        <w:rPr/>
      </w:pPr>
      <w:bookmarkStart w:colFirst="0" w:colLast="0" w:name="_heading=h.wwlbpe629g7j" w:id="159"/>
      <w:bookmarkEnd w:id="159"/>
      <w:r w:rsidDel="00000000" w:rsidR="00000000" w:rsidRPr="00000000">
        <w:rPr>
          <w:rtl w:val="0"/>
        </w:rPr>
        <w:t xml:space="preserve">3.6.7.4 PUBCOMP Actions</w:t>
      </w:r>
    </w:p>
    <w:p w:rsidR="00000000" w:rsidDel="00000000" w:rsidP="00000000" w:rsidRDefault="00000000" w:rsidRPr="00000000" w14:paraId="0000067D">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color w:val="1155cc"/>
            <w:u w:val="single"/>
            <w:rtl w:val="0"/>
          </w:rPr>
          <w:t xml:space="preserve">4.3.4 QoS 2: Exactly once delivery</w:t>
        </w:r>
      </w:hyperlink>
      <w:r w:rsidDel="00000000" w:rsidR="00000000" w:rsidRPr="00000000">
        <w:rPr>
          <w:rFonts w:ascii="Arial" w:cs="Arial" w:eastAsia="Arial" w:hAnsi="Arial"/>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67E">
      <w:pPr>
        <w:pStyle w:val="Heading2"/>
        <w:keepLines w:val="1"/>
        <w:spacing w:after="118" w:before="0" w:line="259" w:lineRule="auto"/>
        <w:ind w:left="0" w:firstLine="0"/>
        <w:rPr/>
      </w:pPr>
      <w:bookmarkStart w:colFirst="0" w:colLast="0" w:name="_heading=h.16x20ju" w:id="160"/>
      <w:bookmarkEnd w:id="160"/>
      <w:r w:rsidDel="00000000" w:rsidR="00000000" w:rsidRPr="00000000">
        <w:rPr>
          <w:rtl w:val="0"/>
        </w:rPr>
        <w:t xml:space="preserve">3.7 </w:t>
      </w:r>
      <w:r w:rsidDel="00000000" w:rsidR="00000000" w:rsidRPr="00000000">
        <w:rPr>
          <w:rFonts w:ascii="Arial" w:cs="Arial" w:eastAsia="Arial" w:hAnsi="Arial"/>
          <w:rtl w:val="0"/>
        </w:rPr>
        <w:t xml:space="preserve">SUBSCRIBE - Subscribe Request</w:t>
      </w:r>
      <w:r w:rsidDel="00000000" w:rsidR="00000000" w:rsidRPr="00000000">
        <w:rPr>
          <w:rtl w:val="0"/>
        </w:rPr>
      </w:r>
    </w:p>
    <w:p w:rsidR="00000000" w:rsidDel="00000000" w:rsidP="00000000" w:rsidRDefault="00000000" w:rsidRPr="00000000" w14:paraId="0000067F">
      <w:pPr>
        <w:rPr/>
      </w:pPr>
      <w:r w:rsidDel="00000000" w:rsidR="00000000" w:rsidRPr="00000000">
        <w:rPr>
          <w:i w:val="1"/>
          <w:sz w:val="19"/>
          <w:szCs w:val="19"/>
          <w:rtl w:val="0"/>
        </w:rPr>
        <w:t xml:space="preserve">Figure 3-17 – SUBSCRIBE Packet</w:t>
      </w:r>
      <w:r w:rsidDel="00000000" w:rsidR="00000000" w:rsidRPr="00000000">
        <w:rPr>
          <w:rtl w:val="0"/>
        </w:rPr>
      </w:r>
    </w:p>
    <w:p w:rsidR="00000000" w:rsidDel="00000000" w:rsidP="00000000" w:rsidRDefault="00000000" w:rsidRPr="00000000" w14:paraId="00000680">
      <w:pPr>
        <w:spacing w:after="240" w:before="0" w:lineRule="auto"/>
        <w:ind w:left="0" w:right="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3086100"/>
            <wp:effectExtent b="0" l="0" r="0" t="0"/>
            <wp:docPr id="31" name="image11.png"/>
            <a:graphic>
              <a:graphicData uri="http://schemas.openxmlformats.org/drawingml/2006/picture">
                <pic:pic>
                  <pic:nvPicPr>
                    <pic:cNvPr id="0" name="image11.png"/>
                    <pic:cNvPicPr preferRelativeResize="0"/>
                  </pic:nvPicPr>
                  <pic:blipFill>
                    <a:blip r:embed="rId75"/>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681">
      <w:pPr>
        <w:spacing w:after="24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SUBSCRIBE packet is sent from the Client to the Server to create one or more Subscriptions. A Subscription registers a Client’s interest in one or more Topics. The Server sends PUBLISH packets to the Client to forward Application Messages that were published to Topics that match the Subscription. The SUBSCRIBE packet also specifies the maximum QoS with which the Server can send Application Messages to the Client.</w:t>
      </w:r>
    </w:p>
    <w:p w:rsidR="00000000" w:rsidDel="00000000" w:rsidP="00000000" w:rsidRDefault="00000000" w:rsidRPr="00000000" w14:paraId="00000682">
      <w:pPr>
        <w:pStyle w:val="Heading3"/>
        <w:ind w:left="0" w:firstLine="0"/>
        <w:rPr/>
      </w:pPr>
      <w:bookmarkStart w:colFirst="0" w:colLast="0" w:name="_heading=h.3qwpj7n" w:id="161"/>
      <w:bookmarkEnd w:id="161"/>
      <w:r w:rsidDel="00000000" w:rsidR="00000000" w:rsidRPr="00000000">
        <w:rPr>
          <w:rtl w:val="0"/>
        </w:rPr>
        <w:t xml:space="preserve">3.7.1 SUBSCRIBE Header</w:t>
      </w:r>
    </w:p>
    <w:p w:rsidR="00000000" w:rsidDel="00000000" w:rsidP="00000000" w:rsidRDefault="00000000" w:rsidRPr="00000000" w14:paraId="00000683">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sz w:val="22"/>
          <w:szCs w:val="22"/>
          <w:rtl w:val="0"/>
        </w:rPr>
        <w:t xml:space="preserve"> for a detailed description.</w:t>
      </w:r>
    </w:p>
    <w:p w:rsidR="00000000" w:rsidDel="00000000" w:rsidP="00000000" w:rsidRDefault="00000000" w:rsidRPr="00000000" w14:paraId="00000684">
      <w:pPr>
        <w:pStyle w:val="Heading3"/>
        <w:spacing w:after="0" w:lineRule="auto"/>
        <w:ind w:left="0" w:firstLine="0"/>
        <w:rPr/>
      </w:pPr>
      <w:bookmarkStart w:colFirst="0" w:colLast="0" w:name="_heading=h.261ztfg" w:id="162"/>
      <w:bookmarkEnd w:id="162"/>
      <w:r w:rsidDel="00000000" w:rsidR="00000000" w:rsidRPr="00000000">
        <w:rPr>
          <w:rtl w:val="0"/>
        </w:rPr>
        <w:t xml:space="preserve">3.7.2 SUBSCRIBE Flags</w:t>
      </w:r>
    </w:p>
    <w:p w:rsidR="00000000" w:rsidDel="00000000" w:rsidP="00000000" w:rsidRDefault="00000000" w:rsidRPr="00000000" w14:paraId="00000685">
      <w:pPr>
        <w:ind w:right="4"/>
        <w:rPr>
          <w:rFonts w:ascii="Arial" w:cs="Arial" w:eastAsia="Arial" w:hAnsi="Arial"/>
        </w:rPr>
      </w:pPr>
      <w:r w:rsidDel="00000000" w:rsidR="00000000" w:rsidRPr="00000000">
        <w:rPr>
          <w:rFonts w:ascii="Arial" w:cs="Arial" w:eastAsia="Arial" w:hAnsi="Arial"/>
          <w:rtl w:val="0"/>
        </w:rPr>
        <w:t xml:space="preserve">The SUBSCRIBE Flags field is 1 byte and governs the behavior of subscriptions.</w:t>
      </w:r>
    </w:p>
    <w:p w:rsidR="00000000" w:rsidDel="00000000" w:rsidP="00000000" w:rsidRDefault="00000000" w:rsidRPr="00000000" w14:paraId="00000686">
      <w:pPr>
        <w:pStyle w:val="Heading4"/>
        <w:spacing w:after="0" w:before="200" w:line="248.00000000000006" w:lineRule="auto"/>
        <w:ind w:left="0" w:firstLine="0"/>
        <w:rPr/>
      </w:pPr>
      <w:bookmarkStart w:colFirst="0" w:colLast="0" w:name="_heading=h.o4chcds3950x" w:id="163"/>
      <w:bookmarkEnd w:id="163"/>
      <w:r w:rsidDel="00000000" w:rsidR="00000000" w:rsidRPr="00000000">
        <w:rPr>
          <w:rtl w:val="0"/>
        </w:rPr>
        <w:t xml:space="preserve">3.7.2.1 </w:t>
      </w:r>
      <w:r w:rsidDel="00000000" w:rsidR="00000000" w:rsidRPr="00000000">
        <w:rPr>
          <w:rtl w:val="0"/>
        </w:rPr>
        <w:t xml:space="preserve">Topic Type</w:t>
      </w:r>
      <w:r w:rsidDel="00000000" w:rsidR="00000000" w:rsidRPr="00000000">
        <w:rPr>
          <w:rtl w:val="0"/>
        </w:rPr>
      </w:r>
    </w:p>
    <w:p w:rsidR="00000000" w:rsidDel="00000000" w:rsidP="00000000" w:rsidRDefault="00000000" w:rsidRPr="00000000" w14:paraId="00000687">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0 and 1 of the SUBSCRIBE Flags.</w:t>
      </w:r>
      <w:r w:rsidDel="00000000" w:rsidR="00000000" w:rsidRPr="00000000">
        <w:rPr>
          <w:rtl w:val="0"/>
        </w:rPr>
      </w:r>
    </w:p>
    <w:p w:rsidR="00000000" w:rsidDel="00000000" w:rsidP="00000000" w:rsidRDefault="00000000" w:rsidRPr="00000000" w14:paraId="00000688">
      <w:pPr>
        <w:spacing w:after="0" w:before="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field determines the content of the Topic Alias and Topic Filter fields. Refer to </w:t>
      </w:r>
      <w:hyperlink w:anchor="_heading=h.2zbgiuw">
        <w:r w:rsidDel="00000000" w:rsidR="00000000" w:rsidRPr="00000000">
          <w:rPr>
            <w:rFonts w:ascii="Arial" w:cs="Arial" w:eastAsia="Arial" w:hAnsi="Arial"/>
            <w:color w:val="1155cc"/>
            <w:sz w:val="22"/>
            <w:szCs w:val="22"/>
            <w:u w:val="single"/>
            <w:rtl w:val="0"/>
          </w:rPr>
          <w:t xml:space="preserve">2.4 Topic Types</w:t>
        </w:r>
      </w:hyperlink>
      <w:r w:rsidDel="00000000" w:rsidR="00000000" w:rsidRPr="00000000">
        <w:rPr>
          <w:rFonts w:ascii="Arial" w:cs="Arial" w:eastAsia="Arial" w:hAnsi="Arial"/>
          <w:sz w:val="22"/>
          <w:szCs w:val="22"/>
          <w:rtl w:val="0"/>
        </w:rPr>
        <w:t xml:space="preserve"> for the definition of the various topic types.</w:t>
      </w:r>
      <w:r w:rsidDel="00000000" w:rsidR="00000000" w:rsidRPr="00000000">
        <w:rPr>
          <w:rtl w:val="0"/>
        </w:rPr>
      </w:r>
    </w:p>
    <w:p w:rsidR="00000000" w:rsidDel="00000000" w:rsidP="00000000" w:rsidRDefault="00000000" w:rsidRPr="00000000" w14:paraId="00000689">
      <w:pPr>
        <w:spacing w:after="306" w:before="20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Topic Type may be Topic Filter, Predefined Topic Alias or Session Topic Alias.</w:t>
      </w:r>
    </w:p>
    <w:p w:rsidR="00000000" w:rsidDel="00000000" w:rsidP="00000000" w:rsidRDefault="00000000" w:rsidRPr="00000000" w14:paraId="0000068A">
      <w:pPr>
        <w:pStyle w:val="Heading4"/>
        <w:spacing w:after="0" w:before="0" w:line="248.00000000000006" w:lineRule="auto"/>
        <w:ind w:left="0" w:firstLine="0"/>
        <w:rPr/>
      </w:pPr>
      <w:bookmarkStart w:colFirst="0" w:colLast="0" w:name="_heading=h.cqknfyf6vt7z" w:id="164"/>
      <w:bookmarkEnd w:id="164"/>
      <w:r w:rsidDel="00000000" w:rsidR="00000000" w:rsidRPr="00000000">
        <w:rPr>
          <w:rtl w:val="0"/>
        </w:rPr>
        <w:t xml:space="preserve">3.7.2.2 Retain handling</w:t>
      </w:r>
    </w:p>
    <w:p w:rsidR="00000000" w:rsidDel="00000000" w:rsidP="00000000" w:rsidRDefault="00000000" w:rsidRPr="00000000" w14:paraId="0000068B">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2 and 3 of the SUBSCRIBE Flags.</w:t>
      </w:r>
    </w:p>
    <w:p w:rsidR="00000000" w:rsidDel="00000000" w:rsidP="00000000" w:rsidRDefault="00000000" w:rsidRPr="00000000" w14:paraId="0000068C">
      <w:pPr>
        <w:spacing w:after="0" w:before="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This option specifies whether retained messages are sent when the subscription is established. This does not affect the sending of retained messages at any point after the subscribe. If there are no retained messages matching the Topic Filter, all these values act the same. The values are:</w:t>
      </w:r>
    </w:p>
    <w:p w:rsidR="00000000" w:rsidDel="00000000" w:rsidP="00000000" w:rsidRDefault="00000000" w:rsidRPr="00000000" w14:paraId="0000068D">
      <w:pPr>
        <w:spacing w:after="0" w:before="0"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0: Send retained messages at the time of the subscribe</w:t>
      </w:r>
    </w:p>
    <w:p w:rsidR="00000000" w:rsidDel="00000000" w:rsidP="00000000" w:rsidRDefault="00000000" w:rsidRPr="00000000" w14:paraId="0000068E">
      <w:pPr>
        <w:spacing w:after="0" w:before="0"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1: Send retained messages at subscribe only if the subscription does not currently exist</w:t>
      </w:r>
    </w:p>
    <w:p w:rsidR="00000000" w:rsidDel="00000000" w:rsidP="00000000" w:rsidRDefault="00000000" w:rsidRPr="00000000" w14:paraId="0000068F">
      <w:pPr>
        <w:spacing w:after="0" w:before="0"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2: Do not send retained messages at the time </w:t>
      </w:r>
      <w:r w:rsidDel="00000000" w:rsidR="00000000" w:rsidRPr="00000000">
        <w:rPr>
          <w:rFonts w:ascii="Arial" w:cs="Arial" w:eastAsia="Arial" w:hAnsi="Arial"/>
          <w:sz w:val="22"/>
          <w:szCs w:val="22"/>
          <w:rtl w:val="0"/>
        </w:rPr>
        <w:t xml:space="preserve">of the subscribe</w:t>
      </w:r>
      <w:r w:rsidDel="00000000" w:rsidR="00000000" w:rsidRPr="00000000">
        <w:rPr>
          <w:rtl w:val="0"/>
        </w:rPr>
      </w:r>
    </w:p>
    <w:p w:rsidR="00000000" w:rsidDel="00000000" w:rsidP="00000000" w:rsidRDefault="00000000" w:rsidRPr="00000000" w14:paraId="00000690">
      <w:pPr>
        <w:spacing w:after="200" w:before="0" w:line="276" w:lineRule="auto"/>
        <w:ind w:left="0" w:firstLine="0"/>
        <w:rPr>
          <w:rFonts w:ascii="Arial" w:cs="Arial" w:eastAsia="Arial" w:hAnsi="Arial"/>
          <w:sz w:val="22"/>
          <w:szCs w:val="22"/>
        </w:rPr>
      </w:pPr>
      <w:r w:rsidDel="00000000" w:rsidR="00000000" w:rsidRPr="00000000">
        <w:rPr>
          <w:rFonts w:ascii="Arial" w:cs="Arial" w:eastAsia="Arial" w:hAnsi="Arial"/>
          <w:color w:val="000000"/>
          <w:sz w:val="22"/>
          <w:szCs w:val="22"/>
          <w:shd w:fill="auto" w:val="clear"/>
          <w:rtl w:val="0"/>
        </w:rPr>
        <w:t xml:space="preserve">It is a Protocol Error to send a Retain Handling value of 3.</w:t>
      </w:r>
      <w:r w:rsidDel="00000000" w:rsidR="00000000" w:rsidRPr="00000000">
        <w:rPr>
          <w:rtl w:val="0"/>
        </w:rPr>
      </w:r>
    </w:p>
    <w:p w:rsidR="00000000" w:rsidDel="00000000" w:rsidP="00000000" w:rsidRDefault="00000000" w:rsidRPr="00000000" w14:paraId="00000691">
      <w:pPr>
        <w:pStyle w:val="Heading4"/>
        <w:spacing w:after="0" w:before="0" w:line="248.00000000000006" w:lineRule="auto"/>
        <w:ind w:left="0" w:firstLine="0"/>
        <w:rPr/>
      </w:pPr>
      <w:bookmarkStart w:colFirst="0" w:colLast="0" w:name="_heading=h.pzgz6pkwxml8" w:id="165"/>
      <w:bookmarkEnd w:id="165"/>
      <w:r w:rsidDel="00000000" w:rsidR="00000000" w:rsidRPr="00000000">
        <w:rPr>
          <w:rtl w:val="0"/>
        </w:rPr>
        <w:t xml:space="preserve">3.7.2.3 Retain as Published</w:t>
      </w:r>
    </w:p>
    <w:p w:rsidR="00000000" w:rsidDel="00000000" w:rsidP="00000000" w:rsidRDefault="00000000" w:rsidRPr="00000000" w14:paraId="00000692">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4 of the SUBSCRIBE Flags. Labelled </w:t>
      </w:r>
      <w:r w:rsidDel="00000000" w:rsidR="00000000" w:rsidRPr="00000000">
        <w:rPr>
          <w:rFonts w:ascii="Arial" w:cs="Arial" w:eastAsia="Arial" w:hAnsi="Arial"/>
          <w:i w:val="1"/>
          <w:sz w:val="22"/>
          <w:szCs w:val="22"/>
          <w:rtl w:val="0"/>
        </w:rPr>
        <w:t xml:space="preserve">RaP</w:t>
      </w:r>
      <w:r w:rsidDel="00000000" w:rsidR="00000000" w:rsidRPr="00000000">
        <w:rPr>
          <w:rFonts w:ascii="Arial" w:cs="Arial" w:eastAsia="Arial" w:hAnsi="Arial"/>
          <w:sz w:val="22"/>
          <w:szCs w:val="22"/>
          <w:rtl w:val="0"/>
        </w:rPr>
        <w:t xml:space="preserve"> in Figure 3-19.</w:t>
      </w:r>
    </w:p>
    <w:p w:rsidR="00000000" w:rsidDel="00000000" w:rsidP="00000000" w:rsidRDefault="00000000" w:rsidRPr="00000000" w14:paraId="00000693">
      <w:pPr>
        <w:spacing w:after="200" w:before="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If 1, Application Messages forwarded using this subscription keep the RETAIN flag they were published with. </w:t>
      </w:r>
    </w:p>
    <w:p w:rsidR="00000000" w:rsidDel="00000000" w:rsidP="00000000" w:rsidRDefault="00000000" w:rsidRPr="00000000" w14:paraId="00000694">
      <w:pPr>
        <w:spacing w:after="200" w:before="0" w:line="276" w:lineRule="auto"/>
        <w:ind w:left="0" w:firstLine="0"/>
        <w:rPr>
          <w:rFonts w:ascii="Arial" w:cs="Arial" w:eastAsia="Arial" w:hAnsi="Arial"/>
          <w:sz w:val="22"/>
          <w:szCs w:val="22"/>
        </w:rPr>
      </w:pPr>
      <w:r w:rsidDel="00000000" w:rsidR="00000000" w:rsidRPr="00000000">
        <w:rPr>
          <w:rFonts w:ascii="Arial" w:cs="Arial" w:eastAsia="Arial" w:hAnsi="Arial"/>
          <w:color w:val="000000"/>
          <w:sz w:val="22"/>
          <w:szCs w:val="22"/>
          <w:shd w:fill="auto" w:val="clear"/>
          <w:rtl w:val="0"/>
        </w:rPr>
        <w:t xml:space="preserve">If 0, Application Messages forwarded using this subscription have the RETAIN flag set to 0. </w:t>
      </w:r>
      <w:r w:rsidDel="00000000" w:rsidR="00000000" w:rsidRPr="00000000">
        <w:rPr>
          <w:rFonts w:ascii="Arial" w:cs="Arial" w:eastAsia="Arial" w:hAnsi="Arial"/>
          <w:color w:val="000000"/>
          <w:sz w:val="22"/>
          <w:szCs w:val="22"/>
          <w:shd w:fill="auto" w:val="clear"/>
          <w:rtl w:val="0"/>
        </w:rPr>
        <w:t xml:space="preserve">Retained messages sent when the subscription is established have the RETAIN flag set to 1.</w:t>
      </w:r>
      <w:r w:rsidDel="00000000" w:rsidR="00000000" w:rsidRPr="00000000">
        <w:rPr>
          <w:rtl w:val="0"/>
        </w:rPr>
      </w:r>
    </w:p>
    <w:p w:rsidR="00000000" w:rsidDel="00000000" w:rsidP="00000000" w:rsidRDefault="00000000" w:rsidRPr="00000000" w14:paraId="00000695">
      <w:pPr>
        <w:pStyle w:val="Heading4"/>
        <w:spacing w:after="0" w:before="0" w:line="248.00000000000006" w:lineRule="auto"/>
        <w:ind w:left="0" w:firstLine="0"/>
        <w:rPr/>
      </w:pPr>
      <w:bookmarkStart w:colFirst="0" w:colLast="0" w:name="_heading=h.pcycfor1m7ik" w:id="166"/>
      <w:bookmarkEnd w:id="166"/>
      <w:r w:rsidDel="00000000" w:rsidR="00000000" w:rsidRPr="00000000">
        <w:rPr>
          <w:rtl w:val="0"/>
        </w:rPr>
        <w:t xml:space="preserve">3.7.2.4 </w:t>
      </w:r>
      <w:r w:rsidDel="00000000" w:rsidR="00000000" w:rsidRPr="00000000">
        <w:rPr>
          <w:vertAlign w:val="baseline"/>
          <w:rtl w:val="0"/>
        </w:rPr>
        <w:t xml:space="preserve">Qo</w:t>
      </w:r>
      <w:r w:rsidDel="00000000" w:rsidR="00000000" w:rsidRPr="00000000">
        <w:rPr>
          <w:rtl w:val="0"/>
        </w:rPr>
        <w:t xml:space="preserve">S</w:t>
      </w:r>
    </w:p>
    <w:p w:rsidR="00000000" w:rsidDel="00000000" w:rsidP="00000000" w:rsidRDefault="00000000" w:rsidRPr="00000000" w14:paraId="00000696">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5 and 6 of the SUBSCRIBE Flags.</w:t>
      </w:r>
    </w:p>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4"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maximum QoS. This gives the maximum QoS level at which the Server can send Application Messages to the Client. It is a Protocol Error if the Maximum QoS field has the value 3.</w:t>
      </w:r>
      <w:r w:rsidDel="00000000" w:rsidR="00000000" w:rsidRPr="00000000">
        <w:rPr>
          <w:rtl w:val="0"/>
        </w:rPr>
      </w:r>
    </w:p>
    <w:p w:rsidR="00000000" w:rsidDel="00000000" w:rsidP="00000000" w:rsidRDefault="00000000" w:rsidRPr="00000000" w14:paraId="00000698">
      <w:pPr>
        <w:pStyle w:val="Heading4"/>
        <w:spacing w:after="0" w:before="0" w:line="248.00000000000006" w:lineRule="auto"/>
        <w:ind w:left="0" w:firstLine="0"/>
        <w:rPr>
          <w:vertAlign w:val="baseline"/>
        </w:rPr>
      </w:pPr>
      <w:bookmarkStart w:colFirst="0" w:colLast="0" w:name="_heading=h.6uifx1r15uxd" w:id="167"/>
      <w:bookmarkEnd w:id="167"/>
      <w:r w:rsidDel="00000000" w:rsidR="00000000" w:rsidRPr="00000000">
        <w:rPr>
          <w:rtl w:val="0"/>
        </w:rPr>
        <w:t xml:space="preserve">3.7.2.5 </w:t>
      </w:r>
      <w:r w:rsidDel="00000000" w:rsidR="00000000" w:rsidRPr="00000000">
        <w:rPr>
          <w:vertAlign w:val="baseline"/>
          <w:rtl w:val="0"/>
        </w:rPr>
        <w:t xml:space="preserve">No Local</w:t>
      </w:r>
    </w:p>
    <w:p w:rsidR="00000000" w:rsidDel="00000000" w:rsidP="00000000" w:rsidRDefault="00000000" w:rsidRPr="00000000" w14:paraId="00000699">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7 of the SUBSCRIBE Flags.</w:t>
      </w:r>
    </w:p>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4" w:firstLine="0"/>
        <w:rPr>
          <w:rFonts w:ascii="Arial" w:cs="Arial" w:eastAsia="Arial" w:hAnsi="Arial"/>
          <w:i w:val="0"/>
          <w:smallCaps w:val="0"/>
          <w:strike w:val="0"/>
          <w:color w:val="000000"/>
          <w:sz w:val="22"/>
          <w:szCs w:val="22"/>
          <w:highlight w:val="yellow"/>
          <w:u w:val="none"/>
          <w:vertAlign w:val="baseline"/>
        </w:rPr>
      </w:pPr>
      <w:r w:rsidDel="00000000" w:rsidR="00000000" w:rsidRPr="00000000">
        <w:rPr>
          <w:rFonts w:ascii="Arial" w:cs="Arial" w:eastAsia="Arial" w:hAnsi="Arial"/>
          <w:i w:val="0"/>
          <w:smallCaps w:val="0"/>
          <w:strike w:val="0"/>
          <w:color w:val="000000"/>
          <w:sz w:val="22"/>
          <w:szCs w:val="22"/>
          <w:highlight w:val="yellow"/>
          <w:u w:val="none"/>
          <w:vertAlign w:val="baseline"/>
          <w:rtl w:val="0"/>
        </w:rPr>
        <w:t xml:space="preserve">if the value is 1, Application Messages MUST NOT be forwarded to a</w:t>
      </w:r>
      <w:r w:rsidDel="00000000" w:rsidR="00000000" w:rsidRPr="00000000">
        <w:rPr>
          <w:rFonts w:ascii="Arial" w:cs="Arial" w:eastAsia="Arial" w:hAnsi="Arial"/>
          <w:i w:val="0"/>
          <w:smallCaps w:val="0"/>
          <w:strike w:val="0"/>
          <w:color w:val="000000"/>
          <w:sz w:val="22"/>
          <w:szCs w:val="22"/>
          <w:highlight w:val="yellow"/>
          <w:u w:val="none"/>
          <w:vertAlign w:val="baseline"/>
          <w:rtl w:val="0"/>
        </w:rPr>
        <w:t xml:space="preserve"> Virtual Connection with a Client Identi</w:t>
      </w:r>
      <w:r w:rsidDel="00000000" w:rsidR="00000000" w:rsidRPr="00000000">
        <w:rPr>
          <w:rFonts w:ascii="Arial" w:cs="Arial" w:eastAsia="Arial" w:hAnsi="Arial"/>
          <w:color w:val="000000"/>
          <w:sz w:val="22"/>
          <w:szCs w:val="22"/>
          <w:highlight w:val="yellow"/>
          <w:rtl w:val="0"/>
        </w:rPr>
        <w:t xml:space="preserve">fier</w:t>
      </w:r>
      <w:r w:rsidDel="00000000" w:rsidR="00000000" w:rsidRPr="00000000">
        <w:rPr>
          <w:rFonts w:ascii="Arial" w:cs="Arial" w:eastAsia="Arial" w:hAnsi="Arial"/>
          <w:i w:val="0"/>
          <w:smallCaps w:val="0"/>
          <w:strike w:val="0"/>
          <w:color w:val="000000"/>
          <w:sz w:val="22"/>
          <w:szCs w:val="22"/>
          <w:highlight w:val="yellow"/>
          <w:u w:val="none"/>
          <w:vertAlign w:val="baseline"/>
          <w:rtl w:val="0"/>
        </w:rPr>
        <w:t xml:space="preserve"> equal to the Client Identif</w:t>
      </w:r>
      <w:r w:rsidDel="00000000" w:rsidR="00000000" w:rsidRPr="00000000">
        <w:rPr>
          <w:rFonts w:ascii="Arial" w:cs="Arial" w:eastAsia="Arial" w:hAnsi="Arial"/>
          <w:color w:val="000000"/>
          <w:sz w:val="22"/>
          <w:szCs w:val="22"/>
          <w:highlight w:val="yellow"/>
          <w:rtl w:val="0"/>
        </w:rPr>
        <w:t xml:space="preserve">ier</w:t>
      </w:r>
      <w:r w:rsidDel="00000000" w:rsidR="00000000" w:rsidRPr="00000000">
        <w:rPr>
          <w:rFonts w:ascii="Arial" w:cs="Arial" w:eastAsia="Arial" w:hAnsi="Arial"/>
          <w:i w:val="0"/>
          <w:smallCaps w:val="0"/>
          <w:strike w:val="0"/>
          <w:color w:val="000000"/>
          <w:sz w:val="22"/>
          <w:szCs w:val="22"/>
          <w:highlight w:val="yellow"/>
          <w:u w:val="none"/>
          <w:vertAlign w:val="baseline"/>
          <w:rtl w:val="0"/>
        </w:rPr>
        <w:t xml:space="preserve"> of the publishing </w:t>
      </w:r>
      <w:r w:rsidDel="00000000" w:rsidR="00000000" w:rsidRPr="00000000">
        <w:rPr>
          <w:rFonts w:ascii="Arial" w:cs="Arial" w:eastAsia="Arial" w:hAnsi="Arial"/>
          <w:sz w:val="22"/>
          <w:szCs w:val="22"/>
          <w:highlight w:val="yellow"/>
          <w:rtl w:val="0"/>
        </w:rPr>
        <w:t xml:space="preserve">Virtual C</w:t>
      </w:r>
      <w:r w:rsidDel="00000000" w:rsidR="00000000" w:rsidRPr="00000000">
        <w:rPr>
          <w:rFonts w:ascii="Arial" w:cs="Arial" w:eastAsia="Arial" w:hAnsi="Arial"/>
          <w:i w:val="0"/>
          <w:smallCaps w:val="0"/>
          <w:strike w:val="0"/>
          <w:color w:val="000000"/>
          <w:sz w:val="22"/>
          <w:szCs w:val="22"/>
          <w:highlight w:val="yellow"/>
          <w:u w:val="none"/>
          <w:vertAlign w:val="baseline"/>
          <w:rtl w:val="0"/>
        </w:rPr>
        <w:t xml:space="preserve">onnection</w:t>
      </w:r>
      <w:r w:rsidDel="00000000" w:rsidR="00000000" w:rsidRPr="00000000">
        <w:rPr>
          <w:color w:val="000000"/>
          <w:highlight w:val="yellow"/>
          <w:rtl w:val="0"/>
        </w:rPr>
        <w:t xml:space="preserve"> </w:t>
      </w:r>
      <w:r w:rsidDel="00000000" w:rsidR="00000000" w:rsidRPr="00000000">
        <w:rPr>
          <w:color w:val="ff0000"/>
          <w:rtl w:val="0"/>
        </w:rPr>
        <w:t xml:space="preserve">[MQTT-SN-3.7.2.5-1]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4" w:firstLine="720"/>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Informative Comment</w:t>
      </w:r>
    </w:p>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4"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Session is associated with a Client Identifier. A Virtual Connection is a link between Network Identity and a Session by means of the Client Identifier. So a Virtual Connection can be matched to a Client Identifier.</w:t>
      </w:r>
    </w:p>
    <w:p w:rsidR="00000000" w:rsidDel="00000000" w:rsidP="00000000" w:rsidRDefault="00000000" w:rsidRPr="00000000" w14:paraId="0000069D">
      <w:pPr>
        <w:pStyle w:val="Heading3"/>
        <w:ind w:left="0" w:firstLine="0"/>
        <w:rPr/>
      </w:pPr>
      <w:bookmarkStart w:colFirst="0" w:colLast="0" w:name="_heading=h.l7a3n9" w:id="168"/>
      <w:bookmarkEnd w:id="168"/>
      <w:r w:rsidDel="00000000" w:rsidR="00000000" w:rsidRPr="00000000">
        <w:rPr>
          <w:rtl w:val="0"/>
        </w:rPr>
        <w:t xml:space="preserve">3.7.3 Packet Identifier</w:t>
      </w:r>
    </w:p>
    <w:p w:rsidR="00000000" w:rsidDel="00000000" w:rsidP="00000000" w:rsidRDefault="00000000" w:rsidRPr="00000000" w14:paraId="0000069E">
      <w:pPr>
        <w:spacing w:after="174" w:before="0" w:line="276" w:lineRule="auto"/>
        <w:ind w:right="99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Used to identify the corresponding SUBACK packet. It should ideally be populated with a random T</w:t>
      </w:r>
      <w:r w:rsidDel="00000000" w:rsidR="00000000" w:rsidRPr="00000000">
        <w:rPr>
          <w:rtl w:val="0"/>
        </w:rPr>
        <w:t xml:space="preserve">wo Byte I</w:t>
      </w:r>
      <w:r w:rsidDel="00000000" w:rsidR="00000000" w:rsidRPr="00000000">
        <w:rPr>
          <w:rFonts w:ascii="Arial" w:cs="Arial" w:eastAsia="Arial" w:hAnsi="Arial"/>
          <w:sz w:val="22"/>
          <w:szCs w:val="22"/>
          <w:rtl w:val="0"/>
        </w:rPr>
        <w:t xml:space="preserve">nteger value.</w:t>
      </w:r>
    </w:p>
    <w:p w:rsidR="00000000" w:rsidDel="00000000" w:rsidP="00000000" w:rsidRDefault="00000000" w:rsidRPr="00000000" w14:paraId="0000069F">
      <w:pPr>
        <w:pStyle w:val="Heading3"/>
        <w:ind w:left="0" w:firstLine="0"/>
        <w:rPr/>
      </w:pPr>
      <w:bookmarkStart w:colFirst="0" w:colLast="0" w:name="_heading=h.356xmb2" w:id="169"/>
      <w:bookmarkEnd w:id="169"/>
      <w:r w:rsidDel="00000000" w:rsidR="00000000" w:rsidRPr="00000000">
        <w:rPr>
          <w:rtl w:val="0"/>
        </w:rPr>
        <w:t xml:space="preserve">3.7.4 Topic Alias</w:t>
      </w:r>
    </w:p>
    <w:p w:rsidR="00000000" w:rsidDel="00000000" w:rsidP="00000000" w:rsidRDefault="00000000" w:rsidRPr="00000000" w14:paraId="000006A0">
      <w:pPr>
        <w:spacing w:after="200" w:before="0" w:line="276" w:lineRule="auto"/>
        <w:ind w:right="4"/>
        <w:rPr>
          <w:rFonts w:ascii="Arial" w:cs="Arial" w:eastAsia="Arial" w:hAnsi="Arial"/>
          <w:sz w:val="22"/>
          <w:szCs w:val="22"/>
          <w:highlight w:val="yellow"/>
        </w:rPr>
      </w:pPr>
      <w:r w:rsidDel="00000000" w:rsidR="00000000" w:rsidRPr="00000000">
        <w:rPr>
          <w:rFonts w:ascii="Arial" w:cs="Arial" w:eastAsia="Arial" w:hAnsi="Arial"/>
          <w:highlight w:val="yellow"/>
          <w:rtl w:val="0"/>
        </w:rPr>
        <w:t xml:space="preserve">I</w:t>
      </w:r>
      <w:r w:rsidDel="00000000" w:rsidR="00000000" w:rsidRPr="00000000">
        <w:rPr>
          <w:rFonts w:ascii="Arial" w:cs="Arial" w:eastAsia="Arial" w:hAnsi="Arial"/>
          <w:sz w:val="22"/>
          <w:szCs w:val="22"/>
          <w:highlight w:val="yellow"/>
          <w:rtl w:val="0"/>
        </w:rPr>
        <w:t xml:space="preserve">f the Topic Type is Predefined Topic Alias or Session Topic Alias, then the Topic Alias field MUST be present in the SUBSCRIBE packet</w:t>
      </w:r>
      <w:r w:rsidDel="00000000" w:rsidR="00000000" w:rsidRPr="00000000">
        <w:rPr>
          <w:highlight w:val="yellow"/>
          <w:rtl w:val="0"/>
        </w:rPr>
        <w:t xml:space="preserve"> </w:t>
      </w:r>
      <w:r w:rsidDel="00000000" w:rsidR="00000000" w:rsidRPr="00000000">
        <w:rPr>
          <w:color w:val="ff0000"/>
          <w:rtl w:val="0"/>
        </w:rPr>
        <w:t xml:space="preserve">[MQTT-SN-3.7.4-1]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A1">
      <w:pPr>
        <w:spacing w:before="0"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the Topic Type is Topic Filter the Topic Alias field MUST NOT be present in the SUBSCRIBE packet</w:t>
      </w:r>
      <w:r w:rsidDel="00000000" w:rsidR="00000000" w:rsidRPr="00000000">
        <w:rPr>
          <w:highlight w:val="yellow"/>
          <w:rtl w:val="0"/>
        </w:rPr>
        <w:t xml:space="preserve"> </w:t>
      </w:r>
      <w:r w:rsidDel="00000000" w:rsidR="00000000" w:rsidRPr="00000000">
        <w:rPr>
          <w:color w:val="ff0000"/>
          <w:rtl w:val="0"/>
        </w:rPr>
        <w:t xml:space="preserve">[MQTT-SN-3.7.4-2]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A2">
      <w:pPr>
        <w:spacing w:after="306"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Contains Fixed Length UTF-8 Encoded String topic filter or Topic Alias (Predefined or Session) as indicated in the </w:t>
      </w:r>
      <w:r w:rsidDel="00000000" w:rsidR="00000000" w:rsidRPr="00000000">
        <w:rPr>
          <w:rFonts w:ascii="Arial" w:cs="Arial" w:eastAsia="Arial" w:hAnsi="Arial"/>
          <w:i w:val="1"/>
          <w:sz w:val="22"/>
          <w:szCs w:val="22"/>
          <w:rtl w:val="0"/>
        </w:rPr>
        <w:t xml:space="preserve">Topic Type </w:t>
      </w:r>
      <w:r w:rsidDel="00000000" w:rsidR="00000000" w:rsidRPr="00000000">
        <w:rPr>
          <w:rFonts w:ascii="Arial" w:cs="Arial" w:eastAsia="Arial" w:hAnsi="Arial"/>
          <w:sz w:val="22"/>
          <w:szCs w:val="22"/>
          <w:rtl w:val="0"/>
        </w:rPr>
        <w:t xml:space="preserve">field in flags. Determines the topic names which this subscription is interested in.</w:t>
      </w:r>
    </w:p>
    <w:p w:rsidR="00000000" w:rsidDel="00000000" w:rsidP="00000000" w:rsidRDefault="00000000" w:rsidRPr="00000000" w14:paraId="000006A3">
      <w:pPr>
        <w:pStyle w:val="Heading3"/>
        <w:ind w:left="0" w:firstLine="0"/>
        <w:rPr/>
      </w:pPr>
      <w:bookmarkStart w:colFirst="0" w:colLast="0" w:name="_heading=h.8j7xjui1oq1k" w:id="170"/>
      <w:bookmarkEnd w:id="170"/>
      <w:r w:rsidDel="00000000" w:rsidR="00000000" w:rsidRPr="00000000">
        <w:rPr>
          <w:rtl w:val="0"/>
        </w:rPr>
        <w:t xml:space="preserve">3.7.5 </w:t>
      </w:r>
      <w:r w:rsidDel="00000000" w:rsidR="00000000" w:rsidRPr="00000000">
        <w:rPr>
          <w:rtl w:val="0"/>
        </w:rPr>
        <w:t xml:space="preserve">Topic Filter</w:t>
      </w:r>
      <w:r w:rsidDel="00000000" w:rsidR="00000000" w:rsidRPr="00000000">
        <w:rPr>
          <w:rtl w:val="0"/>
        </w:rPr>
      </w:r>
    </w:p>
    <w:p w:rsidR="00000000" w:rsidDel="00000000" w:rsidP="00000000" w:rsidRDefault="00000000" w:rsidRPr="00000000" w14:paraId="000006A4">
      <w:pPr>
        <w:spacing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the Topic Type is Topic Filter the Topic Filter field MUST be present in the SUBSCRIBE packet.</w:t>
      </w:r>
    </w:p>
    <w:p w:rsidR="00000000" w:rsidDel="00000000" w:rsidP="00000000" w:rsidRDefault="00000000" w:rsidRPr="00000000" w14:paraId="000006A5">
      <w:pPr>
        <w:spacing w:after="200" w:before="0"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the Topic Type is Predefined Topic Alias or Session Topic Alias, then the Topic Filter field MUST NOT be present in the SUBSCRIBE packet</w:t>
      </w:r>
      <w:r w:rsidDel="00000000" w:rsidR="00000000" w:rsidRPr="00000000">
        <w:rPr>
          <w:highlight w:val="yellow"/>
          <w:rtl w:val="0"/>
        </w:rPr>
        <w:t xml:space="preserve"> </w:t>
      </w:r>
      <w:r w:rsidDel="00000000" w:rsidR="00000000" w:rsidRPr="00000000">
        <w:rPr>
          <w:color w:val="ff0000"/>
          <w:rtl w:val="0"/>
        </w:rPr>
        <w:t xml:space="preserve">[MQTT-SN-3.7.5-1]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A6">
      <w:pPr>
        <w:spacing w:line="276" w:lineRule="auto"/>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The Topic Filter is a UTF-8 encoded string, which may contain wildcards. A SUBSCRIBE packet with a zero length Topic Filter is a Protocol Error. Refer to </w:t>
      </w:r>
      <w:hyperlink w:anchor="_heading=h.v8vlgf6xm72a">
        <w:r w:rsidDel="00000000" w:rsidR="00000000" w:rsidRPr="00000000">
          <w:rPr>
            <w:rFonts w:ascii="Arial" w:cs="Arial" w:eastAsia="Arial" w:hAnsi="Arial"/>
            <w:color w:val="1155cc"/>
            <w:sz w:val="22"/>
            <w:szCs w:val="22"/>
            <w:u w:val="single"/>
            <w:shd w:fill="auto" w:val="clear"/>
            <w:rtl w:val="0"/>
          </w:rPr>
          <w:t xml:space="preserve">4.12 Handling errors</w:t>
        </w:r>
      </w:hyperlink>
      <w:r w:rsidDel="00000000" w:rsidR="00000000" w:rsidRPr="00000000">
        <w:rPr>
          <w:rFonts w:ascii="Arial" w:cs="Arial" w:eastAsia="Arial" w:hAnsi="Arial"/>
          <w:sz w:val="22"/>
          <w:szCs w:val="22"/>
          <w:shd w:fill="auto" w:val="clear"/>
          <w:rtl w:val="0"/>
        </w:rPr>
        <w:t xml:space="preserve"> for information about handling errors. </w:t>
      </w:r>
    </w:p>
    <w:p w:rsidR="00000000" w:rsidDel="00000000" w:rsidP="00000000" w:rsidRDefault="00000000" w:rsidRPr="00000000" w14:paraId="000006A7">
      <w:pPr>
        <w:rPr>
          <w:shd w:fill="auto" w:val="clear"/>
        </w:rPr>
      </w:pPr>
      <w:r w:rsidDel="00000000" w:rsidR="00000000" w:rsidRPr="00000000">
        <w:rPr>
          <w:rtl w:val="0"/>
        </w:rPr>
        <w:t xml:space="preserve">This existence or absence of this field is inferred from the Packet length.</w:t>
      </w:r>
      <w:r w:rsidDel="00000000" w:rsidR="00000000" w:rsidRPr="00000000">
        <w:rPr>
          <w:rtl w:val="0"/>
        </w:rPr>
      </w:r>
    </w:p>
    <w:p w:rsidR="00000000" w:rsidDel="00000000" w:rsidP="00000000" w:rsidRDefault="00000000" w:rsidRPr="00000000" w14:paraId="000006A8">
      <w:pPr>
        <w:pStyle w:val="Heading3"/>
        <w:keepNext w:val="0"/>
        <w:pBdr>
          <w:top w:color="auto" w:space="0" w:sz="0" w:val="none"/>
        </w:pBdr>
        <w:spacing w:after="80" w:before="280" w:line="248.00000000000006" w:lineRule="auto"/>
        <w:ind w:left="-15" w:firstLine="0"/>
        <w:jc w:val="both"/>
        <w:rPr/>
      </w:pPr>
      <w:bookmarkStart w:colFirst="0" w:colLast="0" w:name="_heading=h.8f4jncpi264u" w:id="171"/>
      <w:bookmarkEnd w:id="171"/>
      <w:r w:rsidDel="00000000" w:rsidR="00000000" w:rsidRPr="00000000">
        <w:rPr>
          <w:rtl w:val="0"/>
        </w:rPr>
        <w:t xml:space="preserve">3.7.6 SUBSCRIBE Actions</w:t>
      </w:r>
    </w:p>
    <w:p w:rsidR="00000000" w:rsidDel="00000000" w:rsidP="00000000" w:rsidRDefault="00000000" w:rsidRPr="00000000" w14:paraId="000006A9">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When the Server receives a SUBSCRIBE packet from a Client, the Server MUST respond with a SUBACK packet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[MQTT-SN-3.7.6-1]</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highlight w:val="yellow"/>
          <w:rtl w:val="0"/>
        </w:rPr>
        <w:t xml:space="preserve">The SUBACK packet MUST have the same Packet Identifier as the SUBSCRIBE packet that it is acknowledging</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[MQTT-SN-3.7.6-2]</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6AA">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a Server receives a SUBSCRIBE packet containing a Topic Filter that is identical to a Subscription’s Topic Filter for the current Session, then it MUST replace that existing Subscription with a new Subscription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[MQTT-SN-3.7.6-3]</w:t>
      </w:r>
      <w:r w:rsidDel="00000000" w:rsidR="00000000" w:rsidRPr="00000000">
        <w:rPr>
          <w:rFonts w:ascii="Arial" w:cs="Arial" w:eastAsia="Arial" w:hAnsi="Arial"/>
          <w:sz w:val="22"/>
          <w:szCs w:val="22"/>
          <w:rtl w:val="0"/>
        </w:rPr>
        <w:t xml:space="preserve">. The Topic Filter in the new Subscription will be identical to that in the previous Subscription, although its Subscription Options could be different. </w:t>
      </w:r>
      <w:r w:rsidDel="00000000" w:rsidR="00000000" w:rsidRPr="00000000">
        <w:rPr>
          <w:rFonts w:ascii="Arial" w:cs="Arial" w:eastAsia="Arial" w:hAnsi="Arial"/>
          <w:sz w:val="22"/>
          <w:szCs w:val="22"/>
          <w:highlight w:val="yellow"/>
          <w:rtl w:val="0"/>
        </w:rPr>
        <w:t xml:space="preserve">If the Retain Handling option is 0, any existing retained messages matching the Topic Filter MUST be re-sent, </w:t>
      </w:r>
      <w:r w:rsidDel="00000000" w:rsidR="00000000" w:rsidRPr="00000000">
        <w:rPr>
          <w:rFonts w:ascii="Arial" w:cs="Arial" w:eastAsia="Arial" w:hAnsi="Arial"/>
          <w:sz w:val="22"/>
          <w:szCs w:val="22"/>
          <w:highlight w:val="yellow"/>
          <w:rtl w:val="0"/>
        </w:rPr>
        <w:t xml:space="preserve">but Application Messages MUST NOT be lost due to replacing the Subscription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[MQTT-SN-3.7.6-4]</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6AB">
      <w:pPr>
        <w:spacing w:after="240" w:before="240" w:line="276" w:lineRule="auto"/>
        <w:ind w:left="0" w:right="0" w:firstLine="0"/>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If a Server receives a Topic Filter that is not identical to any Topic Filter for the current Session, a new Subscription is created. If the Retain Handling option is not 2, all matching retained messages are sent to the Client.</w:t>
      </w:r>
      <w:r w:rsidDel="00000000" w:rsidR="00000000" w:rsidRPr="00000000">
        <w:rPr>
          <w:rtl w:val="0"/>
        </w:rPr>
      </w:r>
    </w:p>
    <w:p w:rsidR="00000000" w:rsidDel="00000000" w:rsidP="00000000" w:rsidRDefault="00000000" w:rsidRPr="00000000" w14:paraId="000006AC">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SUBACK packet sent by the Server to the Client MUST contain a Reason Code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[MQTT-SN-3.7.6-5]</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highlight w:val="yellow"/>
          <w:rtl w:val="0"/>
        </w:rPr>
        <w:t xml:space="preserve">This Reason Code MUST either show the maximum QoS that was granted for that Subscription or indicate that the subscription failed</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[MQTT-SN-3.7.6-6]</w:t>
      </w:r>
      <w:r w:rsidDel="00000000" w:rsidR="00000000" w:rsidRPr="00000000">
        <w:rPr>
          <w:rFonts w:ascii="Arial" w:cs="Arial" w:eastAsia="Arial" w:hAnsi="Arial"/>
          <w:color w:val="000000"/>
          <w:sz w:val="22"/>
          <w:szCs w:val="22"/>
          <w:rtl w:val="0"/>
        </w:rPr>
        <w:t xml:space="preserve">. The Server might grant a lower Maximum QoS than the subscriber requested. </w:t>
      </w:r>
      <w:r w:rsidDel="00000000" w:rsidR="00000000" w:rsidRPr="00000000">
        <w:rPr>
          <w:rFonts w:ascii="Arial" w:cs="Arial" w:eastAsia="Arial" w:hAnsi="Arial"/>
          <w:sz w:val="22"/>
          <w:szCs w:val="22"/>
          <w:highlight w:val="yellow"/>
          <w:rtl w:val="0"/>
        </w:rPr>
        <w:t xml:space="preserve">The QoS of Application Messages sent in response to a Subscription MUST be the minimum of the QoS of the originally published Application message and the Maximum QoS granted by the Server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[MQTT-SN-3.7.6-7]</w:t>
      </w:r>
      <w:r w:rsidDel="00000000" w:rsidR="00000000" w:rsidRPr="00000000">
        <w:rPr>
          <w:rFonts w:ascii="Arial" w:cs="Arial" w:eastAsia="Arial" w:hAnsi="Arial"/>
          <w:sz w:val="22"/>
          <w:szCs w:val="22"/>
          <w:rtl w:val="0"/>
        </w:rPr>
        <w:t xml:space="preserve">. The server is permitted to send duplicate copies of a </w:t>
      </w:r>
      <w:r w:rsidDel="00000000" w:rsidR="00000000" w:rsidRPr="00000000">
        <w:rPr>
          <w:rFonts w:ascii="Arial" w:cs="Arial" w:eastAsia="Arial" w:hAnsi="Arial"/>
          <w:sz w:val="22"/>
          <w:szCs w:val="22"/>
          <w:rtl w:val="0"/>
        </w:rPr>
        <w:t xml:space="preserve">Application </w:t>
      </w:r>
      <w:r w:rsidDel="00000000" w:rsidR="00000000" w:rsidRPr="00000000">
        <w:rPr>
          <w:rFonts w:ascii="Arial" w:cs="Arial" w:eastAsia="Arial" w:hAnsi="Arial"/>
          <w:sz w:val="22"/>
          <w:szCs w:val="22"/>
          <w:rtl w:val="0"/>
        </w:rPr>
        <w:t xml:space="preserve">message to a subscriber in the case where the original </w:t>
      </w:r>
      <w:r w:rsidDel="00000000" w:rsidR="00000000" w:rsidRPr="00000000">
        <w:rPr>
          <w:rFonts w:ascii="Arial" w:cs="Arial" w:eastAsia="Arial" w:hAnsi="Arial"/>
          <w:sz w:val="22"/>
          <w:szCs w:val="22"/>
          <w:rtl w:val="0"/>
        </w:rPr>
        <w:t xml:space="preserve">Application </w:t>
      </w:r>
      <w:r w:rsidDel="00000000" w:rsidR="00000000" w:rsidRPr="00000000">
        <w:rPr>
          <w:rFonts w:ascii="Arial" w:cs="Arial" w:eastAsia="Arial" w:hAnsi="Arial"/>
          <w:sz w:val="22"/>
          <w:szCs w:val="22"/>
          <w:rtl w:val="0"/>
        </w:rPr>
        <w:t xml:space="preserve">message was published with QoS 1 and the maximum QoS granted was QoS 0.</w:t>
      </w:r>
    </w:p>
    <w:p w:rsidR="00000000" w:rsidDel="00000000" w:rsidP="00000000" w:rsidRDefault="00000000" w:rsidRPr="00000000" w14:paraId="000006AD">
      <w:pPr>
        <w:spacing w:after="0" w:before="240" w:line="276" w:lineRule="auto"/>
        <w:ind w:left="720" w:right="0" w:firstLine="0"/>
        <w:rPr>
          <w:b w:val="1"/>
        </w:rPr>
      </w:pPr>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6AE">
      <w:pPr>
        <w:spacing w:after="200" w:before="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a subscribing Client has been granted maximum QoS 1 for a particular Topic Filter, then a QoS 0 Application Message matching the filter is delivered to the Client at QoS 0. This means that at most one copy of the </w:t>
      </w:r>
      <w:r w:rsidDel="00000000" w:rsidR="00000000" w:rsidRPr="00000000">
        <w:rPr>
          <w:rFonts w:ascii="Arial" w:cs="Arial" w:eastAsia="Arial" w:hAnsi="Arial"/>
          <w:sz w:val="22"/>
          <w:szCs w:val="22"/>
          <w:rtl w:val="0"/>
        </w:rPr>
        <w:t xml:space="preserve">Application M</w:t>
      </w:r>
      <w:r w:rsidDel="00000000" w:rsidR="00000000" w:rsidRPr="00000000">
        <w:rPr>
          <w:rFonts w:ascii="Arial" w:cs="Arial" w:eastAsia="Arial" w:hAnsi="Arial"/>
          <w:sz w:val="22"/>
          <w:szCs w:val="22"/>
          <w:rtl w:val="0"/>
        </w:rPr>
        <w:t xml:space="preserve">essage is received by the Client. On the other hand, a QoS 2 </w:t>
      </w:r>
      <w:r w:rsidDel="00000000" w:rsidR="00000000" w:rsidRPr="00000000">
        <w:rPr>
          <w:rFonts w:ascii="Arial" w:cs="Arial" w:eastAsia="Arial" w:hAnsi="Arial"/>
          <w:sz w:val="22"/>
          <w:szCs w:val="22"/>
          <w:rtl w:val="0"/>
        </w:rPr>
        <w:t xml:space="preserve">Application </w:t>
      </w:r>
      <w:r w:rsidDel="00000000" w:rsidR="00000000" w:rsidRPr="00000000">
        <w:rPr>
          <w:rFonts w:ascii="Arial" w:cs="Arial" w:eastAsia="Arial" w:hAnsi="Arial"/>
          <w:sz w:val="22"/>
          <w:szCs w:val="22"/>
          <w:rtl w:val="0"/>
        </w:rPr>
        <w:t xml:space="preserve">Message published to the same topic is downgraded by the Server to QoS 1 for delivery to the Client, so that Client might receive duplicate copies of the </w:t>
      </w:r>
      <w:r w:rsidDel="00000000" w:rsidR="00000000" w:rsidRPr="00000000">
        <w:rPr>
          <w:rFonts w:ascii="Arial" w:cs="Arial" w:eastAsia="Arial" w:hAnsi="Arial"/>
          <w:sz w:val="22"/>
          <w:szCs w:val="22"/>
          <w:rtl w:val="0"/>
        </w:rPr>
        <w:t xml:space="preserve">Application </w:t>
      </w:r>
      <w:r w:rsidDel="00000000" w:rsidR="00000000" w:rsidRPr="00000000">
        <w:rPr>
          <w:rFonts w:ascii="Arial" w:cs="Arial" w:eastAsia="Arial" w:hAnsi="Arial"/>
          <w:sz w:val="22"/>
          <w:szCs w:val="22"/>
          <w:rtl w:val="0"/>
        </w:rPr>
        <w:t xml:space="preserve">Message. </w:t>
      </w:r>
    </w:p>
    <w:p w:rsidR="00000000" w:rsidDel="00000000" w:rsidP="00000000" w:rsidRDefault="00000000" w:rsidRPr="00000000" w14:paraId="000006AF">
      <w:pPr>
        <w:spacing w:after="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6B0">
      <w:pPr>
        <w:spacing w:after="240" w:before="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subscribing Client has been granted maximum QoS 0, then an Application Message originally published as QoS 2 might get lost on the hop to the Client, but the Server should never send a duplicate of that Application Message. A QoS 1 Application Message published to the same topic might either get lost or duplicated on its transmission to that Client.</w:t>
      </w:r>
    </w:p>
    <w:p w:rsidR="00000000" w:rsidDel="00000000" w:rsidP="00000000" w:rsidRDefault="00000000" w:rsidRPr="00000000" w14:paraId="000006B1">
      <w:pPr>
        <w:spacing w:after="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6B2">
      <w:pPr>
        <w:spacing w:after="240" w:before="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Subscribing to a Topic Filter at QoS 2 is equivalent to saying "I would like to receive Application Messages matching this filter at the QoS with which they were published". This means a publisher is responsible for determining the maximum QoS an </w:t>
      </w:r>
      <w:r w:rsidDel="00000000" w:rsidR="00000000" w:rsidRPr="00000000">
        <w:rPr>
          <w:rFonts w:ascii="Arial" w:cs="Arial" w:eastAsia="Arial" w:hAnsi="Arial"/>
          <w:sz w:val="22"/>
          <w:szCs w:val="22"/>
          <w:rtl w:val="0"/>
        </w:rPr>
        <w:t xml:space="preserve">Application </w:t>
      </w:r>
      <w:r w:rsidDel="00000000" w:rsidR="00000000" w:rsidRPr="00000000">
        <w:rPr>
          <w:rFonts w:ascii="Arial" w:cs="Arial" w:eastAsia="Arial" w:hAnsi="Arial"/>
          <w:sz w:val="22"/>
          <w:szCs w:val="22"/>
          <w:rtl w:val="0"/>
        </w:rPr>
        <w:t xml:space="preserve">Message can be delivered at, but a subscriber is able to require that the Server downgrades the QoS to one more suitable for its usage.</w:t>
      </w:r>
    </w:p>
    <w:p w:rsidR="00000000" w:rsidDel="00000000" w:rsidP="00000000" w:rsidRDefault="00000000" w:rsidRPr="00000000" w14:paraId="000006B3">
      <w:pPr>
        <w:pStyle w:val="Heading2"/>
        <w:keepLines w:val="1"/>
        <w:spacing w:after="77" w:before="0" w:line="259" w:lineRule="auto"/>
        <w:ind w:left="0" w:firstLine="0"/>
        <w:rPr>
          <w:rFonts w:ascii="Arial" w:cs="Arial" w:eastAsia="Arial" w:hAnsi="Arial"/>
        </w:rPr>
      </w:pPr>
      <w:bookmarkStart w:colFirst="0" w:colLast="0" w:name="_heading=h.1kc7wiv" w:id="172"/>
      <w:bookmarkEnd w:id="172"/>
      <w:r w:rsidDel="00000000" w:rsidR="00000000" w:rsidRPr="00000000">
        <w:rPr>
          <w:rtl w:val="0"/>
        </w:rPr>
        <w:t xml:space="preserve">3.8 </w:t>
      </w:r>
      <w:r w:rsidDel="00000000" w:rsidR="00000000" w:rsidRPr="00000000">
        <w:rPr>
          <w:rFonts w:ascii="Arial" w:cs="Arial" w:eastAsia="Arial" w:hAnsi="Arial"/>
          <w:rtl w:val="0"/>
        </w:rPr>
        <w:t xml:space="preserve">SUBACK - Subscribe Acknowledgement</w:t>
      </w:r>
    </w:p>
    <w:p w:rsidR="00000000" w:rsidDel="00000000" w:rsidP="00000000" w:rsidRDefault="00000000" w:rsidRPr="00000000" w14:paraId="000006B4">
      <w:pPr>
        <w:rPr/>
      </w:pPr>
      <w:r w:rsidDel="00000000" w:rsidR="00000000" w:rsidRPr="00000000">
        <w:rPr>
          <w:i w:val="1"/>
          <w:sz w:val="19"/>
          <w:szCs w:val="19"/>
          <w:rtl w:val="0"/>
        </w:rPr>
        <w:t xml:space="preserve">Figure 3-18 – SUBACK Packet</w:t>
      </w:r>
      <w:r w:rsidDel="00000000" w:rsidR="00000000" w:rsidRPr="00000000">
        <w:rPr>
          <w:rtl w:val="0"/>
        </w:rPr>
      </w:r>
    </w:p>
    <w:p w:rsidR="00000000" w:rsidDel="00000000" w:rsidP="00000000" w:rsidRDefault="00000000" w:rsidRPr="00000000" w14:paraId="000006B5">
      <w:pPr>
        <w:ind w:left="-15" w:right="4" w:firstLine="0"/>
        <w:rPr>
          <w:rFonts w:ascii="Arial" w:cs="Arial" w:eastAsia="Arial" w:hAnsi="Arial"/>
        </w:rPr>
      </w:pPr>
      <w:r w:rsidDel="00000000" w:rsidR="00000000" w:rsidRPr="00000000">
        <w:rPr/>
        <w:drawing>
          <wp:inline distB="114300" distT="114300" distL="114300" distR="114300">
            <wp:extent cx="5943600" cy="2336800"/>
            <wp:effectExtent b="0" l="0" r="0" t="0"/>
            <wp:docPr id="28" name="image3.png"/>
            <a:graphic>
              <a:graphicData uri="http://schemas.openxmlformats.org/drawingml/2006/picture">
                <pic:pic>
                  <pic:nvPicPr>
                    <pic:cNvPr id="0" name="image3.png"/>
                    <pic:cNvPicPr preferRelativeResize="0"/>
                  </pic:nvPicPr>
                  <pic:blipFill>
                    <a:blip r:embed="rId76"/>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6B6">
      <w:pPr>
        <w:ind w:left="-15" w:right="4" w:firstLine="0"/>
        <w:rPr>
          <w:rFonts w:ascii="Arial" w:cs="Arial" w:eastAsia="Arial" w:hAnsi="Arial"/>
        </w:rPr>
      </w:pPr>
      <w:r w:rsidDel="00000000" w:rsidR="00000000" w:rsidRPr="00000000">
        <w:rPr>
          <w:rFonts w:ascii="Arial" w:cs="Arial" w:eastAsia="Arial" w:hAnsi="Arial"/>
          <w:rtl w:val="0"/>
        </w:rPr>
        <w:t xml:space="preserve">The SUBACK packet is sent by a </w:t>
      </w:r>
      <w:r w:rsidDel="00000000" w:rsidR="00000000" w:rsidRPr="00000000">
        <w:rPr>
          <w:rtl w:val="0"/>
        </w:rPr>
        <w:t xml:space="preserve">Server</w:t>
      </w:r>
      <w:r w:rsidDel="00000000" w:rsidR="00000000" w:rsidRPr="00000000">
        <w:rPr>
          <w:rFonts w:ascii="Arial" w:cs="Arial" w:eastAsia="Arial" w:hAnsi="Arial"/>
          <w:rtl w:val="0"/>
        </w:rPr>
        <w:t xml:space="preserve"> to a client as an acknowledgment to the receipt and processing of a SUBSCRIBE packet.</w:t>
      </w:r>
    </w:p>
    <w:p w:rsidR="00000000" w:rsidDel="00000000" w:rsidP="00000000" w:rsidRDefault="00000000" w:rsidRPr="00000000" w14:paraId="000006B7">
      <w:pPr>
        <w:pStyle w:val="Heading3"/>
        <w:ind w:left="0" w:firstLine="0"/>
        <w:rPr/>
      </w:pPr>
      <w:bookmarkStart w:colFirst="0" w:colLast="0" w:name="_heading=h.44bvf6o" w:id="173"/>
      <w:bookmarkEnd w:id="173"/>
      <w:r w:rsidDel="00000000" w:rsidR="00000000" w:rsidRPr="00000000">
        <w:rPr>
          <w:rtl w:val="0"/>
        </w:rPr>
        <w:t xml:space="preserve">3.8.1 SUBACK Header</w:t>
      </w:r>
    </w:p>
    <w:p w:rsidR="00000000" w:rsidDel="00000000" w:rsidP="00000000" w:rsidRDefault="00000000" w:rsidRPr="00000000" w14:paraId="000006B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B9">
      <w:pPr>
        <w:pStyle w:val="Heading3"/>
        <w:ind w:left="0" w:firstLine="0"/>
        <w:rPr>
          <w:rFonts w:ascii="Arial" w:cs="Arial" w:eastAsia="Arial" w:hAnsi="Arial"/>
        </w:rPr>
      </w:pPr>
      <w:bookmarkStart w:colFirst="0" w:colLast="0" w:name="_heading=h.2jh5peh" w:id="174"/>
      <w:bookmarkEnd w:id="174"/>
      <w:r w:rsidDel="00000000" w:rsidR="00000000" w:rsidRPr="00000000">
        <w:rPr>
          <w:rtl w:val="0"/>
        </w:rPr>
        <w:t xml:space="preserve">3.8.2 SUBACK Flags</w:t>
      </w:r>
      <w:r w:rsidDel="00000000" w:rsidR="00000000" w:rsidRPr="00000000">
        <w:rPr>
          <w:rtl w:val="0"/>
        </w:rPr>
      </w:r>
    </w:p>
    <w:p w:rsidR="00000000" w:rsidDel="00000000" w:rsidP="00000000" w:rsidRDefault="00000000" w:rsidRPr="00000000" w14:paraId="000006BA">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SUBACK Flags is a 1 byte field which contains flags specifying the contents of the SUBACK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highlight w:val="yellow"/>
          <w:rtl w:val="0"/>
        </w:rPr>
        <w:t xml:space="preserve">Bits 7-3 of the SUBACK Flags are reserved and MUST be set to 0</w:t>
      </w:r>
      <w:r w:rsidDel="00000000" w:rsidR="00000000" w:rsidRPr="00000000">
        <w:rPr>
          <w:color w:val="000000"/>
          <w:rtl w:val="0"/>
        </w:rPr>
        <w:t xml:space="preserve"> </w:t>
      </w:r>
      <w:r w:rsidDel="00000000" w:rsidR="00000000" w:rsidRPr="00000000">
        <w:rPr>
          <w:color w:val="ff0000"/>
          <w:rtl w:val="0"/>
        </w:rPr>
        <w:t xml:space="preserve">[MQTT-SN-3.8.2-1]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BB">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Client MUST validate that the reserved flags in the SUBACK packet are set to 0. If any of the reserved flags is not 0 it is a Malformed Packet</w:t>
      </w:r>
      <w:r w:rsidDel="00000000" w:rsidR="00000000" w:rsidRPr="00000000">
        <w:rPr>
          <w:highlight w:val="yellow"/>
          <w:rtl w:val="0"/>
        </w:rPr>
        <w:t xml:space="preserve"> </w:t>
      </w:r>
      <w:r w:rsidDel="00000000" w:rsidR="00000000" w:rsidRPr="00000000">
        <w:rPr>
          <w:color w:val="ff0000"/>
          <w:rtl w:val="0"/>
        </w:rPr>
        <w:t xml:space="preserve">[MQTT-SN-3.8.2-2]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BC">
      <w:pPr>
        <w:pStyle w:val="Heading4"/>
        <w:spacing w:after="0" w:before="200" w:line="248.00000000000006" w:lineRule="auto"/>
        <w:ind w:left="0" w:firstLine="0"/>
        <w:jc w:val="both"/>
        <w:rPr/>
      </w:pPr>
      <w:bookmarkStart w:colFirst="0" w:colLast="0" w:name="_heading=h.sjf79nlu0oyc" w:id="175"/>
      <w:bookmarkEnd w:id="175"/>
      <w:r w:rsidDel="00000000" w:rsidR="00000000" w:rsidRPr="00000000">
        <w:rPr>
          <w:rtl w:val="0"/>
        </w:rPr>
        <w:t xml:space="preserve">3.8.2.1 Topic Type</w:t>
      </w:r>
    </w:p>
    <w:p w:rsidR="00000000" w:rsidDel="00000000" w:rsidP="00000000" w:rsidRDefault="00000000" w:rsidRPr="00000000" w14:paraId="000006BD">
      <w:pPr>
        <w:rPr/>
      </w:pPr>
      <w:r w:rsidDel="00000000" w:rsidR="00000000" w:rsidRPr="00000000">
        <w:rPr>
          <w:b w:val="1"/>
          <w:rtl w:val="0"/>
        </w:rPr>
        <w:t xml:space="preserve">Position</w:t>
      </w:r>
      <w:r w:rsidDel="00000000" w:rsidR="00000000" w:rsidRPr="00000000">
        <w:rPr>
          <w:rtl w:val="0"/>
        </w:rPr>
        <w:t xml:space="preserve">: bits 0 and 1 of the SUBACK Flags.</w:t>
      </w:r>
    </w:p>
    <w:p w:rsidR="00000000" w:rsidDel="00000000" w:rsidP="00000000" w:rsidRDefault="00000000" w:rsidRPr="00000000" w14:paraId="000006BE">
      <w:pPr>
        <w:spacing w:after="306" w:before="0" w:line="248.00000000000006" w:lineRule="auto"/>
        <w:ind w:left="0" w:firstLine="0"/>
        <w:rPr>
          <w:color w:val="000000"/>
        </w:rPr>
      </w:pPr>
      <w:r w:rsidDel="00000000" w:rsidR="00000000" w:rsidRPr="00000000">
        <w:rPr>
          <w:color w:val="000000"/>
          <w:rtl w:val="0"/>
        </w:rPr>
        <w:t xml:space="preserve">Determines the format of the topic value. Refer to </w:t>
      </w:r>
      <w:hyperlink w:anchor="_heading=h.2zbgiuw">
        <w:r w:rsidDel="00000000" w:rsidR="00000000" w:rsidRPr="00000000">
          <w:rPr>
            <w:color w:val="1155cc"/>
            <w:u w:val="single"/>
            <w:rtl w:val="0"/>
          </w:rPr>
          <w:t xml:space="preserve">2.4 Topic Types</w:t>
        </w:r>
      </w:hyperlink>
      <w:r w:rsidDel="00000000" w:rsidR="00000000" w:rsidRPr="00000000">
        <w:rPr>
          <w:color w:val="000000"/>
          <w:rtl w:val="0"/>
        </w:rPr>
        <w:t xml:space="preserve"> for the definition of the various topic types. </w:t>
      </w:r>
    </w:p>
    <w:p w:rsidR="00000000" w:rsidDel="00000000" w:rsidP="00000000" w:rsidRDefault="00000000" w:rsidRPr="00000000" w14:paraId="000006BF">
      <w:pPr>
        <w:spacing w:after="306" w:before="0" w:line="276" w:lineRule="auto"/>
        <w:ind w:left="0" w:firstLine="0"/>
        <w:rPr>
          <w:color w:val="000000"/>
          <w:highlight w:val="yellow"/>
        </w:rPr>
      </w:pPr>
      <w:r w:rsidDel="00000000" w:rsidR="00000000" w:rsidRPr="00000000">
        <w:rPr>
          <w:color w:val="000000"/>
          <w:highlight w:val="yellow"/>
          <w:rtl w:val="0"/>
        </w:rPr>
        <w:t xml:space="preserve">The Topic Type in the SUBACK packet MUST be either Predefined Topic Alias or Session Topic Alias </w:t>
      </w:r>
      <w:r w:rsidDel="00000000" w:rsidR="00000000" w:rsidRPr="00000000">
        <w:rPr>
          <w:color w:val="ff0000"/>
          <w:rtl w:val="0"/>
        </w:rPr>
        <w:t xml:space="preserve">[MQTT-SN-3.8.2.1-1]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C0">
      <w:pPr>
        <w:spacing w:after="306" w:before="0" w:line="248.00000000000006" w:lineRule="auto"/>
        <w:ind w:left="0" w:firstLine="0"/>
        <w:rPr>
          <w:color w:val="000000"/>
          <w:highlight w:val="yellow"/>
        </w:rPr>
      </w:pPr>
      <w:r w:rsidDel="00000000" w:rsidR="00000000" w:rsidRPr="00000000">
        <w:rPr>
          <w:color w:val="000000"/>
          <w:highlight w:val="yellow"/>
          <w:rtl w:val="0"/>
        </w:rPr>
        <w:t xml:space="preserve">If there is no Topic Alias returned the Topic Type MUST be Predefined Topic Alias </w:t>
      </w:r>
      <w:r w:rsidDel="00000000" w:rsidR="00000000" w:rsidRPr="00000000">
        <w:rPr>
          <w:color w:val="ff0000"/>
          <w:rtl w:val="0"/>
        </w:rPr>
        <w:t xml:space="preserve">[MQTT-SN-3.8.2.1-2]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C1">
      <w:pPr>
        <w:pStyle w:val="Heading4"/>
        <w:spacing w:after="0" w:before="0" w:line="248.00000000000006" w:lineRule="auto"/>
        <w:ind w:left="0" w:firstLine="0"/>
        <w:jc w:val="both"/>
        <w:rPr/>
      </w:pPr>
      <w:bookmarkStart w:colFirst="0" w:colLast="0" w:name="_heading=h.k46i2m9cfsve" w:id="176"/>
      <w:bookmarkEnd w:id="176"/>
      <w:r w:rsidDel="00000000" w:rsidR="00000000" w:rsidRPr="00000000">
        <w:rPr>
          <w:rtl w:val="0"/>
        </w:rPr>
        <w:t xml:space="preserve">3.8.2.1 Topic Alias Flag</w:t>
      </w:r>
    </w:p>
    <w:p w:rsidR="00000000" w:rsidDel="00000000" w:rsidP="00000000" w:rsidRDefault="00000000" w:rsidRPr="00000000" w14:paraId="000006C2">
      <w:pPr>
        <w:rPr/>
      </w:pPr>
      <w:r w:rsidDel="00000000" w:rsidR="00000000" w:rsidRPr="00000000">
        <w:rPr>
          <w:b w:val="1"/>
          <w:rtl w:val="0"/>
        </w:rPr>
        <w:t xml:space="preserve">Position</w:t>
      </w:r>
      <w:r w:rsidDel="00000000" w:rsidR="00000000" w:rsidRPr="00000000">
        <w:rPr>
          <w:rtl w:val="0"/>
        </w:rPr>
        <w:t xml:space="preserve">: bit 2 of the SUBACK Flags.</w:t>
      </w:r>
    </w:p>
    <w:p w:rsidR="00000000" w:rsidDel="00000000" w:rsidP="00000000" w:rsidRDefault="00000000" w:rsidRPr="00000000" w14:paraId="000006C3">
      <w:pPr>
        <w:spacing w:after="0" w:before="0" w:lineRule="auto"/>
        <w:ind w:left="0" w:firstLine="0"/>
        <w:rPr>
          <w:rFonts w:ascii="Arial" w:cs="Arial" w:eastAsia="Arial" w:hAnsi="Arial"/>
          <w:color w:val="000000"/>
          <w:shd w:fill="auto" w:val="clear"/>
        </w:rPr>
      </w:pPr>
      <w:r w:rsidDel="00000000" w:rsidR="00000000" w:rsidRPr="00000000">
        <w:rPr>
          <w:rFonts w:ascii="Arial" w:cs="Arial" w:eastAsia="Arial" w:hAnsi="Arial"/>
          <w:color w:val="000000"/>
          <w:highlight w:val="yellow"/>
          <w:rtl w:val="0"/>
        </w:rPr>
        <w:t xml:space="preserve">If the Topic Alias Flag is set to 0, a Topic Alias MUST NOT be present in the Packet</w:t>
      </w:r>
      <w:r w:rsidDel="00000000" w:rsidR="00000000" w:rsidRPr="00000000">
        <w:rPr>
          <w:rFonts w:ascii="Arial" w:cs="Arial" w:eastAsia="Arial" w:hAnsi="Arial"/>
          <w:color w:val="000000"/>
          <w:shd w:fill="auto" w:val="clear"/>
          <w:rtl w:val="0"/>
        </w:rPr>
        <w:t xml:space="preserve"> </w:t>
      </w:r>
      <w:r w:rsidDel="00000000" w:rsidR="00000000" w:rsidRPr="00000000">
        <w:rPr>
          <w:rFonts w:ascii="Arial" w:cs="Arial" w:eastAsia="Arial" w:hAnsi="Arial"/>
          <w:color w:val="ff0000"/>
          <w:shd w:fill="auto" w:val="clear"/>
          <w:rtl w:val="0"/>
        </w:rPr>
        <w:t xml:space="preserve">[MQTT-SN-3.8.2.1-1]</w:t>
      </w:r>
      <w:r w:rsidDel="00000000" w:rsidR="00000000" w:rsidRPr="00000000">
        <w:rPr>
          <w:rFonts w:ascii="Arial" w:cs="Arial" w:eastAsia="Arial" w:hAnsi="Arial"/>
          <w:color w:val="000000"/>
          <w:shd w:fill="auto" w:val="clear"/>
          <w:rtl w:val="0"/>
        </w:rPr>
        <w:t xml:space="preserve">. </w:t>
      </w:r>
    </w:p>
    <w:p w:rsidR="00000000" w:rsidDel="00000000" w:rsidP="00000000" w:rsidRDefault="00000000" w:rsidRPr="00000000" w14:paraId="000006C4">
      <w:pPr>
        <w:spacing w:after="200" w:before="0" w:lineRule="auto"/>
        <w:ind w:left="0" w:firstLine="0"/>
        <w:rPr/>
      </w:pPr>
      <w:r w:rsidDel="00000000" w:rsidR="00000000" w:rsidRPr="00000000">
        <w:rPr>
          <w:rFonts w:ascii="Arial" w:cs="Arial" w:eastAsia="Arial" w:hAnsi="Arial"/>
          <w:color w:val="000000"/>
          <w:highlight w:val="yellow"/>
          <w:rtl w:val="0"/>
        </w:rPr>
        <w:t xml:space="preserve">If the Topic Alias Flag is set to 1, a Topic Alias MUST be present in the Packet</w:t>
      </w:r>
      <w:r w:rsidDel="00000000" w:rsidR="00000000" w:rsidRPr="00000000">
        <w:rPr>
          <w:rFonts w:ascii="Arial" w:cs="Arial" w:eastAsia="Arial" w:hAnsi="Arial"/>
          <w:color w:val="000000"/>
          <w:shd w:fill="auto" w:val="clear"/>
          <w:rtl w:val="0"/>
        </w:rPr>
        <w:t xml:space="preserve"> </w:t>
      </w:r>
      <w:r w:rsidDel="00000000" w:rsidR="00000000" w:rsidRPr="00000000">
        <w:rPr>
          <w:rFonts w:ascii="Arial" w:cs="Arial" w:eastAsia="Arial" w:hAnsi="Arial"/>
          <w:color w:val="ff0000"/>
          <w:shd w:fill="auto" w:val="clear"/>
          <w:rtl w:val="0"/>
        </w:rPr>
        <w:t xml:space="preserve">[MQTT-SN-3.8.2.1-2]</w:t>
      </w:r>
      <w:r w:rsidDel="00000000" w:rsidR="00000000" w:rsidRPr="00000000">
        <w:rPr>
          <w:rFonts w:ascii="Arial" w:cs="Arial" w:eastAsia="Arial" w:hAnsi="Arial"/>
          <w:color w:val="000000"/>
          <w:shd w:fill="auto" w:val="clear"/>
          <w:rtl w:val="0"/>
        </w:rPr>
        <w:t xml:space="preserve">.</w:t>
      </w:r>
      <w:r w:rsidDel="00000000" w:rsidR="00000000" w:rsidRPr="00000000">
        <w:rPr>
          <w:rtl w:val="0"/>
        </w:rPr>
      </w:r>
    </w:p>
    <w:p w:rsidR="00000000" w:rsidDel="00000000" w:rsidP="00000000" w:rsidRDefault="00000000" w:rsidRPr="00000000" w14:paraId="000006C5">
      <w:pPr>
        <w:pStyle w:val="Heading3"/>
        <w:spacing w:after="0" w:lineRule="auto"/>
        <w:ind w:left="0" w:firstLine="0"/>
        <w:rPr/>
      </w:pPr>
      <w:bookmarkStart w:colFirst="0" w:colLast="0" w:name="_heading=h.3im3ia3" w:id="177"/>
      <w:bookmarkEnd w:id="177"/>
      <w:r w:rsidDel="00000000" w:rsidR="00000000" w:rsidRPr="00000000">
        <w:rPr>
          <w:rtl w:val="0"/>
        </w:rPr>
        <w:t xml:space="preserve">3.8.3 Packet Identifier</w:t>
      </w:r>
    </w:p>
    <w:p w:rsidR="00000000" w:rsidDel="00000000" w:rsidP="00000000" w:rsidRDefault="00000000" w:rsidRPr="00000000" w14:paraId="000006C6">
      <w:pPr>
        <w:spacing w:after="0" w:before="0" w:lineRule="auto"/>
        <w:jc w:val="both"/>
        <w:rPr>
          <w:color w:val="000000"/>
        </w:rPr>
      </w:pPr>
      <w:r w:rsidDel="00000000" w:rsidR="00000000" w:rsidRPr="00000000">
        <w:rPr>
          <w:rFonts w:ascii="Arial" w:cs="Arial" w:eastAsia="Arial" w:hAnsi="Arial"/>
          <w:rtl w:val="0"/>
        </w:rPr>
        <w:t xml:space="preserve">The same value as the Packet Identifier in the SUBSCRIBE Packet being acknowledged.</w:t>
      </w:r>
      <w:r w:rsidDel="00000000" w:rsidR="00000000" w:rsidRPr="00000000">
        <w:rPr>
          <w:rtl w:val="0"/>
        </w:rPr>
      </w:r>
    </w:p>
    <w:p w:rsidR="00000000" w:rsidDel="00000000" w:rsidP="00000000" w:rsidRDefault="00000000" w:rsidRPr="00000000" w14:paraId="000006C7">
      <w:pPr>
        <w:pStyle w:val="Heading3"/>
        <w:ind w:left="0" w:firstLine="0"/>
        <w:rPr>
          <w:rFonts w:ascii="Arial" w:cs="Arial" w:eastAsia="Arial" w:hAnsi="Arial"/>
        </w:rPr>
      </w:pPr>
      <w:bookmarkStart w:colFirst="0" w:colLast="0" w:name="_heading=h.ymfzma" w:id="178"/>
      <w:bookmarkEnd w:id="178"/>
      <w:r w:rsidDel="00000000" w:rsidR="00000000" w:rsidRPr="00000000">
        <w:rPr>
          <w:rtl w:val="0"/>
        </w:rPr>
        <w:t xml:space="preserve">3.8.4 Topic Alias</w:t>
      </w:r>
      <w:r w:rsidDel="00000000" w:rsidR="00000000" w:rsidRPr="00000000">
        <w:rPr>
          <w:rtl w:val="0"/>
        </w:rPr>
      </w:r>
    </w:p>
    <w:p w:rsidR="00000000" w:rsidDel="00000000" w:rsidP="00000000" w:rsidRDefault="00000000" w:rsidRPr="00000000" w14:paraId="000006C8">
      <w:pPr>
        <w:spacing w:after="147" w:before="0" w:line="276" w:lineRule="auto"/>
        <w:ind w:right="4"/>
        <w:rPr>
          <w:rFonts w:ascii="Arial" w:cs="Arial" w:eastAsia="Arial" w:hAnsi="Arial"/>
          <w:highlight w:val="yellow"/>
        </w:rPr>
      </w:pPr>
      <w:r w:rsidDel="00000000" w:rsidR="00000000" w:rsidRPr="00000000">
        <w:rPr>
          <w:rFonts w:ascii="Arial" w:cs="Arial" w:eastAsia="Arial" w:hAnsi="Arial"/>
          <w:highlight w:val="yellow"/>
          <w:rtl w:val="0"/>
        </w:rPr>
        <w:t xml:space="preserve">If a Topic Alias is returned, </w:t>
      </w:r>
      <w:r w:rsidDel="00000000" w:rsidR="00000000" w:rsidRPr="00000000">
        <w:rPr>
          <w:rFonts w:ascii="Arial" w:cs="Arial" w:eastAsia="Arial" w:hAnsi="Arial"/>
          <w:highlight w:val="yellow"/>
          <w:rtl w:val="0"/>
        </w:rPr>
        <w:t xml:space="preserve">it MUST be used instead of the Topic Name by the </w:t>
      </w:r>
      <w:r w:rsidDel="00000000" w:rsidR="00000000" w:rsidRPr="00000000">
        <w:rPr>
          <w:highlight w:val="yellow"/>
          <w:rtl w:val="0"/>
        </w:rPr>
        <w:t xml:space="preserve">Server</w:t>
      </w:r>
      <w:r w:rsidDel="00000000" w:rsidR="00000000" w:rsidRPr="00000000">
        <w:rPr>
          <w:rFonts w:ascii="Arial" w:cs="Arial" w:eastAsia="Arial" w:hAnsi="Arial"/>
          <w:highlight w:val="yellow"/>
          <w:rtl w:val="0"/>
        </w:rPr>
        <w:t xml:space="preserve"> when sending PUBLISH packets to the client</w:t>
      </w:r>
      <w:r w:rsidDel="00000000" w:rsidR="00000000" w:rsidRPr="00000000">
        <w:rPr>
          <w:highlight w:val="yellow"/>
          <w:rtl w:val="0"/>
        </w:rPr>
        <w:t xml:space="preserve"> </w:t>
      </w:r>
      <w:r w:rsidDel="00000000" w:rsidR="00000000" w:rsidRPr="00000000">
        <w:rPr>
          <w:color w:val="ff0000"/>
          <w:rtl w:val="0"/>
        </w:rPr>
        <w:t xml:space="preserve">[MQTT-SN-3.8.4-1]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C9">
      <w:pPr>
        <w:spacing w:after="147" w:before="0" w:line="276" w:lineRule="auto"/>
        <w:ind w:right="4"/>
        <w:rPr/>
      </w:pPr>
      <w:r w:rsidDel="00000000" w:rsidR="00000000" w:rsidRPr="00000000">
        <w:rPr>
          <w:rFonts w:ascii="Arial" w:cs="Arial" w:eastAsia="Arial" w:hAnsi="Arial"/>
          <w:highlight w:val="yellow"/>
          <w:rtl w:val="0"/>
        </w:rPr>
        <w:t xml:space="preserve">If no Topic Alias is returned, the Topic Alias Flag MUST be 0</w:t>
      </w:r>
      <w:r w:rsidDel="00000000" w:rsidR="00000000" w:rsidRPr="00000000">
        <w:rPr>
          <w:highlight w:val="yellow"/>
          <w:rtl w:val="0"/>
        </w:rPr>
        <w:t xml:space="preserve"> </w:t>
      </w:r>
      <w:r w:rsidDel="00000000" w:rsidR="00000000" w:rsidRPr="00000000">
        <w:rPr>
          <w:color w:val="ff0000"/>
          <w:rtl w:val="0"/>
        </w:rPr>
        <w:t xml:space="preserve">[MQTT-SN-3.8.4-2]</w:t>
      </w:r>
      <w:r w:rsidDel="00000000" w:rsidR="00000000" w:rsidRPr="00000000">
        <w:rPr>
          <w:color w:val="000000"/>
          <w:rtl w:val="0"/>
        </w:rPr>
        <w:t xml:space="preserve">.</w:t>
      </w:r>
      <w:r w:rsidDel="00000000" w:rsidR="00000000" w:rsidRPr="00000000">
        <w:rPr>
          <w:rFonts w:ascii="Arial" w:cs="Arial" w:eastAsia="Arial" w:hAnsi="Arial"/>
          <w:rtl w:val="0"/>
        </w:rPr>
        <w:t xml:space="preserve"> This will be the case when subscribing to a Topic Filter containing wildcards, as Topic Aliases can only be applied to Topic Names. </w:t>
      </w:r>
      <w:r w:rsidDel="00000000" w:rsidR="00000000" w:rsidRPr="00000000">
        <w:rPr>
          <w:rtl w:val="0"/>
        </w:rPr>
      </w:r>
    </w:p>
    <w:p w:rsidR="00000000" w:rsidDel="00000000" w:rsidP="00000000" w:rsidRDefault="00000000" w:rsidRPr="00000000" w14:paraId="000006CA">
      <w:pPr>
        <w:spacing w:after="147" w:before="0" w:line="276" w:lineRule="auto"/>
        <w:ind w:right="4"/>
        <w:rPr>
          <w:highlight w:val="yellow"/>
        </w:rPr>
      </w:pPr>
      <w:r w:rsidDel="00000000" w:rsidR="00000000" w:rsidRPr="00000000">
        <w:rPr>
          <w:highlight w:val="yellow"/>
          <w:rtl w:val="0"/>
        </w:rPr>
        <w:t xml:space="preserve">If a Predefined Topic Alias was subscribed to, a Topic Alias MUST NOT be present in the SUBACK </w:t>
      </w:r>
      <w:r w:rsidDel="00000000" w:rsidR="00000000" w:rsidRPr="00000000">
        <w:rPr>
          <w:color w:val="ff0000"/>
          <w:rtl w:val="0"/>
        </w:rPr>
        <w:t xml:space="preserve">[MQTT-SN-3.8.4-3]</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CB">
      <w:pPr>
        <w:pStyle w:val="Heading3"/>
        <w:spacing w:after="0" w:lineRule="auto"/>
        <w:ind w:left="0" w:firstLine="0"/>
        <w:rPr/>
      </w:pPr>
      <w:bookmarkStart w:colFirst="0" w:colLast="0" w:name="_heading=h.1xrdshw" w:id="179"/>
      <w:bookmarkEnd w:id="179"/>
      <w:r w:rsidDel="00000000" w:rsidR="00000000" w:rsidRPr="00000000">
        <w:rPr>
          <w:rtl w:val="0"/>
        </w:rPr>
        <w:t xml:space="preserve">3.8.5 Reason Code</w:t>
      </w:r>
    </w:p>
    <w:p w:rsidR="00000000" w:rsidDel="00000000" w:rsidP="00000000" w:rsidRDefault="00000000" w:rsidRPr="00000000" w14:paraId="000006CC">
      <w:pPr>
        <w:spacing w:after="174" w:before="0" w:line="248.00000000000006" w:lineRule="auto"/>
        <w:rPr/>
      </w:pPr>
      <w:r w:rsidDel="00000000" w:rsidR="00000000" w:rsidRPr="00000000">
        <w:rPr>
          <w:rtl w:val="0"/>
        </w:rPr>
        <w:t xml:space="preserve">The Reason Code for the SUBACK packet is optional - its existence is inferred from the Packet length. If not provided, 0x00 (Success) is assumed. </w:t>
      </w:r>
    </w:p>
    <w:p w:rsidR="00000000" w:rsidDel="00000000" w:rsidP="00000000" w:rsidRDefault="00000000" w:rsidRPr="00000000" w14:paraId="000006CD">
      <w:pPr>
        <w:spacing w:before="0" w:lineRule="auto"/>
        <w:rPr>
          <w:rFonts w:ascii="Arial" w:cs="Arial" w:eastAsia="Arial" w:hAnsi="Arial"/>
        </w:rPr>
      </w:pPr>
      <w:r w:rsidDel="00000000" w:rsidR="00000000" w:rsidRPr="00000000">
        <w:rPr>
          <w:rtl w:val="0"/>
        </w:rPr>
        <w:t xml:space="preserve">The values of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SUBACK Packet MUST use one of the </w:t>
      </w:r>
      <w:r w:rsidDel="00000000" w:rsidR="00000000" w:rsidRPr="00000000">
        <w:rPr>
          <w:highlight w:val="yellow"/>
          <w:rtl w:val="0"/>
        </w:rPr>
        <w:t xml:space="preserve">Reason Codes applicable to SUBACK</w:t>
      </w:r>
      <w:r w:rsidDel="00000000" w:rsidR="00000000" w:rsidRPr="00000000">
        <w:rPr>
          <w:highlight w:val="yellow"/>
          <w:rtl w:val="0"/>
        </w:rPr>
        <w:t xml:space="preserve"> </w:t>
      </w:r>
      <w:r w:rsidDel="00000000" w:rsidR="00000000" w:rsidRPr="00000000">
        <w:rPr>
          <w:color w:val="ff0000"/>
          <w:rtl w:val="0"/>
        </w:rPr>
        <w:t xml:space="preserve">[MQTT-SN-3.8.5-1]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CE">
      <w:pPr>
        <w:pStyle w:val="Heading2"/>
        <w:keepLines w:val="1"/>
        <w:spacing w:after="118" w:before="200" w:line="259" w:lineRule="auto"/>
        <w:ind w:left="0" w:firstLine="0"/>
        <w:rPr>
          <w:rFonts w:ascii="Arial" w:cs="Arial" w:eastAsia="Arial" w:hAnsi="Arial"/>
        </w:rPr>
      </w:pPr>
      <w:bookmarkStart w:colFirst="0" w:colLast="0" w:name="_heading=h.4hr1b5p" w:id="180"/>
      <w:bookmarkEnd w:id="180"/>
      <w:r w:rsidDel="00000000" w:rsidR="00000000" w:rsidRPr="00000000">
        <w:rPr>
          <w:rtl w:val="0"/>
        </w:rPr>
        <w:t xml:space="preserve">3.9 </w:t>
      </w:r>
      <w:r w:rsidDel="00000000" w:rsidR="00000000" w:rsidRPr="00000000">
        <w:rPr>
          <w:rFonts w:ascii="Arial" w:cs="Arial" w:eastAsia="Arial" w:hAnsi="Arial"/>
          <w:rtl w:val="0"/>
        </w:rPr>
        <w:t xml:space="preserve">UNSUBSCRIBE - Unsubscribe Request</w:t>
      </w:r>
    </w:p>
    <w:p w:rsidR="00000000" w:rsidDel="00000000" w:rsidP="00000000" w:rsidRDefault="00000000" w:rsidRPr="00000000" w14:paraId="000006CF">
      <w:pPr>
        <w:rPr/>
      </w:pPr>
      <w:r w:rsidDel="00000000" w:rsidR="00000000" w:rsidRPr="00000000">
        <w:rPr>
          <w:i w:val="1"/>
          <w:sz w:val="19"/>
          <w:szCs w:val="19"/>
          <w:rtl w:val="0"/>
        </w:rPr>
        <w:t xml:space="preserve">Figure 3-19 – UNSUBSCRIBE Packet</w:t>
      </w:r>
      <w:r w:rsidDel="00000000" w:rsidR="00000000" w:rsidRPr="00000000">
        <w:rPr>
          <w:rtl w:val="0"/>
        </w:rPr>
      </w:r>
    </w:p>
    <w:p w:rsidR="00000000" w:rsidDel="00000000" w:rsidP="00000000" w:rsidRDefault="00000000" w:rsidRPr="00000000" w14:paraId="000006D0">
      <w:pPr>
        <w:spacing w:after="119" w:lineRule="auto"/>
        <w:ind w:left="-5" w:right="990" w:firstLine="0"/>
        <w:rPr>
          <w:rFonts w:ascii="Arial" w:cs="Arial" w:eastAsia="Arial" w:hAnsi="Arial"/>
        </w:rPr>
      </w:pPr>
      <w:bookmarkStart w:colFirst="0" w:colLast="0" w:name="_heading=h.baa1uug2ww09" w:id="181"/>
      <w:bookmarkEnd w:id="181"/>
      <w:r w:rsidDel="00000000" w:rsidR="00000000" w:rsidRPr="00000000">
        <w:rPr>
          <w:rFonts w:ascii="Arial" w:cs="Arial" w:eastAsia="Arial" w:hAnsi="Arial"/>
        </w:rPr>
        <w:drawing>
          <wp:inline distB="114300" distT="114300" distL="114300" distR="114300">
            <wp:extent cx="5943600" cy="3086100"/>
            <wp:effectExtent b="0" l="0" r="0" t="0"/>
            <wp:docPr id="51" name="image22.png"/>
            <a:graphic>
              <a:graphicData uri="http://schemas.openxmlformats.org/drawingml/2006/picture">
                <pic:pic>
                  <pic:nvPicPr>
                    <pic:cNvPr id="0" name="image22.png"/>
                    <pic:cNvPicPr preferRelativeResize="0"/>
                  </pic:nvPicPr>
                  <pic:blipFill>
                    <a:blip r:embed="rId77"/>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6D1">
      <w:pPr>
        <w:spacing w:after="119" w:lineRule="auto"/>
        <w:ind w:left="-5" w:right="990" w:firstLine="0"/>
        <w:rPr>
          <w:rFonts w:ascii="Arial" w:cs="Arial" w:eastAsia="Arial" w:hAnsi="Arial"/>
        </w:rPr>
      </w:pPr>
      <w:bookmarkStart w:colFirst="0" w:colLast="0" w:name="_heading=h.2wwbldi" w:id="182"/>
      <w:bookmarkEnd w:id="182"/>
      <w:r w:rsidDel="00000000" w:rsidR="00000000" w:rsidRPr="00000000">
        <w:rPr>
          <w:rFonts w:ascii="Arial" w:cs="Arial" w:eastAsia="Arial" w:hAnsi="Arial"/>
          <w:rtl w:val="0"/>
        </w:rPr>
        <w:t xml:space="preserve">An UNSUBSCRIBE packet </w:t>
      </w:r>
      <w:r w:rsidDel="00000000" w:rsidR="00000000" w:rsidRPr="00000000">
        <w:rPr>
          <w:rFonts w:ascii="Arial" w:cs="Arial" w:eastAsia="Arial" w:hAnsi="Arial"/>
          <w:rtl w:val="0"/>
        </w:rPr>
        <w:t xml:space="preserve">is sent by the Client to the </w:t>
      </w:r>
      <w:r w:rsidDel="00000000" w:rsidR="00000000" w:rsidRPr="00000000">
        <w:rPr>
          <w:rtl w:val="0"/>
        </w:rPr>
        <w:t xml:space="preserve">Server</w:t>
      </w:r>
      <w:r w:rsidDel="00000000" w:rsidR="00000000" w:rsidRPr="00000000">
        <w:rPr>
          <w:rFonts w:ascii="Arial" w:cs="Arial" w:eastAsia="Arial" w:hAnsi="Arial"/>
          <w:rtl w:val="0"/>
        </w:rPr>
        <w:t xml:space="preserve"> to remove subscriptions to topics.</w:t>
      </w:r>
    </w:p>
    <w:p w:rsidR="00000000" w:rsidDel="00000000" w:rsidP="00000000" w:rsidRDefault="00000000" w:rsidRPr="00000000" w14:paraId="000006D2">
      <w:pPr>
        <w:pStyle w:val="Heading3"/>
        <w:ind w:left="0" w:firstLine="0"/>
        <w:rPr/>
      </w:pPr>
      <w:bookmarkStart w:colFirst="0" w:colLast="0" w:name="_heading=h.1c1lvlb" w:id="183"/>
      <w:bookmarkEnd w:id="183"/>
      <w:r w:rsidDel="00000000" w:rsidR="00000000" w:rsidRPr="00000000">
        <w:rPr>
          <w:rtl w:val="0"/>
        </w:rPr>
        <w:t xml:space="preserve">3.9.1 UNSUBSCRIBE Header</w:t>
      </w:r>
    </w:p>
    <w:p w:rsidR="00000000" w:rsidDel="00000000" w:rsidP="00000000" w:rsidRDefault="00000000" w:rsidRPr="00000000" w14:paraId="000006D3">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D4">
      <w:pPr>
        <w:pStyle w:val="Heading3"/>
        <w:ind w:left="0" w:firstLine="0"/>
        <w:rPr>
          <w:rFonts w:ascii="Arial" w:cs="Arial" w:eastAsia="Arial" w:hAnsi="Arial"/>
          <w:b w:val="0"/>
          <w:i w:val="0"/>
          <w:smallCaps w:val="0"/>
          <w:strike w:val="0"/>
          <w:color w:val="000000"/>
          <w:sz w:val="20"/>
          <w:szCs w:val="20"/>
          <w:u w:val="none"/>
          <w:shd w:fill="auto" w:val="clear"/>
          <w:vertAlign w:val="baseline"/>
        </w:rPr>
      </w:pPr>
      <w:bookmarkStart w:colFirst="0" w:colLast="0" w:name="_heading=h.3w19e94" w:id="184"/>
      <w:bookmarkEnd w:id="184"/>
      <w:r w:rsidDel="00000000" w:rsidR="00000000" w:rsidRPr="00000000">
        <w:rPr>
          <w:rtl w:val="0"/>
        </w:rPr>
        <w:t xml:space="preserve">3.9.2 UNSUBSCRIBE Flags</w:t>
      </w:r>
      <w:r w:rsidDel="00000000" w:rsidR="00000000" w:rsidRPr="00000000">
        <w:rPr>
          <w:rtl w:val="0"/>
        </w:rPr>
      </w:r>
    </w:p>
    <w:p w:rsidR="00000000" w:rsidDel="00000000" w:rsidP="00000000" w:rsidRDefault="00000000" w:rsidRPr="00000000" w14:paraId="000006D5">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UNSUBSCRIBE Flags is a 1 byte field which contains flags specifying the contents of the UNSUBSCRIBE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highlight w:val="yellow"/>
          <w:rtl w:val="0"/>
        </w:rPr>
        <w:t xml:space="preserve">Bits 7-2 of the UNSUBSCRIBE Flags are reserved and MUST be set to 0</w:t>
      </w:r>
      <w:r w:rsidDel="00000000" w:rsidR="00000000" w:rsidRPr="00000000">
        <w:rPr>
          <w:color w:val="000000"/>
          <w:rtl w:val="0"/>
        </w:rPr>
        <w:t xml:space="preserve"> </w:t>
      </w:r>
      <w:r w:rsidDel="00000000" w:rsidR="00000000" w:rsidRPr="00000000">
        <w:rPr>
          <w:color w:val="ff0000"/>
          <w:rtl w:val="0"/>
        </w:rPr>
        <w:t xml:space="preserve">[MQTT-SN-3.9.2-1]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D6">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Client MUST validate that the reserved flags in the UNSUBSCRIBE packet are set to 0. If any of the reserved flags is not 0 it is a Malformed Packet</w:t>
      </w:r>
      <w:r w:rsidDel="00000000" w:rsidR="00000000" w:rsidRPr="00000000">
        <w:rPr>
          <w:highlight w:val="yellow"/>
          <w:rtl w:val="0"/>
        </w:rPr>
        <w:t xml:space="preserve"> </w:t>
      </w:r>
      <w:r w:rsidDel="00000000" w:rsidR="00000000" w:rsidRPr="00000000">
        <w:rPr>
          <w:color w:val="ff0000"/>
          <w:rtl w:val="0"/>
        </w:rPr>
        <w:t xml:space="preserve">[MQTT-SN-3.9.2-2]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D7">
      <w:pPr>
        <w:pStyle w:val="Heading4"/>
        <w:spacing w:after="0" w:before="200" w:line="276" w:lineRule="auto"/>
        <w:ind w:left="0" w:firstLine="0"/>
        <w:jc w:val="both"/>
        <w:rPr/>
      </w:pPr>
      <w:bookmarkStart w:colFirst="0" w:colLast="0" w:name="_heading=h.35jl7go284h2" w:id="185"/>
      <w:bookmarkEnd w:id="185"/>
      <w:r w:rsidDel="00000000" w:rsidR="00000000" w:rsidRPr="00000000">
        <w:rPr>
          <w:rtl w:val="0"/>
        </w:rPr>
        <w:t xml:space="preserve">3.9.2.1 Topic Type</w:t>
      </w:r>
    </w:p>
    <w:p w:rsidR="00000000" w:rsidDel="00000000" w:rsidP="00000000" w:rsidRDefault="00000000" w:rsidRPr="00000000" w14:paraId="000006D8">
      <w:pPr>
        <w:spacing w:line="276" w:lineRule="auto"/>
        <w:rPr>
          <w:rFonts w:ascii="Arial" w:cs="Arial" w:eastAsia="Arial" w:hAnsi="Arial"/>
        </w:rPr>
      </w:pPr>
      <w:r w:rsidDel="00000000" w:rsidR="00000000" w:rsidRPr="00000000">
        <w:rPr>
          <w:rFonts w:ascii="Arial" w:cs="Arial" w:eastAsia="Arial" w:hAnsi="Arial"/>
          <w:b w:val="1"/>
          <w:rtl w:val="0"/>
        </w:rPr>
        <w:t xml:space="preserve">Position</w:t>
      </w:r>
      <w:r w:rsidDel="00000000" w:rsidR="00000000" w:rsidRPr="00000000">
        <w:rPr>
          <w:rFonts w:ascii="Arial" w:cs="Arial" w:eastAsia="Arial" w:hAnsi="Arial"/>
          <w:rtl w:val="0"/>
        </w:rPr>
        <w:t xml:space="preserve">: bits 0 and 1 of the UNSUBSCRIBE Flags.</w:t>
      </w:r>
    </w:p>
    <w:p w:rsidR="00000000" w:rsidDel="00000000" w:rsidP="00000000" w:rsidRDefault="00000000" w:rsidRPr="00000000" w14:paraId="000006D9">
      <w:pPr>
        <w:spacing w:after="306" w:before="0" w:line="276" w:lineRule="auto"/>
        <w:ind w:left="0" w:firstLine="0"/>
        <w:rPr>
          <w:rFonts w:ascii="Arial" w:cs="Arial" w:eastAsia="Arial" w:hAnsi="Arial"/>
          <w:color w:val="000000"/>
          <w:shd w:fill="auto" w:val="clear"/>
        </w:rPr>
      </w:pPr>
      <w:r w:rsidDel="00000000" w:rsidR="00000000" w:rsidRPr="00000000">
        <w:rPr>
          <w:rFonts w:ascii="Arial" w:cs="Arial" w:eastAsia="Arial" w:hAnsi="Arial"/>
          <w:color w:val="000000"/>
          <w:rtl w:val="0"/>
        </w:rPr>
        <w:t xml:space="preserve">Determines the existence of the Topic Alias or Topic Filter. Refer to </w:t>
      </w:r>
      <w:hyperlink w:anchor="_heading=h.2zbgiuw">
        <w:r w:rsidDel="00000000" w:rsidR="00000000" w:rsidRPr="00000000">
          <w:rPr>
            <w:color w:val="1155cc"/>
            <w:u w:val="single"/>
            <w:rtl w:val="0"/>
          </w:rPr>
          <w:t xml:space="preserve">2.4 Topic Types</w:t>
        </w:r>
      </w:hyperlink>
      <w:r w:rsidDel="00000000" w:rsidR="00000000" w:rsidRPr="00000000">
        <w:rPr>
          <w:rFonts w:ascii="Arial" w:cs="Arial" w:eastAsia="Arial" w:hAnsi="Arial"/>
          <w:color w:val="000000"/>
          <w:rtl w:val="0"/>
        </w:rPr>
        <w:t xml:space="preserve"> for the definition of the various topic types.</w:t>
      </w:r>
      <w:r w:rsidDel="00000000" w:rsidR="00000000" w:rsidRPr="00000000">
        <w:rPr>
          <w:rtl w:val="0"/>
        </w:rPr>
      </w:r>
    </w:p>
    <w:p w:rsidR="00000000" w:rsidDel="00000000" w:rsidP="00000000" w:rsidRDefault="00000000" w:rsidRPr="00000000" w14:paraId="000006DA">
      <w:pPr>
        <w:pStyle w:val="Heading3"/>
        <w:ind w:left="0" w:firstLine="0"/>
        <w:rPr/>
      </w:pPr>
      <w:bookmarkStart w:colFirst="0" w:colLast="0" w:name="_heading=h.2b6jogx" w:id="186"/>
      <w:bookmarkEnd w:id="186"/>
      <w:r w:rsidDel="00000000" w:rsidR="00000000" w:rsidRPr="00000000">
        <w:rPr>
          <w:rtl w:val="0"/>
        </w:rPr>
        <w:t xml:space="preserve">3.9.3 Packet Identifier</w:t>
      </w:r>
    </w:p>
    <w:p w:rsidR="00000000" w:rsidDel="00000000" w:rsidP="00000000" w:rsidRDefault="00000000" w:rsidRPr="00000000" w14:paraId="000006DB">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UNSUBACK packet. It should ideally be populated with a random T</w:t>
      </w:r>
      <w:r w:rsidDel="00000000" w:rsidR="00000000" w:rsidRPr="00000000">
        <w:rPr>
          <w:rtl w:val="0"/>
        </w:rPr>
        <w:t xml:space="preserve">wo Byte I</w:t>
      </w:r>
      <w:r w:rsidDel="00000000" w:rsidR="00000000" w:rsidRPr="00000000">
        <w:rPr>
          <w:rFonts w:ascii="Arial" w:cs="Arial" w:eastAsia="Arial" w:hAnsi="Arial"/>
          <w:rtl w:val="0"/>
        </w:rPr>
        <w:t xml:space="preserve">nteger value.</w:t>
      </w:r>
    </w:p>
    <w:p w:rsidR="00000000" w:rsidDel="00000000" w:rsidP="00000000" w:rsidRDefault="00000000" w:rsidRPr="00000000" w14:paraId="000006DC">
      <w:pPr>
        <w:pStyle w:val="Heading3"/>
        <w:ind w:left="0" w:firstLine="0"/>
        <w:rPr/>
      </w:pPr>
      <w:bookmarkStart w:colFirst="0" w:colLast="0" w:name="_heading=h.qbtyoq" w:id="187"/>
      <w:bookmarkEnd w:id="187"/>
      <w:r w:rsidDel="00000000" w:rsidR="00000000" w:rsidRPr="00000000">
        <w:rPr>
          <w:rtl w:val="0"/>
        </w:rPr>
        <w:t xml:space="preserve">3.9.4 Topic Alias</w:t>
      </w:r>
    </w:p>
    <w:p w:rsidR="00000000" w:rsidDel="00000000" w:rsidP="00000000" w:rsidRDefault="00000000" w:rsidRPr="00000000" w14:paraId="000006DD">
      <w:pPr>
        <w:spacing w:after="200" w:before="0" w:line="248.00000000000006" w:lineRule="auto"/>
        <w:rPr>
          <w:rFonts w:ascii="Arial" w:cs="Arial" w:eastAsia="Arial" w:hAnsi="Arial"/>
          <w:highlight w:val="yellow"/>
        </w:rPr>
      </w:pPr>
      <w:r w:rsidDel="00000000" w:rsidR="00000000" w:rsidRPr="00000000">
        <w:rPr>
          <w:rFonts w:ascii="Arial" w:cs="Arial" w:eastAsia="Arial" w:hAnsi="Arial"/>
          <w:highlight w:val="yellow"/>
          <w:rtl w:val="0"/>
        </w:rPr>
        <w:t xml:space="preserve">A Topic Alias MUST be present in the UNSUBSCRIBE packet if the Topic Type is Predefined or Session Topic Alias</w:t>
      </w:r>
      <w:r w:rsidDel="00000000" w:rsidR="00000000" w:rsidRPr="00000000">
        <w:rPr>
          <w:highlight w:val="yellow"/>
          <w:rtl w:val="0"/>
        </w:rPr>
        <w:t xml:space="preserve"> </w:t>
      </w:r>
      <w:r w:rsidDel="00000000" w:rsidR="00000000" w:rsidRPr="00000000">
        <w:rPr>
          <w:color w:val="ff0000"/>
          <w:rtl w:val="0"/>
        </w:rPr>
        <w:t xml:space="preserve">[MQTT-SN-3.9.4-1]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DE">
      <w:pPr>
        <w:spacing w:after="200" w:before="0" w:line="248.00000000000006" w:lineRule="auto"/>
        <w:rPr>
          <w:rFonts w:ascii="Arial" w:cs="Arial" w:eastAsia="Arial" w:hAnsi="Arial"/>
          <w:highlight w:val="yellow"/>
        </w:rPr>
      </w:pPr>
      <w:r w:rsidDel="00000000" w:rsidR="00000000" w:rsidRPr="00000000">
        <w:rPr>
          <w:rFonts w:ascii="Arial" w:cs="Arial" w:eastAsia="Arial" w:hAnsi="Arial"/>
          <w:highlight w:val="yellow"/>
          <w:rtl w:val="0"/>
        </w:rPr>
        <w:t xml:space="preserve">A Topic Alias MUST NOT be present in the UNSUBSCRIBE packet if the Topic Type is Topic Name</w:t>
      </w:r>
      <w:r w:rsidDel="00000000" w:rsidR="00000000" w:rsidRPr="00000000">
        <w:rPr>
          <w:highlight w:val="yellow"/>
          <w:rtl w:val="0"/>
        </w:rPr>
        <w:t xml:space="preserve"> </w:t>
      </w:r>
      <w:r w:rsidDel="00000000" w:rsidR="00000000" w:rsidRPr="00000000">
        <w:rPr>
          <w:color w:val="ff0000"/>
          <w:rtl w:val="0"/>
        </w:rPr>
        <w:t xml:space="preserve">[MQTT-SN-3.9.4-2]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DF">
      <w:pPr>
        <w:spacing w:after="306" w:before="0" w:line="248.00000000000006" w:lineRule="auto"/>
        <w:ind w:right="4"/>
        <w:rPr>
          <w:rFonts w:ascii="Arial" w:cs="Arial" w:eastAsia="Arial" w:hAnsi="Arial"/>
        </w:rPr>
      </w:pPr>
      <w:r w:rsidDel="00000000" w:rsidR="00000000" w:rsidRPr="00000000">
        <w:rPr>
          <w:rFonts w:ascii="Arial" w:cs="Arial" w:eastAsia="Arial" w:hAnsi="Arial"/>
          <w:rtl w:val="0"/>
        </w:rPr>
        <w:t xml:space="preserve">Predefined or Session T</w:t>
      </w:r>
      <w:r w:rsidDel="00000000" w:rsidR="00000000" w:rsidRPr="00000000">
        <w:rPr>
          <w:rFonts w:ascii="Arial" w:cs="Arial" w:eastAsia="Arial" w:hAnsi="Arial"/>
          <w:rtl w:val="0"/>
        </w:rPr>
        <w:t xml:space="preserve">opic Alias as indicated by the </w:t>
      </w:r>
      <w:r w:rsidDel="00000000" w:rsidR="00000000" w:rsidRPr="00000000">
        <w:rPr>
          <w:rFonts w:ascii="Arial" w:cs="Arial" w:eastAsia="Arial" w:hAnsi="Arial"/>
          <w:i w:val="1"/>
          <w:rtl w:val="0"/>
        </w:rPr>
        <w:t xml:space="preserve">Topic Type</w:t>
      </w:r>
      <w:r w:rsidDel="00000000" w:rsidR="00000000" w:rsidRPr="00000000">
        <w:rPr>
          <w:rFonts w:ascii="Arial" w:cs="Arial" w:eastAsia="Arial" w:hAnsi="Arial"/>
          <w:rtl w:val="0"/>
        </w:rPr>
        <w:t xml:space="preserve">. Determines the topic names which this subscription is interested in.</w:t>
      </w:r>
    </w:p>
    <w:p w:rsidR="00000000" w:rsidDel="00000000" w:rsidP="00000000" w:rsidRDefault="00000000" w:rsidRPr="00000000" w14:paraId="000006E0">
      <w:pPr>
        <w:pStyle w:val="Heading3"/>
        <w:ind w:left="0" w:firstLine="0"/>
        <w:rPr/>
      </w:pPr>
      <w:bookmarkStart w:colFirst="0" w:colLast="0" w:name="_heading=h.ftxkv4ci99pj" w:id="188"/>
      <w:bookmarkEnd w:id="188"/>
      <w:r w:rsidDel="00000000" w:rsidR="00000000" w:rsidRPr="00000000">
        <w:rPr>
          <w:rtl w:val="0"/>
        </w:rPr>
        <w:t xml:space="preserve">3.9.5 Topic Filter</w:t>
      </w:r>
    </w:p>
    <w:p w:rsidR="00000000" w:rsidDel="00000000" w:rsidP="00000000" w:rsidRDefault="00000000" w:rsidRPr="00000000" w14:paraId="000006E1">
      <w:pPr>
        <w:spacing w:after="200" w:before="0" w:line="248.00000000000006" w:lineRule="auto"/>
        <w:rPr>
          <w:rFonts w:ascii="Arial" w:cs="Arial" w:eastAsia="Arial" w:hAnsi="Arial"/>
          <w:highlight w:val="yellow"/>
        </w:rPr>
      </w:pPr>
      <w:r w:rsidDel="00000000" w:rsidR="00000000" w:rsidRPr="00000000">
        <w:rPr>
          <w:rFonts w:ascii="Arial" w:cs="Arial" w:eastAsia="Arial" w:hAnsi="Arial"/>
          <w:highlight w:val="yellow"/>
          <w:rtl w:val="0"/>
        </w:rPr>
        <w:t xml:space="preserve">A Topic Filter MUST be present in the UNSUBSCRIBE packet if the Topic Type is Topic Name</w:t>
      </w:r>
      <w:r w:rsidDel="00000000" w:rsidR="00000000" w:rsidRPr="00000000">
        <w:rPr>
          <w:highlight w:val="yellow"/>
          <w:rtl w:val="0"/>
        </w:rPr>
        <w:t xml:space="preserve"> </w:t>
      </w:r>
      <w:r w:rsidDel="00000000" w:rsidR="00000000" w:rsidRPr="00000000">
        <w:rPr>
          <w:color w:val="ff0000"/>
          <w:rtl w:val="0"/>
        </w:rPr>
        <w:t xml:space="preserve">[MQTT-SN-3.9.5-1]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E2">
      <w:pPr>
        <w:spacing w:after="200" w:before="0" w:line="248.00000000000006" w:lineRule="auto"/>
        <w:rPr>
          <w:rFonts w:ascii="Arial" w:cs="Arial" w:eastAsia="Arial" w:hAnsi="Arial"/>
          <w:highlight w:val="yellow"/>
        </w:rPr>
      </w:pPr>
      <w:r w:rsidDel="00000000" w:rsidR="00000000" w:rsidRPr="00000000">
        <w:rPr>
          <w:rFonts w:ascii="Arial" w:cs="Arial" w:eastAsia="Arial" w:hAnsi="Arial"/>
          <w:highlight w:val="yellow"/>
          <w:rtl w:val="0"/>
        </w:rPr>
        <w:t xml:space="preserve">A Topic Filter MUST NOT be present in the UNSUBSCRIBE packet if the Topic Type is Predefined or Session Topic Alias</w:t>
      </w:r>
      <w:r w:rsidDel="00000000" w:rsidR="00000000" w:rsidRPr="00000000">
        <w:rPr>
          <w:highlight w:val="yellow"/>
          <w:rtl w:val="0"/>
        </w:rPr>
        <w:t xml:space="preserve"> </w:t>
      </w:r>
      <w:r w:rsidDel="00000000" w:rsidR="00000000" w:rsidRPr="00000000">
        <w:rPr>
          <w:color w:val="ff0000"/>
          <w:rtl w:val="0"/>
        </w:rPr>
        <w:t xml:space="preserve">[MQTT-SN-3.9.5-2]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E3">
      <w:pPr>
        <w:spacing w:after="306" w:before="0" w:line="248.00000000000006" w:lineRule="auto"/>
        <w:rPr/>
      </w:pPr>
      <w:r w:rsidDel="00000000" w:rsidR="00000000" w:rsidRPr="00000000">
        <w:rPr>
          <w:rtl w:val="0"/>
        </w:rPr>
        <w:t xml:space="preserve">The Topic Filter is an </w:t>
      </w:r>
      <w:r w:rsidDel="00000000" w:rsidR="00000000" w:rsidRPr="00000000">
        <w:rPr>
          <w:rFonts w:ascii="Arial" w:cs="Arial" w:eastAsia="Arial" w:hAnsi="Arial"/>
          <w:rtl w:val="0"/>
        </w:rPr>
        <w:t xml:space="preserve">UTF-8 Encoded String. </w:t>
      </w:r>
      <w:r w:rsidDel="00000000" w:rsidR="00000000" w:rsidRPr="00000000">
        <w:rPr>
          <w:rtl w:val="0"/>
        </w:rPr>
        <w:t xml:space="preserve">The existence or absence of this field is inferred from the Packet length.</w:t>
      </w:r>
      <w:r w:rsidDel="00000000" w:rsidR="00000000" w:rsidRPr="00000000">
        <w:rPr>
          <w:rtl w:val="0"/>
        </w:rPr>
      </w:r>
    </w:p>
    <w:p w:rsidR="00000000" w:rsidDel="00000000" w:rsidP="00000000" w:rsidRDefault="00000000" w:rsidRPr="00000000" w14:paraId="000006E4">
      <w:pPr>
        <w:pStyle w:val="Heading3"/>
        <w:keepNext w:val="0"/>
        <w:pBdr>
          <w:top w:color="auto" w:space="0" w:sz="0" w:val="none"/>
        </w:pBdr>
        <w:spacing w:after="80" w:before="280" w:line="248.00000000000006" w:lineRule="auto"/>
        <w:ind w:left="-15" w:firstLine="0"/>
        <w:jc w:val="both"/>
        <w:rPr/>
      </w:pPr>
      <w:bookmarkStart w:colFirst="0" w:colLast="0" w:name="_heading=h.yu0e4zurjnhj" w:id="189"/>
      <w:bookmarkEnd w:id="189"/>
      <w:r w:rsidDel="00000000" w:rsidR="00000000" w:rsidRPr="00000000">
        <w:rPr>
          <w:rtl w:val="0"/>
        </w:rPr>
        <w:t xml:space="preserve">3.9.6 UNSUBSCRIBE Actions</w:t>
      </w:r>
    </w:p>
    <w:p w:rsidR="00000000" w:rsidDel="00000000" w:rsidP="00000000" w:rsidRDefault="00000000" w:rsidRPr="00000000" w14:paraId="000006E5">
      <w:pPr>
        <w:spacing w:after="240" w:before="240" w:line="248.00000000000006"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If a Topic Alias is used in an UNSUBSCRIBE request, it MUST be translated to its equivalent Topic Name before any other action takes place</w:t>
      </w:r>
      <w:r w:rsidDel="00000000" w:rsidR="00000000" w:rsidRPr="00000000">
        <w:rPr>
          <w:highlight w:val="yellow"/>
          <w:rtl w:val="0"/>
        </w:rPr>
        <w:t xml:space="preserve"> </w:t>
      </w:r>
      <w:r w:rsidDel="00000000" w:rsidR="00000000" w:rsidRPr="00000000">
        <w:rPr>
          <w:color w:val="ff0000"/>
          <w:rtl w:val="0"/>
        </w:rPr>
        <w:t xml:space="preserve">[MQTT-SN-3.9.6-1]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E6">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w:t>
      </w:r>
      <w:r w:rsidDel="00000000" w:rsidR="00000000" w:rsidRPr="00000000">
        <w:rPr>
          <w:rFonts w:ascii="Arial" w:cs="Arial" w:eastAsia="Arial" w:hAnsi="Arial"/>
          <w:highlight w:val="yellow"/>
          <w:rtl w:val="0"/>
        </w:rPr>
        <w:t xml:space="preserve">Topic Filter</w:t>
      </w:r>
      <w:r w:rsidDel="00000000" w:rsidR="00000000" w:rsidRPr="00000000">
        <w:rPr>
          <w:rFonts w:ascii="Arial" w:cs="Arial" w:eastAsia="Arial" w:hAnsi="Arial"/>
          <w:highlight w:val="yellow"/>
          <w:rtl w:val="0"/>
        </w:rPr>
        <w:t xml:space="preserve"> (whether it contains wildcards or not) supplied in an UNSUBSCRIBE packet MUST be compared character-by-character with the current set of Topic Filters held by the Server for the Client. If any filter matches exactly then its owning Subscription MUST be deleted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[MQTT-SN-3.9.6-2]</w:t>
      </w:r>
      <w:r w:rsidDel="00000000" w:rsidR="00000000" w:rsidRPr="00000000">
        <w:rPr>
          <w:rFonts w:ascii="Arial" w:cs="Arial" w:eastAsia="Arial" w:hAnsi="Arial"/>
          <w:rtl w:val="0"/>
        </w:rPr>
        <w:t xml:space="preserve">, otherwise no additional processing occurs. </w:t>
      </w:r>
    </w:p>
    <w:p w:rsidR="00000000" w:rsidDel="00000000" w:rsidP="00000000" w:rsidRDefault="00000000" w:rsidRPr="00000000" w14:paraId="000006E7">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When a Server receives UNSUBSCRIBE </w:t>
      </w:r>
      <w:r w:rsidDel="00000000" w:rsidR="00000000" w:rsidRPr="00000000">
        <w:rPr>
          <w:rFonts w:ascii="Arial" w:cs="Arial" w:eastAsia="Arial" w:hAnsi="Arial"/>
          <w:rtl w:val="0"/>
        </w:rPr>
        <w:t xml:space="preserve">:</w:t>
      </w:r>
    </w:p>
    <w:p w:rsidR="00000000" w:rsidDel="00000000" w:rsidP="00000000" w:rsidRDefault="00000000" w:rsidRPr="00000000" w14:paraId="000006E8">
      <w:pPr>
        <w:numPr>
          <w:ilvl w:val="0"/>
          <w:numId w:val="56"/>
        </w:numPr>
        <w:spacing w:after="0" w:afterAutospacing="0" w:before="0" w:line="248.00000000000006"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It MUST stop adding any new Application Messages which match the </w:t>
      </w:r>
      <w:r w:rsidDel="00000000" w:rsidR="00000000" w:rsidRPr="00000000">
        <w:rPr>
          <w:rFonts w:ascii="Arial" w:cs="Arial" w:eastAsia="Arial" w:hAnsi="Arial"/>
          <w:highlight w:val="yellow"/>
          <w:rtl w:val="0"/>
        </w:rPr>
        <w:t xml:space="preserve">Topic Filters</w:t>
      </w:r>
      <w:r w:rsidDel="00000000" w:rsidR="00000000" w:rsidRPr="00000000">
        <w:rPr>
          <w:rFonts w:ascii="Arial" w:cs="Arial" w:eastAsia="Arial" w:hAnsi="Arial"/>
          <w:highlight w:val="yellow"/>
          <w:rtl w:val="0"/>
        </w:rPr>
        <w:t xml:space="preserve">, for delivery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[MQTT-SN-3.9.6-3]</w:t>
      </w:r>
      <w:r w:rsidDel="00000000" w:rsidR="00000000" w:rsidRPr="00000000">
        <w:rPr>
          <w:rFonts w:ascii="Arial" w:cs="Arial" w:eastAsia="Arial" w:hAnsi="Arial"/>
          <w:rtl w:val="0"/>
        </w:rPr>
        <w:t xml:space="preserve">.</w:t>
      </w:r>
    </w:p>
    <w:p w:rsidR="00000000" w:rsidDel="00000000" w:rsidP="00000000" w:rsidRDefault="00000000" w:rsidRPr="00000000" w14:paraId="000006E9">
      <w:pPr>
        <w:numPr>
          <w:ilvl w:val="0"/>
          <w:numId w:val="56"/>
        </w:numPr>
        <w:spacing w:after="0" w:afterAutospacing="0" w:before="0" w:line="248.00000000000006"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It MUST complete the delivery of any QoS 1 or QoS 2 Application Messages which match the </w:t>
      </w:r>
      <w:r w:rsidDel="00000000" w:rsidR="00000000" w:rsidRPr="00000000">
        <w:rPr>
          <w:rFonts w:ascii="Arial" w:cs="Arial" w:eastAsia="Arial" w:hAnsi="Arial"/>
          <w:highlight w:val="yellow"/>
          <w:rtl w:val="0"/>
        </w:rPr>
        <w:t xml:space="preserve">Topic Filters</w:t>
      </w:r>
      <w:r w:rsidDel="00000000" w:rsidR="00000000" w:rsidRPr="00000000">
        <w:rPr>
          <w:rFonts w:ascii="Arial" w:cs="Arial" w:eastAsia="Arial" w:hAnsi="Arial"/>
          <w:highlight w:val="yellow"/>
          <w:rtl w:val="0"/>
        </w:rPr>
        <w:t xml:space="preserve"> and it has started to send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[MQTT-SN-3.9.6-4]</w:t>
      </w:r>
      <w:r w:rsidDel="00000000" w:rsidR="00000000" w:rsidRPr="00000000">
        <w:rPr>
          <w:rFonts w:ascii="Arial" w:cs="Arial" w:eastAsia="Arial" w:hAnsi="Arial"/>
          <w:rtl w:val="0"/>
        </w:rPr>
        <w:t xml:space="preserve">.</w:t>
      </w:r>
    </w:p>
    <w:p w:rsidR="00000000" w:rsidDel="00000000" w:rsidP="00000000" w:rsidRDefault="00000000" w:rsidRPr="00000000" w14:paraId="000006EA">
      <w:pPr>
        <w:numPr>
          <w:ilvl w:val="0"/>
          <w:numId w:val="56"/>
        </w:numPr>
        <w:spacing w:after="240" w:before="0" w:line="248.00000000000006" w:lineRule="auto"/>
        <w:ind w:left="720" w:right="0" w:hanging="360"/>
        <w:rPr>
          <w:rFonts w:ascii="Arial" w:cs="Arial" w:eastAsia="Arial" w:hAnsi="Arial"/>
          <w:shd w:fill="auto" w:val="clear"/>
        </w:rPr>
      </w:pPr>
      <w:r w:rsidDel="00000000" w:rsidR="00000000" w:rsidRPr="00000000">
        <w:rPr>
          <w:rFonts w:ascii="Arial" w:cs="Arial" w:eastAsia="Arial" w:hAnsi="Arial"/>
          <w:shd w:fill="auto" w:val="clear"/>
          <w:rtl w:val="0"/>
        </w:rPr>
        <w:t xml:space="preserve">It MAY continue to deliver any existing Application Messages </w:t>
      </w:r>
      <w:r w:rsidDel="00000000" w:rsidR="00000000" w:rsidRPr="00000000">
        <w:rPr>
          <w:rFonts w:ascii="Arial" w:cs="Arial" w:eastAsia="Arial" w:hAnsi="Arial"/>
          <w:shd w:fill="auto" w:val="clear"/>
          <w:rtl w:val="0"/>
        </w:rPr>
        <w:t xml:space="preserve">which match the </w:t>
      </w:r>
      <w:r w:rsidDel="00000000" w:rsidR="00000000" w:rsidRPr="00000000">
        <w:rPr>
          <w:rFonts w:ascii="Arial" w:cs="Arial" w:eastAsia="Arial" w:hAnsi="Arial"/>
          <w:shd w:fill="auto" w:val="clear"/>
          <w:rtl w:val="0"/>
        </w:rPr>
        <w:t xml:space="preserve">Topic Filters </w:t>
      </w:r>
      <w:r w:rsidDel="00000000" w:rsidR="00000000" w:rsidRPr="00000000">
        <w:rPr>
          <w:rFonts w:ascii="Arial" w:cs="Arial" w:eastAsia="Arial" w:hAnsi="Arial"/>
          <w:shd w:fill="auto" w:val="clear"/>
          <w:rtl w:val="0"/>
        </w:rPr>
        <w:t xml:space="preserve">buffered for delivery to the Client.</w:t>
      </w:r>
    </w:p>
    <w:p w:rsidR="00000000" w:rsidDel="00000000" w:rsidP="00000000" w:rsidRDefault="00000000" w:rsidRPr="00000000" w14:paraId="000006EB">
      <w:pPr>
        <w:spacing w:after="240" w:before="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Server MUST respond to an UNSUBSCRIBE request by sending an UNSUBACK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[MQTT-3.9.6-5]</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The UNSUBACK packet MUST have the same Packet Identifier as the UNSUBSCRIBE packet. Even where no Topic Subscriptions are deleted, the Server MUST respond with an UNSUBACK</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[MQTT-3.9.6-6]</w:t>
      </w:r>
      <w:r w:rsidDel="00000000" w:rsidR="00000000" w:rsidRPr="00000000">
        <w:rPr>
          <w:rFonts w:ascii="Arial" w:cs="Arial" w:eastAsia="Arial" w:hAnsi="Arial"/>
          <w:rtl w:val="0"/>
        </w:rPr>
        <w:t xml:space="preserve">.</w:t>
      </w:r>
    </w:p>
    <w:p w:rsidR="00000000" w:rsidDel="00000000" w:rsidP="00000000" w:rsidRDefault="00000000" w:rsidRPr="00000000" w14:paraId="000006EC">
      <w:pPr>
        <w:pStyle w:val="Heading2"/>
        <w:keepLines w:val="1"/>
        <w:spacing w:after="48" w:before="0" w:line="259" w:lineRule="auto"/>
        <w:ind w:left="0" w:firstLine="0"/>
        <w:rPr>
          <w:rFonts w:ascii="Arial" w:cs="Arial" w:eastAsia="Arial" w:hAnsi="Arial"/>
        </w:rPr>
      </w:pPr>
      <w:bookmarkStart w:colFirst="0" w:colLast="0" w:name="_heading=h.3abhhcj" w:id="190"/>
      <w:bookmarkEnd w:id="190"/>
      <w:r w:rsidDel="00000000" w:rsidR="00000000" w:rsidRPr="00000000">
        <w:rPr>
          <w:rtl w:val="0"/>
        </w:rPr>
        <w:t xml:space="preserve">3.10 </w:t>
      </w:r>
      <w:r w:rsidDel="00000000" w:rsidR="00000000" w:rsidRPr="00000000">
        <w:rPr>
          <w:rFonts w:ascii="Arial" w:cs="Arial" w:eastAsia="Arial" w:hAnsi="Arial"/>
          <w:rtl w:val="0"/>
        </w:rPr>
        <w:t xml:space="preserve">UNSUBACK - Unsubscribe Acknowledgement</w:t>
      </w:r>
    </w:p>
    <w:p w:rsidR="00000000" w:rsidDel="00000000" w:rsidP="00000000" w:rsidRDefault="00000000" w:rsidRPr="00000000" w14:paraId="000006ED">
      <w:pPr>
        <w:rPr/>
      </w:pPr>
      <w:r w:rsidDel="00000000" w:rsidR="00000000" w:rsidRPr="00000000">
        <w:rPr>
          <w:i w:val="1"/>
          <w:sz w:val="19"/>
          <w:szCs w:val="19"/>
          <w:rtl w:val="0"/>
        </w:rPr>
        <w:t xml:space="preserve">Figure 3-20 – UNSUBACK Packet</w:t>
      </w:r>
      <w:r w:rsidDel="00000000" w:rsidR="00000000" w:rsidRPr="00000000">
        <w:rPr>
          <w:rtl w:val="0"/>
        </w:rPr>
      </w:r>
    </w:p>
    <w:p w:rsidR="00000000" w:rsidDel="00000000" w:rsidP="00000000" w:rsidRDefault="00000000" w:rsidRPr="00000000" w14:paraId="000006EE">
      <w:pPr>
        <w:spacing w:after="144" w:lineRule="auto"/>
        <w:ind w:left="-15" w:right="4" w:firstLine="0"/>
        <w:rPr>
          <w:rFonts w:ascii="Arial" w:cs="Arial" w:eastAsia="Arial" w:hAnsi="Arial"/>
        </w:rPr>
      </w:pPr>
      <w:r w:rsidDel="00000000" w:rsidR="00000000" w:rsidRPr="00000000">
        <w:rPr/>
        <w:drawing>
          <wp:inline distB="114300" distT="114300" distL="114300" distR="114300">
            <wp:extent cx="5943600" cy="1168400"/>
            <wp:effectExtent b="0" l="0" r="0" t="0"/>
            <wp:docPr id="33" name="image4.png"/>
            <a:graphic>
              <a:graphicData uri="http://schemas.openxmlformats.org/drawingml/2006/picture">
                <pic:pic>
                  <pic:nvPicPr>
                    <pic:cNvPr id="0" name="image4.png"/>
                    <pic:cNvPicPr preferRelativeResize="0"/>
                  </pic:nvPicPr>
                  <pic:blipFill>
                    <a:blip r:embed="rId74"/>
                    <a:srcRect b="260" l="0" r="0" t="26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6EF">
      <w:pPr>
        <w:spacing w:after="144" w:lineRule="auto"/>
        <w:ind w:left="-15" w:right="4" w:firstLine="0"/>
        <w:rPr>
          <w:rFonts w:ascii="Arial" w:cs="Arial" w:eastAsia="Arial" w:hAnsi="Arial"/>
        </w:rPr>
      </w:pPr>
      <w:r w:rsidDel="00000000" w:rsidR="00000000" w:rsidRPr="00000000">
        <w:rPr>
          <w:rFonts w:ascii="Arial" w:cs="Arial" w:eastAsia="Arial" w:hAnsi="Arial"/>
          <w:rtl w:val="0"/>
        </w:rPr>
        <w:t xml:space="preserve">An UNSUBACK packet is sent by a </w:t>
      </w:r>
      <w:r w:rsidDel="00000000" w:rsidR="00000000" w:rsidRPr="00000000">
        <w:rPr>
          <w:rtl w:val="0"/>
        </w:rPr>
        <w:t xml:space="preserve">Server</w:t>
      </w:r>
      <w:r w:rsidDel="00000000" w:rsidR="00000000" w:rsidRPr="00000000">
        <w:rPr>
          <w:rFonts w:ascii="Arial" w:cs="Arial" w:eastAsia="Arial" w:hAnsi="Arial"/>
          <w:rtl w:val="0"/>
        </w:rPr>
        <w:t xml:space="preserve"> to acknowledge the receipt and processing of an UNSUBSCRIBE packet.</w:t>
      </w:r>
    </w:p>
    <w:p w:rsidR="00000000" w:rsidDel="00000000" w:rsidP="00000000" w:rsidRDefault="00000000" w:rsidRPr="00000000" w14:paraId="000006F0">
      <w:pPr>
        <w:pStyle w:val="Heading3"/>
        <w:ind w:left="0" w:firstLine="0"/>
        <w:rPr/>
      </w:pPr>
      <w:bookmarkStart w:colFirst="0" w:colLast="0" w:name="_heading=h.1pgrrkc" w:id="191"/>
      <w:bookmarkEnd w:id="191"/>
      <w:r w:rsidDel="00000000" w:rsidR="00000000" w:rsidRPr="00000000">
        <w:rPr>
          <w:rtl w:val="0"/>
        </w:rPr>
        <w:t xml:space="preserve">3.10.1 UNSUBACK Header</w:t>
      </w:r>
    </w:p>
    <w:p w:rsidR="00000000" w:rsidDel="00000000" w:rsidP="00000000" w:rsidRDefault="00000000" w:rsidRPr="00000000" w14:paraId="000006F1">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F2">
      <w:pPr>
        <w:pStyle w:val="Heading3"/>
        <w:ind w:left="0" w:firstLine="0"/>
        <w:rPr/>
      </w:pPr>
      <w:bookmarkStart w:colFirst="0" w:colLast="0" w:name="_heading=h.49gfa85" w:id="192"/>
      <w:bookmarkEnd w:id="192"/>
      <w:r w:rsidDel="00000000" w:rsidR="00000000" w:rsidRPr="00000000">
        <w:rPr>
          <w:rtl w:val="0"/>
        </w:rPr>
        <w:t xml:space="preserve">3.10.2 Packet Identifier</w:t>
      </w:r>
    </w:p>
    <w:p w:rsidR="00000000" w:rsidDel="00000000" w:rsidP="00000000" w:rsidRDefault="00000000" w:rsidRPr="00000000" w14:paraId="000006F3">
      <w:pPr>
        <w:spacing w:after="295"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UNSUBSCRIBE packet being acknowledged.</w:t>
      </w:r>
    </w:p>
    <w:p w:rsidR="00000000" w:rsidDel="00000000" w:rsidP="00000000" w:rsidRDefault="00000000" w:rsidRPr="00000000" w14:paraId="000006F4">
      <w:pPr>
        <w:pStyle w:val="Heading3"/>
        <w:ind w:left="0" w:firstLine="0"/>
        <w:rPr/>
      </w:pPr>
      <w:bookmarkStart w:colFirst="0" w:colLast="0" w:name="_heading=h.2olpkfy" w:id="193"/>
      <w:bookmarkEnd w:id="193"/>
      <w:r w:rsidDel="00000000" w:rsidR="00000000" w:rsidRPr="00000000">
        <w:rPr>
          <w:rtl w:val="0"/>
        </w:rPr>
        <w:t xml:space="preserve">3.10.3 Reason Code</w:t>
      </w:r>
    </w:p>
    <w:p w:rsidR="00000000" w:rsidDel="00000000" w:rsidP="00000000" w:rsidRDefault="00000000" w:rsidRPr="00000000" w14:paraId="000006F5">
      <w:pPr>
        <w:spacing w:after="174" w:before="0" w:line="248.00000000000006" w:lineRule="auto"/>
        <w:rPr/>
      </w:pPr>
      <w:r w:rsidDel="00000000" w:rsidR="00000000" w:rsidRPr="00000000">
        <w:rPr>
          <w:rtl w:val="0"/>
        </w:rPr>
        <w:t xml:space="preserve">The Reason Code for the UNSUBACK packet is optional - its existence is inferred from the Packet length. If not provided, 0x00 (Success) is assumed. </w:t>
      </w:r>
    </w:p>
    <w:p w:rsidR="00000000" w:rsidDel="00000000" w:rsidP="00000000" w:rsidRDefault="00000000" w:rsidRPr="00000000" w14:paraId="000006F6">
      <w:pPr>
        <w:spacing w:after="174" w:before="0" w:line="248.00000000000006" w:lineRule="auto"/>
        <w:ind w:right="4"/>
        <w:rPr>
          <w:color w:val="000000"/>
        </w:rPr>
      </w:pPr>
      <w:r w:rsidDel="00000000" w:rsidR="00000000" w:rsidRPr="00000000">
        <w:rPr>
          <w:rFonts w:ascii="Arial" w:cs="Arial" w:eastAsia="Arial" w:hAnsi="Arial"/>
          <w:rtl w:val="0"/>
        </w:rPr>
        <w:t xml:space="preserve">The UNSUBACK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rFonts w:ascii="Arial" w:cs="Arial" w:eastAsia="Arial" w:hAnsi="Arial"/>
          <w:highlight w:val="yellow"/>
          <w:rtl w:val="0"/>
        </w:rPr>
        <w:t xml:space="preserve">The Server sending the UNSUBACK P</w:t>
      </w:r>
      <w:r w:rsidDel="00000000" w:rsidR="00000000" w:rsidRPr="00000000">
        <w:rPr>
          <w:highlight w:val="yellow"/>
          <w:rtl w:val="0"/>
        </w:rPr>
        <w:t xml:space="preserve">a</w:t>
      </w:r>
      <w:r w:rsidDel="00000000" w:rsidR="00000000" w:rsidRPr="00000000">
        <w:rPr>
          <w:rFonts w:ascii="Arial" w:cs="Arial" w:eastAsia="Arial" w:hAnsi="Arial"/>
          <w:highlight w:val="yellow"/>
          <w:rtl w:val="0"/>
        </w:rPr>
        <w:t xml:space="preserve">cket MUST use one of the UNSUBACK Reason Codes</w:t>
      </w:r>
      <w:r w:rsidDel="00000000" w:rsidR="00000000" w:rsidRPr="00000000">
        <w:rPr>
          <w:highlight w:val="yellow"/>
          <w:rtl w:val="0"/>
        </w:rPr>
        <w:t xml:space="preserve"> </w:t>
      </w:r>
      <w:r w:rsidDel="00000000" w:rsidR="00000000" w:rsidRPr="00000000">
        <w:rPr>
          <w:color w:val="ff0000"/>
          <w:rtl w:val="0"/>
        </w:rPr>
        <w:t xml:space="preserve">[MQTT-SN-3.10.3-1]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F7">
      <w:pPr>
        <w:pStyle w:val="Heading2"/>
        <w:keepLines w:val="1"/>
        <w:spacing w:after="77" w:before="0" w:line="259" w:lineRule="auto"/>
        <w:ind w:left="0" w:firstLine="0"/>
        <w:rPr>
          <w:rFonts w:ascii="Arial" w:cs="Arial" w:eastAsia="Arial" w:hAnsi="Arial"/>
        </w:rPr>
      </w:pPr>
      <w:bookmarkStart w:colFirst="0" w:colLast="0" w:name="_heading=h.13qzunr" w:id="194"/>
      <w:bookmarkEnd w:id="194"/>
      <w:r w:rsidDel="00000000" w:rsidR="00000000" w:rsidRPr="00000000">
        <w:rPr>
          <w:rtl w:val="0"/>
        </w:rPr>
        <w:t xml:space="preserve">3.11 </w:t>
      </w:r>
      <w:r w:rsidDel="00000000" w:rsidR="00000000" w:rsidRPr="00000000">
        <w:rPr>
          <w:rFonts w:ascii="Arial" w:cs="Arial" w:eastAsia="Arial" w:hAnsi="Arial"/>
          <w:rtl w:val="0"/>
        </w:rPr>
        <w:t xml:space="preserve">PINGREQ - Ping Request</w:t>
      </w:r>
    </w:p>
    <w:p w:rsidR="00000000" w:rsidDel="00000000" w:rsidP="00000000" w:rsidRDefault="00000000" w:rsidRPr="00000000" w14:paraId="000006F8">
      <w:pPr>
        <w:rPr/>
      </w:pPr>
      <w:r w:rsidDel="00000000" w:rsidR="00000000" w:rsidRPr="00000000">
        <w:rPr>
          <w:i w:val="1"/>
          <w:sz w:val="19"/>
          <w:szCs w:val="19"/>
          <w:rtl w:val="0"/>
        </w:rPr>
        <w:t xml:space="preserve">Figure 3-21 – PINGREQ Packet</w:t>
      </w:r>
      <w:r w:rsidDel="00000000" w:rsidR="00000000" w:rsidRPr="00000000">
        <w:rPr>
          <w:rtl w:val="0"/>
        </w:rPr>
      </w:r>
    </w:p>
    <w:p w:rsidR="00000000" w:rsidDel="00000000" w:rsidP="00000000" w:rsidRDefault="00000000" w:rsidRPr="00000000" w14:paraId="000006F9">
      <w:pPr>
        <w:ind w:left="-15" w:right="4" w:firstLine="0"/>
        <w:rPr>
          <w:color w:val="000000"/>
          <w:sz w:val="20"/>
          <w:szCs w:val="20"/>
          <w:u w:val="single"/>
          <w:shd w:fill="auto" w:val="clear"/>
        </w:rPr>
      </w:pPr>
      <w:r w:rsidDel="00000000" w:rsidR="00000000" w:rsidRPr="00000000">
        <w:rPr>
          <w:color w:val="000000"/>
          <w:sz w:val="20"/>
          <w:szCs w:val="20"/>
          <w:u w:val="single"/>
          <w:shd w:fill="auto" w:val="clear"/>
        </w:rPr>
        <w:drawing>
          <wp:inline distB="114300" distT="114300" distL="114300" distR="114300">
            <wp:extent cx="5943600" cy="1092200"/>
            <wp:effectExtent b="0" l="0" r="0" t="0"/>
            <wp:docPr id="64" name="image41.png"/>
            <a:graphic>
              <a:graphicData uri="http://schemas.openxmlformats.org/drawingml/2006/picture">
                <pic:pic>
                  <pic:nvPicPr>
                    <pic:cNvPr id="0" name="image41.png"/>
                    <pic:cNvPicPr preferRelativeResize="0"/>
                  </pic:nvPicPr>
                  <pic:blipFill>
                    <a:blip r:embed="rId78"/>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6FA">
      <w:pPr>
        <w:spacing w:after="240" w:before="240" w:lineRule="auto"/>
        <w:ind w:left="0" w:right="0" w:firstLine="0"/>
        <w:rPr>
          <w:rFonts w:ascii="Arial" w:cs="Arial" w:eastAsia="Arial" w:hAnsi="Arial"/>
        </w:rPr>
      </w:pPr>
      <w:r w:rsidDel="00000000" w:rsidR="00000000" w:rsidRPr="00000000">
        <w:rPr>
          <w:rtl w:val="0"/>
        </w:rPr>
        <w:t xml:space="preserve">The PINGREQ packet is sent from a Client to the Server. It can be used to: </w:t>
      </w:r>
      <w:r w:rsidDel="00000000" w:rsidR="00000000" w:rsidRPr="00000000">
        <w:rPr>
          <w:rtl w:val="0"/>
        </w:rPr>
      </w:r>
    </w:p>
    <w:p w:rsidR="00000000" w:rsidDel="00000000" w:rsidP="00000000" w:rsidRDefault="00000000" w:rsidRPr="00000000" w14:paraId="000006FB">
      <w:pPr>
        <w:numPr>
          <w:ilvl w:val="0"/>
          <w:numId w:val="12"/>
        </w:numPr>
        <w:spacing w:after="0" w:afterAutospacing="0" w:before="240" w:lineRule="auto"/>
        <w:ind w:left="720" w:right="0" w:hanging="360"/>
        <w:rPr>
          <w:rFonts w:ascii="Arial" w:cs="Arial" w:eastAsia="Arial" w:hAnsi="Arial"/>
          <w:u w:val="none"/>
        </w:rPr>
      </w:pPr>
      <w:r w:rsidDel="00000000" w:rsidR="00000000" w:rsidRPr="00000000">
        <w:rPr>
          <w:rFonts w:ascii="Arial" w:cs="Arial" w:eastAsia="Arial" w:hAnsi="Arial"/>
          <w:rtl w:val="0"/>
        </w:rPr>
        <w:t xml:space="preserve">Indicate to the Server that the Client is alive in the absence of any other MQTT-SN Control Packets being sent from the Client to the Server. </w:t>
      </w:r>
      <w:r w:rsidDel="00000000" w:rsidR="00000000" w:rsidRPr="00000000">
        <w:rPr>
          <w:rtl w:val="0"/>
        </w:rPr>
        <w:t xml:space="preserve">For more information refer to </w:t>
      </w:r>
      <w:hyperlink w:anchor="_heading=h.4h042r0">
        <w:r w:rsidDel="00000000" w:rsidR="00000000" w:rsidRPr="00000000">
          <w:rPr>
            <w:color w:val="1155cc"/>
            <w:u w:val="single"/>
            <w:rtl w:val="0"/>
          </w:rPr>
          <w:t xml:space="preserve">3.1.6 Keep Alive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6FC">
      <w:pPr>
        <w:numPr>
          <w:ilvl w:val="0"/>
          <w:numId w:val="12"/>
        </w:numPr>
        <w:spacing w:after="0" w:afterAutospacing="0" w:before="0" w:beforeAutospacing="0" w:lineRule="auto"/>
        <w:ind w:left="720" w:right="0" w:hanging="360"/>
        <w:rPr>
          <w:rFonts w:ascii="Arial" w:cs="Arial" w:eastAsia="Arial" w:hAnsi="Arial"/>
          <w:u w:val="none"/>
        </w:rPr>
      </w:pPr>
      <w:r w:rsidDel="00000000" w:rsidR="00000000" w:rsidRPr="00000000">
        <w:rPr>
          <w:rFonts w:ascii="Arial" w:cs="Arial" w:eastAsia="Arial" w:hAnsi="Arial"/>
          <w:rtl w:val="0"/>
        </w:rPr>
        <w:t xml:space="preserve">Request that the Server responds to confirm that it is alive and that </w:t>
      </w:r>
      <w:r w:rsidDel="00000000" w:rsidR="00000000" w:rsidRPr="00000000">
        <w:rPr>
          <w:rtl w:val="0"/>
        </w:rPr>
        <w:t xml:space="preserve">it has a</w:t>
      </w:r>
      <w:r w:rsidDel="00000000" w:rsidR="00000000" w:rsidRPr="00000000">
        <w:rPr>
          <w:rFonts w:ascii="Arial" w:cs="Arial" w:eastAsia="Arial" w:hAnsi="Arial"/>
          <w:rtl w:val="0"/>
        </w:rPr>
        <w:t xml:space="preserve"> V</w:t>
      </w:r>
      <w:r w:rsidDel="00000000" w:rsidR="00000000" w:rsidRPr="00000000">
        <w:rPr>
          <w:rtl w:val="0"/>
        </w:rPr>
        <w:t xml:space="preserve">irtual Connection for the Client</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6FD">
      <w:pPr>
        <w:numPr>
          <w:ilvl w:val="0"/>
          <w:numId w:val="12"/>
        </w:numPr>
        <w:spacing w:after="0" w:afterAutospacing="0" w:before="0" w:beforeAutospacing="0" w:lineRule="auto"/>
        <w:ind w:left="720" w:right="0" w:hanging="360"/>
        <w:rPr>
          <w:rFonts w:ascii="Arial" w:cs="Arial" w:eastAsia="Arial" w:hAnsi="Arial"/>
          <w:u w:val="none"/>
        </w:rPr>
      </w:pPr>
      <w:r w:rsidDel="00000000" w:rsidR="00000000" w:rsidRPr="00000000">
        <w:rPr>
          <w:rFonts w:ascii="Arial" w:cs="Arial" w:eastAsia="Arial" w:hAnsi="Arial"/>
          <w:rtl w:val="0"/>
        </w:rPr>
        <w:t xml:space="preserve">Exercise the network to determi</w:t>
      </w:r>
      <w:r w:rsidDel="00000000" w:rsidR="00000000" w:rsidRPr="00000000">
        <w:rPr>
          <w:rtl w:val="0"/>
        </w:rPr>
        <w:t xml:space="preserve">ne whether</w:t>
      </w:r>
      <w:r w:rsidDel="00000000" w:rsidR="00000000" w:rsidRPr="00000000">
        <w:rPr>
          <w:rFonts w:ascii="Arial" w:cs="Arial" w:eastAsia="Arial" w:hAnsi="Arial"/>
          <w:rtl w:val="0"/>
        </w:rPr>
        <w:t xml:space="preserve"> communications </w:t>
      </w:r>
      <w:r w:rsidDel="00000000" w:rsidR="00000000" w:rsidRPr="00000000">
        <w:rPr>
          <w:rtl w:val="0"/>
        </w:rPr>
        <w:t xml:space="preserve">are working.</w:t>
      </w:r>
    </w:p>
    <w:p w:rsidR="00000000" w:rsidDel="00000000" w:rsidP="00000000" w:rsidRDefault="00000000" w:rsidRPr="00000000" w14:paraId="000006FE">
      <w:pPr>
        <w:numPr>
          <w:ilvl w:val="0"/>
          <w:numId w:val="12"/>
        </w:numPr>
        <w:spacing w:after="240" w:before="0" w:beforeAutospacing="0" w:lineRule="auto"/>
        <w:ind w:left="720" w:right="0" w:hanging="360"/>
        <w:rPr>
          <w:u w:val="none"/>
        </w:rPr>
      </w:pPr>
      <w:r w:rsidDel="00000000" w:rsidR="00000000" w:rsidRPr="00000000">
        <w:rPr>
          <w:rtl w:val="0"/>
        </w:rPr>
        <w:t xml:space="preserve">Inform the Server that the Client has awoken from being Asleep and is now waiting for any queued up Application Messages at the Server to be sent to it. For more information refer to </w:t>
      </w:r>
      <w:hyperlink w:anchor="_heading=h.pj8yyjomhafn">
        <w:r w:rsidDel="00000000" w:rsidR="00000000" w:rsidRPr="00000000">
          <w:rPr>
            <w:color w:val="1155cc"/>
            <w:u w:val="single"/>
            <w:rtl w:val="0"/>
          </w:rPr>
          <w:t xml:space="preserve">4.14.2 Sleeping Clients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6FF">
      <w:pPr>
        <w:pStyle w:val="Heading3"/>
        <w:ind w:left="0" w:firstLine="0"/>
        <w:rPr/>
      </w:pPr>
      <w:bookmarkStart w:colFirst="0" w:colLast="0" w:name="_heading=h.3nqndbk" w:id="195"/>
      <w:bookmarkEnd w:id="195"/>
      <w:r w:rsidDel="00000000" w:rsidR="00000000" w:rsidRPr="00000000">
        <w:rPr>
          <w:rtl w:val="0"/>
        </w:rPr>
        <w:t xml:space="preserve">3.11.1 PINGREQ Header</w:t>
      </w:r>
    </w:p>
    <w:p w:rsidR="00000000" w:rsidDel="00000000" w:rsidP="00000000" w:rsidRDefault="00000000" w:rsidRPr="00000000" w14:paraId="0000070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01">
      <w:pPr>
        <w:pStyle w:val="Heading3"/>
        <w:ind w:left="0" w:firstLine="0"/>
        <w:rPr/>
      </w:pPr>
      <w:bookmarkStart w:colFirst="0" w:colLast="0" w:name="_heading=h.sqbpplpqb01e" w:id="196"/>
      <w:bookmarkEnd w:id="196"/>
      <w:r w:rsidDel="00000000" w:rsidR="00000000" w:rsidRPr="00000000">
        <w:rPr>
          <w:rtl w:val="0"/>
        </w:rPr>
        <w:t xml:space="preserve">3.11.2 Packet Identifier</w:t>
      </w:r>
    </w:p>
    <w:p w:rsidR="00000000" w:rsidDel="00000000" w:rsidP="00000000" w:rsidRDefault="00000000" w:rsidRPr="00000000" w14:paraId="00000702">
      <w:pPr>
        <w:spacing w:after="174" w:before="0" w:line="248.00000000000006" w:lineRule="auto"/>
        <w:ind w:right="990"/>
        <w:jc w:val="both"/>
        <w:rPr/>
      </w:pPr>
      <w:r w:rsidDel="00000000" w:rsidR="00000000" w:rsidRPr="00000000">
        <w:rPr>
          <w:rFonts w:ascii="Arial" w:cs="Arial" w:eastAsia="Arial" w:hAnsi="Arial"/>
          <w:rtl w:val="0"/>
        </w:rPr>
        <w:t xml:space="preserve">Used to identify the corresponding PINGRESP packet. It should ideally be set to a random Two Byte Integer value.</w:t>
      </w:r>
      <w:r w:rsidDel="00000000" w:rsidR="00000000" w:rsidRPr="00000000">
        <w:rPr>
          <w:rtl w:val="0"/>
        </w:rPr>
      </w:r>
    </w:p>
    <w:p w:rsidR="00000000" w:rsidDel="00000000" w:rsidP="00000000" w:rsidRDefault="00000000" w:rsidRPr="00000000" w14:paraId="00000703">
      <w:pPr>
        <w:pStyle w:val="Heading3"/>
        <w:keepNext w:val="0"/>
        <w:pBdr>
          <w:top w:color="auto" w:space="0" w:sz="0" w:val="none"/>
        </w:pBdr>
        <w:spacing w:after="80" w:before="280" w:lineRule="auto"/>
        <w:ind w:left="-15" w:firstLine="0"/>
        <w:rPr/>
      </w:pPr>
      <w:bookmarkStart w:colFirst="0" w:colLast="0" w:name="_heading=h.1bpzu4dgtzqz" w:id="197"/>
      <w:bookmarkEnd w:id="197"/>
      <w:r w:rsidDel="00000000" w:rsidR="00000000" w:rsidRPr="00000000">
        <w:rPr>
          <w:rtl w:val="0"/>
        </w:rPr>
        <w:t xml:space="preserve">3.11.3 PINGREQ Actions</w:t>
      </w:r>
    </w:p>
    <w:p w:rsidR="00000000" w:rsidDel="00000000" w:rsidP="00000000" w:rsidRDefault="00000000" w:rsidRPr="00000000" w14:paraId="00000704">
      <w:pPr>
        <w:spacing w:after="240" w:before="240" w:lineRule="auto"/>
        <w:ind w:left="0" w:right="0" w:firstLine="0"/>
        <w:rPr>
          <w:color w:val="000000"/>
          <w:highlight w:val="yellow"/>
        </w:rPr>
      </w:pPr>
      <w:r w:rsidDel="00000000" w:rsidR="00000000" w:rsidRPr="00000000">
        <w:rPr>
          <w:rFonts w:ascii="Arial" w:cs="Arial" w:eastAsia="Arial" w:hAnsi="Arial"/>
          <w:color w:val="000000"/>
          <w:highlight w:val="yellow"/>
          <w:rtl w:val="0"/>
        </w:rPr>
        <w:t xml:space="preserve">The Server MUST send a PINGRESP packet in response to a PINGREQ packet if it has a Virtual Connection for the sending </w:t>
      </w:r>
      <w:r w:rsidDel="00000000" w:rsidR="00000000" w:rsidRPr="00000000">
        <w:rPr>
          <w:color w:val="000000"/>
          <w:highlight w:val="yellow"/>
          <w:rtl w:val="0"/>
        </w:rPr>
        <w:t xml:space="preserve">Client</w:t>
      </w:r>
      <w:r w:rsidDel="00000000" w:rsidR="00000000" w:rsidRPr="00000000">
        <w:rPr>
          <w:rFonts w:ascii="Arial" w:cs="Arial" w:eastAsia="Arial" w:hAnsi="Arial"/>
          <w:color w:val="000000"/>
          <w:highlight w:val="yellow"/>
          <w:rtl w:val="0"/>
        </w:rPr>
        <w:t xml:space="preserve"> </w:t>
      </w:r>
      <w:r w:rsidDel="00000000" w:rsidR="00000000" w:rsidRPr="00000000">
        <w:rPr>
          <w:rFonts w:ascii="Arial" w:cs="Arial" w:eastAsia="Arial" w:hAnsi="Arial"/>
          <w:color w:val="ff0000"/>
          <w:rtl w:val="0"/>
        </w:rPr>
        <w:t xml:space="preserve">[MQTT-SN-3.</w:t>
      </w:r>
      <w:r w:rsidDel="00000000" w:rsidR="00000000" w:rsidRPr="00000000">
        <w:rPr>
          <w:color w:val="ff0000"/>
          <w:rtl w:val="0"/>
        </w:rPr>
        <w:t xml:space="preserve">1</w:t>
      </w:r>
      <w:r w:rsidDel="00000000" w:rsidR="00000000" w:rsidRPr="00000000">
        <w:rPr>
          <w:rFonts w:ascii="Arial" w:cs="Arial" w:eastAsia="Arial" w:hAnsi="Arial"/>
          <w:color w:val="ff0000"/>
          <w:rtl w:val="0"/>
        </w:rPr>
        <w:t xml:space="preserve">1.3-1]</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705">
      <w:pPr>
        <w:spacing w:after="240" w:before="240" w:lineRule="auto"/>
        <w:ind w:left="0" w:right="0" w:firstLine="0"/>
        <w:rPr>
          <w:color w:val="000000"/>
        </w:rPr>
      </w:pPr>
      <w:r w:rsidDel="00000000" w:rsidR="00000000" w:rsidRPr="00000000">
        <w:rPr>
          <w:color w:val="000000"/>
          <w:highlight w:val="yellow"/>
          <w:rtl w:val="0"/>
        </w:rPr>
        <w:t xml:space="preserve">The Server MAY send a DISCONNECT packet in response to a PINGREQ packet if it does not have a Virtual Connection for the sending Client </w:t>
      </w:r>
      <w:r w:rsidDel="00000000" w:rsidR="00000000" w:rsidRPr="00000000">
        <w:rPr>
          <w:color w:val="ff0000"/>
          <w:rtl w:val="0"/>
        </w:rPr>
        <w:t xml:space="preserve">[MQTT-SN-3.11.3-2]</w:t>
      </w:r>
      <w:r w:rsidDel="00000000" w:rsidR="00000000" w:rsidRPr="00000000">
        <w:rPr>
          <w:color w:val="000000"/>
          <w:rtl w:val="0"/>
        </w:rPr>
        <w:t xml:space="preserve">.</w:t>
      </w:r>
    </w:p>
    <w:p w:rsidR="00000000" w:rsidDel="00000000" w:rsidP="00000000" w:rsidRDefault="00000000" w:rsidRPr="00000000" w14:paraId="00000706">
      <w:pPr>
        <w:spacing w:after="240" w:before="240" w:lineRule="auto"/>
        <w:ind w:left="0" w:right="0" w:firstLine="0"/>
        <w:rPr>
          <w:color w:val="000000"/>
        </w:rPr>
      </w:pPr>
      <w:r w:rsidDel="00000000" w:rsidR="00000000" w:rsidRPr="00000000">
        <w:rPr>
          <w:color w:val="000000"/>
          <w:highlight w:val="yellow"/>
          <w:rtl w:val="0"/>
        </w:rPr>
        <w:t xml:space="preserve">If the Server sends a DISCONNECT packet in response to a PINGREQ packet because it does not have a Virtual Connection for the sending Client, it MUST use Reason Code 244 - No Virtual Connection Exists </w:t>
      </w:r>
      <w:r w:rsidDel="00000000" w:rsidR="00000000" w:rsidRPr="00000000">
        <w:rPr>
          <w:color w:val="ff0000"/>
          <w:rtl w:val="0"/>
        </w:rPr>
        <w:t xml:space="preserve">[MQTT-SN-3.11.3-3]</w:t>
      </w:r>
      <w:r w:rsidDel="00000000" w:rsidR="00000000" w:rsidRPr="00000000">
        <w:rPr>
          <w:color w:val="000000"/>
          <w:rtl w:val="0"/>
        </w:rPr>
        <w:t xml:space="preserve">.</w:t>
      </w:r>
    </w:p>
    <w:p w:rsidR="00000000" w:rsidDel="00000000" w:rsidP="00000000" w:rsidRDefault="00000000" w:rsidRPr="00000000" w14:paraId="00000707">
      <w:pPr>
        <w:spacing w:after="240" w:before="240" w:lineRule="auto"/>
        <w:ind w:left="0" w:right="0" w:firstLine="0"/>
        <w:rPr>
          <w:color w:val="000000"/>
          <w:highlight w:val="yellow"/>
        </w:rPr>
      </w:pPr>
      <w:r w:rsidDel="00000000" w:rsidR="00000000" w:rsidRPr="00000000">
        <w:rPr>
          <w:color w:val="000000"/>
          <w:highlight w:val="yellow"/>
          <w:rtl w:val="0"/>
        </w:rPr>
        <w:t xml:space="preserve">If the state of the Client associated with the Virtual Connection is Asleep on receipt of the PINGREQ, the Server MUST move the Client to the Awake state, stop the Sleep Duration processing, and start the Retry Timer processing </w:t>
      </w:r>
      <w:r w:rsidDel="00000000" w:rsidR="00000000" w:rsidRPr="00000000">
        <w:rPr>
          <w:color w:val="ff0000"/>
          <w:rtl w:val="0"/>
        </w:rPr>
        <w:t xml:space="preserve">[MQTT-SN-3.11.3-4]</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708">
      <w:pPr>
        <w:spacing w:after="240" w:before="240" w:lineRule="auto"/>
        <w:ind w:left="0" w:right="0" w:firstLine="0"/>
        <w:rPr>
          <w:color w:val="000000"/>
        </w:rPr>
      </w:pPr>
      <w:r w:rsidDel="00000000" w:rsidR="00000000" w:rsidRPr="00000000">
        <w:rPr>
          <w:color w:val="000000"/>
          <w:highlight w:val="yellow"/>
          <w:rtl w:val="0"/>
        </w:rPr>
        <w:t xml:space="preserve">If the  SLEEPREQ request is granted, the</w:t>
      </w:r>
      <w:r w:rsidDel="00000000" w:rsidR="00000000" w:rsidRPr="00000000">
        <w:rPr>
          <w:color w:val="000000"/>
          <w:highlight w:val="yellow"/>
          <w:rtl w:val="0"/>
        </w:rPr>
        <w:t xml:space="preserve"> Server</w:t>
      </w:r>
      <w:r w:rsidDel="00000000" w:rsidR="00000000" w:rsidRPr="00000000">
        <w:rPr>
          <w:color w:val="000000"/>
          <w:highlight w:val="yellow"/>
          <w:rtl w:val="0"/>
        </w:rPr>
        <w:t xml:space="preserve"> MUST start Sleep Duration processing for the Virtual Connection </w:t>
      </w:r>
      <w:r w:rsidDel="00000000" w:rsidR="00000000" w:rsidRPr="00000000">
        <w:rPr>
          <w:color w:val="ff0000"/>
          <w:rtl w:val="0"/>
        </w:rPr>
        <w:t xml:space="preserve">[MQTT-SN-3.11.3-3]</w:t>
      </w:r>
      <w:r w:rsidDel="00000000" w:rsidR="00000000" w:rsidRPr="00000000">
        <w:rPr>
          <w:color w:val="000000"/>
          <w:rtl w:val="0"/>
        </w:rPr>
        <w:t xml:space="preserve">.</w:t>
      </w:r>
    </w:p>
    <w:p w:rsidR="00000000" w:rsidDel="00000000" w:rsidP="00000000" w:rsidRDefault="00000000" w:rsidRPr="00000000" w14:paraId="00000709">
      <w:pPr>
        <w:pStyle w:val="Heading2"/>
        <w:keepLines w:val="1"/>
        <w:spacing w:after="77" w:before="0" w:line="259" w:lineRule="auto"/>
        <w:ind w:left="0" w:firstLine="0"/>
        <w:rPr>
          <w:rFonts w:ascii="Arial" w:cs="Arial" w:eastAsia="Arial" w:hAnsi="Arial"/>
        </w:rPr>
      </w:pPr>
      <w:bookmarkStart w:colFirst="0" w:colLast="0" w:name="_heading=h.i17xr6" w:id="198"/>
      <w:bookmarkEnd w:id="198"/>
      <w:r w:rsidDel="00000000" w:rsidR="00000000" w:rsidRPr="00000000">
        <w:rPr>
          <w:rtl w:val="0"/>
        </w:rPr>
        <w:t xml:space="preserve">3.12 </w:t>
      </w:r>
      <w:r w:rsidDel="00000000" w:rsidR="00000000" w:rsidRPr="00000000">
        <w:rPr>
          <w:rFonts w:ascii="Arial" w:cs="Arial" w:eastAsia="Arial" w:hAnsi="Arial"/>
          <w:rtl w:val="0"/>
        </w:rPr>
        <w:t xml:space="preserve">PINGRESP - Ping Response</w:t>
      </w:r>
    </w:p>
    <w:p w:rsidR="00000000" w:rsidDel="00000000" w:rsidP="00000000" w:rsidRDefault="00000000" w:rsidRPr="00000000" w14:paraId="0000070A">
      <w:pPr>
        <w:rPr/>
      </w:pPr>
      <w:r w:rsidDel="00000000" w:rsidR="00000000" w:rsidRPr="00000000">
        <w:rPr>
          <w:i w:val="1"/>
          <w:sz w:val="19"/>
          <w:szCs w:val="19"/>
          <w:rtl w:val="0"/>
        </w:rPr>
        <w:t xml:space="preserve">Figure 3-22 – PINGRESP Packet</w:t>
      </w:r>
      <w:r w:rsidDel="00000000" w:rsidR="00000000" w:rsidRPr="00000000">
        <w:rPr>
          <w:rtl w:val="0"/>
        </w:rPr>
      </w:r>
    </w:p>
    <w:p w:rsidR="00000000" w:rsidDel="00000000" w:rsidP="00000000" w:rsidRDefault="00000000" w:rsidRPr="00000000" w14:paraId="0000070B">
      <w:pPr>
        <w:spacing w:after="0" w:lineRule="auto"/>
        <w:ind w:left="-15" w:right="4"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1295400"/>
            <wp:effectExtent b="0" l="0" r="0" t="0"/>
            <wp:docPr id="42" name="image26.png"/>
            <a:graphic>
              <a:graphicData uri="http://schemas.openxmlformats.org/drawingml/2006/picture">
                <pic:pic>
                  <pic:nvPicPr>
                    <pic:cNvPr id="0" name="image26.png"/>
                    <pic:cNvPicPr preferRelativeResize="0"/>
                  </pic:nvPicPr>
                  <pic:blipFill>
                    <a:blip r:embed="rId79"/>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70C">
      <w:pPr>
        <w:spacing w:after="0" w:lineRule="auto"/>
        <w:ind w:left="-15" w:right="4" w:firstLine="0"/>
        <w:rPr/>
      </w:pPr>
      <w:r w:rsidDel="00000000" w:rsidR="00000000" w:rsidRPr="00000000">
        <w:rPr>
          <w:rtl w:val="0"/>
        </w:rPr>
        <w:t xml:space="preserve">A PINGRESP Packet is sent by the Server to the Client in response to a PINGREQ packet. It indicates that the Server is alive.</w:t>
      </w:r>
    </w:p>
    <w:p w:rsidR="00000000" w:rsidDel="00000000" w:rsidP="00000000" w:rsidRDefault="00000000" w:rsidRPr="00000000" w14:paraId="0000070D">
      <w:pPr>
        <w:spacing w:after="0" w:lineRule="auto"/>
        <w:ind w:left="-15" w:right="4" w:firstLine="0"/>
        <w:rPr/>
      </w:pPr>
      <w:r w:rsidDel="00000000" w:rsidR="00000000" w:rsidRPr="00000000">
        <w:rPr>
          <w:rtl w:val="0"/>
        </w:rPr>
        <w:t xml:space="preserve">This Packet is used in Keep Alive processing. Refer to </w:t>
      </w:r>
      <w:hyperlink w:anchor="_heading=h.4h042r0">
        <w:r w:rsidDel="00000000" w:rsidR="00000000" w:rsidRPr="00000000">
          <w:rPr>
            <w:color w:val="1155cc"/>
            <w:u w:val="single"/>
            <w:rtl w:val="0"/>
          </w:rPr>
          <w:t xml:space="preserve">3.1.6 Keep Alive</w:t>
        </w:r>
      </w:hyperlink>
      <w:r w:rsidDel="00000000" w:rsidR="00000000" w:rsidRPr="00000000">
        <w:rPr>
          <w:rtl w:val="0"/>
        </w:rPr>
        <w:t xml:space="preserve"> for more details.</w:t>
      </w:r>
      <w:r w:rsidDel="00000000" w:rsidR="00000000" w:rsidRPr="00000000">
        <w:rPr>
          <w:rtl w:val="0"/>
        </w:rPr>
      </w:r>
    </w:p>
    <w:p w:rsidR="00000000" w:rsidDel="00000000" w:rsidP="00000000" w:rsidRDefault="00000000" w:rsidRPr="00000000" w14:paraId="0000070E">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A PINGRESP packet is also sent by </w:t>
      </w:r>
      <w:r w:rsidDel="00000000" w:rsidR="00000000" w:rsidRPr="00000000">
        <w:rPr>
          <w:rtl w:val="0"/>
        </w:rPr>
        <w:t xml:space="preserve">the</w:t>
      </w:r>
      <w:r w:rsidDel="00000000" w:rsidR="00000000" w:rsidRPr="00000000">
        <w:rPr>
          <w:rFonts w:ascii="Arial" w:cs="Arial" w:eastAsia="Arial" w:hAnsi="Arial"/>
          <w:rtl w:val="0"/>
        </w:rPr>
        <w:t xml:space="preserve"> </w:t>
      </w:r>
      <w:r w:rsidDel="00000000" w:rsidR="00000000" w:rsidRPr="00000000">
        <w:rPr>
          <w:rtl w:val="0"/>
        </w:rPr>
        <w:t xml:space="preserve">Server</w:t>
      </w:r>
      <w:r w:rsidDel="00000000" w:rsidR="00000000" w:rsidRPr="00000000">
        <w:rPr>
          <w:rFonts w:ascii="Arial" w:cs="Arial" w:eastAsia="Arial" w:hAnsi="Arial"/>
          <w:rtl w:val="0"/>
        </w:rPr>
        <w:t xml:space="preserve"> to inform a Client in the Awake state that it has no more buffered packets for that Client. See </w:t>
      </w:r>
      <w:hyperlink w:anchor="_heading=h.pj8yyjomhafn">
        <w:r w:rsidDel="00000000" w:rsidR="00000000" w:rsidRPr="00000000">
          <w:rPr>
            <w:rFonts w:ascii="Arial" w:cs="Arial" w:eastAsia="Arial" w:hAnsi="Arial"/>
            <w:color w:val="1155cc"/>
            <w:u w:val="single"/>
            <w:rtl w:val="0"/>
          </w:rPr>
          <w:t xml:space="preserve">4.14.2 Sleeping Clients</w:t>
        </w:r>
      </w:hyperlink>
      <w:r w:rsidDel="00000000" w:rsidR="00000000" w:rsidRPr="00000000">
        <w:rPr>
          <w:rtl w:val="0"/>
        </w:rPr>
        <w:t xml:space="preserve"> for more information about sleeping Clients.</w:t>
      </w:r>
      <w:r w:rsidDel="00000000" w:rsidR="00000000" w:rsidRPr="00000000">
        <w:rPr>
          <w:rtl w:val="0"/>
        </w:rPr>
      </w:r>
    </w:p>
    <w:p w:rsidR="00000000" w:rsidDel="00000000" w:rsidP="00000000" w:rsidRDefault="00000000" w:rsidRPr="00000000" w14:paraId="0000070F">
      <w:pPr>
        <w:pStyle w:val="Heading3"/>
        <w:ind w:left="0" w:firstLine="0"/>
        <w:rPr/>
      </w:pPr>
      <w:bookmarkStart w:colFirst="0" w:colLast="0" w:name="_heading=h.320vgez" w:id="199"/>
      <w:bookmarkEnd w:id="199"/>
      <w:r w:rsidDel="00000000" w:rsidR="00000000" w:rsidRPr="00000000">
        <w:rPr>
          <w:rtl w:val="0"/>
        </w:rPr>
        <w:t xml:space="preserve">3.12.1 PINGRESP Header</w:t>
      </w:r>
    </w:p>
    <w:p w:rsidR="00000000" w:rsidDel="00000000" w:rsidP="00000000" w:rsidRDefault="00000000" w:rsidRPr="00000000" w14:paraId="0000071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11">
      <w:pPr>
        <w:pStyle w:val="Heading3"/>
        <w:ind w:left="0" w:firstLine="0"/>
        <w:rPr/>
      </w:pPr>
      <w:bookmarkStart w:colFirst="0" w:colLast="0" w:name="_heading=h.fodwg3l5deju" w:id="200"/>
      <w:bookmarkEnd w:id="200"/>
      <w:r w:rsidDel="00000000" w:rsidR="00000000" w:rsidRPr="00000000">
        <w:rPr>
          <w:rtl w:val="0"/>
        </w:rPr>
        <w:t xml:space="preserve">3.12.2 Packet Identifier</w:t>
      </w:r>
    </w:p>
    <w:p w:rsidR="00000000" w:rsidDel="00000000" w:rsidP="00000000" w:rsidRDefault="00000000" w:rsidRPr="00000000" w14:paraId="00000712">
      <w:pPr>
        <w:spacing w:after="295"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PINGREQ Packet being acknowledged.</w:t>
      </w:r>
    </w:p>
    <w:p w:rsidR="00000000" w:rsidDel="00000000" w:rsidP="00000000" w:rsidRDefault="00000000" w:rsidRPr="00000000" w14:paraId="00000713">
      <w:pPr>
        <w:pStyle w:val="Heading3"/>
        <w:ind w:left="0" w:firstLine="0"/>
        <w:rPr/>
      </w:pPr>
      <w:bookmarkStart w:colFirst="0" w:colLast="0" w:name="_heading=h.1h65qms" w:id="201"/>
      <w:bookmarkEnd w:id="201"/>
      <w:r w:rsidDel="00000000" w:rsidR="00000000" w:rsidRPr="00000000">
        <w:rPr>
          <w:rtl w:val="0"/>
        </w:rPr>
        <w:t xml:space="preserve">3.12.3 Application Messages Remaining</w:t>
      </w:r>
    </w:p>
    <w:p w:rsidR="00000000" w:rsidDel="00000000" w:rsidP="00000000" w:rsidRDefault="00000000" w:rsidRPr="00000000" w14:paraId="00000714">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The number of Application Messages still queued for delivery at the Server </w:t>
      </w:r>
      <w:r w:rsidDel="00000000" w:rsidR="00000000" w:rsidRPr="00000000">
        <w:rPr>
          <w:rFonts w:ascii="Arial" w:cs="Arial" w:eastAsia="Arial" w:hAnsi="Arial"/>
          <w:rtl w:val="0"/>
        </w:rPr>
        <w:t xml:space="preserve">when the PINGRESP is sent to send the Client back to sleep</w:t>
      </w:r>
      <w:r w:rsidDel="00000000" w:rsidR="00000000" w:rsidRPr="00000000">
        <w:rPr>
          <w:rFonts w:ascii="Arial" w:cs="Arial" w:eastAsia="Arial" w:hAnsi="Arial"/>
          <w:rtl w:val="0"/>
        </w:rPr>
        <w:t xml:space="preserve">. </w:t>
      </w:r>
    </w:p>
    <w:p w:rsidR="00000000" w:rsidDel="00000000" w:rsidP="00000000" w:rsidRDefault="00000000" w:rsidRPr="00000000" w14:paraId="00000715">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It is optional, intended as useful information for the Client - its exi</w:t>
      </w:r>
      <w:r w:rsidDel="00000000" w:rsidR="00000000" w:rsidRPr="00000000">
        <w:rPr>
          <w:rtl w:val="0"/>
        </w:rPr>
        <w:t xml:space="preserve">stence is inferred from the Packet length</w:t>
      </w:r>
      <w:r w:rsidDel="00000000" w:rsidR="00000000" w:rsidRPr="00000000">
        <w:rPr>
          <w:rFonts w:ascii="Arial" w:cs="Arial" w:eastAsia="Arial" w:hAnsi="Arial"/>
          <w:rtl w:val="0"/>
        </w:rPr>
        <w:t xml:space="preserve">. Thi</w:t>
      </w:r>
      <w:r w:rsidDel="00000000" w:rsidR="00000000" w:rsidRPr="00000000">
        <w:rPr>
          <w:rtl w:val="0"/>
        </w:rPr>
        <w:t xml:space="preserve">s field can be present in the Active state as well as the Awake state.</w:t>
      </w:r>
      <w:r w:rsidDel="00000000" w:rsidR="00000000" w:rsidRPr="00000000">
        <w:rPr>
          <w:rtl w:val="0"/>
        </w:rPr>
      </w:r>
    </w:p>
    <w:p w:rsidR="00000000" w:rsidDel="00000000" w:rsidP="00000000" w:rsidRDefault="00000000" w:rsidRPr="00000000" w14:paraId="00000716">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Values can be:</w:t>
      </w:r>
    </w:p>
    <w:p w:rsidR="00000000" w:rsidDel="00000000" w:rsidP="00000000" w:rsidRDefault="00000000" w:rsidRPr="00000000" w14:paraId="00000717">
      <w:pPr>
        <w:rPr>
          <w:rFonts w:ascii="Arial" w:cs="Arial" w:eastAsia="Arial" w:hAnsi="Arial"/>
        </w:rPr>
      </w:pPr>
      <w:r w:rsidDel="00000000" w:rsidR="00000000" w:rsidRPr="00000000">
        <w:rPr>
          <w:i w:val="1"/>
          <w:sz w:val="19"/>
          <w:szCs w:val="19"/>
          <w:rtl w:val="0"/>
        </w:rPr>
        <w:t xml:space="preserve">Figure 3-23 – PINGRESP continuation values</w:t>
      </w:r>
      <w:r w:rsidDel="00000000" w:rsidR="00000000" w:rsidRPr="00000000">
        <w:rPr>
          <w:rtl w:val="0"/>
        </w:rPr>
      </w:r>
    </w:p>
    <w:tbl>
      <w:tblPr>
        <w:tblStyle w:val="Table10"/>
        <w:tblW w:w="933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7545"/>
        <w:tblGridChange w:id="0">
          <w:tblGrid>
            <w:gridCol w:w="1785"/>
            <w:gridCol w:w="7545"/>
          </w:tblGrid>
        </w:tblGridChange>
      </w:tblGrid>
      <w:tr>
        <w:trPr>
          <w:cantSplit w:val="0"/>
          <w:trHeight w:val="795.4951171875001" w:hRule="atLeast"/>
          <w:tblHeader w:val="0"/>
        </w:trPr>
        <w:tc>
          <w:tcPr>
            <w:shd w:fill="cfe2f3" w:val="clear"/>
          </w:tcPr>
          <w:p w:rsidR="00000000" w:rsidDel="00000000" w:rsidP="00000000" w:rsidRDefault="00000000" w:rsidRPr="00000000" w14:paraId="00000718">
            <w:pPr>
              <w:spacing w:after="307" w:lineRule="auto"/>
              <w:ind w:right="-135"/>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Allowed Values</w:t>
            </w:r>
          </w:p>
        </w:tc>
        <w:tc>
          <w:tcPr>
            <w:shd w:fill="cfe2f3" w:val="clear"/>
          </w:tcPr>
          <w:p w:rsidR="00000000" w:rsidDel="00000000" w:rsidP="00000000" w:rsidRDefault="00000000" w:rsidRPr="00000000" w14:paraId="00000719">
            <w:pPr>
              <w:spacing w:after="307" w:lineRule="auto"/>
              <w:ind w:right="-135"/>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Description</w:t>
            </w:r>
          </w:p>
        </w:tc>
      </w:tr>
      <w:tr>
        <w:trPr>
          <w:cantSplit w:val="0"/>
          <w:trHeight w:val="795.4951171875001" w:hRule="atLeast"/>
          <w:tblHeader w:val="0"/>
        </w:trPr>
        <w:tc>
          <w:tcPr>
            <w:shd w:fill="d9d9d9" w:val="clear"/>
          </w:tcPr>
          <w:p w:rsidR="00000000" w:rsidDel="00000000" w:rsidP="00000000" w:rsidRDefault="00000000" w:rsidRPr="00000000" w14:paraId="0000071A">
            <w:pPr>
              <w:ind w:right="-135"/>
              <w:jc w:val="center"/>
              <w:rPr>
                <w:rFonts w:ascii="Arial" w:cs="Arial" w:eastAsia="Arial" w:hAnsi="Arial"/>
                <w:shd w:fill="d9d9d9" w:val="clear"/>
              </w:rPr>
            </w:pPr>
            <w:r w:rsidDel="00000000" w:rsidR="00000000" w:rsidRPr="00000000">
              <w:rPr>
                <w:rFonts w:ascii="Arial" w:cs="Arial" w:eastAsia="Arial" w:hAnsi="Arial"/>
                <w:shd w:fill="d9d9d9" w:val="clear"/>
                <w:rtl w:val="0"/>
              </w:rPr>
              <w:t xml:space="preserve">0</w:t>
            </w:r>
          </w:p>
        </w:tc>
        <w:tc>
          <w:tcPr/>
          <w:p w:rsidR="00000000" w:rsidDel="00000000" w:rsidP="00000000" w:rsidRDefault="00000000" w:rsidRPr="00000000" w14:paraId="0000071B">
            <w:pPr>
              <w:ind w:left="0" w:right="-60" w:firstLine="0"/>
              <w:rPr>
                <w:rFonts w:ascii="Arial" w:cs="Arial" w:eastAsia="Arial" w:hAnsi="Arial"/>
              </w:rPr>
            </w:pPr>
            <w:r w:rsidDel="00000000" w:rsidR="00000000" w:rsidRPr="00000000">
              <w:rPr>
                <w:rFonts w:ascii="Arial" w:cs="Arial" w:eastAsia="Arial" w:hAnsi="Arial"/>
                <w:rtl w:val="0"/>
              </w:rPr>
              <w:t xml:space="preserve">No </w:t>
            </w:r>
            <w:r w:rsidDel="00000000" w:rsidR="00000000" w:rsidRPr="00000000">
              <w:rPr>
                <w:rFonts w:ascii="Arial" w:cs="Arial" w:eastAsia="Arial" w:hAnsi="Arial"/>
                <w:sz w:val="21"/>
                <w:szCs w:val="21"/>
                <w:shd w:fill="auto" w:val="clear"/>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are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071C">
            <w:pPr>
              <w:ind w:right="-135"/>
              <w:jc w:val="center"/>
              <w:rPr>
                <w:rFonts w:ascii="Arial" w:cs="Arial" w:eastAsia="Arial" w:hAnsi="Arial"/>
                <w:shd w:fill="d9d9d9" w:val="clear"/>
              </w:rPr>
            </w:pPr>
            <w:r w:rsidDel="00000000" w:rsidR="00000000" w:rsidRPr="00000000">
              <w:rPr>
                <w:rFonts w:ascii="Arial" w:cs="Arial" w:eastAsia="Arial" w:hAnsi="Arial"/>
                <w:shd w:fill="d9d9d9" w:val="clear"/>
                <w:rtl w:val="0"/>
              </w:rPr>
              <w:t xml:space="preserve">1 – 254 (incl.)</w:t>
            </w:r>
          </w:p>
        </w:tc>
        <w:tc>
          <w:tcPr/>
          <w:p w:rsidR="00000000" w:rsidDel="00000000" w:rsidP="00000000" w:rsidRDefault="00000000" w:rsidRPr="00000000" w14:paraId="0000071D">
            <w:pPr>
              <w:ind w:left="0" w:right="-60" w:firstLine="0"/>
              <w:rPr>
                <w:rFonts w:ascii="Arial" w:cs="Arial" w:eastAsia="Arial" w:hAnsi="Arial"/>
                <w:shd w:fill="auto" w:val="clear"/>
              </w:rPr>
            </w:pPr>
            <w:r w:rsidDel="00000000" w:rsidR="00000000" w:rsidRPr="00000000">
              <w:rPr>
                <w:rFonts w:ascii="Arial" w:cs="Arial" w:eastAsia="Arial" w:hAnsi="Arial"/>
                <w:shd w:fill="auto" w:val="clear"/>
                <w:rtl w:val="0"/>
              </w:rPr>
              <w:t xml:space="preserve">The number of </w:t>
            </w:r>
            <w:r w:rsidDel="00000000" w:rsidR="00000000" w:rsidRPr="00000000">
              <w:rPr>
                <w:rFonts w:ascii="Arial" w:cs="Arial" w:eastAsia="Arial" w:hAnsi="Arial"/>
                <w:sz w:val="21"/>
                <w:szCs w:val="21"/>
                <w:shd w:fill="auto" w:val="clear"/>
                <w:rtl w:val="0"/>
              </w:rPr>
              <w:t xml:space="preserve">Application </w:t>
            </w:r>
            <w:r w:rsidDel="00000000" w:rsidR="00000000" w:rsidRPr="00000000">
              <w:rPr>
                <w:rFonts w:ascii="Arial" w:cs="Arial" w:eastAsia="Arial" w:hAnsi="Arial"/>
                <w:shd w:fill="auto" w:val="clear"/>
                <w:rtl w:val="0"/>
              </w:rPr>
              <w:t xml:space="preserve">M</w:t>
            </w:r>
            <w:r w:rsidDel="00000000" w:rsidR="00000000" w:rsidRPr="00000000">
              <w:rPr>
                <w:rFonts w:ascii="Arial" w:cs="Arial" w:eastAsia="Arial" w:hAnsi="Arial"/>
                <w:shd w:fill="auto" w:val="clear"/>
                <w:rtl w:val="0"/>
              </w:rPr>
              <w:t xml:space="preserve">essages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071E">
            <w:pPr>
              <w:ind w:right="-135"/>
              <w:jc w:val="center"/>
              <w:rPr>
                <w:rFonts w:ascii="Arial" w:cs="Arial" w:eastAsia="Arial" w:hAnsi="Arial"/>
                <w:shd w:fill="d9d9d9" w:val="clear"/>
              </w:rPr>
            </w:pPr>
            <w:r w:rsidDel="00000000" w:rsidR="00000000" w:rsidRPr="00000000">
              <w:rPr>
                <w:rFonts w:ascii="Arial" w:cs="Arial" w:eastAsia="Arial" w:hAnsi="Arial"/>
                <w:shd w:fill="d9d9d9" w:val="clear"/>
                <w:rtl w:val="0"/>
              </w:rPr>
              <w:t xml:space="preserve">255 (0xFF)</w:t>
            </w:r>
          </w:p>
        </w:tc>
        <w:tc>
          <w:tcPr/>
          <w:p w:rsidR="00000000" w:rsidDel="00000000" w:rsidP="00000000" w:rsidRDefault="00000000" w:rsidRPr="00000000" w14:paraId="0000071F">
            <w:pPr>
              <w:keepNext w:val="1"/>
              <w:ind w:left="0" w:right="-60" w:firstLine="0"/>
              <w:rPr>
                <w:rFonts w:ascii="Arial" w:cs="Arial" w:eastAsia="Arial" w:hAnsi="Arial"/>
                <w:shd w:fill="auto" w:val="clear"/>
              </w:rPr>
            </w:pPr>
            <w:r w:rsidDel="00000000" w:rsidR="00000000" w:rsidRPr="00000000">
              <w:rPr>
                <w:rFonts w:ascii="Arial" w:cs="Arial" w:eastAsia="Arial" w:hAnsi="Arial"/>
                <w:rtl w:val="0"/>
              </w:rPr>
              <w:t xml:space="preserve">An uns</w:t>
            </w:r>
            <w:r w:rsidDel="00000000" w:rsidR="00000000" w:rsidRPr="00000000">
              <w:rPr>
                <w:rFonts w:ascii="Arial" w:cs="Arial" w:eastAsia="Arial" w:hAnsi="Arial"/>
                <w:shd w:fill="auto" w:val="clear"/>
                <w:rtl w:val="0"/>
              </w:rPr>
              <w:t xml:space="preserve">pecified positive number of </w:t>
            </w:r>
            <w:r w:rsidDel="00000000" w:rsidR="00000000" w:rsidRPr="00000000">
              <w:rPr>
                <w:rFonts w:ascii="Arial" w:cs="Arial" w:eastAsia="Arial" w:hAnsi="Arial"/>
                <w:sz w:val="21"/>
                <w:szCs w:val="21"/>
                <w:shd w:fill="auto" w:val="clear"/>
                <w:rtl w:val="0"/>
              </w:rPr>
              <w:t xml:space="preserve">Application </w:t>
            </w:r>
            <w:r w:rsidDel="00000000" w:rsidR="00000000" w:rsidRPr="00000000">
              <w:rPr>
                <w:rFonts w:ascii="Arial" w:cs="Arial" w:eastAsia="Arial" w:hAnsi="Arial"/>
                <w:shd w:fill="auto" w:val="clear"/>
                <w:rtl w:val="0"/>
              </w:rPr>
              <w:t xml:space="preserve">M</w:t>
            </w:r>
            <w:r w:rsidDel="00000000" w:rsidR="00000000" w:rsidRPr="00000000">
              <w:rPr>
                <w:rFonts w:ascii="Arial" w:cs="Arial" w:eastAsia="Arial" w:hAnsi="Arial"/>
                <w:shd w:fill="auto" w:val="clear"/>
                <w:rtl w:val="0"/>
              </w:rPr>
              <w:t xml:space="preserve">essages waiting to be delivered greater than 0.</w:t>
            </w:r>
          </w:p>
        </w:tc>
      </w:tr>
    </w:tbl>
    <w:p w:rsidR="00000000" w:rsidDel="00000000" w:rsidP="00000000" w:rsidRDefault="00000000" w:rsidRPr="00000000" w14:paraId="00000720">
      <w:pPr>
        <w:pStyle w:val="Heading2"/>
        <w:keepLines w:val="1"/>
        <w:spacing w:after="77" w:before="0" w:line="259" w:lineRule="auto"/>
        <w:ind w:left="0" w:firstLine="0"/>
        <w:rPr/>
      </w:pPr>
      <w:bookmarkStart w:colFirst="0" w:colLast="0" w:name="_heading=h.j7497p9p92dy" w:id="202"/>
      <w:bookmarkEnd w:id="202"/>
      <w:r w:rsidDel="00000000" w:rsidR="00000000" w:rsidRPr="00000000">
        <w:rPr>
          <w:rtl w:val="0"/>
        </w:rPr>
      </w:r>
    </w:p>
    <w:p w:rsidR="00000000" w:rsidDel="00000000" w:rsidP="00000000" w:rsidRDefault="00000000" w:rsidRPr="00000000" w14:paraId="00000721">
      <w:pPr>
        <w:pStyle w:val="Heading2"/>
        <w:keepLines w:val="1"/>
        <w:spacing w:after="77" w:before="0" w:line="259" w:lineRule="auto"/>
        <w:ind w:left="0" w:firstLine="0"/>
        <w:rPr/>
      </w:pPr>
      <w:bookmarkStart w:colFirst="0" w:colLast="0" w:name="_heading=h.5v6sjggftsg0" w:id="203"/>
      <w:bookmarkEnd w:id="203"/>
      <w:r w:rsidDel="00000000" w:rsidR="00000000" w:rsidRPr="00000000">
        <w:br w:type="page"/>
      </w:r>
      <w:r w:rsidDel="00000000" w:rsidR="00000000" w:rsidRPr="00000000">
        <w:rPr>
          <w:rtl w:val="0"/>
        </w:rPr>
      </w:r>
    </w:p>
    <w:p w:rsidR="00000000" w:rsidDel="00000000" w:rsidP="00000000" w:rsidRDefault="00000000" w:rsidRPr="00000000" w14:paraId="00000722">
      <w:pPr>
        <w:pStyle w:val="Heading2"/>
        <w:keepLines w:val="1"/>
        <w:spacing w:after="77" w:before="0" w:line="259" w:lineRule="auto"/>
        <w:ind w:left="0" w:firstLine="0"/>
        <w:rPr>
          <w:rFonts w:ascii="Arial" w:cs="Arial" w:eastAsia="Arial" w:hAnsi="Arial"/>
        </w:rPr>
      </w:pPr>
      <w:bookmarkStart w:colFirst="0" w:colLast="0" w:name="_heading=h.415t9al" w:id="204"/>
      <w:bookmarkEnd w:id="204"/>
      <w:r w:rsidDel="00000000" w:rsidR="00000000" w:rsidRPr="00000000">
        <w:rPr>
          <w:rtl w:val="0"/>
        </w:rPr>
        <w:t xml:space="preserve">3.13 </w:t>
      </w:r>
      <w:r w:rsidDel="00000000" w:rsidR="00000000" w:rsidRPr="00000000">
        <w:rPr>
          <w:rFonts w:ascii="Arial" w:cs="Arial" w:eastAsia="Arial" w:hAnsi="Arial"/>
          <w:rtl w:val="0"/>
        </w:rPr>
        <w:t xml:space="preserve">DISCONNECT - Disconnect Notification</w:t>
      </w:r>
      <w:r w:rsidDel="00000000" w:rsidR="00000000" w:rsidRPr="00000000">
        <w:rPr>
          <w:rtl w:val="0"/>
        </w:rPr>
      </w:r>
    </w:p>
    <w:p w:rsidR="00000000" w:rsidDel="00000000" w:rsidP="00000000" w:rsidRDefault="00000000" w:rsidRPr="00000000" w14:paraId="00000723">
      <w:pPr>
        <w:rPr/>
      </w:pPr>
      <w:r w:rsidDel="00000000" w:rsidR="00000000" w:rsidRPr="00000000">
        <w:rPr>
          <w:i w:val="1"/>
          <w:sz w:val="19"/>
          <w:szCs w:val="19"/>
          <w:rtl w:val="0"/>
        </w:rPr>
        <w:t xml:space="preserve">Figure 3-24 – DISCONNECT Packet</w:t>
      </w:r>
      <w:r w:rsidDel="00000000" w:rsidR="00000000" w:rsidRPr="00000000">
        <w:rPr>
          <w:rtl w:val="0"/>
        </w:rPr>
      </w:r>
    </w:p>
    <w:p w:rsidR="00000000" w:rsidDel="00000000" w:rsidP="00000000" w:rsidRDefault="00000000" w:rsidRPr="00000000" w14:paraId="00000724">
      <w:pPr>
        <w:rPr/>
      </w:pPr>
      <w:r w:rsidDel="00000000" w:rsidR="00000000" w:rsidRPr="00000000">
        <w:rPr/>
        <w:drawing>
          <wp:inline distB="114300" distT="114300" distL="114300" distR="114300">
            <wp:extent cx="5943600" cy="4165600"/>
            <wp:effectExtent b="0" l="0" r="0" t="0"/>
            <wp:docPr id="62" name="image35.png"/>
            <a:graphic>
              <a:graphicData uri="http://schemas.openxmlformats.org/drawingml/2006/picture">
                <pic:pic>
                  <pic:nvPicPr>
                    <pic:cNvPr id="0" name="image35.png"/>
                    <pic:cNvPicPr preferRelativeResize="0"/>
                  </pic:nvPicPr>
                  <pic:blipFill>
                    <a:blip r:embed="rId80"/>
                    <a:srcRect b="0" l="35" r="35"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725">
      <w:pPr>
        <w:spacing w:after="23"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DISCONNECT packet is sent by a Client to indicate that it is going to delete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the Virtual connection and go to the Disconnected state.</w:t>
      </w:r>
    </w:p>
    <w:p w:rsidR="00000000" w:rsidDel="00000000" w:rsidP="00000000" w:rsidRDefault="00000000" w:rsidRPr="00000000" w14:paraId="00000726">
      <w:pPr>
        <w:rPr>
          <w:rFonts w:ascii="Arial" w:cs="Arial" w:eastAsia="Arial" w:hAnsi="Arial"/>
          <w:sz w:val="22"/>
          <w:szCs w:val="22"/>
        </w:rPr>
      </w:pPr>
      <w:r w:rsidDel="00000000" w:rsidR="00000000" w:rsidRPr="00000000">
        <w:rPr>
          <w:rFonts w:ascii="Arial" w:cs="Arial" w:eastAsia="Arial" w:hAnsi="Arial"/>
          <w:sz w:val="22"/>
          <w:szCs w:val="22"/>
          <w:rtl w:val="0"/>
        </w:rPr>
        <w:t xml:space="preserve">DISCONNECT may be sent b</w:t>
      </w:r>
      <w:r w:rsidDel="00000000" w:rsidR="00000000" w:rsidRPr="00000000">
        <w:rPr>
          <w:rtl w:val="0"/>
        </w:rPr>
        <w:t xml:space="preserve">y a Server to indicate that it ca</w:t>
      </w:r>
      <w:r w:rsidDel="00000000" w:rsidR="00000000" w:rsidRPr="00000000">
        <w:rPr>
          <w:rFonts w:ascii="Arial" w:cs="Arial" w:eastAsia="Arial" w:hAnsi="Arial"/>
          <w:sz w:val="22"/>
          <w:szCs w:val="22"/>
          <w:rtl w:val="0"/>
        </w:rPr>
        <w:t xml:space="preserve">nnot continue with the Virtual Connection and is deleting it - for instance the Server might be shutting down. It should use an appropriate and allowed Reason Code - 0x8B for Server shutting down, for instance.</w:t>
      </w:r>
    </w:p>
    <w:p w:rsidR="00000000" w:rsidDel="00000000" w:rsidP="00000000" w:rsidRDefault="00000000" w:rsidRPr="00000000" w14:paraId="0000072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Client may receive an unsolicited DISCONNECT from a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whether or not it has a Virtual Connection to that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This may happen for example when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due to an error, cannot identify the Client to which a received packet belongs. </w:t>
      </w:r>
    </w:p>
    <w:p w:rsidR="00000000" w:rsidDel="00000000" w:rsidP="00000000" w:rsidRDefault="00000000" w:rsidRPr="00000000" w14:paraId="00000728">
      <w:pPr>
        <w:spacing w:after="23"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If a Client or Server receives a packet which requires a Virtual Connection (all packets except CONNECT, ADVERTISE, GWINFO, SEARCHGW and PUBWOS), and no Virtual Connection exists, it MAY send a D</w:t>
      </w:r>
      <w:r w:rsidDel="00000000" w:rsidR="00000000" w:rsidRPr="00000000">
        <w:rPr>
          <w:rFonts w:ascii="Arial" w:cs="Arial" w:eastAsia="Arial" w:hAnsi="Arial"/>
          <w:sz w:val="22"/>
          <w:szCs w:val="22"/>
          <w:rtl w:val="0"/>
        </w:rPr>
        <w:t xml:space="preserve">ISCONNECT in response to the originator with Reason Code 0xF4 - No Virtual Connection exists. </w:t>
      </w:r>
      <w:r w:rsidDel="00000000" w:rsidR="00000000" w:rsidRPr="00000000">
        <w:rPr>
          <w:rtl w:val="0"/>
        </w:rPr>
      </w:r>
    </w:p>
    <w:p w:rsidR="00000000" w:rsidDel="00000000" w:rsidP="00000000" w:rsidRDefault="00000000" w:rsidRPr="00000000" w14:paraId="00000729">
      <w:pPr>
        <w:pStyle w:val="Heading3"/>
        <w:ind w:left="0" w:firstLine="0"/>
        <w:rPr/>
      </w:pPr>
      <w:bookmarkStart w:colFirst="0" w:colLast="0" w:name="_heading=h.2gb3jie" w:id="205"/>
      <w:bookmarkEnd w:id="205"/>
      <w:r w:rsidDel="00000000" w:rsidR="00000000" w:rsidRPr="00000000">
        <w:rPr>
          <w:rtl w:val="0"/>
        </w:rPr>
        <w:t xml:space="preserve">3.13.1 DISCONNECT Header</w:t>
      </w:r>
    </w:p>
    <w:p w:rsidR="00000000" w:rsidDel="00000000" w:rsidP="00000000" w:rsidRDefault="00000000" w:rsidRPr="00000000" w14:paraId="0000072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2B">
      <w:pPr>
        <w:pStyle w:val="Heading3"/>
        <w:ind w:left="0" w:firstLine="0"/>
        <w:rPr/>
      </w:pPr>
      <w:bookmarkStart w:colFirst="0" w:colLast="0" w:name="_heading=h.vgdtq7" w:id="206"/>
      <w:bookmarkEnd w:id="206"/>
      <w:r w:rsidDel="00000000" w:rsidR="00000000" w:rsidRPr="00000000">
        <w:rPr>
          <w:rtl w:val="0"/>
        </w:rPr>
        <w:t xml:space="preserve">3.13.2 DISCONNECT Flags</w:t>
      </w:r>
    </w:p>
    <w:p w:rsidR="00000000" w:rsidDel="00000000" w:rsidP="00000000" w:rsidRDefault="00000000" w:rsidRPr="00000000" w14:paraId="0000072C">
      <w:pPr>
        <w:rPr>
          <w:rFonts w:ascii="Arial" w:cs="Arial" w:eastAsia="Arial" w:hAnsi="Arial"/>
          <w:color w:val="000000"/>
        </w:rPr>
      </w:pPr>
      <w:r w:rsidDel="00000000" w:rsidR="00000000" w:rsidRPr="00000000">
        <w:rPr>
          <w:rFonts w:ascii="Arial" w:cs="Arial" w:eastAsia="Arial" w:hAnsi="Arial"/>
          <w:color w:val="000000"/>
          <w:rtl w:val="0"/>
        </w:rPr>
        <w:t xml:space="preserve">The DISCONNECT Flags is a 1 byte field which contains flags specifying the contents of the DISCONNECT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7-3 of the DISCONNECT Flags are reserved and MUST be set to 0</w:t>
      </w:r>
      <w:r w:rsidDel="00000000" w:rsidR="00000000" w:rsidRPr="00000000">
        <w:rPr>
          <w:color w:val="000000"/>
          <w:rtl w:val="0"/>
        </w:rPr>
        <w:t xml:space="preserve"> </w:t>
      </w:r>
      <w:r w:rsidDel="00000000" w:rsidR="00000000" w:rsidRPr="00000000">
        <w:rPr>
          <w:color w:val="ff0000"/>
          <w:rtl w:val="0"/>
        </w:rPr>
        <w:t xml:space="preserve">[MQTT-SN-3.13.2-1]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72D">
      <w:pPr>
        <w:rPr>
          <w:rFonts w:ascii="Arial" w:cs="Arial" w:eastAsia="Arial" w:hAnsi="Arial"/>
          <w:highlight w:val="yellow"/>
        </w:rPr>
      </w:pPr>
      <w:r w:rsidDel="00000000" w:rsidR="00000000" w:rsidRPr="00000000">
        <w:rPr>
          <w:rFonts w:ascii="Arial" w:cs="Arial" w:eastAsia="Arial" w:hAnsi="Arial"/>
          <w:highlight w:val="yellow"/>
          <w:rtl w:val="0"/>
        </w:rPr>
        <w:t xml:space="preserve">The receiver MUST validate that the reserved flags in the DISCONNECT packet are set to 0. If any of the reserved flags is not 0 it is a Malformed Packet</w:t>
      </w:r>
      <w:r w:rsidDel="00000000" w:rsidR="00000000" w:rsidRPr="00000000">
        <w:rPr>
          <w:highlight w:val="yellow"/>
          <w:rtl w:val="0"/>
        </w:rPr>
        <w:t xml:space="preserve"> </w:t>
      </w:r>
      <w:r w:rsidDel="00000000" w:rsidR="00000000" w:rsidRPr="00000000">
        <w:rPr>
          <w:color w:val="ff0000"/>
          <w:rtl w:val="0"/>
        </w:rPr>
        <w:t xml:space="preserve">[MQTT-SN-3.13.2-2]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72E">
      <w:pPr>
        <w:pStyle w:val="Heading4"/>
        <w:spacing w:after="0" w:before="200" w:lineRule="auto"/>
        <w:ind w:left="0" w:firstLine="0"/>
        <w:rPr/>
      </w:pPr>
      <w:bookmarkStart w:colFirst="0" w:colLast="0" w:name="_heading=h.xf6mk8ar6hod" w:id="207"/>
      <w:bookmarkEnd w:id="207"/>
      <w:r w:rsidDel="00000000" w:rsidR="00000000" w:rsidRPr="00000000">
        <w:rPr>
          <w:rtl w:val="0"/>
        </w:rPr>
        <w:t xml:space="preserve">3.13.2.1 Packet Identifier Flag </w:t>
      </w:r>
    </w:p>
    <w:p w:rsidR="00000000" w:rsidDel="00000000" w:rsidP="00000000" w:rsidRDefault="00000000" w:rsidRPr="00000000" w14:paraId="0000072F">
      <w:pPr>
        <w:rPr/>
      </w:pPr>
      <w:r w:rsidDel="00000000" w:rsidR="00000000" w:rsidRPr="00000000">
        <w:rPr>
          <w:b w:val="1"/>
          <w:rtl w:val="0"/>
        </w:rPr>
        <w:t xml:space="preserve">Position:</w:t>
      </w:r>
      <w:r w:rsidDel="00000000" w:rsidR="00000000" w:rsidRPr="00000000">
        <w:rPr>
          <w:rtl w:val="0"/>
        </w:rPr>
        <w:t xml:space="preserve"> bit 0 of the DISCONNECT Flags. Labelled </w:t>
      </w:r>
      <w:r w:rsidDel="00000000" w:rsidR="00000000" w:rsidRPr="00000000">
        <w:rPr>
          <w:i w:val="1"/>
          <w:rtl w:val="0"/>
        </w:rPr>
        <w:t xml:space="preserve">PacketId</w:t>
      </w:r>
      <w:r w:rsidDel="00000000" w:rsidR="00000000" w:rsidRPr="00000000">
        <w:rPr>
          <w:rtl w:val="0"/>
        </w:rPr>
        <w:t xml:space="preserve"> in Figure 3-27.</w:t>
      </w:r>
    </w:p>
    <w:p w:rsidR="00000000" w:rsidDel="00000000" w:rsidP="00000000" w:rsidRDefault="00000000" w:rsidRPr="00000000" w14:paraId="00000730">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Fonts w:ascii="Arial" w:cs="Arial" w:eastAsia="Arial" w:hAnsi="Arial"/>
          <w:color w:val="000000"/>
          <w:sz w:val="20"/>
          <w:szCs w:val="20"/>
          <w:highlight w:val="yellow"/>
          <w:rtl w:val="0"/>
        </w:rPr>
        <w:t xml:space="preserve">If the Packet Identifier Flag is set to 0, a Packet Identifier MUST NOT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[MQTT-SN-3.13.2.</w:t>
      </w:r>
      <w:r w:rsidDel="00000000" w:rsidR="00000000" w:rsidRPr="00000000">
        <w:rPr>
          <w:color w:val="ff0000"/>
          <w:sz w:val="20"/>
          <w:szCs w:val="20"/>
          <w:shd w:fill="auto" w:val="clear"/>
          <w:rtl w:val="0"/>
        </w:rPr>
        <w:t xml:space="preserve">1</w:t>
      </w:r>
      <w:r w:rsidDel="00000000" w:rsidR="00000000" w:rsidRPr="00000000">
        <w:rPr>
          <w:rFonts w:ascii="Arial" w:cs="Arial" w:eastAsia="Arial" w:hAnsi="Arial"/>
          <w:color w:val="ff0000"/>
          <w:sz w:val="20"/>
          <w:szCs w:val="20"/>
          <w:shd w:fill="auto" w:val="clear"/>
          <w:rtl w:val="0"/>
        </w:rPr>
        <w:t xml:space="preserve">-1]</w:t>
      </w:r>
      <w:r w:rsidDel="00000000" w:rsidR="00000000" w:rsidRPr="00000000">
        <w:rPr>
          <w:rFonts w:ascii="Arial" w:cs="Arial" w:eastAsia="Arial" w:hAnsi="Arial"/>
          <w:color w:val="000000"/>
          <w:sz w:val="20"/>
          <w:szCs w:val="20"/>
          <w:shd w:fill="auto" w:val="clear"/>
          <w:rtl w:val="0"/>
        </w:rPr>
        <w:t xml:space="preserve">. </w:t>
      </w:r>
    </w:p>
    <w:p w:rsidR="00000000" w:rsidDel="00000000" w:rsidP="00000000" w:rsidRDefault="00000000" w:rsidRPr="00000000" w14:paraId="00000731">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highlight w:val="yellow"/>
          <w:rtl w:val="0"/>
        </w:rPr>
        <w:t xml:space="preserve">If the Packet Identifier Flag is set to 1, a Packet Identifier MUST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[MQTT-SN-3.13.2.1-2]</w:t>
      </w:r>
      <w:r w:rsidDel="00000000" w:rsidR="00000000" w:rsidRPr="00000000">
        <w:rPr>
          <w:rFonts w:ascii="Arial" w:cs="Arial" w:eastAsia="Arial" w:hAnsi="Arial"/>
          <w:color w:val="000000"/>
          <w:sz w:val="20"/>
          <w:szCs w:val="20"/>
          <w:shd w:fill="auto" w:val="clear"/>
          <w:rtl w:val="0"/>
        </w:rPr>
        <w:t xml:space="preserve">.</w:t>
      </w:r>
    </w:p>
    <w:p w:rsidR="00000000" w:rsidDel="00000000" w:rsidP="00000000" w:rsidRDefault="00000000" w:rsidRPr="00000000" w14:paraId="00000732">
      <w:pPr>
        <w:pStyle w:val="Heading4"/>
        <w:spacing w:after="0" w:before="200" w:lineRule="auto"/>
        <w:ind w:left="0" w:firstLine="0"/>
        <w:rPr/>
      </w:pPr>
      <w:bookmarkStart w:colFirst="0" w:colLast="0" w:name="_heading=h.vf25roqqpxsl" w:id="208"/>
      <w:bookmarkEnd w:id="208"/>
      <w:r w:rsidDel="00000000" w:rsidR="00000000" w:rsidRPr="00000000">
        <w:rPr>
          <w:rtl w:val="0"/>
        </w:rPr>
        <w:t xml:space="preserve">3.13.2.2 Session Exp</w:t>
      </w:r>
      <w:r w:rsidDel="00000000" w:rsidR="00000000" w:rsidRPr="00000000">
        <w:rPr>
          <w:rtl w:val="0"/>
        </w:rPr>
        <w:t xml:space="preserve">iry Interval Flag</w:t>
      </w:r>
    </w:p>
    <w:p w:rsidR="00000000" w:rsidDel="00000000" w:rsidP="00000000" w:rsidRDefault="00000000" w:rsidRPr="00000000" w14:paraId="00000733">
      <w:pPr>
        <w:rPr/>
      </w:pPr>
      <w:r w:rsidDel="00000000" w:rsidR="00000000" w:rsidRPr="00000000">
        <w:rPr>
          <w:b w:val="1"/>
          <w:rtl w:val="0"/>
        </w:rPr>
        <w:t xml:space="preserve">Position:</w:t>
      </w:r>
      <w:r w:rsidDel="00000000" w:rsidR="00000000" w:rsidRPr="00000000">
        <w:rPr>
          <w:rtl w:val="0"/>
        </w:rPr>
        <w:t xml:space="preserve"> bit 1 of the DISCONNECT Flags. Labelled </w:t>
      </w:r>
      <w:r w:rsidDel="00000000" w:rsidR="00000000" w:rsidRPr="00000000">
        <w:rPr>
          <w:i w:val="1"/>
          <w:rtl w:val="0"/>
        </w:rPr>
        <w:t xml:space="preserve">Sess Exp</w:t>
      </w:r>
      <w:r w:rsidDel="00000000" w:rsidR="00000000" w:rsidRPr="00000000">
        <w:rPr>
          <w:rtl w:val="0"/>
        </w:rPr>
        <w:t xml:space="preserve"> in Figure 3-27.</w:t>
      </w:r>
    </w:p>
    <w:p w:rsidR="00000000" w:rsidDel="00000000" w:rsidP="00000000" w:rsidRDefault="00000000" w:rsidRPr="00000000" w14:paraId="00000734">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Fonts w:ascii="Arial" w:cs="Arial" w:eastAsia="Arial" w:hAnsi="Arial"/>
          <w:color w:val="000000"/>
          <w:sz w:val="20"/>
          <w:szCs w:val="20"/>
          <w:highlight w:val="yellow"/>
          <w:rtl w:val="0"/>
        </w:rPr>
        <w:t xml:space="preserve">If the Session Expiry Interval Flag is set to 0, a Session Expiry Interval MUST NOT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[MQTT-SN-3.13.2.2-1]</w:t>
      </w:r>
      <w:r w:rsidDel="00000000" w:rsidR="00000000" w:rsidRPr="00000000">
        <w:rPr>
          <w:rFonts w:ascii="Arial" w:cs="Arial" w:eastAsia="Arial" w:hAnsi="Arial"/>
          <w:color w:val="000000"/>
          <w:sz w:val="20"/>
          <w:szCs w:val="20"/>
          <w:shd w:fill="auto" w:val="clear"/>
          <w:rtl w:val="0"/>
        </w:rPr>
        <w:t xml:space="preserve">. </w:t>
      </w:r>
    </w:p>
    <w:p w:rsidR="00000000" w:rsidDel="00000000" w:rsidP="00000000" w:rsidRDefault="00000000" w:rsidRPr="00000000" w14:paraId="00000735">
      <w:pPr>
        <w:spacing w:after="20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highlight w:val="yellow"/>
          <w:rtl w:val="0"/>
        </w:rPr>
        <w:t xml:space="preserve">If the Session Expiry Interval Flag is set to 1, a Session Expiry Interval MUST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[MQTT-SN-3.13.2.2-2]</w:t>
      </w:r>
      <w:r w:rsidDel="00000000" w:rsidR="00000000" w:rsidRPr="00000000">
        <w:rPr>
          <w:rFonts w:ascii="Arial" w:cs="Arial" w:eastAsia="Arial" w:hAnsi="Arial"/>
          <w:color w:val="000000"/>
          <w:sz w:val="20"/>
          <w:szCs w:val="20"/>
          <w:shd w:fill="auto" w:val="clear"/>
          <w:rtl w:val="0"/>
        </w:rPr>
        <w:t xml:space="preserve">.</w:t>
      </w:r>
    </w:p>
    <w:p w:rsidR="00000000" w:rsidDel="00000000" w:rsidP="00000000" w:rsidRDefault="00000000" w:rsidRPr="00000000" w14:paraId="00000736">
      <w:pPr>
        <w:pStyle w:val="Heading4"/>
        <w:spacing w:after="0" w:lineRule="auto"/>
        <w:ind w:left="0" w:firstLine="0"/>
        <w:rPr/>
      </w:pPr>
      <w:bookmarkStart w:colFirst="0" w:colLast="0" w:name="_heading=h.qy3p3qqdmadq" w:id="209"/>
      <w:bookmarkEnd w:id="209"/>
      <w:r w:rsidDel="00000000" w:rsidR="00000000" w:rsidRPr="00000000">
        <w:rPr>
          <w:rtl w:val="0"/>
        </w:rPr>
        <w:t xml:space="preserve">3.13.2.3 Reason Code Flag</w:t>
      </w:r>
    </w:p>
    <w:p w:rsidR="00000000" w:rsidDel="00000000" w:rsidP="00000000" w:rsidRDefault="00000000" w:rsidRPr="00000000" w14:paraId="00000737">
      <w:pPr>
        <w:rPr/>
      </w:pPr>
      <w:r w:rsidDel="00000000" w:rsidR="00000000" w:rsidRPr="00000000">
        <w:rPr>
          <w:b w:val="1"/>
          <w:rtl w:val="0"/>
        </w:rPr>
        <w:t xml:space="preserve">Position:</w:t>
      </w:r>
      <w:r w:rsidDel="00000000" w:rsidR="00000000" w:rsidRPr="00000000">
        <w:rPr>
          <w:rtl w:val="0"/>
        </w:rPr>
        <w:t xml:space="preserve"> bit 2 of the DISCONNECT Flags. Labelled </w:t>
      </w:r>
      <w:r w:rsidDel="00000000" w:rsidR="00000000" w:rsidRPr="00000000">
        <w:rPr>
          <w:i w:val="1"/>
          <w:rtl w:val="0"/>
        </w:rPr>
        <w:t xml:space="preserve">Reason C</w:t>
      </w:r>
      <w:r w:rsidDel="00000000" w:rsidR="00000000" w:rsidRPr="00000000">
        <w:rPr>
          <w:rtl w:val="0"/>
        </w:rPr>
        <w:t xml:space="preserve"> in Figure 3-27.</w:t>
      </w:r>
      <w:r w:rsidDel="00000000" w:rsidR="00000000" w:rsidRPr="00000000">
        <w:rPr>
          <w:rtl w:val="0"/>
        </w:rPr>
      </w:r>
    </w:p>
    <w:p w:rsidR="00000000" w:rsidDel="00000000" w:rsidP="00000000" w:rsidRDefault="00000000" w:rsidRPr="00000000" w14:paraId="00000738">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Fonts w:ascii="Arial" w:cs="Arial" w:eastAsia="Arial" w:hAnsi="Arial"/>
          <w:color w:val="000000"/>
          <w:sz w:val="20"/>
          <w:szCs w:val="20"/>
          <w:highlight w:val="yellow"/>
          <w:rtl w:val="0"/>
        </w:rPr>
        <w:t xml:space="preserve">If the Reason Code Flag is set to 0, a Reason Code MUST NOT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[MQTT-SN-3.13.2.</w:t>
      </w:r>
      <w:r w:rsidDel="00000000" w:rsidR="00000000" w:rsidRPr="00000000">
        <w:rPr>
          <w:color w:val="ff0000"/>
          <w:sz w:val="20"/>
          <w:szCs w:val="20"/>
          <w:shd w:fill="auto" w:val="clear"/>
          <w:rtl w:val="0"/>
        </w:rPr>
        <w:t xml:space="preserve">3</w:t>
      </w:r>
      <w:r w:rsidDel="00000000" w:rsidR="00000000" w:rsidRPr="00000000">
        <w:rPr>
          <w:rFonts w:ascii="Arial" w:cs="Arial" w:eastAsia="Arial" w:hAnsi="Arial"/>
          <w:color w:val="ff0000"/>
          <w:sz w:val="20"/>
          <w:szCs w:val="20"/>
          <w:shd w:fill="auto" w:val="clear"/>
          <w:rtl w:val="0"/>
        </w:rPr>
        <w:t xml:space="preserve">-1]</w:t>
      </w:r>
      <w:r w:rsidDel="00000000" w:rsidR="00000000" w:rsidRPr="00000000">
        <w:rPr>
          <w:rFonts w:ascii="Arial" w:cs="Arial" w:eastAsia="Arial" w:hAnsi="Arial"/>
          <w:color w:val="000000"/>
          <w:sz w:val="20"/>
          <w:szCs w:val="20"/>
          <w:shd w:fill="auto" w:val="clear"/>
          <w:rtl w:val="0"/>
        </w:rPr>
        <w:t xml:space="preserve">. </w:t>
      </w:r>
    </w:p>
    <w:p w:rsidR="00000000" w:rsidDel="00000000" w:rsidP="00000000" w:rsidRDefault="00000000" w:rsidRPr="00000000" w14:paraId="00000739">
      <w:pPr>
        <w:spacing w:after="200" w:before="0" w:lineRule="auto"/>
        <w:ind w:left="0" w:firstLine="0"/>
        <w:rPr>
          <w:rFonts w:ascii="Arial" w:cs="Arial" w:eastAsia="Arial" w:hAnsi="Arial"/>
          <w:highlight w:val="yellow"/>
        </w:rPr>
      </w:pPr>
      <w:r w:rsidDel="00000000" w:rsidR="00000000" w:rsidRPr="00000000">
        <w:rPr>
          <w:rFonts w:ascii="Arial" w:cs="Arial" w:eastAsia="Arial" w:hAnsi="Arial"/>
          <w:color w:val="000000"/>
          <w:sz w:val="20"/>
          <w:szCs w:val="20"/>
          <w:highlight w:val="yellow"/>
          <w:rtl w:val="0"/>
        </w:rPr>
        <w:t xml:space="preserve">If the Reason Code Flag is set to 1, a Reason Code MUST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w:t>
      </w:r>
      <w:r w:rsidDel="00000000" w:rsidR="00000000" w:rsidRPr="00000000">
        <w:rPr>
          <w:color w:val="ff0000"/>
          <w:sz w:val="20"/>
          <w:szCs w:val="20"/>
          <w:shd w:fill="auto" w:val="clear"/>
          <w:rtl w:val="0"/>
        </w:rPr>
        <w:t xml:space="preserve">3</w:t>
      </w:r>
      <w:r w:rsidDel="00000000" w:rsidR="00000000" w:rsidRPr="00000000">
        <w:rPr>
          <w:rFonts w:ascii="Arial" w:cs="Arial" w:eastAsia="Arial" w:hAnsi="Arial"/>
          <w:color w:val="ff0000"/>
          <w:sz w:val="20"/>
          <w:szCs w:val="20"/>
          <w:shd w:fill="auto" w:val="clear"/>
          <w:rtl w:val="0"/>
        </w:rPr>
        <w:t xml:space="preserve">.2.3-2]</w:t>
      </w: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tl w:val="0"/>
        </w:rPr>
      </w:r>
    </w:p>
    <w:p w:rsidR="00000000" w:rsidDel="00000000" w:rsidP="00000000" w:rsidRDefault="00000000" w:rsidRPr="00000000" w14:paraId="0000073A">
      <w:pPr>
        <w:pStyle w:val="Heading3"/>
        <w:ind w:left="0" w:firstLine="0"/>
        <w:rPr/>
      </w:pPr>
      <w:bookmarkStart w:colFirst="0" w:colLast="0" w:name="_heading=h.rjljjibf9dws" w:id="210"/>
      <w:bookmarkEnd w:id="210"/>
      <w:r w:rsidDel="00000000" w:rsidR="00000000" w:rsidRPr="00000000">
        <w:rPr>
          <w:rtl w:val="0"/>
        </w:rPr>
        <w:t xml:space="preserve">3.13.3 Packet Identifier</w:t>
      </w:r>
    </w:p>
    <w:p w:rsidR="00000000" w:rsidDel="00000000" w:rsidP="00000000" w:rsidRDefault="00000000" w:rsidRPr="00000000" w14:paraId="0000073B">
      <w:pPr>
        <w:spacing w:after="295" w:before="0" w:line="248.00000000000006" w:lineRule="auto"/>
        <w:rPr>
          <w:rFonts w:ascii="Arial" w:cs="Arial" w:eastAsia="Arial" w:hAnsi="Arial"/>
          <w:highlight w:val="yellow"/>
        </w:rPr>
      </w:pPr>
      <w:r w:rsidDel="00000000" w:rsidR="00000000" w:rsidRPr="00000000">
        <w:rPr>
          <w:rFonts w:ascii="Arial" w:cs="Arial" w:eastAsia="Arial" w:hAnsi="Arial"/>
          <w:rtl w:val="0"/>
        </w:rPr>
        <w:t xml:space="preserve">Optional. This can be used by a </w:t>
      </w:r>
      <w:r w:rsidDel="00000000" w:rsidR="00000000" w:rsidRPr="00000000">
        <w:rPr>
          <w:rtl w:val="0"/>
        </w:rPr>
        <w:t xml:space="preserve">Server</w:t>
      </w:r>
      <w:r w:rsidDel="00000000" w:rsidR="00000000" w:rsidRPr="00000000">
        <w:rPr>
          <w:rFonts w:ascii="Arial" w:cs="Arial" w:eastAsia="Arial" w:hAnsi="Arial"/>
          <w:rtl w:val="0"/>
        </w:rPr>
        <w:t xml:space="preserve"> when responding to a Client packet for which there is no current Virtual Connection. In this case, the DISCONNECT packet can be sent by the </w:t>
      </w:r>
      <w:r w:rsidDel="00000000" w:rsidR="00000000" w:rsidRPr="00000000">
        <w:rPr>
          <w:rtl w:val="0"/>
        </w:rPr>
        <w:t xml:space="preserve">Server</w:t>
      </w:r>
      <w:r w:rsidDel="00000000" w:rsidR="00000000" w:rsidRPr="00000000">
        <w:rPr>
          <w:rFonts w:ascii="Arial" w:cs="Arial" w:eastAsia="Arial" w:hAnsi="Arial"/>
          <w:rtl w:val="0"/>
        </w:rPr>
        <w:t xml:space="preserve">, setting the Reason Code to 0xF4 (No Virtual Connection Exists) and including the Packet Identifier of the erroneous packet, to help with problem diagnosis.</w:t>
      </w:r>
      <w:r w:rsidDel="00000000" w:rsidR="00000000" w:rsidRPr="00000000">
        <w:rPr>
          <w:rtl w:val="0"/>
        </w:rPr>
      </w:r>
    </w:p>
    <w:p w:rsidR="00000000" w:rsidDel="00000000" w:rsidP="00000000" w:rsidRDefault="00000000" w:rsidRPr="00000000" w14:paraId="0000073C">
      <w:pPr>
        <w:pStyle w:val="Heading3"/>
        <w:ind w:left="0" w:firstLine="0"/>
        <w:rPr/>
      </w:pPr>
      <w:bookmarkStart w:colFirst="0" w:colLast="0" w:name="_heading=h.3fg1ce0" w:id="211"/>
      <w:bookmarkEnd w:id="211"/>
      <w:r w:rsidDel="00000000" w:rsidR="00000000" w:rsidRPr="00000000">
        <w:rPr>
          <w:rtl w:val="0"/>
        </w:rPr>
        <w:t xml:space="preserve">3.13.4 Reason Code</w:t>
      </w:r>
    </w:p>
    <w:p w:rsidR="00000000" w:rsidDel="00000000" w:rsidP="00000000" w:rsidRDefault="00000000" w:rsidRPr="00000000" w14:paraId="0000073D">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Reason Code for the DISCONNECT packet is optional. If not provided, 0x00 (Normal disconnection) is assumed. </w:t>
      </w:r>
    </w:p>
    <w:p w:rsidR="00000000" w:rsidDel="00000000" w:rsidP="00000000" w:rsidRDefault="00000000" w:rsidRPr="00000000" w14:paraId="0000073E">
      <w:pPr>
        <w:spacing w:after="174" w:before="0" w:line="248.00000000000006" w:lineRule="auto"/>
        <w:ind w:right="4"/>
        <w:rPr>
          <w:rFonts w:ascii="Arial" w:cs="Arial" w:eastAsia="Arial" w:hAnsi="Arial"/>
          <w:color w:val="ff0000"/>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rFonts w:ascii="Arial" w:cs="Arial" w:eastAsia="Arial" w:hAnsi="Arial"/>
          <w:highlight w:val="yellow"/>
          <w:rtl w:val="0"/>
        </w:rPr>
        <w:t xml:space="preserve">The sender of the DISCONNECT packet MUST use one of the Reason Code values applicable to DISCONNECT </w:t>
      </w:r>
      <w:r w:rsidDel="00000000" w:rsidR="00000000" w:rsidRPr="00000000">
        <w:rPr>
          <w:rFonts w:ascii="Arial" w:cs="Arial" w:eastAsia="Arial" w:hAnsi="Arial"/>
          <w:color w:val="ff0000"/>
          <w:rtl w:val="0"/>
        </w:rPr>
        <w:t xml:space="preserve">[MQTT-SN-3.13.4-1].</w:t>
      </w:r>
    </w:p>
    <w:p w:rsidR="00000000" w:rsidDel="00000000" w:rsidP="00000000" w:rsidRDefault="00000000" w:rsidRPr="00000000" w14:paraId="0000073F">
      <w:pPr>
        <w:pStyle w:val="Heading3"/>
        <w:ind w:left="0" w:firstLine="0"/>
        <w:rPr/>
      </w:pPr>
      <w:bookmarkStart w:colFirst="0" w:colLast="0" w:name="_heading=h.1ulbmlt" w:id="212"/>
      <w:bookmarkEnd w:id="212"/>
      <w:r w:rsidDel="00000000" w:rsidR="00000000" w:rsidRPr="00000000">
        <w:rPr>
          <w:rtl w:val="0"/>
        </w:rPr>
        <w:t xml:space="preserve">3.13.5</w:t>
      </w:r>
      <w:r w:rsidDel="00000000" w:rsidR="00000000" w:rsidRPr="00000000">
        <w:rPr>
          <w:rtl w:val="0"/>
        </w:rPr>
        <w:t xml:space="preserve"> Session Expiry Interval</w:t>
      </w:r>
      <w:r w:rsidDel="00000000" w:rsidR="00000000" w:rsidRPr="00000000">
        <w:rPr>
          <w:rtl w:val="0"/>
        </w:rPr>
      </w:r>
    </w:p>
    <w:p w:rsidR="00000000" w:rsidDel="00000000" w:rsidP="00000000" w:rsidRDefault="00000000" w:rsidRPr="00000000" w14:paraId="00000740">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w:t>
      </w:r>
      <w:r w:rsidDel="00000000" w:rsidR="00000000" w:rsidRPr="00000000">
        <w:rPr>
          <w:rFonts w:ascii="Arial" w:cs="Arial" w:eastAsia="Arial" w:hAnsi="Arial"/>
          <w:rtl w:val="0"/>
        </w:rPr>
        <w:t xml:space="preserve">If the Session Expiry Interval is absent, the Session Expiry Interval in the CONNECT packet is used.</w:t>
      </w:r>
    </w:p>
    <w:p w:rsidR="00000000" w:rsidDel="00000000" w:rsidP="00000000" w:rsidRDefault="00000000" w:rsidRPr="00000000" w14:paraId="00000741">
      <w:pPr>
        <w:rPr>
          <w:rFonts w:ascii="Arial" w:cs="Arial" w:eastAsia="Arial" w:hAnsi="Arial"/>
          <w:color w:val="ff0000"/>
        </w:rPr>
      </w:pPr>
      <w:r w:rsidDel="00000000" w:rsidR="00000000" w:rsidRPr="00000000">
        <w:rPr>
          <w:rFonts w:ascii="Arial" w:cs="Arial" w:eastAsia="Arial" w:hAnsi="Arial"/>
          <w:color w:val="000000"/>
          <w:highlight w:val="yellow"/>
          <w:rtl w:val="0"/>
        </w:rPr>
        <w:t xml:space="preserve">The Session Expiry Interval MUST NOT be sent on a DISCONNECT by the Server </w:t>
      </w:r>
      <w:r w:rsidDel="00000000" w:rsidR="00000000" w:rsidRPr="00000000">
        <w:rPr>
          <w:rFonts w:ascii="Arial" w:cs="Arial" w:eastAsia="Arial" w:hAnsi="Arial"/>
          <w:color w:val="ff0000"/>
          <w:rtl w:val="0"/>
        </w:rPr>
        <w:t xml:space="preserve">[MQTT–SN-3.13.5-1].</w:t>
      </w:r>
    </w:p>
    <w:p w:rsidR="00000000" w:rsidDel="00000000" w:rsidP="00000000" w:rsidRDefault="00000000" w:rsidRPr="00000000" w14:paraId="00000742">
      <w:pPr>
        <w:spacing w:after="240" w:before="0" w:lineRule="auto"/>
        <w:ind w:left="0" w:right="0" w:firstLine="0"/>
        <w:rPr>
          <w:rFonts w:ascii="Arial" w:cs="Arial" w:eastAsia="Arial" w:hAnsi="Arial"/>
          <w:color w:val="000000"/>
        </w:rPr>
      </w:pPr>
      <w:r w:rsidDel="00000000" w:rsidR="00000000" w:rsidRPr="00000000">
        <w:rPr>
          <w:rFonts w:ascii="Arial" w:cs="Arial" w:eastAsia="Arial" w:hAnsi="Arial"/>
          <w:color w:val="000000"/>
          <w:rtl w:val="0"/>
        </w:rPr>
        <w:t xml:space="preserve">If the Session Expiry Interval in the CONNECT packet was zero, then it is a Protocol Error to set a non-zero Session Expiry Interval in the DISCONNECT packet sent by the Client. If such a non-zero Session Expiry Interval is received by the Server, it does not treat it as a valid DISCONNECT packet. The Server uses DISCONNECT with Reason Code 0x82 (Protocol Error) as described in </w:t>
      </w:r>
      <w:hyperlink w:anchor="_heading=h.v8vlgf6xm72a">
        <w:r w:rsidDel="00000000" w:rsidR="00000000" w:rsidRPr="00000000">
          <w:rPr>
            <w:color w:val="1155cc"/>
            <w:u w:val="single"/>
            <w:rtl w:val="0"/>
          </w:rPr>
          <w:t xml:space="preserve">4.12 Handling errors</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43">
      <w:pPr>
        <w:pStyle w:val="Heading3"/>
        <w:ind w:left="0" w:firstLine="0"/>
        <w:rPr/>
      </w:pPr>
      <w:bookmarkStart w:colFirst="0" w:colLast="0" w:name="_heading=h.4ekz59m" w:id="213"/>
      <w:bookmarkEnd w:id="213"/>
      <w:r w:rsidDel="00000000" w:rsidR="00000000" w:rsidRPr="00000000">
        <w:rPr>
          <w:rtl w:val="0"/>
        </w:rPr>
        <w:t xml:space="preserve">3.13.6 </w:t>
      </w:r>
      <w:r w:rsidDel="00000000" w:rsidR="00000000" w:rsidRPr="00000000">
        <w:rPr>
          <w:rtl w:val="0"/>
        </w:rPr>
        <w:t xml:space="preserve">Reason String</w:t>
      </w:r>
      <w:r w:rsidDel="00000000" w:rsidR="00000000" w:rsidRPr="00000000">
        <w:rPr>
          <w:rtl w:val="0"/>
        </w:rPr>
      </w:r>
    </w:p>
    <w:p w:rsidR="00000000" w:rsidDel="00000000" w:rsidP="00000000" w:rsidRDefault="00000000" w:rsidRPr="00000000" w14:paraId="00000744">
      <w:pPr>
        <w:rPr>
          <w:rFonts w:ascii="Arial" w:cs="Arial" w:eastAsia="Arial" w:hAnsi="Arial"/>
        </w:rPr>
      </w:pPr>
      <w:r w:rsidDel="00000000" w:rsidR="00000000" w:rsidRPr="00000000">
        <w:rPr>
          <w:rFonts w:ascii="Arial" w:cs="Arial" w:eastAsia="Arial" w:hAnsi="Arial"/>
          <w:rtl w:val="0"/>
        </w:rPr>
        <w:t xml:space="preserve">Fixed Length UTF-8 Encoded String representing a clear text description of t</w:t>
      </w:r>
      <w:r w:rsidDel="00000000" w:rsidR="00000000" w:rsidRPr="00000000">
        <w:rPr>
          <w:rtl w:val="0"/>
        </w:rPr>
        <w:t xml:space="preserve">he reason for the </w:t>
      </w:r>
      <w:r w:rsidDel="00000000" w:rsidR="00000000" w:rsidRPr="00000000">
        <w:rPr>
          <w:rFonts w:ascii="Arial" w:cs="Arial" w:eastAsia="Arial" w:hAnsi="Arial"/>
          <w:rtl w:val="0"/>
        </w:rPr>
        <w:t xml:space="preserve">disconnection. </w:t>
      </w:r>
    </w:p>
    <w:p w:rsidR="00000000" w:rsidDel="00000000" w:rsidP="00000000" w:rsidRDefault="00000000" w:rsidRPr="00000000" w14:paraId="00000745">
      <w:pPr>
        <w:rPr>
          <w:rFonts w:ascii="Arial" w:cs="Arial" w:eastAsia="Arial" w:hAnsi="Arial"/>
        </w:rPr>
      </w:pPr>
      <w:r w:rsidDel="00000000" w:rsidR="00000000" w:rsidRPr="00000000">
        <w:rPr>
          <w:rFonts w:ascii="Arial" w:cs="Arial" w:eastAsia="Arial" w:hAnsi="Arial"/>
          <w:rtl w:val="0"/>
        </w:rPr>
        <w:t xml:space="preserve">Th</w:t>
      </w:r>
      <w:r w:rsidDel="00000000" w:rsidR="00000000" w:rsidRPr="00000000">
        <w:rPr>
          <w:rtl w:val="0"/>
        </w:rPr>
        <w:t xml:space="preserve">is field is optional - its existence or absence is inferred from the Packet length.</w:t>
      </w:r>
      <w:r w:rsidDel="00000000" w:rsidR="00000000" w:rsidRPr="00000000">
        <w:rPr>
          <w:rtl w:val="0"/>
        </w:rPr>
      </w:r>
    </w:p>
    <w:p w:rsidR="00000000" w:rsidDel="00000000" w:rsidP="00000000" w:rsidRDefault="00000000" w:rsidRPr="00000000" w14:paraId="00000746">
      <w:pPr>
        <w:pStyle w:val="Heading3"/>
        <w:keepNext w:val="0"/>
        <w:pBdr>
          <w:top w:color="auto" w:space="0" w:sz="0" w:val="none"/>
        </w:pBdr>
        <w:spacing w:after="80" w:before="280" w:lineRule="auto"/>
        <w:ind w:left="-15" w:firstLine="0"/>
        <w:rPr/>
      </w:pPr>
      <w:bookmarkStart w:colFirst="0" w:colLast="0" w:name="_heading=h.wsl51zt8cr34" w:id="214"/>
      <w:bookmarkEnd w:id="214"/>
      <w:r w:rsidDel="00000000" w:rsidR="00000000" w:rsidRPr="00000000">
        <w:rPr>
          <w:rtl w:val="0"/>
        </w:rPr>
        <w:t xml:space="preserve">3.13.7 DISCONNECT Actions</w:t>
      </w:r>
    </w:p>
    <w:p w:rsidR="00000000" w:rsidDel="00000000" w:rsidP="00000000" w:rsidRDefault="00000000" w:rsidRPr="00000000" w14:paraId="00000747">
      <w:pPr>
        <w:spacing w:after="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After sending a DISCONNECT packet the sender</w:t>
      </w:r>
      <w:r w:rsidDel="00000000" w:rsidR="00000000" w:rsidRPr="00000000">
        <w:rPr>
          <w:rFonts w:ascii="Arial" w:cs="Arial" w:eastAsia="Arial" w:hAnsi="Arial"/>
          <w:rtl w:val="0"/>
        </w:rPr>
        <w:t xml:space="preserve">:</w:t>
      </w:r>
    </w:p>
    <w:p w:rsidR="00000000" w:rsidDel="00000000" w:rsidP="00000000" w:rsidRDefault="00000000" w:rsidRPr="00000000" w14:paraId="00000748">
      <w:pPr>
        <w:numPr>
          <w:ilvl w:val="0"/>
          <w:numId w:val="51"/>
        </w:numPr>
        <w:spacing w:after="0" w:afterAutospacing="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NOT send any more MQTT-SN Control Packets on that Virtual Connection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[MQTT-SN-3.13.7-1]</w:t>
      </w:r>
      <w:r w:rsidDel="00000000" w:rsidR="00000000" w:rsidRPr="00000000">
        <w:rPr>
          <w:rFonts w:ascii="Arial" w:cs="Arial" w:eastAsia="Arial" w:hAnsi="Arial"/>
          <w:rtl w:val="0"/>
        </w:rPr>
        <w:t xml:space="preserve">.</w:t>
      </w:r>
    </w:p>
    <w:p w:rsidR="00000000" w:rsidDel="00000000" w:rsidP="00000000" w:rsidRDefault="00000000" w:rsidRPr="00000000" w14:paraId="00000749">
      <w:pPr>
        <w:numPr>
          <w:ilvl w:val="0"/>
          <w:numId w:val="51"/>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delete the Virtual Connection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[MQTT-SN-3.13.7-2]</w:t>
      </w:r>
      <w:r w:rsidDel="00000000" w:rsidR="00000000" w:rsidRPr="00000000">
        <w:rPr>
          <w:rFonts w:ascii="Arial" w:cs="Arial" w:eastAsia="Arial" w:hAnsi="Arial"/>
          <w:rtl w:val="0"/>
        </w:rPr>
        <w:t xml:space="preserve">.</w:t>
      </w:r>
    </w:p>
    <w:p w:rsidR="00000000" w:rsidDel="00000000" w:rsidP="00000000" w:rsidRDefault="00000000" w:rsidRPr="00000000" w14:paraId="0000074A">
      <w:pPr>
        <w:spacing w:after="0" w:before="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On receipt of DISCONNECT with a Reason Code of 0x00 (Success) the Server</w:t>
      </w:r>
      <w:r w:rsidDel="00000000" w:rsidR="00000000" w:rsidRPr="00000000">
        <w:rPr>
          <w:rFonts w:ascii="Arial" w:cs="Arial" w:eastAsia="Arial" w:hAnsi="Arial"/>
          <w:rtl w:val="0"/>
        </w:rPr>
        <w:t xml:space="preserve">:</w:t>
      </w:r>
    </w:p>
    <w:p w:rsidR="00000000" w:rsidDel="00000000" w:rsidP="00000000" w:rsidRDefault="00000000" w:rsidRPr="00000000" w14:paraId="0000074B">
      <w:pPr>
        <w:numPr>
          <w:ilvl w:val="0"/>
          <w:numId w:val="21"/>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discard any Will Message associated with the current Connection without publishing it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[MQTT-SN-3.13.</w:t>
      </w:r>
      <w:r w:rsidDel="00000000" w:rsidR="00000000" w:rsidRPr="00000000">
        <w:rPr>
          <w:color w:val="ff0000"/>
          <w:rtl w:val="0"/>
        </w:rPr>
        <w:t xml:space="preserve">7</w:t>
      </w:r>
      <w:r w:rsidDel="00000000" w:rsidR="00000000" w:rsidRPr="00000000">
        <w:rPr>
          <w:rFonts w:ascii="Arial" w:cs="Arial" w:eastAsia="Arial" w:hAnsi="Arial"/>
          <w:color w:val="ff0000"/>
          <w:rtl w:val="0"/>
        </w:rPr>
        <w:t xml:space="preserve">-3]</w:t>
      </w:r>
      <w:r w:rsidDel="00000000" w:rsidR="00000000" w:rsidRPr="00000000">
        <w:rPr>
          <w:rFonts w:ascii="Arial" w:cs="Arial" w:eastAsia="Arial" w:hAnsi="Arial"/>
          <w:rtl w:val="0"/>
        </w:rPr>
        <w:t xml:space="preserve">, as described in </w:t>
      </w:r>
      <w:hyperlink w:anchor="_heading=h.u38i2mpp332q">
        <w:r w:rsidDel="00000000" w:rsidR="00000000" w:rsidRPr="00000000">
          <w:rPr>
            <w:color w:val="1155cc"/>
            <w:u w:val="single"/>
            <w:rtl w:val="0"/>
          </w:rPr>
          <w:t xml:space="preserve">3.1.3 Will Flags</w:t>
        </w:r>
      </w:hyperlink>
      <w:r w:rsidDel="00000000" w:rsidR="00000000" w:rsidRPr="00000000">
        <w:rPr>
          <w:rFonts w:ascii="Arial" w:cs="Arial" w:eastAsia="Arial" w:hAnsi="Arial"/>
          <w:rtl w:val="0"/>
        </w:rPr>
        <w:t xml:space="preserve">.</w:t>
      </w:r>
    </w:p>
    <w:p w:rsidR="00000000" w:rsidDel="00000000" w:rsidP="00000000" w:rsidRDefault="00000000" w:rsidRPr="00000000" w14:paraId="0000074C">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On receipt of DISCONNECT, the receiver:</w:t>
      </w:r>
    </w:p>
    <w:p w:rsidR="00000000" w:rsidDel="00000000" w:rsidP="00000000" w:rsidRDefault="00000000" w:rsidRPr="00000000" w14:paraId="0000074D">
      <w:pPr>
        <w:numPr>
          <w:ilvl w:val="0"/>
          <w:numId w:val="19"/>
        </w:numPr>
        <w:spacing w:after="0" w:afterAutospacing="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NOT send any more MQTT-SN Control Packets on the Virtual Connection, if one exists</w:t>
      </w:r>
      <w:r w:rsidDel="00000000" w:rsidR="00000000" w:rsidRPr="00000000">
        <w:rPr>
          <w:highlight w:val="yellow"/>
          <w:rtl w:val="0"/>
        </w:rPr>
        <w:t xml:space="preserve"> </w:t>
      </w:r>
      <w:r w:rsidDel="00000000" w:rsidR="00000000" w:rsidRPr="00000000">
        <w:rPr>
          <w:color w:val="ff0000"/>
          <w:rtl w:val="0"/>
        </w:rPr>
        <w:t xml:space="preserve">[MQTT-SN-3.13.7-4].</w:t>
      </w:r>
      <w:r w:rsidDel="00000000" w:rsidR="00000000" w:rsidRPr="00000000">
        <w:rPr>
          <w:rtl w:val="0"/>
        </w:rPr>
      </w:r>
    </w:p>
    <w:p w:rsidR="00000000" w:rsidDel="00000000" w:rsidP="00000000" w:rsidRDefault="00000000" w:rsidRPr="00000000" w14:paraId="0000074E">
      <w:pPr>
        <w:numPr>
          <w:ilvl w:val="0"/>
          <w:numId w:val="19"/>
        </w:numPr>
        <w:spacing w:after="240" w:before="0" w:lineRule="auto"/>
        <w:ind w:left="720" w:right="0" w:hanging="360"/>
        <w:rPr>
          <w:rFonts w:ascii="Arial" w:cs="Arial" w:eastAsia="Arial" w:hAnsi="Arial"/>
        </w:rPr>
      </w:pPr>
      <w:r w:rsidDel="00000000" w:rsidR="00000000" w:rsidRPr="00000000">
        <w:rPr>
          <w:rFonts w:ascii="Arial" w:cs="Arial" w:eastAsia="Arial" w:hAnsi="Arial"/>
          <w:rtl w:val="0"/>
        </w:rPr>
        <w:t xml:space="preserve">SHOULD delete any existing Virtual Connection.</w:t>
      </w:r>
    </w:p>
    <w:p w:rsidR="00000000" w:rsidDel="00000000" w:rsidP="00000000" w:rsidRDefault="00000000" w:rsidRPr="00000000" w14:paraId="0000074F">
      <w:pP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After receiving a DISCONNECT, a Client can make a new Virtual Connection by sending a CONNECT Packet to the Server.</w:t>
      </w:r>
    </w:p>
    <w:p w:rsidR="00000000" w:rsidDel="00000000" w:rsidP="00000000" w:rsidRDefault="00000000" w:rsidRPr="00000000" w14:paraId="00000750">
      <w:pPr>
        <w:pStyle w:val="Heading2"/>
        <w:keepLines w:val="1"/>
        <w:spacing w:after="77" w:before="0" w:line="259" w:lineRule="auto"/>
        <w:ind w:left="0" w:firstLine="0"/>
        <w:rPr>
          <w:rFonts w:ascii="Arial" w:cs="Arial" w:eastAsia="Arial" w:hAnsi="Arial"/>
        </w:rPr>
      </w:pPr>
      <w:bookmarkStart w:colFirst="0" w:colLast="0" w:name="_heading=h.elrc49qsiunp" w:id="215"/>
      <w:bookmarkEnd w:id="215"/>
      <w:r w:rsidDel="00000000" w:rsidR="00000000" w:rsidRPr="00000000">
        <w:rPr>
          <w:rtl w:val="0"/>
        </w:rPr>
        <w:t xml:space="preserve">3.14 </w:t>
      </w:r>
      <w:r w:rsidDel="00000000" w:rsidR="00000000" w:rsidRPr="00000000">
        <w:rPr>
          <w:rFonts w:ascii="Arial" w:cs="Arial" w:eastAsia="Arial" w:hAnsi="Arial"/>
          <w:rtl w:val="0"/>
        </w:rPr>
        <w:t xml:space="preserve">WAKEUP - Wake up request</w:t>
      </w:r>
    </w:p>
    <w:p w:rsidR="00000000" w:rsidDel="00000000" w:rsidP="00000000" w:rsidRDefault="00000000" w:rsidRPr="00000000" w14:paraId="00000751">
      <w:pPr>
        <w:rPr/>
      </w:pPr>
      <w:r w:rsidDel="00000000" w:rsidR="00000000" w:rsidRPr="00000000">
        <w:rPr>
          <w:i w:val="1"/>
          <w:sz w:val="19"/>
          <w:szCs w:val="19"/>
          <w:rtl w:val="0"/>
        </w:rPr>
        <w:t xml:space="preserve">Figure 3-25 – WAKEUP Packet</w:t>
      </w:r>
      <w:r w:rsidDel="00000000" w:rsidR="00000000" w:rsidRPr="00000000">
        <w:rPr>
          <w:rtl w:val="0"/>
        </w:rPr>
      </w:r>
    </w:p>
    <w:p w:rsidR="00000000" w:rsidDel="00000000" w:rsidP="00000000" w:rsidRDefault="00000000" w:rsidRPr="00000000" w14:paraId="00000752">
      <w:pPr>
        <w:rPr/>
      </w:pPr>
      <w:r w:rsidDel="00000000" w:rsidR="00000000" w:rsidRPr="00000000">
        <w:rPr/>
        <w:drawing>
          <wp:inline distB="114300" distT="114300" distL="114300" distR="114300">
            <wp:extent cx="5943600" cy="660400"/>
            <wp:effectExtent b="0" l="0" r="0" t="0"/>
            <wp:docPr id="43" name="image23.png"/>
            <a:graphic>
              <a:graphicData uri="http://schemas.openxmlformats.org/drawingml/2006/picture">
                <pic:pic>
                  <pic:nvPicPr>
                    <pic:cNvPr id="0" name="image23.png"/>
                    <pic:cNvPicPr preferRelativeResize="0"/>
                  </pic:nvPicPr>
                  <pic:blipFill>
                    <a:blip r:embed="rId81"/>
                    <a:srcRect b="0" l="0" r="0" t="0"/>
                    <a:stretch>
                      <a:fillRect/>
                    </a:stretch>
                  </pic:blipFill>
                  <pic:spPr>
                    <a:xfrm>
                      <a:off x="0" y="0"/>
                      <a:ext cx="59436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753">
      <w:pPr>
        <w:rPr>
          <w:rFonts w:ascii="Arial" w:cs="Arial" w:eastAsia="Arial" w:hAnsi="Arial"/>
        </w:rPr>
      </w:pPr>
      <w:r w:rsidDel="00000000" w:rsidR="00000000" w:rsidRPr="00000000">
        <w:rPr>
          <w:rFonts w:ascii="Arial" w:cs="Arial" w:eastAsia="Arial" w:hAnsi="Arial"/>
          <w:rtl w:val="0"/>
        </w:rPr>
        <w:t xml:space="preserve">The wakeup packet is a signal sent from the </w:t>
      </w:r>
      <w:r w:rsidDel="00000000" w:rsidR="00000000" w:rsidRPr="00000000">
        <w:rPr>
          <w:rtl w:val="0"/>
        </w:rPr>
        <w:t xml:space="preserve">Server</w:t>
      </w:r>
      <w:r w:rsidDel="00000000" w:rsidR="00000000" w:rsidRPr="00000000">
        <w:rPr>
          <w:rFonts w:ascii="Arial" w:cs="Arial" w:eastAsia="Arial" w:hAnsi="Arial"/>
          <w:rtl w:val="0"/>
        </w:rPr>
        <w:t xml:space="preserve"> to a client. It is an indication from the </w:t>
      </w:r>
      <w:r w:rsidDel="00000000" w:rsidR="00000000" w:rsidRPr="00000000">
        <w:rPr>
          <w:rtl w:val="0"/>
        </w:rPr>
        <w:t xml:space="preserve">Server</w:t>
      </w:r>
      <w:r w:rsidDel="00000000" w:rsidR="00000000" w:rsidRPr="00000000">
        <w:rPr>
          <w:rFonts w:ascii="Arial" w:cs="Arial" w:eastAsia="Arial" w:hAnsi="Arial"/>
          <w:rtl w:val="0"/>
        </w:rPr>
        <w:t xml:space="preserve"> that the client should wake up. The client is not obliged to honor this request, nor may it even receive the packet. It can choose to ignore the request, or undertake one of the sequences outlined in </w:t>
      </w:r>
      <w:hyperlink w:anchor="_heading=h.pj8yyjomhafn">
        <w:r w:rsidDel="00000000" w:rsidR="00000000" w:rsidRPr="00000000">
          <w:rPr>
            <w:color w:val="1155cc"/>
            <w:u w:val="single"/>
            <w:rtl w:val="0"/>
          </w:rPr>
          <w:t xml:space="preserve">4.14.2 Sleeping Clients</w:t>
        </w:r>
      </w:hyperlink>
      <w:r w:rsidDel="00000000" w:rsidR="00000000" w:rsidRPr="00000000">
        <w:rPr>
          <w:rFonts w:ascii="Arial" w:cs="Arial" w:eastAsia="Arial" w:hAnsi="Arial"/>
          <w:rtl w:val="0"/>
        </w:rPr>
        <w:t xml:space="preserve">. The client need not respond to this packet.</w:t>
      </w:r>
      <w:r w:rsidDel="00000000" w:rsidR="00000000" w:rsidRPr="00000000">
        <w:rPr>
          <w:rtl w:val="0"/>
        </w:rPr>
      </w:r>
    </w:p>
    <w:p w:rsidR="00000000" w:rsidDel="00000000" w:rsidP="00000000" w:rsidRDefault="00000000" w:rsidRPr="00000000" w14:paraId="00000754">
      <w:pPr>
        <w:pStyle w:val="Heading3"/>
        <w:ind w:left="0" w:firstLine="0"/>
        <w:rPr/>
      </w:pPr>
      <w:bookmarkStart w:colFirst="0" w:colLast="0" w:name="_heading=h.lrkcmnrrlwx6" w:id="216"/>
      <w:bookmarkEnd w:id="216"/>
      <w:r w:rsidDel="00000000" w:rsidR="00000000" w:rsidRPr="00000000">
        <w:rPr>
          <w:rtl w:val="0"/>
        </w:rPr>
        <w:t xml:space="preserve">3.14.1 WAKEUP Header</w:t>
      </w:r>
    </w:p>
    <w:p w:rsidR="00000000" w:rsidDel="00000000" w:rsidP="00000000" w:rsidRDefault="00000000" w:rsidRPr="00000000" w14:paraId="00000755">
      <w:pPr>
        <w:spacing w:after="174" w:before="0" w:line="248.00000000000006" w:lineRule="auto"/>
        <w:rPr>
          <w:rFonts w:ascii="Arial" w:cs="Arial" w:eastAsia="Arial" w:hAnsi="Arial"/>
          <w:color w:val="000000"/>
          <w:highlight w:val="yellow"/>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756">
      <w:pPr>
        <w:pStyle w:val="Heading3"/>
        <w:keepNext w:val="0"/>
        <w:pBdr>
          <w:top w:color="auto" w:space="0" w:sz="0" w:val="none"/>
        </w:pBdr>
        <w:spacing w:after="80" w:before="280" w:lineRule="auto"/>
        <w:ind w:left="-15" w:firstLine="0"/>
        <w:rPr/>
      </w:pPr>
      <w:bookmarkStart w:colFirst="0" w:colLast="0" w:name="_heading=h.2sa95hk6sfa3" w:id="217"/>
      <w:bookmarkEnd w:id="217"/>
      <w:r w:rsidDel="00000000" w:rsidR="00000000" w:rsidRPr="00000000">
        <w:rPr>
          <w:rtl w:val="0"/>
        </w:rPr>
        <w:t xml:space="preserve">3.14.2 </w:t>
      </w:r>
      <w:r w:rsidDel="00000000" w:rsidR="00000000" w:rsidRPr="00000000">
        <w:rPr>
          <w:rFonts w:ascii="Arial" w:cs="Arial" w:eastAsia="Arial" w:hAnsi="Arial"/>
          <w:sz w:val="26"/>
          <w:szCs w:val="26"/>
          <w:rtl w:val="0"/>
        </w:rPr>
        <w:t xml:space="preserve">WAKEUP</w:t>
      </w:r>
      <w:r w:rsidDel="00000000" w:rsidR="00000000" w:rsidRPr="00000000">
        <w:rPr>
          <w:rtl w:val="0"/>
        </w:rPr>
        <w:t xml:space="preserve"> Actions</w:t>
      </w:r>
      <w:r w:rsidDel="00000000" w:rsidR="00000000" w:rsidRPr="00000000">
        <w:rPr>
          <w:rtl w:val="0"/>
        </w:rPr>
      </w:r>
    </w:p>
    <w:p w:rsidR="00000000" w:rsidDel="00000000" w:rsidP="00000000" w:rsidRDefault="00000000" w:rsidRPr="00000000" w14:paraId="00000757">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Client MAY choose to follow the AWAKE procedure in response to receiving a WAKEUP packet </w:t>
      </w:r>
      <w:r w:rsidDel="00000000" w:rsidR="00000000" w:rsidRPr="00000000">
        <w:rPr>
          <w:rFonts w:ascii="Arial" w:cs="Arial" w:eastAsia="Arial" w:hAnsi="Arial"/>
          <w:color w:val="ff0000"/>
          <w:rtl w:val="0"/>
        </w:rPr>
        <w:t xml:space="preserve">[MQTT-SN-3.14.2-1]</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758">
      <w:pPr>
        <w:pStyle w:val="Heading2"/>
        <w:keepLines w:val="1"/>
        <w:spacing w:after="77" w:before="0" w:line="259" w:lineRule="auto"/>
        <w:ind w:left="0" w:firstLine="0"/>
        <w:rPr>
          <w:rFonts w:ascii="Arial" w:cs="Arial" w:eastAsia="Arial" w:hAnsi="Arial"/>
        </w:rPr>
      </w:pPr>
      <w:bookmarkStart w:colFirst="0" w:colLast="0" w:name="_heading=h.y0yzf1b41yjh" w:id="218"/>
      <w:bookmarkEnd w:id="218"/>
      <w:r w:rsidDel="00000000" w:rsidR="00000000" w:rsidRPr="00000000">
        <w:rPr>
          <w:rtl w:val="0"/>
        </w:rPr>
        <w:t xml:space="preserve">3.15 SLEEPREQ</w:t>
      </w:r>
      <w:r w:rsidDel="00000000" w:rsidR="00000000" w:rsidRPr="00000000">
        <w:rPr>
          <w:rFonts w:ascii="Arial" w:cs="Arial" w:eastAsia="Arial" w:hAnsi="Arial"/>
          <w:rtl w:val="0"/>
        </w:rPr>
        <w:t xml:space="preserve"> - Sleep request</w:t>
      </w:r>
    </w:p>
    <w:p w:rsidR="00000000" w:rsidDel="00000000" w:rsidP="00000000" w:rsidRDefault="00000000" w:rsidRPr="00000000" w14:paraId="00000759">
      <w:pPr>
        <w:rPr/>
      </w:pPr>
      <w:r w:rsidDel="00000000" w:rsidR="00000000" w:rsidRPr="00000000">
        <w:rPr>
          <w:i w:val="1"/>
          <w:sz w:val="19"/>
          <w:szCs w:val="19"/>
          <w:rtl w:val="0"/>
        </w:rPr>
        <w:t xml:space="preserve">Figure 3-26 – SLEEPREQ Packet</w:t>
      </w:r>
      <w:r w:rsidDel="00000000" w:rsidR="00000000" w:rsidRPr="00000000">
        <w:rPr>
          <w:rtl w:val="0"/>
        </w:rPr>
      </w:r>
    </w:p>
    <w:p w:rsidR="00000000" w:rsidDel="00000000" w:rsidP="00000000" w:rsidRDefault="00000000" w:rsidRPr="00000000" w14:paraId="0000075A">
      <w:pPr>
        <w:rPr/>
      </w:pPr>
      <w:r w:rsidDel="00000000" w:rsidR="00000000" w:rsidRPr="00000000">
        <w:rPr/>
        <w:drawing>
          <wp:inline distB="114300" distT="114300" distL="114300" distR="114300">
            <wp:extent cx="5943600" cy="2590800"/>
            <wp:effectExtent b="0" l="0" r="0" t="0"/>
            <wp:docPr id="54" name="image28.png"/>
            <a:graphic>
              <a:graphicData uri="http://schemas.openxmlformats.org/drawingml/2006/picture">
                <pic:pic>
                  <pic:nvPicPr>
                    <pic:cNvPr id="0" name="image28.png"/>
                    <pic:cNvPicPr preferRelativeResize="0"/>
                  </pic:nvPicPr>
                  <pic:blipFill>
                    <a:blip r:embed="rId82"/>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75B">
      <w:pPr>
        <w:ind w:left="0" w:firstLine="0"/>
        <w:rPr/>
      </w:pPr>
      <w:r w:rsidDel="00000000" w:rsidR="00000000" w:rsidRPr="00000000">
        <w:rPr>
          <w:rtl w:val="0"/>
        </w:rPr>
        <w:t xml:space="preserve">The SLEEPREQ packet is sent from the Client to the Server to indicate that it is going to sleep (moving to the Asleep state).</w:t>
      </w:r>
    </w:p>
    <w:p w:rsidR="00000000" w:rsidDel="00000000" w:rsidP="00000000" w:rsidRDefault="00000000" w:rsidRPr="00000000" w14:paraId="0000075C">
      <w:pPr>
        <w:pStyle w:val="Heading3"/>
        <w:ind w:left="0" w:firstLine="0"/>
        <w:rPr/>
      </w:pPr>
      <w:bookmarkStart w:colFirst="0" w:colLast="0" w:name="_heading=h.ae58qknvrf2w" w:id="219"/>
      <w:bookmarkEnd w:id="219"/>
      <w:r w:rsidDel="00000000" w:rsidR="00000000" w:rsidRPr="00000000">
        <w:rPr>
          <w:rtl w:val="0"/>
        </w:rPr>
        <w:t xml:space="preserve">3.15.1 SLEEPREQ Header</w:t>
      </w:r>
    </w:p>
    <w:p w:rsidR="00000000" w:rsidDel="00000000" w:rsidP="00000000" w:rsidRDefault="00000000" w:rsidRPr="00000000" w14:paraId="0000075D">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5E">
      <w:pPr>
        <w:pStyle w:val="Heading3"/>
        <w:ind w:left="0" w:firstLine="0"/>
        <w:rPr/>
      </w:pPr>
      <w:bookmarkStart w:colFirst="0" w:colLast="0" w:name="_heading=h.akftl72rmwpd" w:id="220"/>
      <w:bookmarkEnd w:id="220"/>
      <w:r w:rsidDel="00000000" w:rsidR="00000000" w:rsidRPr="00000000">
        <w:rPr>
          <w:rtl w:val="0"/>
        </w:rPr>
        <w:t xml:space="preserve">3.15.2 SLEEPREQ Flags</w:t>
      </w:r>
    </w:p>
    <w:p w:rsidR="00000000" w:rsidDel="00000000" w:rsidP="00000000" w:rsidRDefault="00000000" w:rsidRPr="00000000" w14:paraId="0000075F">
      <w:pPr>
        <w:rPr>
          <w:rFonts w:ascii="Arial" w:cs="Arial" w:eastAsia="Arial" w:hAnsi="Arial"/>
          <w:color w:val="000000"/>
        </w:rPr>
      </w:pPr>
      <w:r w:rsidDel="00000000" w:rsidR="00000000" w:rsidRPr="00000000">
        <w:rPr>
          <w:rFonts w:ascii="Arial" w:cs="Arial" w:eastAsia="Arial" w:hAnsi="Arial"/>
          <w:color w:val="000000"/>
          <w:rtl w:val="0"/>
        </w:rPr>
        <w:t xml:space="preserve">The SLEEPREQ Flags is a 1 byte field which contains flags specifying the contents of the SLEEPREQ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7-1 of the SLEEPREQ Flags are reserved and MUST be set to 0</w:t>
      </w:r>
      <w:r w:rsidDel="00000000" w:rsidR="00000000" w:rsidRPr="00000000">
        <w:rPr>
          <w:color w:val="000000"/>
          <w:rtl w:val="0"/>
        </w:rPr>
        <w:t xml:space="preserve"> </w:t>
      </w:r>
      <w:r w:rsidDel="00000000" w:rsidR="00000000" w:rsidRPr="00000000">
        <w:rPr>
          <w:color w:val="ff0000"/>
          <w:rtl w:val="0"/>
        </w:rPr>
        <w:t xml:space="preserve">[MQTT-SN-3.15.2-1].</w:t>
      </w:r>
      <w:r w:rsidDel="00000000" w:rsidR="00000000" w:rsidRPr="00000000">
        <w:rPr>
          <w:rtl w:val="0"/>
        </w:rPr>
      </w:r>
    </w:p>
    <w:p w:rsidR="00000000" w:rsidDel="00000000" w:rsidP="00000000" w:rsidRDefault="00000000" w:rsidRPr="00000000" w14:paraId="00000760">
      <w:pPr>
        <w:rPr>
          <w:rFonts w:ascii="Arial" w:cs="Arial" w:eastAsia="Arial" w:hAnsi="Arial"/>
          <w:highlight w:val="yellow"/>
        </w:rPr>
      </w:pPr>
      <w:r w:rsidDel="00000000" w:rsidR="00000000" w:rsidRPr="00000000">
        <w:rPr>
          <w:rFonts w:ascii="Arial" w:cs="Arial" w:eastAsia="Arial" w:hAnsi="Arial"/>
          <w:highlight w:val="yellow"/>
          <w:rtl w:val="0"/>
        </w:rPr>
        <w:t xml:space="preserve">The receiver MUST validate that the reserved flags in the SLEEPREQ packet are set to 0. If any of the reserved flags is not 0 it is a Malformed Packet</w:t>
      </w:r>
      <w:r w:rsidDel="00000000" w:rsidR="00000000" w:rsidRPr="00000000">
        <w:rPr>
          <w:highlight w:val="yellow"/>
          <w:rtl w:val="0"/>
        </w:rPr>
        <w:t xml:space="preserve"> </w:t>
      </w:r>
      <w:r w:rsidDel="00000000" w:rsidR="00000000" w:rsidRPr="00000000">
        <w:rPr>
          <w:color w:val="ff0000"/>
          <w:rtl w:val="0"/>
        </w:rPr>
        <w:t xml:space="preserve">[MQTT-SN-3.15.2-2].</w:t>
      </w:r>
      <w:r w:rsidDel="00000000" w:rsidR="00000000" w:rsidRPr="00000000">
        <w:rPr>
          <w:rtl w:val="0"/>
        </w:rPr>
      </w:r>
    </w:p>
    <w:p w:rsidR="00000000" w:rsidDel="00000000" w:rsidP="00000000" w:rsidRDefault="00000000" w:rsidRPr="00000000" w14:paraId="00000761">
      <w:pPr>
        <w:pStyle w:val="Heading4"/>
        <w:spacing w:after="0" w:before="200" w:lineRule="auto"/>
        <w:ind w:left="0" w:firstLine="0"/>
        <w:rPr/>
      </w:pPr>
      <w:bookmarkStart w:colFirst="0" w:colLast="0" w:name="_heading=h.des7747zmmjp" w:id="221"/>
      <w:bookmarkEnd w:id="221"/>
      <w:r w:rsidDel="00000000" w:rsidR="00000000" w:rsidRPr="00000000">
        <w:rPr>
          <w:rtl w:val="0"/>
        </w:rPr>
        <w:t xml:space="preserve">3.15.2.1 Retain Topic Aliases</w:t>
      </w:r>
    </w:p>
    <w:p w:rsidR="00000000" w:rsidDel="00000000" w:rsidP="00000000" w:rsidRDefault="00000000" w:rsidRPr="00000000" w14:paraId="00000762">
      <w:pPr>
        <w:rPr/>
      </w:pPr>
      <w:r w:rsidDel="00000000" w:rsidR="00000000" w:rsidRPr="00000000">
        <w:rPr>
          <w:b w:val="1"/>
          <w:rtl w:val="0"/>
        </w:rPr>
        <w:t xml:space="preserve">Position:</w:t>
      </w:r>
      <w:r w:rsidDel="00000000" w:rsidR="00000000" w:rsidRPr="00000000">
        <w:rPr>
          <w:rtl w:val="0"/>
        </w:rPr>
        <w:t xml:space="preserve"> bit 0 of the SLEEPREQ Flags. Labelled </w:t>
      </w:r>
      <w:r w:rsidDel="00000000" w:rsidR="00000000" w:rsidRPr="00000000">
        <w:rPr>
          <w:i w:val="1"/>
          <w:rtl w:val="0"/>
        </w:rPr>
        <w:t xml:space="preserve">Retain T</w:t>
      </w:r>
      <w:r w:rsidDel="00000000" w:rsidR="00000000" w:rsidRPr="00000000">
        <w:rPr>
          <w:rtl w:val="0"/>
        </w:rPr>
        <w:t xml:space="preserve"> in Figure 3-28.</w:t>
      </w:r>
      <w:r w:rsidDel="00000000" w:rsidR="00000000" w:rsidRPr="00000000">
        <w:rPr>
          <w:rtl w:val="0"/>
        </w:rPr>
      </w:r>
    </w:p>
    <w:p w:rsidR="00000000" w:rsidDel="00000000" w:rsidP="00000000" w:rsidRDefault="00000000" w:rsidRPr="00000000" w14:paraId="00000763">
      <w:pPr>
        <w:spacing w:after="200" w:before="0" w:lineRule="auto"/>
        <w:ind w:lef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Specifies whether Session Topic Aliases should be retained by the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hd w:fill="auto" w:val="clear"/>
          <w:rtl w:val="0"/>
        </w:rPr>
        <w:t xml:space="preserve"> during the Asleep state. “0” indicates Topic Aliases should be removed during the sleeping period and renegotiated </w:t>
      </w:r>
      <w:r w:rsidDel="00000000" w:rsidR="00000000" w:rsidRPr="00000000">
        <w:rPr>
          <w:rFonts w:ascii="Arial" w:cs="Arial" w:eastAsia="Arial" w:hAnsi="Arial"/>
          <w:color w:val="000000"/>
          <w:shd w:fill="auto" w:val="clear"/>
          <w:rtl w:val="0"/>
        </w:rPr>
        <w:t xml:space="preserve">when Awake</w:t>
      </w:r>
      <w:r w:rsidDel="00000000" w:rsidR="00000000" w:rsidRPr="00000000">
        <w:rPr>
          <w:rFonts w:ascii="Arial" w:cs="Arial" w:eastAsia="Arial" w:hAnsi="Arial"/>
          <w:color w:val="000000"/>
          <w:shd w:fill="auto" w:val="clear"/>
          <w:rtl w:val="0"/>
        </w:rPr>
        <w:t xml:space="preserve"> or Active. “1” indicates Topic Aliases should be retained during the Asleep period, and therefore not negotiated when Awake or Active.</w:t>
      </w:r>
    </w:p>
    <w:p w:rsidR="00000000" w:rsidDel="00000000" w:rsidP="00000000" w:rsidRDefault="00000000" w:rsidRPr="00000000" w14:paraId="00000764">
      <w:pPr>
        <w:spacing w:after="200" w:before="0" w:lineRule="auto"/>
        <w:ind w:left="0" w:firstLine="0"/>
        <w:rPr>
          <w:color w:val="000000"/>
          <w:highlight w:val="yellow"/>
        </w:rPr>
      </w:pPr>
      <w:r w:rsidDel="00000000" w:rsidR="00000000" w:rsidRPr="00000000">
        <w:rPr>
          <w:color w:val="000000"/>
          <w:highlight w:val="yellow"/>
          <w:rtl w:val="0"/>
        </w:rPr>
        <w:t xml:space="preserve">Predefined Topic aliases MUST NOT be removed by the setting of the Retain Topic Aliases flag to 1 </w:t>
      </w:r>
      <w:r w:rsidDel="00000000" w:rsidR="00000000" w:rsidRPr="00000000">
        <w:rPr>
          <w:color w:val="ff0000"/>
          <w:rtl w:val="0"/>
        </w:rPr>
        <w:t xml:space="preserve">[MQTT-SN-3.15.2.1-1].</w:t>
      </w:r>
      <w:r w:rsidDel="00000000" w:rsidR="00000000" w:rsidRPr="00000000">
        <w:rPr>
          <w:rtl w:val="0"/>
        </w:rPr>
      </w:r>
    </w:p>
    <w:p w:rsidR="00000000" w:rsidDel="00000000" w:rsidP="00000000" w:rsidRDefault="00000000" w:rsidRPr="00000000" w14:paraId="00000765">
      <w:pPr>
        <w:pStyle w:val="Heading3"/>
        <w:ind w:left="0" w:firstLine="0"/>
        <w:rPr/>
      </w:pPr>
      <w:bookmarkStart w:colFirst="0" w:colLast="0" w:name="_heading=h.r9l470czcfcd" w:id="222"/>
      <w:bookmarkEnd w:id="222"/>
      <w:r w:rsidDel="00000000" w:rsidR="00000000" w:rsidRPr="00000000">
        <w:rPr>
          <w:rtl w:val="0"/>
        </w:rPr>
        <w:t xml:space="preserve">3.15.3 </w:t>
      </w:r>
      <w:r w:rsidDel="00000000" w:rsidR="00000000" w:rsidRPr="00000000">
        <w:rPr>
          <w:rtl w:val="0"/>
        </w:rPr>
        <w:t xml:space="preserve">Packet Identifier</w:t>
      </w:r>
    </w:p>
    <w:p w:rsidR="00000000" w:rsidDel="00000000" w:rsidP="00000000" w:rsidRDefault="00000000" w:rsidRPr="00000000" w14:paraId="00000766">
      <w:pPr>
        <w:spacing w:after="174" w:before="0" w:line="248.00000000000006" w:lineRule="auto"/>
        <w:ind w:right="990"/>
        <w:rPr/>
      </w:pPr>
      <w:r w:rsidDel="00000000" w:rsidR="00000000" w:rsidRPr="00000000">
        <w:rPr>
          <w:rFonts w:ascii="Arial" w:cs="Arial" w:eastAsia="Arial" w:hAnsi="Arial"/>
          <w:rtl w:val="0"/>
        </w:rPr>
        <w:t xml:space="preserve">Used to identify the corresponding SLEEPRESP packet. It should ideally be set to a random Two Byte Integer value.</w:t>
      </w:r>
      <w:r w:rsidDel="00000000" w:rsidR="00000000" w:rsidRPr="00000000">
        <w:rPr>
          <w:rtl w:val="0"/>
        </w:rPr>
      </w:r>
    </w:p>
    <w:p w:rsidR="00000000" w:rsidDel="00000000" w:rsidP="00000000" w:rsidRDefault="00000000" w:rsidRPr="00000000" w14:paraId="00000767">
      <w:pPr>
        <w:pStyle w:val="Heading3"/>
        <w:ind w:left="0" w:firstLine="0"/>
        <w:rPr/>
      </w:pPr>
      <w:bookmarkStart w:colFirst="0" w:colLast="0" w:name="_heading=h.lmowugbak9ff" w:id="223"/>
      <w:bookmarkEnd w:id="223"/>
      <w:r w:rsidDel="00000000" w:rsidR="00000000" w:rsidRPr="00000000">
        <w:rPr>
          <w:rtl w:val="0"/>
        </w:rPr>
        <w:t xml:space="preserve">3.15.4 </w:t>
      </w:r>
      <w:r w:rsidDel="00000000" w:rsidR="00000000" w:rsidRPr="00000000">
        <w:rPr>
          <w:rtl w:val="0"/>
        </w:rPr>
        <w:t xml:space="preserve">Sleep Duration</w:t>
      </w:r>
    </w:p>
    <w:p w:rsidR="00000000" w:rsidDel="00000000" w:rsidP="00000000" w:rsidRDefault="00000000" w:rsidRPr="00000000" w14:paraId="00000768">
      <w:pPr>
        <w:rPr/>
      </w:pPr>
      <w:r w:rsidDel="00000000" w:rsidR="00000000" w:rsidRPr="00000000">
        <w:rPr>
          <w:rFonts w:ascii="Arial" w:cs="Arial" w:eastAsia="Arial" w:hAnsi="Arial"/>
          <w:rtl w:val="0"/>
        </w:rPr>
        <w:t xml:space="preserve">The Sleep Duration is a four-byte integer time interval measured in seconds. It is the maximum amount of time that a client may stay asleep without being disconnected by the </w:t>
      </w:r>
      <w:r w:rsidDel="00000000" w:rsidR="00000000" w:rsidRPr="00000000">
        <w:rPr>
          <w:rtl w:val="0"/>
        </w:rPr>
        <w:t xml:space="preserve">Server</w:t>
      </w:r>
      <w:r w:rsidDel="00000000" w:rsidR="00000000" w:rsidRPr="00000000">
        <w:rPr>
          <w:rFonts w:ascii="Arial" w:cs="Arial" w:eastAsia="Arial" w:hAnsi="Arial"/>
          <w:rtl w:val="0"/>
        </w:rPr>
        <w:t xml:space="preserve">. For more information on sleeping clients, and the purpose of Sleep Duration, see </w:t>
      </w:r>
      <w:hyperlink w:anchor="_heading=h.pj8yyjomhafn">
        <w:r w:rsidDel="00000000" w:rsidR="00000000" w:rsidRPr="00000000">
          <w:rPr>
            <w:rFonts w:ascii="Arial" w:cs="Arial" w:eastAsia="Arial" w:hAnsi="Arial"/>
            <w:color w:val="1155cc"/>
            <w:u w:val="single"/>
            <w:rtl w:val="0"/>
          </w:rPr>
          <w:t xml:space="preserve">4.14.2 Sleeping Clients</w:t>
        </w:r>
      </w:hyperlink>
      <w:r w:rsidDel="00000000" w:rsidR="00000000" w:rsidRPr="00000000">
        <w:rPr>
          <w:rtl w:val="0"/>
        </w:rPr>
        <w:t xml:space="preserve">.</w:t>
      </w:r>
    </w:p>
    <w:p w:rsidR="00000000" w:rsidDel="00000000" w:rsidP="00000000" w:rsidRDefault="00000000" w:rsidRPr="00000000" w14:paraId="00000769">
      <w:pPr>
        <w:rPr>
          <w:highlight w:val="yellow"/>
        </w:rPr>
      </w:pPr>
      <w:r w:rsidDel="00000000" w:rsidR="00000000" w:rsidRPr="00000000">
        <w:rPr>
          <w:highlight w:val="yellow"/>
          <w:rtl w:val="0"/>
        </w:rPr>
        <w:t xml:space="preserve">The Sleep Duration MUST be greater than 0 </w:t>
      </w:r>
      <w:r w:rsidDel="00000000" w:rsidR="00000000" w:rsidRPr="00000000">
        <w:rPr>
          <w:color w:val="ff0000"/>
          <w:shd w:fill="auto" w:val="clear"/>
          <w:rtl w:val="0"/>
        </w:rPr>
        <w:t xml:space="preserve">[MQTT-SN-3.15.4-1].</w:t>
      </w:r>
      <w:r w:rsidDel="00000000" w:rsidR="00000000" w:rsidRPr="00000000">
        <w:rPr>
          <w:rtl w:val="0"/>
        </w:rPr>
      </w:r>
    </w:p>
    <w:p w:rsidR="00000000" w:rsidDel="00000000" w:rsidP="00000000" w:rsidRDefault="00000000" w:rsidRPr="00000000" w14:paraId="0000076A">
      <w:pPr>
        <w:ind w:left="705" w:firstLine="0"/>
        <w:rPr>
          <w:b w:val="1"/>
          <w:color w:val="000000"/>
          <w:shd w:fill="auto" w:val="clear"/>
        </w:rPr>
      </w:pPr>
      <w:r w:rsidDel="00000000" w:rsidR="00000000" w:rsidRPr="00000000">
        <w:rPr>
          <w:b w:val="1"/>
          <w:color w:val="000000"/>
          <w:shd w:fill="auto" w:val="clear"/>
          <w:rtl w:val="0"/>
        </w:rPr>
        <w:t xml:space="preserve">Informative Comment</w:t>
      </w:r>
    </w:p>
    <w:p w:rsidR="00000000" w:rsidDel="00000000" w:rsidP="00000000" w:rsidRDefault="00000000" w:rsidRPr="00000000" w14:paraId="0000076B">
      <w:pPr>
        <w:ind w:left="705" w:firstLine="0"/>
        <w:rPr>
          <w:color w:val="000000"/>
          <w:shd w:fill="auto" w:val="clear"/>
        </w:rPr>
      </w:pPr>
      <w:r w:rsidDel="00000000" w:rsidR="00000000" w:rsidRPr="00000000">
        <w:rPr>
          <w:color w:val="000000"/>
          <w:shd w:fill="auto" w:val="clear"/>
          <w:rtl w:val="0"/>
        </w:rPr>
        <w:t xml:space="preserve">The Sleep Duration should likely be substantially less than the Session Expiry for the session. If anything goes wrong in the Asleep to Awake transition, the Virtual Connection might be deleted by the Server, and the Session data might also be deleted if the Session Expiry interval passes before the Client reconnects. </w:t>
      </w:r>
    </w:p>
    <w:p w:rsidR="00000000" w:rsidDel="00000000" w:rsidP="00000000" w:rsidRDefault="00000000" w:rsidRPr="00000000" w14:paraId="0000076C">
      <w:pPr>
        <w:ind w:left="705" w:firstLine="0"/>
        <w:rPr>
          <w:b w:val="1"/>
          <w:color w:val="000000"/>
          <w:shd w:fill="auto" w:val="clear"/>
        </w:rPr>
      </w:pPr>
      <w:r w:rsidDel="00000000" w:rsidR="00000000" w:rsidRPr="00000000">
        <w:rPr>
          <w:b w:val="1"/>
          <w:color w:val="000000"/>
          <w:shd w:fill="auto" w:val="clear"/>
          <w:rtl w:val="0"/>
        </w:rPr>
        <w:t xml:space="preserve">Informative Comment</w:t>
      </w:r>
    </w:p>
    <w:p w:rsidR="00000000" w:rsidDel="00000000" w:rsidP="00000000" w:rsidRDefault="00000000" w:rsidRPr="00000000" w14:paraId="0000076D">
      <w:pPr>
        <w:ind w:left="705" w:firstLine="0"/>
        <w:rPr>
          <w:color w:val="000000"/>
          <w:shd w:fill="auto" w:val="clear"/>
        </w:rPr>
      </w:pPr>
      <w:r w:rsidDel="00000000" w:rsidR="00000000" w:rsidRPr="00000000">
        <w:rPr>
          <w:color w:val="000000"/>
          <w:shd w:fill="auto" w:val="clear"/>
          <w:rtl w:val="0"/>
        </w:rPr>
        <w:t xml:space="preserve">The Server can decide when to disconnect a sleeping Client it has not heard from. If packet loss is minimal, allowing 1.5 times the Sleep Duration before disconnecting the Client, similar to the Keep Alive processing, in many cases might be too short. Waiting 2.5 times the Sleep Duration before disconnecting the Client will allow one missed waking period. </w:t>
      </w:r>
      <w:r w:rsidDel="00000000" w:rsidR="00000000" w:rsidRPr="00000000">
        <w:rPr>
          <w:rtl w:val="0"/>
        </w:rPr>
      </w:r>
    </w:p>
    <w:p w:rsidR="00000000" w:rsidDel="00000000" w:rsidP="00000000" w:rsidRDefault="00000000" w:rsidRPr="00000000" w14:paraId="0000076E">
      <w:pPr>
        <w:pStyle w:val="Heading3"/>
        <w:ind w:left="0" w:firstLine="0"/>
        <w:rPr/>
      </w:pPr>
      <w:bookmarkStart w:colFirst="0" w:colLast="0" w:name="_heading=h.1za85wfbb30f" w:id="224"/>
      <w:bookmarkEnd w:id="224"/>
      <w:r w:rsidDel="00000000" w:rsidR="00000000" w:rsidRPr="00000000">
        <w:rPr>
          <w:rtl w:val="0"/>
        </w:rPr>
        <w:t xml:space="preserve">3.15.5 </w:t>
      </w:r>
      <w:r w:rsidDel="00000000" w:rsidR="00000000" w:rsidRPr="00000000">
        <w:rPr>
          <w:rtl w:val="0"/>
        </w:rPr>
        <w:t xml:space="preserve">SLEEPREQ Actions</w:t>
      </w:r>
    </w:p>
    <w:p w:rsidR="00000000" w:rsidDel="00000000" w:rsidP="00000000" w:rsidRDefault="00000000" w:rsidRPr="00000000" w14:paraId="0000076F">
      <w:pPr>
        <w:spacing w:after="240" w:before="240" w:lineRule="auto"/>
        <w:ind w:left="0" w:right="0" w:firstLine="0"/>
        <w:rPr>
          <w:color w:val="000000"/>
          <w:highlight w:val="yellow"/>
        </w:rPr>
      </w:pPr>
      <w:r w:rsidDel="00000000" w:rsidR="00000000" w:rsidRPr="00000000">
        <w:rPr>
          <w:color w:val="000000"/>
          <w:highlight w:val="yellow"/>
          <w:rtl w:val="0"/>
        </w:rPr>
        <w:t xml:space="preserve">A SLEEPREQ packet sent by a Server is a Protocol Error </w:t>
      </w:r>
      <w:r w:rsidDel="00000000" w:rsidR="00000000" w:rsidRPr="00000000">
        <w:rPr>
          <w:color w:val="ff0000"/>
          <w:rtl w:val="0"/>
        </w:rPr>
        <w:t xml:space="preserve">[MQTT-SN-3.15.5-1]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770">
      <w:pPr>
        <w:spacing w:after="240" w:before="240" w:lineRule="auto"/>
        <w:ind w:left="0" w:right="0" w:firstLine="0"/>
        <w:rPr>
          <w:rFonts w:ascii="Arial" w:cs="Arial" w:eastAsia="Arial" w:hAnsi="Arial"/>
          <w:color w:val="000000"/>
        </w:rPr>
      </w:pPr>
      <w:r w:rsidDel="00000000" w:rsidR="00000000" w:rsidRPr="00000000">
        <w:rPr>
          <w:color w:val="000000"/>
          <w:highlight w:val="yellow"/>
          <w:rtl w:val="0"/>
        </w:rPr>
        <w:t xml:space="preserve">If there is a Virtual Connection for the Client, t</w:t>
      </w:r>
      <w:r w:rsidDel="00000000" w:rsidR="00000000" w:rsidRPr="00000000">
        <w:rPr>
          <w:rFonts w:ascii="Arial" w:cs="Arial" w:eastAsia="Arial" w:hAnsi="Arial"/>
          <w:color w:val="000000"/>
          <w:highlight w:val="yellow"/>
          <w:rtl w:val="0"/>
        </w:rPr>
        <w:t xml:space="preserve">he</w:t>
      </w:r>
      <w:r w:rsidDel="00000000" w:rsidR="00000000" w:rsidRPr="00000000">
        <w:rPr>
          <w:rFonts w:ascii="Arial" w:cs="Arial" w:eastAsia="Arial" w:hAnsi="Arial"/>
          <w:color w:val="000000"/>
          <w:highlight w:val="yellow"/>
          <w:rtl w:val="0"/>
        </w:rPr>
        <w:t xml:space="preserve"> Server</w:t>
      </w:r>
      <w:r w:rsidDel="00000000" w:rsidR="00000000" w:rsidRPr="00000000">
        <w:rPr>
          <w:rFonts w:ascii="Arial" w:cs="Arial" w:eastAsia="Arial" w:hAnsi="Arial"/>
          <w:color w:val="000000"/>
          <w:highlight w:val="yellow"/>
          <w:rtl w:val="0"/>
        </w:rPr>
        <w:t xml:space="preserve"> MUST send a SLEEPRESP packet in response to a SLEEPREQ packet </w:t>
      </w:r>
      <w:r w:rsidDel="00000000" w:rsidR="00000000" w:rsidRPr="00000000">
        <w:rPr>
          <w:rFonts w:ascii="Arial" w:cs="Arial" w:eastAsia="Arial" w:hAnsi="Arial"/>
          <w:color w:val="ff0000"/>
          <w:rtl w:val="0"/>
        </w:rPr>
        <w:t xml:space="preserve">[MQTT-SN-3.</w:t>
      </w:r>
      <w:r w:rsidDel="00000000" w:rsidR="00000000" w:rsidRPr="00000000">
        <w:rPr>
          <w:color w:val="ff0000"/>
          <w:rtl w:val="0"/>
        </w:rPr>
        <w:t xml:space="preserve">15</w:t>
      </w:r>
      <w:r w:rsidDel="00000000" w:rsidR="00000000" w:rsidRPr="00000000">
        <w:rPr>
          <w:rFonts w:ascii="Arial" w:cs="Arial" w:eastAsia="Arial" w:hAnsi="Arial"/>
          <w:color w:val="ff0000"/>
          <w:rtl w:val="0"/>
        </w:rPr>
        <w:t xml:space="preserve">.5-</w:t>
      </w:r>
      <w:r w:rsidDel="00000000" w:rsidR="00000000" w:rsidRPr="00000000">
        <w:rPr>
          <w:color w:val="ff0000"/>
          <w:rtl w:val="0"/>
        </w:rPr>
        <w:t xml:space="preserve">2</w:t>
      </w:r>
      <w:r w:rsidDel="00000000" w:rsidR="00000000" w:rsidRPr="00000000">
        <w:rPr>
          <w:rFonts w:ascii="Arial" w:cs="Arial" w:eastAsia="Arial" w:hAnsi="Arial"/>
          <w:color w:val="ff0000"/>
          <w:rtl w:val="0"/>
        </w:rPr>
        <w:t xml:space="preserve">]</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71">
      <w:pPr>
        <w:spacing w:after="240" w:before="240" w:lineRule="auto"/>
        <w:ind w:left="0" w:right="0" w:firstLine="0"/>
        <w:rPr>
          <w:color w:val="000000"/>
        </w:rPr>
      </w:pPr>
      <w:r w:rsidDel="00000000" w:rsidR="00000000" w:rsidRPr="00000000">
        <w:rPr>
          <w:color w:val="000000"/>
          <w:highlight w:val="yellow"/>
          <w:rtl w:val="0"/>
        </w:rPr>
        <w:t xml:space="preserve">If there is no Virtual Connection associated with the SLEEPREQ, the</w:t>
      </w:r>
      <w:r w:rsidDel="00000000" w:rsidR="00000000" w:rsidRPr="00000000">
        <w:rPr>
          <w:color w:val="000000"/>
          <w:highlight w:val="yellow"/>
          <w:rtl w:val="0"/>
        </w:rPr>
        <w:t xml:space="preserve"> Server</w:t>
      </w:r>
      <w:r w:rsidDel="00000000" w:rsidR="00000000" w:rsidRPr="00000000">
        <w:rPr>
          <w:color w:val="000000"/>
          <w:highlight w:val="yellow"/>
          <w:rtl w:val="0"/>
        </w:rPr>
        <w:t xml:space="preserve"> MAY send a DISCONNECT with Reason Code xxx in response </w:t>
      </w:r>
      <w:r w:rsidDel="00000000" w:rsidR="00000000" w:rsidRPr="00000000">
        <w:rPr>
          <w:color w:val="ff0000"/>
          <w:rtl w:val="0"/>
        </w:rPr>
        <w:t xml:space="preserve">[MQTT-SN-3.15.5-3]</w:t>
      </w:r>
      <w:r w:rsidDel="00000000" w:rsidR="00000000" w:rsidRPr="00000000">
        <w:rPr>
          <w:color w:val="000000"/>
          <w:rtl w:val="0"/>
        </w:rPr>
        <w:t xml:space="preserve">.</w:t>
      </w:r>
    </w:p>
    <w:p w:rsidR="00000000" w:rsidDel="00000000" w:rsidP="00000000" w:rsidRDefault="00000000" w:rsidRPr="00000000" w14:paraId="00000772">
      <w:pPr>
        <w:spacing w:after="240" w:before="240" w:lineRule="auto"/>
        <w:ind w:left="0" w:right="0" w:firstLine="0"/>
        <w:rPr>
          <w:color w:val="000000"/>
        </w:rPr>
      </w:pPr>
      <w:r w:rsidDel="00000000" w:rsidR="00000000" w:rsidRPr="00000000">
        <w:rPr>
          <w:color w:val="000000"/>
          <w:highlight w:val="yellow"/>
          <w:rtl w:val="0"/>
        </w:rPr>
        <w:t xml:space="preserve">If the SLEEPREQ request is granted, the</w:t>
      </w:r>
      <w:r w:rsidDel="00000000" w:rsidR="00000000" w:rsidRPr="00000000">
        <w:rPr>
          <w:color w:val="000000"/>
          <w:highlight w:val="yellow"/>
          <w:rtl w:val="0"/>
        </w:rPr>
        <w:t xml:space="preserve"> Server</w:t>
      </w:r>
      <w:r w:rsidDel="00000000" w:rsidR="00000000" w:rsidRPr="00000000">
        <w:rPr>
          <w:color w:val="000000"/>
          <w:highlight w:val="yellow"/>
          <w:rtl w:val="0"/>
        </w:rPr>
        <w:t xml:space="preserve"> MUST suspend Keep Alive processing for the Virtual Connection </w:t>
      </w:r>
      <w:r w:rsidDel="00000000" w:rsidR="00000000" w:rsidRPr="00000000">
        <w:rPr>
          <w:color w:val="ff0000"/>
          <w:rtl w:val="0"/>
        </w:rPr>
        <w:t xml:space="preserve">[MQTT-SN-3.15.5-4]</w:t>
      </w:r>
      <w:r w:rsidDel="00000000" w:rsidR="00000000" w:rsidRPr="00000000">
        <w:rPr>
          <w:color w:val="000000"/>
          <w:rtl w:val="0"/>
        </w:rPr>
        <w:t xml:space="preserve">.</w:t>
      </w:r>
    </w:p>
    <w:p w:rsidR="00000000" w:rsidDel="00000000" w:rsidP="00000000" w:rsidRDefault="00000000" w:rsidRPr="00000000" w14:paraId="00000773">
      <w:pPr>
        <w:spacing w:after="240" w:before="240" w:lineRule="auto"/>
        <w:ind w:left="0" w:right="0" w:firstLine="0"/>
        <w:rPr>
          <w:color w:val="000000"/>
        </w:rPr>
      </w:pPr>
      <w:r w:rsidDel="00000000" w:rsidR="00000000" w:rsidRPr="00000000">
        <w:rPr>
          <w:color w:val="000000"/>
          <w:highlight w:val="yellow"/>
          <w:rtl w:val="0"/>
        </w:rPr>
        <w:t xml:space="preserve">If the  SLEEPREQ request is granted, the</w:t>
      </w:r>
      <w:r w:rsidDel="00000000" w:rsidR="00000000" w:rsidRPr="00000000">
        <w:rPr>
          <w:color w:val="000000"/>
          <w:highlight w:val="yellow"/>
          <w:rtl w:val="0"/>
        </w:rPr>
        <w:t xml:space="preserve"> Server</w:t>
      </w:r>
      <w:r w:rsidDel="00000000" w:rsidR="00000000" w:rsidRPr="00000000">
        <w:rPr>
          <w:color w:val="000000"/>
          <w:highlight w:val="yellow"/>
          <w:rtl w:val="0"/>
        </w:rPr>
        <w:t xml:space="preserve"> MUST start Sleep Duration processing for the Virtual Connection </w:t>
      </w:r>
      <w:r w:rsidDel="00000000" w:rsidR="00000000" w:rsidRPr="00000000">
        <w:rPr>
          <w:color w:val="ff0000"/>
          <w:rtl w:val="0"/>
        </w:rPr>
        <w:t xml:space="preserve">[MQTT-SN-3.15.5-5]</w:t>
      </w:r>
      <w:r w:rsidDel="00000000" w:rsidR="00000000" w:rsidRPr="00000000">
        <w:rPr>
          <w:color w:val="000000"/>
          <w:rtl w:val="0"/>
        </w:rPr>
        <w:t xml:space="preserve">.</w:t>
      </w:r>
    </w:p>
    <w:p w:rsidR="00000000" w:rsidDel="00000000" w:rsidP="00000000" w:rsidRDefault="00000000" w:rsidRPr="00000000" w14:paraId="00000774">
      <w:pPr>
        <w:spacing w:after="240" w:before="240" w:lineRule="auto"/>
        <w:ind w:left="0" w:right="0" w:firstLine="0"/>
        <w:rPr>
          <w:color w:val="000000"/>
        </w:rPr>
      </w:pPr>
      <w:r w:rsidDel="00000000" w:rsidR="00000000" w:rsidRPr="00000000">
        <w:rPr>
          <w:color w:val="000000"/>
          <w:highlight w:val="yellow"/>
          <w:rtl w:val="0"/>
        </w:rPr>
        <w:t xml:space="preserve">If the SLEEPREQ request is successful, the Virtual Connection MUST NOT be deleted </w:t>
      </w:r>
      <w:r w:rsidDel="00000000" w:rsidR="00000000" w:rsidRPr="00000000">
        <w:rPr>
          <w:color w:val="ff0000"/>
          <w:rtl w:val="0"/>
        </w:rPr>
        <w:t xml:space="preserve">[MQTT-SN-3.15.5-6]</w:t>
      </w:r>
      <w:r w:rsidDel="00000000" w:rsidR="00000000" w:rsidRPr="00000000">
        <w:rPr>
          <w:color w:val="000000"/>
          <w:rtl w:val="0"/>
        </w:rPr>
        <w:t xml:space="preserve">.</w:t>
      </w:r>
    </w:p>
    <w:p w:rsidR="00000000" w:rsidDel="00000000" w:rsidP="00000000" w:rsidRDefault="00000000" w:rsidRPr="00000000" w14:paraId="00000775">
      <w:pPr>
        <w:spacing w:after="240" w:before="240" w:lineRule="auto"/>
        <w:ind w:left="0" w:right="0" w:firstLine="0"/>
        <w:rPr>
          <w:color w:val="000000"/>
        </w:rPr>
      </w:pPr>
      <w:r w:rsidDel="00000000" w:rsidR="00000000" w:rsidRPr="00000000">
        <w:rPr>
          <w:color w:val="000000"/>
          <w:highlight w:val="yellow"/>
          <w:rtl w:val="0"/>
        </w:rPr>
        <w:t xml:space="preserve">If the Client is already in the Asleep state when a SLEEPREQ is received by the Server, the Server MUST stop the Sleep Duration Timer, and start a new sleep cycle using the updated Sleep Duration </w:t>
      </w:r>
      <w:r w:rsidDel="00000000" w:rsidR="00000000" w:rsidRPr="00000000">
        <w:rPr>
          <w:color w:val="ff0000"/>
          <w:rtl w:val="0"/>
        </w:rPr>
        <w:t xml:space="preserve">[MQTT-SN-3.15.5-7]</w:t>
      </w:r>
      <w:r w:rsidDel="00000000" w:rsidR="00000000" w:rsidRPr="00000000">
        <w:rPr>
          <w:color w:val="000000"/>
          <w:rtl w:val="0"/>
        </w:rPr>
        <w:t xml:space="preserve">.</w:t>
      </w:r>
    </w:p>
    <w:p w:rsidR="00000000" w:rsidDel="00000000" w:rsidP="00000000" w:rsidRDefault="00000000" w:rsidRPr="00000000" w14:paraId="00000776">
      <w:pPr>
        <w:spacing w:after="240" w:before="240" w:lineRule="auto"/>
        <w:ind w:left="0" w:right="0" w:firstLine="0"/>
        <w:rPr>
          <w:shd w:fill="auto" w:val="clear"/>
        </w:rPr>
      </w:pPr>
      <w:r w:rsidDel="00000000" w:rsidR="00000000" w:rsidRPr="00000000">
        <w:rPr>
          <w:rFonts w:ascii="Arial" w:cs="Arial" w:eastAsia="Arial" w:hAnsi="Arial"/>
          <w:shd w:fill="auto" w:val="clear"/>
          <w:rtl w:val="0"/>
        </w:rPr>
        <w:t xml:space="preserve">After sending a SLEEPREQ packet the Client</w:t>
      </w:r>
      <w:r w:rsidDel="00000000" w:rsidR="00000000" w:rsidRPr="00000000">
        <w:rPr>
          <w:shd w:fill="auto" w:val="clear"/>
          <w:rtl w:val="0"/>
        </w:rPr>
        <w:t xml:space="preserve"> </w:t>
      </w:r>
      <w:r w:rsidDel="00000000" w:rsidR="00000000" w:rsidRPr="00000000">
        <w:rPr>
          <w:rFonts w:ascii="Arial" w:cs="Arial" w:eastAsia="Arial" w:hAnsi="Arial"/>
          <w:shd w:fill="auto" w:val="clear"/>
          <w:rtl w:val="0"/>
        </w:rPr>
        <w:t xml:space="preserve">MAY</w:t>
      </w:r>
      <w:r w:rsidDel="00000000" w:rsidR="00000000" w:rsidRPr="00000000">
        <w:rPr>
          <w:rFonts w:ascii="Arial" w:cs="Arial" w:eastAsia="Arial" w:hAnsi="Arial"/>
          <w:shd w:fill="auto" w:val="clear"/>
          <w:rtl w:val="0"/>
        </w:rPr>
        <w:t xml:space="preserve"> wait for a SLEEPRESP packet in response from the Server</w:t>
      </w:r>
      <w:r w:rsidDel="00000000" w:rsidR="00000000" w:rsidRPr="00000000">
        <w:rPr>
          <w:rFonts w:ascii="Arial" w:cs="Arial" w:eastAsia="Arial" w:hAnsi="Arial"/>
          <w:shd w:fill="auto" w:val="clear"/>
          <w:rtl w:val="0"/>
        </w:rPr>
        <w:t xml:space="preserve">.</w:t>
      </w:r>
      <w:r w:rsidDel="00000000" w:rsidR="00000000" w:rsidRPr="00000000">
        <w:rPr>
          <w:rtl w:val="0"/>
        </w:rPr>
      </w:r>
    </w:p>
    <w:p w:rsidR="00000000" w:rsidDel="00000000" w:rsidP="00000000" w:rsidRDefault="00000000" w:rsidRPr="00000000" w14:paraId="00000777">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A Client will wait for a response if it wishes to ascertain that the Server has received and processed its sleep request. By doing so it will avoid the possibility </w:t>
      </w:r>
      <w:r w:rsidDel="00000000" w:rsidR="00000000" w:rsidRPr="00000000">
        <w:rPr>
          <w:rtl w:val="0"/>
        </w:rPr>
        <w:t xml:space="preserve">of having</w:t>
      </w:r>
      <w:r w:rsidDel="00000000" w:rsidR="00000000" w:rsidRPr="00000000">
        <w:rPr>
          <w:rFonts w:ascii="Arial" w:cs="Arial" w:eastAsia="Arial" w:hAnsi="Arial"/>
          <w:rtl w:val="0"/>
        </w:rPr>
        <w:t xml:space="preserve"> to</w:t>
      </w:r>
      <w:r w:rsidDel="00000000" w:rsidR="00000000" w:rsidRPr="00000000">
        <w:rPr>
          <w:rtl w:val="0"/>
        </w:rPr>
        <w:t xml:space="preserve"> </w:t>
      </w:r>
      <w:r w:rsidDel="00000000" w:rsidR="00000000" w:rsidRPr="00000000">
        <w:rPr>
          <w:rFonts w:ascii="Arial" w:cs="Arial" w:eastAsia="Arial" w:hAnsi="Arial"/>
          <w:rtl w:val="0"/>
        </w:rPr>
        <w:t xml:space="preserve">reestablish a Virtual Connection on wakening if the Server did not receive the SLEEPREQ</w:t>
      </w:r>
      <w:r w:rsidDel="00000000" w:rsidR="00000000" w:rsidRPr="00000000">
        <w:rPr>
          <w:rtl w:val="0"/>
        </w:rPr>
        <w:t xml:space="preserve"> and the Virtual Connection has been deleted by the Server because of a Keep Alive timeout.</w:t>
      </w:r>
      <w:r w:rsidDel="00000000" w:rsidR="00000000" w:rsidRPr="00000000">
        <w:rPr>
          <w:rtl w:val="0"/>
        </w:rPr>
      </w:r>
    </w:p>
    <w:p w:rsidR="00000000" w:rsidDel="00000000" w:rsidP="00000000" w:rsidRDefault="00000000" w:rsidRPr="00000000" w14:paraId="00000778">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rtl w:val="0"/>
        </w:rPr>
        <w:t xml:space="preserve">A Client </w:t>
      </w:r>
      <w:r w:rsidDel="00000000" w:rsidR="00000000" w:rsidRPr="00000000">
        <w:rPr>
          <w:rtl w:val="0"/>
        </w:rPr>
        <w:t xml:space="preserve">might</w:t>
      </w:r>
      <w:r w:rsidDel="00000000" w:rsidR="00000000" w:rsidRPr="00000000">
        <w:rPr>
          <w:rFonts w:ascii="Arial" w:cs="Arial" w:eastAsia="Arial" w:hAnsi="Arial"/>
          <w:rtl w:val="0"/>
        </w:rPr>
        <w:t xml:space="preserve"> not wait, or might stop waiting, if it is concerned that it will use excess power to determine that the Server has received the SLEEPREQ.</w:t>
      </w:r>
      <w:r w:rsidDel="00000000" w:rsidR="00000000" w:rsidRPr="00000000">
        <w:rPr>
          <w:rtl w:val="0"/>
        </w:rPr>
      </w:r>
    </w:p>
    <w:p w:rsidR="00000000" w:rsidDel="00000000" w:rsidP="00000000" w:rsidRDefault="00000000" w:rsidRPr="00000000" w14:paraId="00000779">
      <w:pPr>
        <w:pStyle w:val="Heading2"/>
        <w:keepLines w:val="1"/>
        <w:spacing w:after="77" w:before="0" w:line="259" w:lineRule="auto"/>
        <w:ind w:left="0" w:firstLine="0"/>
        <w:rPr>
          <w:rFonts w:ascii="Arial" w:cs="Arial" w:eastAsia="Arial" w:hAnsi="Arial"/>
        </w:rPr>
      </w:pPr>
      <w:bookmarkStart w:colFirst="0" w:colLast="0" w:name="_heading=h.jym8s7ogwu9n" w:id="225"/>
      <w:bookmarkEnd w:id="225"/>
      <w:r w:rsidDel="00000000" w:rsidR="00000000" w:rsidRPr="00000000">
        <w:rPr>
          <w:rtl w:val="0"/>
        </w:rPr>
        <w:t xml:space="preserve">3.16 SLEEPRESP</w:t>
      </w:r>
      <w:r w:rsidDel="00000000" w:rsidR="00000000" w:rsidRPr="00000000">
        <w:rPr>
          <w:rFonts w:ascii="Arial" w:cs="Arial" w:eastAsia="Arial" w:hAnsi="Arial"/>
          <w:rtl w:val="0"/>
        </w:rPr>
        <w:t xml:space="preserve"> - Sleep response</w:t>
      </w:r>
    </w:p>
    <w:p w:rsidR="00000000" w:rsidDel="00000000" w:rsidP="00000000" w:rsidRDefault="00000000" w:rsidRPr="00000000" w14:paraId="0000077A">
      <w:pPr>
        <w:rPr/>
      </w:pPr>
      <w:r w:rsidDel="00000000" w:rsidR="00000000" w:rsidRPr="00000000">
        <w:rPr>
          <w:i w:val="1"/>
          <w:sz w:val="19"/>
          <w:szCs w:val="19"/>
          <w:rtl w:val="0"/>
        </w:rPr>
        <w:t xml:space="preserve">Figure 3-27 – SLEEPRESP Packet</w:t>
      </w:r>
      <w:r w:rsidDel="00000000" w:rsidR="00000000" w:rsidRPr="00000000">
        <w:rPr>
          <w:rtl w:val="0"/>
        </w:rPr>
      </w:r>
    </w:p>
    <w:p w:rsidR="00000000" w:rsidDel="00000000" w:rsidP="00000000" w:rsidRDefault="00000000" w:rsidRPr="00000000" w14:paraId="0000077B">
      <w:pPr>
        <w:rPr/>
      </w:pPr>
      <w:r w:rsidDel="00000000" w:rsidR="00000000" w:rsidRPr="00000000">
        <w:rPr/>
        <w:drawing>
          <wp:inline distB="114300" distT="114300" distL="114300" distR="114300">
            <wp:extent cx="5943600" cy="2717800"/>
            <wp:effectExtent b="0" l="0" r="0" t="0"/>
            <wp:docPr id="47" name="image18.png"/>
            <a:graphic>
              <a:graphicData uri="http://schemas.openxmlformats.org/drawingml/2006/picture">
                <pic:pic>
                  <pic:nvPicPr>
                    <pic:cNvPr id="0" name="image18.png"/>
                    <pic:cNvPicPr preferRelativeResize="0"/>
                  </pic:nvPicPr>
                  <pic:blipFill>
                    <a:blip r:embed="rId83"/>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77C">
      <w:pPr>
        <w:pStyle w:val="Heading3"/>
        <w:ind w:left="0" w:firstLine="0"/>
        <w:rPr/>
      </w:pPr>
      <w:bookmarkStart w:colFirst="0" w:colLast="0" w:name="_heading=h.lhdh9flvorts" w:id="226"/>
      <w:bookmarkEnd w:id="226"/>
      <w:r w:rsidDel="00000000" w:rsidR="00000000" w:rsidRPr="00000000">
        <w:rPr>
          <w:rtl w:val="0"/>
        </w:rPr>
        <w:t xml:space="preserve">3.16.1 SLEEPRESP Header</w:t>
      </w:r>
    </w:p>
    <w:p w:rsidR="00000000" w:rsidDel="00000000" w:rsidP="00000000" w:rsidRDefault="00000000" w:rsidRPr="00000000" w14:paraId="0000077D">
      <w:pPr>
        <w:spacing w:after="174" w:before="0" w:line="248.00000000000006" w:lineRule="auto"/>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7E">
      <w:pPr>
        <w:pStyle w:val="Heading3"/>
        <w:ind w:left="0" w:firstLine="0"/>
        <w:rPr/>
      </w:pPr>
      <w:bookmarkStart w:colFirst="0" w:colLast="0" w:name="_heading=h.6myl7m4a5sfe" w:id="227"/>
      <w:bookmarkEnd w:id="227"/>
      <w:r w:rsidDel="00000000" w:rsidR="00000000" w:rsidRPr="00000000">
        <w:rPr>
          <w:rtl w:val="0"/>
        </w:rPr>
        <w:t xml:space="preserve">3.16.2 SLEEPRESP Flags</w:t>
      </w:r>
    </w:p>
    <w:p w:rsidR="00000000" w:rsidDel="00000000" w:rsidP="00000000" w:rsidRDefault="00000000" w:rsidRPr="00000000" w14:paraId="0000077F">
      <w:pPr>
        <w:rPr>
          <w:color w:val="000000"/>
        </w:rPr>
      </w:pPr>
      <w:r w:rsidDel="00000000" w:rsidR="00000000" w:rsidRPr="00000000">
        <w:rPr>
          <w:color w:val="000000"/>
          <w:rtl w:val="0"/>
        </w:rPr>
        <w:t xml:space="preserve">The SLEEPRESP Flags is a 1 byte field which contains flags specifying the contents of the SLEEPRESP packet</w:t>
      </w:r>
      <w:r w:rsidDel="00000000" w:rsidR="00000000" w:rsidRPr="00000000">
        <w:rPr>
          <w:color w:val="000000"/>
          <w:sz w:val="20"/>
          <w:szCs w:val="20"/>
          <w:shd w:fill="auto" w:val="clear"/>
          <w:rtl w:val="0"/>
        </w:rPr>
        <w:t xml:space="preserve">. </w:t>
      </w:r>
      <w:r w:rsidDel="00000000" w:rsidR="00000000" w:rsidRPr="00000000">
        <w:rPr>
          <w:color w:val="000000"/>
          <w:sz w:val="20"/>
          <w:szCs w:val="20"/>
          <w:highlight w:val="yellow"/>
          <w:rtl w:val="0"/>
        </w:rPr>
        <w:t xml:space="preserve">Bits 7-1 of the SLEEPRESP Flags are reserved and MUST be set to 0</w:t>
      </w:r>
      <w:r w:rsidDel="00000000" w:rsidR="00000000" w:rsidRPr="00000000">
        <w:rPr>
          <w:color w:val="000000"/>
          <w:rtl w:val="0"/>
        </w:rPr>
        <w:t xml:space="preserve"> </w:t>
      </w:r>
      <w:r w:rsidDel="00000000" w:rsidR="00000000" w:rsidRPr="00000000">
        <w:rPr>
          <w:color w:val="ff0000"/>
          <w:rtl w:val="0"/>
        </w:rPr>
        <w:t xml:space="preserve">[MQTT-SN-3.16.2-1]</w:t>
      </w:r>
      <w:r w:rsidDel="00000000" w:rsidR="00000000" w:rsidRPr="00000000">
        <w:rPr>
          <w:color w:val="000000"/>
          <w:rtl w:val="0"/>
        </w:rPr>
        <w:t xml:space="preserve">.</w:t>
      </w:r>
    </w:p>
    <w:p w:rsidR="00000000" w:rsidDel="00000000" w:rsidP="00000000" w:rsidRDefault="00000000" w:rsidRPr="00000000" w14:paraId="00000780">
      <w:pPr>
        <w:rPr>
          <w:highlight w:val="yellow"/>
        </w:rPr>
      </w:pPr>
      <w:r w:rsidDel="00000000" w:rsidR="00000000" w:rsidRPr="00000000">
        <w:rPr>
          <w:highlight w:val="yellow"/>
          <w:rtl w:val="0"/>
        </w:rPr>
        <w:t xml:space="preserve">The receiver MUST validate that the reserved flags in the SLEEPRESP packet are set to 0. If any of the reserved flags is not 0 it is a Malformed Packet </w:t>
      </w:r>
      <w:r w:rsidDel="00000000" w:rsidR="00000000" w:rsidRPr="00000000">
        <w:rPr>
          <w:color w:val="ff0000"/>
          <w:rtl w:val="0"/>
        </w:rPr>
        <w:t xml:space="preserve">[MQTT-SN-3.16.2-2]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781">
      <w:pPr>
        <w:pStyle w:val="Heading4"/>
        <w:spacing w:after="0" w:before="200" w:lineRule="auto"/>
        <w:ind w:left="0" w:firstLine="0"/>
        <w:rPr/>
      </w:pPr>
      <w:bookmarkStart w:colFirst="0" w:colLast="0" w:name="_heading=h.uzbh77rya6ge" w:id="228"/>
      <w:bookmarkEnd w:id="228"/>
      <w:r w:rsidDel="00000000" w:rsidR="00000000" w:rsidRPr="00000000">
        <w:rPr>
          <w:rtl w:val="0"/>
        </w:rPr>
        <w:t xml:space="preserve">3.16.2.1 Sleep Duration Flag</w:t>
      </w:r>
    </w:p>
    <w:p w:rsidR="00000000" w:rsidDel="00000000" w:rsidP="00000000" w:rsidRDefault="00000000" w:rsidRPr="00000000" w14:paraId="00000782">
      <w:pPr>
        <w:rPr/>
      </w:pPr>
      <w:r w:rsidDel="00000000" w:rsidR="00000000" w:rsidRPr="00000000">
        <w:rPr>
          <w:b w:val="1"/>
          <w:rtl w:val="0"/>
        </w:rPr>
        <w:t xml:space="preserve">Position:</w:t>
      </w:r>
      <w:r w:rsidDel="00000000" w:rsidR="00000000" w:rsidRPr="00000000">
        <w:rPr>
          <w:rtl w:val="0"/>
        </w:rPr>
        <w:t xml:space="preserve"> bit 0 of the SLEEPRESP Flags. Labelled </w:t>
      </w:r>
      <w:r w:rsidDel="00000000" w:rsidR="00000000" w:rsidRPr="00000000">
        <w:rPr>
          <w:i w:val="1"/>
          <w:rtl w:val="0"/>
        </w:rPr>
        <w:t xml:space="preserve">Sleep Dur</w:t>
      </w:r>
      <w:r w:rsidDel="00000000" w:rsidR="00000000" w:rsidRPr="00000000">
        <w:rPr>
          <w:rtl w:val="0"/>
        </w:rPr>
        <w:t xml:space="preserve"> in Figure 3-28.</w:t>
      </w:r>
    </w:p>
    <w:p w:rsidR="00000000" w:rsidDel="00000000" w:rsidP="00000000" w:rsidRDefault="00000000" w:rsidRPr="00000000" w14:paraId="00000783">
      <w:pPr>
        <w:spacing w:after="0" w:before="0" w:lineRule="auto"/>
        <w:ind w:left="0" w:firstLine="0"/>
        <w:rPr>
          <w:color w:val="000000"/>
          <w:sz w:val="20"/>
          <w:szCs w:val="20"/>
          <w:shd w:fill="auto" w:val="clear"/>
        </w:rPr>
      </w:pPr>
      <w:r w:rsidDel="00000000" w:rsidR="00000000" w:rsidRPr="00000000">
        <w:rPr>
          <w:color w:val="000000"/>
          <w:sz w:val="20"/>
          <w:szCs w:val="20"/>
          <w:shd w:fill="auto" w:val="clear"/>
          <w:rtl w:val="0"/>
        </w:rPr>
        <w:t xml:space="preserve">​​</w:t>
      </w:r>
      <w:r w:rsidDel="00000000" w:rsidR="00000000" w:rsidRPr="00000000">
        <w:rPr>
          <w:color w:val="000000"/>
          <w:sz w:val="20"/>
          <w:szCs w:val="20"/>
          <w:highlight w:val="yellow"/>
          <w:rtl w:val="0"/>
        </w:rPr>
        <w:t xml:space="preserve">If the Sleep Duration Flag is set to 0, Sleep Duration MUST NOT be present in the Packet</w:t>
      </w:r>
      <w:r w:rsidDel="00000000" w:rsidR="00000000" w:rsidRPr="00000000">
        <w:rPr>
          <w:color w:val="000000"/>
          <w:sz w:val="20"/>
          <w:szCs w:val="20"/>
          <w:shd w:fill="auto" w:val="clear"/>
          <w:rtl w:val="0"/>
        </w:rPr>
        <w:t xml:space="preserve"> </w:t>
      </w:r>
      <w:r w:rsidDel="00000000" w:rsidR="00000000" w:rsidRPr="00000000">
        <w:rPr>
          <w:color w:val="ff0000"/>
          <w:sz w:val="20"/>
          <w:szCs w:val="20"/>
          <w:shd w:fill="auto" w:val="clear"/>
          <w:rtl w:val="0"/>
        </w:rPr>
        <w:t xml:space="preserve">[MQTT-SN-3.16.2.1-1]</w:t>
      </w:r>
      <w:r w:rsidDel="00000000" w:rsidR="00000000" w:rsidRPr="00000000">
        <w:rPr>
          <w:color w:val="000000"/>
          <w:sz w:val="20"/>
          <w:szCs w:val="20"/>
          <w:shd w:fill="auto" w:val="clear"/>
          <w:rtl w:val="0"/>
        </w:rPr>
        <w:t xml:space="preserve">. </w:t>
      </w:r>
    </w:p>
    <w:p w:rsidR="00000000" w:rsidDel="00000000" w:rsidP="00000000" w:rsidRDefault="00000000" w:rsidRPr="00000000" w14:paraId="00000784">
      <w:pPr>
        <w:spacing w:after="0" w:before="0" w:lineRule="auto"/>
        <w:ind w:left="0" w:firstLine="0"/>
        <w:rPr>
          <w:color w:val="000000"/>
          <w:sz w:val="20"/>
          <w:szCs w:val="20"/>
          <w:shd w:fill="auto" w:val="clear"/>
        </w:rPr>
      </w:pPr>
      <w:r w:rsidDel="00000000" w:rsidR="00000000" w:rsidRPr="00000000">
        <w:rPr>
          <w:color w:val="000000"/>
          <w:sz w:val="20"/>
          <w:szCs w:val="20"/>
          <w:shd w:fill="auto" w:val="clear"/>
          <w:rtl w:val="0"/>
        </w:rPr>
        <w:t xml:space="preserve">​​</w:t>
      </w:r>
      <w:r w:rsidDel="00000000" w:rsidR="00000000" w:rsidRPr="00000000">
        <w:rPr>
          <w:color w:val="000000"/>
          <w:sz w:val="20"/>
          <w:szCs w:val="20"/>
          <w:highlight w:val="yellow"/>
          <w:rtl w:val="0"/>
        </w:rPr>
        <w:t xml:space="preserve">If the Sleep Duration Flag is set to 1, Sleep Duration MUST be present in the Packet</w:t>
      </w:r>
      <w:r w:rsidDel="00000000" w:rsidR="00000000" w:rsidRPr="00000000">
        <w:rPr>
          <w:color w:val="000000"/>
          <w:sz w:val="20"/>
          <w:szCs w:val="20"/>
          <w:shd w:fill="auto" w:val="clear"/>
          <w:rtl w:val="0"/>
        </w:rPr>
        <w:t xml:space="preserve"> </w:t>
      </w:r>
      <w:r w:rsidDel="00000000" w:rsidR="00000000" w:rsidRPr="00000000">
        <w:rPr>
          <w:color w:val="ff0000"/>
          <w:sz w:val="20"/>
          <w:szCs w:val="20"/>
          <w:shd w:fill="auto" w:val="clear"/>
          <w:rtl w:val="0"/>
        </w:rPr>
        <w:t xml:space="preserve">[MQTT-SN-3.16.2.1-2]</w:t>
      </w:r>
      <w:r w:rsidDel="00000000" w:rsidR="00000000" w:rsidRPr="00000000">
        <w:rPr>
          <w:color w:val="000000"/>
          <w:sz w:val="20"/>
          <w:szCs w:val="20"/>
          <w:shd w:fill="auto" w:val="clear"/>
          <w:rtl w:val="0"/>
        </w:rPr>
        <w:t xml:space="preserve">. </w:t>
      </w:r>
    </w:p>
    <w:p w:rsidR="00000000" w:rsidDel="00000000" w:rsidP="00000000" w:rsidRDefault="00000000" w:rsidRPr="00000000" w14:paraId="00000785">
      <w:pPr>
        <w:spacing w:after="0" w:before="0" w:lineRule="auto"/>
        <w:ind w:left="0" w:firstLine="0"/>
        <w:rPr>
          <w:color w:val="000000"/>
          <w:sz w:val="20"/>
          <w:szCs w:val="20"/>
          <w:shd w:fill="auto" w:val="clear"/>
        </w:rPr>
      </w:pPr>
      <w:r w:rsidDel="00000000" w:rsidR="00000000" w:rsidRPr="00000000">
        <w:rPr>
          <w:color w:val="000000"/>
          <w:sz w:val="20"/>
          <w:szCs w:val="20"/>
          <w:highlight w:val="yellow"/>
          <w:rtl w:val="0"/>
        </w:rPr>
        <w:t xml:space="preserve">If the Allow Modified Sleep Duration Flag in the CONNECT Packet that created the current Virtual Connection was 0, the Server MUST set the Sleep Duration Flag in the SLEEPRESP Packet to 0</w:t>
      </w:r>
      <w:r w:rsidDel="00000000" w:rsidR="00000000" w:rsidRPr="00000000">
        <w:rPr>
          <w:color w:val="000000"/>
          <w:sz w:val="20"/>
          <w:szCs w:val="20"/>
          <w:shd w:fill="auto" w:val="clear"/>
          <w:rtl w:val="0"/>
        </w:rPr>
        <w:t xml:space="preserve"> </w:t>
      </w:r>
      <w:r w:rsidDel="00000000" w:rsidR="00000000" w:rsidRPr="00000000">
        <w:rPr>
          <w:color w:val="ff0000"/>
          <w:sz w:val="20"/>
          <w:szCs w:val="20"/>
          <w:shd w:fill="auto" w:val="clear"/>
          <w:rtl w:val="0"/>
        </w:rPr>
        <w:t xml:space="preserve">[MQTT-SN-3.16.2.1-3]</w:t>
      </w:r>
      <w:r w:rsidDel="00000000" w:rsidR="00000000" w:rsidRPr="00000000">
        <w:rPr>
          <w:color w:val="000000"/>
          <w:sz w:val="20"/>
          <w:szCs w:val="20"/>
          <w:shd w:fill="auto" w:val="clear"/>
          <w:rtl w:val="0"/>
        </w:rPr>
        <w:t xml:space="preserve">. </w:t>
      </w:r>
    </w:p>
    <w:p w:rsidR="00000000" w:rsidDel="00000000" w:rsidP="00000000" w:rsidRDefault="00000000" w:rsidRPr="00000000" w14:paraId="00000786">
      <w:pPr>
        <w:pStyle w:val="Heading3"/>
        <w:ind w:left="0" w:firstLine="0"/>
        <w:rPr/>
      </w:pPr>
      <w:bookmarkStart w:colFirst="0" w:colLast="0" w:name="_heading=h.ts4rruwfri54" w:id="229"/>
      <w:bookmarkEnd w:id="229"/>
      <w:r w:rsidDel="00000000" w:rsidR="00000000" w:rsidRPr="00000000">
        <w:rPr>
          <w:rtl w:val="0"/>
        </w:rPr>
        <w:t xml:space="preserve">3.16.2 </w:t>
      </w:r>
      <w:r w:rsidDel="00000000" w:rsidR="00000000" w:rsidRPr="00000000">
        <w:rPr>
          <w:rtl w:val="0"/>
        </w:rPr>
        <w:t xml:space="preserve">Packet Identifier</w:t>
      </w:r>
    </w:p>
    <w:p w:rsidR="00000000" w:rsidDel="00000000" w:rsidP="00000000" w:rsidRDefault="00000000" w:rsidRPr="00000000" w14:paraId="00000787">
      <w:pPr>
        <w:spacing w:after="295"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SLEEPREQ Packet being acknowledged.</w:t>
      </w:r>
      <w:r w:rsidDel="00000000" w:rsidR="00000000" w:rsidRPr="00000000">
        <w:rPr>
          <w:rtl w:val="0"/>
        </w:rPr>
      </w:r>
    </w:p>
    <w:p w:rsidR="00000000" w:rsidDel="00000000" w:rsidP="00000000" w:rsidRDefault="00000000" w:rsidRPr="00000000" w14:paraId="00000788">
      <w:pPr>
        <w:pStyle w:val="Heading3"/>
        <w:ind w:left="0" w:firstLine="0"/>
        <w:rPr/>
      </w:pPr>
      <w:bookmarkStart w:colFirst="0" w:colLast="0" w:name="_heading=h.fdgdw4er64ab" w:id="230"/>
      <w:bookmarkEnd w:id="230"/>
      <w:r w:rsidDel="00000000" w:rsidR="00000000" w:rsidRPr="00000000">
        <w:rPr>
          <w:rtl w:val="0"/>
        </w:rPr>
        <w:t xml:space="preserve">3.16.3 </w:t>
      </w:r>
      <w:r w:rsidDel="00000000" w:rsidR="00000000" w:rsidRPr="00000000">
        <w:rPr>
          <w:rtl w:val="0"/>
        </w:rPr>
        <w:t xml:space="preserve">Sleep Duration</w:t>
      </w:r>
    </w:p>
    <w:p w:rsidR="00000000" w:rsidDel="00000000" w:rsidP="00000000" w:rsidRDefault="00000000" w:rsidRPr="00000000" w14:paraId="00000789">
      <w:pPr>
        <w:spacing w:after="0" w:before="0" w:lineRule="auto"/>
        <w:rPr>
          <w:color w:val="000000"/>
        </w:rPr>
      </w:pPr>
      <w:r w:rsidDel="00000000" w:rsidR="00000000" w:rsidRPr="00000000">
        <w:rPr>
          <w:rtl w:val="0"/>
        </w:rPr>
        <w:t xml:space="preserve">The Server uses this field to inform the Client that it is using a value other than that sent by the Client in the SLEEPRESP</w:t>
      </w:r>
      <w:r w:rsidDel="00000000" w:rsidR="00000000" w:rsidRPr="00000000">
        <w:rPr>
          <w:color w:val="000000"/>
          <w:rtl w:val="0"/>
        </w:rPr>
        <w:t xml:space="preserve">. </w:t>
      </w:r>
    </w:p>
    <w:p w:rsidR="00000000" w:rsidDel="00000000" w:rsidP="00000000" w:rsidRDefault="00000000" w:rsidRPr="00000000" w14:paraId="0000078A">
      <w:pPr>
        <w:spacing w:after="0" w:before="0" w:lineRule="auto"/>
        <w:rPr>
          <w:color w:val="000000"/>
        </w:rPr>
      </w:pPr>
      <w:r w:rsidDel="00000000" w:rsidR="00000000" w:rsidRPr="00000000">
        <w:rPr>
          <w:color w:val="000000"/>
          <w:highlight w:val="yellow"/>
          <w:rtl w:val="0"/>
        </w:rPr>
        <w:t xml:space="preserve">If the Server sends a Sleep Duration on the SLEEPRESP packet, the Client MUST use this value instead of the Sleep Duration value the Client sent in the SLEEPREQ packet</w:t>
      </w:r>
      <w:r w:rsidDel="00000000" w:rsidR="00000000" w:rsidRPr="00000000">
        <w:rPr>
          <w:color w:val="000000"/>
          <w:rtl w:val="0"/>
        </w:rPr>
        <w:t xml:space="preserve"> </w:t>
      </w:r>
      <w:r w:rsidDel="00000000" w:rsidR="00000000" w:rsidRPr="00000000">
        <w:rPr>
          <w:color w:val="ff0000"/>
          <w:rtl w:val="0"/>
        </w:rPr>
        <w:t xml:space="preserve">[MQTT-SN-3.16.3-1]</w:t>
      </w:r>
      <w:r w:rsidDel="00000000" w:rsidR="00000000" w:rsidRPr="00000000">
        <w:rPr>
          <w:color w:val="000000"/>
          <w:rtl w:val="0"/>
        </w:rPr>
        <w:t xml:space="preserve">. </w:t>
      </w:r>
    </w:p>
    <w:p w:rsidR="00000000" w:rsidDel="00000000" w:rsidP="00000000" w:rsidRDefault="00000000" w:rsidRPr="00000000" w14:paraId="0000078B">
      <w:pPr>
        <w:spacing w:after="0" w:before="0" w:lineRule="auto"/>
        <w:rPr>
          <w:color w:val="000000"/>
        </w:rPr>
      </w:pPr>
      <w:r w:rsidDel="00000000" w:rsidR="00000000" w:rsidRPr="00000000">
        <w:rPr>
          <w:color w:val="000000"/>
          <w:highlight w:val="yellow"/>
          <w:rtl w:val="0"/>
        </w:rPr>
        <w:t xml:space="preserve">If the Server does not send the Sleep Duration, the Server MUST use the Sleep Duration value set by the Client in the SLEEPREQ packet</w:t>
      </w:r>
      <w:r w:rsidDel="00000000" w:rsidR="00000000" w:rsidRPr="00000000">
        <w:rPr>
          <w:color w:val="000000"/>
          <w:rtl w:val="0"/>
        </w:rPr>
        <w:t xml:space="preserve"> </w:t>
      </w:r>
      <w:r w:rsidDel="00000000" w:rsidR="00000000" w:rsidRPr="00000000">
        <w:rPr>
          <w:color w:val="ff0000"/>
          <w:rtl w:val="0"/>
        </w:rPr>
        <w:t xml:space="preserve">[MQTT-SN-3.16.3-2]</w:t>
      </w:r>
      <w:r w:rsidDel="00000000" w:rsidR="00000000" w:rsidRPr="00000000">
        <w:rPr>
          <w:color w:val="000000"/>
          <w:rtl w:val="0"/>
        </w:rPr>
        <w:t xml:space="preserve">.</w:t>
      </w:r>
    </w:p>
    <w:p w:rsidR="00000000" w:rsidDel="00000000" w:rsidP="00000000" w:rsidRDefault="00000000" w:rsidRPr="00000000" w14:paraId="0000078C">
      <w:pPr>
        <w:spacing w:after="0" w:before="0" w:lineRule="auto"/>
        <w:rPr/>
      </w:pPr>
      <w:r w:rsidDel="00000000" w:rsidR="00000000" w:rsidRPr="00000000">
        <w:rPr>
          <w:color w:val="000000"/>
          <w:rtl w:val="0"/>
        </w:rPr>
        <w:t xml:space="preserve">Refer to </w:t>
      </w:r>
      <w:hyperlink w:anchor="_heading=h.pj8yyjomhafn">
        <w:r w:rsidDel="00000000" w:rsidR="00000000" w:rsidRPr="00000000">
          <w:rPr>
            <w:color w:val="1155cc"/>
            <w:u w:val="single"/>
            <w:rtl w:val="0"/>
          </w:rPr>
          <w:t xml:space="preserve">4.14.2 Sleeping Clients</w:t>
        </w:r>
      </w:hyperlink>
      <w:r w:rsidDel="00000000" w:rsidR="00000000" w:rsidRPr="00000000">
        <w:rPr>
          <w:color w:val="000000"/>
          <w:rtl w:val="0"/>
        </w:rPr>
        <w:t xml:space="preserve"> for more information on Sleeping Clients.</w:t>
      </w:r>
      <w:r w:rsidDel="00000000" w:rsidR="00000000" w:rsidRPr="00000000">
        <w:rPr>
          <w:rtl w:val="0"/>
        </w:rPr>
      </w:r>
    </w:p>
    <w:p w:rsidR="00000000" w:rsidDel="00000000" w:rsidP="00000000" w:rsidRDefault="00000000" w:rsidRPr="00000000" w14:paraId="0000078D">
      <w:pPr>
        <w:pStyle w:val="Heading3"/>
        <w:ind w:left="0" w:firstLine="0"/>
        <w:rPr/>
      </w:pPr>
      <w:bookmarkStart w:colFirst="0" w:colLast="0" w:name="_heading=h.jamrhuf3ktlv" w:id="231"/>
      <w:bookmarkEnd w:id="231"/>
      <w:r w:rsidDel="00000000" w:rsidR="00000000" w:rsidRPr="00000000">
        <w:rPr>
          <w:rtl w:val="0"/>
        </w:rPr>
        <w:t xml:space="preserve">3.16.4 Reason Code</w:t>
      </w:r>
    </w:p>
    <w:p w:rsidR="00000000" w:rsidDel="00000000" w:rsidP="00000000" w:rsidRDefault="00000000" w:rsidRPr="00000000" w14:paraId="0000078E">
      <w:pPr>
        <w:spacing w:after="174" w:before="0" w:line="248.00000000000006" w:lineRule="auto"/>
        <w:rPr/>
      </w:pPr>
      <w:r w:rsidDel="00000000" w:rsidR="00000000" w:rsidRPr="00000000">
        <w:rPr>
          <w:rtl w:val="0"/>
        </w:rPr>
        <w:t xml:space="preserve">The Reason Code for the SLEEPRESP packet is optional - its existence is inferred from the Packet length. If not provided, 0x00 (Success) is assumed. </w:t>
      </w:r>
    </w:p>
    <w:p w:rsidR="00000000" w:rsidDel="00000000" w:rsidP="00000000" w:rsidRDefault="00000000" w:rsidRPr="00000000" w14:paraId="0000078F">
      <w:pPr>
        <w:ind w:left="0" w:firstLine="0"/>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SLEEPRESP packet MUST use one of the Reason Code values applicable to SLEEPRESP </w:t>
      </w:r>
      <w:r w:rsidDel="00000000" w:rsidR="00000000" w:rsidRPr="00000000">
        <w:rPr>
          <w:color w:val="ff0000"/>
          <w:rtl w:val="0"/>
        </w:rPr>
        <w:t xml:space="preserve">[MQTT-SN-3.16.4-1].</w:t>
      </w:r>
      <w:r w:rsidDel="00000000" w:rsidR="00000000" w:rsidRPr="00000000">
        <w:br w:type="page"/>
      </w:r>
      <w:r w:rsidDel="00000000" w:rsidR="00000000" w:rsidRPr="00000000">
        <w:rPr>
          <w:rtl w:val="0"/>
        </w:rPr>
      </w:r>
    </w:p>
    <w:p w:rsidR="00000000" w:rsidDel="00000000" w:rsidP="00000000" w:rsidRDefault="00000000" w:rsidRPr="00000000" w14:paraId="00000790">
      <w:pPr>
        <w:pStyle w:val="Heading2"/>
        <w:ind w:left="0" w:firstLine="0"/>
        <w:rPr/>
      </w:pPr>
      <w:bookmarkStart w:colFirst="0" w:colLast="0" w:name="_heading=h.15cqrsoyxc87" w:id="232"/>
      <w:bookmarkEnd w:id="232"/>
      <w:r w:rsidDel="00000000" w:rsidR="00000000" w:rsidRPr="00000000">
        <w:rPr>
          <w:rtl w:val="0"/>
        </w:rPr>
        <w:t xml:space="preserve">3.17 Protection Encapsulation</w:t>
      </w:r>
    </w:p>
    <w:p w:rsidR="00000000" w:rsidDel="00000000" w:rsidP="00000000" w:rsidRDefault="00000000" w:rsidRPr="00000000" w14:paraId="00000791">
      <w:pPr>
        <w:rPr/>
      </w:pPr>
      <w:r w:rsidDel="00000000" w:rsidR="00000000" w:rsidRPr="00000000">
        <w:rPr>
          <w:i w:val="1"/>
          <w:sz w:val="19"/>
          <w:szCs w:val="19"/>
          <w:rtl w:val="0"/>
        </w:rPr>
        <w:t xml:space="preserve">Figure 3-28 – Format of an Protection Encapsulated MQTT-SN Packet</w:t>
      </w:r>
      <w:r w:rsidDel="00000000" w:rsidR="00000000" w:rsidRPr="00000000">
        <w:rPr>
          <w:rtl w:val="0"/>
        </w:rPr>
      </w:r>
    </w:p>
    <w:p w:rsidR="00000000" w:rsidDel="00000000" w:rsidP="00000000" w:rsidRDefault="00000000" w:rsidRPr="00000000" w14:paraId="00000792">
      <w:pPr>
        <w:rPr/>
      </w:pPr>
      <w:r w:rsidDel="00000000" w:rsidR="00000000" w:rsidRPr="00000000">
        <w:rPr/>
        <w:drawing>
          <wp:inline distB="114300" distT="114300" distL="114300" distR="114300">
            <wp:extent cx="5943600" cy="5803900"/>
            <wp:effectExtent b="0" l="0" r="0" t="0"/>
            <wp:docPr id="50" name="image25.png"/>
            <a:graphic>
              <a:graphicData uri="http://schemas.openxmlformats.org/drawingml/2006/picture">
                <pic:pic>
                  <pic:nvPicPr>
                    <pic:cNvPr id="0" name="image25.png"/>
                    <pic:cNvPicPr preferRelativeResize="0"/>
                  </pic:nvPicPr>
                  <pic:blipFill>
                    <a:blip r:embed="rId84"/>
                    <a:srcRect b="0" l="0" r="0" t="0"/>
                    <a:stretch>
                      <a:fillRect/>
                    </a:stretch>
                  </pic:blipFill>
                  <pic:spPr>
                    <a:xfrm>
                      <a:off x="0" y="0"/>
                      <a:ext cx="5943600" cy="5803900"/>
                    </a:xfrm>
                    <a:prstGeom prst="rect"/>
                    <a:ln/>
                  </pic:spPr>
                </pic:pic>
              </a:graphicData>
            </a:graphic>
          </wp:inline>
        </w:drawing>
      </w:r>
      <w:r w:rsidDel="00000000" w:rsidR="00000000" w:rsidRPr="00000000">
        <w:rPr>
          <w:rtl w:val="0"/>
        </w:rPr>
      </w:r>
    </w:p>
    <w:p w:rsidR="00000000" w:rsidDel="00000000" w:rsidP="00000000" w:rsidRDefault="00000000" w:rsidRPr="00000000" w14:paraId="00000793">
      <w:pPr>
        <w:spacing w:after="9" w:line="276" w:lineRule="auto"/>
        <w:ind w:left="-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Protection encapsulation provides a secure envelope for any MQTT-SN packet (with the exception of the Forward Encapsulation packet). The fields provided by the Protection Encapsulation provide a means by which the sender is identified and the</w:t>
      </w:r>
      <w:r w:rsidDel="00000000" w:rsidR="00000000" w:rsidRPr="00000000">
        <w:rPr>
          <w:rFonts w:ascii="Arial" w:cs="Arial" w:eastAsia="Arial" w:hAnsi="Arial"/>
          <w:sz w:val="22"/>
          <w:szCs w:val="22"/>
          <w:rtl w:val="0"/>
        </w:rPr>
        <w:t xml:space="preserve"> packet is protected</w:t>
      </w:r>
      <w:r w:rsidDel="00000000" w:rsidR="00000000" w:rsidRPr="00000000">
        <w:rPr>
          <w:rFonts w:ascii="Arial" w:cs="Arial" w:eastAsia="Arial" w:hAnsi="Arial"/>
          <w:sz w:val="22"/>
          <w:szCs w:val="22"/>
          <w:rtl w:val="0"/>
        </w:rPr>
        <w:t xml:space="preserve">, using a number of prescribed protection schemes. </w:t>
      </w:r>
    </w:p>
    <w:p w:rsidR="00000000" w:rsidDel="00000000" w:rsidP="00000000" w:rsidRDefault="00000000" w:rsidRPr="00000000" w14:paraId="00000794">
      <w:pPr>
        <w:spacing w:after="9" w:line="276" w:lineRule="auto"/>
        <w:ind w:left="-5" w:right="4" w:firstLine="0"/>
        <w:rPr>
          <w:highlight w:val="yellow"/>
        </w:rPr>
      </w:pPr>
      <w:r w:rsidDel="00000000" w:rsidR="00000000" w:rsidRPr="00000000">
        <w:rPr>
          <w:rFonts w:ascii="Arial" w:cs="Arial" w:eastAsia="Arial" w:hAnsi="Arial"/>
          <w:sz w:val="22"/>
          <w:szCs w:val="22"/>
          <w:highlight w:val="yellow"/>
          <w:rtl w:val="0"/>
        </w:rPr>
        <w:t xml:space="preserve">The </w:t>
      </w:r>
      <w:r w:rsidDel="00000000" w:rsidR="00000000" w:rsidRPr="00000000">
        <w:rPr>
          <w:highlight w:val="yellow"/>
          <w:rtl w:val="0"/>
        </w:rPr>
        <w:t xml:space="preserve">s</w:t>
      </w:r>
      <w:r w:rsidDel="00000000" w:rsidR="00000000" w:rsidRPr="00000000">
        <w:rPr>
          <w:rFonts w:ascii="Arial" w:cs="Arial" w:eastAsia="Arial" w:hAnsi="Arial"/>
          <w:sz w:val="22"/>
          <w:szCs w:val="22"/>
          <w:highlight w:val="yellow"/>
          <w:rtl w:val="0"/>
        </w:rPr>
        <w:t xml:space="preserve">ender identified by Sender Identifier is the originator of the protected MQTT-SN Packet and responsible for its protection. This responsibility MUST NOT be delegated to a third party like a Forwarder</w:t>
      </w:r>
      <w:r w:rsidDel="00000000" w:rsidR="00000000" w:rsidRPr="00000000">
        <w:rPr>
          <w:highlight w:val="yellow"/>
          <w:rtl w:val="0"/>
        </w:rPr>
        <w:t xml:space="preserve"> </w:t>
      </w:r>
      <w:r w:rsidDel="00000000" w:rsidR="00000000" w:rsidRPr="00000000">
        <w:rPr>
          <w:color w:val="ff0000"/>
          <w:rtl w:val="0"/>
        </w:rPr>
        <w:t xml:space="preserve">[MQTT-SN-3.17-1]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795">
      <w:pPr>
        <w:spacing w:after="9" w:line="276" w:lineRule="auto"/>
        <w:ind w:left="-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w:t>
      </w:r>
      <w:r w:rsidDel="00000000" w:rsidR="00000000" w:rsidRPr="00000000">
        <w:rPr>
          <w:rtl w:val="0"/>
        </w:rPr>
        <w:t xml:space="preserve">s</w:t>
      </w:r>
      <w:r w:rsidDel="00000000" w:rsidR="00000000" w:rsidRPr="00000000">
        <w:rPr>
          <w:rFonts w:ascii="Arial" w:cs="Arial" w:eastAsia="Arial" w:hAnsi="Arial"/>
          <w:sz w:val="22"/>
          <w:szCs w:val="22"/>
          <w:rtl w:val="0"/>
        </w:rPr>
        <w:t xml:space="preserve">ender </w:t>
      </w:r>
      <w:r w:rsidDel="00000000" w:rsidR="00000000" w:rsidRPr="00000000">
        <w:rPr>
          <w:rtl w:val="0"/>
        </w:rPr>
        <w:t xml:space="preserve">i</w:t>
      </w:r>
      <w:r w:rsidDel="00000000" w:rsidR="00000000" w:rsidRPr="00000000">
        <w:rPr>
          <w:rFonts w:ascii="Arial" w:cs="Arial" w:eastAsia="Arial" w:hAnsi="Arial"/>
          <w:sz w:val="22"/>
          <w:szCs w:val="22"/>
          <w:rtl w:val="0"/>
        </w:rPr>
        <w:t xml:space="preserve">dentification is required as the </w:t>
      </w:r>
      <w:r w:rsidDel="00000000" w:rsidR="00000000" w:rsidRPr="00000000">
        <w:rPr>
          <w:rtl w:val="0"/>
        </w:rPr>
        <w:t xml:space="preserve">s</w:t>
      </w:r>
      <w:r w:rsidDel="00000000" w:rsidR="00000000" w:rsidRPr="00000000">
        <w:rPr>
          <w:rFonts w:ascii="Arial" w:cs="Arial" w:eastAsia="Arial" w:hAnsi="Arial"/>
          <w:sz w:val="22"/>
          <w:szCs w:val="22"/>
          <w:rtl w:val="0"/>
        </w:rPr>
        <w:t xml:space="preserve">ender and the </w:t>
      </w:r>
      <w:r w:rsidDel="00000000" w:rsidR="00000000" w:rsidRPr="00000000">
        <w:rPr>
          <w:rtl w:val="0"/>
        </w:rPr>
        <w:t xml:space="preserve">r</w:t>
      </w:r>
      <w:r w:rsidDel="00000000" w:rsidR="00000000" w:rsidRPr="00000000">
        <w:rPr>
          <w:rFonts w:ascii="Arial" w:cs="Arial" w:eastAsia="Arial" w:hAnsi="Arial"/>
          <w:sz w:val="22"/>
          <w:szCs w:val="22"/>
          <w:rtl w:val="0"/>
        </w:rPr>
        <w:t xml:space="preserve">eceiver of the protected packet must have access to the same shared key to be used directly or after derivation.</w:t>
      </w:r>
      <w:r w:rsidDel="00000000" w:rsidR="00000000" w:rsidRPr="00000000">
        <w:rPr>
          <w:rFonts w:ascii="Arial" w:cs="Arial" w:eastAsia="Arial" w:hAnsi="Arial"/>
          <w:sz w:val="22"/>
          <w:szCs w:val="22"/>
          <w:rtl w:val="0"/>
        </w:rPr>
        <w:t xml:space="preserve"> The Sender Identifier may not be related to the Network Address of the </w:t>
      </w:r>
      <w:r w:rsidDel="00000000" w:rsidR="00000000" w:rsidRPr="00000000">
        <w:rPr>
          <w:rtl w:val="0"/>
        </w:rPr>
        <w:t xml:space="preserve">s</w:t>
      </w:r>
      <w:r w:rsidDel="00000000" w:rsidR="00000000" w:rsidRPr="00000000">
        <w:rPr>
          <w:rFonts w:ascii="Arial" w:cs="Arial" w:eastAsia="Arial" w:hAnsi="Arial"/>
          <w:sz w:val="22"/>
          <w:szCs w:val="22"/>
          <w:rtl w:val="0"/>
        </w:rPr>
        <w:t xml:space="preserve">ender. The authentication of the </w:t>
      </w:r>
      <w:r w:rsidDel="00000000" w:rsidR="00000000" w:rsidRPr="00000000">
        <w:rPr>
          <w:rtl w:val="0"/>
        </w:rPr>
        <w:t xml:space="preserve">s</w:t>
      </w:r>
      <w:r w:rsidDel="00000000" w:rsidR="00000000" w:rsidRPr="00000000">
        <w:rPr>
          <w:rFonts w:ascii="Arial" w:cs="Arial" w:eastAsia="Arial" w:hAnsi="Arial"/>
          <w:sz w:val="22"/>
          <w:szCs w:val="22"/>
          <w:rtl w:val="0"/>
        </w:rPr>
        <w:t xml:space="preserve">ender and the </w:t>
      </w:r>
      <w:r w:rsidDel="00000000" w:rsidR="00000000" w:rsidRPr="00000000">
        <w:rPr>
          <w:rtl w:val="0"/>
        </w:rPr>
        <w:t xml:space="preserve">r</w:t>
      </w:r>
      <w:r w:rsidDel="00000000" w:rsidR="00000000" w:rsidRPr="00000000">
        <w:rPr>
          <w:rFonts w:ascii="Arial" w:cs="Arial" w:eastAsia="Arial" w:hAnsi="Arial"/>
          <w:sz w:val="22"/>
          <w:szCs w:val="22"/>
          <w:rtl w:val="0"/>
        </w:rPr>
        <w:t xml:space="preserve">eceiver, their authorizations and the provisioning of the shared keys used to protect integrity and optionally confidentiality of the protected packet content are out of scope.</w:t>
      </w:r>
    </w:p>
    <w:p w:rsidR="00000000" w:rsidDel="00000000" w:rsidP="00000000" w:rsidRDefault="00000000" w:rsidRPr="00000000" w14:paraId="00000796">
      <w:pPr>
        <w:spacing w:after="9" w:line="276" w:lineRule="auto"/>
        <w:ind w:left="-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protected packet, like any other one, can be the payload of a Forwarder Encapsulated packet.</w:t>
      </w:r>
    </w:p>
    <w:p w:rsidR="00000000" w:rsidDel="00000000" w:rsidP="00000000" w:rsidRDefault="00000000" w:rsidRPr="00000000" w14:paraId="00000797">
      <w:pPr>
        <w:spacing w:line="276" w:lineRule="auto"/>
        <w:rPr>
          <w:highlight w:val="yellow"/>
        </w:rPr>
      </w:pPr>
      <w:sdt>
        <w:sdtPr>
          <w:id w:val="-167555852"/>
          <w:tag w:val="goog_rdk_17"/>
        </w:sdtPr>
        <w:sdtContent>
          <w:commentRangeStart w:id="16"/>
        </w:sdtContent>
      </w:sdt>
      <w:sdt>
        <w:sdtPr>
          <w:id w:val="-2082210446"/>
          <w:tag w:val="goog_rdk_18"/>
        </w:sdtPr>
        <w:sdtContent>
          <w:commentRangeStart w:id="17"/>
        </w:sdtContent>
      </w:sdt>
      <w:sdt>
        <w:sdtPr>
          <w:id w:val="936882196"/>
          <w:tag w:val="goog_rdk_19"/>
        </w:sdtPr>
        <w:sdtContent>
          <w:commentRangeStart w:id="18"/>
        </w:sdtContent>
      </w:sdt>
      <w:sdt>
        <w:sdtPr>
          <w:id w:val="1437569306"/>
          <w:tag w:val="goog_rdk_20"/>
        </w:sdtPr>
        <w:sdtContent>
          <w:commentRangeStart w:id="19"/>
        </w:sdtContent>
      </w:sdt>
      <w:r w:rsidDel="00000000" w:rsidR="00000000" w:rsidRPr="00000000">
        <w:rPr>
          <w:rFonts w:ascii="Arial" w:cs="Arial" w:eastAsia="Arial" w:hAnsi="Arial"/>
          <w:sz w:val="22"/>
          <w:szCs w:val="22"/>
          <w:highlight w:val="yellow"/>
          <w:rtl w:val="0"/>
        </w:rPr>
        <w:t xml:space="preserve">When the PROTECTION packet is handled by a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it MUST be used to protect all MQTT-SN packets exchanged with a Client for which a shared key (indexed by its Sender Identifier) is available</w:t>
      </w:r>
      <w:commentRangeEnd w:id="16"/>
      <w:r w:rsidDel="00000000" w:rsidR="00000000" w:rsidRPr="00000000">
        <w:commentReference w:id="16"/>
      </w:r>
      <w:commentRangeEnd w:id="17"/>
      <w:r w:rsidDel="00000000" w:rsidR="00000000" w:rsidRPr="00000000">
        <w:commentReference w:id="17"/>
      </w:r>
      <w:commentRangeEnd w:id="18"/>
      <w:r w:rsidDel="00000000" w:rsidR="00000000" w:rsidRPr="00000000">
        <w:commentReference w:id="18"/>
      </w:r>
      <w:commentRangeEnd w:id="19"/>
      <w:r w:rsidDel="00000000" w:rsidR="00000000" w:rsidRPr="00000000">
        <w:commentReference w:id="19"/>
      </w:r>
      <w:r w:rsidDel="00000000" w:rsidR="00000000" w:rsidRPr="00000000">
        <w:rPr>
          <w:highlight w:val="yellow"/>
          <w:rtl w:val="0"/>
        </w:rPr>
        <w:t xml:space="preserve"> </w:t>
      </w:r>
      <w:r w:rsidDel="00000000" w:rsidR="00000000" w:rsidRPr="00000000">
        <w:rPr>
          <w:color w:val="ff0000"/>
          <w:rtl w:val="0"/>
        </w:rPr>
        <w:t xml:space="preserve">[MQTT-SN-3.17-2]</w:t>
      </w:r>
      <w:r w:rsidDel="00000000" w:rsidR="00000000" w:rsidRPr="00000000">
        <w:rPr>
          <w:color w:val="000000"/>
          <w:rtl w:val="0"/>
        </w:rPr>
        <w:t xml:space="preserve">.</w:t>
      </w:r>
      <w:sdt>
        <w:sdtPr>
          <w:id w:val="-1088775496"/>
          <w:tag w:val="goog_rdk_21"/>
        </w:sdtPr>
        <w:sdtContent>
          <w:commentRangeStart w:id="20"/>
        </w:sdtContent>
      </w:sdt>
      <w:sdt>
        <w:sdtPr>
          <w:id w:val="-1162956662"/>
          <w:tag w:val="goog_rdk_22"/>
        </w:sdtPr>
        <w:sdtContent>
          <w:commentRangeStart w:id="21"/>
        </w:sdtContent>
      </w:sdt>
      <w:sdt>
        <w:sdtPr>
          <w:id w:val="1493985440"/>
          <w:tag w:val="goog_rdk_23"/>
        </w:sdtPr>
        <w:sdtContent>
          <w:commentRangeStart w:id="22"/>
        </w:sdtContent>
      </w:sdt>
      <w:sdt>
        <w:sdtPr>
          <w:id w:val="1394173304"/>
          <w:tag w:val="goog_rdk_24"/>
        </w:sdtPr>
        <w:sdtContent>
          <w:commentRangeStart w:id="23"/>
        </w:sdtContent>
      </w:sdt>
      <w:r w:rsidDel="00000000" w:rsidR="00000000" w:rsidRPr="00000000">
        <w:rPr>
          <w:rtl w:val="0"/>
        </w:rPr>
      </w:r>
    </w:p>
    <w:p w:rsidR="00000000" w:rsidDel="00000000" w:rsidP="00000000" w:rsidRDefault="00000000" w:rsidRPr="00000000" w14:paraId="00000798">
      <w:pPr>
        <w:spacing w:after="0" w:line="276" w:lineRule="auto"/>
        <w:ind w:left="705" w:firstLine="0"/>
        <w:rPr>
          <w:rFonts w:ascii="Arial" w:cs="Arial" w:eastAsia="Arial" w:hAnsi="Arial"/>
          <w:b w:val="1"/>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p>
    <w:p w:rsidR="00000000" w:rsidDel="00000000" w:rsidP="00000000" w:rsidRDefault="00000000" w:rsidRPr="00000000" w14:paraId="00000799">
      <w:pPr>
        <w:spacing w:before="0" w:line="276" w:lineRule="auto"/>
        <w:ind w:left="705" w:firstLine="0"/>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If the Client is not enrolled to the </w:t>
      </w:r>
      <w:r w:rsidDel="00000000" w:rsidR="00000000" w:rsidRPr="00000000">
        <w:rPr>
          <w:shd w:fill="auto" w:val="clear"/>
          <w:rtl w:val="0"/>
        </w:rPr>
        <w:t xml:space="preserve">Server</w:t>
      </w:r>
      <w:r w:rsidDel="00000000" w:rsidR="00000000" w:rsidRPr="00000000">
        <w:rPr>
          <w:rFonts w:ascii="Arial" w:cs="Arial" w:eastAsia="Arial" w:hAnsi="Arial"/>
          <w:sz w:val="22"/>
          <w:szCs w:val="22"/>
          <w:shd w:fill="auto" w:val="clear"/>
          <w:rtl w:val="0"/>
        </w:rPr>
        <w:t xml:space="preserve"> (so the </w:t>
      </w:r>
      <w:r w:rsidDel="00000000" w:rsidR="00000000" w:rsidRPr="00000000">
        <w:rPr>
          <w:shd w:fill="auto" w:val="clear"/>
          <w:rtl w:val="0"/>
        </w:rPr>
        <w:t xml:space="preserve">Server</w:t>
      </w:r>
      <w:r w:rsidDel="00000000" w:rsidR="00000000" w:rsidRPr="00000000">
        <w:rPr>
          <w:rFonts w:ascii="Arial" w:cs="Arial" w:eastAsia="Arial" w:hAnsi="Arial"/>
          <w:sz w:val="22"/>
          <w:szCs w:val="22"/>
          <w:shd w:fill="auto" w:val="clear"/>
          <w:rtl w:val="0"/>
        </w:rPr>
        <w:t xml:space="preserve"> has no access to a key shared with it on the basis of its Sender Identifier) and the Client and </w:t>
      </w:r>
      <w:r w:rsidDel="00000000" w:rsidR="00000000" w:rsidRPr="00000000">
        <w:rPr>
          <w:shd w:fill="auto" w:val="clear"/>
          <w:rtl w:val="0"/>
        </w:rPr>
        <w:t xml:space="preserve">Server</w:t>
      </w:r>
      <w:r w:rsidDel="00000000" w:rsidR="00000000" w:rsidRPr="00000000">
        <w:rPr>
          <w:rFonts w:ascii="Arial" w:cs="Arial" w:eastAsia="Arial" w:hAnsi="Arial"/>
          <w:sz w:val="22"/>
          <w:szCs w:val="22"/>
          <w:shd w:fill="auto" w:val="clear"/>
          <w:rtl w:val="0"/>
        </w:rPr>
        <w:t xml:space="preserve"> are not in a private network, it is recommended that the </w:t>
      </w:r>
      <w:r w:rsidDel="00000000" w:rsidR="00000000" w:rsidRPr="00000000">
        <w:rPr>
          <w:shd w:fill="auto" w:val="clear"/>
          <w:rtl w:val="0"/>
        </w:rPr>
        <w:t xml:space="preserve">Server</w:t>
      </w:r>
      <w:r w:rsidDel="00000000" w:rsidR="00000000" w:rsidRPr="00000000">
        <w:rPr>
          <w:rFonts w:ascii="Arial" w:cs="Arial" w:eastAsia="Arial" w:hAnsi="Arial"/>
          <w:sz w:val="22"/>
          <w:szCs w:val="22"/>
          <w:shd w:fill="auto" w:val="clear"/>
          <w:rtl w:val="0"/>
        </w:rPr>
        <w:t xml:space="preserve"> process</w:t>
      </w:r>
      <w:sdt>
        <w:sdtPr>
          <w:id w:val="2023767261"/>
          <w:tag w:val="goog_rdk_25"/>
        </w:sdtPr>
        <w:sdtContent>
          <w:ins w:author="davide.lenzarini@u-blox.com" w:id="0" w:date="2025-09-25T13:16:44Z"/>
          <w:sdt>
            <w:sdtPr>
              <w:id w:val="-614922322"/>
              <w:tag w:val="goog_rdk_26"/>
            </w:sdtPr>
            <w:sdtContent>
              <w:ins w:author="davide.lenzarini@u-blox.com" w:id="0" w:date="2025-09-25T13:16:44Z">
                <w:r w:rsidDel="00000000" w:rsidR="00000000" w:rsidRPr="00000000">
                  <w:rPr>
                    <w:shd w:fill="auto" w:val="clear"/>
                    <w:rtl w:val="0"/>
                    <w:rPrChange w:author="davide.lenzarini@u-blox.com" w:id="1" w:date="2025-09-25T13:16:44Z">
                      <w:rPr>
                        <w:rFonts w:ascii="Arial" w:cs="Arial" w:eastAsia="Arial" w:hAnsi="Arial"/>
                        <w:sz w:val="22"/>
                        <w:szCs w:val="22"/>
                        <w:shd w:fill="auto" w:val="clear"/>
                      </w:rPr>
                    </w:rPrChange>
                  </w:rPr>
                  <w:t xml:space="preserve">es</w:t>
                </w:r>
              </w:ins>
            </w:sdtContent>
          </w:sdt>
          <w:ins w:author="davide.lenzarini@u-blox.com" w:id="0" w:date="2025-09-25T13:16:44Z"/>
        </w:sdtContent>
      </w:sdt>
      <w:r w:rsidDel="00000000" w:rsidR="00000000" w:rsidRPr="00000000">
        <w:rPr>
          <w:rFonts w:ascii="Arial" w:cs="Arial" w:eastAsia="Arial" w:hAnsi="Arial"/>
          <w:sz w:val="22"/>
          <w:szCs w:val="22"/>
          <w:shd w:fill="auto" w:val="clear"/>
          <w:rtl w:val="0"/>
        </w:rPr>
        <w:t xml:space="preserve"> only MQTT-SN packets received over a DTLS session initiated with mutual authentication by the Client.</w:t>
      </w:r>
    </w:p>
    <w:p w:rsidR="00000000" w:rsidDel="00000000" w:rsidP="00000000" w:rsidRDefault="00000000" w:rsidRPr="00000000" w14:paraId="0000079A">
      <w:pPr>
        <w:spacing w:line="276" w:lineRule="auto"/>
        <w:rPr>
          <w:highlight w:val="yellow"/>
        </w:rPr>
      </w:pPr>
      <w:r w:rsidDel="00000000" w:rsidR="00000000" w:rsidRPr="00000000">
        <w:rPr>
          <w:rFonts w:ascii="Arial" w:cs="Arial" w:eastAsia="Arial" w:hAnsi="Arial"/>
          <w:sz w:val="22"/>
          <w:szCs w:val="22"/>
          <w:highlight w:val="yellow"/>
          <w:rtl w:val="0"/>
        </w:rPr>
        <w:t xml:space="preserve">When the PROTECTION packet is handled by a Client, it MUST be used to protect all MQTT-SN packets exchanged with a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for which a shared key (indexed by its </w:t>
      </w:r>
      <w:r w:rsidDel="00000000" w:rsidR="00000000" w:rsidRPr="00000000">
        <w:rPr>
          <w:color w:val="222222"/>
          <w:highlight w:val="yellow"/>
          <w:rtl w:val="0"/>
        </w:rPr>
        <w:t xml:space="preserve">Server</w:t>
      </w:r>
      <w:r w:rsidDel="00000000" w:rsidR="00000000" w:rsidRPr="00000000">
        <w:rPr>
          <w:rFonts w:ascii="Arial" w:cs="Arial" w:eastAsia="Arial" w:hAnsi="Arial"/>
          <w:color w:val="222222"/>
          <w:sz w:val="22"/>
          <w:szCs w:val="22"/>
          <w:highlight w:val="yellow"/>
          <w:rtl w:val="0"/>
        </w:rPr>
        <w:t xml:space="preserve"> Identifier</w:t>
      </w:r>
      <w:r w:rsidDel="00000000" w:rsidR="00000000" w:rsidRPr="00000000">
        <w:rPr>
          <w:rFonts w:ascii="Arial" w:cs="Arial" w:eastAsia="Arial" w:hAnsi="Arial"/>
          <w:sz w:val="22"/>
          <w:szCs w:val="22"/>
          <w:highlight w:val="yellow"/>
          <w:rtl w:val="0"/>
        </w:rPr>
        <w:t xml:space="preserve">) is available</w:t>
      </w:r>
      <w:r w:rsidDel="00000000" w:rsidR="00000000" w:rsidRPr="00000000">
        <w:rPr>
          <w:highlight w:val="yellow"/>
          <w:rtl w:val="0"/>
        </w:rPr>
        <w:t xml:space="preserve"> </w:t>
      </w:r>
      <w:commentRangeEnd w:id="20"/>
      <w:r w:rsidDel="00000000" w:rsidR="00000000" w:rsidRPr="00000000">
        <w:commentReference w:id="20"/>
      </w:r>
      <w:commentRangeEnd w:id="21"/>
      <w:r w:rsidDel="00000000" w:rsidR="00000000" w:rsidRPr="00000000">
        <w:commentReference w:id="21"/>
      </w:r>
      <w:commentRangeEnd w:id="22"/>
      <w:r w:rsidDel="00000000" w:rsidR="00000000" w:rsidRPr="00000000">
        <w:commentReference w:id="22"/>
      </w:r>
      <w:commentRangeEnd w:id="23"/>
      <w:r w:rsidDel="00000000" w:rsidR="00000000" w:rsidRPr="00000000">
        <w:commentReference w:id="23"/>
      </w:r>
      <w:r w:rsidDel="00000000" w:rsidR="00000000" w:rsidRPr="00000000">
        <w:rPr>
          <w:color w:val="ff0000"/>
          <w:rtl w:val="0"/>
        </w:rPr>
        <w:t xml:space="preserve">[MQTT-SN-3.17-3]</w:t>
      </w:r>
      <w:r w:rsidDel="00000000" w:rsidR="00000000" w:rsidRPr="00000000">
        <w:rPr>
          <w:color w:val="000000"/>
          <w:rtl w:val="0"/>
        </w:rPr>
        <w:t xml:space="preserve">.</w:t>
      </w:r>
      <w:sdt>
        <w:sdtPr>
          <w:id w:val="1105826007"/>
          <w:tag w:val="goog_rdk_27"/>
        </w:sdtPr>
        <w:sdtContent>
          <w:commentRangeStart w:id="24"/>
        </w:sdtContent>
      </w:sdt>
      <w:sdt>
        <w:sdtPr>
          <w:id w:val="-1391417248"/>
          <w:tag w:val="goog_rdk_28"/>
        </w:sdtPr>
        <w:sdtContent>
          <w:commentRangeStart w:id="25"/>
        </w:sdtContent>
      </w:sdt>
      <w:sdt>
        <w:sdtPr>
          <w:id w:val="809300898"/>
          <w:tag w:val="goog_rdk_29"/>
        </w:sdtPr>
        <w:sdtContent>
          <w:commentRangeStart w:id="26"/>
        </w:sdtContent>
      </w:sdt>
      <w:sdt>
        <w:sdtPr>
          <w:id w:val="-880359461"/>
          <w:tag w:val="goog_rdk_30"/>
        </w:sdtPr>
        <w:sdtContent>
          <w:commentRangeStart w:id="27"/>
        </w:sdtContent>
      </w:sdt>
      <w:r w:rsidDel="00000000" w:rsidR="00000000" w:rsidRPr="00000000">
        <w:rPr>
          <w:rtl w:val="0"/>
        </w:rPr>
      </w:r>
    </w:p>
    <w:p w:rsidR="00000000" w:rsidDel="00000000" w:rsidP="00000000" w:rsidRDefault="00000000" w:rsidRPr="00000000" w14:paraId="0000079B">
      <w:pPr>
        <w:spacing w:after="0" w:line="276" w:lineRule="auto"/>
        <w:ind w:left="705" w:firstLine="0"/>
        <w:rPr>
          <w:rFonts w:ascii="Arial" w:cs="Arial" w:eastAsia="Arial" w:hAnsi="Arial"/>
          <w:b w:val="1"/>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p>
    <w:p w:rsidR="00000000" w:rsidDel="00000000" w:rsidP="00000000" w:rsidRDefault="00000000" w:rsidRPr="00000000" w14:paraId="0000079C">
      <w:pPr>
        <w:spacing w:before="0" w:line="276" w:lineRule="auto"/>
        <w:ind w:left="705" w:firstLine="0"/>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If the </w:t>
      </w:r>
      <w:r w:rsidDel="00000000" w:rsidR="00000000" w:rsidRPr="00000000">
        <w:rPr>
          <w:shd w:fill="auto" w:val="clear"/>
          <w:rtl w:val="0"/>
        </w:rPr>
        <w:t xml:space="preserve">Server</w:t>
      </w:r>
      <w:r w:rsidDel="00000000" w:rsidR="00000000" w:rsidRPr="00000000">
        <w:rPr>
          <w:rFonts w:ascii="Arial" w:cs="Arial" w:eastAsia="Arial" w:hAnsi="Arial"/>
          <w:sz w:val="22"/>
          <w:szCs w:val="22"/>
          <w:shd w:fill="auto" w:val="clear"/>
          <w:rtl w:val="0"/>
        </w:rPr>
        <w:t xml:space="preserve"> is not enrolled to the Client (so the Client has no access to a key shared with it on the basis of its </w:t>
      </w:r>
      <w:r w:rsidDel="00000000" w:rsidR="00000000" w:rsidRPr="00000000">
        <w:rPr>
          <w:shd w:fill="auto" w:val="clear"/>
          <w:rtl w:val="0"/>
        </w:rPr>
        <w:t xml:space="preserve">Server</w:t>
      </w:r>
      <w:r w:rsidDel="00000000" w:rsidR="00000000" w:rsidRPr="00000000">
        <w:rPr>
          <w:rFonts w:ascii="Arial" w:cs="Arial" w:eastAsia="Arial" w:hAnsi="Arial"/>
          <w:sz w:val="22"/>
          <w:szCs w:val="22"/>
          <w:shd w:fill="auto" w:val="clear"/>
          <w:rtl w:val="0"/>
        </w:rPr>
        <w:t xml:space="preserve"> Identifier) and the Client and </w:t>
      </w:r>
      <w:r w:rsidDel="00000000" w:rsidR="00000000" w:rsidRPr="00000000">
        <w:rPr>
          <w:shd w:fill="auto" w:val="clear"/>
          <w:rtl w:val="0"/>
        </w:rPr>
        <w:t xml:space="preserve">Server</w:t>
      </w:r>
      <w:r w:rsidDel="00000000" w:rsidR="00000000" w:rsidRPr="00000000">
        <w:rPr>
          <w:rFonts w:ascii="Arial" w:cs="Arial" w:eastAsia="Arial" w:hAnsi="Arial"/>
          <w:sz w:val="22"/>
          <w:szCs w:val="22"/>
          <w:shd w:fill="auto" w:val="clear"/>
          <w:rtl w:val="0"/>
        </w:rPr>
        <w:t xml:space="preserve"> are not in a private network, it is recommended for the Client to open a DTLS session and process only MQTT-SN packets received over it.</w:t>
      </w:r>
      <w:commentRangeEnd w:id="24"/>
      <w:r w:rsidDel="00000000" w:rsidR="00000000" w:rsidRPr="00000000">
        <w:commentReference w:id="24"/>
      </w:r>
      <w:commentRangeEnd w:id="25"/>
      <w:r w:rsidDel="00000000" w:rsidR="00000000" w:rsidRPr="00000000">
        <w:commentReference w:id="25"/>
      </w:r>
      <w:commentRangeEnd w:id="26"/>
      <w:r w:rsidDel="00000000" w:rsidR="00000000" w:rsidRPr="00000000">
        <w:commentReference w:id="26"/>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79D">
      <w:pPr>
        <w:pStyle w:val="Heading3"/>
        <w:ind w:left="0" w:firstLine="0"/>
        <w:rPr/>
      </w:pPr>
      <w:bookmarkStart w:colFirst="0" w:colLast="0" w:name="_heading=h.j9tutdzg8gdj" w:id="233"/>
      <w:bookmarkEnd w:id="233"/>
      <w:r w:rsidDel="00000000" w:rsidR="00000000" w:rsidRPr="00000000">
        <w:rPr>
          <w:rtl w:val="0"/>
        </w:rPr>
        <w:t xml:space="preserve">3.17.1 Protection Encapsulation Header</w:t>
      </w:r>
    </w:p>
    <w:p w:rsidR="00000000" w:rsidDel="00000000" w:rsidP="00000000" w:rsidRDefault="00000000" w:rsidRPr="00000000" w14:paraId="0000079E">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sz w:val="22"/>
          <w:szCs w:val="22"/>
          <w:rtl w:val="0"/>
        </w:rPr>
        <w:t xml:space="preserve"> for a detailed description.</w:t>
      </w:r>
    </w:p>
    <w:p w:rsidR="00000000" w:rsidDel="00000000" w:rsidP="00000000" w:rsidRDefault="00000000" w:rsidRPr="00000000" w14:paraId="0000079F">
      <w:pPr>
        <w:pStyle w:val="Heading3"/>
        <w:ind w:left="0" w:firstLine="0"/>
        <w:rPr/>
      </w:pPr>
      <w:bookmarkStart w:colFirst="0" w:colLast="0" w:name="_heading=h.g1mmf1c4lvqh" w:id="234"/>
      <w:bookmarkEnd w:id="234"/>
      <w:r w:rsidDel="00000000" w:rsidR="00000000" w:rsidRPr="00000000">
        <w:rPr>
          <w:rtl w:val="0"/>
        </w:rPr>
        <w:t xml:space="preserve">3.17.2 Protection Flags</w:t>
      </w:r>
    </w:p>
    <w:p w:rsidR="00000000" w:rsidDel="00000000" w:rsidP="00000000" w:rsidRDefault="00000000" w:rsidRPr="00000000" w14:paraId="000007A0">
      <w:pPr>
        <w:spacing w:after="98"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Protection Flags is a </w:t>
      </w:r>
      <w:r w:rsidDel="00000000" w:rsidR="00000000" w:rsidRPr="00000000">
        <w:rPr>
          <w:rtl w:val="0"/>
        </w:rPr>
        <w:t xml:space="preserve">one</w:t>
      </w:r>
      <w:r w:rsidDel="00000000" w:rsidR="00000000" w:rsidRPr="00000000">
        <w:rPr>
          <w:rFonts w:ascii="Arial" w:cs="Arial" w:eastAsia="Arial" w:hAnsi="Arial"/>
          <w:sz w:val="22"/>
          <w:szCs w:val="22"/>
          <w:rtl w:val="0"/>
        </w:rPr>
        <w:t xml:space="preserve"> byte field specifying the properties of the Protection Encapsulation. </w:t>
      </w:r>
    </w:p>
    <w:p w:rsidR="00000000" w:rsidDel="00000000" w:rsidP="00000000" w:rsidRDefault="00000000" w:rsidRPr="00000000" w14:paraId="000007A1">
      <w:pPr>
        <w:pStyle w:val="Heading4"/>
        <w:spacing w:after="0" w:before="0" w:lineRule="auto"/>
        <w:ind w:left="0" w:firstLine="0"/>
        <w:rPr/>
      </w:pPr>
      <w:bookmarkStart w:colFirst="0" w:colLast="0" w:name="_heading=h.dgr37fcn70h7" w:id="235"/>
      <w:bookmarkEnd w:id="235"/>
      <w:r w:rsidDel="00000000" w:rsidR="00000000" w:rsidRPr="00000000">
        <w:rPr>
          <w:rtl w:val="0"/>
        </w:rPr>
        <w:t xml:space="preserve">3.17.2.1 Monotonic Counter Length</w:t>
      </w:r>
    </w:p>
    <w:p w:rsidR="00000000" w:rsidDel="00000000" w:rsidP="00000000" w:rsidRDefault="00000000" w:rsidRPr="00000000" w14:paraId="000007A2">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0 and 1 of the Protection Flags. Labelled </w:t>
      </w:r>
      <w:r w:rsidDel="00000000" w:rsidR="00000000" w:rsidRPr="00000000">
        <w:rPr>
          <w:rFonts w:ascii="Arial" w:cs="Arial" w:eastAsia="Arial" w:hAnsi="Arial"/>
          <w:i w:val="1"/>
          <w:sz w:val="22"/>
          <w:szCs w:val="22"/>
          <w:rtl w:val="0"/>
        </w:rPr>
        <w:t xml:space="preserve">Counter Length</w:t>
      </w:r>
      <w:r w:rsidDel="00000000" w:rsidR="00000000" w:rsidRPr="00000000">
        <w:rPr>
          <w:rFonts w:ascii="Arial" w:cs="Arial" w:eastAsia="Arial" w:hAnsi="Arial"/>
          <w:sz w:val="22"/>
          <w:szCs w:val="22"/>
          <w:rtl w:val="0"/>
        </w:rPr>
        <w:t xml:space="preserve"> in Figure 3-</w:t>
      </w:r>
      <w:sdt>
        <w:sdtPr>
          <w:id w:val="-1944142445"/>
          <w:tag w:val="goog_rdk_31"/>
        </w:sdtPr>
        <w:sdtContent>
          <w:ins w:author="davide.lenzarini@u-blox.com" w:id="2" w:date="2025-09-25T13:20:10Z"/>
          <w:sdt>
            <w:sdtPr>
              <w:id w:val="-820857099"/>
              <w:tag w:val="goog_rdk_32"/>
            </w:sdtPr>
            <w:sdtContent>
              <w:ins w:author="davide.lenzarini@u-blox.com" w:id="2" w:date="2025-09-25T13:20:10Z">
                <w:r w:rsidDel="00000000" w:rsidR="00000000" w:rsidRPr="00000000">
                  <w:rPr>
                    <w:rtl w:val="0"/>
                    <w:rPrChange w:author="davide.lenzarini@u-blox.com" w:id="3" w:date="2025-09-25T13:20:10Z">
                      <w:rPr>
                        <w:rFonts w:ascii="Arial" w:cs="Arial" w:eastAsia="Arial" w:hAnsi="Arial"/>
                        <w:sz w:val="22"/>
                        <w:szCs w:val="22"/>
                      </w:rPr>
                    </w:rPrChange>
                  </w:rPr>
                  <w:t xml:space="preserve">28</w:t>
                </w:r>
              </w:ins>
            </w:sdtContent>
          </w:sdt>
          <w:ins w:author="davide.lenzarini@u-blox.com" w:id="2" w:date="2025-09-25T13:20:10Z"/>
        </w:sdtContent>
      </w:sdt>
      <w:sdt>
        <w:sdtPr>
          <w:id w:val="-696075018"/>
          <w:tag w:val="goog_rdk_33"/>
        </w:sdtPr>
        <w:sdtContent>
          <w:del w:author="davide.lenzarini@u-blox.com" w:id="2" w:date="2025-09-25T13:20:10Z"/>
          <w:sdt>
            <w:sdtPr>
              <w:id w:val="-1334686111"/>
              <w:tag w:val="goog_rdk_34"/>
            </w:sdtPr>
            <w:sdtContent>
              <w:del w:author="davide.lenzarini@u-blox.com" w:id="2" w:date="2025-09-25T13:20:10Z">
                <w:r w:rsidDel="00000000" w:rsidR="00000000" w:rsidRPr="00000000">
                  <w:rPr>
                    <w:rtl w:val="0"/>
                    <w:rPrChange w:author="davide.lenzarini@u-blox.com" w:id="3" w:date="2025-09-25T13:20:10Z">
                      <w:rPr>
                        <w:rFonts w:ascii="Arial" w:cs="Arial" w:eastAsia="Arial" w:hAnsi="Arial"/>
                        <w:sz w:val="22"/>
                        <w:szCs w:val="22"/>
                      </w:rPr>
                    </w:rPrChange>
                  </w:rPr>
                  <w:delText xml:space="preserve">35</w:delText>
                </w:r>
              </w:del>
            </w:sdtContent>
          </w:sdt>
          <w:del w:author="davide.lenzarini@u-blox.com" w:id="2" w:date="2025-09-25T13:20:10Z"/>
        </w:sdtContent>
      </w:sdt>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7A3">
      <w:pPr>
        <w:spacing w:after="0" w:before="0" w:line="276" w:lineRule="auto"/>
        <w:ind w:left="0" w:firstLine="0"/>
        <w:rPr>
          <w:color w:val="222222"/>
        </w:rPr>
      </w:pPr>
      <w:r w:rsidDel="00000000" w:rsidR="00000000" w:rsidRPr="00000000">
        <w:rPr>
          <w:rFonts w:ascii="Arial" w:cs="Arial" w:eastAsia="Arial" w:hAnsi="Arial"/>
          <w:color w:val="222222"/>
          <w:sz w:val="22"/>
          <w:szCs w:val="22"/>
          <w:rtl w:val="0"/>
        </w:rPr>
        <w:t xml:space="preserve">Specifies </w:t>
      </w:r>
      <w:r w:rsidDel="00000000" w:rsidR="00000000" w:rsidRPr="00000000">
        <w:rPr>
          <w:rFonts w:ascii="Arial" w:cs="Arial" w:eastAsia="Arial" w:hAnsi="Arial"/>
          <w:color w:val="222222"/>
          <w:sz w:val="22"/>
          <w:szCs w:val="22"/>
          <w:rtl w:val="0"/>
        </w:rPr>
        <w:t xml:space="preserve">the number of bytes forming the monotonic counter in big-endian order. Only three of the four possible values are allowed</w:t>
      </w:r>
      <w:r w:rsidDel="00000000" w:rsidR="00000000" w:rsidRPr="00000000">
        <w:rPr>
          <w:color w:val="222222"/>
          <w:rtl w:val="0"/>
        </w:rPr>
        <w:t xml:space="preserve">.</w:t>
      </w:r>
    </w:p>
    <w:p w:rsidR="00000000" w:rsidDel="00000000" w:rsidP="00000000" w:rsidRDefault="00000000" w:rsidRPr="00000000" w14:paraId="000007A4">
      <w:pPr>
        <w:numPr>
          <w:ilvl w:val="0"/>
          <w:numId w:val="44"/>
        </w:numPr>
        <w:spacing w:after="0" w:afterAutospacing="0" w:lineRule="auto"/>
        <w:ind w:left="720" w:hanging="360"/>
        <w:rPr>
          <w:u w:val="none"/>
        </w:rPr>
      </w:pPr>
      <w:r w:rsidDel="00000000" w:rsidR="00000000" w:rsidRPr="00000000">
        <w:rPr>
          <w:highlight w:val="yellow"/>
          <w:rtl w:val="0"/>
        </w:rPr>
        <w:t xml:space="preserve">The Monotonic Counter Length MUST NOT be set to 0x3 - the value is reserved </w:t>
      </w:r>
      <w:r w:rsidDel="00000000" w:rsidR="00000000" w:rsidRPr="00000000">
        <w:rPr>
          <w:color w:val="ff0000"/>
          <w:rtl w:val="0"/>
        </w:rPr>
        <w:t xml:space="preserve">[MQTT-SN-3.17.2.1-1]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7A5">
      <w:pPr>
        <w:numPr>
          <w:ilvl w:val="0"/>
          <w:numId w:val="44"/>
        </w:numPr>
        <w:spacing w:after="0" w:before="0" w:line="276" w:lineRule="auto"/>
        <w:ind w:left="720" w:hanging="360"/>
        <w:rPr>
          <w:rFonts w:ascii="Arial" w:cs="Arial" w:eastAsia="Arial" w:hAnsi="Arial"/>
          <w:color w:val="222222"/>
          <w:sz w:val="22"/>
          <w:szCs w:val="22"/>
        </w:rPr>
      </w:pPr>
      <w:r w:rsidDel="00000000" w:rsidR="00000000" w:rsidRPr="00000000">
        <w:rPr>
          <w:highlight w:val="yellow"/>
          <w:rtl w:val="0"/>
        </w:rPr>
        <w:t xml:space="preserve">If the Monotonic Counter Length is set to </w:t>
      </w:r>
      <w:r w:rsidDel="00000000" w:rsidR="00000000" w:rsidRPr="00000000">
        <w:rPr>
          <w:rFonts w:ascii="Arial" w:cs="Arial" w:eastAsia="Arial" w:hAnsi="Arial"/>
          <w:color w:val="222222"/>
          <w:sz w:val="22"/>
          <w:szCs w:val="22"/>
          <w:highlight w:val="yellow"/>
          <w:rtl w:val="0"/>
        </w:rPr>
        <w:t xml:space="preserve">0x2, a Monotonic Counter of 32 bits (4 bytes) in length MUST </w:t>
      </w:r>
      <w:r w:rsidDel="00000000" w:rsidR="00000000" w:rsidRPr="00000000">
        <w:rPr>
          <w:color w:val="222222"/>
          <w:highlight w:val="yellow"/>
          <w:rtl w:val="0"/>
        </w:rPr>
        <w:t xml:space="preserve">be</w:t>
      </w:r>
      <w:r w:rsidDel="00000000" w:rsidR="00000000" w:rsidRPr="00000000">
        <w:rPr>
          <w:rFonts w:ascii="Arial" w:cs="Arial" w:eastAsia="Arial" w:hAnsi="Arial"/>
          <w:color w:val="222222"/>
          <w:sz w:val="22"/>
          <w:szCs w:val="22"/>
          <w:highlight w:val="yellow"/>
          <w:rtl w:val="0"/>
        </w:rPr>
        <w:t xml:space="preserve"> present in the Protection Encapsulation</w:t>
      </w:r>
      <w:r w:rsidDel="00000000" w:rsidR="00000000" w:rsidRPr="00000000">
        <w:rPr>
          <w:color w:val="222222"/>
          <w:rtl w:val="0"/>
        </w:rPr>
        <w:t xml:space="preserve"> </w:t>
      </w:r>
      <w:r w:rsidDel="00000000" w:rsidR="00000000" w:rsidRPr="00000000">
        <w:rPr>
          <w:color w:val="ff0000"/>
          <w:rtl w:val="0"/>
        </w:rPr>
        <w:t xml:space="preserve">[MQTT-SN-3.17.2.1-2]</w:t>
      </w:r>
      <w:r w:rsidDel="00000000" w:rsidR="00000000" w:rsidRPr="00000000">
        <w:rPr>
          <w:color w:val="000000"/>
          <w:rtl w:val="0"/>
        </w:rPr>
        <w:t xml:space="preserve">.</w:t>
      </w:r>
    </w:p>
    <w:p w:rsidR="00000000" w:rsidDel="00000000" w:rsidP="00000000" w:rsidRDefault="00000000" w:rsidRPr="00000000" w14:paraId="000007A6">
      <w:pPr>
        <w:numPr>
          <w:ilvl w:val="0"/>
          <w:numId w:val="44"/>
        </w:numPr>
        <w:spacing w:after="0" w:before="0" w:lineRule="auto"/>
        <w:ind w:left="720" w:hanging="360"/>
        <w:rPr>
          <w:color w:val="000000"/>
        </w:rPr>
      </w:pPr>
      <w:r w:rsidDel="00000000" w:rsidR="00000000" w:rsidRPr="00000000">
        <w:rPr>
          <w:highlight w:val="yellow"/>
          <w:rtl w:val="0"/>
        </w:rPr>
        <w:t xml:space="preserve">If the Monotonic Counter Length is set to </w:t>
      </w:r>
      <w:r w:rsidDel="00000000" w:rsidR="00000000" w:rsidRPr="00000000">
        <w:rPr>
          <w:color w:val="222222"/>
          <w:highlight w:val="yellow"/>
          <w:rtl w:val="0"/>
        </w:rPr>
        <w:t xml:space="preserve">0x1, a Monotonic Counter of 16 bits (2 bytes) in length MUST be present in the Protection Encapsulation</w:t>
      </w:r>
      <w:r w:rsidDel="00000000" w:rsidR="00000000" w:rsidRPr="00000000">
        <w:rPr>
          <w:color w:val="222222"/>
          <w:rtl w:val="0"/>
        </w:rPr>
        <w:t xml:space="preserve"> </w:t>
      </w:r>
      <w:r w:rsidDel="00000000" w:rsidR="00000000" w:rsidRPr="00000000">
        <w:rPr>
          <w:color w:val="ff0000"/>
          <w:rtl w:val="0"/>
        </w:rPr>
        <w:t xml:space="preserve">[MQTT-SN-3.17.2.1-3]</w:t>
      </w:r>
      <w:r w:rsidDel="00000000" w:rsidR="00000000" w:rsidRPr="00000000">
        <w:rPr>
          <w:color w:val="000000"/>
          <w:rtl w:val="0"/>
        </w:rPr>
        <w:t xml:space="preserve">.</w:t>
      </w:r>
    </w:p>
    <w:p w:rsidR="00000000" w:rsidDel="00000000" w:rsidP="00000000" w:rsidRDefault="00000000" w:rsidRPr="00000000" w14:paraId="000007A7">
      <w:pPr>
        <w:numPr>
          <w:ilvl w:val="0"/>
          <w:numId w:val="44"/>
        </w:numPr>
        <w:spacing w:after="0" w:before="0" w:lineRule="auto"/>
        <w:ind w:left="720" w:hanging="360"/>
        <w:rPr>
          <w:rFonts w:ascii="Arial" w:cs="Arial" w:eastAsia="Arial" w:hAnsi="Arial"/>
          <w:color w:val="222222"/>
        </w:rPr>
      </w:pPr>
      <w:r w:rsidDel="00000000" w:rsidR="00000000" w:rsidRPr="00000000">
        <w:rPr>
          <w:highlight w:val="yellow"/>
          <w:rtl w:val="0"/>
        </w:rPr>
        <w:t xml:space="preserve">If the Monotonic Counter Length is set to </w:t>
      </w:r>
      <w:r w:rsidDel="00000000" w:rsidR="00000000" w:rsidRPr="00000000">
        <w:rPr>
          <w:color w:val="222222"/>
          <w:highlight w:val="yellow"/>
          <w:rtl w:val="0"/>
        </w:rPr>
        <w:t xml:space="preserve">0x0, a Monotonic Counter MUST NOT be present in the Protection Encapsulation</w:t>
      </w:r>
      <w:r w:rsidDel="00000000" w:rsidR="00000000" w:rsidRPr="00000000">
        <w:rPr>
          <w:color w:val="222222"/>
          <w:rtl w:val="0"/>
        </w:rPr>
        <w:t xml:space="preserve"> </w:t>
      </w:r>
      <w:r w:rsidDel="00000000" w:rsidR="00000000" w:rsidRPr="00000000">
        <w:rPr>
          <w:color w:val="ff0000"/>
          <w:rtl w:val="0"/>
        </w:rPr>
        <w:t xml:space="preserve">[MQTT-SN-3.17.2.1-4]</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7A8">
      <w:pPr>
        <w:pStyle w:val="Heading4"/>
        <w:spacing w:after="0" w:before="200" w:lineRule="auto"/>
        <w:ind w:left="0" w:firstLine="0"/>
        <w:rPr/>
      </w:pPr>
      <w:bookmarkStart w:colFirst="0" w:colLast="0" w:name="_heading=h.ur276rc44plv" w:id="236"/>
      <w:bookmarkEnd w:id="236"/>
      <w:r w:rsidDel="00000000" w:rsidR="00000000" w:rsidRPr="00000000">
        <w:rPr>
          <w:rtl w:val="0"/>
        </w:rPr>
        <w:t xml:space="preserve">3.17.2.2 Cryptographic Material Length</w:t>
      </w:r>
    </w:p>
    <w:p w:rsidR="00000000" w:rsidDel="00000000" w:rsidP="00000000" w:rsidRDefault="00000000" w:rsidRPr="00000000" w14:paraId="000007A9">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2 and 3 of the Protection Flags. Labelled </w:t>
      </w:r>
      <w:r w:rsidDel="00000000" w:rsidR="00000000" w:rsidRPr="00000000">
        <w:rPr>
          <w:rFonts w:ascii="Arial" w:cs="Arial" w:eastAsia="Arial" w:hAnsi="Arial"/>
          <w:i w:val="1"/>
          <w:sz w:val="22"/>
          <w:szCs w:val="22"/>
          <w:rtl w:val="0"/>
        </w:rPr>
        <w:t xml:space="preserve">Crypto Length</w:t>
      </w:r>
      <w:r w:rsidDel="00000000" w:rsidR="00000000" w:rsidRPr="00000000">
        <w:rPr>
          <w:rFonts w:ascii="Arial" w:cs="Arial" w:eastAsia="Arial" w:hAnsi="Arial"/>
          <w:sz w:val="22"/>
          <w:szCs w:val="22"/>
          <w:rtl w:val="0"/>
        </w:rPr>
        <w:t xml:space="preserve"> in Figure 3-</w:t>
      </w:r>
      <w:sdt>
        <w:sdtPr>
          <w:id w:val="-175366726"/>
          <w:tag w:val="goog_rdk_35"/>
        </w:sdtPr>
        <w:sdtContent>
          <w:ins w:author="davide.lenzarini@u-blox.com" w:id="4" w:date="2025-09-25T13:20:22Z"/>
          <w:sdt>
            <w:sdtPr>
              <w:id w:val="-1944921438"/>
              <w:tag w:val="goog_rdk_36"/>
            </w:sdtPr>
            <w:sdtContent>
              <w:ins w:author="davide.lenzarini@u-blox.com" w:id="4" w:date="2025-09-25T13:20:22Z">
                <w:r w:rsidDel="00000000" w:rsidR="00000000" w:rsidRPr="00000000">
                  <w:rPr>
                    <w:rtl w:val="0"/>
                    <w:rPrChange w:author="davide.lenzarini@u-blox.com" w:id="5" w:date="2025-09-25T13:20:22Z">
                      <w:rPr>
                        <w:rFonts w:ascii="Arial" w:cs="Arial" w:eastAsia="Arial" w:hAnsi="Arial"/>
                        <w:sz w:val="22"/>
                        <w:szCs w:val="22"/>
                      </w:rPr>
                    </w:rPrChange>
                  </w:rPr>
                  <w:t xml:space="preserve">28</w:t>
                </w:r>
              </w:ins>
            </w:sdtContent>
          </w:sdt>
          <w:ins w:author="davide.lenzarini@u-blox.com" w:id="4" w:date="2025-09-25T13:20:22Z"/>
        </w:sdtContent>
      </w:sdt>
      <w:sdt>
        <w:sdtPr>
          <w:id w:val="-332590711"/>
          <w:tag w:val="goog_rdk_37"/>
        </w:sdtPr>
        <w:sdtContent>
          <w:del w:author="davide.lenzarini@u-blox.com" w:id="4" w:date="2025-09-25T13:20:22Z"/>
          <w:sdt>
            <w:sdtPr>
              <w:id w:val="815947983"/>
              <w:tag w:val="goog_rdk_38"/>
            </w:sdtPr>
            <w:sdtContent>
              <w:del w:author="davide.lenzarini@u-blox.com" w:id="4" w:date="2025-09-25T13:20:22Z">
                <w:r w:rsidDel="00000000" w:rsidR="00000000" w:rsidRPr="00000000">
                  <w:rPr>
                    <w:rtl w:val="0"/>
                    <w:rPrChange w:author="davide.lenzarini@u-blox.com" w:id="5" w:date="2025-09-25T13:20:22Z">
                      <w:rPr>
                        <w:rFonts w:ascii="Arial" w:cs="Arial" w:eastAsia="Arial" w:hAnsi="Arial"/>
                        <w:sz w:val="22"/>
                        <w:szCs w:val="22"/>
                      </w:rPr>
                    </w:rPrChange>
                  </w:rPr>
                  <w:delText xml:space="preserve">35</w:delText>
                </w:r>
              </w:del>
            </w:sdtContent>
          </w:sdt>
          <w:del w:author="davide.lenzarini@u-blox.com" w:id="4" w:date="2025-09-25T13:20:22Z"/>
        </w:sdtContent>
      </w:sdt>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7AA">
      <w:pPr>
        <w:spacing w:after="0" w:before="0" w:line="276" w:lineRule="auto"/>
        <w:ind w:left="0" w:firstLine="0"/>
        <w:rPr>
          <w:rFonts w:ascii="Arial" w:cs="Arial" w:eastAsia="Arial" w:hAnsi="Arial"/>
          <w:sz w:val="22"/>
          <w:szCs w:val="22"/>
        </w:rPr>
      </w:pPr>
      <w:r w:rsidDel="00000000" w:rsidR="00000000" w:rsidRPr="00000000">
        <w:rPr>
          <w:rFonts w:ascii="Arial" w:cs="Arial" w:eastAsia="Arial" w:hAnsi="Arial"/>
          <w:color w:val="222222"/>
          <w:sz w:val="22"/>
          <w:szCs w:val="22"/>
          <w:rtl w:val="0"/>
        </w:rPr>
        <w:t xml:space="preserve">Specifies</w:t>
      </w:r>
      <w:r w:rsidDel="00000000" w:rsidR="00000000" w:rsidRPr="00000000">
        <w:rPr>
          <w:rFonts w:ascii="Arial" w:cs="Arial" w:eastAsia="Arial" w:hAnsi="Arial"/>
          <w:b w:val="1"/>
          <w:color w:val="222222"/>
          <w:sz w:val="22"/>
          <w:szCs w:val="22"/>
          <w:rtl w:val="0"/>
        </w:rPr>
        <w:t xml:space="preserve"> </w:t>
      </w:r>
      <w:r w:rsidDel="00000000" w:rsidR="00000000" w:rsidRPr="00000000">
        <w:rPr>
          <w:rFonts w:ascii="Arial" w:cs="Arial" w:eastAsia="Arial" w:hAnsi="Arial"/>
          <w:color w:val="222222"/>
          <w:sz w:val="22"/>
          <w:szCs w:val="22"/>
          <w:rtl w:val="0"/>
        </w:rPr>
        <w:t xml:space="preserve">the number of </w:t>
      </w:r>
      <w:r w:rsidDel="00000000" w:rsidR="00000000" w:rsidRPr="00000000">
        <w:rPr>
          <w:color w:val="222222"/>
          <w:rtl w:val="0"/>
        </w:rPr>
        <w:t xml:space="preserve">sixteen</w:t>
      </w:r>
      <w:r w:rsidDel="00000000" w:rsidR="00000000" w:rsidRPr="00000000">
        <w:rPr>
          <w:rFonts w:ascii="Arial" w:cs="Arial" w:eastAsia="Arial" w:hAnsi="Arial"/>
          <w:color w:val="222222"/>
          <w:sz w:val="22"/>
          <w:szCs w:val="22"/>
          <w:rtl w:val="0"/>
        </w:rPr>
        <w:t xml:space="preserve"> bit groups forming the cryptographic material in big-endian order. The meaning of each possible value is defined as follows.</w:t>
      </w:r>
      <w:r w:rsidDel="00000000" w:rsidR="00000000" w:rsidRPr="00000000">
        <w:rPr>
          <w:rtl w:val="0"/>
        </w:rPr>
      </w:r>
    </w:p>
    <w:p w:rsidR="00000000" w:rsidDel="00000000" w:rsidP="00000000" w:rsidRDefault="00000000" w:rsidRPr="00000000" w14:paraId="000007AB">
      <w:pPr>
        <w:numPr>
          <w:ilvl w:val="0"/>
          <w:numId w:val="44"/>
        </w:numPr>
        <w:spacing w:after="0" w:before="0" w:lineRule="auto"/>
        <w:ind w:left="720" w:hanging="360"/>
        <w:rPr>
          <w:color w:val="222222"/>
        </w:rPr>
      </w:pPr>
      <w:r w:rsidDel="00000000" w:rsidR="00000000" w:rsidRPr="00000000">
        <w:rPr>
          <w:highlight w:val="yellow"/>
          <w:rtl w:val="0"/>
        </w:rPr>
        <w:t xml:space="preserve">If the Cryptographic Material Length is set to </w:t>
      </w:r>
      <w:r w:rsidDel="00000000" w:rsidR="00000000" w:rsidRPr="00000000">
        <w:rPr>
          <w:color w:val="222222"/>
          <w:highlight w:val="yellow"/>
          <w:rtl w:val="0"/>
        </w:rPr>
        <w:t xml:space="preserve">0x3, a Cryptographic Material field of 96 bits (12 bytes) in length MUST be present in the Protection Encapsulation</w:t>
      </w:r>
      <w:r w:rsidDel="00000000" w:rsidR="00000000" w:rsidRPr="00000000">
        <w:rPr>
          <w:color w:val="222222"/>
          <w:rtl w:val="0"/>
        </w:rPr>
        <w:t xml:space="preserve"> </w:t>
      </w:r>
      <w:r w:rsidDel="00000000" w:rsidR="00000000" w:rsidRPr="00000000">
        <w:rPr>
          <w:color w:val="ff0000"/>
          <w:rtl w:val="0"/>
        </w:rPr>
        <w:t xml:space="preserve">[MQTT-SN-3.17.2.2-1]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7AC">
      <w:pPr>
        <w:numPr>
          <w:ilvl w:val="0"/>
          <w:numId w:val="44"/>
        </w:numPr>
        <w:spacing w:after="0" w:before="0" w:lineRule="auto"/>
        <w:ind w:left="720" w:hanging="360"/>
        <w:rPr>
          <w:color w:val="222222"/>
        </w:rPr>
      </w:pPr>
      <w:r w:rsidDel="00000000" w:rsidR="00000000" w:rsidRPr="00000000">
        <w:rPr>
          <w:highlight w:val="yellow"/>
          <w:rtl w:val="0"/>
        </w:rPr>
        <w:t xml:space="preserve">If the Cryptographic Material Length is set to </w:t>
      </w:r>
      <w:r w:rsidDel="00000000" w:rsidR="00000000" w:rsidRPr="00000000">
        <w:rPr>
          <w:color w:val="222222"/>
          <w:highlight w:val="yellow"/>
          <w:rtl w:val="0"/>
        </w:rPr>
        <w:t xml:space="preserve">0x2, a Cryptographic Material field of 32 bits (4 bytes) in length MUST be present in the Protection Encapsulation</w:t>
      </w:r>
      <w:r w:rsidDel="00000000" w:rsidR="00000000" w:rsidRPr="00000000">
        <w:rPr>
          <w:color w:val="222222"/>
          <w:rtl w:val="0"/>
        </w:rPr>
        <w:t xml:space="preserve"> </w:t>
      </w:r>
      <w:r w:rsidDel="00000000" w:rsidR="00000000" w:rsidRPr="00000000">
        <w:rPr>
          <w:color w:val="ff0000"/>
          <w:rtl w:val="0"/>
        </w:rPr>
        <w:t xml:space="preserve">[MQTT-SN-3.17.2.2-2]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7AD">
      <w:pPr>
        <w:numPr>
          <w:ilvl w:val="0"/>
          <w:numId w:val="44"/>
        </w:numPr>
        <w:spacing w:after="0" w:before="0" w:lineRule="auto"/>
        <w:ind w:left="720" w:hanging="360"/>
        <w:rPr>
          <w:color w:val="222222"/>
        </w:rPr>
      </w:pPr>
      <w:r w:rsidDel="00000000" w:rsidR="00000000" w:rsidRPr="00000000">
        <w:rPr>
          <w:highlight w:val="yellow"/>
          <w:rtl w:val="0"/>
        </w:rPr>
        <w:t xml:space="preserve">If the Cryptographic Material Length is set to </w:t>
      </w:r>
      <w:r w:rsidDel="00000000" w:rsidR="00000000" w:rsidRPr="00000000">
        <w:rPr>
          <w:color w:val="222222"/>
          <w:highlight w:val="yellow"/>
          <w:rtl w:val="0"/>
        </w:rPr>
        <w:t xml:space="preserve">0x1, a Cryptographic Material field of 16 bits (2 bytes) in length MUST be present in the Protection Encapsulation</w:t>
      </w:r>
      <w:r w:rsidDel="00000000" w:rsidR="00000000" w:rsidRPr="00000000">
        <w:rPr>
          <w:color w:val="222222"/>
          <w:rtl w:val="0"/>
        </w:rPr>
        <w:t xml:space="preserve"> </w:t>
      </w:r>
      <w:r w:rsidDel="00000000" w:rsidR="00000000" w:rsidRPr="00000000">
        <w:rPr>
          <w:color w:val="ff0000"/>
          <w:rtl w:val="0"/>
        </w:rPr>
        <w:t xml:space="preserve">[MQTT-SN-3.17.2.2-3]</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7AE">
      <w:pPr>
        <w:numPr>
          <w:ilvl w:val="0"/>
          <w:numId w:val="44"/>
        </w:numPr>
        <w:spacing w:after="0" w:before="0" w:lineRule="auto"/>
        <w:ind w:left="720" w:hanging="360"/>
        <w:rPr>
          <w:color w:val="222222"/>
        </w:rPr>
      </w:pPr>
      <w:r w:rsidDel="00000000" w:rsidR="00000000" w:rsidRPr="00000000">
        <w:rPr>
          <w:highlight w:val="yellow"/>
          <w:rtl w:val="0"/>
        </w:rPr>
        <w:t xml:space="preserve">If the Cryptographic Material Length is set to </w:t>
      </w:r>
      <w:r w:rsidDel="00000000" w:rsidR="00000000" w:rsidRPr="00000000">
        <w:rPr>
          <w:color w:val="222222"/>
          <w:highlight w:val="yellow"/>
          <w:rtl w:val="0"/>
        </w:rPr>
        <w:t xml:space="preserve">0x0, a Cryptographic Material field MUST NOT be present in the Protection Encapsulation</w:t>
      </w:r>
      <w:r w:rsidDel="00000000" w:rsidR="00000000" w:rsidRPr="00000000">
        <w:rPr>
          <w:color w:val="222222"/>
          <w:rtl w:val="0"/>
        </w:rPr>
        <w:t xml:space="preserve"> </w:t>
      </w:r>
      <w:r w:rsidDel="00000000" w:rsidR="00000000" w:rsidRPr="00000000">
        <w:rPr>
          <w:color w:val="ff0000"/>
          <w:rtl w:val="0"/>
        </w:rPr>
        <w:t xml:space="preserve">[MQTT-SN-3.17.2.2-4]</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7AF">
      <w:pPr>
        <w:pStyle w:val="Heading4"/>
        <w:spacing w:after="98" w:before="200" w:line="248.00000000000006" w:lineRule="auto"/>
        <w:ind w:left="0" w:firstLine="0"/>
        <w:rPr/>
      </w:pPr>
      <w:bookmarkStart w:colFirst="0" w:colLast="0" w:name="_heading=h.dvegbdq024g" w:id="237"/>
      <w:bookmarkEnd w:id="237"/>
      <w:r w:rsidDel="00000000" w:rsidR="00000000" w:rsidRPr="00000000">
        <w:rPr>
          <w:rtl w:val="0"/>
        </w:rPr>
        <w:t xml:space="preserve">3.17.2.3 Authentication Tag Length</w:t>
      </w:r>
    </w:p>
    <w:p w:rsidR="00000000" w:rsidDel="00000000" w:rsidP="00000000" w:rsidRDefault="00000000" w:rsidRPr="00000000" w14:paraId="000007B0">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4 through 7 of the Protection Flags.</w:t>
      </w:r>
    </w:p>
    <w:p w:rsidR="00000000" w:rsidDel="00000000" w:rsidP="00000000" w:rsidRDefault="00000000" w:rsidRPr="00000000" w14:paraId="000007B1">
      <w:pPr>
        <w:spacing w:after="98" w:before="0" w:line="276" w:lineRule="auto"/>
        <w:ind w:left="0" w:right="4" w:firstLine="0"/>
        <w:rPr>
          <w:rFonts w:ascii="Arial" w:cs="Arial" w:eastAsia="Arial" w:hAnsi="Arial"/>
          <w:sz w:val="22"/>
          <w:szCs w:val="22"/>
        </w:rPr>
      </w:pPr>
      <w:r w:rsidDel="00000000" w:rsidR="00000000" w:rsidRPr="00000000">
        <w:rPr>
          <w:color w:val="222222"/>
          <w:rtl w:val="0"/>
        </w:rPr>
        <w:t xml:space="preserve">The Authentication Tag Length d</w:t>
      </w:r>
      <w:r w:rsidDel="00000000" w:rsidR="00000000" w:rsidRPr="00000000">
        <w:rPr>
          <w:rFonts w:ascii="Arial" w:cs="Arial" w:eastAsia="Arial" w:hAnsi="Arial"/>
          <w:color w:val="222222"/>
          <w:sz w:val="22"/>
          <w:szCs w:val="22"/>
          <w:rtl w:val="0"/>
        </w:rPr>
        <w:t xml:space="preserve">efines the size of the </w:t>
      </w:r>
      <w:r w:rsidDel="00000000" w:rsidR="00000000" w:rsidRPr="00000000">
        <w:rPr>
          <w:color w:val="222222"/>
          <w:rtl w:val="0"/>
        </w:rPr>
        <w:t xml:space="preserve">A</w:t>
      </w:r>
      <w:r w:rsidDel="00000000" w:rsidR="00000000" w:rsidRPr="00000000">
        <w:rPr>
          <w:rFonts w:ascii="Arial" w:cs="Arial" w:eastAsia="Arial" w:hAnsi="Arial"/>
          <w:color w:val="222222"/>
          <w:sz w:val="22"/>
          <w:szCs w:val="22"/>
          <w:rtl w:val="0"/>
        </w:rPr>
        <w:t xml:space="preserve">uthentication Tag.</w:t>
      </w:r>
      <w:r w:rsidDel="00000000" w:rsidR="00000000" w:rsidRPr="00000000">
        <w:rPr>
          <w:rtl w:val="0"/>
        </w:rPr>
      </w:r>
    </w:p>
    <w:p w:rsidR="00000000" w:rsidDel="00000000" w:rsidP="00000000" w:rsidRDefault="00000000" w:rsidRPr="00000000" w14:paraId="000007B2">
      <w:pPr>
        <w:numPr>
          <w:ilvl w:val="0"/>
          <w:numId w:val="44"/>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Only fou</w:t>
      </w:r>
      <w:r w:rsidDel="00000000" w:rsidR="00000000" w:rsidRPr="00000000">
        <w:rPr>
          <w:color w:val="222222"/>
          <w:rtl w:val="0"/>
        </w:rPr>
        <w:t xml:space="preserve">rteen </w:t>
      </w:r>
      <w:r w:rsidDel="00000000" w:rsidR="00000000" w:rsidRPr="00000000">
        <w:rPr>
          <w:rFonts w:ascii="Arial" w:cs="Arial" w:eastAsia="Arial" w:hAnsi="Arial"/>
          <w:color w:val="222222"/>
          <w:sz w:val="22"/>
          <w:szCs w:val="22"/>
          <w:rtl w:val="0"/>
        </w:rPr>
        <w:t xml:space="preserve">of the </w:t>
      </w:r>
      <w:r w:rsidDel="00000000" w:rsidR="00000000" w:rsidRPr="00000000">
        <w:rPr>
          <w:color w:val="222222"/>
          <w:rtl w:val="0"/>
        </w:rPr>
        <w:t xml:space="preserve">sixteen</w:t>
      </w:r>
      <w:r w:rsidDel="00000000" w:rsidR="00000000" w:rsidRPr="00000000">
        <w:rPr>
          <w:rFonts w:ascii="Arial" w:cs="Arial" w:eastAsia="Arial" w:hAnsi="Arial"/>
          <w:color w:val="222222"/>
          <w:sz w:val="22"/>
          <w:szCs w:val="22"/>
          <w:rtl w:val="0"/>
        </w:rPr>
        <w:t xml:space="preserve"> possible values are allowed</w:t>
      </w:r>
      <w:r w:rsidDel="00000000" w:rsidR="00000000" w:rsidRPr="00000000">
        <w:rPr>
          <w:color w:val="222222"/>
          <w:rtl w:val="0"/>
        </w:rPr>
        <w:t xml:space="preserve">.</w:t>
      </w:r>
      <w:r w:rsidDel="00000000" w:rsidR="00000000" w:rsidRPr="00000000">
        <w:rPr>
          <w:rtl w:val="0"/>
        </w:rPr>
      </w:r>
    </w:p>
    <w:p w:rsidR="00000000" w:rsidDel="00000000" w:rsidP="00000000" w:rsidRDefault="00000000" w:rsidRPr="00000000" w14:paraId="000007B3">
      <w:pPr>
        <w:numPr>
          <w:ilvl w:val="1"/>
          <w:numId w:val="44"/>
        </w:numPr>
        <w:spacing w:after="0" w:before="0" w:lineRule="auto"/>
        <w:ind w:left="1440" w:hanging="360"/>
        <w:rPr>
          <w:color w:val="222222"/>
        </w:rPr>
      </w:pPr>
      <w:r w:rsidDel="00000000" w:rsidR="00000000" w:rsidRPr="00000000">
        <w:rPr>
          <w:color w:val="000000"/>
          <w:rtl w:val="0"/>
        </w:rPr>
        <w:t xml:space="preserve">If the Authentication Tag Length is set to 0x0, the length of the Authentication Tag is </w:t>
      </w:r>
      <w:sdt>
        <w:sdtPr>
          <w:id w:val="-1644560803"/>
          <w:tag w:val="goog_rdk_39"/>
        </w:sdtPr>
        <w:sdtContent>
          <w:commentRangeStart w:id="28"/>
        </w:sdtContent>
      </w:sdt>
      <w:sdt>
        <w:sdtPr>
          <w:id w:val="1240245315"/>
          <w:tag w:val="goog_rdk_40"/>
        </w:sdtPr>
        <w:sdtContent>
          <w:commentRangeStart w:id="29"/>
        </w:sdtContent>
      </w:sdt>
      <w:sdt>
        <w:sdtPr>
          <w:id w:val="-75747038"/>
          <w:tag w:val="goog_rdk_41"/>
        </w:sdtPr>
        <w:sdtContent>
          <w:commentRangeStart w:id="30"/>
        </w:sdtContent>
      </w:sdt>
      <w:r w:rsidDel="00000000" w:rsidR="00000000" w:rsidRPr="00000000">
        <w:rPr>
          <w:color w:val="000000"/>
          <w:rtl w:val="0"/>
        </w:rPr>
        <w:t xml:space="preserve">provider defined</w:t>
      </w:r>
      <w:commentRangeEnd w:id="28"/>
      <w:r w:rsidDel="00000000" w:rsidR="00000000" w:rsidRPr="00000000">
        <w:commentReference w:id="28"/>
      </w:r>
      <w:commentRangeEnd w:id="29"/>
      <w:r w:rsidDel="00000000" w:rsidR="00000000" w:rsidRPr="00000000">
        <w:commentReference w:id="29"/>
      </w:r>
      <w:commentRangeEnd w:id="30"/>
      <w:r w:rsidDel="00000000" w:rsidR="00000000" w:rsidRPr="00000000">
        <w:commentReference w:id="30"/>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7B4">
      <w:pPr>
        <w:numPr>
          <w:ilvl w:val="1"/>
          <w:numId w:val="44"/>
        </w:numPr>
        <w:spacing w:after="0" w:before="0" w:lineRule="auto"/>
        <w:ind w:left="1440" w:hanging="360"/>
        <w:rPr>
          <w:color w:val="222222"/>
        </w:rPr>
      </w:pPr>
      <w:r w:rsidDel="00000000" w:rsidR="00000000" w:rsidRPr="00000000">
        <w:rPr>
          <w:color w:val="222222"/>
          <w:highlight w:val="yellow"/>
          <w:rtl w:val="0"/>
        </w:rPr>
        <w:t xml:space="preserve">If the Protection Scheme is not “Authentication Only” </w:t>
      </w:r>
      <w:r w:rsidDel="00000000" w:rsidR="00000000" w:rsidRPr="00000000">
        <w:rPr>
          <w:highlight w:val="yellow"/>
          <w:rtl w:val="0"/>
        </w:rPr>
        <w:t xml:space="preserve">the Authentication Tag Length MUST be set to </w:t>
      </w:r>
      <w:r w:rsidDel="00000000" w:rsidR="00000000" w:rsidRPr="00000000">
        <w:rPr>
          <w:color w:val="222222"/>
          <w:highlight w:val="yellow"/>
          <w:rtl w:val="0"/>
        </w:rPr>
        <w:t xml:space="preserve">0x1</w:t>
      </w:r>
      <w:r w:rsidDel="00000000" w:rsidR="00000000" w:rsidRPr="00000000">
        <w:rPr>
          <w:color w:val="222222"/>
          <w:rtl w:val="0"/>
        </w:rPr>
        <w:t xml:space="preserve"> </w:t>
      </w:r>
      <w:r w:rsidDel="00000000" w:rsidR="00000000" w:rsidRPr="00000000">
        <w:rPr>
          <w:color w:val="ff0000"/>
          <w:rtl w:val="0"/>
        </w:rPr>
        <w:t xml:space="preserve">[MQTT-SN-3.17.2.3-1]</w:t>
      </w:r>
      <w:r w:rsidDel="00000000" w:rsidR="00000000" w:rsidRPr="00000000">
        <w:rPr>
          <w:color w:val="000000"/>
          <w:rtl w:val="0"/>
        </w:rPr>
        <w:t xml:space="preserve">. </w:t>
      </w:r>
    </w:p>
    <w:p w:rsidR="00000000" w:rsidDel="00000000" w:rsidP="00000000" w:rsidRDefault="00000000" w:rsidRPr="00000000" w14:paraId="000007B5">
      <w:pPr>
        <w:numPr>
          <w:ilvl w:val="1"/>
          <w:numId w:val="44"/>
        </w:numPr>
        <w:spacing w:after="0" w:afterAutospacing="0" w:before="0" w:lineRule="auto"/>
        <w:ind w:left="1440" w:hanging="360"/>
        <w:rPr>
          <w:color w:val="222222"/>
        </w:rPr>
      </w:pPr>
      <w:r w:rsidDel="00000000" w:rsidR="00000000" w:rsidRPr="00000000">
        <w:rPr>
          <w:color w:val="000000"/>
          <w:rtl w:val="0"/>
        </w:rPr>
        <w:t xml:space="preserve">If the Authentication Tag Length is set to 0x1, the length of the Authentication Tag </w:t>
      </w:r>
      <w:sdt>
        <w:sdtPr>
          <w:id w:val="2069466428"/>
          <w:tag w:val="goog_rdk_42"/>
        </w:sdtPr>
        <w:sdtContent>
          <w:ins w:author="davide.lenzarini@u-blox.com" w:id="6" w:date="2025-09-25T13:25:43Z">
            <w:r w:rsidDel="00000000" w:rsidR="00000000" w:rsidRPr="00000000">
              <w:rPr>
                <w:color w:val="000000"/>
                <w:rtl w:val="0"/>
              </w:rPr>
              <w:t xml:space="preserve">MUST be equal to</w:t>
            </w:r>
          </w:ins>
        </w:sdtContent>
      </w:sdt>
      <w:sdt>
        <w:sdtPr>
          <w:id w:val="-1651744545"/>
          <w:tag w:val="goog_rdk_43"/>
        </w:sdtPr>
        <w:sdtContent>
          <w:del w:author="davide.lenzarini@u-blox.com" w:id="6" w:date="2025-09-25T13:25:43Z">
            <w:r w:rsidDel="00000000" w:rsidR="00000000" w:rsidRPr="00000000">
              <w:rPr>
                <w:color w:val="000000"/>
                <w:rtl w:val="0"/>
              </w:rPr>
              <w:delText xml:space="preserve">is </w:delText>
            </w:r>
          </w:del>
          <w:sdt>
            <w:sdtPr>
              <w:id w:val="-359083012"/>
              <w:tag w:val="goog_rdk_44"/>
            </w:sdtPr>
            <w:sdtContent>
              <w:commentRangeStart w:id="31"/>
            </w:sdtContent>
          </w:sdt>
          <w:del w:author="davide.lenzarini@u-blox.com" w:id="6" w:date="2025-09-25T13:25:43Z">
            <w:sdt>
              <w:sdtPr>
                <w:id w:val="2147319509"/>
                <w:tag w:val="goog_rdk_45"/>
              </w:sdtPr>
              <w:sdtContent>
                <w:commentRangeStart w:id="32"/>
              </w:sdtContent>
            </w:sdt>
            <w:sdt>
              <w:sdtPr>
                <w:id w:val="-580838883"/>
                <w:tag w:val="goog_rdk_46"/>
              </w:sdtPr>
              <w:sdtContent>
                <w:commentRangeStart w:id="33"/>
              </w:sdtContent>
            </w:sdt>
            <w:r w:rsidDel="00000000" w:rsidR="00000000" w:rsidRPr="00000000">
              <w:rPr>
                <w:color w:val="000000"/>
                <w:rtl w:val="0"/>
              </w:rPr>
              <w:delText xml:space="preserve">defined by</w:delText>
            </w:r>
          </w:del>
        </w:sdtContent>
      </w:sdt>
      <w:commentRangeEnd w:id="31"/>
      <w:r w:rsidDel="00000000" w:rsidR="00000000" w:rsidRPr="00000000">
        <w:commentReference w:id="31"/>
      </w:r>
      <w:commentRangeEnd w:id="32"/>
      <w:r w:rsidDel="00000000" w:rsidR="00000000" w:rsidRPr="00000000">
        <w:commentReference w:id="32"/>
      </w:r>
      <w:commentRangeEnd w:id="33"/>
      <w:r w:rsidDel="00000000" w:rsidR="00000000" w:rsidRPr="00000000">
        <w:commentReference w:id="33"/>
      </w:r>
      <w:r w:rsidDel="00000000" w:rsidR="00000000" w:rsidRPr="00000000">
        <w:rPr>
          <w:color w:val="000000"/>
          <w:rtl w:val="0"/>
        </w:rPr>
        <w:t xml:space="preserve"> the Protection Scheme nominal tag </w:t>
      </w:r>
      <w:sdt>
        <w:sdtPr>
          <w:id w:val="694459803"/>
          <w:tag w:val="goog_rdk_47"/>
        </w:sdtPr>
        <w:sdtContent>
          <w:ins w:author="davide.lenzarini@u-blox.com" w:id="7" w:date="2025-09-25T13:26:08Z">
            <w:r w:rsidDel="00000000" w:rsidR="00000000" w:rsidRPr="00000000">
              <w:rPr>
                <w:color w:val="000000"/>
                <w:rtl w:val="0"/>
              </w:rPr>
              <w:t xml:space="preserve">size</w:t>
            </w:r>
          </w:ins>
        </w:sdtContent>
      </w:sdt>
      <w:sdt>
        <w:sdtPr>
          <w:id w:val="-756625522"/>
          <w:tag w:val="goog_rdk_48"/>
        </w:sdtPr>
        <w:sdtContent>
          <w:del w:author="davide.lenzarini@u-blox.com" w:id="7" w:date="2025-09-25T13:26:08Z">
            <w:r w:rsidDel="00000000" w:rsidR="00000000" w:rsidRPr="00000000">
              <w:rPr>
                <w:color w:val="000000"/>
                <w:rtl w:val="0"/>
              </w:rPr>
              <w:delText xml:space="preserve">length</w:delText>
            </w:r>
          </w:del>
        </w:sdtContent>
      </w:sdt>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7B6">
      <w:pPr>
        <w:numPr>
          <w:ilvl w:val="1"/>
          <w:numId w:val="44"/>
        </w:numPr>
        <w:spacing w:after="0" w:afterAutospacing="0" w:before="0" w:beforeAutospacing="0" w:lineRule="auto"/>
        <w:ind w:left="1440" w:hanging="360"/>
        <w:rPr>
          <w:color w:val="222222"/>
        </w:rPr>
      </w:pPr>
      <w:r w:rsidDel="00000000" w:rsidR="00000000" w:rsidRPr="00000000">
        <w:rPr>
          <w:highlight w:val="yellow"/>
          <w:rtl w:val="0"/>
        </w:rPr>
        <w:t xml:space="preserve">The Authentication Tag Length MUST NOT be set to 0x2 or 0x3 - these values are reserved </w:t>
      </w:r>
      <w:r w:rsidDel="00000000" w:rsidR="00000000" w:rsidRPr="00000000">
        <w:rPr>
          <w:color w:val="ff0000"/>
          <w:rtl w:val="0"/>
        </w:rPr>
        <w:t xml:space="preserve">[MQTT-SN-3.17.2.3-2]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7B7">
      <w:pPr>
        <w:numPr>
          <w:ilvl w:val="1"/>
          <w:numId w:val="44"/>
        </w:numPr>
        <w:spacing w:after="0" w:before="0" w:lineRule="auto"/>
        <w:ind w:left="1440" w:hanging="360"/>
        <w:rPr>
          <w:rFonts w:ascii="Arial" w:cs="Arial" w:eastAsia="Arial" w:hAnsi="Arial"/>
          <w:color w:val="222222"/>
        </w:rPr>
      </w:pPr>
      <w:r w:rsidDel="00000000" w:rsidR="00000000" w:rsidRPr="00000000">
        <w:rPr>
          <w:color w:val="000000"/>
          <w:highlight w:val="yellow"/>
          <w:rtl w:val="0"/>
        </w:rPr>
        <w:t xml:space="preserve">If the Authentication Tag Length is set to any value between 0x4 and 0xF inclusive, the Protection Scheme MUST be “Authentication Only” </w:t>
      </w:r>
      <w:r w:rsidDel="00000000" w:rsidR="00000000" w:rsidRPr="00000000">
        <w:rPr>
          <w:color w:val="ff0000"/>
          <w:rtl w:val="0"/>
        </w:rPr>
        <w:t xml:space="preserve">[MQTT-SN-3.17.2.3-3]</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7B8">
      <w:pPr>
        <w:numPr>
          <w:ilvl w:val="1"/>
          <w:numId w:val="44"/>
        </w:numPr>
        <w:spacing w:after="0" w:before="0" w:line="276" w:lineRule="auto"/>
        <w:ind w:left="1440" w:hanging="360"/>
        <w:rPr>
          <w:rFonts w:ascii="Arial" w:cs="Arial" w:eastAsia="Arial" w:hAnsi="Arial"/>
          <w:color w:val="222222"/>
          <w:sz w:val="22"/>
          <w:szCs w:val="22"/>
        </w:rPr>
      </w:pPr>
      <w:r w:rsidDel="00000000" w:rsidR="00000000" w:rsidRPr="00000000">
        <w:rPr>
          <w:color w:val="222222"/>
          <w:highlight w:val="yellow"/>
          <w:rtl w:val="0"/>
        </w:rPr>
        <w:t xml:space="preserve">Authentication Tag Length values </w:t>
      </w:r>
      <w:r w:rsidDel="00000000" w:rsidR="00000000" w:rsidRPr="00000000">
        <w:rPr>
          <w:rFonts w:ascii="Arial" w:cs="Arial" w:eastAsia="Arial" w:hAnsi="Arial"/>
          <w:color w:val="222222"/>
          <w:sz w:val="22"/>
          <w:szCs w:val="22"/>
          <w:highlight w:val="yellow"/>
          <w:rtl w:val="0"/>
        </w:rPr>
        <w:t xml:space="preserve">between 0x4 and 0xF in</w:t>
      </w:r>
      <w:r w:rsidDel="00000000" w:rsidR="00000000" w:rsidRPr="00000000">
        <w:rPr>
          <w:color w:val="222222"/>
          <w:highlight w:val="yellow"/>
          <w:rtl w:val="0"/>
        </w:rPr>
        <w:t xml:space="preserve">clusive MUST </w:t>
      </w:r>
      <w:r w:rsidDel="00000000" w:rsidR="00000000" w:rsidRPr="00000000">
        <w:rPr>
          <w:rFonts w:ascii="Arial" w:cs="Arial" w:eastAsia="Arial" w:hAnsi="Arial"/>
          <w:color w:val="222222"/>
          <w:sz w:val="22"/>
          <w:szCs w:val="22"/>
          <w:highlight w:val="yellow"/>
          <w:rtl w:val="0"/>
        </w:rPr>
        <w:t xml:space="preserve">only be used for the truncation of “Authentication Only” protection schemes</w:t>
      </w:r>
      <w:r w:rsidDel="00000000" w:rsidR="00000000" w:rsidRPr="00000000">
        <w:rPr>
          <w:color w:val="222222"/>
          <w:highlight w:val="yellow"/>
          <w:rtl w:val="0"/>
        </w:rPr>
        <w:t xml:space="preserve"> </w:t>
      </w:r>
      <w:r w:rsidDel="00000000" w:rsidR="00000000" w:rsidRPr="00000000">
        <w:rPr>
          <w:color w:val="ff0000"/>
          <w:rtl w:val="0"/>
        </w:rPr>
        <w:t xml:space="preserve">[MQTT-SN-3.17.2.3-4]</w:t>
      </w:r>
      <w:r w:rsidDel="00000000" w:rsidR="00000000" w:rsidRPr="00000000">
        <w:rPr>
          <w:color w:val="000000"/>
          <w:rtl w:val="0"/>
        </w:rPr>
        <w:t xml:space="preserve">.</w:t>
      </w:r>
      <w:r w:rsidDel="00000000" w:rsidR="00000000" w:rsidRPr="00000000">
        <w:rPr>
          <w:rFonts w:ascii="Arial" w:cs="Arial" w:eastAsia="Arial" w:hAnsi="Arial"/>
          <w:color w:val="222222"/>
          <w:sz w:val="22"/>
          <w:szCs w:val="22"/>
          <w:rtl w:val="0"/>
        </w:rPr>
        <w:t xml:space="preserve"> </w:t>
      </w:r>
      <w:r w:rsidDel="00000000" w:rsidR="00000000" w:rsidRPr="00000000">
        <w:rPr>
          <w:rFonts w:ascii="Arial" w:cs="Arial" w:eastAsia="Arial" w:hAnsi="Arial"/>
          <w:color w:val="222222"/>
          <w:sz w:val="22"/>
          <w:szCs w:val="22"/>
          <w:highlight w:val="yellow"/>
          <w:rtl w:val="0"/>
        </w:rPr>
        <w:t xml:space="preserve">In these cases the </w:t>
      </w:r>
      <w:r w:rsidDel="00000000" w:rsidR="00000000" w:rsidRPr="00000000">
        <w:rPr>
          <w:color w:val="222222"/>
          <w:highlight w:val="yellow"/>
          <w:rtl w:val="0"/>
        </w:rPr>
        <w:t xml:space="preserve">length of the A</w:t>
      </w:r>
      <w:r w:rsidDel="00000000" w:rsidR="00000000" w:rsidRPr="00000000">
        <w:rPr>
          <w:rFonts w:ascii="Arial" w:cs="Arial" w:eastAsia="Arial" w:hAnsi="Arial"/>
          <w:color w:val="222222"/>
          <w:sz w:val="22"/>
          <w:szCs w:val="22"/>
          <w:highlight w:val="yellow"/>
          <w:rtl w:val="0"/>
        </w:rPr>
        <w:t xml:space="preserve">uthentication Tag MUST  be si</w:t>
      </w:r>
      <w:r w:rsidDel="00000000" w:rsidR="00000000" w:rsidRPr="00000000">
        <w:rPr>
          <w:color w:val="222222"/>
          <w:highlight w:val="yellow"/>
          <w:rtl w:val="0"/>
        </w:rPr>
        <w:t xml:space="preserve">xteen times the Authentication Tag Length</w:t>
      </w:r>
      <w:r w:rsidDel="00000000" w:rsidR="00000000" w:rsidRPr="00000000">
        <w:rPr>
          <w:color w:val="222222"/>
          <w:rtl w:val="0"/>
        </w:rPr>
        <w:t xml:space="preserve"> </w:t>
      </w:r>
      <w:r w:rsidDel="00000000" w:rsidR="00000000" w:rsidRPr="00000000">
        <w:rPr>
          <w:color w:val="ff0000"/>
          <w:rtl w:val="0"/>
        </w:rPr>
        <w:t xml:space="preserve">[MQTT-SN-3.17.2.3-5]</w:t>
      </w:r>
      <w:r w:rsidDel="00000000" w:rsidR="00000000" w:rsidRPr="00000000">
        <w:rPr>
          <w:color w:val="000000"/>
          <w:rtl w:val="0"/>
        </w:rPr>
        <w:t xml:space="preserve">.</w:t>
      </w:r>
      <w:r w:rsidDel="00000000" w:rsidR="00000000" w:rsidRPr="00000000">
        <w:rPr>
          <w:color w:val="222222"/>
          <w:rtl w:val="0"/>
        </w:rPr>
        <w:t xml:space="preserve"> F</w:t>
      </w:r>
      <w:r w:rsidDel="00000000" w:rsidR="00000000" w:rsidRPr="00000000">
        <w:rPr>
          <w:rFonts w:ascii="Arial" w:cs="Arial" w:eastAsia="Arial" w:hAnsi="Arial"/>
          <w:color w:val="222222"/>
          <w:sz w:val="22"/>
          <w:szCs w:val="22"/>
          <w:rtl w:val="0"/>
        </w:rPr>
        <w:t xml:space="preserve">or example:</w:t>
      </w:r>
    </w:p>
    <w:p w:rsidR="00000000" w:rsidDel="00000000" w:rsidP="00000000" w:rsidRDefault="00000000" w:rsidRPr="00000000" w14:paraId="000007B9">
      <w:pPr>
        <w:numPr>
          <w:ilvl w:val="2"/>
          <w:numId w:val="44"/>
        </w:numPr>
        <w:spacing w:after="0" w:before="0" w:line="276" w:lineRule="auto"/>
        <w:ind w:left="216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the value is 0xF, the length of the Authentication Tag will be (0xF)*16=240 bits;</w:t>
      </w:r>
    </w:p>
    <w:p w:rsidR="00000000" w:rsidDel="00000000" w:rsidP="00000000" w:rsidRDefault="00000000" w:rsidRPr="00000000" w14:paraId="000007BA">
      <w:pPr>
        <w:numPr>
          <w:ilvl w:val="2"/>
          <w:numId w:val="44"/>
        </w:numPr>
        <w:spacing w:after="0" w:before="0" w:line="276" w:lineRule="auto"/>
        <w:ind w:left="216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the value is 0x4, the length o</w:t>
      </w:r>
      <w:r w:rsidDel="00000000" w:rsidR="00000000" w:rsidRPr="00000000">
        <w:rPr>
          <w:color w:val="222222"/>
          <w:rtl w:val="0"/>
        </w:rPr>
        <w:t xml:space="preserve">f the </w:t>
      </w:r>
      <w:r w:rsidDel="00000000" w:rsidR="00000000" w:rsidRPr="00000000">
        <w:rPr>
          <w:rFonts w:ascii="Arial" w:cs="Arial" w:eastAsia="Arial" w:hAnsi="Arial"/>
          <w:color w:val="222222"/>
          <w:sz w:val="22"/>
          <w:szCs w:val="22"/>
          <w:rtl w:val="0"/>
        </w:rPr>
        <w:t xml:space="preserve">Authentication Tag will be (0x4)*16=64 bits.</w:t>
      </w:r>
    </w:p>
    <w:p w:rsidR="00000000" w:rsidDel="00000000" w:rsidP="00000000" w:rsidRDefault="00000000" w:rsidRPr="00000000" w14:paraId="000007BB">
      <w:pPr>
        <w:numPr>
          <w:ilvl w:val="0"/>
          <w:numId w:val="44"/>
        </w:numPr>
        <w:spacing w:after="0" w:before="0" w:line="276" w:lineRule="auto"/>
        <w:ind w:left="720" w:hanging="360"/>
        <w:rPr>
          <w:rFonts w:ascii="Arial" w:cs="Arial" w:eastAsia="Arial" w:hAnsi="Arial"/>
          <w:color w:val="222222"/>
          <w:sz w:val="22"/>
          <w:szCs w:val="22"/>
          <w:shd w:fill="auto" w:val="clear"/>
        </w:rPr>
      </w:pPr>
      <w:r w:rsidDel="00000000" w:rsidR="00000000" w:rsidRPr="00000000">
        <w:rPr>
          <w:rFonts w:ascii="Arial" w:cs="Arial" w:eastAsia="Arial" w:hAnsi="Arial"/>
          <w:color w:val="222222"/>
          <w:sz w:val="22"/>
          <w:szCs w:val="22"/>
          <w:highlight w:val="yellow"/>
          <w:rtl w:val="0"/>
        </w:rPr>
        <w:t xml:space="preserve">If truncation of the output of the authentication algorithm is required, it </w:t>
      </w:r>
      <w:r w:rsidDel="00000000" w:rsidR="00000000" w:rsidRPr="00000000">
        <w:rPr>
          <w:color w:val="222222"/>
          <w:highlight w:val="yellow"/>
          <w:rtl w:val="0"/>
        </w:rPr>
        <w:t xml:space="preserve">MUST</w:t>
      </w:r>
      <w:r w:rsidDel="00000000" w:rsidR="00000000" w:rsidRPr="00000000">
        <w:rPr>
          <w:rFonts w:ascii="Arial" w:cs="Arial" w:eastAsia="Arial" w:hAnsi="Arial"/>
          <w:color w:val="222222"/>
          <w:sz w:val="22"/>
          <w:szCs w:val="22"/>
          <w:highlight w:val="yellow"/>
          <w:rtl w:val="0"/>
        </w:rPr>
        <w:t xml:space="preserve"> be taken in most significant bits first order (leftmost bits)</w:t>
      </w:r>
      <w:r w:rsidDel="00000000" w:rsidR="00000000" w:rsidRPr="00000000">
        <w:rPr>
          <w:color w:val="222222"/>
          <w:shd w:fill="auto" w:val="clear"/>
          <w:rtl w:val="0"/>
        </w:rPr>
        <w:t xml:space="preserve"> </w:t>
      </w:r>
      <w:r w:rsidDel="00000000" w:rsidR="00000000" w:rsidRPr="00000000">
        <w:rPr>
          <w:color w:val="ff0000"/>
          <w:rtl w:val="0"/>
        </w:rPr>
        <w:t xml:space="preserve">[MQTT-SN-3.17.2.3-6]</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7BC">
      <w:pPr>
        <w:numPr>
          <w:ilvl w:val="0"/>
          <w:numId w:val="44"/>
        </w:numPr>
        <w:spacing w:after="0" w:before="0" w:line="276" w:lineRule="auto"/>
        <w:ind w:left="720" w:hanging="360"/>
        <w:rPr>
          <w:rFonts w:ascii="Arial" w:cs="Arial" w:eastAsia="Arial" w:hAnsi="Arial"/>
          <w:color w:val="222222"/>
          <w:sz w:val="22"/>
          <w:szCs w:val="22"/>
        </w:rPr>
      </w:pPr>
      <w:sdt>
        <w:sdtPr>
          <w:id w:val="391310857"/>
          <w:tag w:val="goog_rdk_49"/>
        </w:sdtPr>
        <w:sdtContent>
          <w:commentRangeStart w:id="34"/>
        </w:sdtContent>
      </w:sdt>
      <w:sdt>
        <w:sdtPr>
          <w:id w:val="1024559296"/>
          <w:tag w:val="goog_rdk_50"/>
        </w:sdtPr>
        <w:sdtContent>
          <w:commentRangeStart w:id="35"/>
        </w:sdtContent>
      </w:sdt>
      <w:r w:rsidDel="00000000" w:rsidR="00000000" w:rsidRPr="00000000">
        <w:rPr>
          <w:rFonts w:ascii="Arial" w:cs="Arial" w:eastAsia="Arial" w:hAnsi="Arial"/>
          <w:color w:val="222222"/>
          <w:sz w:val="22"/>
          <w:szCs w:val="22"/>
          <w:rtl w:val="0"/>
        </w:rPr>
        <w:t xml:space="preserve">Some Authentication Tag Length values between</w:t>
      </w:r>
      <w:r w:rsidDel="00000000" w:rsidR="00000000" w:rsidRPr="00000000">
        <w:rPr>
          <w:color w:val="222222"/>
          <w:rtl w:val="0"/>
        </w:rPr>
        <w:t xml:space="preserve"> 0x4 and 0xF inclusive </w:t>
      </w:r>
      <w:r w:rsidDel="00000000" w:rsidR="00000000" w:rsidRPr="00000000">
        <w:rPr>
          <w:rFonts w:ascii="Arial" w:cs="Arial" w:eastAsia="Arial" w:hAnsi="Arial"/>
          <w:color w:val="222222"/>
          <w:sz w:val="22"/>
          <w:szCs w:val="22"/>
          <w:rtl w:val="0"/>
        </w:rPr>
        <w:t xml:space="preserve">are not allowed for some “Authentication Only” protection schemes because they define a tag size bigger than the nominal tag size. For example, values from 0x09 (144 bits) to 0x0F (240 bits) are not allowed for “Authentication Only” protection schemes with a nominal tag size less than 144 bits, such as CMAC-128, CMAC-192, CMAC-256.</w:t>
      </w:r>
      <w:commentRangeEnd w:id="34"/>
      <w:r w:rsidDel="00000000" w:rsidR="00000000" w:rsidRPr="00000000">
        <w:commentReference w:id="34"/>
      </w:r>
      <w:commentRangeEnd w:id="35"/>
      <w:r w:rsidDel="00000000" w:rsidR="00000000" w:rsidRPr="00000000">
        <w:commentReference w:id="35"/>
      </w:r>
      <w:r w:rsidDel="00000000" w:rsidR="00000000" w:rsidRPr="00000000">
        <w:rPr>
          <w:rtl w:val="0"/>
        </w:rPr>
      </w:r>
    </w:p>
    <w:p w:rsidR="00000000" w:rsidDel="00000000" w:rsidP="00000000" w:rsidRDefault="00000000" w:rsidRPr="00000000" w14:paraId="000007BD">
      <w:pPr>
        <w:pStyle w:val="Heading3"/>
        <w:ind w:left="0" w:firstLine="0"/>
        <w:rPr/>
      </w:pPr>
      <w:bookmarkStart w:colFirst="0" w:colLast="0" w:name="_heading=h.m1zk7agco355" w:id="238"/>
      <w:bookmarkEnd w:id="238"/>
      <w:r w:rsidDel="00000000" w:rsidR="00000000" w:rsidRPr="00000000">
        <w:rPr>
          <w:rtl w:val="0"/>
        </w:rPr>
        <w:t xml:space="preserve">3.17.3 Protection Scheme</w:t>
      </w:r>
    </w:p>
    <w:p w:rsidR="00000000" w:rsidDel="00000000" w:rsidP="00000000" w:rsidRDefault="00000000" w:rsidRPr="00000000" w14:paraId="000007BE">
      <w:pPr>
        <w:spacing w:after="200" w:before="0" w:line="276" w:lineRule="auto"/>
        <w:ind w:left="0" w:firstLine="0"/>
        <w:rPr>
          <w:rFonts w:ascii="Arial" w:cs="Arial" w:eastAsia="Arial" w:hAnsi="Arial"/>
          <w:color w:val="222222"/>
          <w:sz w:val="22"/>
          <w:szCs w:val="22"/>
        </w:rPr>
      </w:pPr>
      <w:sdt>
        <w:sdtPr>
          <w:id w:val="-131917422"/>
          <w:tag w:val="goog_rdk_51"/>
        </w:sdtPr>
        <w:sdtContent>
          <w:commentRangeStart w:id="36"/>
        </w:sdtContent>
      </w:sdt>
      <w:sdt>
        <w:sdtPr>
          <w:id w:val="-457396639"/>
          <w:tag w:val="goog_rdk_52"/>
        </w:sdtPr>
        <w:sdtContent>
          <w:commentRangeStart w:id="37"/>
        </w:sdtContent>
      </w:sdt>
      <w:r w:rsidDel="00000000" w:rsidR="00000000" w:rsidRPr="00000000">
        <w:rPr>
          <w:rFonts w:ascii="Arial" w:cs="Arial" w:eastAsia="Arial" w:hAnsi="Arial"/>
          <w:color w:val="222222"/>
          <w:sz w:val="22"/>
          <w:szCs w:val="22"/>
          <w:rtl w:val="0"/>
        </w:rPr>
        <w:t xml:space="preserve">A (1 byte) field which </w:t>
      </w:r>
      <w:sdt>
        <w:sdtPr>
          <w:id w:val="-708084192"/>
          <w:tag w:val="goog_rdk_53"/>
        </w:sdtPr>
        <w:sdtContent>
          <w:ins w:author="davide.lenzarini@u-blox.com" w:id="8" w:date="2025-09-25T13:29:18Z"/>
          <w:sdt>
            <w:sdtPr>
              <w:id w:val="1908057102"/>
              <w:tag w:val="goog_rdk_54"/>
            </w:sdtPr>
            <w:sdtContent>
              <w:ins w:author="davide.lenzarini@u-blox.com" w:id="8" w:date="2025-09-25T13:29:18Z">
                <w:r w:rsidDel="00000000" w:rsidR="00000000" w:rsidRPr="00000000">
                  <w:rPr>
                    <w:color w:val="222222"/>
                    <w:rtl w:val="0"/>
                    <w:rPrChange w:author="davide.lenzarini@u-blox.com" w:id="9" w:date="2025-09-25T13:29:18Z">
                      <w:rPr>
                        <w:rFonts w:ascii="Arial" w:cs="Arial" w:eastAsia="Arial" w:hAnsi="Arial"/>
                        <w:color w:val="222222"/>
                        <w:sz w:val="22"/>
                        <w:szCs w:val="22"/>
                      </w:rPr>
                    </w:rPrChange>
                  </w:rPr>
                  <w:t xml:space="preserve">MUST </w:t>
                </w:r>
              </w:ins>
            </w:sdtContent>
          </w:sdt>
          <w:ins w:author="davide.lenzarini@u-blox.com" w:id="8" w:date="2025-09-25T13:29:18Z"/>
        </w:sdtContent>
      </w:sdt>
      <w:sdt>
        <w:sdtPr>
          <w:id w:val="1547373128"/>
          <w:tag w:val="goog_rdk_55"/>
        </w:sdtPr>
        <w:sdtContent>
          <w:del w:author="davide.lenzarini@u-blox.com" w:id="8" w:date="2025-09-25T13:29:18Z"/>
          <w:sdt>
            <w:sdtPr>
              <w:id w:val="1092603829"/>
              <w:tag w:val="goog_rdk_56"/>
            </w:sdtPr>
            <w:sdtContent>
              <w:del w:author="davide.lenzarini@u-blox.com" w:id="8" w:date="2025-09-25T13:29:18Z">
                <w:r w:rsidDel="00000000" w:rsidR="00000000" w:rsidRPr="00000000">
                  <w:rPr>
                    <w:color w:val="222222"/>
                    <w:rtl w:val="0"/>
                    <w:rPrChange w:author="davide.lenzarini@u-blox.com" w:id="9" w:date="2025-09-25T13:29:18Z">
                      <w:rPr>
                        <w:rFonts w:ascii="Arial" w:cs="Arial" w:eastAsia="Arial" w:hAnsi="Arial"/>
                        <w:color w:val="222222"/>
                        <w:sz w:val="22"/>
                        <w:szCs w:val="22"/>
                      </w:rPr>
                    </w:rPrChange>
                  </w:rPr>
                  <w:delText xml:space="preserve">should </w:delText>
                </w:r>
              </w:del>
            </w:sdtContent>
          </w:sdt>
          <w:del w:author="davide.lenzarini@u-blox.com" w:id="8" w:date="2025-09-25T13:29:18Z"/>
        </w:sdtContent>
      </w:sdt>
      <w:r w:rsidDel="00000000" w:rsidR="00000000" w:rsidRPr="00000000">
        <w:rPr>
          <w:rFonts w:ascii="Arial" w:cs="Arial" w:eastAsia="Arial" w:hAnsi="Arial"/>
          <w:color w:val="222222"/>
          <w:sz w:val="22"/>
          <w:szCs w:val="22"/>
          <w:rtl w:val="0"/>
        </w:rPr>
        <w:t xml:space="preserve">contain one of the not Reserved indexes in the following table.</w:t>
      </w:r>
      <w:commentRangeEnd w:id="36"/>
      <w:r w:rsidDel="00000000" w:rsidR="00000000" w:rsidRPr="00000000">
        <w:commentReference w:id="36"/>
      </w:r>
      <w:commentRangeEnd w:id="37"/>
      <w:r w:rsidDel="00000000" w:rsidR="00000000" w:rsidRPr="00000000">
        <w:commentReference w:id="37"/>
      </w:r>
      <w:r w:rsidDel="00000000" w:rsidR="00000000" w:rsidRPr="00000000">
        <w:rPr>
          <w:rFonts w:ascii="Arial" w:cs="Arial" w:eastAsia="Arial" w:hAnsi="Arial"/>
          <w:color w:val="222222"/>
          <w:sz w:val="22"/>
          <w:szCs w:val="22"/>
          <w:rtl w:val="0"/>
        </w:rPr>
        <w:t xml:space="preserve"> In general two types of protection scheme are considered: </w:t>
      </w:r>
      <w:r w:rsidDel="00000000" w:rsidR="00000000" w:rsidRPr="00000000">
        <w:rPr>
          <w:rFonts w:ascii="Arial" w:cs="Arial" w:eastAsia="Arial" w:hAnsi="Arial"/>
          <w:b w:val="1"/>
          <w:color w:val="222222"/>
          <w:sz w:val="22"/>
          <w:szCs w:val="22"/>
          <w:rtl w:val="0"/>
        </w:rPr>
        <w:t xml:space="preserve">Authentication only</w:t>
      </w:r>
      <w:r w:rsidDel="00000000" w:rsidR="00000000" w:rsidRPr="00000000">
        <w:rPr>
          <w:rFonts w:ascii="Arial" w:cs="Arial" w:eastAsia="Arial" w:hAnsi="Arial"/>
          <w:color w:val="222222"/>
          <w:sz w:val="22"/>
          <w:szCs w:val="22"/>
          <w:rtl w:val="0"/>
        </w:rPr>
        <w:t xml:space="preserve"> (like HMAC or CMAC) and </w:t>
      </w:r>
      <w:r w:rsidDel="00000000" w:rsidR="00000000" w:rsidRPr="00000000">
        <w:rPr>
          <w:rFonts w:ascii="Arial" w:cs="Arial" w:eastAsia="Arial" w:hAnsi="Arial"/>
          <w:b w:val="1"/>
          <w:color w:val="222222"/>
          <w:sz w:val="22"/>
          <w:szCs w:val="22"/>
          <w:rtl w:val="0"/>
        </w:rPr>
        <w:t xml:space="preserve">AEAD</w:t>
      </w:r>
      <w:r w:rsidDel="00000000" w:rsidR="00000000" w:rsidRPr="00000000">
        <w:rPr>
          <w:rFonts w:ascii="Arial" w:cs="Arial" w:eastAsia="Arial" w:hAnsi="Arial"/>
          <w:color w:val="222222"/>
          <w:sz w:val="22"/>
          <w:szCs w:val="22"/>
          <w:rtl w:val="0"/>
        </w:rPr>
        <w:t xml:space="preserve"> (Authenticated Encryption with Associated Data, like GCM, CCM or ChaCha20/Poly1305).</w:t>
      </w:r>
    </w:p>
    <w:p w:rsidR="00000000" w:rsidDel="00000000" w:rsidP="00000000" w:rsidRDefault="00000000" w:rsidRPr="00000000" w14:paraId="000007BF">
      <w:pPr>
        <w:rPr>
          <w:rFonts w:ascii="Arial" w:cs="Arial" w:eastAsia="Arial" w:hAnsi="Arial"/>
          <w:color w:val="222222"/>
        </w:rPr>
      </w:pPr>
      <w:r w:rsidDel="00000000" w:rsidR="00000000" w:rsidRPr="00000000">
        <w:rPr>
          <w:i w:val="1"/>
          <w:sz w:val="19"/>
          <w:szCs w:val="19"/>
          <w:rtl w:val="0"/>
        </w:rPr>
        <w:t xml:space="preserve">Figure 3-29 – Protection Schemes</w:t>
      </w:r>
      <w:r w:rsidDel="00000000" w:rsidR="00000000" w:rsidRPr="00000000">
        <w:rPr>
          <w:rtl w:val="0"/>
        </w:rPr>
      </w:r>
    </w:p>
    <w:tbl>
      <w:tblPr>
        <w:tblStyle w:val="Table11"/>
        <w:tblW w:w="957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3375"/>
        <w:gridCol w:w="1660.0000000000002"/>
        <w:gridCol w:w="1660.0000000000002"/>
        <w:gridCol w:w="1660.0000000000002"/>
        <w:tblGridChange w:id="0">
          <w:tblGrid>
            <w:gridCol w:w="1215"/>
            <w:gridCol w:w="3375"/>
            <w:gridCol w:w="1660.0000000000002"/>
            <w:gridCol w:w="1660.0000000000002"/>
            <w:gridCol w:w="1660.0000000000002"/>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7C0">
            <w:pPr>
              <w:keepLines w:val="1"/>
              <w:spacing w:after="0" w:before="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Index</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7C1">
            <w:pPr>
              <w:keepLines w:val="1"/>
              <w:spacing w:after="0" w:before="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Name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7C2">
            <w:pPr>
              <w:keepLines w:val="1"/>
              <w:spacing w:after="0" w:before="0" w:line="24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Authentication</w:t>
            </w:r>
          </w:p>
          <w:p w:rsidR="00000000" w:rsidDel="00000000" w:rsidP="00000000" w:rsidRDefault="00000000" w:rsidRPr="00000000" w14:paraId="000007C3">
            <w:pPr>
              <w:keepLines w:val="1"/>
              <w:spacing w:after="0" w:before="0" w:line="24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Only</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7C4">
            <w:pPr>
              <w:keepLines w:val="1"/>
              <w:spacing w:after="0" w:before="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Key Size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7C5">
            <w:pPr>
              <w:keepLines w:val="1"/>
              <w:spacing w:after="0" w:before="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Nominal Tag Size</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C6">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7">
            <w:pPr>
              <w:rPr>
                <w:rFonts w:ascii="Arial" w:cs="Arial" w:eastAsia="Arial" w:hAnsi="Arial"/>
                <w:color w:val="222222"/>
              </w:rPr>
            </w:pPr>
            <w:r w:rsidDel="00000000" w:rsidR="00000000" w:rsidRPr="00000000">
              <w:rPr>
                <w:rFonts w:ascii="Arial" w:cs="Arial" w:eastAsia="Arial" w:hAnsi="Arial"/>
                <w:color w:val="222222"/>
                <w:rtl w:val="0"/>
              </w:rPr>
              <w:t xml:space="preserve">HMAC-SHA256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8">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CB">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C">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HMAC-SHA3_256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D">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E">
            <w:pPr>
              <w:spacing w:after="0" w:before="0" w:lineRule="auto"/>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D0">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1">
            <w:pPr>
              <w:rPr>
                <w:rFonts w:ascii="Arial" w:cs="Arial" w:eastAsia="Arial" w:hAnsi="Arial"/>
                <w:color w:val="222222"/>
              </w:rPr>
            </w:pPr>
            <w:r w:rsidDel="00000000" w:rsidR="00000000" w:rsidRPr="00000000">
              <w:rPr>
                <w:rFonts w:ascii="Arial" w:cs="Arial" w:eastAsia="Arial" w:hAnsi="Arial"/>
                <w:color w:val="222222"/>
                <w:rtl w:val="0"/>
              </w:rPr>
              <w:t xml:space="preserve">CMAC-128</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2">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D5">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6">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CMAC-192</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7">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DA">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B">
            <w:pPr>
              <w:rPr>
                <w:rFonts w:ascii="Arial" w:cs="Arial" w:eastAsia="Arial" w:hAnsi="Arial"/>
                <w:color w:val="222222"/>
              </w:rPr>
            </w:pPr>
            <w:r w:rsidDel="00000000" w:rsidR="00000000" w:rsidRPr="00000000">
              <w:rPr>
                <w:rFonts w:ascii="Arial" w:cs="Arial" w:eastAsia="Arial" w:hAnsi="Arial"/>
                <w:color w:val="222222"/>
                <w:rtl w:val="0"/>
              </w:rPr>
              <w:t xml:space="preserve">CMAC-256</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C">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DF">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0x05-0x3B</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0">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1">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2">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3">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E4">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0x3C-0x3F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5">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6">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E9">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A">
            <w:pPr>
              <w:shd w:fill="ffffff" w:val="clear"/>
              <w:rPr>
                <w:rFonts w:ascii="Arial" w:cs="Arial" w:eastAsia="Arial" w:hAnsi="Arial"/>
                <w:color w:val="212529"/>
              </w:rPr>
            </w:pPr>
            <w:r w:rsidDel="00000000" w:rsidR="00000000" w:rsidRPr="00000000">
              <w:rPr>
                <w:rFonts w:ascii="Arial" w:cs="Arial" w:eastAsia="Arial" w:hAnsi="Arial"/>
                <w:color w:val="212529"/>
                <w:rtl w:val="0"/>
              </w:rPr>
              <w:t xml:space="preserve">AES-CCM-64-128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B">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EE">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F">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AES-CCM-64-192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0">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F3">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4">
            <w:pPr>
              <w:rPr>
                <w:rFonts w:ascii="Arial" w:cs="Arial" w:eastAsia="Arial" w:hAnsi="Arial"/>
                <w:color w:val="212529"/>
              </w:rPr>
            </w:pPr>
            <w:r w:rsidDel="00000000" w:rsidR="00000000" w:rsidRPr="00000000">
              <w:rPr>
                <w:rFonts w:ascii="Arial" w:cs="Arial" w:eastAsia="Arial" w:hAnsi="Arial"/>
                <w:color w:val="212529"/>
                <w:rtl w:val="0"/>
              </w:rPr>
              <w:t xml:space="preserve">AES-CCM-64-256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5">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F8">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9">
            <w:pPr>
              <w:rPr>
                <w:rFonts w:ascii="Arial" w:cs="Arial" w:eastAsia="Arial" w:hAnsi="Arial"/>
                <w:color w:val="212529"/>
              </w:rPr>
            </w:pPr>
            <w:r w:rsidDel="00000000" w:rsidR="00000000" w:rsidRPr="00000000">
              <w:rPr>
                <w:rFonts w:ascii="Arial" w:cs="Arial" w:eastAsia="Arial" w:hAnsi="Arial"/>
                <w:color w:val="212529"/>
                <w:rtl w:val="0"/>
              </w:rPr>
              <w:t xml:space="preserve">AES-CCM-128-128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A">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FD">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E">
            <w:pPr>
              <w:rPr>
                <w:rFonts w:ascii="Arial" w:cs="Arial" w:eastAsia="Arial" w:hAnsi="Arial"/>
                <w:color w:val="212529"/>
              </w:rPr>
            </w:pPr>
            <w:r w:rsidDel="00000000" w:rsidR="00000000" w:rsidRPr="00000000">
              <w:rPr>
                <w:rFonts w:ascii="Arial" w:cs="Arial" w:eastAsia="Arial" w:hAnsi="Arial"/>
                <w:color w:val="212529"/>
                <w:rtl w:val="0"/>
              </w:rPr>
              <w:t xml:space="preserve">AES-CCM-128-192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F">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02">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0x45</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3">
            <w:pPr>
              <w:rPr>
                <w:rFonts w:ascii="Arial" w:cs="Arial" w:eastAsia="Arial" w:hAnsi="Arial"/>
                <w:color w:val="212529"/>
              </w:rPr>
            </w:pPr>
            <w:r w:rsidDel="00000000" w:rsidR="00000000" w:rsidRPr="00000000">
              <w:rPr>
                <w:rFonts w:ascii="Arial" w:cs="Arial" w:eastAsia="Arial" w:hAnsi="Arial"/>
                <w:color w:val="212529"/>
                <w:rtl w:val="0"/>
              </w:rPr>
              <w:t xml:space="preserve">AES-CCM-128-256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4">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07">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0x46</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8">
            <w:pPr>
              <w:rPr>
                <w:rFonts w:ascii="Arial" w:cs="Arial" w:eastAsia="Arial" w:hAnsi="Arial"/>
                <w:color w:val="212529"/>
              </w:rPr>
            </w:pPr>
            <w:r w:rsidDel="00000000" w:rsidR="00000000" w:rsidRPr="00000000">
              <w:rPr>
                <w:rFonts w:ascii="Arial" w:cs="Arial" w:eastAsia="Arial" w:hAnsi="Arial"/>
                <w:color w:val="212529"/>
                <w:rtl w:val="0"/>
              </w:rPr>
              <w:t xml:space="preserve">AES-GCM-128-128</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9">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0C">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0x47</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D">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AES-GCM-128-192</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E">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1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11">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0x48</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12">
            <w:pPr>
              <w:rPr>
                <w:rFonts w:ascii="Arial" w:cs="Arial" w:eastAsia="Arial" w:hAnsi="Arial"/>
                <w:color w:val="212529"/>
              </w:rPr>
            </w:pPr>
            <w:r w:rsidDel="00000000" w:rsidR="00000000" w:rsidRPr="00000000">
              <w:rPr>
                <w:rFonts w:ascii="Arial" w:cs="Arial" w:eastAsia="Arial" w:hAnsi="Arial"/>
                <w:color w:val="212529"/>
                <w:rtl w:val="0"/>
              </w:rPr>
              <w:t xml:space="preserve">AES-GCM-128-256</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13">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1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1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16">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0x49</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17">
            <w:pPr>
              <w:rPr>
                <w:rFonts w:ascii="Arial" w:cs="Arial" w:eastAsia="Arial" w:hAnsi="Arial"/>
                <w:color w:val="212529"/>
              </w:rPr>
            </w:pPr>
            <w:r w:rsidDel="00000000" w:rsidR="00000000" w:rsidRPr="00000000">
              <w:rPr>
                <w:rFonts w:ascii="Arial" w:cs="Arial" w:eastAsia="Arial" w:hAnsi="Arial"/>
                <w:color w:val="212529"/>
                <w:rtl w:val="0"/>
              </w:rPr>
              <w:t xml:space="preserve">ChaCha20/Poly1305</w:t>
            </w:r>
            <w:r w:rsidDel="00000000" w:rsidR="00000000" w:rsidRPr="00000000">
              <w:rPr>
                <w:rFonts w:ascii="Arial" w:cs="Arial" w:eastAsia="Arial" w:hAnsi="Arial"/>
                <w:color w:val="222222"/>
                <w:sz w:val="16"/>
                <w:szCs w:val="16"/>
                <w:rtl w:val="0"/>
              </w:rPr>
              <w:t xml:space="preserve"> (Notes 8,9)</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18">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1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1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1B">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0x4A-0xEF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1C">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1D">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1E">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1F">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20">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0xF0-0xFF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21">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22">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2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2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bl>
    <w:p w:rsidR="00000000" w:rsidDel="00000000" w:rsidP="00000000" w:rsidRDefault="00000000" w:rsidRPr="00000000" w14:paraId="00000825">
      <w:pPr>
        <w:spacing w:after="0" w:before="200" w:line="276" w:lineRule="auto"/>
        <w:rPr>
          <w:rFonts w:ascii="Arial" w:cs="Arial" w:eastAsia="Arial" w:hAnsi="Arial"/>
          <w:b w:val="1"/>
          <w:color w:val="222222"/>
          <w:sz w:val="22"/>
          <w:szCs w:val="22"/>
        </w:rPr>
      </w:pPr>
      <w:r w:rsidDel="00000000" w:rsidR="00000000" w:rsidRPr="00000000">
        <w:rPr>
          <w:rFonts w:ascii="Arial" w:cs="Arial" w:eastAsia="Arial" w:hAnsi="Arial"/>
          <w:b w:val="1"/>
          <w:color w:val="222222"/>
          <w:sz w:val="22"/>
          <w:szCs w:val="22"/>
          <w:rtl w:val="0"/>
        </w:rPr>
        <w:t xml:space="preserve">Note(s):</w:t>
      </w:r>
    </w:p>
    <w:p w:rsidR="00000000" w:rsidDel="00000000" w:rsidP="00000000" w:rsidRDefault="00000000" w:rsidRPr="00000000" w14:paraId="00000826">
      <w:pPr>
        <w:numPr>
          <w:ilvl w:val="0"/>
          <w:numId w:val="39"/>
        </w:numPr>
        <w:spacing w:after="0" w:before="0" w:line="276" w:lineRule="auto"/>
        <w:ind w:left="720" w:hanging="360"/>
        <w:rPr>
          <w:rFonts w:ascii="Arial" w:cs="Arial" w:eastAsia="Arial" w:hAnsi="Arial"/>
          <w:sz w:val="22"/>
          <w:szCs w:val="22"/>
        </w:rPr>
      </w:pPr>
      <w:sdt>
        <w:sdtPr>
          <w:id w:val="1641990027"/>
          <w:tag w:val="goog_rdk_57"/>
        </w:sdtPr>
        <w:sdtContent>
          <w:commentRangeStart w:id="38"/>
        </w:sdtContent>
      </w:sdt>
      <w:r w:rsidDel="00000000" w:rsidR="00000000" w:rsidRPr="00000000">
        <w:rPr>
          <w:rFonts w:ascii="Arial" w:cs="Arial" w:eastAsia="Arial" w:hAnsi="Arial"/>
          <w:color w:val="222222"/>
          <w:sz w:val="22"/>
          <w:szCs w:val="22"/>
          <w:rtl w:val="0"/>
        </w:rPr>
        <w:t xml:space="preserve">Reference </w:t>
      </w:r>
      <w:hyperlink r:id="rId85">
        <w:r w:rsidDel="00000000" w:rsidR="00000000" w:rsidRPr="00000000">
          <w:rPr>
            <w:rFonts w:ascii="Arial" w:cs="Arial" w:eastAsia="Arial" w:hAnsi="Arial"/>
            <w:color w:val="1155cc"/>
            <w:sz w:val="22"/>
            <w:szCs w:val="22"/>
            <w:u w:val="single"/>
            <w:rtl w:val="0"/>
          </w:rPr>
          <w:t xml:space="preserve">https://www.rfc-editor.org/rfc/rfc2104</w:t>
        </w:r>
      </w:hyperlink>
      <w:r w:rsidDel="00000000" w:rsidR="00000000" w:rsidRPr="00000000">
        <w:rPr>
          <w:rtl w:val="0"/>
        </w:rPr>
      </w:r>
    </w:p>
    <w:p w:rsidR="00000000" w:rsidDel="00000000" w:rsidP="00000000" w:rsidRDefault="00000000" w:rsidRPr="00000000" w14:paraId="00000827">
      <w:pPr>
        <w:numPr>
          <w:ilvl w:val="0"/>
          <w:numId w:val="3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Reference </w:t>
      </w:r>
      <w:hyperlink r:id="rId86">
        <w:r w:rsidDel="00000000" w:rsidR="00000000" w:rsidRPr="00000000">
          <w:rPr>
            <w:rFonts w:ascii="Arial" w:cs="Arial" w:eastAsia="Arial" w:hAnsi="Arial"/>
            <w:sz w:val="22"/>
            <w:szCs w:val="22"/>
            <w:rtl w:val="0"/>
          </w:rPr>
          <w:t xml:space="preserve">https://nvlpubs.nist.gov/nistpubs/FIPS/NIST.FIPS.198-1.pdf</w:t>
        </w:r>
      </w:hyperlink>
      <w:r w:rsidDel="00000000" w:rsidR="00000000" w:rsidRPr="00000000">
        <w:rPr>
          <w:rtl w:val="0"/>
        </w:rPr>
      </w:r>
    </w:p>
    <w:p w:rsidR="00000000" w:rsidDel="00000000" w:rsidP="00000000" w:rsidRDefault="00000000" w:rsidRPr="00000000" w14:paraId="00000828">
      <w:pPr>
        <w:numPr>
          <w:ilvl w:val="0"/>
          <w:numId w:val="3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Reference </w:t>
      </w:r>
      <w:hyperlink r:id="rId87">
        <w:r w:rsidDel="00000000" w:rsidR="00000000" w:rsidRPr="00000000">
          <w:rPr>
            <w:rFonts w:ascii="Arial" w:cs="Arial" w:eastAsia="Arial" w:hAnsi="Arial"/>
            <w:sz w:val="22"/>
            <w:szCs w:val="22"/>
            <w:rtl w:val="0"/>
          </w:rPr>
          <w:t xml:space="preserve">https://www.rfc-editor.org/rfc/rfc4493</w:t>
        </w:r>
      </w:hyperlink>
      <w:r w:rsidDel="00000000" w:rsidR="00000000" w:rsidRPr="00000000">
        <w:rPr>
          <w:rFonts w:ascii="Arial" w:cs="Arial" w:eastAsia="Arial" w:hAnsi="Arial"/>
          <w:sz w:val="22"/>
          <w:szCs w:val="22"/>
          <w:rtl w:val="0"/>
        </w:rPr>
        <w:t xml:space="preserve"> and </w:t>
      </w:r>
      <w:hyperlink r:id="rId88">
        <w:r w:rsidDel="00000000" w:rsidR="00000000" w:rsidRPr="00000000">
          <w:rPr>
            <w:rFonts w:ascii="Arial" w:cs="Arial" w:eastAsia="Arial" w:hAnsi="Arial"/>
            <w:sz w:val="22"/>
            <w:szCs w:val="22"/>
            <w:rtl w:val="0"/>
          </w:rPr>
          <w:t xml:space="preserve">https://nvlpubs.nist.gov/nistpubs/SpecialPublications/NIST.SP.800-38b.pdf</w:t>
        </w:r>
      </w:hyperlink>
      <w:r w:rsidDel="00000000" w:rsidR="00000000" w:rsidRPr="00000000">
        <w:rPr>
          <w:rFonts w:ascii="Arial" w:cs="Arial" w:eastAsia="Arial" w:hAnsi="Arial"/>
          <w:sz w:val="22"/>
          <w:szCs w:val="22"/>
          <w:rtl w:val="0"/>
        </w:rPr>
        <w:t xml:space="preserve"> and https://csrc.nist.gov/CSRC/media/Projects/Cryptographic-Standards-and-Guidelines/documents/examples/AES_CMAC.pdf</w:t>
      </w:r>
      <w:r w:rsidDel="00000000" w:rsidR="00000000" w:rsidRPr="00000000">
        <w:rPr>
          <w:rtl w:val="0"/>
        </w:rPr>
      </w:r>
    </w:p>
    <w:p w:rsidR="00000000" w:rsidDel="00000000" w:rsidP="00000000" w:rsidRDefault="00000000" w:rsidRPr="00000000" w14:paraId="00000829">
      <w:pPr>
        <w:numPr>
          <w:ilvl w:val="0"/>
          <w:numId w:val="3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Reference</w:t>
      </w:r>
      <w:hyperlink r:id="rId89">
        <w:r w:rsidDel="00000000" w:rsidR="00000000" w:rsidRPr="00000000">
          <w:rPr>
            <w:rFonts w:ascii="Arial" w:cs="Arial" w:eastAsia="Arial" w:hAnsi="Arial"/>
            <w:sz w:val="22"/>
            <w:szCs w:val="22"/>
            <w:rtl w:val="0"/>
          </w:rPr>
          <w:t xml:space="preserve"> </w:t>
        </w:r>
      </w:hyperlink>
      <w:hyperlink r:id="rId90">
        <w:r w:rsidDel="00000000" w:rsidR="00000000" w:rsidRPr="00000000">
          <w:rPr>
            <w:rFonts w:ascii="Arial" w:cs="Arial" w:eastAsia="Arial" w:hAnsi="Arial"/>
            <w:sz w:val="22"/>
            <w:szCs w:val="22"/>
            <w:rtl w:val="0"/>
          </w:rPr>
          <w:t xml:space="preserve">https://www.rfc-editor.org/rfc/rfc3610</w:t>
        </w:r>
      </w:hyperlink>
      <w:r w:rsidDel="00000000" w:rsidR="00000000" w:rsidRPr="00000000">
        <w:rPr>
          <w:rFonts w:ascii="Arial" w:cs="Arial" w:eastAsia="Arial" w:hAnsi="Arial"/>
          <w:sz w:val="22"/>
          <w:szCs w:val="22"/>
          <w:rtl w:val="0"/>
        </w:rPr>
        <w:t xml:space="preserve"> and security considerations on </w:t>
      </w:r>
      <w:hyperlink r:id="rId91">
        <w:r w:rsidDel="00000000" w:rsidR="00000000" w:rsidRPr="00000000">
          <w:rPr>
            <w:rFonts w:ascii="Arial" w:cs="Arial" w:eastAsia="Arial" w:hAnsi="Arial"/>
            <w:sz w:val="22"/>
            <w:szCs w:val="22"/>
            <w:rtl w:val="0"/>
          </w:rPr>
          <w:t xml:space="preserve">https://www.rfc-editor.org/rfc/rfc8152#section-10.2.1</w:t>
        </w:r>
      </w:hyperlink>
      <w:r w:rsidDel="00000000" w:rsidR="00000000" w:rsidRPr="00000000">
        <w:rPr>
          <w:rtl w:val="0"/>
        </w:rPr>
      </w:r>
    </w:p>
    <w:p w:rsidR="00000000" w:rsidDel="00000000" w:rsidP="00000000" w:rsidRDefault="00000000" w:rsidRPr="00000000" w14:paraId="0000082A">
      <w:pPr>
        <w:numPr>
          <w:ilvl w:val="0"/>
          <w:numId w:val="3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AES CCM requires a 13 bytes nonce as indicated in https://www.rfc-editor.org/rfc/rfc8152#section-10.2 and the nonce is obtained by performing SHA256, truncated to the leftmost 104 bits, of the sequence Byte 1 to Byte R (all packet fields until Protected MQTT-SN Packet)</w:t>
      </w:r>
      <w:r w:rsidDel="00000000" w:rsidR="00000000" w:rsidRPr="00000000">
        <w:rPr>
          <w:rtl w:val="0"/>
        </w:rPr>
      </w:r>
    </w:p>
    <w:p w:rsidR="00000000" w:rsidDel="00000000" w:rsidP="00000000" w:rsidRDefault="00000000" w:rsidRPr="00000000" w14:paraId="0000082B">
      <w:pPr>
        <w:numPr>
          <w:ilvl w:val="0"/>
          <w:numId w:val="3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color w:val="212529"/>
          <w:sz w:val="22"/>
          <w:szCs w:val="22"/>
          <w:rtl w:val="0"/>
        </w:rPr>
        <w:t xml:space="preserve">Reference https://nvlpubs.nist.gov/nistpubs/Legacy/SP/nistspecialpublication800-38d.pdf</w:t>
      </w:r>
      <w:r w:rsidDel="00000000" w:rsidR="00000000" w:rsidRPr="00000000">
        <w:rPr>
          <w:rFonts w:ascii="Arial" w:cs="Arial" w:eastAsia="Arial" w:hAnsi="Arial"/>
          <w:sz w:val="22"/>
          <w:szCs w:val="22"/>
          <w:rtl w:val="0"/>
        </w:rPr>
        <w:t xml:space="preserve"> and security considerations on https://www.rfc-editor.org/rfc/rfc8152#section-10.1.1</w:t>
      </w:r>
      <w:r w:rsidDel="00000000" w:rsidR="00000000" w:rsidRPr="00000000">
        <w:rPr>
          <w:rtl w:val="0"/>
        </w:rPr>
      </w:r>
    </w:p>
    <w:p w:rsidR="00000000" w:rsidDel="00000000" w:rsidP="00000000" w:rsidRDefault="00000000" w:rsidRPr="00000000" w14:paraId="0000082C">
      <w:pPr>
        <w:numPr>
          <w:ilvl w:val="0"/>
          <w:numId w:val="3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AES GCM requires a </w:t>
      </w:r>
      <w:r w:rsidDel="00000000" w:rsidR="00000000" w:rsidRPr="00000000">
        <w:rPr>
          <w:rFonts w:ascii="Arial" w:cs="Arial" w:eastAsia="Arial" w:hAnsi="Arial"/>
          <w:color w:val="222222"/>
          <w:sz w:val="22"/>
          <w:szCs w:val="22"/>
          <w:rtl w:val="0"/>
        </w:rPr>
        <w:t xml:space="preserve">12 bytes IV as indicated in https://www.rfc-editor.org/rfc/rfc8152#section-10.1 and the IV is obtained by performing SHA256, truncated to the leftmost 96 bits, of the sequence Byte 1 to Byte R (all packet fields until Protected MQTT-SN Packet)</w:t>
      </w:r>
      <w:r w:rsidDel="00000000" w:rsidR="00000000" w:rsidRPr="00000000">
        <w:rPr>
          <w:rtl w:val="0"/>
        </w:rPr>
      </w:r>
    </w:p>
    <w:p w:rsidR="00000000" w:rsidDel="00000000" w:rsidP="00000000" w:rsidRDefault="00000000" w:rsidRPr="00000000" w14:paraId="0000082D">
      <w:pPr>
        <w:numPr>
          <w:ilvl w:val="0"/>
          <w:numId w:val="3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color w:val="212529"/>
          <w:sz w:val="22"/>
          <w:szCs w:val="22"/>
          <w:rtl w:val="0"/>
        </w:rPr>
        <w:t xml:space="preserve">Reference: https://www.rfc-editor.org/rfc/rfc7539 and security considerations on https://www.rfc-editor.org/rfc/rfc8152#section-10.3.1</w:t>
      </w:r>
      <w:r w:rsidDel="00000000" w:rsidR="00000000" w:rsidRPr="00000000">
        <w:rPr>
          <w:rtl w:val="0"/>
        </w:rPr>
      </w:r>
    </w:p>
    <w:p w:rsidR="00000000" w:rsidDel="00000000" w:rsidP="00000000" w:rsidRDefault="00000000" w:rsidRPr="00000000" w14:paraId="0000082E">
      <w:pPr>
        <w:numPr>
          <w:ilvl w:val="0"/>
          <w:numId w:val="3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color w:val="212529"/>
          <w:sz w:val="22"/>
          <w:szCs w:val="22"/>
          <w:rtl w:val="0"/>
        </w:rPr>
        <w:t xml:space="preserve">ChaCha20/Poly1305 requires a </w:t>
      </w:r>
      <w:r w:rsidDel="00000000" w:rsidR="00000000" w:rsidRPr="00000000">
        <w:rPr>
          <w:rFonts w:ascii="Arial" w:cs="Arial" w:eastAsia="Arial" w:hAnsi="Arial"/>
          <w:color w:val="222222"/>
          <w:sz w:val="22"/>
          <w:szCs w:val="22"/>
          <w:rtl w:val="0"/>
        </w:rPr>
        <w:t xml:space="preserve">12 bytes nonce as indicated in https://www.rfc-editor.org/rfc/rfc8152#section-10.3 obtained by performing SHA256 truncated to 96 bit of the sequence Byte 1 to Byte R (all packet fields until Protected MQTT-SN Packet)</w:t>
      </w:r>
      <w:commentRangeEnd w:id="38"/>
      <w:r w:rsidDel="00000000" w:rsidR="00000000" w:rsidRPr="00000000">
        <w:commentReference w:id="38"/>
      </w:r>
      <w:r w:rsidDel="00000000" w:rsidR="00000000" w:rsidRPr="00000000">
        <w:rPr>
          <w:rtl w:val="0"/>
        </w:rPr>
      </w:r>
    </w:p>
    <w:p w:rsidR="00000000" w:rsidDel="00000000" w:rsidP="00000000" w:rsidRDefault="00000000" w:rsidRPr="00000000" w14:paraId="0000082F">
      <w:pPr>
        <w:pStyle w:val="Heading3"/>
        <w:ind w:left="0" w:firstLine="0"/>
        <w:rPr/>
      </w:pPr>
      <w:bookmarkStart w:colFirst="0" w:colLast="0" w:name="_heading=h.jo2d2fngx6hj" w:id="239"/>
      <w:bookmarkEnd w:id="239"/>
      <w:r w:rsidDel="00000000" w:rsidR="00000000" w:rsidRPr="00000000">
        <w:rPr>
          <w:rtl w:val="0"/>
        </w:rPr>
        <w:t xml:space="preserve">3.17.4 Sender Identifier</w:t>
      </w:r>
    </w:p>
    <w:p w:rsidR="00000000" w:rsidDel="00000000" w:rsidP="00000000" w:rsidRDefault="00000000" w:rsidRPr="00000000" w14:paraId="00000830">
      <w:pPr>
        <w:spacing w:after="0" w:before="0" w:line="276" w:lineRule="auto"/>
        <w:ind w:left="0" w:firstLine="0"/>
        <w:rPr>
          <w:rFonts w:ascii="Arial" w:cs="Arial" w:eastAsia="Arial" w:hAnsi="Arial"/>
          <w:sz w:val="22"/>
          <w:szCs w:val="22"/>
        </w:rPr>
      </w:pPr>
      <w:sdt>
        <w:sdtPr>
          <w:id w:val="214769988"/>
          <w:tag w:val="goog_rdk_58"/>
        </w:sdtPr>
        <w:sdtContent>
          <w:commentRangeStart w:id="39"/>
        </w:sdtContent>
      </w:sdt>
      <w:r w:rsidDel="00000000" w:rsidR="00000000" w:rsidRPr="00000000">
        <w:rPr>
          <w:rFonts w:ascii="Arial" w:cs="Arial" w:eastAsia="Arial" w:hAnsi="Arial"/>
          <w:color w:val="222222"/>
          <w:sz w:val="22"/>
          <w:szCs w:val="22"/>
          <w:rtl w:val="0"/>
        </w:rPr>
        <w:t xml:space="preserve">T</w:t>
      </w:r>
      <w:r w:rsidDel="00000000" w:rsidR="00000000" w:rsidRPr="00000000">
        <w:rPr>
          <w:rFonts w:ascii="Arial" w:cs="Arial" w:eastAsia="Arial" w:hAnsi="Arial"/>
          <w:color w:val="222222"/>
          <w:sz w:val="22"/>
          <w:szCs w:val="22"/>
          <w:rtl w:val="0"/>
        </w:rPr>
        <w:t xml:space="preserve">he </w:t>
      </w:r>
      <w:r w:rsidDel="00000000" w:rsidR="00000000" w:rsidRPr="00000000">
        <w:rPr>
          <w:rFonts w:ascii="Arial" w:cs="Arial" w:eastAsia="Arial" w:hAnsi="Arial"/>
          <w:color w:val="222222"/>
          <w:sz w:val="22"/>
          <w:szCs w:val="22"/>
          <w:rtl w:val="0"/>
        </w:rPr>
        <w:t xml:space="preserve">Sender Ide</w:t>
      </w:r>
      <w:r w:rsidDel="00000000" w:rsidR="00000000" w:rsidRPr="00000000">
        <w:rPr>
          <w:color w:val="222222"/>
          <w:rtl w:val="0"/>
        </w:rPr>
        <w:t xml:space="preserve">ntifier</w:t>
      </w:r>
      <w:r w:rsidDel="00000000" w:rsidR="00000000" w:rsidRPr="00000000">
        <w:rPr>
          <w:rFonts w:ascii="Arial" w:cs="Arial" w:eastAsia="Arial" w:hAnsi="Arial"/>
          <w:color w:val="222222"/>
          <w:sz w:val="22"/>
          <w:szCs w:val="22"/>
          <w:rtl w:val="0"/>
        </w:rPr>
        <w:t xml:space="preserve"> field (8 bytes) should contain</w:t>
      </w:r>
      <w:r w:rsidDel="00000000" w:rsidR="00000000" w:rsidRPr="00000000">
        <w:rPr>
          <w:rFonts w:ascii="Arial" w:cs="Arial" w:eastAsia="Arial" w:hAnsi="Arial"/>
          <w:color w:val="222222"/>
          <w:sz w:val="22"/>
          <w:szCs w:val="22"/>
          <w:rtl w:val="0"/>
        </w:rPr>
        <w:t xml:space="preserve"> a unique value per sender over 8 bytes (such as a MAC address, or other identifying characteristics).</w:t>
      </w:r>
      <w:commentRangeEnd w:id="39"/>
      <w:r w:rsidDel="00000000" w:rsidR="00000000" w:rsidRPr="00000000">
        <w:commentReference w:id="39"/>
      </w:r>
      <w:r w:rsidDel="00000000" w:rsidR="00000000" w:rsidRPr="00000000">
        <w:rPr>
          <w:rFonts w:ascii="Arial" w:cs="Arial" w:eastAsia="Arial" w:hAnsi="Arial"/>
          <w:color w:val="222222"/>
          <w:sz w:val="22"/>
          <w:szCs w:val="22"/>
          <w:rtl w:val="0"/>
        </w:rPr>
        <w:t xml:space="preserve"> </w:t>
      </w:r>
      <w:r w:rsidDel="00000000" w:rsidR="00000000" w:rsidRPr="00000000">
        <w:rPr>
          <w:rFonts w:ascii="Arial" w:cs="Arial" w:eastAsia="Arial" w:hAnsi="Arial"/>
          <w:sz w:val="22"/>
          <w:szCs w:val="22"/>
          <w:rtl w:val="0"/>
        </w:rPr>
        <w:t xml:space="preserve">The methods to guarantee the uniqueness of the Sender Identifier are out of scope.</w:t>
      </w:r>
    </w:p>
    <w:p w:rsidR="00000000" w:rsidDel="00000000" w:rsidP="00000000" w:rsidRDefault="00000000" w:rsidRPr="00000000" w14:paraId="00000831">
      <w:pPr>
        <w:spacing w:after="0" w:before="240" w:line="276" w:lineRule="auto"/>
        <w:ind w:left="720" w:firstLine="0"/>
        <w:rPr>
          <w:rFonts w:ascii="Arial" w:cs="Arial" w:eastAsia="Arial" w:hAnsi="Arial"/>
          <w:b w:val="1"/>
          <w:color w:val="222222"/>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r w:rsidDel="00000000" w:rsidR="00000000" w:rsidRPr="00000000">
        <w:rPr>
          <w:rtl w:val="0"/>
        </w:rPr>
      </w:r>
    </w:p>
    <w:p w:rsidR="00000000" w:rsidDel="00000000" w:rsidP="00000000" w:rsidRDefault="00000000" w:rsidRPr="00000000" w14:paraId="00000832">
      <w:pPr>
        <w:spacing w:after="0" w:before="0" w:line="276" w:lineRule="auto"/>
        <w:ind w:left="720" w:firstLine="0"/>
        <w:rPr>
          <w:rFonts w:ascii="Arial" w:cs="Arial" w:eastAsia="Arial" w:hAnsi="Arial"/>
          <w:color w:val="222222"/>
          <w:sz w:val="22"/>
          <w:szCs w:val="22"/>
          <w:shd w:fill="auto" w:val="clear"/>
        </w:rPr>
      </w:pPr>
      <w:r w:rsidDel="00000000" w:rsidR="00000000" w:rsidRPr="00000000">
        <w:rPr>
          <w:rFonts w:ascii="Arial" w:cs="Arial" w:eastAsia="Arial" w:hAnsi="Arial"/>
          <w:color w:val="222222"/>
          <w:sz w:val="22"/>
          <w:szCs w:val="22"/>
          <w:shd w:fill="auto" w:val="clear"/>
          <w:rtl w:val="0"/>
        </w:rPr>
        <w:t xml:space="preserve">In order to create a whitelist of authorized senders, the Client should store a map of author</w:t>
      </w:r>
      <w:r w:rsidDel="00000000" w:rsidR="00000000" w:rsidRPr="00000000">
        <w:rPr>
          <w:color w:val="222222"/>
          <w:shd w:fill="auto" w:val="clear"/>
          <w:rtl w:val="0"/>
        </w:rPr>
        <w:t xml:space="preserve">ized Servers</w:t>
      </w:r>
      <w:r w:rsidDel="00000000" w:rsidR="00000000" w:rsidRPr="00000000">
        <w:rPr>
          <w:rFonts w:ascii="Arial" w:cs="Arial" w:eastAsia="Arial" w:hAnsi="Arial"/>
          <w:color w:val="222222"/>
          <w:sz w:val="22"/>
          <w:szCs w:val="22"/>
          <w:shd w:fill="auto" w:val="clear"/>
          <w:rtl w:val="0"/>
        </w:rPr>
        <w:t xml:space="preserve">. The </w:t>
      </w:r>
      <w:r w:rsidDel="00000000" w:rsidR="00000000" w:rsidRPr="00000000">
        <w:rPr>
          <w:color w:val="222222"/>
          <w:shd w:fill="auto" w:val="clear"/>
          <w:rtl w:val="0"/>
        </w:rPr>
        <w:t xml:space="preserve">Sender Identifiers of the authorized Servers </w:t>
      </w:r>
      <w:r w:rsidDel="00000000" w:rsidR="00000000" w:rsidRPr="00000000">
        <w:rPr>
          <w:rFonts w:ascii="Arial" w:cs="Arial" w:eastAsia="Arial" w:hAnsi="Arial"/>
          <w:color w:val="222222"/>
          <w:sz w:val="22"/>
          <w:szCs w:val="22"/>
          <w:shd w:fill="auto" w:val="clear"/>
          <w:rtl w:val="0"/>
        </w:rPr>
        <w:t xml:space="preserve"> can be obtained for instance from pre-configuration.</w:t>
      </w:r>
    </w:p>
    <w:p w:rsidR="00000000" w:rsidDel="00000000" w:rsidP="00000000" w:rsidRDefault="00000000" w:rsidRPr="00000000" w14:paraId="00000833">
      <w:pPr>
        <w:spacing w:after="0" w:before="240" w:line="276" w:lineRule="auto"/>
        <w:ind w:left="720" w:firstLine="0"/>
        <w:rPr>
          <w:rFonts w:ascii="Arial" w:cs="Arial" w:eastAsia="Arial" w:hAnsi="Arial"/>
          <w:b w:val="1"/>
          <w:color w:val="222222"/>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r w:rsidDel="00000000" w:rsidR="00000000" w:rsidRPr="00000000">
        <w:rPr>
          <w:rtl w:val="0"/>
        </w:rPr>
      </w:r>
    </w:p>
    <w:p w:rsidR="00000000" w:rsidDel="00000000" w:rsidP="00000000" w:rsidRDefault="00000000" w:rsidRPr="00000000" w14:paraId="00000834">
      <w:pPr>
        <w:spacing w:after="0" w:before="0" w:line="276" w:lineRule="auto"/>
        <w:ind w:left="720" w:firstLine="0"/>
        <w:rPr>
          <w:rFonts w:ascii="Arial" w:cs="Arial" w:eastAsia="Arial" w:hAnsi="Arial"/>
          <w:b w:val="1"/>
          <w:u w:val="single"/>
          <w:shd w:fill="auto" w:val="clear"/>
        </w:rPr>
      </w:pPr>
      <w:r w:rsidDel="00000000" w:rsidR="00000000" w:rsidRPr="00000000">
        <w:rPr>
          <w:rFonts w:ascii="Arial" w:cs="Arial" w:eastAsia="Arial" w:hAnsi="Arial"/>
          <w:color w:val="222222"/>
          <w:sz w:val="22"/>
          <w:szCs w:val="22"/>
          <w:shd w:fill="auto" w:val="clear"/>
          <w:rtl w:val="0"/>
        </w:rPr>
        <w:t xml:space="preserve">In order to create a whitelist of authorized senders, the MQTT-SN </w:t>
      </w:r>
      <w:r w:rsidDel="00000000" w:rsidR="00000000" w:rsidRPr="00000000">
        <w:rPr>
          <w:color w:val="222222"/>
          <w:shd w:fill="auto" w:val="clear"/>
          <w:rtl w:val="0"/>
        </w:rPr>
        <w:t xml:space="preserve">Server</w:t>
      </w:r>
      <w:r w:rsidDel="00000000" w:rsidR="00000000" w:rsidRPr="00000000">
        <w:rPr>
          <w:rFonts w:ascii="Arial" w:cs="Arial" w:eastAsia="Arial" w:hAnsi="Arial"/>
          <w:color w:val="222222"/>
          <w:sz w:val="22"/>
          <w:szCs w:val="22"/>
          <w:shd w:fill="auto" w:val="clear"/>
          <w:rtl w:val="0"/>
        </w:rPr>
        <w:t xml:space="preserve"> should store a map of authorized Clients. </w:t>
      </w:r>
      <w:r w:rsidDel="00000000" w:rsidR="00000000" w:rsidRPr="00000000">
        <w:rPr>
          <w:color w:val="222222"/>
          <w:shd w:fill="auto" w:val="clear"/>
          <w:rtl w:val="0"/>
        </w:rPr>
        <w:t xml:space="preserve">The Sender Identifiers of the authorized Clients can be obtained for instance from pre-configuration</w:t>
      </w:r>
      <w:r w:rsidDel="00000000" w:rsidR="00000000" w:rsidRPr="00000000">
        <w:rPr>
          <w:color w:val="222222"/>
          <w:shd w:fill="auto" w:val="clear"/>
          <w:rtl w:val="0"/>
        </w:rPr>
        <w:t xml:space="preserve">.</w:t>
      </w:r>
      <w:r w:rsidDel="00000000" w:rsidR="00000000" w:rsidRPr="00000000">
        <w:rPr>
          <w:rtl w:val="0"/>
        </w:rPr>
      </w:r>
    </w:p>
    <w:p w:rsidR="00000000" w:rsidDel="00000000" w:rsidP="00000000" w:rsidRDefault="00000000" w:rsidRPr="00000000" w14:paraId="00000835">
      <w:pPr>
        <w:pStyle w:val="Heading3"/>
        <w:ind w:left="0" w:firstLine="0"/>
        <w:rPr/>
      </w:pPr>
      <w:bookmarkStart w:colFirst="0" w:colLast="0" w:name="_heading=h.vjl219ghlhvi" w:id="240"/>
      <w:bookmarkEnd w:id="240"/>
      <w:r w:rsidDel="00000000" w:rsidR="00000000" w:rsidRPr="00000000">
        <w:rPr>
          <w:rtl w:val="0"/>
        </w:rPr>
        <w:t xml:space="preserve">3.17.5 Random</w:t>
      </w:r>
    </w:p>
    <w:p w:rsidR="00000000" w:rsidDel="00000000" w:rsidP="00000000" w:rsidRDefault="00000000" w:rsidRPr="00000000" w14:paraId="00000836">
      <w:pPr>
        <w:spacing w:after="0" w:before="0" w:line="276" w:lineRule="auto"/>
        <w:ind w:left="0" w:firstLine="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T</w:t>
      </w:r>
      <w:r w:rsidDel="00000000" w:rsidR="00000000" w:rsidRPr="00000000">
        <w:rPr>
          <w:rFonts w:ascii="Arial" w:cs="Arial" w:eastAsia="Arial" w:hAnsi="Arial"/>
          <w:color w:val="222222"/>
          <w:sz w:val="22"/>
          <w:szCs w:val="22"/>
          <w:rtl w:val="0"/>
        </w:rPr>
        <w:t xml:space="preserve">he </w:t>
      </w:r>
      <w:r w:rsidDel="00000000" w:rsidR="00000000" w:rsidRPr="00000000">
        <w:rPr>
          <w:color w:val="222222"/>
          <w:rtl w:val="0"/>
        </w:rPr>
        <w:t xml:space="preserve">four</w:t>
      </w:r>
      <w:r w:rsidDel="00000000" w:rsidR="00000000" w:rsidRPr="00000000">
        <w:rPr>
          <w:rFonts w:ascii="Arial" w:cs="Arial" w:eastAsia="Arial" w:hAnsi="Arial"/>
          <w:color w:val="222222"/>
          <w:sz w:val="22"/>
          <w:szCs w:val="22"/>
          <w:rtl w:val="0"/>
        </w:rPr>
        <w:t xml:space="preserve"> byte Random field should contain a random number which is not guessable, generated at the time of Protection Encapsulation packet creation.</w:t>
      </w:r>
    </w:p>
    <w:p w:rsidR="00000000" w:rsidDel="00000000" w:rsidP="00000000" w:rsidRDefault="00000000" w:rsidRPr="00000000" w14:paraId="00000837">
      <w:pPr>
        <w:numPr>
          <w:ilvl w:val="0"/>
          <w:numId w:val="35"/>
        </w:numPr>
        <w:spacing w:after="0" w:before="240" w:line="276" w:lineRule="auto"/>
        <w:ind w:left="720" w:hanging="360"/>
        <w:rPr>
          <w:rFonts w:ascii="Arial" w:cs="Arial" w:eastAsia="Arial" w:hAnsi="Arial"/>
          <w:b w:val="1"/>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p>
    <w:p w:rsidR="00000000" w:rsidDel="00000000" w:rsidP="00000000" w:rsidRDefault="00000000" w:rsidRPr="00000000" w14:paraId="00000838">
      <w:pPr>
        <w:spacing w:after="0" w:before="0" w:line="276" w:lineRule="auto"/>
        <w:ind w:left="720" w:firstLine="0"/>
        <w:rPr>
          <w:rFonts w:ascii="Arial" w:cs="Arial" w:eastAsia="Arial" w:hAnsi="Arial"/>
          <w:b w:val="1"/>
          <w:sz w:val="22"/>
          <w:szCs w:val="22"/>
          <w:u w:val="single"/>
          <w:shd w:fill="auto" w:val="clear"/>
        </w:rPr>
      </w:pPr>
      <w:r w:rsidDel="00000000" w:rsidR="00000000" w:rsidRPr="00000000">
        <w:rPr>
          <w:rFonts w:ascii="Arial" w:cs="Arial" w:eastAsia="Arial" w:hAnsi="Arial"/>
          <w:color w:val="222222"/>
          <w:sz w:val="22"/>
          <w:szCs w:val="22"/>
          <w:shd w:fill="auto" w:val="clear"/>
          <w:rtl w:val="0"/>
        </w:rPr>
        <w:t xml:space="preserve">In the case of CCM, in the worst case scenario where the “Cryptographic Material” and the “Monotonic Counter” optional fields are not present, the recommended nonce on 13 bytes will be calculated as SHA256 truncated to 104 bits of the sequence Byte 1 to Byte 16 (all packet fields until Protected MQTT-SN Packet). So considering the same Sender Id, the same nonce can be generated with a probability of 1/2^32=2.33x10</w:t>
      </w:r>
      <w:r w:rsidDel="00000000" w:rsidR="00000000" w:rsidRPr="00000000">
        <w:rPr>
          <w:rFonts w:ascii="Arial" w:cs="Arial" w:eastAsia="Arial" w:hAnsi="Arial"/>
          <w:color w:val="222222"/>
          <w:sz w:val="22"/>
          <w:szCs w:val="22"/>
          <w:shd w:fill="auto" w:val="clear"/>
          <w:vertAlign w:val="superscript"/>
          <w:rtl w:val="0"/>
        </w:rPr>
        <w:t xml:space="preserve">-10</w:t>
      </w:r>
      <w:r w:rsidDel="00000000" w:rsidR="00000000" w:rsidRPr="00000000">
        <w:rPr>
          <w:rFonts w:ascii="Arial" w:cs="Arial" w:eastAsia="Arial" w:hAnsi="Arial"/>
          <w:color w:val="222222"/>
          <w:sz w:val="22"/>
          <w:szCs w:val="22"/>
          <w:shd w:fill="auto" w:val="clear"/>
          <w:rtl w:val="0"/>
        </w:rPr>
        <w:t xml:space="preserve">. With a shorter Random field of 2 bytes, the same nonce would be calculated with a probability of only 1/2^16=1.53x10</w:t>
      </w:r>
      <w:r w:rsidDel="00000000" w:rsidR="00000000" w:rsidRPr="00000000">
        <w:rPr>
          <w:rFonts w:ascii="Arial" w:cs="Arial" w:eastAsia="Arial" w:hAnsi="Arial"/>
          <w:color w:val="222222"/>
          <w:sz w:val="22"/>
          <w:szCs w:val="22"/>
          <w:shd w:fill="auto" w:val="clear"/>
          <w:vertAlign w:val="superscript"/>
          <w:rtl w:val="0"/>
        </w:rPr>
        <w:t xml:space="preserve">-5</w:t>
      </w:r>
      <w:r w:rsidDel="00000000" w:rsidR="00000000" w:rsidRPr="00000000">
        <w:rPr>
          <w:rFonts w:ascii="Arial" w:cs="Arial" w:eastAsia="Arial" w:hAnsi="Arial"/>
          <w:color w:val="222222"/>
          <w:sz w:val="22"/>
          <w:szCs w:val="22"/>
          <w:shd w:fill="auto" w:val="clear"/>
          <w:rtl w:val="0"/>
        </w:rPr>
        <w:t xml:space="preserve">. As CCM is a derivation of CTR (see </w:t>
      </w:r>
      <w:hyperlink r:id="rId92">
        <w:r w:rsidDel="00000000" w:rsidR="00000000" w:rsidRPr="00000000">
          <w:rPr>
            <w:rFonts w:ascii="Arial" w:cs="Arial" w:eastAsia="Arial" w:hAnsi="Arial"/>
            <w:color w:val="1155cc"/>
            <w:sz w:val="22"/>
            <w:szCs w:val="22"/>
            <w:u w:val="single"/>
            <w:shd w:fill="auto" w:val="clear"/>
            <w:rtl w:val="0"/>
          </w:rPr>
          <w:t xml:space="preserve">https://en.wikipedia.org/wiki/CCM_mode</w:t>
        </w:r>
      </w:hyperlink>
      <w:r w:rsidDel="00000000" w:rsidR="00000000" w:rsidRPr="00000000">
        <w:rPr>
          <w:rFonts w:ascii="Arial" w:cs="Arial" w:eastAsia="Arial" w:hAnsi="Arial"/>
          <w:color w:val="222222"/>
          <w:sz w:val="22"/>
          <w:szCs w:val="22"/>
          <w:shd w:fill="auto" w:val="clear"/>
          <w:rtl w:val="0"/>
        </w:rPr>
        <w:t xml:space="preserve">), the nonce should never be reused for the same key so the probability to generate two identical nonces should be kept as low as possible. Same for GCM and ChaCha20/Poly1305, the security depends on choosing a unique IV of 12 bytes for every encryption performed with the same key (</w:t>
      </w:r>
      <w:hyperlink r:id="rId93">
        <w:r w:rsidDel="00000000" w:rsidR="00000000" w:rsidRPr="00000000">
          <w:rPr>
            <w:rFonts w:ascii="Arial" w:cs="Arial" w:eastAsia="Arial" w:hAnsi="Arial"/>
            <w:color w:val="1155cc"/>
            <w:sz w:val="22"/>
            <w:szCs w:val="22"/>
            <w:u w:val="single"/>
            <w:shd w:fill="auto" w:val="clear"/>
            <w:rtl w:val="0"/>
          </w:rPr>
          <w:t xml:space="preserve">https://en.wikipedia.org/wiki/Galois/Counter_Mode</w:t>
        </w:r>
      </w:hyperlink>
      <w:r w:rsidDel="00000000" w:rsidR="00000000" w:rsidRPr="00000000">
        <w:rPr>
          <w:rFonts w:ascii="Arial" w:cs="Arial" w:eastAsia="Arial" w:hAnsi="Arial"/>
          <w:color w:val="222222"/>
          <w:sz w:val="22"/>
          <w:szCs w:val="22"/>
          <w:shd w:fill="auto" w:val="clear"/>
          <w:rtl w:val="0"/>
        </w:rPr>
        <w:t xml:space="preserve">).</w:t>
      </w:r>
      <w:r w:rsidDel="00000000" w:rsidR="00000000" w:rsidRPr="00000000">
        <w:rPr>
          <w:rtl w:val="0"/>
        </w:rPr>
      </w:r>
    </w:p>
    <w:p w:rsidR="00000000" w:rsidDel="00000000" w:rsidP="00000000" w:rsidRDefault="00000000" w:rsidRPr="00000000" w14:paraId="00000839">
      <w:pPr>
        <w:pStyle w:val="Heading3"/>
        <w:ind w:left="0" w:firstLine="0"/>
        <w:rPr/>
      </w:pPr>
      <w:bookmarkStart w:colFirst="0" w:colLast="0" w:name="_heading=h.q30yx1mc4rc1" w:id="241"/>
      <w:bookmarkEnd w:id="241"/>
      <w:r w:rsidDel="00000000" w:rsidR="00000000" w:rsidRPr="00000000">
        <w:rPr>
          <w:rtl w:val="0"/>
        </w:rPr>
        <w:t xml:space="preserve">3.17.6 Cryptographic Material</w:t>
      </w:r>
    </w:p>
    <w:p w:rsidR="00000000" w:rsidDel="00000000" w:rsidP="00000000" w:rsidRDefault="00000000" w:rsidRPr="00000000" w14:paraId="0000083A">
      <w:pPr>
        <w:spacing w:after="0" w:before="0" w:line="276" w:lineRule="auto"/>
        <w:ind w:left="0" w:firstLine="0"/>
        <w:rPr>
          <w:rFonts w:ascii="Arial" w:cs="Arial" w:eastAsia="Arial" w:hAnsi="Arial"/>
          <w:color w:val="222222"/>
          <w:sz w:val="22"/>
          <w:szCs w:val="22"/>
          <w:highlight w:val="white"/>
        </w:rPr>
      </w:pPr>
      <w:r w:rsidDel="00000000" w:rsidR="00000000" w:rsidRPr="00000000">
        <w:rPr>
          <w:rFonts w:ascii="Arial" w:cs="Arial" w:eastAsia="Arial" w:hAnsi="Arial"/>
          <w:sz w:val="22"/>
          <w:szCs w:val="22"/>
          <w:rtl w:val="0"/>
        </w:rPr>
        <w:t xml:space="preserve">T</w:t>
      </w:r>
      <w:r w:rsidDel="00000000" w:rsidR="00000000" w:rsidRPr="00000000">
        <w:rPr>
          <w:rFonts w:ascii="Arial" w:cs="Arial" w:eastAsia="Arial" w:hAnsi="Arial"/>
          <w:color w:val="222222"/>
          <w:sz w:val="22"/>
          <w:szCs w:val="22"/>
          <w:rtl w:val="0"/>
        </w:rPr>
        <w:t xml:space="preserve">he optional Cryptographic Material field contains </w:t>
      </w:r>
      <w:r w:rsidDel="00000000" w:rsidR="00000000" w:rsidRPr="00000000">
        <w:rPr>
          <w:rFonts w:ascii="Arial" w:cs="Arial" w:eastAsia="Arial" w:hAnsi="Arial"/>
          <w:color w:val="222222"/>
          <w:sz w:val="22"/>
          <w:szCs w:val="22"/>
          <w:highlight w:val="white"/>
          <w:rtl w:val="0"/>
        </w:rPr>
        <w:t xml:space="preserve">2, 4 or 12 bytes of cryptographic material that when defined it can be used to derive, from a shared master secret, the same keys on the two endpoints and/or, when filled partially or totally with a random value, to further reduce the probability of IV/nonce reuse for CCM or GCM or ChaCha20/Poly1305.</w:t>
      </w:r>
      <w:sdt>
        <w:sdtPr>
          <w:id w:val="-1773516081"/>
          <w:tag w:val="goog_rdk_59"/>
        </w:sdtPr>
        <w:sdtContent>
          <w:commentRangeStart w:id="40"/>
        </w:sdtContent>
      </w:sdt>
      <w:r w:rsidDel="00000000" w:rsidR="00000000" w:rsidRPr="00000000">
        <w:rPr>
          <w:rFonts w:ascii="Arial" w:cs="Arial" w:eastAsia="Arial" w:hAnsi="Arial"/>
          <w:color w:val="222222"/>
          <w:sz w:val="22"/>
          <w:szCs w:val="22"/>
          <w:highlight w:val="white"/>
          <w:rtl w:val="0"/>
        </w:rPr>
        <w:t xml:space="preserve"> For instance, when the Cryptographic Material Length is set to 0x03, the Cryptographic Material field can be partially filled with a random value of ni</w:t>
      </w:r>
      <w:r w:rsidDel="00000000" w:rsidR="00000000" w:rsidRPr="00000000">
        <w:rPr>
          <w:color w:val="222222"/>
          <w:rtl w:val="0"/>
        </w:rPr>
        <w:t xml:space="preserve">ne</w:t>
      </w:r>
      <w:r w:rsidDel="00000000" w:rsidR="00000000" w:rsidRPr="00000000">
        <w:rPr>
          <w:rFonts w:ascii="Arial" w:cs="Arial" w:eastAsia="Arial" w:hAnsi="Arial"/>
          <w:color w:val="222222"/>
          <w:sz w:val="22"/>
          <w:szCs w:val="22"/>
          <w:highlight w:val="white"/>
          <w:rtl w:val="0"/>
        </w:rPr>
        <w:t xml:space="preserve"> bytes (the remaining th</w:t>
      </w:r>
      <w:r w:rsidDel="00000000" w:rsidR="00000000" w:rsidRPr="00000000">
        <w:rPr>
          <w:color w:val="222222"/>
          <w:rtl w:val="0"/>
        </w:rPr>
        <w:t xml:space="preserve">ree</w:t>
      </w:r>
      <w:r w:rsidDel="00000000" w:rsidR="00000000" w:rsidRPr="00000000">
        <w:rPr>
          <w:rFonts w:ascii="Arial" w:cs="Arial" w:eastAsia="Arial" w:hAnsi="Arial"/>
          <w:color w:val="222222"/>
          <w:sz w:val="22"/>
          <w:szCs w:val="22"/>
          <w:highlight w:val="white"/>
          <w:rtl w:val="0"/>
        </w:rPr>
        <w:t xml:space="preserve"> bytes can be set to 0 if not used) in order to reach the 13 bytes used only once recommended for the nonce used by CCM or it can be partially filled with a random value of 8 bytes in order to reach the 12 bytes used only once recommended for the IV/nonce used by GCM or ChaCha20/Poly1305 .</w:t>
      </w:r>
      <w:commentRangeEnd w:id="40"/>
      <w:r w:rsidDel="00000000" w:rsidR="00000000" w:rsidRPr="00000000">
        <w:commentReference w:id="40"/>
      </w:r>
      <w:r w:rsidDel="00000000" w:rsidR="00000000" w:rsidRPr="00000000">
        <w:rPr>
          <w:rtl w:val="0"/>
        </w:rPr>
      </w:r>
    </w:p>
    <w:p w:rsidR="00000000" w:rsidDel="00000000" w:rsidP="00000000" w:rsidRDefault="00000000" w:rsidRPr="00000000" w14:paraId="0000083B">
      <w:pPr>
        <w:pStyle w:val="Heading3"/>
        <w:ind w:left="0" w:firstLine="0"/>
        <w:rPr/>
      </w:pPr>
      <w:bookmarkStart w:colFirst="0" w:colLast="0" w:name="_heading=h.3y6o9vhqakro" w:id="242"/>
      <w:bookmarkEnd w:id="242"/>
      <w:r w:rsidDel="00000000" w:rsidR="00000000" w:rsidRPr="00000000">
        <w:rPr>
          <w:rtl w:val="0"/>
        </w:rPr>
        <w:t xml:space="preserve">3.17.7 Monotonic Counter</w:t>
      </w:r>
    </w:p>
    <w:p w:rsidR="00000000" w:rsidDel="00000000" w:rsidP="00000000" w:rsidRDefault="00000000" w:rsidRPr="00000000" w14:paraId="0000083C">
      <w:pPr>
        <w:spacing w:after="0" w:before="0" w:line="276" w:lineRule="auto"/>
        <w:ind w:left="0" w:firstLine="0"/>
        <w:rPr>
          <w:rFonts w:ascii="Arial" w:cs="Arial" w:eastAsia="Arial" w:hAnsi="Arial"/>
          <w:color w:val="222222"/>
          <w:sz w:val="22"/>
          <w:szCs w:val="22"/>
          <w:highlight w:val="white"/>
        </w:rPr>
      </w:pPr>
      <w:r w:rsidDel="00000000" w:rsidR="00000000" w:rsidRPr="00000000">
        <w:rPr>
          <w:rFonts w:ascii="Arial" w:cs="Arial" w:eastAsia="Arial" w:hAnsi="Arial"/>
          <w:sz w:val="22"/>
          <w:szCs w:val="22"/>
          <w:rtl w:val="0"/>
        </w:rPr>
        <w:t xml:space="preserve">T</w:t>
      </w:r>
      <w:r w:rsidDel="00000000" w:rsidR="00000000" w:rsidRPr="00000000">
        <w:rPr>
          <w:rFonts w:ascii="Arial" w:cs="Arial" w:eastAsia="Arial" w:hAnsi="Arial"/>
          <w:color w:val="222222"/>
          <w:sz w:val="22"/>
          <w:szCs w:val="22"/>
          <w:rtl w:val="0"/>
        </w:rPr>
        <w:t xml:space="preserve">he optional Monotonic Counter field contains a </w:t>
      </w:r>
      <w:r w:rsidDel="00000000" w:rsidR="00000000" w:rsidRPr="00000000">
        <w:rPr>
          <w:rFonts w:ascii="Arial" w:cs="Arial" w:eastAsia="Arial" w:hAnsi="Arial"/>
          <w:color w:val="222222"/>
          <w:sz w:val="22"/>
          <w:szCs w:val="22"/>
          <w:highlight w:val="white"/>
          <w:rtl w:val="0"/>
        </w:rPr>
        <w:t xml:space="preserve">2 or 4 byte number that when defined, is increased by the Client or </w:t>
      </w:r>
      <w:r w:rsidDel="00000000" w:rsidR="00000000" w:rsidRPr="00000000">
        <w:rPr>
          <w:color w:val="222222"/>
          <w:rtl w:val="0"/>
        </w:rPr>
        <w:t xml:space="preserve">Server</w:t>
      </w:r>
      <w:r w:rsidDel="00000000" w:rsidR="00000000" w:rsidRPr="00000000">
        <w:rPr>
          <w:rFonts w:ascii="Arial" w:cs="Arial" w:eastAsia="Arial" w:hAnsi="Arial"/>
          <w:color w:val="222222"/>
          <w:sz w:val="22"/>
          <w:szCs w:val="22"/>
          <w:highlight w:val="white"/>
          <w:rtl w:val="0"/>
        </w:rPr>
        <w:t xml:space="preserve"> for every packet sent. </w:t>
      </w:r>
      <w:sdt>
        <w:sdtPr>
          <w:id w:val="747111228"/>
          <w:tag w:val="goog_rdk_60"/>
        </w:sdtPr>
        <w:sdtContent>
          <w:commentRangeStart w:id="41"/>
        </w:sdtContent>
      </w:sdt>
      <w:r w:rsidDel="00000000" w:rsidR="00000000" w:rsidRPr="00000000">
        <w:rPr>
          <w:rFonts w:ascii="Arial" w:cs="Arial" w:eastAsia="Arial" w:hAnsi="Arial"/>
          <w:color w:val="222222"/>
          <w:sz w:val="22"/>
          <w:szCs w:val="22"/>
          <w:highlight w:val="white"/>
          <w:rtl w:val="0"/>
        </w:rPr>
        <w:t xml:space="preserve">The counters should be considered independent of session or destination</w:t>
      </w:r>
      <w:commentRangeEnd w:id="41"/>
      <w:r w:rsidDel="00000000" w:rsidR="00000000" w:rsidRPr="00000000">
        <w:commentReference w:id="41"/>
      </w:r>
      <w:r w:rsidDel="00000000" w:rsidR="00000000" w:rsidRPr="00000000">
        <w:rPr>
          <w:rFonts w:ascii="Arial" w:cs="Arial" w:eastAsia="Arial" w:hAnsi="Arial"/>
          <w:color w:val="222222"/>
          <w:sz w:val="22"/>
          <w:szCs w:val="22"/>
          <w:highlight w:val="white"/>
          <w:rtl w:val="0"/>
        </w:rPr>
        <w:t xml:space="preserve">. </w:t>
      </w:r>
      <w:r w:rsidDel="00000000" w:rsidR="00000000" w:rsidRPr="00000000">
        <w:rPr>
          <w:rFonts w:ascii="Arial" w:cs="Arial" w:eastAsia="Arial" w:hAnsi="Arial"/>
          <w:color w:val="222222"/>
          <w:sz w:val="22"/>
          <w:szCs w:val="22"/>
          <w:rtl w:val="0"/>
        </w:rPr>
        <w:t xml:space="preserve">For example, t</w:t>
      </w:r>
      <w:r w:rsidDel="00000000" w:rsidR="00000000" w:rsidRPr="00000000">
        <w:rPr>
          <w:rFonts w:ascii="Arial" w:cs="Arial" w:eastAsia="Arial" w:hAnsi="Arial"/>
          <w:color w:val="222222"/>
          <w:sz w:val="22"/>
          <w:szCs w:val="22"/>
          <w:highlight w:val="white"/>
          <w:rtl w:val="0"/>
        </w:rPr>
        <w:t xml:space="preserve">he </w:t>
      </w:r>
      <w:r w:rsidDel="00000000" w:rsidR="00000000" w:rsidRPr="00000000">
        <w:rPr>
          <w:rFonts w:ascii="Arial" w:cs="Arial" w:eastAsia="Arial" w:hAnsi="Arial"/>
          <w:color w:val="222222"/>
          <w:sz w:val="22"/>
          <w:szCs w:val="22"/>
          <w:rtl w:val="0"/>
        </w:rPr>
        <w:t xml:space="preserve">Client </w:t>
      </w:r>
      <w:r w:rsidDel="00000000" w:rsidR="00000000" w:rsidRPr="00000000">
        <w:rPr>
          <w:rFonts w:ascii="Arial" w:cs="Arial" w:eastAsia="Arial" w:hAnsi="Arial"/>
          <w:color w:val="222222"/>
          <w:sz w:val="22"/>
          <w:szCs w:val="22"/>
          <w:highlight w:val="white"/>
          <w:rtl w:val="0"/>
        </w:rPr>
        <w:t xml:space="preserve">will keep a counter independently from the </w:t>
      </w:r>
      <w:r w:rsidDel="00000000" w:rsidR="00000000" w:rsidRPr="00000000">
        <w:rPr>
          <w:color w:val="222222"/>
          <w:rtl w:val="0"/>
        </w:rPr>
        <w:t xml:space="preserve">Server</w:t>
      </w:r>
      <w:r w:rsidDel="00000000" w:rsidR="00000000" w:rsidRPr="00000000">
        <w:rPr>
          <w:rFonts w:ascii="Arial" w:cs="Arial" w:eastAsia="Arial" w:hAnsi="Arial"/>
          <w:color w:val="222222"/>
          <w:sz w:val="22"/>
          <w:szCs w:val="22"/>
          <w:highlight w:val="white"/>
          <w:rtl w:val="0"/>
        </w:rPr>
        <w:t xml:space="preserve">.</w:t>
      </w:r>
    </w:p>
    <w:p w:rsidR="00000000" w:rsidDel="00000000" w:rsidP="00000000" w:rsidRDefault="00000000" w:rsidRPr="00000000" w14:paraId="0000083D">
      <w:pPr>
        <w:pStyle w:val="Heading3"/>
        <w:ind w:left="0" w:firstLine="0"/>
        <w:rPr/>
      </w:pPr>
      <w:bookmarkStart w:colFirst="0" w:colLast="0" w:name="_heading=h.dovnwl46a7is" w:id="243"/>
      <w:bookmarkEnd w:id="243"/>
      <w:r w:rsidDel="00000000" w:rsidR="00000000" w:rsidRPr="00000000">
        <w:rPr>
          <w:rtl w:val="0"/>
        </w:rPr>
        <w:t xml:space="preserve">3.17.8 Protected MQTT-SN Packet</w:t>
      </w:r>
    </w:p>
    <w:p w:rsidR="00000000" w:rsidDel="00000000" w:rsidP="00000000" w:rsidRDefault="00000000" w:rsidRPr="00000000" w14:paraId="0000083E">
      <w:pPr>
        <w:spacing w:after="0" w:before="0" w:line="276" w:lineRule="auto"/>
        <w:ind w:left="0" w:firstLine="0"/>
        <w:rPr>
          <w:rFonts w:ascii="Arial" w:cs="Arial" w:eastAsia="Arial" w:hAnsi="Arial"/>
          <w:color w:val="222222"/>
          <w:sz w:val="22"/>
          <w:szCs w:val="22"/>
        </w:rPr>
      </w:pPr>
      <w:r w:rsidDel="00000000" w:rsidR="00000000" w:rsidRPr="00000000">
        <w:rPr>
          <w:rFonts w:ascii="Arial" w:cs="Arial" w:eastAsia="Arial" w:hAnsi="Arial"/>
          <w:sz w:val="22"/>
          <w:szCs w:val="22"/>
          <w:rtl w:val="0"/>
        </w:rPr>
        <w:t xml:space="preserve">T</w:t>
      </w:r>
      <w:r w:rsidDel="00000000" w:rsidR="00000000" w:rsidRPr="00000000">
        <w:rPr>
          <w:rFonts w:ascii="Arial" w:cs="Arial" w:eastAsia="Arial" w:hAnsi="Arial"/>
          <w:color w:val="222222"/>
          <w:sz w:val="22"/>
          <w:szCs w:val="22"/>
          <w:rtl w:val="0"/>
        </w:rPr>
        <w:t xml:space="preserve">he field Protected MQTT-SN Packet contains the MQTT-SN packet that is being secured, encoded according to its packet type.</w:t>
      </w:r>
    </w:p>
    <w:p w:rsidR="00000000" w:rsidDel="00000000" w:rsidP="00000000" w:rsidRDefault="00000000" w:rsidRPr="00000000" w14:paraId="0000083F">
      <w:pPr>
        <w:spacing w:after="0" w:before="200" w:line="276" w:lineRule="auto"/>
        <w:ind w:left="0" w:firstLine="0"/>
        <w:rPr>
          <w:rFonts w:ascii="Arial" w:cs="Arial" w:eastAsia="Arial" w:hAnsi="Arial"/>
          <w:color w:val="222222"/>
          <w:sz w:val="22"/>
          <w:szCs w:val="22"/>
        </w:rPr>
      </w:pPr>
      <w:r w:rsidDel="00000000" w:rsidR="00000000" w:rsidRPr="00000000">
        <w:rPr>
          <w:rFonts w:ascii="Arial" w:cs="Arial" w:eastAsia="Arial" w:hAnsi="Arial"/>
          <w:color w:val="222222"/>
          <w:sz w:val="22"/>
          <w:szCs w:val="22"/>
          <w:highlight w:val="yellow"/>
          <w:rtl w:val="0"/>
        </w:rPr>
        <w:t xml:space="preserve">The Protected MQTT-SN Packet MUST NOT be a Forwarder Encapsulated Packet </w:t>
      </w:r>
      <w:r w:rsidDel="00000000" w:rsidR="00000000" w:rsidRPr="00000000">
        <w:rPr>
          <w:color w:val="ff0000"/>
          <w:rtl w:val="0"/>
        </w:rPr>
        <w:t xml:space="preserve">[MQTT-SN-3.17.8-1]</w:t>
      </w:r>
      <w:r w:rsidDel="00000000" w:rsidR="00000000" w:rsidRPr="00000000">
        <w:rPr>
          <w:color w:val="000000"/>
          <w:rtl w:val="0"/>
        </w:rPr>
        <w:t xml:space="preserve"> </w:t>
      </w:r>
      <w:r w:rsidDel="00000000" w:rsidR="00000000" w:rsidRPr="00000000">
        <w:rPr>
          <w:rFonts w:ascii="Arial" w:cs="Arial" w:eastAsia="Arial" w:hAnsi="Arial"/>
          <w:color w:val="222222"/>
          <w:sz w:val="22"/>
          <w:szCs w:val="22"/>
          <w:highlight w:val="yellow"/>
          <w:rtl w:val="0"/>
        </w:rPr>
        <w:t xml:space="preserve"> </w:t>
      </w:r>
      <w:r w:rsidDel="00000000" w:rsidR="00000000" w:rsidRPr="00000000">
        <w:rPr>
          <w:rFonts w:ascii="Arial" w:cs="Arial" w:eastAsia="Arial" w:hAnsi="Arial"/>
          <w:color w:val="222222"/>
          <w:sz w:val="22"/>
          <w:szCs w:val="22"/>
          <w:rtl w:val="0"/>
        </w:rPr>
        <w:t xml:space="preserve">as the shared key used directly or after derivation for the protection must belong to the originator of the content and not to a Forwarder that, in general, is not able to securely identify the originator.</w:t>
      </w:r>
    </w:p>
    <w:p w:rsidR="00000000" w:rsidDel="00000000" w:rsidP="00000000" w:rsidRDefault="00000000" w:rsidRPr="00000000" w14:paraId="00000840">
      <w:pPr>
        <w:pStyle w:val="Heading3"/>
        <w:ind w:left="0" w:firstLine="0"/>
        <w:rPr/>
      </w:pPr>
      <w:bookmarkStart w:colFirst="0" w:colLast="0" w:name="_heading=h.j75p96o6vesm" w:id="244"/>
      <w:bookmarkEnd w:id="244"/>
      <w:r w:rsidDel="00000000" w:rsidR="00000000" w:rsidRPr="00000000">
        <w:rPr>
          <w:rtl w:val="0"/>
        </w:rPr>
        <w:t xml:space="preserve">3.17.9 Authentication Tag</w:t>
      </w:r>
    </w:p>
    <w:p w:rsidR="00000000" w:rsidDel="00000000" w:rsidP="00000000" w:rsidRDefault="00000000" w:rsidRPr="00000000" w14:paraId="00000841">
      <w:pPr>
        <w:spacing w:line="276" w:lineRule="auto"/>
        <w:ind w:left="0" w:firstLine="0"/>
        <w:rPr>
          <w:rFonts w:ascii="Arial" w:cs="Arial" w:eastAsia="Arial" w:hAnsi="Arial"/>
          <w:color w:val="222222"/>
          <w:sz w:val="22"/>
          <w:szCs w:val="22"/>
        </w:rPr>
      </w:pPr>
      <w:sdt>
        <w:sdtPr>
          <w:id w:val="165517660"/>
          <w:tag w:val="goog_rdk_61"/>
        </w:sdtPr>
        <w:sdtContent>
          <w:commentRangeStart w:id="42"/>
        </w:sdtContent>
      </w:sdt>
      <w:r w:rsidDel="00000000" w:rsidR="00000000" w:rsidRPr="00000000">
        <w:rPr>
          <w:rFonts w:ascii="Arial" w:cs="Arial" w:eastAsia="Arial" w:hAnsi="Arial"/>
          <w:sz w:val="22"/>
          <w:szCs w:val="22"/>
          <w:rtl w:val="0"/>
        </w:rPr>
        <w:t xml:space="preserve">The field</w:t>
      </w:r>
      <w:r w:rsidDel="00000000" w:rsidR="00000000" w:rsidRPr="00000000">
        <w:rPr>
          <w:rFonts w:ascii="Arial" w:cs="Arial" w:eastAsia="Arial" w:hAnsi="Arial"/>
          <w:color w:val="222222"/>
          <w:sz w:val="22"/>
          <w:szCs w:val="22"/>
          <w:rtl w:val="0"/>
        </w:rPr>
        <w:t xml:space="preserve"> Authentication Tag field has a length depending on the Authentication Tag Length and it is calculated, on the basis of the Protection Scheme selected in </w:t>
      </w:r>
      <w:r w:rsidDel="00000000" w:rsidR="00000000" w:rsidRPr="00000000">
        <w:rPr>
          <w:color w:val="222222"/>
          <w:rtl w:val="0"/>
        </w:rPr>
        <w:t xml:space="preserve">b</w:t>
      </w:r>
      <w:r w:rsidDel="00000000" w:rsidR="00000000" w:rsidRPr="00000000">
        <w:rPr>
          <w:rFonts w:ascii="Arial" w:cs="Arial" w:eastAsia="Arial" w:hAnsi="Arial"/>
          <w:color w:val="222222"/>
          <w:sz w:val="22"/>
          <w:szCs w:val="22"/>
          <w:rtl w:val="0"/>
        </w:rPr>
        <w:t xml:space="preserve">yte 4, on ALL the preceding fields.</w:t>
      </w:r>
      <w:commentRangeEnd w:id="42"/>
      <w:r w:rsidDel="00000000" w:rsidR="00000000" w:rsidRPr="00000000">
        <w:commentReference w:id="42"/>
      </w:r>
      <w:r w:rsidDel="00000000" w:rsidR="00000000" w:rsidRPr="00000000">
        <w:rPr>
          <w:rtl w:val="0"/>
        </w:rPr>
      </w:r>
    </w:p>
    <w:p w:rsidR="00000000" w:rsidDel="00000000" w:rsidP="00000000" w:rsidRDefault="00000000" w:rsidRPr="00000000" w14:paraId="00000842">
      <w:pPr>
        <w:pStyle w:val="Heading2"/>
        <w:ind w:left="0" w:firstLine="0"/>
        <w:rPr/>
      </w:pPr>
      <w:bookmarkStart w:colFirst="0" w:colLast="0" w:name="_heading=h.tsbcoj339o52" w:id="245"/>
      <w:bookmarkEnd w:id="245"/>
      <w:r w:rsidDel="00000000" w:rsidR="00000000" w:rsidRPr="00000000">
        <w:br w:type="page"/>
      </w:r>
      <w:r w:rsidDel="00000000" w:rsidR="00000000" w:rsidRPr="00000000">
        <w:rPr>
          <w:rtl w:val="0"/>
        </w:rPr>
      </w:r>
    </w:p>
    <w:p w:rsidR="00000000" w:rsidDel="00000000" w:rsidP="00000000" w:rsidRDefault="00000000" w:rsidRPr="00000000" w14:paraId="00000843">
      <w:pPr>
        <w:pStyle w:val="Heading2"/>
        <w:ind w:left="0" w:firstLine="0"/>
        <w:rPr/>
      </w:pPr>
      <w:bookmarkStart w:colFirst="0" w:colLast="0" w:name="_heading=h.gxusxa6x6vzt" w:id="246"/>
      <w:bookmarkEnd w:id="246"/>
      <w:r w:rsidDel="00000000" w:rsidR="00000000" w:rsidRPr="00000000">
        <w:rPr>
          <w:rtl w:val="0"/>
        </w:rPr>
        <w:t xml:space="preserve">3.18 Connection</w:t>
      </w:r>
      <w:r w:rsidDel="00000000" w:rsidR="00000000" w:rsidRPr="00000000">
        <w:rPr>
          <w:rtl w:val="0"/>
        </w:rPr>
        <w:t xml:space="preserve"> Encapsulation</w:t>
      </w:r>
      <w:r w:rsidDel="00000000" w:rsidR="00000000" w:rsidRPr="00000000">
        <w:rPr>
          <w:rtl w:val="0"/>
        </w:rPr>
      </w:r>
    </w:p>
    <w:p w:rsidR="00000000" w:rsidDel="00000000" w:rsidP="00000000" w:rsidRDefault="00000000" w:rsidRPr="00000000" w14:paraId="00000844">
      <w:pPr>
        <w:rPr/>
      </w:pPr>
      <w:r w:rsidDel="00000000" w:rsidR="00000000" w:rsidRPr="00000000">
        <w:rPr>
          <w:i w:val="1"/>
          <w:sz w:val="19"/>
          <w:szCs w:val="19"/>
          <w:rtl w:val="0"/>
        </w:rPr>
        <w:t xml:space="preserve">Figure 3-30 – Format of a Connection Encapsulated MQTT-SN Packet</w:t>
      </w:r>
      <w:r w:rsidDel="00000000" w:rsidR="00000000" w:rsidRPr="00000000">
        <w:rPr>
          <w:rtl w:val="0"/>
        </w:rPr>
      </w:r>
    </w:p>
    <w:p w:rsidR="00000000" w:rsidDel="00000000" w:rsidP="00000000" w:rsidRDefault="00000000" w:rsidRPr="00000000" w14:paraId="00000845">
      <w:pPr>
        <w:spacing w:after="9" w:lineRule="auto"/>
        <w:ind w:left="-5" w:right="990" w:firstLine="0"/>
        <w:rPr/>
      </w:pPr>
      <w:r w:rsidDel="00000000" w:rsidR="00000000" w:rsidRPr="00000000">
        <w:rPr/>
        <w:drawing>
          <wp:inline distB="114300" distT="114300" distL="114300" distR="114300">
            <wp:extent cx="5943600" cy="2082800"/>
            <wp:effectExtent b="0" l="0" r="0" t="0"/>
            <wp:docPr id="63" name="image40.png"/>
            <a:graphic>
              <a:graphicData uri="http://schemas.openxmlformats.org/drawingml/2006/picture">
                <pic:pic>
                  <pic:nvPicPr>
                    <pic:cNvPr id="0" name="image40.png"/>
                    <pic:cNvPicPr preferRelativeResize="0"/>
                  </pic:nvPicPr>
                  <pic:blipFill>
                    <a:blip r:embed="rId94"/>
                    <a:srcRect b="136" l="0" r="0" t="136"/>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846">
      <w:pPr>
        <w:ind w:left="0" w:firstLine="0"/>
        <w:rPr/>
      </w:pPr>
      <w:r w:rsidDel="00000000" w:rsidR="00000000" w:rsidRPr="00000000">
        <w:rPr>
          <w:rtl w:val="0"/>
        </w:rPr>
        <w:t xml:space="preserve">This envelope wraps an MQTT-SN Packet to allow it to be associated with an existing Virtual Connection where other methods are not sufficient. </w:t>
      </w:r>
      <w:r w:rsidDel="00000000" w:rsidR="00000000" w:rsidRPr="00000000">
        <w:rPr>
          <w:shd w:fill="auto" w:val="clear"/>
          <w:rtl w:val="0"/>
        </w:rPr>
        <w:t xml:space="preserve">Only Clients can use the Connection Encapsulation because it is assumed that the Network Address for the Server is static for the duration of the Virtual Connection. If the Server Network Address is not static, then another method of identifying the Packet sender must be used, such as the Protection Encapsulation or DTLS.</w:t>
      </w:r>
      <w:r w:rsidDel="00000000" w:rsidR="00000000" w:rsidRPr="00000000">
        <w:rPr>
          <w:rtl w:val="0"/>
        </w:rPr>
      </w:r>
    </w:p>
    <w:p w:rsidR="00000000" w:rsidDel="00000000" w:rsidP="00000000" w:rsidRDefault="00000000" w:rsidRPr="00000000" w14:paraId="00000847">
      <w:pPr>
        <w:ind w:left="0" w:firstLine="0"/>
        <w:rPr>
          <w:highlight w:val="yellow"/>
        </w:rPr>
      </w:pPr>
      <w:r w:rsidDel="00000000" w:rsidR="00000000" w:rsidRPr="00000000">
        <w:rPr>
          <w:highlight w:val="yellow"/>
          <w:rtl w:val="0"/>
        </w:rPr>
        <w:t xml:space="preserve">If the Allow Network Identifier Changes flag in the CONNECT for the Virtual Connection is 0, it is a protocol error to use the Connection Encapsulation </w:t>
      </w:r>
      <w:r w:rsidDel="00000000" w:rsidR="00000000" w:rsidRPr="00000000">
        <w:rPr>
          <w:color w:val="ff0000"/>
          <w:rtl w:val="0"/>
        </w:rPr>
        <w:t xml:space="preserve">[MQTT-SN-3.18-1]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848">
      <w:pPr>
        <w:ind w:left="0" w:firstLine="0"/>
        <w:rPr>
          <w:highlight w:val="yellow"/>
        </w:rPr>
      </w:pPr>
      <w:r w:rsidDel="00000000" w:rsidR="00000000" w:rsidRPr="00000000">
        <w:rPr>
          <w:highlight w:val="yellow"/>
          <w:rtl w:val="0"/>
        </w:rPr>
        <w:t xml:space="preserve">It is a protocol error to use the Connection Encapsulation on Packets sent by a Server </w:t>
      </w:r>
      <w:r w:rsidDel="00000000" w:rsidR="00000000" w:rsidRPr="00000000">
        <w:rPr>
          <w:color w:val="ff0000"/>
          <w:rtl w:val="0"/>
        </w:rPr>
        <w:t xml:space="preserve">MQTT-SN-3.18-2]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849">
      <w:pPr>
        <w:ind w:left="0" w:firstLine="0"/>
        <w:rPr>
          <w:highlight w:val="yellow"/>
        </w:rPr>
      </w:pPr>
      <w:r w:rsidDel="00000000" w:rsidR="00000000" w:rsidRPr="00000000">
        <w:rPr>
          <w:highlight w:val="yellow"/>
          <w:rtl w:val="0"/>
        </w:rPr>
        <w:t xml:space="preserve">It is a protocol error to use the Connection Encapsulation on Packets other than PUBLISH, SUBSCRIBE, UNSUBSCRIBE, REGISTER, DISCONNECT, SLEEPREQ and PINGREQ sent by a Client </w:t>
      </w:r>
      <w:r w:rsidDel="00000000" w:rsidR="00000000" w:rsidRPr="00000000">
        <w:rPr>
          <w:color w:val="ff0000"/>
          <w:rtl w:val="0"/>
        </w:rPr>
        <w:t xml:space="preserve">MQTT-SN-3.18-3]</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84A">
      <w:pPr>
        <w:ind w:left="0" w:firstLine="0"/>
        <w:rPr>
          <w:highlight w:val="yellow"/>
        </w:rPr>
      </w:pPr>
      <w:r w:rsidDel="00000000" w:rsidR="00000000" w:rsidRPr="00000000">
        <w:rPr>
          <w:highlight w:val="yellow"/>
          <w:rtl w:val="0"/>
        </w:rPr>
        <w:t xml:space="preserve">The encapsulated MQTT-SN packet MUST be treated by the receiver in exactly the same fashion as the same Packet unencapsulated, once the associated Virtual Connection is identified </w:t>
      </w:r>
      <w:r w:rsidDel="00000000" w:rsidR="00000000" w:rsidRPr="00000000">
        <w:rPr>
          <w:color w:val="ff0000"/>
          <w:rtl w:val="0"/>
        </w:rPr>
        <w:t xml:space="preserve">MQTT-SN-3.18-4]</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84B">
      <w:pPr>
        <w:spacing w:after="0" w:before="200" w:lineRule="auto"/>
        <w:ind w:left="705" w:firstLine="0"/>
        <w:rPr>
          <w:b w:val="1"/>
        </w:rPr>
      </w:pPr>
      <w:r w:rsidDel="00000000" w:rsidR="00000000" w:rsidRPr="00000000">
        <w:rPr>
          <w:b w:val="1"/>
          <w:rtl w:val="0"/>
        </w:rPr>
        <w:t xml:space="preserve">Informative Comment</w:t>
      </w:r>
    </w:p>
    <w:p w:rsidR="00000000" w:rsidDel="00000000" w:rsidP="00000000" w:rsidRDefault="00000000" w:rsidRPr="00000000" w14:paraId="0000084C">
      <w:pPr>
        <w:spacing w:after="308" w:before="0" w:lineRule="auto"/>
        <w:ind w:left="705" w:firstLine="0"/>
        <w:rPr/>
      </w:pPr>
      <w:r w:rsidDel="00000000" w:rsidR="00000000" w:rsidRPr="00000000">
        <w:rPr>
          <w:rtl w:val="0"/>
        </w:rPr>
        <w:t xml:space="preserve">If the Server receives a Connection Encapsulated Packet from a Network Address corresponding to an existing Virtual Connection, but the Connection Information does not match, this would normally be an error, but it is up to the implementation to decide.</w:t>
      </w:r>
      <w:r w:rsidDel="00000000" w:rsidR="00000000" w:rsidRPr="00000000">
        <w:rPr>
          <w:rtl w:val="0"/>
        </w:rPr>
      </w:r>
    </w:p>
    <w:p w:rsidR="00000000" w:rsidDel="00000000" w:rsidP="00000000" w:rsidRDefault="00000000" w:rsidRPr="00000000" w14:paraId="0000084D">
      <w:pPr>
        <w:spacing w:after="0" w:before="0" w:lineRule="auto"/>
        <w:ind w:left="705" w:firstLine="0"/>
        <w:rPr>
          <w:b w:val="1"/>
        </w:rPr>
      </w:pPr>
      <w:r w:rsidDel="00000000" w:rsidR="00000000" w:rsidRPr="00000000">
        <w:rPr>
          <w:b w:val="1"/>
          <w:rtl w:val="0"/>
        </w:rPr>
        <w:t xml:space="preserve">Informative Comment</w:t>
      </w:r>
    </w:p>
    <w:p w:rsidR="00000000" w:rsidDel="00000000" w:rsidP="00000000" w:rsidRDefault="00000000" w:rsidRPr="00000000" w14:paraId="0000084E">
      <w:pPr>
        <w:spacing w:after="308" w:before="0" w:lineRule="auto"/>
        <w:ind w:left="705" w:firstLine="0"/>
        <w:rPr/>
      </w:pPr>
      <w:r w:rsidDel="00000000" w:rsidR="00000000" w:rsidRPr="00000000">
        <w:rPr>
          <w:rtl w:val="0"/>
        </w:rPr>
        <w:t xml:space="preserve">The Protection Encapsulation is a secure method of identifying the Sender but requires the prior distribution of shared secrets. The Connection Encapsulation is inherently insecure and should not be used to bypass the security of the connection process – other environmental or network characteristics should be used in addition. </w:t>
      </w:r>
      <w:r w:rsidDel="00000000" w:rsidR="00000000" w:rsidRPr="00000000">
        <w:rPr>
          <w:rtl w:val="0"/>
        </w:rPr>
      </w:r>
    </w:p>
    <w:p w:rsidR="00000000" w:rsidDel="00000000" w:rsidP="00000000" w:rsidRDefault="00000000" w:rsidRPr="00000000" w14:paraId="0000084F">
      <w:pPr>
        <w:pStyle w:val="Heading3"/>
        <w:ind w:left="0" w:firstLine="0"/>
        <w:rPr/>
      </w:pPr>
      <w:bookmarkStart w:colFirst="0" w:colLast="0" w:name="_heading=h.s8vygwg8gr70" w:id="247"/>
      <w:bookmarkEnd w:id="247"/>
      <w:r w:rsidDel="00000000" w:rsidR="00000000" w:rsidRPr="00000000">
        <w:rPr>
          <w:rtl w:val="0"/>
        </w:rPr>
        <w:t xml:space="preserve">3.18.1 Connection Encapsulation Header</w:t>
      </w:r>
    </w:p>
    <w:p w:rsidR="00000000" w:rsidDel="00000000" w:rsidP="00000000" w:rsidRDefault="00000000" w:rsidRPr="00000000" w14:paraId="00000850">
      <w:pPr>
        <w:spacing w:after="174" w:before="0" w:lineRule="auto"/>
        <w:rPr/>
      </w:pPr>
      <w:r w:rsidDel="00000000" w:rsidR="00000000" w:rsidRPr="00000000">
        <w:rPr>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tl w:val="0"/>
        </w:rPr>
        <w:t xml:space="preserve"> for a detailed description.</w:t>
      </w:r>
    </w:p>
    <w:p w:rsidR="00000000" w:rsidDel="00000000" w:rsidP="00000000" w:rsidRDefault="00000000" w:rsidRPr="00000000" w14:paraId="00000851">
      <w:pPr>
        <w:spacing w:after="174" w:before="0" w:lineRule="auto"/>
        <w:rPr/>
      </w:pPr>
      <w:r w:rsidDel="00000000" w:rsidR="00000000" w:rsidRPr="00000000">
        <w:rPr>
          <w:rtl w:val="0"/>
        </w:rPr>
        <w:t xml:space="preserve">The Length field specifies the number of bytes up to the end of the Client Identifier field, including the Length field itself. </w:t>
      </w:r>
    </w:p>
    <w:p w:rsidR="00000000" w:rsidDel="00000000" w:rsidP="00000000" w:rsidRDefault="00000000" w:rsidRPr="00000000" w14:paraId="00000852">
      <w:pPr>
        <w:pStyle w:val="Heading3"/>
        <w:ind w:left="0" w:firstLine="0"/>
        <w:rPr/>
      </w:pPr>
      <w:bookmarkStart w:colFirst="0" w:colLast="0" w:name="_heading=h.rqq2nn7sxsft" w:id="248"/>
      <w:bookmarkEnd w:id="248"/>
      <w:r w:rsidDel="00000000" w:rsidR="00000000" w:rsidRPr="00000000">
        <w:rPr>
          <w:rtl w:val="0"/>
        </w:rPr>
        <w:t xml:space="preserve">3.18.2 Client Identifier</w:t>
      </w:r>
    </w:p>
    <w:p w:rsidR="00000000" w:rsidDel="00000000" w:rsidP="00000000" w:rsidRDefault="00000000" w:rsidRPr="00000000" w14:paraId="00000853">
      <w:pPr>
        <w:spacing w:after="174" w:before="0" w:lineRule="auto"/>
        <w:rPr/>
      </w:pPr>
      <w:r w:rsidDel="00000000" w:rsidR="00000000" w:rsidRPr="00000000">
        <w:rPr>
          <w:rtl w:val="0"/>
        </w:rPr>
        <w:t xml:space="preserve">This is a variable length UTF-8 field that contains the Client Identifier which was used to create the Virtual Connection. </w:t>
      </w:r>
    </w:p>
    <w:p w:rsidR="00000000" w:rsidDel="00000000" w:rsidP="00000000" w:rsidRDefault="00000000" w:rsidRPr="00000000" w14:paraId="00000854">
      <w:pPr>
        <w:pStyle w:val="Heading3"/>
        <w:ind w:left="0" w:firstLine="0"/>
        <w:rPr/>
      </w:pPr>
      <w:bookmarkStart w:colFirst="0" w:colLast="0" w:name="_heading=h.ukrkvslvb49m" w:id="249"/>
      <w:bookmarkEnd w:id="249"/>
      <w:r w:rsidDel="00000000" w:rsidR="00000000" w:rsidRPr="00000000">
        <w:rPr>
          <w:rtl w:val="0"/>
        </w:rPr>
        <w:t xml:space="preserve">3.18.3 MQTT-SN Packet</w:t>
      </w:r>
    </w:p>
    <w:p w:rsidR="00000000" w:rsidDel="00000000" w:rsidP="00000000" w:rsidRDefault="00000000" w:rsidRPr="00000000" w14:paraId="00000855">
      <w:pPr>
        <w:spacing w:after="149" w:before="0" w:lineRule="auto"/>
        <w:rPr/>
      </w:pPr>
      <w:r w:rsidDel="00000000" w:rsidR="00000000" w:rsidRPr="00000000">
        <w:rPr>
          <w:rtl w:val="0"/>
        </w:rPr>
        <w:t xml:space="preserve">The MQTT-SN packet, encoded according to the packet type, follows immediately after the Client Identifier field. </w:t>
      </w:r>
    </w:p>
    <w:p w:rsidR="00000000" w:rsidDel="00000000" w:rsidP="00000000" w:rsidRDefault="00000000" w:rsidRPr="00000000" w14:paraId="00000856">
      <w:pPr>
        <w:pStyle w:val="Heading2"/>
        <w:ind w:left="0" w:firstLine="0"/>
        <w:rPr/>
      </w:pPr>
      <w:bookmarkStart w:colFirst="0" w:colLast="0" w:name="_heading=h.1e03kqp" w:id="250"/>
      <w:bookmarkEnd w:id="250"/>
      <w:r w:rsidDel="00000000" w:rsidR="00000000" w:rsidRPr="00000000">
        <w:rPr>
          <w:rtl w:val="0"/>
        </w:rPr>
        <w:t xml:space="preserve">3.19 </w:t>
      </w:r>
      <w:r w:rsidDel="00000000" w:rsidR="00000000" w:rsidRPr="00000000">
        <w:rPr>
          <w:rtl w:val="0"/>
        </w:rPr>
        <w:t xml:space="preserve">Forwarder Encapsulation</w:t>
      </w:r>
      <w:r w:rsidDel="00000000" w:rsidR="00000000" w:rsidRPr="00000000">
        <w:rPr>
          <w:rtl w:val="0"/>
        </w:rPr>
      </w:r>
    </w:p>
    <w:p w:rsidR="00000000" w:rsidDel="00000000" w:rsidP="00000000" w:rsidRDefault="00000000" w:rsidRPr="00000000" w14:paraId="00000857">
      <w:pPr>
        <w:rPr/>
      </w:pPr>
      <w:r w:rsidDel="00000000" w:rsidR="00000000" w:rsidRPr="00000000">
        <w:rPr>
          <w:i w:val="1"/>
          <w:sz w:val="19"/>
          <w:szCs w:val="19"/>
          <w:rtl w:val="0"/>
        </w:rPr>
        <w:t xml:space="preserve">Figure 3-31 – Format of an Forwarder Encapsulated MQTT-SN Packet</w:t>
      </w:r>
      <w:r w:rsidDel="00000000" w:rsidR="00000000" w:rsidRPr="00000000">
        <w:rPr>
          <w:rtl w:val="0"/>
        </w:rPr>
      </w:r>
    </w:p>
    <w:p w:rsidR="00000000" w:rsidDel="00000000" w:rsidP="00000000" w:rsidRDefault="00000000" w:rsidRPr="00000000" w14:paraId="00000858">
      <w:pPr>
        <w:spacing w:after="9" w:lineRule="auto"/>
        <w:ind w:left="-5" w:right="990" w:firstLine="0"/>
        <w:rPr/>
      </w:pPr>
      <w:r w:rsidDel="00000000" w:rsidR="00000000" w:rsidRPr="00000000">
        <w:rPr/>
        <w:drawing>
          <wp:inline distB="114300" distT="114300" distL="114300" distR="114300">
            <wp:extent cx="5943600" cy="2082800"/>
            <wp:effectExtent b="0" l="0" r="0" t="0"/>
            <wp:docPr id="66" name="image43.png"/>
            <a:graphic>
              <a:graphicData uri="http://schemas.openxmlformats.org/drawingml/2006/picture">
                <pic:pic>
                  <pic:nvPicPr>
                    <pic:cNvPr id="0" name="image43.png"/>
                    <pic:cNvPicPr preferRelativeResize="0"/>
                  </pic:nvPicPr>
                  <pic:blipFill>
                    <a:blip r:embed="rId95"/>
                    <a:srcRect b="136" l="0" r="0" t="136"/>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859">
      <w:pPr>
        <w:spacing w:after="9" w:lineRule="auto"/>
        <w:ind w:left="-5" w:firstLine="0"/>
        <w:rPr/>
      </w:pPr>
      <w:r w:rsidDel="00000000" w:rsidR="00000000" w:rsidRPr="00000000">
        <w:rPr>
          <w:rtl w:val="0"/>
        </w:rPr>
        <w:t xml:space="preserve">An MQTT-SN Client can access a Server through a Forwarder in case the Server is not directly attached to the same Underlying Network as the Client. The Forwarder encapsulates the MQTT-SN Packets it receives from the Client</w:t>
      </w:r>
      <w:r w:rsidDel="00000000" w:rsidR="00000000" w:rsidRPr="00000000">
        <w:rPr>
          <w:rtl w:val="0"/>
        </w:rPr>
        <w:t xml:space="preserve"> </w:t>
      </w:r>
      <w:r w:rsidDel="00000000" w:rsidR="00000000" w:rsidRPr="00000000">
        <w:rPr>
          <w:rtl w:val="0"/>
        </w:rPr>
        <w:t xml:space="preserve">and sends them unchanged to the Server. In the opposite direction, it decapsulates the</w:t>
      </w:r>
      <w:r w:rsidDel="00000000" w:rsidR="00000000" w:rsidRPr="00000000">
        <w:rPr>
          <w:rtl w:val="0"/>
        </w:rPr>
        <w:t xml:space="preserve"> Packets</w:t>
      </w:r>
      <w:r w:rsidDel="00000000" w:rsidR="00000000" w:rsidRPr="00000000">
        <w:rPr>
          <w:rtl w:val="0"/>
        </w:rPr>
        <w:t xml:space="preserve"> it receives from the Server and sends them unchanged to the Clients. </w:t>
      </w:r>
    </w:p>
    <w:p w:rsidR="00000000" w:rsidDel="00000000" w:rsidP="00000000" w:rsidRDefault="00000000" w:rsidRPr="00000000" w14:paraId="0000085A">
      <w:pPr>
        <w:spacing w:after="9" w:lineRule="auto"/>
        <w:ind w:left="-5" w:firstLine="0"/>
        <w:rPr/>
      </w:pPr>
      <w:r w:rsidDel="00000000" w:rsidR="00000000" w:rsidRPr="00000000">
        <w:rPr>
          <w:rtl w:val="0"/>
        </w:rPr>
        <w:t xml:space="preserve">The Forwarder Encapsulation contains the addressing information needed by the Forwarder to allow MQTT-SN Packets reach their intended destination(s). Refer to </w:t>
      </w:r>
      <w:hyperlink w:anchor="_heading=h.ydw0bb14xbf">
        <w:r w:rsidDel="00000000" w:rsidR="00000000" w:rsidRPr="00000000">
          <w:rPr>
            <w:color w:val="1155cc"/>
            <w:u w:val="single"/>
            <w:rtl w:val="0"/>
          </w:rPr>
          <w:t xml:space="preserve">C.1.3 Forwarder</w:t>
        </w:r>
      </w:hyperlink>
      <w:r w:rsidDel="00000000" w:rsidR="00000000" w:rsidRPr="00000000">
        <w:rPr>
          <w:rtl w:val="0"/>
        </w:rPr>
        <w:t xml:space="preserve"> for examples.</w:t>
      </w:r>
    </w:p>
    <w:p w:rsidR="00000000" w:rsidDel="00000000" w:rsidP="00000000" w:rsidRDefault="00000000" w:rsidRPr="00000000" w14:paraId="0000085B">
      <w:pPr>
        <w:pStyle w:val="Heading3"/>
        <w:ind w:left="0" w:firstLine="0"/>
        <w:rPr/>
      </w:pPr>
      <w:bookmarkStart w:colFirst="0" w:colLast="0" w:name="_heading=h.3xzr3ei" w:id="251"/>
      <w:bookmarkEnd w:id="251"/>
      <w:r w:rsidDel="00000000" w:rsidR="00000000" w:rsidRPr="00000000">
        <w:rPr>
          <w:rtl w:val="0"/>
        </w:rPr>
        <w:t xml:space="preserve">3.19.1 Forwarder Encapsulation Header</w:t>
      </w:r>
    </w:p>
    <w:p w:rsidR="00000000" w:rsidDel="00000000" w:rsidP="00000000" w:rsidRDefault="00000000" w:rsidRPr="00000000" w14:paraId="0000085C">
      <w:pPr>
        <w:spacing w:after="174" w:before="0" w:lineRule="auto"/>
        <w:rPr/>
      </w:pPr>
      <w:r w:rsidDel="00000000" w:rsidR="00000000" w:rsidRPr="00000000">
        <w:rPr>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tl w:val="0"/>
        </w:rPr>
        <w:t xml:space="preserve"> for a detailed description.</w:t>
      </w:r>
    </w:p>
    <w:p w:rsidR="00000000" w:rsidDel="00000000" w:rsidP="00000000" w:rsidRDefault="00000000" w:rsidRPr="00000000" w14:paraId="0000085D">
      <w:pPr>
        <w:spacing w:after="174" w:before="0" w:lineRule="auto"/>
        <w:rPr/>
      </w:pPr>
      <w:r w:rsidDel="00000000" w:rsidR="00000000" w:rsidRPr="00000000">
        <w:rPr>
          <w:rtl w:val="0"/>
        </w:rPr>
        <w:t xml:space="preserve">The Length field specifies the number of bytes up to the end of the Client Addressing Information field, including the Length field itself.</w:t>
      </w:r>
    </w:p>
    <w:p w:rsidR="00000000" w:rsidDel="00000000" w:rsidP="00000000" w:rsidRDefault="00000000" w:rsidRPr="00000000" w14:paraId="0000085E">
      <w:pPr>
        <w:pStyle w:val="Heading3"/>
        <w:ind w:left="0" w:firstLine="0"/>
        <w:rPr/>
      </w:pPr>
      <w:bookmarkStart w:colFirst="0" w:colLast="0" w:name="_heading=h.1rf9gpq" w:id="252"/>
      <w:bookmarkEnd w:id="252"/>
      <w:r w:rsidDel="00000000" w:rsidR="00000000" w:rsidRPr="00000000">
        <w:rPr>
          <w:rtl w:val="0"/>
        </w:rPr>
        <w:t xml:space="preserve">3.19.2 Client Addressing Information</w:t>
      </w:r>
    </w:p>
    <w:p w:rsidR="00000000" w:rsidDel="00000000" w:rsidP="00000000" w:rsidRDefault="00000000" w:rsidRPr="00000000" w14:paraId="0000085F">
      <w:pPr>
        <w:spacing w:after="174" w:before="0" w:lineRule="auto"/>
        <w:rPr/>
      </w:pPr>
      <w:r w:rsidDel="00000000" w:rsidR="00000000" w:rsidRPr="00000000">
        <w:rPr>
          <w:rtl w:val="0"/>
        </w:rPr>
        <w:t xml:space="preserve">Identifies the MQTT-SN Client which has sent or should receive the encapsulated MQTT-SN packet. The receiving </w:t>
      </w:r>
      <w:r w:rsidDel="00000000" w:rsidR="00000000" w:rsidRPr="00000000">
        <w:rPr>
          <w:rtl w:val="0"/>
        </w:rPr>
        <w:t xml:space="preserve">Gateway</w:t>
      </w:r>
      <w:r w:rsidDel="00000000" w:rsidR="00000000" w:rsidRPr="00000000">
        <w:rPr>
          <w:rtl w:val="0"/>
        </w:rPr>
        <w:t xml:space="preserve"> can pass this information back to the Forwarder in the MQTT-SN response packet encapsulation, to allow the Forwarder to send packets to the appropriate destination.</w:t>
      </w:r>
    </w:p>
    <w:p w:rsidR="00000000" w:rsidDel="00000000" w:rsidP="00000000" w:rsidRDefault="00000000" w:rsidRPr="00000000" w14:paraId="00000860">
      <w:pPr>
        <w:spacing w:after="174" w:before="0" w:lineRule="auto"/>
        <w:rPr/>
      </w:pPr>
      <w:r w:rsidDel="00000000" w:rsidR="00000000" w:rsidRPr="00000000">
        <w:rPr>
          <w:rtl w:val="0"/>
        </w:rPr>
        <w:t xml:space="preserve">The mapping between this information and the address of the sending or receiving Client node is implemented by the Forwarder, if needed. It can contain any other information needed to allow the packets to reach the correct destination.</w:t>
      </w:r>
    </w:p>
    <w:p w:rsidR="00000000" w:rsidDel="00000000" w:rsidP="00000000" w:rsidRDefault="00000000" w:rsidRPr="00000000" w14:paraId="00000861">
      <w:pPr>
        <w:spacing w:after="0" w:before="0" w:lineRule="auto"/>
        <w:ind w:left="705" w:firstLine="0"/>
        <w:rPr>
          <w:b w:val="1"/>
        </w:rPr>
      </w:pPr>
      <w:r w:rsidDel="00000000" w:rsidR="00000000" w:rsidRPr="00000000">
        <w:rPr>
          <w:b w:val="1"/>
          <w:rtl w:val="0"/>
        </w:rPr>
        <w:t xml:space="preserve">Informative Comment</w:t>
      </w:r>
    </w:p>
    <w:p w:rsidR="00000000" w:rsidDel="00000000" w:rsidP="00000000" w:rsidRDefault="00000000" w:rsidRPr="00000000" w14:paraId="00000862">
      <w:pPr>
        <w:spacing w:after="174" w:before="0" w:lineRule="auto"/>
        <w:ind w:left="705" w:firstLine="0"/>
        <w:rPr/>
      </w:pPr>
      <w:r w:rsidDel="00000000" w:rsidR="00000000" w:rsidRPr="00000000">
        <w:rPr>
          <w:rtl w:val="0"/>
        </w:rPr>
        <w:t xml:space="preserve">For example, in MQTT-SN 1.2 this field contained a wireless node identifier, which mapped to the Network Address, and a broadcast radius for use in ZigBee networks.</w:t>
      </w:r>
    </w:p>
    <w:p w:rsidR="00000000" w:rsidDel="00000000" w:rsidP="00000000" w:rsidRDefault="00000000" w:rsidRPr="00000000" w14:paraId="00000863">
      <w:pPr>
        <w:pStyle w:val="Heading3"/>
        <w:ind w:left="0" w:firstLine="0"/>
        <w:rPr/>
      </w:pPr>
      <w:bookmarkStart w:colFirst="0" w:colLast="0" w:name="_heading=h.4bewzdj" w:id="253"/>
      <w:bookmarkEnd w:id="253"/>
      <w:r w:rsidDel="00000000" w:rsidR="00000000" w:rsidRPr="00000000">
        <w:rPr>
          <w:rtl w:val="0"/>
        </w:rPr>
        <w:t xml:space="preserve">3.19.3 MQTT-SN Packet</w:t>
      </w:r>
    </w:p>
    <w:p w:rsidR="00000000" w:rsidDel="00000000" w:rsidP="00000000" w:rsidRDefault="00000000" w:rsidRPr="00000000" w14:paraId="00000864">
      <w:pPr>
        <w:spacing w:after="149" w:before="0" w:lineRule="auto"/>
        <w:jc w:val="both"/>
        <w:rPr/>
      </w:pPr>
      <w:r w:rsidDel="00000000" w:rsidR="00000000" w:rsidRPr="00000000">
        <w:rPr>
          <w:rtl w:val="0"/>
        </w:rPr>
        <w:t xml:space="preserve">The MQTT-SN packet, encoded according to the packet type.</w:t>
      </w:r>
    </w:p>
    <w:p w:rsidR="00000000" w:rsidDel="00000000" w:rsidP="00000000" w:rsidRDefault="00000000" w:rsidRPr="00000000" w14:paraId="00000865">
      <w:pPr>
        <w:pStyle w:val="Heading2"/>
        <w:keepLines w:val="1"/>
        <w:spacing w:after="77" w:before="0" w:line="259" w:lineRule="auto"/>
        <w:ind w:left="0" w:firstLine="0"/>
        <w:rPr/>
      </w:pPr>
      <w:bookmarkStart w:colFirst="0" w:colLast="0" w:name="_heading=h.2dlolyb" w:id="254"/>
      <w:bookmarkEnd w:id="254"/>
      <w:r w:rsidDel="00000000" w:rsidR="00000000" w:rsidRPr="00000000">
        <w:rPr>
          <w:rtl w:val="0"/>
        </w:rPr>
        <w:t xml:space="preserve">3.20 </w:t>
      </w:r>
      <w:r w:rsidDel="00000000" w:rsidR="00000000" w:rsidRPr="00000000">
        <w:rPr>
          <w:rtl w:val="0"/>
        </w:rPr>
        <w:t xml:space="preserve">Gateway </w:t>
      </w:r>
      <w:r w:rsidDel="00000000" w:rsidR="00000000" w:rsidRPr="00000000">
        <w:rPr>
          <w:rtl w:val="0"/>
        </w:rPr>
        <w:t xml:space="preserve">Discovery Packets</w:t>
      </w:r>
    </w:p>
    <w:p w:rsidR="00000000" w:rsidDel="00000000" w:rsidP="00000000" w:rsidRDefault="00000000" w:rsidRPr="00000000" w14:paraId="00000866">
      <w:pPr>
        <w:rPr/>
      </w:pPr>
      <w:r w:rsidDel="00000000" w:rsidR="00000000" w:rsidRPr="00000000">
        <w:rPr>
          <w:rtl w:val="0"/>
        </w:rPr>
        <w:t xml:space="preserve">The Packets in this section are optional. A description of how this functionality works can be found in </w:t>
      </w:r>
      <w:hyperlink w:anchor="_heading=h.kble35c09nw4">
        <w:r w:rsidDel="00000000" w:rsidR="00000000" w:rsidRPr="00000000">
          <w:rPr>
            <w:color w:val="1155cc"/>
            <w:u w:val="single"/>
            <w:rtl w:val="0"/>
          </w:rPr>
          <w:t xml:space="preserve">C.2 Gateway Advertisement and Discovery</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867">
      <w:pPr>
        <w:pStyle w:val="Heading3"/>
        <w:keepLines w:val="1"/>
        <w:spacing w:after="77" w:before="200" w:line="259" w:lineRule="auto"/>
        <w:ind w:left="0" w:firstLine="0"/>
        <w:rPr/>
      </w:pPr>
      <w:bookmarkStart w:colFirst="0" w:colLast="0" w:name="_heading=h.d4gdb1y3emqv" w:id="255"/>
      <w:bookmarkEnd w:id="255"/>
      <w:r w:rsidDel="00000000" w:rsidR="00000000" w:rsidRPr="00000000">
        <w:rPr>
          <w:rtl w:val="0"/>
        </w:rPr>
        <w:t xml:space="preserve">3.20.1 </w:t>
      </w:r>
      <w:r w:rsidDel="00000000" w:rsidR="00000000" w:rsidRPr="00000000">
        <w:rPr>
          <w:rtl w:val="0"/>
        </w:rPr>
        <w:t xml:space="preserve">ADVERTISE - Gateway Advertisement</w:t>
      </w:r>
      <w:r w:rsidDel="00000000" w:rsidR="00000000" w:rsidRPr="00000000">
        <w:rPr>
          <w:rtl w:val="0"/>
        </w:rPr>
      </w:r>
    </w:p>
    <w:p w:rsidR="00000000" w:rsidDel="00000000" w:rsidP="00000000" w:rsidRDefault="00000000" w:rsidRPr="00000000" w14:paraId="00000868">
      <w:pPr>
        <w:rPr/>
      </w:pPr>
      <w:r w:rsidDel="00000000" w:rsidR="00000000" w:rsidRPr="00000000">
        <w:rPr>
          <w:i w:val="1"/>
          <w:sz w:val="19"/>
          <w:szCs w:val="19"/>
          <w:rtl w:val="0"/>
        </w:rPr>
        <w:t xml:space="preserve">Figure 3-32 – ADVERTISE Packet</w:t>
      </w:r>
      <w:r w:rsidDel="00000000" w:rsidR="00000000" w:rsidRPr="00000000">
        <w:rPr>
          <w:rtl w:val="0"/>
        </w:rPr>
      </w:r>
    </w:p>
    <w:p w:rsidR="00000000" w:rsidDel="00000000" w:rsidP="00000000" w:rsidRDefault="00000000" w:rsidRPr="00000000" w14:paraId="00000869">
      <w:pPr>
        <w:rPr/>
      </w:pPr>
      <w:r w:rsidDel="00000000" w:rsidR="00000000" w:rsidRPr="00000000">
        <w:rPr/>
        <w:drawing>
          <wp:inline distB="114300" distT="114300" distL="114300" distR="114300">
            <wp:extent cx="5943600" cy="1295400"/>
            <wp:effectExtent b="0" l="0" r="0" t="0"/>
            <wp:docPr id="49" name="image17.png"/>
            <a:graphic>
              <a:graphicData uri="http://schemas.openxmlformats.org/drawingml/2006/picture">
                <pic:pic>
                  <pic:nvPicPr>
                    <pic:cNvPr id="0" name="image17.png"/>
                    <pic:cNvPicPr preferRelativeResize="0"/>
                  </pic:nvPicPr>
                  <pic:blipFill>
                    <a:blip r:embed="rId96"/>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The ADVERTISE packet is sent periodically by a Gateway to advertise its presence. The time interval until the next transmission is indicated by the </w:t>
      </w:r>
      <w:r w:rsidDel="00000000" w:rsidR="00000000" w:rsidRPr="00000000">
        <w:rPr>
          <w:i w:val="1"/>
          <w:rtl w:val="0"/>
        </w:rPr>
        <w:t xml:space="preserve">Duration </w:t>
      </w:r>
      <w:r w:rsidDel="00000000" w:rsidR="00000000" w:rsidRPr="00000000">
        <w:rPr>
          <w:rtl w:val="0"/>
        </w:rPr>
        <w:t xml:space="preserve">field.</w:t>
      </w:r>
    </w:p>
    <w:p w:rsidR="00000000" w:rsidDel="00000000" w:rsidP="00000000" w:rsidRDefault="00000000" w:rsidRPr="00000000" w14:paraId="0000086B">
      <w:pPr>
        <w:spacing w:after="0" w:lineRule="auto"/>
        <w:ind w:left="720" w:firstLine="0"/>
        <w:rPr>
          <w:shd w:fill="fff2cc" w:val="clear"/>
        </w:rPr>
      </w:pPr>
      <w:r w:rsidDel="00000000" w:rsidR="00000000" w:rsidRPr="00000000">
        <w:rPr>
          <w:b w:val="1"/>
          <w:shd w:fill="fff2cc" w:val="clear"/>
          <w:rtl w:val="0"/>
        </w:rPr>
        <w:t xml:space="preserve">Informative comment</w:t>
      </w:r>
      <w:r w:rsidDel="00000000" w:rsidR="00000000" w:rsidRPr="00000000">
        <w:rPr>
          <w:rtl w:val="0"/>
        </w:rPr>
      </w:r>
    </w:p>
    <w:p w:rsidR="00000000" w:rsidDel="00000000" w:rsidP="00000000" w:rsidRDefault="00000000" w:rsidRPr="00000000" w14:paraId="0000086C">
      <w:pPr>
        <w:ind w:left="720" w:firstLine="0"/>
        <w:rPr/>
      </w:pPr>
      <w:r w:rsidDel="00000000" w:rsidR="00000000" w:rsidRPr="00000000">
        <w:rPr>
          <w:shd w:fill="fff2cc" w:val="clear"/>
          <w:rtl w:val="0"/>
        </w:rPr>
        <w:t xml:space="preserve">If the Transport Layer supports multicast, like UDP/IP, the ADVERTISE packet can be sent using a multicast address as the destination.</w:t>
      </w:r>
      <w:r w:rsidDel="00000000" w:rsidR="00000000" w:rsidRPr="00000000">
        <w:rPr>
          <w:rtl w:val="0"/>
        </w:rPr>
      </w:r>
    </w:p>
    <w:p w:rsidR="00000000" w:rsidDel="00000000" w:rsidP="00000000" w:rsidRDefault="00000000" w:rsidRPr="00000000" w14:paraId="0000086D">
      <w:pPr>
        <w:pStyle w:val="Heading4"/>
        <w:ind w:left="0" w:firstLine="0"/>
        <w:rPr/>
      </w:pPr>
      <w:bookmarkStart w:colFirst="0" w:colLast="0" w:name="_heading=h.sqyw64" w:id="256"/>
      <w:bookmarkEnd w:id="256"/>
      <w:r w:rsidDel="00000000" w:rsidR="00000000" w:rsidRPr="00000000">
        <w:rPr>
          <w:rtl w:val="0"/>
        </w:rPr>
        <w:t xml:space="preserve">3.20.1.1 ADVERTISE Header</w:t>
      </w:r>
    </w:p>
    <w:p w:rsidR="00000000" w:rsidDel="00000000" w:rsidP="00000000" w:rsidRDefault="00000000" w:rsidRPr="00000000" w14:paraId="0000086E">
      <w:pPr>
        <w:spacing w:after="174" w:before="0" w:lineRule="auto"/>
        <w:jc w:val="both"/>
        <w:rPr/>
      </w:pPr>
      <w:r w:rsidDel="00000000" w:rsidR="00000000" w:rsidRPr="00000000">
        <w:rPr>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tl w:val="0"/>
        </w:rPr>
        <w:t xml:space="preserve"> for a detailed description.</w:t>
      </w:r>
    </w:p>
    <w:p w:rsidR="00000000" w:rsidDel="00000000" w:rsidP="00000000" w:rsidRDefault="00000000" w:rsidRPr="00000000" w14:paraId="0000086F">
      <w:pPr>
        <w:pStyle w:val="Heading4"/>
        <w:ind w:left="0" w:firstLine="0"/>
        <w:rPr/>
      </w:pPr>
      <w:bookmarkStart w:colFirst="0" w:colLast="0" w:name="_heading=h.3cqmetx" w:id="257"/>
      <w:bookmarkEnd w:id="257"/>
      <w:r w:rsidDel="00000000" w:rsidR="00000000" w:rsidRPr="00000000">
        <w:rPr>
          <w:rtl w:val="0"/>
        </w:rPr>
        <w:t xml:space="preserve">3.20.1.2 Gateway Identifier</w:t>
      </w:r>
    </w:p>
    <w:p w:rsidR="00000000" w:rsidDel="00000000" w:rsidP="00000000" w:rsidRDefault="00000000" w:rsidRPr="00000000" w14:paraId="00000870">
      <w:pPr>
        <w:spacing w:after="174" w:before="0" w:lineRule="auto"/>
        <w:rPr/>
      </w:pPr>
      <w:r w:rsidDel="00000000" w:rsidR="00000000" w:rsidRPr="00000000">
        <w:rPr>
          <w:rtl w:val="0"/>
        </w:rPr>
        <w:t xml:space="preserve">The </w:t>
      </w:r>
      <w:r w:rsidDel="00000000" w:rsidR="00000000" w:rsidRPr="00000000">
        <w:rPr>
          <w:i w:val="1"/>
          <w:rtl w:val="0"/>
        </w:rPr>
        <w:t xml:space="preserve">Gateway Identifier </w:t>
      </w:r>
      <w:r w:rsidDel="00000000" w:rsidR="00000000" w:rsidRPr="00000000">
        <w:rPr>
          <w:rtl w:val="0"/>
        </w:rPr>
        <w:t xml:space="preserve">field is 1 byte and uniquely identifies a Gateway which is advertising its presence on the network.</w:t>
      </w:r>
    </w:p>
    <w:p w:rsidR="00000000" w:rsidDel="00000000" w:rsidP="00000000" w:rsidRDefault="00000000" w:rsidRPr="00000000" w14:paraId="00000871">
      <w:pPr>
        <w:spacing w:after="174" w:before="0" w:lineRule="auto"/>
        <w:jc w:val="both"/>
        <w:rPr/>
      </w:pPr>
      <w:r w:rsidDel="00000000" w:rsidR="00000000" w:rsidRPr="00000000">
        <w:rPr>
          <w:rtl w:val="0"/>
        </w:rPr>
        <w:t xml:space="preserve">The MQTT-SN protocol itself does not guarantee the uniqueness of the </w:t>
      </w:r>
      <w:r w:rsidDel="00000000" w:rsidR="00000000" w:rsidRPr="00000000">
        <w:rPr>
          <w:i w:val="1"/>
          <w:rtl w:val="0"/>
        </w:rPr>
        <w:t xml:space="preserve">Gateway Identifier</w:t>
      </w:r>
      <w:r w:rsidDel="00000000" w:rsidR="00000000" w:rsidRPr="00000000">
        <w:rPr>
          <w:rtl w:val="0"/>
        </w:rPr>
        <w:t xml:space="preserve">.</w:t>
      </w:r>
    </w:p>
    <w:p w:rsidR="00000000" w:rsidDel="00000000" w:rsidP="00000000" w:rsidRDefault="00000000" w:rsidRPr="00000000" w14:paraId="00000872">
      <w:pPr>
        <w:pStyle w:val="Heading4"/>
        <w:ind w:left="0" w:firstLine="0"/>
        <w:rPr/>
      </w:pPr>
      <w:bookmarkStart w:colFirst="0" w:colLast="0" w:name="_heading=h.1rvwp1q" w:id="258"/>
      <w:bookmarkEnd w:id="258"/>
      <w:r w:rsidDel="00000000" w:rsidR="00000000" w:rsidRPr="00000000">
        <w:rPr>
          <w:rtl w:val="0"/>
        </w:rPr>
        <w:t xml:space="preserve">3.20.1.3 Duration</w:t>
      </w:r>
    </w:p>
    <w:p w:rsidR="00000000" w:rsidDel="00000000" w:rsidP="00000000" w:rsidRDefault="00000000" w:rsidRPr="00000000" w14:paraId="00000873">
      <w:pPr>
        <w:spacing w:after="120" w:lineRule="auto"/>
        <w:rPr/>
      </w:pPr>
      <w:r w:rsidDel="00000000" w:rsidR="00000000" w:rsidRPr="00000000">
        <w:rPr>
          <w:rtl w:val="0"/>
        </w:rPr>
        <w:t xml:space="preserve">The </w:t>
      </w:r>
      <w:r w:rsidDel="00000000" w:rsidR="00000000" w:rsidRPr="00000000">
        <w:rPr>
          <w:i w:val="1"/>
          <w:rtl w:val="0"/>
        </w:rPr>
        <w:t xml:space="preserve">Duration </w:t>
      </w:r>
      <w:r w:rsidDel="00000000" w:rsidR="00000000" w:rsidRPr="00000000">
        <w:rPr>
          <w:rtl w:val="0"/>
        </w:rPr>
        <w:t xml:space="preserve">field is a 2-byte integer. It specifies the time interval in seconds until the next ADVERTISE packet is transmitted by this Gateway. </w:t>
      </w:r>
    </w:p>
    <w:p w:rsidR="00000000" w:rsidDel="00000000" w:rsidP="00000000" w:rsidRDefault="00000000" w:rsidRPr="00000000" w14:paraId="00000874">
      <w:pPr>
        <w:spacing w:after="306" w:lineRule="auto"/>
        <w:ind w:left="-5" w:firstLine="0"/>
        <w:rPr/>
      </w:pPr>
      <w:r w:rsidDel="00000000" w:rsidR="00000000" w:rsidRPr="00000000">
        <w:rPr>
          <w:rtl w:val="0"/>
        </w:rPr>
        <w:t xml:space="preserve">The maximum value that can be encoded is approximately 18 hours.</w:t>
      </w:r>
    </w:p>
    <w:p w:rsidR="00000000" w:rsidDel="00000000" w:rsidP="00000000" w:rsidRDefault="00000000" w:rsidRPr="00000000" w14:paraId="00000875">
      <w:pPr>
        <w:pStyle w:val="Heading3"/>
        <w:keepLines w:val="1"/>
        <w:spacing w:after="77" w:before="0" w:line="259" w:lineRule="auto"/>
        <w:ind w:left="0" w:firstLine="0"/>
        <w:rPr/>
      </w:pPr>
      <w:bookmarkStart w:colFirst="0" w:colLast="0" w:name="_heading=h.4bvk7pj" w:id="259"/>
      <w:bookmarkEnd w:id="259"/>
      <w:r w:rsidDel="00000000" w:rsidR="00000000" w:rsidRPr="00000000">
        <w:rPr>
          <w:rtl w:val="0"/>
        </w:rPr>
        <w:t xml:space="preserve">3.20.2 </w:t>
      </w:r>
      <w:r w:rsidDel="00000000" w:rsidR="00000000" w:rsidRPr="00000000">
        <w:rPr>
          <w:rtl w:val="0"/>
        </w:rPr>
        <w:t xml:space="preserve">SEARCHGW - Search for A Gateway</w:t>
      </w:r>
      <w:r w:rsidDel="00000000" w:rsidR="00000000" w:rsidRPr="00000000">
        <w:rPr>
          <w:rtl w:val="0"/>
        </w:rPr>
      </w:r>
    </w:p>
    <w:p w:rsidR="00000000" w:rsidDel="00000000" w:rsidP="00000000" w:rsidRDefault="00000000" w:rsidRPr="00000000" w14:paraId="00000876">
      <w:pPr>
        <w:rPr/>
      </w:pPr>
      <w:r w:rsidDel="00000000" w:rsidR="00000000" w:rsidRPr="00000000">
        <w:rPr>
          <w:i w:val="1"/>
          <w:sz w:val="19"/>
          <w:szCs w:val="19"/>
          <w:rtl w:val="0"/>
        </w:rPr>
        <w:t xml:space="preserve">Figure 3-33 – SEARCHGW Packet</w:t>
      </w:r>
      <w:r w:rsidDel="00000000" w:rsidR="00000000" w:rsidRPr="00000000">
        <w:rPr>
          <w:rtl w:val="0"/>
        </w:rPr>
      </w:r>
    </w:p>
    <w:p w:rsidR="00000000" w:rsidDel="00000000" w:rsidP="00000000" w:rsidRDefault="00000000" w:rsidRPr="00000000" w14:paraId="00000877">
      <w:pPr>
        <w:rPr/>
      </w:pPr>
      <w:r w:rsidDel="00000000" w:rsidR="00000000" w:rsidRPr="00000000">
        <w:rPr/>
        <w:drawing>
          <wp:inline distB="114300" distT="114300" distL="114300" distR="114300">
            <wp:extent cx="5943600" cy="1371600"/>
            <wp:effectExtent b="0" l="0" r="0" t="0"/>
            <wp:docPr id="57" name="image32.png"/>
            <a:graphic>
              <a:graphicData uri="http://schemas.openxmlformats.org/drawingml/2006/picture">
                <pic:pic>
                  <pic:nvPicPr>
                    <pic:cNvPr id="0" name="image32.png"/>
                    <pic:cNvPicPr preferRelativeResize="0"/>
                  </pic:nvPicPr>
                  <pic:blipFill>
                    <a:blip r:embed="rId97"/>
                    <a:srcRect b="0" l="0" r="0" t="0"/>
                    <a:stretch>
                      <a:fillRect/>
                    </a:stretch>
                  </pic:blipFill>
                  <pic:spPr>
                    <a:xfrm>
                      <a:off x="0" y="0"/>
                      <a:ext cx="5943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878">
      <w:pPr>
        <w:rPr/>
      </w:pPr>
      <w:r w:rsidDel="00000000" w:rsidR="00000000" w:rsidRPr="00000000">
        <w:rPr>
          <w:rtl w:val="0"/>
        </w:rPr>
        <w:t xml:space="preserve">The SEARCHGW packet is sent by a Client to find a </w:t>
      </w:r>
      <w:r w:rsidDel="00000000" w:rsidR="00000000" w:rsidRPr="00000000">
        <w:rPr>
          <w:color w:val="000000"/>
          <w:rtl w:val="0"/>
        </w:rPr>
        <w:t xml:space="preserve">Gateway to send Application Messages to, and receive Application Messages from</w:t>
      </w:r>
      <w:r w:rsidDel="00000000" w:rsidR="00000000" w:rsidRPr="00000000">
        <w:rPr>
          <w:rtl w:val="0"/>
        </w:rPr>
        <w:t xml:space="preserve">. </w:t>
      </w:r>
    </w:p>
    <w:p w:rsidR="00000000" w:rsidDel="00000000" w:rsidP="00000000" w:rsidRDefault="00000000" w:rsidRPr="00000000" w14:paraId="00000879">
      <w:pPr>
        <w:ind w:left="720" w:firstLine="0"/>
        <w:rPr>
          <w:shd w:fill="fff2cc" w:val="clear"/>
        </w:rPr>
      </w:pPr>
      <w:r w:rsidDel="00000000" w:rsidR="00000000" w:rsidRPr="00000000">
        <w:rPr>
          <w:b w:val="1"/>
          <w:shd w:fill="fff2cc" w:val="clear"/>
          <w:rtl w:val="0"/>
        </w:rPr>
        <w:t xml:space="preserve">Informative comment</w:t>
      </w:r>
      <w:r w:rsidDel="00000000" w:rsidR="00000000" w:rsidRPr="00000000">
        <w:rPr>
          <w:rtl w:val="0"/>
        </w:rPr>
      </w:r>
    </w:p>
    <w:p w:rsidR="00000000" w:rsidDel="00000000" w:rsidP="00000000" w:rsidRDefault="00000000" w:rsidRPr="00000000" w14:paraId="0000087A">
      <w:pPr>
        <w:ind w:left="720" w:firstLine="0"/>
        <w:rPr>
          <w:b w:val="1"/>
          <w:shd w:fill="fff2cc" w:val="clear"/>
        </w:rPr>
      </w:pPr>
      <w:r w:rsidDel="00000000" w:rsidR="00000000" w:rsidRPr="00000000">
        <w:rPr>
          <w:shd w:fill="fff2cc" w:val="clear"/>
          <w:rtl w:val="0"/>
        </w:rPr>
        <w:t xml:space="preserve">If the Transport Layer supports multicast, like UDP/IP, the SEARCHGW packet can be sent using the multicast address as the destination.</w:t>
      </w:r>
      <w:r w:rsidDel="00000000" w:rsidR="00000000" w:rsidRPr="00000000">
        <w:rPr>
          <w:rtl w:val="0"/>
        </w:rPr>
      </w:r>
    </w:p>
    <w:p w:rsidR="00000000" w:rsidDel="00000000" w:rsidP="00000000" w:rsidRDefault="00000000" w:rsidRPr="00000000" w14:paraId="0000087B">
      <w:pPr>
        <w:ind w:left="705" w:firstLine="0"/>
        <w:rPr>
          <w:b w:val="1"/>
          <w:shd w:fill="fff2cc" w:val="clear"/>
        </w:rPr>
      </w:pPr>
      <w:r w:rsidDel="00000000" w:rsidR="00000000" w:rsidRPr="00000000">
        <w:rPr>
          <w:rtl w:val="0"/>
        </w:rPr>
        <w:t xml:space="preserve">To prevent flooding the network, the transmission radius of the SEARCHGW packet may be limited, if the underlying Transport Layer supports the concept.</w:t>
      </w:r>
      <w:r w:rsidDel="00000000" w:rsidR="00000000" w:rsidRPr="00000000">
        <w:rPr>
          <w:rtl w:val="0"/>
        </w:rPr>
      </w:r>
    </w:p>
    <w:p w:rsidR="00000000" w:rsidDel="00000000" w:rsidP="00000000" w:rsidRDefault="00000000" w:rsidRPr="00000000" w14:paraId="0000087C">
      <w:pPr>
        <w:pStyle w:val="Heading4"/>
        <w:ind w:left="0" w:firstLine="0"/>
        <w:rPr/>
      </w:pPr>
      <w:bookmarkStart w:colFirst="0" w:colLast="0" w:name="_heading=h.2r0uhxc" w:id="260"/>
      <w:bookmarkEnd w:id="260"/>
      <w:r w:rsidDel="00000000" w:rsidR="00000000" w:rsidRPr="00000000">
        <w:rPr>
          <w:rtl w:val="0"/>
        </w:rPr>
        <w:t xml:space="preserve">3.20.2.1 SEARCHGW Header</w:t>
      </w:r>
    </w:p>
    <w:p w:rsidR="00000000" w:rsidDel="00000000" w:rsidP="00000000" w:rsidRDefault="00000000" w:rsidRPr="00000000" w14:paraId="0000087D">
      <w:pPr>
        <w:spacing w:after="174" w:before="0" w:line="248.00000000000006" w:lineRule="auto"/>
        <w:rPr/>
      </w:pPr>
      <w:r w:rsidDel="00000000" w:rsidR="00000000" w:rsidRPr="00000000">
        <w:rPr>
          <w:rtl w:val="0"/>
        </w:rPr>
        <w:t xml:space="preserve">The first 2 or 4 bytes of the packet are encoded according to the </w:t>
      </w:r>
      <w:r w:rsidDel="00000000" w:rsidR="00000000" w:rsidRPr="00000000">
        <w:rPr>
          <w:rtl w:val="0"/>
        </w:rPr>
        <w:t xml:space="preserve">variable length packet header </w:t>
      </w:r>
      <w:r w:rsidDel="00000000" w:rsidR="00000000" w:rsidRPr="00000000">
        <w:rPr>
          <w:rtl w:val="0"/>
        </w:rPr>
        <w:t xml:space="preserve">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tl w:val="0"/>
        </w:rPr>
        <w:t xml:space="preserve"> for a detailed description.</w:t>
      </w:r>
    </w:p>
    <w:p w:rsidR="00000000" w:rsidDel="00000000" w:rsidP="00000000" w:rsidRDefault="00000000" w:rsidRPr="00000000" w14:paraId="0000087E">
      <w:pPr>
        <w:pStyle w:val="Heading4"/>
        <w:ind w:left="0" w:firstLine="0"/>
        <w:rPr/>
      </w:pPr>
      <w:bookmarkStart w:colFirst="0" w:colLast="0" w:name="_heading=h.1664s55" w:id="261"/>
      <w:bookmarkEnd w:id="261"/>
      <w:r w:rsidDel="00000000" w:rsidR="00000000" w:rsidRPr="00000000">
        <w:rPr>
          <w:rtl w:val="0"/>
        </w:rPr>
        <w:t xml:space="preserve">3.20.2.2 Additional Network Information</w:t>
      </w:r>
    </w:p>
    <w:p w:rsidR="00000000" w:rsidDel="00000000" w:rsidP="00000000" w:rsidRDefault="00000000" w:rsidRPr="00000000" w14:paraId="0000087F">
      <w:pPr>
        <w:spacing w:after="0" w:lineRule="auto"/>
        <w:rPr>
          <w:highlight w:val="yellow"/>
        </w:rPr>
      </w:pPr>
      <w:r w:rsidDel="00000000" w:rsidR="00000000" w:rsidRPr="00000000">
        <w:rPr>
          <w:rtl w:val="0"/>
        </w:rPr>
        <w:t xml:space="preserve">Any extra information that the underlying network needs to control the search process can be included in this variable length field. It will be available to the receiver of this packet and could be used to affect the transmission of the GWINFO response packet.</w:t>
      </w:r>
      <w:r w:rsidDel="00000000" w:rsidR="00000000" w:rsidRPr="00000000">
        <w:rPr>
          <w:rtl w:val="0"/>
        </w:rPr>
      </w:r>
    </w:p>
    <w:p w:rsidR="00000000" w:rsidDel="00000000" w:rsidP="00000000" w:rsidRDefault="00000000" w:rsidRPr="00000000" w14:paraId="00000880">
      <w:pPr>
        <w:rPr/>
      </w:pPr>
      <w:r w:rsidDel="00000000" w:rsidR="00000000" w:rsidRPr="00000000">
        <w:rPr>
          <w:rtl w:val="0"/>
        </w:rPr>
        <w:t xml:space="preserve">This field is optional - its existence or absence is inferred from the Packet length.</w:t>
      </w:r>
    </w:p>
    <w:p w:rsidR="00000000" w:rsidDel="00000000" w:rsidP="00000000" w:rsidRDefault="00000000" w:rsidRPr="00000000" w14:paraId="00000881">
      <w:pPr>
        <w:ind w:left="705" w:firstLine="0"/>
        <w:rPr>
          <w:b w:val="1"/>
        </w:rPr>
      </w:pPr>
      <w:r w:rsidDel="00000000" w:rsidR="00000000" w:rsidRPr="00000000">
        <w:rPr>
          <w:b w:val="1"/>
          <w:rtl w:val="0"/>
        </w:rPr>
        <w:tab/>
        <w:t xml:space="preserve">Informative Comment</w:t>
      </w:r>
    </w:p>
    <w:p w:rsidR="00000000" w:rsidDel="00000000" w:rsidP="00000000" w:rsidRDefault="00000000" w:rsidRPr="00000000" w14:paraId="00000882">
      <w:pPr>
        <w:ind w:left="705" w:firstLine="0"/>
        <w:rPr/>
      </w:pPr>
      <w:r w:rsidDel="00000000" w:rsidR="00000000" w:rsidRPr="00000000">
        <w:rPr>
          <w:rtl w:val="0"/>
        </w:rPr>
        <w:t xml:space="preserve">In ZigBee mesh networks, this field could contain the ZigBee 1-byte broadcast radius, for instance.</w:t>
      </w:r>
    </w:p>
    <w:p w:rsidR="00000000" w:rsidDel="00000000" w:rsidP="00000000" w:rsidRDefault="00000000" w:rsidRPr="00000000" w14:paraId="00000883">
      <w:pPr>
        <w:pStyle w:val="Heading3"/>
        <w:keepLines w:val="1"/>
        <w:spacing w:after="77" w:before="200" w:line="259" w:lineRule="auto"/>
        <w:ind w:left="0" w:firstLine="0"/>
        <w:rPr/>
      </w:pPr>
      <w:bookmarkStart w:colFirst="0" w:colLast="0" w:name="_heading=h.3q5sasy" w:id="262"/>
      <w:bookmarkEnd w:id="262"/>
      <w:r w:rsidDel="00000000" w:rsidR="00000000" w:rsidRPr="00000000">
        <w:rPr>
          <w:rtl w:val="0"/>
        </w:rPr>
        <w:t xml:space="preserve">3.20.3 </w:t>
      </w:r>
      <w:r w:rsidDel="00000000" w:rsidR="00000000" w:rsidRPr="00000000">
        <w:rPr>
          <w:rtl w:val="0"/>
        </w:rPr>
        <w:t xml:space="preserve">GWINFO - Gateway Information</w:t>
      </w:r>
      <w:r w:rsidDel="00000000" w:rsidR="00000000" w:rsidRPr="00000000">
        <w:rPr>
          <w:rtl w:val="0"/>
        </w:rPr>
      </w:r>
    </w:p>
    <w:p w:rsidR="00000000" w:rsidDel="00000000" w:rsidP="00000000" w:rsidRDefault="00000000" w:rsidRPr="00000000" w14:paraId="00000884">
      <w:pPr>
        <w:rPr/>
      </w:pPr>
      <w:r w:rsidDel="00000000" w:rsidR="00000000" w:rsidRPr="00000000">
        <w:rPr>
          <w:i w:val="1"/>
          <w:sz w:val="19"/>
          <w:szCs w:val="19"/>
          <w:rtl w:val="0"/>
        </w:rPr>
        <w:t xml:space="preserve">Figure 3-34 – GWINFO Packet</w:t>
      </w:r>
      <w:r w:rsidDel="00000000" w:rsidR="00000000" w:rsidRPr="00000000">
        <w:rPr>
          <w:rtl w:val="0"/>
        </w:rPr>
      </w:r>
    </w:p>
    <w:p w:rsidR="00000000" w:rsidDel="00000000" w:rsidP="00000000" w:rsidRDefault="00000000" w:rsidRPr="00000000" w14:paraId="00000885">
      <w:pPr>
        <w:rPr/>
      </w:pPr>
      <w:r w:rsidDel="00000000" w:rsidR="00000000" w:rsidRPr="00000000">
        <w:rPr/>
        <w:drawing>
          <wp:inline distB="114300" distT="114300" distL="114300" distR="114300">
            <wp:extent cx="5943600" cy="1587500"/>
            <wp:effectExtent b="0" l="0" r="0" t="0"/>
            <wp:docPr id="59" name="image39.png"/>
            <a:graphic>
              <a:graphicData uri="http://schemas.openxmlformats.org/drawingml/2006/picture">
                <pic:pic>
                  <pic:nvPicPr>
                    <pic:cNvPr id="0" name="image39.png"/>
                    <pic:cNvPicPr preferRelativeResize="0"/>
                  </pic:nvPicPr>
                  <pic:blipFill>
                    <a:blip r:embed="rId98"/>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886">
      <w:pPr>
        <w:rPr/>
      </w:pPr>
      <w:r w:rsidDel="00000000" w:rsidR="00000000" w:rsidRPr="00000000">
        <w:rPr>
          <w:rtl w:val="0"/>
        </w:rPr>
        <w:t xml:space="preserve">The GWINFO packet is sent as response to a SEARCHGW packet. If sent by a </w:t>
      </w:r>
      <w:r w:rsidDel="00000000" w:rsidR="00000000" w:rsidRPr="00000000">
        <w:rPr>
          <w:color w:val="000000"/>
          <w:rtl w:val="0"/>
        </w:rPr>
        <w:t xml:space="preserve">Gateway</w:t>
      </w:r>
      <w:r w:rsidDel="00000000" w:rsidR="00000000" w:rsidRPr="00000000">
        <w:rPr>
          <w:rtl w:val="0"/>
        </w:rPr>
        <w:t xml:space="preserve">, it contains only the identifier of the sending </w:t>
      </w:r>
      <w:r w:rsidDel="00000000" w:rsidR="00000000" w:rsidRPr="00000000">
        <w:rPr>
          <w:color w:val="000000"/>
          <w:rtl w:val="0"/>
        </w:rPr>
        <w:t xml:space="preserve">Gateway</w:t>
      </w:r>
      <w:r w:rsidDel="00000000" w:rsidR="00000000" w:rsidRPr="00000000">
        <w:rPr>
          <w:rtl w:val="0"/>
        </w:rPr>
        <w:t xml:space="preserve">; otherwise, if sent by a client, it also includes the Network Address of the </w:t>
      </w:r>
      <w:r w:rsidDel="00000000" w:rsidR="00000000" w:rsidRPr="00000000">
        <w:rPr>
          <w:color w:val="000000"/>
          <w:rtl w:val="0"/>
        </w:rPr>
        <w:t xml:space="preserve">Gateway</w:t>
      </w:r>
      <w:r w:rsidDel="00000000" w:rsidR="00000000" w:rsidRPr="00000000">
        <w:rPr>
          <w:rtl w:val="0"/>
        </w:rPr>
        <w:t xml:space="preserve">.</w:t>
      </w:r>
    </w:p>
    <w:p w:rsidR="00000000" w:rsidDel="00000000" w:rsidP="00000000" w:rsidRDefault="00000000" w:rsidRPr="00000000" w14:paraId="00000887">
      <w:pPr>
        <w:ind w:left="720" w:firstLine="0"/>
        <w:rPr>
          <w:shd w:fill="fff2cc" w:val="clear"/>
        </w:rPr>
      </w:pPr>
      <w:r w:rsidDel="00000000" w:rsidR="00000000" w:rsidRPr="00000000">
        <w:rPr>
          <w:b w:val="1"/>
          <w:shd w:fill="fff2cc" w:val="clear"/>
          <w:rtl w:val="0"/>
        </w:rPr>
        <w:t xml:space="preserve">Informative comment</w:t>
      </w:r>
      <w:r w:rsidDel="00000000" w:rsidR="00000000" w:rsidRPr="00000000">
        <w:rPr>
          <w:rtl w:val="0"/>
        </w:rPr>
      </w:r>
    </w:p>
    <w:p w:rsidR="00000000" w:rsidDel="00000000" w:rsidP="00000000" w:rsidRDefault="00000000" w:rsidRPr="00000000" w14:paraId="00000888">
      <w:pPr>
        <w:ind w:left="720" w:firstLine="0"/>
        <w:rPr>
          <w:shd w:fill="fff2cc" w:val="clear"/>
        </w:rPr>
      </w:pPr>
      <w:r w:rsidDel="00000000" w:rsidR="00000000" w:rsidRPr="00000000">
        <w:rPr>
          <w:shd w:fill="fff2cc" w:val="clear"/>
          <w:rtl w:val="0"/>
        </w:rPr>
        <w:t xml:space="preserve">If the Transport Layer supports multicast, like UDP/IP, the GWINFO packet can be sent using a multicast address as destination.</w:t>
      </w:r>
    </w:p>
    <w:p w:rsidR="00000000" w:rsidDel="00000000" w:rsidP="00000000" w:rsidRDefault="00000000" w:rsidRPr="00000000" w14:paraId="00000889">
      <w:pPr>
        <w:pStyle w:val="Heading4"/>
        <w:ind w:left="0" w:firstLine="0"/>
        <w:rPr/>
      </w:pPr>
      <w:bookmarkStart w:colFirst="0" w:colLast="0" w:name="_heading=h.25b2l0r" w:id="263"/>
      <w:bookmarkEnd w:id="263"/>
      <w:r w:rsidDel="00000000" w:rsidR="00000000" w:rsidRPr="00000000">
        <w:rPr>
          <w:rtl w:val="0"/>
        </w:rPr>
        <w:t xml:space="preserve">3.20.3.1 GWINFO Header</w:t>
      </w:r>
    </w:p>
    <w:p w:rsidR="00000000" w:rsidDel="00000000" w:rsidP="00000000" w:rsidRDefault="00000000" w:rsidRPr="00000000" w14:paraId="0000088A">
      <w:pPr>
        <w:spacing w:after="174" w:before="0" w:line="248.00000000000006" w:lineRule="auto"/>
        <w:rPr/>
      </w:pPr>
      <w:r w:rsidDel="00000000" w:rsidR="00000000" w:rsidRPr="00000000">
        <w:rPr>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tl w:val="0"/>
        </w:rPr>
        <w:t xml:space="preserve"> for a detailed description.</w:t>
      </w:r>
    </w:p>
    <w:p w:rsidR="00000000" w:rsidDel="00000000" w:rsidP="00000000" w:rsidRDefault="00000000" w:rsidRPr="00000000" w14:paraId="0000088B">
      <w:pPr>
        <w:pStyle w:val="Heading4"/>
        <w:ind w:left="0" w:firstLine="0"/>
        <w:rPr/>
      </w:pPr>
      <w:bookmarkStart w:colFirst="0" w:colLast="0" w:name="_heading=h.kgcv8k" w:id="264"/>
      <w:bookmarkEnd w:id="264"/>
      <w:r w:rsidDel="00000000" w:rsidR="00000000" w:rsidRPr="00000000">
        <w:rPr>
          <w:rtl w:val="0"/>
        </w:rPr>
        <w:t xml:space="preserve">3.20.3.2 Gateway Identifier</w:t>
      </w:r>
    </w:p>
    <w:p w:rsidR="00000000" w:rsidDel="00000000" w:rsidP="00000000" w:rsidRDefault="00000000" w:rsidRPr="00000000" w14:paraId="0000088C">
      <w:pPr>
        <w:ind w:left="-5" w:firstLine="0"/>
        <w:rPr/>
      </w:pPr>
      <w:r w:rsidDel="00000000" w:rsidR="00000000" w:rsidRPr="00000000">
        <w:rPr>
          <w:rtl w:val="0"/>
        </w:rPr>
        <w:t xml:space="preserve">The </w:t>
      </w:r>
      <w:r w:rsidDel="00000000" w:rsidR="00000000" w:rsidRPr="00000000">
        <w:rPr>
          <w:i w:val="1"/>
          <w:rtl w:val="0"/>
        </w:rPr>
        <w:t xml:space="preserve">Gateway Identifier </w:t>
      </w:r>
      <w:r w:rsidDel="00000000" w:rsidR="00000000" w:rsidRPr="00000000">
        <w:rPr>
          <w:rtl w:val="0"/>
        </w:rPr>
        <w:t xml:space="preserve">field is </w:t>
      </w:r>
      <w:r w:rsidDel="00000000" w:rsidR="00000000" w:rsidRPr="00000000">
        <w:rPr>
          <w:rtl w:val="0"/>
        </w:rPr>
        <w:t xml:space="preserve">1-byte long</w:t>
      </w:r>
      <w:r w:rsidDel="00000000" w:rsidR="00000000" w:rsidRPr="00000000">
        <w:rPr>
          <w:rtl w:val="0"/>
        </w:rPr>
        <w:t xml:space="preserve"> and uniquely identifies a </w:t>
      </w:r>
      <w:r w:rsidDel="00000000" w:rsidR="00000000" w:rsidRPr="00000000">
        <w:rPr>
          <w:color w:val="000000"/>
          <w:rtl w:val="0"/>
        </w:rPr>
        <w:t xml:space="preserve">Gateway </w:t>
      </w:r>
      <w:r w:rsidDel="00000000" w:rsidR="00000000" w:rsidRPr="00000000">
        <w:rPr>
          <w:rtl w:val="0"/>
        </w:rPr>
        <w:t xml:space="preserve">in the network.</w:t>
      </w:r>
    </w:p>
    <w:p w:rsidR="00000000" w:rsidDel="00000000" w:rsidP="00000000" w:rsidRDefault="00000000" w:rsidRPr="00000000" w14:paraId="0000088D">
      <w:pPr>
        <w:pStyle w:val="Heading4"/>
        <w:ind w:left="0" w:firstLine="0"/>
        <w:rPr/>
      </w:pPr>
      <w:bookmarkStart w:colFirst="0" w:colLast="0" w:name="_heading=h.34g0dwd" w:id="265"/>
      <w:bookmarkEnd w:id="265"/>
      <w:r w:rsidDel="00000000" w:rsidR="00000000" w:rsidRPr="00000000">
        <w:rPr>
          <w:rtl w:val="0"/>
        </w:rPr>
        <w:t xml:space="preserve">3.20.3.3 Gateway Address</w:t>
      </w:r>
    </w:p>
    <w:p w:rsidR="00000000" w:rsidDel="00000000" w:rsidP="00000000" w:rsidRDefault="00000000" w:rsidRPr="00000000" w14:paraId="0000088E">
      <w:pPr>
        <w:spacing w:after="101" w:before="0" w:line="248.00000000000006" w:lineRule="auto"/>
        <w:rPr/>
      </w:pPr>
      <w:r w:rsidDel="00000000" w:rsidR="00000000" w:rsidRPr="00000000">
        <w:rPr>
          <w:rtl w:val="0"/>
        </w:rPr>
        <w:t xml:space="preserve">The </w:t>
      </w:r>
      <w:r w:rsidDel="00000000" w:rsidR="00000000" w:rsidRPr="00000000">
        <w:rPr>
          <w:i w:val="1"/>
          <w:rtl w:val="0"/>
        </w:rPr>
        <w:t xml:space="preserve">Gateway Address </w:t>
      </w:r>
      <w:r w:rsidDel="00000000" w:rsidR="00000000" w:rsidRPr="00000000">
        <w:rPr>
          <w:rtl w:val="0"/>
        </w:rPr>
        <w:t xml:space="preserve">field has a variable length and contains the Network Address of a Gateway. Its length depends on the type of network over which MQTT-SN operates and is specified by the Length byte. </w:t>
      </w:r>
    </w:p>
    <w:p w:rsidR="00000000" w:rsidDel="00000000" w:rsidP="00000000" w:rsidRDefault="00000000" w:rsidRPr="00000000" w14:paraId="0000088F">
      <w:pPr>
        <w:rPr/>
      </w:pPr>
      <w:r w:rsidDel="00000000" w:rsidR="00000000" w:rsidRPr="00000000">
        <w:rPr>
          <w:rtl w:val="0"/>
        </w:rPr>
        <w:t xml:space="preserve">This field is optional - its existence or absence is inferred from the Packet length. It is only included if the Packet is sent by a Client.</w:t>
      </w:r>
    </w:p>
    <w:p w:rsidR="00000000" w:rsidDel="00000000" w:rsidP="00000000" w:rsidRDefault="00000000" w:rsidRPr="00000000" w14:paraId="00000890">
      <w:pPr>
        <w:spacing w:line="276" w:lineRule="auto"/>
        <w:ind w:left="0" w:firstLine="0"/>
        <w:rPr>
          <w:color w:val="222222"/>
        </w:rPr>
      </w:pPr>
      <w:r w:rsidDel="00000000" w:rsidR="00000000" w:rsidRPr="00000000">
        <w:rPr>
          <w:rtl w:val="0"/>
        </w:rPr>
      </w:r>
    </w:p>
    <w:p w:rsidR="00000000" w:rsidDel="00000000" w:rsidP="00000000" w:rsidRDefault="00000000" w:rsidRPr="00000000" w14:paraId="00000891">
      <w:pPr>
        <w:pStyle w:val="Heading1"/>
        <w:ind w:left="0" w:firstLine="0"/>
        <w:rPr>
          <w:rFonts w:ascii="Arial" w:cs="Arial" w:eastAsia="Arial" w:hAnsi="Arial"/>
        </w:rPr>
      </w:pPr>
      <w:bookmarkStart w:colFirst="0" w:colLast="0" w:name="_heading=h.2qk79lc" w:id="266"/>
      <w:bookmarkEnd w:id="266"/>
      <w:r w:rsidDel="00000000" w:rsidR="00000000" w:rsidRPr="00000000">
        <w:rPr>
          <w:rFonts w:ascii="Arial" w:cs="Arial" w:eastAsia="Arial" w:hAnsi="Arial"/>
          <w:rtl w:val="0"/>
        </w:rPr>
        <w:t xml:space="preserve">4 Operational behavior</w:t>
      </w:r>
    </w:p>
    <w:p w:rsidR="00000000" w:rsidDel="00000000" w:rsidP="00000000" w:rsidRDefault="00000000" w:rsidRPr="00000000" w14:paraId="00000892">
      <w:pPr>
        <w:spacing w:line="276" w:lineRule="auto"/>
        <w:ind w:left="-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An important design point of MQTT-SN is to be as close as possible to MQTT. Therefore, all protocol semantics should remain, as far as possible, the same as those defined by MQTT.</w:t>
      </w:r>
    </w:p>
    <w:p w:rsidR="00000000" w:rsidDel="00000000" w:rsidP="00000000" w:rsidRDefault="00000000" w:rsidRPr="00000000" w14:paraId="00000893">
      <w:pPr>
        <w:pStyle w:val="Heading2"/>
        <w:keepLines w:val="1"/>
        <w:spacing w:after="64" w:before="0" w:line="259" w:lineRule="auto"/>
        <w:ind w:left="0" w:firstLine="0"/>
        <w:rPr>
          <w:rFonts w:ascii="Arial" w:cs="Arial" w:eastAsia="Arial" w:hAnsi="Arial"/>
        </w:rPr>
      </w:pPr>
      <w:bookmarkStart w:colFirst="0" w:colLast="0" w:name="_heading=h.21od6so" w:id="267"/>
      <w:bookmarkEnd w:id="267"/>
      <w:r w:rsidDel="00000000" w:rsidR="00000000" w:rsidRPr="00000000">
        <w:rPr>
          <w:rFonts w:ascii="Arial" w:cs="Arial" w:eastAsia="Arial" w:hAnsi="Arial"/>
          <w:rtl w:val="0"/>
        </w:rPr>
        <w:t xml:space="preserve">4.1 </w:t>
      </w:r>
      <w:r w:rsidDel="00000000" w:rsidR="00000000" w:rsidRPr="00000000">
        <w:rPr>
          <w:rFonts w:ascii="Arial" w:cs="Arial" w:eastAsia="Arial" w:hAnsi="Arial"/>
          <w:rtl w:val="0"/>
        </w:rPr>
        <w:t xml:space="preserve">Session state</w:t>
      </w:r>
      <w:r w:rsidDel="00000000" w:rsidR="00000000" w:rsidRPr="00000000">
        <w:rPr>
          <w:rtl w:val="0"/>
        </w:rPr>
      </w:r>
    </w:p>
    <w:p w:rsidR="00000000" w:rsidDel="00000000" w:rsidP="00000000" w:rsidRDefault="00000000" w:rsidRPr="00000000" w14:paraId="00000894">
      <w:pPr>
        <w:spacing w:after="240" w:before="0" w:line="276" w:lineRule="auto"/>
        <w:ind w:left="0" w:right="0" w:firstLine="0"/>
        <w:rPr>
          <w:sz w:val="22"/>
          <w:szCs w:val="22"/>
        </w:rPr>
      </w:pPr>
      <w:r w:rsidDel="00000000" w:rsidR="00000000" w:rsidRPr="00000000">
        <w:rPr>
          <w:sz w:val="22"/>
          <w:szCs w:val="22"/>
          <w:rtl w:val="0"/>
        </w:rPr>
        <w:t xml:space="preserve">In order to implement QoS 1 and QoS 2 protocol flows the Client and Server need to associate state with the Client Identifier, this is referred to as the Session State. The Server also stores the subscriptions as part of the Session State.</w:t>
      </w:r>
    </w:p>
    <w:p w:rsidR="00000000" w:rsidDel="00000000" w:rsidP="00000000" w:rsidRDefault="00000000" w:rsidRPr="00000000" w14:paraId="00000895">
      <w:pPr>
        <w:spacing w:after="240" w:before="240" w:line="276" w:lineRule="auto"/>
        <w:ind w:left="0" w:right="0" w:firstLine="0"/>
        <w:rPr>
          <w:sz w:val="22"/>
          <w:szCs w:val="22"/>
        </w:rPr>
      </w:pPr>
      <w:r w:rsidDel="00000000" w:rsidR="00000000" w:rsidRPr="00000000">
        <w:rPr>
          <w:sz w:val="22"/>
          <w:szCs w:val="22"/>
          <w:rtl w:val="0"/>
        </w:rPr>
        <w:t xml:space="preserve">The Session can continue across a sequence of Virtual Connections. It lasts as long as the latest Virtual Connection plus the Session Expiry Interval.</w:t>
      </w:r>
    </w:p>
    <w:p w:rsidR="00000000" w:rsidDel="00000000" w:rsidP="00000000" w:rsidRDefault="00000000" w:rsidRPr="00000000" w14:paraId="00000896">
      <w:pPr>
        <w:spacing w:after="240" w:before="240" w:line="276" w:lineRule="auto"/>
        <w:ind w:left="0" w:right="0" w:firstLine="0"/>
        <w:rPr>
          <w:sz w:val="22"/>
          <w:szCs w:val="22"/>
        </w:rPr>
      </w:pPr>
      <w:r w:rsidDel="00000000" w:rsidR="00000000" w:rsidRPr="00000000">
        <w:rPr>
          <w:sz w:val="22"/>
          <w:szCs w:val="22"/>
          <w:rtl w:val="0"/>
        </w:rPr>
        <w:t xml:space="preserve">The Session State in the Client consists of:</w:t>
      </w:r>
      <w:r w:rsidDel="00000000" w:rsidR="00000000" w:rsidRPr="00000000">
        <w:rPr>
          <w:rtl w:val="0"/>
        </w:rPr>
      </w:r>
    </w:p>
    <w:p w:rsidR="00000000" w:rsidDel="00000000" w:rsidP="00000000" w:rsidRDefault="00000000" w:rsidRPr="00000000" w14:paraId="00000897">
      <w:pPr>
        <w:numPr>
          <w:ilvl w:val="0"/>
          <w:numId w:val="66"/>
        </w:numPr>
        <w:spacing w:after="0" w:afterAutospacing="0" w:before="240" w:line="276" w:lineRule="auto"/>
        <w:ind w:left="720" w:right="0" w:hanging="360"/>
        <w:rPr>
          <w:sz w:val="22"/>
          <w:szCs w:val="22"/>
        </w:rPr>
      </w:pPr>
      <w:r w:rsidDel="00000000" w:rsidR="00000000" w:rsidRPr="00000000">
        <w:rPr>
          <w:sz w:val="22"/>
          <w:szCs w:val="22"/>
          <w:rtl w:val="0"/>
        </w:rPr>
        <w:t xml:space="preserve">QoS 1 and QoS 2 PUBLISH Packets which have been sent to the Server, but have not been completely acknowledged.</w:t>
      </w:r>
    </w:p>
    <w:p w:rsidR="00000000" w:rsidDel="00000000" w:rsidP="00000000" w:rsidRDefault="00000000" w:rsidRPr="00000000" w14:paraId="00000898">
      <w:pPr>
        <w:numPr>
          <w:ilvl w:val="0"/>
          <w:numId w:val="66"/>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QoS 2 PUBLISH Packets which have been received from the Server, but have not been </w:t>
      </w:r>
      <w:r w:rsidDel="00000000" w:rsidR="00000000" w:rsidRPr="00000000">
        <w:rPr>
          <w:sz w:val="22"/>
          <w:szCs w:val="22"/>
          <w:rtl w:val="0"/>
        </w:rPr>
        <w:t xml:space="preserve">completely </w:t>
      </w:r>
      <w:r w:rsidDel="00000000" w:rsidR="00000000" w:rsidRPr="00000000">
        <w:rPr>
          <w:sz w:val="22"/>
          <w:szCs w:val="22"/>
          <w:rtl w:val="0"/>
        </w:rPr>
        <w:t xml:space="preserve">acknowledged.</w:t>
      </w:r>
    </w:p>
    <w:p w:rsidR="00000000" w:rsidDel="00000000" w:rsidP="00000000" w:rsidRDefault="00000000" w:rsidRPr="00000000" w14:paraId="00000899">
      <w:pPr>
        <w:numPr>
          <w:ilvl w:val="0"/>
          <w:numId w:val="66"/>
        </w:numPr>
        <w:spacing w:after="240" w:before="0" w:beforeAutospacing="0" w:line="276" w:lineRule="auto"/>
        <w:ind w:left="720" w:right="0" w:hanging="360"/>
        <w:rPr>
          <w:sz w:val="22"/>
          <w:szCs w:val="22"/>
        </w:rPr>
      </w:pPr>
      <w:r w:rsidDel="00000000" w:rsidR="00000000" w:rsidRPr="00000000">
        <w:rPr>
          <w:sz w:val="22"/>
          <w:szCs w:val="22"/>
          <w:rtl w:val="0"/>
        </w:rPr>
        <w:t xml:space="preserve">Session Topic Alias mappings.</w:t>
      </w:r>
    </w:p>
    <w:p w:rsidR="00000000" w:rsidDel="00000000" w:rsidP="00000000" w:rsidRDefault="00000000" w:rsidRPr="00000000" w14:paraId="0000089A">
      <w:pPr>
        <w:spacing w:after="240" w:before="240" w:line="276" w:lineRule="auto"/>
        <w:ind w:left="0" w:right="0" w:firstLine="0"/>
        <w:rPr>
          <w:sz w:val="22"/>
          <w:szCs w:val="22"/>
        </w:rPr>
      </w:pPr>
      <w:r w:rsidDel="00000000" w:rsidR="00000000" w:rsidRPr="00000000">
        <w:rPr>
          <w:sz w:val="22"/>
          <w:szCs w:val="22"/>
          <w:rtl w:val="0"/>
        </w:rPr>
        <w:t xml:space="preserve">The Session State in the Server consists of:</w:t>
      </w:r>
      <w:r w:rsidDel="00000000" w:rsidR="00000000" w:rsidRPr="00000000">
        <w:rPr>
          <w:rtl w:val="0"/>
        </w:rPr>
      </w:r>
    </w:p>
    <w:p w:rsidR="00000000" w:rsidDel="00000000" w:rsidP="00000000" w:rsidRDefault="00000000" w:rsidRPr="00000000" w14:paraId="0000089B">
      <w:pPr>
        <w:numPr>
          <w:ilvl w:val="0"/>
          <w:numId w:val="2"/>
        </w:numPr>
        <w:spacing w:after="0" w:afterAutospacing="0" w:before="240" w:line="276" w:lineRule="auto"/>
        <w:ind w:left="720" w:right="0" w:hanging="360"/>
        <w:rPr>
          <w:sz w:val="22"/>
          <w:szCs w:val="22"/>
        </w:rPr>
      </w:pPr>
      <w:r w:rsidDel="00000000" w:rsidR="00000000" w:rsidRPr="00000000">
        <w:rPr>
          <w:sz w:val="22"/>
          <w:szCs w:val="22"/>
          <w:rtl w:val="0"/>
        </w:rPr>
        <w:t xml:space="preserve">The existence of a Session, even if the rest of the Session State is empty.</w:t>
      </w:r>
    </w:p>
    <w:p w:rsidR="00000000" w:rsidDel="00000000" w:rsidP="00000000" w:rsidRDefault="00000000" w:rsidRPr="00000000" w14:paraId="0000089C">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The Client’s subscriptions.</w:t>
      </w:r>
    </w:p>
    <w:p w:rsidR="00000000" w:rsidDel="00000000" w:rsidP="00000000" w:rsidRDefault="00000000" w:rsidRPr="00000000" w14:paraId="0000089D">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QoS 1 and QoS 2 PUBLISH Packets which have been sent to the Client, but have not been completely acknowledged.</w:t>
      </w:r>
    </w:p>
    <w:p w:rsidR="00000000" w:rsidDel="00000000" w:rsidP="00000000" w:rsidRDefault="00000000" w:rsidRPr="00000000" w14:paraId="0000089E">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QoS 1 and QoS 2 PUBLISH Packets pending transmission to the Client and OPTIONALLY QoS 0 PUBLISH Packets pending transmission to the Client.</w:t>
      </w:r>
    </w:p>
    <w:p w:rsidR="00000000" w:rsidDel="00000000" w:rsidP="00000000" w:rsidRDefault="00000000" w:rsidRPr="00000000" w14:paraId="0000089F">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QoS 2 PUBLISH Packets which have been received from the Client, but have not been completely acknowledged.</w:t>
      </w:r>
    </w:p>
    <w:p w:rsidR="00000000" w:rsidDel="00000000" w:rsidP="00000000" w:rsidRDefault="00000000" w:rsidRPr="00000000" w14:paraId="000008A0">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The Will </w:t>
      </w:r>
      <w:r w:rsidDel="00000000" w:rsidR="00000000" w:rsidRPr="00000000">
        <w:rPr>
          <w:sz w:val="22"/>
          <w:szCs w:val="22"/>
          <w:rtl w:val="0"/>
        </w:rPr>
        <w:t xml:space="preserve">Message and associated Will data.</w:t>
      </w:r>
    </w:p>
    <w:p w:rsidR="00000000" w:rsidDel="00000000" w:rsidP="00000000" w:rsidRDefault="00000000" w:rsidRPr="00000000" w14:paraId="000008A1">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If the Session is currently not connected, the time at which the Session will end and Session State will be discarded.</w:t>
      </w:r>
    </w:p>
    <w:p w:rsidR="00000000" w:rsidDel="00000000" w:rsidP="00000000" w:rsidRDefault="00000000" w:rsidRPr="00000000" w14:paraId="000008A2">
      <w:pPr>
        <w:numPr>
          <w:ilvl w:val="0"/>
          <w:numId w:val="2"/>
        </w:numPr>
        <w:spacing w:after="240" w:before="0" w:beforeAutospacing="0" w:line="276" w:lineRule="auto"/>
        <w:ind w:left="720" w:right="0" w:hanging="360"/>
        <w:rPr>
          <w:sz w:val="22"/>
          <w:szCs w:val="22"/>
        </w:rPr>
      </w:pPr>
      <w:r w:rsidDel="00000000" w:rsidR="00000000" w:rsidRPr="00000000">
        <w:rPr>
          <w:sz w:val="22"/>
          <w:szCs w:val="22"/>
          <w:rtl w:val="0"/>
        </w:rPr>
        <w:t xml:space="preserve">Session Topic Alias mappings.</w:t>
      </w:r>
    </w:p>
    <w:p w:rsidR="00000000" w:rsidDel="00000000" w:rsidP="00000000" w:rsidRDefault="00000000" w:rsidRPr="00000000" w14:paraId="000008A3">
      <w:pPr>
        <w:spacing w:after="240" w:before="240" w:line="276" w:lineRule="auto"/>
        <w:ind w:left="0" w:right="0" w:firstLine="0"/>
        <w:rPr>
          <w:sz w:val="22"/>
          <w:szCs w:val="22"/>
        </w:rPr>
      </w:pPr>
      <w:r w:rsidDel="00000000" w:rsidR="00000000" w:rsidRPr="00000000">
        <w:rPr>
          <w:sz w:val="22"/>
          <w:szCs w:val="22"/>
          <w:rtl w:val="0"/>
        </w:rPr>
        <w:t xml:space="preserve">Retained messages do not form part of the Session State in the Server, they are not deleted as a result of a Session ending.</w:t>
      </w:r>
    </w:p>
    <w:p w:rsidR="00000000" w:rsidDel="00000000" w:rsidP="00000000" w:rsidRDefault="00000000" w:rsidRPr="00000000" w14:paraId="000008A4">
      <w:pPr>
        <w:pStyle w:val="Heading3"/>
        <w:keepNext w:val="0"/>
        <w:pBdr>
          <w:top w:color="auto" w:space="0" w:sz="0" w:val="none"/>
        </w:pBdr>
        <w:spacing w:after="80" w:before="280" w:lineRule="auto"/>
        <w:ind w:left="0" w:right="0" w:firstLine="0"/>
        <w:rPr/>
      </w:pPr>
      <w:bookmarkStart w:colFirst="0" w:colLast="0" w:name="_heading=h.nasxg3iedd75" w:id="268"/>
      <w:bookmarkEnd w:id="268"/>
      <w:r w:rsidDel="00000000" w:rsidR="00000000" w:rsidRPr="00000000">
        <w:rPr>
          <w:rtl w:val="0"/>
        </w:rPr>
        <w:t xml:space="preserve">4.1.1 Storing Session State</w:t>
      </w:r>
    </w:p>
    <w:p w:rsidR="00000000" w:rsidDel="00000000" w:rsidP="00000000" w:rsidRDefault="00000000" w:rsidRPr="00000000" w14:paraId="000008A5">
      <w:pPr>
        <w:spacing w:after="240" w:before="240" w:line="276" w:lineRule="auto"/>
        <w:ind w:left="0" w:right="0" w:firstLine="0"/>
        <w:rPr>
          <w:sz w:val="22"/>
          <w:szCs w:val="22"/>
        </w:rPr>
      </w:pPr>
      <w:r w:rsidDel="00000000" w:rsidR="00000000" w:rsidRPr="00000000">
        <w:rPr>
          <w:sz w:val="22"/>
          <w:szCs w:val="22"/>
          <w:highlight w:val="yellow"/>
          <w:rtl w:val="0"/>
        </w:rPr>
        <w:t xml:space="preserve">The Server </w:t>
      </w:r>
      <w:r w:rsidDel="00000000" w:rsidR="00000000" w:rsidRPr="00000000">
        <w:rPr>
          <w:sz w:val="22"/>
          <w:szCs w:val="22"/>
          <w:highlight w:val="yellow"/>
          <w:rtl w:val="0"/>
        </w:rPr>
        <w:t xml:space="preserve">MUST NOT discard</w:t>
      </w:r>
      <w:r w:rsidDel="00000000" w:rsidR="00000000" w:rsidRPr="00000000">
        <w:rPr>
          <w:sz w:val="22"/>
          <w:szCs w:val="22"/>
          <w:highlight w:val="yellow"/>
          <w:rtl w:val="0"/>
        </w:rPr>
        <w:t xml:space="preserve"> the Session State while the Virtual Connection exists</w:t>
      </w:r>
      <w:r w:rsidDel="00000000" w:rsidR="00000000" w:rsidRPr="00000000">
        <w:rPr>
          <w:sz w:val="22"/>
          <w:szCs w:val="22"/>
          <w:rtl w:val="0"/>
        </w:rPr>
        <w:t xml:space="preserve"> </w:t>
      </w:r>
      <w:r w:rsidDel="00000000" w:rsidR="00000000" w:rsidRPr="00000000">
        <w:rPr>
          <w:color w:val="ff0000"/>
          <w:sz w:val="22"/>
          <w:szCs w:val="22"/>
          <w:rtl w:val="0"/>
        </w:rPr>
        <w:t xml:space="preserve">[MQTT-SN-4.1.1-1]</w:t>
      </w:r>
      <w:r w:rsidDel="00000000" w:rsidR="00000000" w:rsidRPr="00000000">
        <w:rPr>
          <w:sz w:val="22"/>
          <w:szCs w:val="22"/>
          <w:rtl w:val="0"/>
        </w:rPr>
        <w:t xml:space="preserve">. </w:t>
      </w:r>
    </w:p>
    <w:p w:rsidR="00000000" w:rsidDel="00000000" w:rsidP="00000000" w:rsidRDefault="00000000" w:rsidRPr="00000000" w14:paraId="000008A6">
      <w:pPr>
        <w:spacing w:after="240" w:before="240" w:line="276" w:lineRule="auto"/>
        <w:ind w:left="0" w:right="0" w:firstLine="0"/>
        <w:rPr>
          <w:sz w:val="22"/>
          <w:szCs w:val="22"/>
          <w:highlight w:val="yellow"/>
        </w:rPr>
      </w:pPr>
      <w:r w:rsidDel="00000000" w:rsidR="00000000" w:rsidRPr="00000000">
        <w:rPr>
          <w:sz w:val="22"/>
          <w:szCs w:val="22"/>
          <w:highlight w:val="yellow"/>
          <w:rtl w:val="0"/>
        </w:rPr>
        <w:t xml:space="preserve">The Client </w:t>
      </w:r>
      <w:r w:rsidDel="00000000" w:rsidR="00000000" w:rsidRPr="00000000">
        <w:rPr>
          <w:sz w:val="22"/>
          <w:szCs w:val="22"/>
          <w:highlight w:val="yellow"/>
          <w:rtl w:val="0"/>
        </w:rPr>
        <w:t xml:space="preserve">MUST NOT discard</w:t>
      </w:r>
      <w:r w:rsidDel="00000000" w:rsidR="00000000" w:rsidRPr="00000000">
        <w:rPr>
          <w:sz w:val="22"/>
          <w:szCs w:val="22"/>
          <w:highlight w:val="yellow"/>
          <w:rtl w:val="0"/>
        </w:rPr>
        <w:t xml:space="preserve"> the Session State while the Virtual Connection exists</w:t>
      </w:r>
      <w:r w:rsidDel="00000000" w:rsidR="00000000" w:rsidRPr="00000000">
        <w:rPr>
          <w:sz w:val="22"/>
          <w:szCs w:val="22"/>
          <w:rtl w:val="0"/>
        </w:rPr>
        <w:t xml:space="preserve"> </w:t>
      </w:r>
      <w:r w:rsidDel="00000000" w:rsidR="00000000" w:rsidRPr="00000000">
        <w:rPr>
          <w:color w:val="ff0000"/>
          <w:sz w:val="22"/>
          <w:szCs w:val="22"/>
          <w:rtl w:val="0"/>
        </w:rPr>
        <w:t xml:space="preserve">[MQTT-SN-4.1.1-2]</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8A7">
      <w:pPr>
        <w:spacing w:after="240" w:before="240" w:line="276" w:lineRule="auto"/>
        <w:ind w:left="0" w:right="0" w:firstLine="0"/>
        <w:rPr>
          <w:sz w:val="22"/>
          <w:szCs w:val="22"/>
        </w:rPr>
      </w:pPr>
      <w:r w:rsidDel="00000000" w:rsidR="00000000" w:rsidRPr="00000000">
        <w:rPr>
          <w:sz w:val="22"/>
          <w:szCs w:val="22"/>
          <w:highlight w:val="yellow"/>
          <w:rtl w:val="0"/>
        </w:rPr>
        <w:t xml:space="preserve">The Server MUST discard the Session State when the Virtual Connection is deleted</w:t>
      </w:r>
      <w:r w:rsidDel="00000000" w:rsidR="00000000" w:rsidRPr="00000000">
        <w:rPr>
          <w:sz w:val="22"/>
          <w:szCs w:val="22"/>
          <w:highlight w:val="yellow"/>
          <w:rtl w:val="0"/>
        </w:rPr>
        <w:t xml:space="preserve"> </w:t>
      </w:r>
      <w:r w:rsidDel="00000000" w:rsidR="00000000" w:rsidRPr="00000000">
        <w:rPr>
          <w:sz w:val="22"/>
          <w:szCs w:val="22"/>
          <w:highlight w:val="yellow"/>
          <w:rtl w:val="0"/>
        </w:rPr>
        <w:t xml:space="preserve">and </w:t>
      </w:r>
      <w:r w:rsidDel="00000000" w:rsidR="00000000" w:rsidRPr="00000000">
        <w:rPr>
          <w:sz w:val="22"/>
          <w:szCs w:val="22"/>
          <w:highlight w:val="yellow"/>
          <w:rtl w:val="0"/>
        </w:rPr>
        <w:t xml:space="preserve">the Session Expiry Interval has passed</w:t>
      </w:r>
      <w:r w:rsidDel="00000000" w:rsidR="00000000" w:rsidRPr="00000000">
        <w:rPr>
          <w:sz w:val="22"/>
          <w:szCs w:val="22"/>
          <w:rtl w:val="0"/>
        </w:rPr>
        <w:t xml:space="preserve"> </w:t>
      </w:r>
      <w:r w:rsidDel="00000000" w:rsidR="00000000" w:rsidRPr="00000000">
        <w:rPr>
          <w:color w:val="ff0000"/>
          <w:sz w:val="22"/>
          <w:szCs w:val="22"/>
          <w:rtl w:val="0"/>
        </w:rPr>
        <w:t xml:space="preserve">[MQTT-SN-4.1.1-3]</w:t>
      </w:r>
      <w:r w:rsidDel="00000000" w:rsidR="00000000" w:rsidRPr="00000000">
        <w:rPr>
          <w:sz w:val="22"/>
          <w:szCs w:val="22"/>
          <w:rtl w:val="0"/>
        </w:rPr>
        <w:t xml:space="preserve">. A Session Expiry Interval of 0xFFFFFFFF is an infinite amount of time, so never passes.</w:t>
      </w:r>
    </w:p>
    <w:p w:rsidR="00000000" w:rsidDel="00000000" w:rsidP="00000000" w:rsidRDefault="00000000" w:rsidRPr="00000000" w14:paraId="000008A8">
      <w:pPr>
        <w:spacing w:after="0" w:before="240" w:line="276" w:lineRule="auto"/>
        <w:ind w:left="0" w:right="0" w:firstLine="0"/>
        <w:rPr>
          <w:b w:val="1"/>
          <w:sz w:val="22"/>
          <w:szCs w:val="22"/>
        </w:rPr>
      </w:pPr>
      <w:r w:rsidDel="00000000" w:rsidR="00000000" w:rsidRPr="00000000">
        <w:rPr>
          <w:sz w:val="22"/>
          <w:szCs w:val="22"/>
          <w:rtl w:val="0"/>
        </w:rPr>
        <w:t xml:space="preserve"> </w:t>
        <w:tab/>
      </w:r>
      <w:r w:rsidDel="00000000" w:rsidR="00000000" w:rsidRPr="00000000">
        <w:rPr>
          <w:b w:val="1"/>
          <w:sz w:val="22"/>
          <w:szCs w:val="22"/>
          <w:rtl w:val="0"/>
        </w:rPr>
        <w:t xml:space="preserve">Informative comment</w:t>
      </w:r>
    </w:p>
    <w:p w:rsidR="00000000" w:rsidDel="00000000" w:rsidP="00000000" w:rsidRDefault="00000000" w:rsidRPr="00000000" w14:paraId="000008A9">
      <w:pPr>
        <w:spacing w:after="240" w:before="0" w:line="276" w:lineRule="auto"/>
        <w:ind w:left="720" w:right="0" w:firstLine="0"/>
        <w:rPr>
          <w:sz w:val="22"/>
          <w:szCs w:val="22"/>
        </w:rPr>
      </w:pPr>
      <w:r w:rsidDel="00000000" w:rsidR="00000000" w:rsidRPr="00000000">
        <w:rPr>
          <w:sz w:val="22"/>
          <w:szCs w:val="22"/>
          <w:rtl w:val="0"/>
        </w:rPr>
        <w:t xml:space="preserve">The storage capabilities of Client and Server implementations will of course have limits in terms of capacity and may be subject to administrative policies. Stored Session State can be discarded as a result of an administrator action, including an automated response to defined conditions. This has the effect of terminating the Session. These actions might be prompted by resource constraints or for other operational reasons. It is possible that hardware or software failures may result in loss or corruption of Session State stored by the Client or Server. It is prudent to evaluate the storage capabilities of the Client and Server to ensure that they are sufficient.</w:t>
      </w:r>
    </w:p>
    <w:p w:rsidR="00000000" w:rsidDel="00000000" w:rsidP="00000000" w:rsidRDefault="00000000" w:rsidRPr="00000000" w14:paraId="000008AA">
      <w:pPr>
        <w:pStyle w:val="Heading3"/>
        <w:keepLines w:val="1"/>
        <w:spacing w:after="64" w:before="0" w:line="259" w:lineRule="auto"/>
        <w:ind w:left="0" w:firstLine="0"/>
        <w:rPr/>
      </w:pPr>
      <w:bookmarkStart w:colFirst="0" w:colLast="0" w:name="_heading=h.434ayfz" w:id="269"/>
      <w:bookmarkEnd w:id="269"/>
      <w:r w:rsidDel="00000000" w:rsidR="00000000" w:rsidRPr="00000000">
        <w:rPr>
          <w:rtl w:val="0"/>
        </w:rPr>
        <w:t xml:space="preserve">4.1.2 Session Establishment</w:t>
      </w:r>
    </w:p>
    <w:p w:rsidR="00000000" w:rsidDel="00000000" w:rsidP="00000000" w:rsidRDefault="00000000" w:rsidRPr="00000000" w14:paraId="000008AB">
      <w:pPr>
        <w:spacing w:after="0" w:line="276" w:lineRule="auto"/>
        <w:ind w:left="-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An MQTT-SN Client needs to create a session on the server, unless it is only publishing using PUBWOS packets. The procedure for setting up a session with a server is illustrated in figures 4-1 and 4-2. </w:t>
      </w:r>
    </w:p>
    <w:p w:rsidR="00000000" w:rsidDel="00000000" w:rsidP="00000000" w:rsidRDefault="00000000" w:rsidRPr="00000000" w14:paraId="000008A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CONNECT packet contains flags to communicate to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that authentication interactions, with the AUTH packet, should take place.</w:t>
      </w:r>
    </w:p>
    <w:p w:rsidR="00000000" w:rsidDel="00000000" w:rsidP="00000000" w:rsidRDefault="00000000" w:rsidRPr="00000000" w14:paraId="000008AD">
      <w:pPr>
        <w:rPr>
          <w:rFonts w:ascii="Arial" w:cs="Arial" w:eastAsia="Arial" w:hAnsi="Arial"/>
        </w:rPr>
      </w:pPr>
      <w:r w:rsidDel="00000000" w:rsidR="00000000" w:rsidRPr="00000000">
        <w:rPr>
          <w:i w:val="1"/>
          <w:sz w:val="19"/>
          <w:szCs w:val="19"/>
          <w:rtl w:val="0"/>
        </w:rPr>
        <w:t xml:space="preserve">Figure 4-1 – Connect Procedure (without Auth flag set, or no further authentication data required)</w:t>
      </w:r>
      <w:r w:rsidDel="00000000" w:rsidR="00000000" w:rsidRPr="00000000">
        <w:rPr>
          <w:rtl w:val="0"/>
        </w:rPr>
      </w:r>
    </w:p>
    <w:p w:rsidR="00000000" w:rsidDel="00000000" w:rsidP="00000000" w:rsidRDefault="00000000" w:rsidRPr="00000000" w14:paraId="000008AE">
      <w:pPr>
        <w:spacing w:after="0" w:line="246" w:lineRule="auto"/>
        <w:ind w:left="-5"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499" cy="2210419"/>
            <wp:effectExtent b="0" l="0" r="0" t="0"/>
            <wp:docPr id="39" name="image16.png"/>
            <a:graphic>
              <a:graphicData uri="http://schemas.openxmlformats.org/drawingml/2006/picture">
                <pic:pic>
                  <pic:nvPicPr>
                    <pic:cNvPr id="0" name="image16.png"/>
                    <pic:cNvPicPr preferRelativeResize="0"/>
                  </pic:nvPicPr>
                  <pic:blipFill>
                    <a:blip r:embed="rId99"/>
                    <a:srcRect b="0" l="0" r="0" t="0"/>
                    <a:stretch>
                      <a:fillRect/>
                    </a:stretch>
                  </pic:blipFill>
                  <pic:spPr>
                    <a:xfrm>
                      <a:off x="0" y="0"/>
                      <a:ext cx="3058499" cy="2210419"/>
                    </a:xfrm>
                    <a:prstGeom prst="rect"/>
                    <a:ln/>
                  </pic:spPr>
                </pic:pic>
              </a:graphicData>
            </a:graphic>
          </wp:inline>
        </w:drawing>
      </w:r>
      <w:r w:rsidDel="00000000" w:rsidR="00000000" w:rsidRPr="00000000">
        <w:rPr>
          <w:rtl w:val="0"/>
        </w:rPr>
      </w:r>
    </w:p>
    <w:p w:rsidR="00000000" w:rsidDel="00000000" w:rsidP="00000000" w:rsidRDefault="00000000" w:rsidRPr="00000000" w14:paraId="000008AF">
      <w:pPr>
        <w:rPr>
          <w:rFonts w:ascii="Arial" w:cs="Arial" w:eastAsia="Arial" w:hAnsi="Arial"/>
        </w:rPr>
      </w:pPr>
      <w:r w:rsidDel="00000000" w:rsidR="00000000" w:rsidRPr="00000000">
        <w:rPr>
          <w:i w:val="1"/>
          <w:sz w:val="19"/>
          <w:szCs w:val="19"/>
          <w:rtl w:val="0"/>
        </w:rPr>
        <w:t xml:space="preserve">Figure 4-2 – Connect Procedure (with Auth flag set and further authentication data required)</w:t>
      </w:r>
      <w:r w:rsidDel="00000000" w:rsidR="00000000" w:rsidRPr="00000000">
        <w:rPr>
          <w:rtl w:val="0"/>
        </w:rPr>
      </w:r>
    </w:p>
    <w:p w:rsidR="00000000" w:rsidDel="00000000" w:rsidP="00000000" w:rsidRDefault="00000000" w:rsidRPr="00000000" w14:paraId="000008B0">
      <w:pPr>
        <w:spacing w:after="349" w:line="265"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819" cy="2709863"/>
            <wp:effectExtent b="0" l="0" r="0" t="0"/>
            <wp:docPr id="60" name="image38.png"/>
            <a:graphic>
              <a:graphicData uri="http://schemas.openxmlformats.org/drawingml/2006/picture">
                <pic:pic>
                  <pic:nvPicPr>
                    <pic:cNvPr id="0" name="image38.png"/>
                    <pic:cNvPicPr preferRelativeResize="0"/>
                  </pic:nvPicPr>
                  <pic:blipFill>
                    <a:blip r:embed="rId100"/>
                    <a:srcRect b="0" l="0" r="0" t="0"/>
                    <a:stretch>
                      <a:fillRect/>
                    </a:stretch>
                  </pic:blipFill>
                  <pic:spPr>
                    <a:xfrm>
                      <a:off x="0" y="0"/>
                      <a:ext cx="3058819" cy="2709863"/>
                    </a:xfrm>
                    <a:prstGeom prst="rect"/>
                    <a:ln/>
                  </pic:spPr>
                </pic:pic>
              </a:graphicData>
            </a:graphic>
          </wp:inline>
        </w:drawing>
      </w:r>
      <w:r w:rsidDel="00000000" w:rsidR="00000000" w:rsidRPr="00000000">
        <w:rPr>
          <w:rtl w:val="0"/>
        </w:rPr>
      </w:r>
    </w:p>
    <w:p w:rsidR="00000000" w:rsidDel="00000000" w:rsidP="00000000" w:rsidRDefault="00000000" w:rsidRPr="00000000" w14:paraId="000008B1">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can not accept the CONNECT request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returns a CONNACK packet with the rejection Reason Code.</w:t>
      </w:r>
    </w:p>
    <w:p w:rsidR="00000000" w:rsidDel="00000000" w:rsidP="00000000" w:rsidRDefault="00000000" w:rsidRPr="00000000" w14:paraId="000008B2">
      <w:pPr>
        <w:spacing w:after="0" w:line="276" w:lineRule="auto"/>
        <w:rPr>
          <w:highlight w:val="yellow"/>
        </w:rPr>
      </w:pPr>
      <w:r w:rsidDel="00000000" w:rsidR="00000000" w:rsidRPr="00000000">
        <w:rPr>
          <w:rFonts w:ascii="Arial" w:cs="Arial" w:eastAsia="Arial" w:hAnsi="Arial"/>
          <w:sz w:val="22"/>
          <w:szCs w:val="22"/>
          <w:highlight w:val="yellow"/>
          <w:rtl w:val="0"/>
        </w:rPr>
        <w:t xml:space="preserve">If the Client provides no client identifier, the Server MUST respond with a CONNACK containing an Assigned Client Identifier</w:t>
      </w:r>
      <w:r w:rsidDel="00000000" w:rsidR="00000000" w:rsidRPr="00000000">
        <w:rPr>
          <w:highlight w:val="yellow"/>
          <w:rtl w:val="0"/>
        </w:rPr>
        <w:t xml:space="preserve"> </w:t>
      </w:r>
      <w:r w:rsidDel="00000000" w:rsidR="00000000" w:rsidRPr="00000000">
        <w:rPr>
          <w:color w:val="ff0000"/>
          <w:rtl w:val="0"/>
        </w:rPr>
        <w:t xml:space="preserve">[MQTT-SN-4.1.2-1]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8B3">
      <w:pPr>
        <w:spacing w:after="346" w:line="276" w:lineRule="auto"/>
        <w:rPr>
          <w:highlight w:val="yellow"/>
        </w:rPr>
      </w:pPr>
      <w:r w:rsidDel="00000000" w:rsidR="00000000" w:rsidRPr="00000000">
        <w:rPr>
          <w:rFonts w:ascii="Arial" w:cs="Arial" w:eastAsia="Arial" w:hAnsi="Arial"/>
          <w:sz w:val="22"/>
          <w:szCs w:val="22"/>
          <w:highlight w:val="yellow"/>
          <w:rtl w:val="0"/>
        </w:rPr>
        <w:t xml:space="preserve">An Assigned Client Identifier MUST be a new Client Identifier </w:t>
      </w:r>
      <w:r w:rsidDel="00000000" w:rsidR="00000000" w:rsidRPr="00000000">
        <w:rPr>
          <w:rFonts w:ascii="Arial" w:cs="Arial" w:eastAsia="Arial" w:hAnsi="Arial"/>
          <w:sz w:val="22"/>
          <w:szCs w:val="22"/>
          <w:highlight w:val="yellow"/>
          <w:rtl w:val="0"/>
        </w:rPr>
        <w:t xml:space="preserve">not used by</w:t>
      </w:r>
      <w:r w:rsidDel="00000000" w:rsidR="00000000" w:rsidRPr="00000000">
        <w:rPr>
          <w:rFonts w:ascii="Arial" w:cs="Arial" w:eastAsia="Arial" w:hAnsi="Arial"/>
          <w:sz w:val="22"/>
          <w:szCs w:val="22"/>
          <w:highlight w:val="yellow"/>
          <w:rtl w:val="0"/>
        </w:rPr>
        <w:t xml:space="preserve"> any other Session currently in the </w:t>
      </w:r>
      <w:r w:rsidDel="00000000" w:rsidR="00000000" w:rsidRPr="00000000">
        <w:rPr>
          <w:highlight w:val="yellow"/>
          <w:rtl w:val="0"/>
        </w:rPr>
        <w:t xml:space="preserve">Server </w:t>
      </w:r>
      <w:r w:rsidDel="00000000" w:rsidR="00000000" w:rsidRPr="00000000">
        <w:rPr>
          <w:color w:val="ff0000"/>
          <w:rtl w:val="0"/>
        </w:rPr>
        <w:t xml:space="preserve">[MQTT-SN-4.1.2-2]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8B4">
      <w:pPr>
        <w:pStyle w:val="Heading2"/>
        <w:keepLines w:val="1"/>
        <w:spacing w:after="64" w:before="0" w:line="259" w:lineRule="auto"/>
        <w:ind w:left="0" w:firstLine="0"/>
        <w:rPr>
          <w:rFonts w:ascii="Arial" w:cs="Arial" w:eastAsia="Arial" w:hAnsi="Arial"/>
        </w:rPr>
      </w:pPr>
      <w:bookmarkStart w:colFirst="0" w:colLast="0" w:name="_heading=h.fc1j1f7dq6oy" w:id="270"/>
      <w:bookmarkEnd w:id="270"/>
      <w:r w:rsidDel="00000000" w:rsidR="00000000" w:rsidRPr="00000000">
        <w:rPr>
          <w:rFonts w:ascii="Arial" w:cs="Arial" w:eastAsia="Arial" w:hAnsi="Arial"/>
          <w:rtl w:val="0"/>
        </w:rPr>
        <w:t xml:space="preserve">4.2 Networks and Virtual Connections</w:t>
      </w:r>
    </w:p>
    <w:p w:rsidR="00000000" w:rsidDel="00000000" w:rsidP="00000000" w:rsidRDefault="00000000" w:rsidRPr="00000000" w14:paraId="000008B5">
      <w:pPr>
        <w:spacing w:after="240" w:before="240" w:line="276" w:lineRule="auto"/>
        <w:rPr>
          <w:sz w:val="22"/>
          <w:szCs w:val="22"/>
        </w:rPr>
      </w:pPr>
      <w:r w:rsidDel="00000000" w:rsidR="00000000" w:rsidRPr="00000000">
        <w:rPr>
          <w:sz w:val="22"/>
          <w:szCs w:val="22"/>
          <w:rtl w:val="0"/>
        </w:rPr>
        <w:t xml:space="preserve">The MQTT-SN protocol requires an Underlying Network to ca</w:t>
      </w:r>
      <w:r w:rsidDel="00000000" w:rsidR="00000000" w:rsidRPr="00000000">
        <w:rPr>
          <w:rtl w:val="0"/>
        </w:rPr>
        <w:t xml:space="preserve">rry</w:t>
      </w:r>
      <w:r w:rsidDel="00000000" w:rsidR="00000000" w:rsidRPr="00000000">
        <w:rPr>
          <w:sz w:val="22"/>
          <w:szCs w:val="22"/>
          <w:rtl w:val="0"/>
        </w:rPr>
        <w:t xml:space="preserve"> Packets from a Client to a </w:t>
      </w:r>
      <w:r w:rsidDel="00000000" w:rsidR="00000000" w:rsidRPr="00000000">
        <w:rPr>
          <w:rtl w:val="0"/>
        </w:rPr>
        <w:t xml:space="preserve">Server</w:t>
      </w:r>
      <w:r w:rsidDel="00000000" w:rsidR="00000000" w:rsidRPr="00000000">
        <w:rPr>
          <w:sz w:val="22"/>
          <w:szCs w:val="22"/>
          <w:rtl w:val="0"/>
        </w:rPr>
        <w:t xml:space="preserve"> and from a </w:t>
      </w:r>
      <w:r w:rsidDel="00000000" w:rsidR="00000000" w:rsidRPr="00000000">
        <w:rPr>
          <w:rtl w:val="0"/>
        </w:rPr>
        <w:t xml:space="preserve">Server</w:t>
      </w:r>
      <w:r w:rsidDel="00000000" w:rsidR="00000000" w:rsidRPr="00000000">
        <w:rPr>
          <w:sz w:val="22"/>
          <w:szCs w:val="22"/>
          <w:rtl w:val="0"/>
        </w:rPr>
        <w:t xml:space="preserve"> to a Client. </w:t>
      </w:r>
    </w:p>
    <w:p w:rsidR="00000000" w:rsidDel="00000000" w:rsidP="00000000" w:rsidRDefault="00000000" w:rsidRPr="00000000" w14:paraId="000008B6">
      <w:pPr>
        <w:spacing w:after="240" w:before="240" w:line="276" w:lineRule="auto"/>
        <w:rPr>
          <w:sz w:val="22"/>
          <w:szCs w:val="22"/>
        </w:rPr>
      </w:pPr>
      <w:r w:rsidDel="00000000" w:rsidR="00000000" w:rsidRPr="00000000">
        <w:rPr>
          <w:sz w:val="22"/>
          <w:szCs w:val="22"/>
          <w:rtl w:val="0"/>
        </w:rPr>
        <w:t xml:space="preserve">The Underlying Network may also be able to </w:t>
      </w:r>
      <w:r w:rsidDel="00000000" w:rsidR="00000000" w:rsidRPr="00000000">
        <w:rPr>
          <w:rtl w:val="0"/>
        </w:rPr>
        <w:t xml:space="preserve">send</w:t>
      </w:r>
      <w:r w:rsidDel="00000000" w:rsidR="00000000" w:rsidRPr="00000000">
        <w:rPr>
          <w:rFonts w:ascii="Arial" w:cs="Arial" w:eastAsia="Arial" w:hAnsi="Arial"/>
          <w:sz w:val="22"/>
          <w:szCs w:val="22"/>
          <w:rtl w:val="0"/>
        </w:rPr>
        <w:t xml:space="preserve"> </w:t>
      </w:r>
      <w:r w:rsidDel="00000000" w:rsidR="00000000" w:rsidRPr="00000000">
        <w:rPr>
          <w:sz w:val="22"/>
          <w:szCs w:val="22"/>
          <w:rtl w:val="0"/>
        </w:rPr>
        <w:t xml:space="preserve">Packets from a sender to more than one receiver</w:t>
      </w:r>
      <w:r w:rsidDel="00000000" w:rsidR="00000000" w:rsidRPr="00000000">
        <w:rPr>
          <w:rtl w:val="0"/>
        </w:rPr>
        <w:t xml:space="preserve"> at once – UDP/IP multicast, for example.</w:t>
      </w:r>
      <w:r w:rsidDel="00000000" w:rsidR="00000000" w:rsidRPr="00000000">
        <w:rPr>
          <w:rtl w:val="0"/>
        </w:rPr>
      </w:r>
    </w:p>
    <w:p w:rsidR="00000000" w:rsidDel="00000000" w:rsidP="00000000" w:rsidRDefault="00000000" w:rsidRPr="00000000" w14:paraId="000008B7">
      <w:pPr>
        <w:spacing w:after="240" w:before="240" w:line="276" w:lineRule="auto"/>
        <w:rPr/>
      </w:pPr>
      <w:r w:rsidDel="00000000" w:rsidR="00000000" w:rsidRPr="00000000">
        <w:rPr>
          <w:rtl w:val="0"/>
        </w:rPr>
        <w:t xml:space="preserve">The relationship between MQTT-SN and the Underlying Network is described in the following points:</w:t>
      </w:r>
    </w:p>
    <w:p w:rsidR="00000000" w:rsidDel="00000000" w:rsidP="00000000" w:rsidRDefault="00000000" w:rsidRPr="00000000" w14:paraId="000008B8">
      <w:pPr>
        <w:numPr>
          <w:ilvl w:val="0"/>
          <w:numId w:val="36"/>
        </w:numPr>
        <w:spacing w:after="0" w:afterAutospacing="0" w:before="240" w:line="276" w:lineRule="auto"/>
        <w:ind w:left="720" w:hanging="360"/>
        <w:rPr>
          <w:sz w:val="22"/>
          <w:szCs w:val="22"/>
          <w:u w:val="none"/>
        </w:rPr>
      </w:pPr>
      <w:r w:rsidDel="00000000" w:rsidR="00000000" w:rsidRPr="00000000">
        <w:rPr>
          <w:sz w:val="22"/>
          <w:szCs w:val="22"/>
          <w:rtl w:val="0"/>
        </w:rPr>
        <w:t xml:space="preserve">MQTT-SN Packets which are received must be unaltered and complete.</w:t>
      </w:r>
      <w:r w:rsidDel="00000000" w:rsidR="00000000" w:rsidRPr="00000000">
        <w:rPr>
          <w:sz w:val="22"/>
          <w:szCs w:val="22"/>
          <w:rtl w:val="0"/>
        </w:rPr>
        <w:t xml:space="preserve"> </w:t>
      </w:r>
      <w:r w:rsidDel="00000000" w:rsidR="00000000" w:rsidRPr="00000000">
        <w:rPr>
          <w:rtl w:val="0"/>
        </w:rPr>
        <w:t xml:space="preserve">There is no packet error correction in MQTT-SN. If a corrupted or partial packet is received it will cause a protocol error.</w:t>
      </w:r>
    </w:p>
    <w:p w:rsidR="00000000" w:rsidDel="00000000" w:rsidP="00000000" w:rsidRDefault="00000000" w:rsidRPr="00000000" w14:paraId="000008B9">
      <w:pPr>
        <w:numPr>
          <w:ilvl w:val="0"/>
          <w:numId w:val="36"/>
        </w:numPr>
        <w:spacing w:after="0" w:afterAutospacing="0" w:before="0" w:beforeAutospacing="0" w:line="276" w:lineRule="auto"/>
        <w:ind w:left="720" w:hanging="360"/>
        <w:rPr>
          <w:sz w:val="22"/>
          <w:szCs w:val="22"/>
          <w:u w:val="none"/>
        </w:rPr>
      </w:pPr>
      <w:r w:rsidDel="00000000" w:rsidR="00000000" w:rsidRPr="00000000">
        <w:rPr>
          <w:sz w:val="22"/>
          <w:szCs w:val="22"/>
          <w:rtl w:val="0"/>
        </w:rPr>
        <w:t xml:space="preserve">The Underlying Network does not need to be reliable, it is expected that Packets can be lost or delivered out of order. </w:t>
      </w:r>
      <w:r w:rsidDel="00000000" w:rsidR="00000000" w:rsidRPr="00000000">
        <w:rPr>
          <w:rtl w:val="0"/>
        </w:rPr>
        <w:t xml:space="preserve">The MQTT-SN protocol will tolerate out of order Packets and it will retransmit lost Packets in the case that an expected acknowledgement has not been received.</w:t>
      </w:r>
    </w:p>
    <w:p w:rsidR="00000000" w:rsidDel="00000000" w:rsidP="00000000" w:rsidRDefault="00000000" w:rsidRPr="00000000" w14:paraId="000008BA">
      <w:pPr>
        <w:numPr>
          <w:ilvl w:val="0"/>
          <w:numId w:val="36"/>
        </w:numPr>
        <w:spacing w:after="0" w:before="0" w:line="276" w:lineRule="auto"/>
        <w:ind w:left="720" w:hanging="360"/>
        <w:rPr>
          <w:sz w:val="22"/>
          <w:szCs w:val="22"/>
        </w:rPr>
      </w:pPr>
      <w:r w:rsidDel="00000000" w:rsidR="00000000" w:rsidRPr="00000000">
        <w:rPr>
          <w:sz w:val="22"/>
          <w:szCs w:val="22"/>
          <w:rtl w:val="0"/>
        </w:rPr>
        <w:t xml:space="preserve">If the Underlying Network might deliver a Packet more than once, for connection-oriented communications (CONNECT, DISCONNECT and other packets in between) the PROTECTION ENCAPSULATION Monotonic Counter MUST be used to eliminate duplicates</w:t>
      </w:r>
      <w:r w:rsidDel="00000000" w:rsidR="00000000" w:rsidRPr="00000000">
        <w:rPr>
          <w:sz w:val="22"/>
          <w:szCs w:val="22"/>
          <w:rtl w:val="0"/>
        </w:rPr>
        <w:t xml:space="preserve">. (In the case that a protected packet is duplicated, the Monotonic Counter will be the same on all the duplicates of a packet).</w:t>
      </w:r>
    </w:p>
    <w:p w:rsidR="00000000" w:rsidDel="00000000" w:rsidP="00000000" w:rsidRDefault="00000000" w:rsidRPr="00000000" w14:paraId="000008BB">
      <w:pPr>
        <w:numPr>
          <w:ilvl w:val="0"/>
          <w:numId w:val="36"/>
        </w:numPr>
        <w:spacing w:after="0" w:before="0" w:line="276" w:lineRule="auto"/>
        <w:ind w:left="720" w:hanging="360"/>
        <w:rPr>
          <w:sz w:val="22"/>
          <w:szCs w:val="22"/>
        </w:rPr>
      </w:pPr>
      <w:r w:rsidDel="00000000" w:rsidR="00000000" w:rsidRPr="00000000">
        <w:rPr>
          <w:sz w:val="22"/>
          <w:szCs w:val="22"/>
          <w:rtl w:val="0"/>
        </w:rPr>
        <w:t xml:space="preserve">The Underlying Network may be connectionless. Virtual Connections do not need to have an Underlying Network event that signals their creation or deletion.</w:t>
      </w:r>
    </w:p>
    <w:p w:rsidR="00000000" w:rsidDel="00000000" w:rsidP="00000000" w:rsidRDefault="00000000" w:rsidRPr="00000000" w14:paraId="000008BC">
      <w:pPr>
        <w:numPr>
          <w:ilvl w:val="0"/>
          <w:numId w:val="36"/>
        </w:numPr>
        <w:spacing w:after="240" w:before="0" w:line="276" w:lineRule="auto"/>
        <w:ind w:left="720" w:hanging="360"/>
        <w:rPr>
          <w:sz w:val="22"/>
          <w:szCs w:val="22"/>
        </w:rPr>
      </w:pPr>
      <w:r w:rsidDel="00000000" w:rsidR="00000000" w:rsidRPr="00000000">
        <w:rPr>
          <w:sz w:val="22"/>
          <w:szCs w:val="22"/>
          <w:rtl w:val="0"/>
        </w:rPr>
        <w:t xml:space="preserve">The Underlying Network may be a radio network.</w:t>
      </w:r>
    </w:p>
    <w:p w:rsidR="00000000" w:rsidDel="00000000" w:rsidP="00000000" w:rsidRDefault="00000000" w:rsidRPr="00000000" w14:paraId="000008BD">
      <w:pPr>
        <w:spacing w:after="0" w:before="240" w:line="276" w:lineRule="auto"/>
        <w:ind w:left="720" w:firstLine="0"/>
        <w:rPr>
          <w:b w:val="1"/>
          <w:sz w:val="22"/>
          <w:szCs w:val="22"/>
          <w:shd w:fill="auto" w:val="clear"/>
        </w:rPr>
      </w:pPr>
      <w:r w:rsidDel="00000000" w:rsidR="00000000" w:rsidRPr="00000000">
        <w:rPr>
          <w:b w:val="1"/>
          <w:sz w:val="22"/>
          <w:szCs w:val="22"/>
          <w:shd w:fill="auto" w:val="clear"/>
          <w:rtl w:val="0"/>
        </w:rPr>
        <w:t xml:space="preserve">Informative comment</w:t>
      </w:r>
    </w:p>
    <w:p w:rsidR="00000000" w:rsidDel="00000000" w:rsidP="00000000" w:rsidRDefault="00000000" w:rsidRPr="00000000" w14:paraId="000008BE">
      <w:pPr>
        <w:spacing w:after="240" w:before="0" w:line="276" w:lineRule="auto"/>
        <w:ind w:left="720" w:firstLine="0"/>
        <w:rPr>
          <w:sz w:val="22"/>
          <w:szCs w:val="22"/>
          <w:shd w:fill="auto" w:val="clear"/>
        </w:rPr>
      </w:pPr>
      <w:r w:rsidDel="00000000" w:rsidR="00000000" w:rsidRPr="00000000">
        <w:rPr>
          <w:sz w:val="22"/>
          <w:szCs w:val="22"/>
          <w:shd w:fill="auto" w:val="clear"/>
          <w:rtl w:val="0"/>
        </w:rPr>
        <w:t xml:space="preserve">UDP as defined in [RFC0768] can be used for MQTT-SN if the Maximum Transmission Unit is configured to be more </w:t>
      </w:r>
      <w:r w:rsidDel="00000000" w:rsidR="00000000" w:rsidRPr="00000000">
        <w:rPr>
          <w:sz w:val="22"/>
          <w:szCs w:val="22"/>
          <w:shd w:fill="auto" w:val="clear"/>
          <w:rtl w:val="0"/>
        </w:rPr>
        <w:t xml:space="preserve">than the maximum MQTT-SN Packet size</w:t>
      </w:r>
      <w:r w:rsidDel="00000000" w:rsidR="00000000" w:rsidRPr="00000000">
        <w:rPr>
          <w:sz w:val="22"/>
          <w:szCs w:val="22"/>
          <w:shd w:fill="auto" w:val="clear"/>
          <w:rtl w:val="0"/>
        </w:rPr>
        <w:t xml:space="preserve"> used and no Packet fragmentation occurs. Depending on the network configuration, UDP can duplicate Packets. If this can happen, the PROTECTION ENCAPSULATION monotonic counter should be used.</w:t>
      </w:r>
    </w:p>
    <w:p w:rsidR="00000000" w:rsidDel="00000000" w:rsidP="00000000" w:rsidRDefault="00000000" w:rsidRPr="00000000" w14:paraId="000008BF">
      <w:pPr>
        <w:spacing w:after="240" w:before="240" w:line="276" w:lineRule="auto"/>
        <w:ind w:left="720" w:firstLine="0"/>
        <w:rPr>
          <w:sz w:val="22"/>
          <w:szCs w:val="22"/>
          <w:shd w:fill="auto" w:val="clear"/>
        </w:rPr>
      </w:pPr>
      <w:r w:rsidDel="00000000" w:rsidR="00000000" w:rsidRPr="00000000">
        <w:rPr>
          <w:sz w:val="22"/>
          <w:szCs w:val="22"/>
          <w:shd w:fill="auto" w:val="clear"/>
          <w:rtl w:val="0"/>
        </w:rPr>
        <w:t xml:space="preserve">Examples of possible consequences of allowing duplicate Packets are:</w:t>
        <w:br w:type="textWrapping"/>
        <w:t xml:space="preserve"> – DISCONNECT Packet applied to the wrong Virtual Connection</w:t>
        <w:br w:type="textWrapping"/>
        <w:t xml:space="preserve"> – SUBSCRIBE and UNSUBSCRIBE Packets applied to the wrong Virtual Connection</w:t>
        <w:br w:type="textWrapping"/>
        <w:t xml:space="preserve"> – PUBLISH QOS=2 published more than once</w:t>
      </w:r>
    </w:p>
    <w:p w:rsidR="00000000" w:rsidDel="00000000" w:rsidP="00000000" w:rsidRDefault="00000000" w:rsidRPr="00000000" w14:paraId="000008C0">
      <w:pPr>
        <w:spacing w:after="240" w:before="240" w:line="276" w:lineRule="auto"/>
        <w:ind w:left="720" w:firstLine="0"/>
        <w:rPr>
          <w:sz w:val="22"/>
          <w:szCs w:val="22"/>
          <w:shd w:fill="auto" w:val="clear"/>
        </w:rPr>
      </w:pPr>
      <w:r w:rsidDel="00000000" w:rsidR="00000000" w:rsidRPr="00000000">
        <w:rPr>
          <w:sz w:val="22"/>
          <w:szCs w:val="22"/>
          <w:shd w:fill="auto" w:val="clear"/>
          <w:rtl w:val="0"/>
        </w:rPr>
        <w:t xml:space="preserve">The following transport protocols are also suitable but if not capable of multicast the implementation of the optional ADVERTISE, SEARCHGW, GWINFO packets may not be possible:</w:t>
      </w:r>
    </w:p>
    <w:p w:rsidR="00000000" w:rsidDel="00000000" w:rsidP="00000000" w:rsidRDefault="00000000" w:rsidRPr="00000000" w14:paraId="000008C1">
      <w:pPr>
        <w:numPr>
          <w:ilvl w:val="0"/>
          <w:numId w:val="33"/>
        </w:numPr>
        <w:spacing w:after="0" w:before="240" w:line="276" w:lineRule="auto"/>
        <w:ind w:left="1440" w:hanging="360"/>
        <w:rPr>
          <w:sz w:val="22"/>
          <w:szCs w:val="22"/>
          <w:shd w:fill="auto" w:val="clear"/>
        </w:rPr>
      </w:pPr>
      <w:r w:rsidDel="00000000" w:rsidR="00000000" w:rsidRPr="00000000">
        <w:rPr>
          <w:sz w:val="22"/>
          <w:szCs w:val="22"/>
          <w:shd w:fill="auto" w:val="clear"/>
          <w:rtl w:val="0"/>
        </w:rPr>
        <w:t xml:space="preserve">DTLS v1.2 [RFC6347]</w:t>
      </w:r>
    </w:p>
    <w:p w:rsidR="00000000" w:rsidDel="00000000" w:rsidP="00000000" w:rsidRDefault="00000000" w:rsidRPr="00000000" w14:paraId="000008C2">
      <w:pPr>
        <w:numPr>
          <w:ilvl w:val="0"/>
          <w:numId w:val="33"/>
        </w:numPr>
        <w:spacing w:after="0" w:before="0" w:line="276" w:lineRule="auto"/>
        <w:ind w:left="1440" w:hanging="360"/>
        <w:rPr>
          <w:sz w:val="22"/>
          <w:szCs w:val="22"/>
          <w:shd w:fill="auto" w:val="clear"/>
        </w:rPr>
      </w:pPr>
      <w:r w:rsidDel="00000000" w:rsidR="00000000" w:rsidRPr="00000000">
        <w:rPr>
          <w:sz w:val="22"/>
          <w:szCs w:val="22"/>
          <w:shd w:fill="auto" w:val="clear"/>
          <w:rtl w:val="0"/>
        </w:rPr>
        <w:t xml:space="preserve">DTLS v1.3 [RFC9147]</w:t>
      </w:r>
    </w:p>
    <w:p w:rsidR="00000000" w:rsidDel="00000000" w:rsidP="00000000" w:rsidRDefault="00000000" w:rsidRPr="00000000" w14:paraId="000008C3">
      <w:pPr>
        <w:numPr>
          <w:ilvl w:val="0"/>
          <w:numId w:val="33"/>
        </w:numPr>
        <w:spacing w:after="0" w:before="0" w:line="276" w:lineRule="auto"/>
        <w:ind w:left="1440" w:hanging="360"/>
        <w:rPr>
          <w:sz w:val="22"/>
          <w:szCs w:val="22"/>
          <w:shd w:fill="auto" w:val="clear"/>
        </w:rPr>
      </w:pPr>
      <w:r w:rsidDel="00000000" w:rsidR="00000000" w:rsidRPr="00000000">
        <w:rPr>
          <w:sz w:val="22"/>
          <w:szCs w:val="22"/>
          <w:shd w:fill="auto" w:val="clear"/>
          <w:rtl w:val="0"/>
        </w:rPr>
        <w:t xml:space="preserve">QUIC [RFC9000]</w:t>
      </w:r>
    </w:p>
    <w:p w:rsidR="00000000" w:rsidDel="00000000" w:rsidP="00000000" w:rsidRDefault="00000000" w:rsidRPr="00000000" w14:paraId="000008C4">
      <w:pPr>
        <w:numPr>
          <w:ilvl w:val="0"/>
          <w:numId w:val="33"/>
        </w:numPr>
        <w:spacing w:after="0" w:before="0" w:line="276" w:lineRule="auto"/>
        <w:ind w:left="1440" w:hanging="360"/>
        <w:rPr>
          <w:sz w:val="22"/>
          <w:szCs w:val="22"/>
          <w:shd w:fill="auto" w:val="clear"/>
        </w:rPr>
      </w:pPr>
      <w:r w:rsidDel="00000000" w:rsidR="00000000" w:rsidRPr="00000000">
        <w:rPr>
          <w:sz w:val="22"/>
          <w:szCs w:val="22"/>
          <w:shd w:fill="auto" w:val="clear"/>
          <w:rtl w:val="0"/>
        </w:rPr>
        <w:t xml:space="preserve">Non-IP protocols</w:t>
      </w:r>
      <w:r w:rsidDel="00000000" w:rsidR="00000000" w:rsidRPr="00000000">
        <w:rPr>
          <w:rtl w:val="0"/>
        </w:rPr>
      </w:r>
    </w:p>
    <w:p w:rsidR="00000000" w:rsidDel="00000000" w:rsidP="00000000" w:rsidRDefault="00000000" w:rsidRPr="00000000" w14:paraId="000008C5">
      <w:pPr>
        <w:numPr>
          <w:ilvl w:val="0"/>
          <w:numId w:val="33"/>
        </w:numPr>
        <w:spacing w:after="0" w:before="0" w:line="276" w:lineRule="auto"/>
        <w:ind w:left="1440" w:hanging="360"/>
        <w:rPr>
          <w:sz w:val="22"/>
          <w:szCs w:val="22"/>
          <w:shd w:fill="auto" w:val="clear"/>
        </w:rPr>
      </w:pPr>
      <w:r w:rsidDel="00000000" w:rsidR="00000000" w:rsidRPr="00000000">
        <w:rPr>
          <w:sz w:val="22"/>
          <w:szCs w:val="22"/>
          <w:shd w:fill="auto" w:val="clear"/>
          <w:rtl w:val="0"/>
        </w:rPr>
        <w:t xml:space="preserve">TCP/IP [RFC0793]</w:t>
      </w:r>
    </w:p>
    <w:p w:rsidR="00000000" w:rsidDel="00000000" w:rsidP="00000000" w:rsidRDefault="00000000" w:rsidRPr="00000000" w14:paraId="000008C6">
      <w:pPr>
        <w:numPr>
          <w:ilvl w:val="0"/>
          <w:numId w:val="33"/>
        </w:numPr>
        <w:spacing w:after="0" w:before="0" w:line="276" w:lineRule="auto"/>
        <w:ind w:left="1440" w:hanging="360"/>
        <w:rPr>
          <w:sz w:val="22"/>
          <w:szCs w:val="22"/>
          <w:shd w:fill="auto" w:val="clear"/>
        </w:rPr>
      </w:pPr>
      <w:r w:rsidDel="00000000" w:rsidR="00000000" w:rsidRPr="00000000">
        <w:rPr>
          <w:sz w:val="22"/>
          <w:szCs w:val="22"/>
          <w:shd w:fill="auto" w:val="clear"/>
          <w:rtl w:val="0"/>
        </w:rPr>
        <w:t xml:space="preserve">TLS [RFC5246]</w:t>
      </w:r>
    </w:p>
    <w:p w:rsidR="00000000" w:rsidDel="00000000" w:rsidP="00000000" w:rsidRDefault="00000000" w:rsidRPr="00000000" w14:paraId="000008C7">
      <w:pPr>
        <w:numPr>
          <w:ilvl w:val="0"/>
          <w:numId w:val="33"/>
        </w:numPr>
        <w:spacing w:after="240" w:before="0" w:line="276" w:lineRule="auto"/>
        <w:ind w:left="1440" w:hanging="360"/>
        <w:rPr>
          <w:sz w:val="22"/>
          <w:szCs w:val="22"/>
          <w:shd w:fill="auto" w:val="clear"/>
        </w:rPr>
      </w:pPr>
      <w:r w:rsidDel="00000000" w:rsidR="00000000" w:rsidRPr="00000000">
        <w:rPr>
          <w:sz w:val="22"/>
          <w:szCs w:val="22"/>
          <w:shd w:fill="auto" w:val="clear"/>
          <w:rtl w:val="0"/>
        </w:rPr>
        <w:t xml:space="preserve">WebSocket [RFC6455].</w:t>
      </w:r>
    </w:p>
    <w:p w:rsidR="00000000" w:rsidDel="00000000" w:rsidP="00000000" w:rsidRDefault="00000000" w:rsidRPr="00000000" w14:paraId="000008C8">
      <w:pPr>
        <w:spacing w:after="0" w:before="240" w:line="276" w:lineRule="auto"/>
        <w:ind w:left="720" w:firstLine="0"/>
        <w:rPr>
          <w:b w:val="1"/>
          <w:sz w:val="22"/>
          <w:szCs w:val="22"/>
          <w:shd w:fill="auto" w:val="clear"/>
        </w:rPr>
      </w:pPr>
      <w:r w:rsidDel="00000000" w:rsidR="00000000" w:rsidRPr="00000000">
        <w:rPr>
          <w:b w:val="1"/>
          <w:sz w:val="22"/>
          <w:szCs w:val="22"/>
          <w:shd w:fill="auto" w:val="clear"/>
          <w:rtl w:val="0"/>
        </w:rPr>
        <w:t xml:space="preserve">Informative comment</w:t>
      </w:r>
    </w:p>
    <w:p w:rsidR="00000000" w:rsidDel="00000000" w:rsidP="00000000" w:rsidRDefault="00000000" w:rsidRPr="00000000" w14:paraId="000008C9">
      <w:pPr>
        <w:spacing w:after="240" w:before="0" w:line="276" w:lineRule="auto"/>
        <w:ind w:left="720" w:firstLine="0"/>
        <w:rPr>
          <w:sz w:val="22"/>
          <w:szCs w:val="22"/>
          <w:shd w:fill="auto" w:val="clear"/>
        </w:rPr>
      </w:pPr>
      <w:r w:rsidDel="00000000" w:rsidR="00000000" w:rsidRPr="00000000">
        <w:rPr>
          <w:sz w:val="22"/>
          <w:szCs w:val="22"/>
          <w:shd w:fill="auto" w:val="clear"/>
          <w:rtl w:val="0"/>
        </w:rPr>
        <w:t xml:space="preserve">Both </w:t>
      </w:r>
      <w:sdt>
        <w:sdtPr>
          <w:id w:val="-714616448"/>
          <w:tag w:val="goog_rdk_62"/>
        </w:sdtPr>
        <w:sdtContent>
          <w:commentRangeStart w:id="43"/>
        </w:sdtContent>
      </w:sdt>
      <w:sdt>
        <w:sdtPr>
          <w:id w:val="904347622"/>
          <w:tag w:val="goog_rdk_63"/>
        </w:sdtPr>
        <w:sdtContent>
          <w:commentRangeStart w:id="44"/>
        </w:sdtContent>
      </w:sdt>
      <w:r w:rsidDel="00000000" w:rsidR="00000000" w:rsidRPr="00000000">
        <w:rPr>
          <w:sz w:val="22"/>
          <w:szCs w:val="22"/>
          <w:shd w:fill="auto" w:val="clear"/>
          <w:rtl w:val="0"/>
        </w:rPr>
        <w:t xml:space="preserve">TCP and UDP ports 1883 and 8883 are registered with IANA for MQTT and secure communication respectively.</w:t>
      </w:r>
      <w:commentRangeEnd w:id="43"/>
      <w:r w:rsidDel="00000000" w:rsidR="00000000" w:rsidRPr="00000000">
        <w:commentReference w:id="43"/>
      </w:r>
      <w:commentRangeEnd w:id="44"/>
      <w:r w:rsidDel="00000000" w:rsidR="00000000" w:rsidRPr="00000000">
        <w:commentReference w:id="44"/>
      </w:r>
      <w:r w:rsidDel="00000000" w:rsidR="00000000" w:rsidRPr="00000000">
        <w:rPr>
          <w:rtl w:val="0"/>
        </w:rPr>
      </w:r>
    </w:p>
    <w:p w:rsidR="00000000" w:rsidDel="00000000" w:rsidP="00000000" w:rsidRDefault="00000000" w:rsidRPr="00000000" w14:paraId="000008CA">
      <w:pPr>
        <w:pStyle w:val="Heading3"/>
        <w:spacing w:after="240" w:lineRule="auto"/>
        <w:ind w:left="0" w:right="0" w:firstLine="0"/>
        <w:rPr/>
      </w:pPr>
      <w:bookmarkStart w:colFirst="0" w:colLast="0" w:name="_heading=h.os7rhgsntv6i" w:id="271"/>
      <w:bookmarkEnd w:id="271"/>
      <w:r w:rsidDel="00000000" w:rsidR="00000000" w:rsidRPr="00000000">
        <w:rPr>
          <w:rtl w:val="0"/>
        </w:rPr>
        <w:t xml:space="preserve">4.2.1 Virtual Connections</w:t>
      </w:r>
    </w:p>
    <w:p w:rsidR="00000000" w:rsidDel="00000000" w:rsidP="00000000" w:rsidRDefault="00000000" w:rsidRPr="00000000" w14:paraId="000008CB">
      <w:pPr>
        <w:spacing w:after="0" w:before="240" w:lineRule="auto"/>
        <w:ind w:left="0" w:right="0" w:firstLine="0"/>
        <w:rPr>
          <w:color w:val="000000"/>
          <w:shd w:fill="auto" w:val="clear"/>
        </w:rPr>
      </w:pPr>
      <w:r w:rsidDel="00000000" w:rsidR="00000000" w:rsidRPr="00000000">
        <w:rPr>
          <w:color w:val="000000"/>
          <w:shd w:fill="auto" w:val="clear"/>
          <w:rtl w:val="0"/>
        </w:rPr>
        <w:t xml:space="preserve">A Virtual Connection is:</w:t>
      </w:r>
    </w:p>
    <w:p w:rsidR="00000000" w:rsidDel="00000000" w:rsidP="00000000" w:rsidRDefault="00000000" w:rsidRPr="00000000" w14:paraId="000008CC">
      <w:pPr>
        <w:numPr>
          <w:ilvl w:val="0"/>
          <w:numId w:val="5"/>
        </w:numPr>
        <w:spacing w:after="0" w:afterAutospacing="0" w:before="0" w:lineRule="auto"/>
        <w:ind w:left="720" w:right="0" w:hanging="360"/>
        <w:rPr>
          <w:color w:val="000000"/>
          <w:shd w:fill="auto" w:val="clear"/>
        </w:rPr>
      </w:pPr>
      <w:r w:rsidDel="00000000" w:rsidR="00000000" w:rsidRPr="00000000">
        <w:rPr>
          <w:color w:val="000000"/>
          <w:shd w:fill="auto" w:val="clear"/>
          <w:rtl w:val="0"/>
        </w:rPr>
        <w:t xml:space="preserve">created </w:t>
      </w:r>
      <w:r w:rsidDel="00000000" w:rsidR="00000000" w:rsidRPr="00000000">
        <w:rPr>
          <w:color w:val="000000"/>
          <w:shd w:fill="auto" w:val="clear"/>
          <w:rtl w:val="0"/>
        </w:rPr>
        <w:t xml:space="preserve">with a CONNECT packet</w:t>
      </w:r>
    </w:p>
    <w:p w:rsidR="00000000" w:rsidDel="00000000" w:rsidP="00000000" w:rsidRDefault="00000000" w:rsidRPr="00000000" w14:paraId="000008CD">
      <w:pPr>
        <w:numPr>
          <w:ilvl w:val="0"/>
          <w:numId w:val="5"/>
        </w:numPr>
        <w:spacing w:after="0" w:afterAutospacing="0" w:before="0" w:beforeAutospacing="0" w:lineRule="auto"/>
        <w:ind w:left="720" w:right="0" w:hanging="360"/>
        <w:rPr>
          <w:color w:val="000000"/>
          <w:shd w:fill="auto" w:val="clear"/>
        </w:rPr>
      </w:pPr>
      <w:r w:rsidDel="00000000" w:rsidR="00000000" w:rsidRPr="00000000">
        <w:rPr>
          <w:color w:val="000000"/>
          <w:shd w:fill="auto" w:val="clear"/>
          <w:rtl w:val="0"/>
        </w:rPr>
        <w:t xml:space="preserve">deleted </w:t>
      </w:r>
      <w:r w:rsidDel="00000000" w:rsidR="00000000" w:rsidRPr="00000000">
        <w:rPr>
          <w:color w:val="000000"/>
          <w:shd w:fill="auto" w:val="clear"/>
          <w:rtl w:val="0"/>
        </w:rPr>
        <w:t xml:space="preserve">by any of:</w:t>
      </w:r>
    </w:p>
    <w:p w:rsidR="00000000" w:rsidDel="00000000" w:rsidP="00000000" w:rsidRDefault="00000000" w:rsidRPr="00000000" w14:paraId="000008CE">
      <w:pPr>
        <w:numPr>
          <w:ilvl w:val="1"/>
          <w:numId w:val="5"/>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Keep Alive timeout</w:t>
      </w:r>
    </w:p>
    <w:p w:rsidR="00000000" w:rsidDel="00000000" w:rsidP="00000000" w:rsidRDefault="00000000" w:rsidRPr="00000000" w14:paraId="000008CF">
      <w:pPr>
        <w:numPr>
          <w:ilvl w:val="1"/>
          <w:numId w:val="5"/>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Retry timeout</w:t>
      </w:r>
    </w:p>
    <w:p w:rsidR="00000000" w:rsidDel="00000000" w:rsidP="00000000" w:rsidRDefault="00000000" w:rsidRPr="00000000" w14:paraId="000008D0">
      <w:pPr>
        <w:numPr>
          <w:ilvl w:val="1"/>
          <w:numId w:val="5"/>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DISCONNECT packet</w:t>
      </w:r>
    </w:p>
    <w:p w:rsidR="00000000" w:rsidDel="00000000" w:rsidP="00000000" w:rsidRDefault="00000000" w:rsidRPr="00000000" w14:paraId="000008D1">
      <w:pPr>
        <w:numPr>
          <w:ilvl w:val="1"/>
          <w:numId w:val="5"/>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protocol error</w:t>
      </w:r>
    </w:p>
    <w:p w:rsidR="00000000" w:rsidDel="00000000" w:rsidP="00000000" w:rsidRDefault="00000000" w:rsidRPr="00000000" w14:paraId="000008D2">
      <w:pPr>
        <w:numPr>
          <w:ilvl w:val="0"/>
          <w:numId w:val="5"/>
        </w:numPr>
        <w:spacing w:after="0" w:afterAutospacing="0" w:before="0" w:beforeAutospacing="0" w:lineRule="auto"/>
        <w:ind w:left="720" w:right="0" w:hanging="360"/>
        <w:rPr>
          <w:color w:val="000000"/>
          <w:shd w:fill="auto" w:val="clear"/>
        </w:rPr>
      </w:pPr>
      <w:r w:rsidDel="00000000" w:rsidR="00000000" w:rsidRPr="00000000">
        <w:rPr>
          <w:color w:val="000000"/>
          <w:shd w:fill="auto" w:val="clear"/>
          <w:rtl w:val="0"/>
        </w:rPr>
        <w:t xml:space="preserve">required for any MQTT-SN Packet to be sent between an MQTT-SN Client and Server, except any of the following Packets:</w:t>
      </w:r>
    </w:p>
    <w:p w:rsidR="00000000" w:rsidDel="00000000" w:rsidP="00000000" w:rsidRDefault="00000000" w:rsidRPr="00000000" w14:paraId="000008D3">
      <w:pPr>
        <w:numPr>
          <w:ilvl w:val="1"/>
          <w:numId w:val="5"/>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CONNECT, which creates a Virtual Connection</w:t>
      </w:r>
    </w:p>
    <w:p w:rsidR="00000000" w:rsidDel="00000000" w:rsidP="00000000" w:rsidRDefault="00000000" w:rsidRPr="00000000" w14:paraId="000008D4">
      <w:pPr>
        <w:numPr>
          <w:ilvl w:val="1"/>
          <w:numId w:val="5"/>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PUB</w:t>
      </w:r>
      <w:r w:rsidDel="00000000" w:rsidR="00000000" w:rsidRPr="00000000">
        <w:rPr>
          <w:color w:val="000000"/>
          <w:shd w:fill="auto" w:val="clear"/>
          <w:rtl w:val="0"/>
        </w:rPr>
        <w:t xml:space="preserve">WOS</w:t>
      </w:r>
      <w:r w:rsidDel="00000000" w:rsidR="00000000" w:rsidRPr="00000000">
        <w:rPr>
          <w:color w:val="000000"/>
          <w:shd w:fill="auto" w:val="clear"/>
          <w:rtl w:val="0"/>
        </w:rPr>
        <w:t xml:space="preserve"> (and PUBLISH QoS -1 if implemented)</w:t>
      </w:r>
    </w:p>
    <w:p w:rsidR="00000000" w:rsidDel="00000000" w:rsidP="00000000" w:rsidRDefault="00000000" w:rsidRPr="00000000" w14:paraId="000008D5">
      <w:pPr>
        <w:numPr>
          <w:ilvl w:val="1"/>
          <w:numId w:val="5"/>
        </w:numPr>
        <w:spacing w:after="240" w:before="0" w:beforeAutospacing="0" w:lineRule="auto"/>
        <w:ind w:left="1440" w:right="0" w:hanging="360"/>
        <w:rPr>
          <w:color w:val="000000"/>
          <w:shd w:fill="auto" w:val="clear"/>
        </w:rPr>
      </w:pPr>
      <w:r w:rsidDel="00000000" w:rsidR="00000000" w:rsidRPr="00000000">
        <w:rPr>
          <w:color w:val="000000"/>
          <w:shd w:fill="auto" w:val="clear"/>
          <w:rtl w:val="0"/>
        </w:rPr>
        <w:t xml:space="preserve">ADVERTISE, SEARCHGW, GWINFO</w:t>
      </w:r>
      <w:r w:rsidDel="00000000" w:rsidR="00000000" w:rsidRPr="00000000">
        <w:rPr>
          <w:rtl w:val="0"/>
        </w:rPr>
      </w:r>
    </w:p>
    <w:p w:rsidR="00000000" w:rsidDel="00000000" w:rsidP="00000000" w:rsidRDefault="00000000" w:rsidRPr="00000000" w14:paraId="000008D6">
      <w:pPr>
        <w:spacing w:after="308" w:before="0" w:lineRule="auto"/>
        <w:ind w:left="0" w:firstLine="0"/>
        <w:rPr/>
      </w:pPr>
      <w:r w:rsidDel="00000000" w:rsidR="00000000" w:rsidRPr="00000000">
        <w:rPr>
          <w:highlight w:val="yellow"/>
          <w:rtl w:val="0"/>
        </w:rPr>
        <w:t xml:space="preserve">All incoming Packets except CONNECT, PUBWOS and Gateway search (ADVERTISE, SEARCHGW and GWINFO) MUST be associated with an existing Virtual Connection</w:t>
      </w:r>
      <w:r w:rsidDel="00000000" w:rsidR="00000000" w:rsidRPr="00000000">
        <w:rPr>
          <w:rtl w:val="0"/>
        </w:rPr>
        <w:t xml:space="preserve"> </w:t>
      </w:r>
      <w:r w:rsidDel="00000000" w:rsidR="00000000" w:rsidRPr="00000000">
        <w:rPr>
          <w:color w:val="ff0000"/>
          <w:rtl w:val="0"/>
        </w:rPr>
        <w:t xml:space="preserve">[MQTT-SN-4.2.1-1]</w:t>
      </w:r>
      <w:r w:rsidDel="00000000" w:rsidR="00000000" w:rsidRPr="00000000">
        <w:rPr>
          <w:rtl w:val="0"/>
        </w:rPr>
        <w:t xml:space="preserve">.</w:t>
      </w:r>
    </w:p>
    <w:p w:rsidR="00000000" w:rsidDel="00000000" w:rsidP="00000000" w:rsidRDefault="00000000" w:rsidRPr="00000000" w14:paraId="000008D7">
      <w:pPr>
        <w:spacing w:after="308" w:before="0" w:lineRule="auto"/>
        <w:ind w:left="0" w:firstLine="0"/>
        <w:rPr/>
      </w:pPr>
      <w:r w:rsidDel="00000000" w:rsidR="00000000" w:rsidRPr="00000000">
        <w:rPr>
          <w:shd w:fill="auto" w:val="clear"/>
          <w:rtl w:val="0"/>
        </w:rPr>
        <w:t xml:space="preserve">Virtual Connections link a Network Identity with a Session. </w:t>
      </w:r>
      <w:r w:rsidDel="00000000" w:rsidR="00000000" w:rsidRPr="00000000">
        <w:rPr>
          <w:rtl w:val="0"/>
        </w:rPr>
        <w:t xml:space="preserve">For those Packets other than CONNECT, PUBWOS and Gateway search, the receiver needs to be able to identify the sender to associate the Packet with a Virtual Connection. The Sender may be identified in various ways, for example:</w:t>
      </w:r>
    </w:p>
    <w:p w:rsidR="00000000" w:rsidDel="00000000" w:rsidP="00000000" w:rsidRDefault="00000000" w:rsidRPr="00000000" w14:paraId="000008D8">
      <w:pPr>
        <w:numPr>
          <w:ilvl w:val="0"/>
          <w:numId w:val="55"/>
        </w:numPr>
        <w:spacing w:after="0" w:afterAutospacing="0" w:before="0" w:lineRule="auto"/>
        <w:ind w:left="720" w:hanging="360"/>
      </w:pPr>
      <w:r w:rsidDel="00000000" w:rsidR="00000000" w:rsidRPr="00000000">
        <w:rPr>
          <w:rtl w:val="0"/>
        </w:rPr>
        <w:t xml:space="preserve">Network Address</w:t>
      </w:r>
    </w:p>
    <w:p w:rsidR="00000000" w:rsidDel="00000000" w:rsidP="00000000" w:rsidRDefault="00000000" w:rsidRPr="00000000" w14:paraId="000008D9">
      <w:pPr>
        <w:numPr>
          <w:ilvl w:val="0"/>
          <w:numId w:val="55"/>
        </w:numPr>
        <w:spacing w:after="0" w:afterAutospacing="0" w:before="0" w:lineRule="auto"/>
        <w:ind w:left="720" w:hanging="360"/>
      </w:pPr>
      <w:r w:rsidDel="00000000" w:rsidR="00000000" w:rsidRPr="00000000">
        <w:rPr>
          <w:rtl w:val="0"/>
        </w:rPr>
        <w:t xml:space="preserve">Protection Encapsulation - Sender Identifier</w:t>
      </w:r>
    </w:p>
    <w:p w:rsidR="00000000" w:rsidDel="00000000" w:rsidP="00000000" w:rsidRDefault="00000000" w:rsidRPr="00000000" w14:paraId="000008DA">
      <w:pPr>
        <w:numPr>
          <w:ilvl w:val="0"/>
          <w:numId w:val="55"/>
        </w:numPr>
        <w:spacing w:after="0" w:afterAutospacing="0" w:before="0" w:lineRule="auto"/>
        <w:ind w:left="720" w:hanging="360"/>
      </w:pPr>
      <w:r w:rsidDel="00000000" w:rsidR="00000000" w:rsidRPr="00000000">
        <w:rPr>
          <w:rtl w:val="0"/>
        </w:rPr>
        <w:t xml:space="preserve">Connection Encapsulation - Connection Information</w:t>
      </w:r>
    </w:p>
    <w:p w:rsidR="00000000" w:rsidDel="00000000" w:rsidP="00000000" w:rsidRDefault="00000000" w:rsidRPr="00000000" w14:paraId="000008DB">
      <w:pPr>
        <w:numPr>
          <w:ilvl w:val="0"/>
          <w:numId w:val="55"/>
        </w:numPr>
        <w:spacing w:after="308" w:before="0" w:lineRule="auto"/>
        <w:ind w:left="720" w:hanging="360"/>
      </w:pPr>
      <w:r w:rsidDel="00000000" w:rsidR="00000000" w:rsidRPr="00000000">
        <w:rPr>
          <w:rtl w:val="0"/>
        </w:rPr>
        <w:t xml:space="preserve">DTLS Connection ID</w:t>
      </w:r>
      <w:r w:rsidDel="00000000" w:rsidR="00000000" w:rsidRPr="00000000">
        <w:rPr>
          <w:rtl w:val="0"/>
        </w:rPr>
      </w:r>
    </w:p>
    <w:p w:rsidR="00000000" w:rsidDel="00000000" w:rsidP="00000000" w:rsidRDefault="00000000" w:rsidRPr="00000000" w14:paraId="000008DC">
      <w:pPr>
        <w:spacing w:after="0" w:before="240" w:line="276" w:lineRule="auto"/>
        <w:ind w:left="720" w:right="0" w:firstLine="0"/>
        <w:rPr>
          <w:b w:val="1"/>
          <w:color w:val="000000"/>
          <w:shd w:fill="auto" w:val="clear"/>
        </w:rPr>
      </w:pPr>
      <w:r w:rsidDel="00000000" w:rsidR="00000000" w:rsidRPr="00000000">
        <w:rPr>
          <w:b w:val="1"/>
          <w:color w:val="000000"/>
          <w:shd w:fill="auto" w:val="clear"/>
          <w:rtl w:val="0"/>
        </w:rPr>
        <w:t xml:space="preserve">Informative Comment</w:t>
      </w:r>
    </w:p>
    <w:p w:rsidR="00000000" w:rsidDel="00000000" w:rsidP="00000000" w:rsidRDefault="00000000" w:rsidRPr="00000000" w14:paraId="000008DD">
      <w:pPr>
        <w:spacing w:after="240" w:before="0" w:line="276" w:lineRule="auto"/>
        <w:ind w:left="720" w:right="0" w:firstLine="0"/>
        <w:rPr/>
      </w:pPr>
      <w:r w:rsidDel="00000000" w:rsidR="00000000" w:rsidRPr="00000000">
        <w:rPr>
          <w:color w:val="000000"/>
          <w:shd w:fill="auto" w:val="clear"/>
          <w:rtl w:val="0"/>
        </w:rPr>
        <w:t xml:space="preserve">The Network Address was the usual method of identifying the Sender in MQTT-SN 1.2, but may not be secure, or work in environments where the Network Address of a Client device may change during the lifetime of a Virtual Connection.</w:t>
      </w:r>
      <w:r w:rsidDel="00000000" w:rsidR="00000000" w:rsidRPr="00000000">
        <w:rPr>
          <w:rtl w:val="0"/>
        </w:rPr>
      </w:r>
    </w:p>
    <w:p w:rsidR="00000000" w:rsidDel="00000000" w:rsidP="00000000" w:rsidRDefault="00000000" w:rsidRPr="00000000" w14:paraId="000008DE">
      <w:pPr>
        <w:pStyle w:val="Heading2"/>
        <w:keepLines w:val="1"/>
        <w:spacing w:after="64" w:before="0" w:line="259" w:lineRule="auto"/>
        <w:ind w:left="0" w:firstLine="0"/>
        <w:rPr>
          <w:rFonts w:ascii="Arial" w:cs="Arial" w:eastAsia="Arial" w:hAnsi="Arial"/>
        </w:rPr>
      </w:pPr>
      <w:bookmarkStart w:colFirst="0" w:colLast="0" w:name="_heading=h.2i9l8ns" w:id="272"/>
      <w:bookmarkEnd w:id="272"/>
      <w:r w:rsidDel="00000000" w:rsidR="00000000" w:rsidRPr="00000000">
        <w:rPr>
          <w:rFonts w:ascii="Arial" w:cs="Arial" w:eastAsia="Arial" w:hAnsi="Arial"/>
          <w:rtl w:val="0"/>
        </w:rPr>
        <w:t xml:space="preserve">4.3 Quality of Service levels and protocol flows</w:t>
      </w:r>
      <w:r w:rsidDel="00000000" w:rsidR="00000000" w:rsidRPr="00000000">
        <w:rPr>
          <w:rtl w:val="0"/>
        </w:rPr>
      </w:r>
    </w:p>
    <w:p w:rsidR="00000000" w:rsidDel="00000000" w:rsidP="00000000" w:rsidRDefault="00000000" w:rsidRPr="00000000" w14:paraId="000008D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MQTT-SN delivers Application Messages according to the Quality of Service (QoS) levels defined in the following sections. The delivery protocol is symmetric - in the description below the role of the sender can be taken by the Client with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being the receiver, or the role of the sender can be taken by the Server with the Client being the receiver. When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is delivering an Application Message to more than one Client, each Client is treated independently. The QoS level used to deliver an Application Message outbound to the Client could differ from that of the inbound Application Message.</w:t>
      </w:r>
    </w:p>
    <w:p w:rsidR="00000000" w:rsidDel="00000000" w:rsidP="00000000" w:rsidRDefault="00000000" w:rsidRPr="00000000" w14:paraId="000008E0">
      <w:pPr>
        <w:pStyle w:val="Heading3"/>
        <w:ind w:left="0" w:firstLine="0"/>
        <w:rPr/>
      </w:pPr>
      <w:bookmarkStart w:colFirst="0" w:colLast="0" w:name="_heading=h.be76rdrlcegt" w:id="273"/>
      <w:bookmarkEnd w:id="273"/>
      <w:r w:rsidDel="00000000" w:rsidR="00000000" w:rsidRPr="00000000">
        <w:rPr>
          <w:rtl w:val="0"/>
        </w:rPr>
        <w:t xml:space="preserve">4.3.1 Publish without session</w:t>
      </w:r>
      <w:r w:rsidDel="00000000" w:rsidR="00000000" w:rsidRPr="00000000">
        <w:rPr>
          <w:rtl w:val="0"/>
        </w:rPr>
      </w:r>
    </w:p>
    <w:p w:rsidR="00000000" w:rsidDel="00000000" w:rsidP="00000000" w:rsidRDefault="00000000" w:rsidRPr="00000000" w14:paraId="000008E1">
      <w:pPr>
        <w:spacing w:line="276" w:lineRule="auto"/>
        <w:rPr>
          <w:rFonts w:ascii="Arial" w:cs="Arial" w:eastAsia="Arial" w:hAnsi="Arial"/>
          <w:sz w:val="22"/>
          <w:szCs w:val="22"/>
        </w:rPr>
      </w:pPr>
      <w:r w:rsidDel="00000000" w:rsidR="00000000" w:rsidRPr="00000000">
        <w:rPr>
          <w:sz w:val="22"/>
          <w:szCs w:val="22"/>
          <w:rtl w:val="0"/>
        </w:rPr>
        <w:t xml:space="preserve">No Session or Virtual Connection is required to send a message. The message is delivered according to the capabilities of the underlying network. </w:t>
      </w:r>
      <w:r w:rsidDel="00000000" w:rsidR="00000000" w:rsidRPr="00000000">
        <w:rPr>
          <w:rFonts w:ascii="Arial" w:cs="Arial" w:eastAsia="Arial" w:hAnsi="Arial"/>
          <w:sz w:val="22"/>
          <w:szCs w:val="22"/>
          <w:rtl w:val="0"/>
        </w:rPr>
        <w:t xml:space="preserve">No response is sent by the receiver and no retry is performed by the sender. The message arrives at the receiver either once or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not at all.</w:t>
      </w:r>
    </w:p>
    <w:p w:rsidR="00000000" w:rsidDel="00000000" w:rsidP="00000000" w:rsidRDefault="00000000" w:rsidRPr="00000000" w14:paraId="000008E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sender:</w:t>
      </w:r>
    </w:p>
    <w:p w:rsidR="00000000" w:rsidDel="00000000" w:rsidP="00000000" w:rsidRDefault="00000000" w:rsidRPr="00000000" w14:paraId="000008E3">
      <w:pPr>
        <w:numPr>
          <w:ilvl w:val="0"/>
          <w:numId w:val="62"/>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MUST send a PUBWOS packet.</w:t>
      </w:r>
    </w:p>
    <w:p w:rsidR="00000000" w:rsidDel="00000000" w:rsidP="00000000" w:rsidRDefault="00000000" w:rsidRPr="00000000" w14:paraId="000008E4">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receiver:</w:t>
      </w:r>
    </w:p>
    <w:p w:rsidR="00000000" w:rsidDel="00000000" w:rsidP="00000000" w:rsidRDefault="00000000" w:rsidRPr="00000000" w14:paraId="000008E5">
      <w:pPr>
        <w:numPr>
          <w:ilvl w:val="0"/>
          <w:numId w:val="20"/>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MAY decide to accept ownership of the message when it receives a PUBWOS packet.</w:t>
      </w:r>
    </w:p>
    <w:p w:rsidR="00000000" w:rsidDel="00000000" w:rsidP="00000000" w:rsidRDefault="00000000" w:rsidRPr="00000000" w14:paraId="000008E6">
      <w:pPr>
        <w:numPr>
          <w:ilvl w:val="0"/>
          <w:numId w:val="20"/>
        </w:numPr>
        <w:spacing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MUST treat any accepted messages as QoS 0.</w:t>
      </w:r>
    </w:p>
    <w:p w:rsidR="00000000" w:rsidDel="00000000" w:rsidP="00000000" w:rsidRDefault="00000000" w:rsidRPr="00000000" w14:paraId="000008E7">
      <w:pPr>
        <w:spacing w:line="276" w:lineRule="auto"/>
        <w:ind w:left="0" w:firstLine="72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8E8">
      <w:pPr>
        <w:spacing w:line="276" w:lineRule="auto"/>
        <w:ind w:left="0" w:firstLine="720"/>
        <w:rPr>
          <w:rFonts w:ascii="Arial" w:cs="Arial" w:eastAsia="Arial" w:hAnsi="Arial"/>
          <w:sz w:val="22"/>
          <w:szCs w:val="22"/>
        </w:rPr>
      </w:pPr>
      <w:r w:rsidDel="00000000" w:rsidR="00000000" w:rsidRPr="00000000">
        <w:rPr>
          <w:rtl w:val="0"/>
        </w:rPr>
        <w:t xml:space="preserve">Each </w:t>
      </w:r>
      <w:r w:rsidDel="00000000" w:rsidR="00000000" w:rsidRPr="00000000">
        <w:rPr>
          <w:rFonts w:ascii="Arial" w:cs="Arial" w:eastAsia="Arial" w:hAnsi="Arial"/>
          <w:sz w:val="22"/>
          <w:szCs w:val="22"/>
          <w:rtl w:val="0"/>
        </w:rPr>
        <w:t xml:space="preserve">PUBWOS packet may be </w:t>
      </w:r>
      <w:r w:rsidDel="00000000" w:rsidR="00000000" w:rsidRPr="00000000">
        <w:rPr>
          <w:rtl w:val="0"/>
        </w:rPr>
        <w:t xml:space="preserve">received and processed by more than one receiver. </w:t>
      </w:r>
      <w:r w:rsidDel="00000000" w:rsidR="00000000" w:rsidRPr="00000000">
        <w:rPr>
          <w:rtl w:val="0"/>
        </w:rPr>
      </w:r>
    </w:p>
    <w:p w:rsidR="00000000" w:rsidDel="00000000" w:rsidP="00000000" w:rsidRDefault="00000000" w:rsidRPr="00000000" w14:paraId="000008E9">
      <w:pPr>
        <w:pStyle w:val="Heading3"/>
        <w:ind w:left="0" w:firstLine="0"/>
        <w:rPr>
          <w:rFonts w:ascii="Arial" w:cs="Arial" w:eastAsia="Arial" w:hAnsi="Arial"/>
        </w:rPr>
      </w:pPr>
      <w:bookmarkStart w:colFirst="0" w:colLast="0" w:name="_heading=h.xevivl" w:id="274"/>
      <w:bookmarkEnd w:id="274"/>
      <w:r w:rsidDel="00000000" w:rsidR="00000000" w:rsidRPr="00000000">
        <w:rPr>
          <w:rtl w:val="0"/>
        </w:rPr>
        <w:t xml:space="preserve">4.3.2 </w:t>
      </w:r>
      <w:r w:rsidDel="00000000" w:rsidR="00000000" w:rsidRPr="00000000">
        <w:rPr>
          <w:rFonts w:ascii="Arial" w:cs="Arial" w:eastAsia="Arial" w:hAnsi="Arial"/>
          <w:rtl w:val="0"/>
        </w:rPr>
        <w:t xml:space="preserve">QoS 0: At most once delivery</w:t>
      </w:r>
    </w:p>
    <w:p w:rsidR="00000000" w:rsidDel="00000000" w:rsidP="00000000" w:rsidRDefault="00000000" w:rsidRPr="00000000" w14:paraId="000008E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message is delivered according to the capabilities of the underlying network. No response is sent by the receiver and no retry is performed by the sender. The message arrives at the receiver either once or not at all. </w:t>
      </w:r>
    </w:p>
    <w:p w:rsidR="00000000" w:rsidDel="00000000" w:rsidP="00000000" w:rsidRDefault="00000000" w:rsidRPr="00000000" w14:paraId="000008EB">
      <w:pPr>
        <w:spacing w:line="276" w:lineRule="auto"/>
        <w:rPr>
          <w:rFonts w:ascii="Arial" w:cs="Arial" w:eastAsia="Arial" w:hAnsi="Arial"/>
          <w:sz w:val="22"/>
          <w:szCs w:val="22"/>
        </w:rPr>
      </w:pPr>
      <w:bookmarkStart w:colFirst="0" w:colLast="0" w:name="_heading=h.3hej1je" w:id="275"/>
      <w:bookmarkEnd w:id="275"/>
      <w:r w:rsidDel="00000000" w:rsidR="00000000" w:rsidRPr="00000000">
        <w:rPr>
          <w:rFonts w:ascii="Arial" w:cs="Arial" w:eastAsia="Arial" w:hAnsi="Arial"/>
          <w:sz w:val="22"/>
          <w:szCs w:val="22"/>
          <w:highlight w:val="yellow"/>
          <w:rtl w:val="0"/>
        </w:rPr>
        <w:t xml:space="preserve">In the QoS 0 delivery protocol, the sender</w:t>
      </w:r>
      <w:r w:rsidDel="00000000" w:rsidR="00000000" w:rsidRPr="00000000">
        <w:rPr>
          <w:rtl w:val="0"/>
        </w:rPr>
      </w:r>
    </w:p>
    <w:p w:rsidR="00000000" w:rsidDel="00000000" w:rsidP="00000000" w:rsidRDefault="00000000" w:rsidRPr="00000000" w14:paraId="000008EC">
      <w:pPr>
        <w:numPr>
          <w:ilvl w:val="0"/>
          <w:numId w:val="40"/>
        </w:numPr>
        <w:spacing w:line="276" w:lineRule="auto"/>
        <w:ind w:left="78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send a PUBLISH packet with QoS 0</w:t>
      </w:r>
      <w:r w:rsidDel="00000000" w:rsidR="00000000" w:rsidRPr="00000000">
        <w:rPr>
          <w:color w:val="ff0000"/>
          <w:rtl w:val="0"/>
        </w:rPr>
        <w:t xml:space="preserve"> [MQTT-SN-4.3.2-1]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8ED">
      <w:pPr>
        <w:spacing w:line="276" w:lineRule="auto"/>
        <w:rPr>
          <w:rFonts w:ascii="Arial" w:cs="Arial" w:eastAsia="Arial" w:hAnsi="Arial"/>
          <w:sz w:val="22"/>
          <w:szCs w:val="22"/>
        </w:rPr>
      </w:pPr>
      <w:bookmarkStart w:colFirst="0" w:colLast="0" w:name="_heading=h.1wjtbr7" w:id="276"/>
      <w:bookmarkEnd w:id="276"/>
      <w:r w:rsidDel="00000000" w:rsidR="00000000" w:rsidRPr="00000000">
        <w:rPr>
          <w:rFonts w:ascii="Arial" w:cs="Arial" w:eastAsia="Arial" w:hAnsi="Arial"/>
          <w:sz w:val="22"/>
          <w:szCs w:val="22"/>
          <w:rtl w:val="0"/>
        </w:rPr>
        <w:t xml:space="preserve">In the QoS 0 delivery protocol, the receiver</w:t>
      </w:r>
    </w:p>
    <w:p w:rsidR="00000000" w:rsidDel="00000000" w:rsidP="00000000" w:rsidRDefault="00000000" w:rsidRPr="00000000" w14:paraId="000008EE">
      <w:pPr>
        <w:numPr>
          <w:ilvl w:val="0"/>
          <w:numId w:val="40"/>
        </w:numPr>
        <w:spacing w:line="276" w:lineRule="auto"/>
        <w:ind w:left="780" w:hanging="360"/>
        <w:rPr>
          <w:rFonts w:ascii="Arial" w:cs="Arial" w:eastAsia="Arial" w:hAnsi="Arial"/>
          <w:b w:val="0"/>
          <w:color w:val="172b4d"/>
          <w:sz w:val="22"/>
          <w:szCs w:val="22"/>
        </w:rPr>
      </w:pPr>
      <w:r w:rsidDel="00000000" w:rsidR="00000000" w:rsidRPr="00000000">
        <w:rPr>
          <w:rFonts w:ascii="Arial" w:cs="Arial" w:eastAsia="Arial" w:hAnsi="Arial"/>
          <w:sz w:val="22"/>
          <w:szCs w:val="22"/>
          <w:rtl w:val="0"/>
        </w:rPr>
        <w:t xml:space="preserve">Accepts ownership of the message when it receives the PUBLISH packet.</w:t>
      </w:r>
    </w:p>
    <w:p w:rsidR="00000000" w:rsidDel="00000000" w:rsidP="00000000" w:rsidRDefault="00000000" w:rsidRPr="00000000" w14:paraId="000008EF">
      <w:pPr>
        <w:rPr>
          <w:rFonts w:ascii="Arial" w:cs="Arial" w:eastAsia="Arial" w:hAnsi="Arial"/>
        </w:rPr>
      </w:pPr>
      <w:r w:rsidDel="00000000" w:rsidR="00000000" w:rsidRPr="00000000">
        <w:rPr>
          <w:i w:val="1"/>
          <w:sz w:val="19"/>
          <w:szCs w:val="19"/>
          <w:rtl w:val="0"/>
        </w:rPr>
        <w:t xml:space="preserve">Figure 4-3 – QoS 0 protocol flow, informative example</w:t>
      </w:r>
      <w:r w:rsidDel="00000000" w:rsidR="00000000" w:rsidRPr="00000000">
        <w:rPr>
          <w:rtl w:val="0"/>
        </w:rPr>
      </w:r>
    </w:p>
    <w:tbl>
      <w:tblPr>
        <w:tblStyle w:val="Table12"/>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1"/>
          <w:tblHeader w:val="0"/>
        </w:trPr>
        <w:tc>
          <w:tcPr>
            <w:shd w:fill="cfe2f3" w:val="clear"/>
          </w:tcPr>
          <w:p w:rsidR="00000000" w:rsidDel="00000000" w:rsidP="00000000" w:rsidRDefault="00000000" w:rsidRPr="00000000" w14:paraId="000008F0">
            <w:pPr>
              <w:tabs>
                <w:tab w:val="left" w:leader="none" w:pos="756"/>
                <w:tab w:val="center" w:leader="none" w:pos="1566"/>
              </w:tabs>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Sender Action</w:t>
            </w:r>
          </w:p>
        </w:tc>
        <w:tc>
          <w:tcPr>
            <w:shd w:fill="cfe2f3" w:val="clear"/>
          </w:tcPr>
          <w:p w:rsidR="00000000" w:rsidDel="00000000" w:rsidP="00000000" w:rsidRDefault="00000000" w:rsidRPr="00000000" w14:paraId="000008F1">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Control Packet</w:t>
            </w:r>
          </w:p>
        </w:tc>
        <w:tc>
          <w:tcPr>
            <w:shd w:fill="cfe2f3" w:val="clear"/>
          </w:tcPr>
          <w:p w:rsidR="00000000" w:rsidDel="00000000" w:rsidP="00000000" w:rsidRDefault="00000000" w:rsidRPr="00000000" w14:paraId="000008F2">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Receiver Action</w:t>
            </w:r>
          </w:p>
        </w:tc>
      </w:tr>
      <w:tr>
        <w:trPr>
          <w:cantSplit w:val="1"/>
          <w:tblHeader w:val="0"/>
        </w:trPr>
        <w:tc>
          <w:tcPr>
            <w:shd w:fill="auto" w:val="clear"/>
          </w:tcPr>
          <w:p w:rsidR="00000000" w:rsidDel="00000000" w:rsidP="00000000" w:rsidRDefault="00000000" w:rsidRPr="00000000" w14:paraId="000008F3">
            <w:pPr>
              <w:jc w:val="center"/>
              <w:rPr>
                <w:rFonts w:ascii="Arial" w:cs="Arial" w:eastAsia="Arial" w:hAnsi="Arial"/>
              </w:rPr>
            </w:pPr>
            <w:r w:rsidDel="00000000" w:rsidR="00000000" w:rsidRPr="00000000">
              <w:rPr>
                <w:rFonts w:ascii="Arial" w:cs="Arial" w:eastAsia="Arial" w:hAnsi="Arial"/>
                <w:rtl w:val="0"/>
              </w:rPr>
              <w:t xml:space="preserve">PUBLISH QoS 0</w:t>
            </w:r>
          </w:p>
        </w:tc>
        <w:tc>
          <w:tcPr>
            <w:shd w:fill="auto" w:val="clear"/>
          </w:tcPr>
          <w:p w:rsidR="00000000" w:rsidDel="00000000" w:rsidP="00000000" w:rsidRDefault="00000000" w:rsidRPr="00000000" w14:paraId="000008F4">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F5">
            <w:pPr>
              <w:rPr>
                <w:rFonts w:ascii="Arial" w:cs="Arial" w:eastAsia="Arial" w:hAnsi="Arial"/>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08F6">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F7">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08F8">
            <w:pPr>
              <w:jc w:val="center"/>
              <w:rPr>
                <w:rFonts w:ascii="Arial" w:cs="Arial" w:eastAsia="Arial" w:hAnsi="Arial"/>
                <w:b w:val="1"/>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08F9">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FA">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FB">
            <w:pPr>
              <w:jc w:val="center"/>
              <w:rPr>
                <w:rFonts w:ascii="Arial" w:cs="Arial" w:eastAsia="Arial" w:hAnsi="Arial"/>
                <w:b w:val="1"/>
              </w:rPr>
            </w:pPr>
            <w:r w:rsidDel="00000000" w:rsidR="00000000" w:rsidRPr="00000000">
              <w:rPr>
                <w:rFonts w:ascii="Arial" w:cs="Arial" w:eastAsia="Arial" w:hAnsi="Arial"/>
                <w:rtl w:val="0"/>
              </w:rPr>
              <w:t xml:space="preserve">Deliver Application Message to appropriate onward recipient(s) </w:t>
            </w:r>
            <w:r w:rsidDel="00000000" w:rsidR="00000000" w:rsidRPr="00000000">
              <w:rPr>
                <w:rtl w:val="0"/>
              </w:rPr>
            </w:r>
          </w:p>
        </w:tc>
      </w:tr>
    </w:tbl>
    <w:p w:rsidR="00000000" w:rsidDel="00000000" w:rsidP="00000000" w:rsidRDefault="00000000" w:rsidRPr="00000000" w14:paraId="000008FC">
      <w:pPr>
        <w:pStyle w:val="Heading3"/>
        <w:ind w:left="0" w:firstLine="0"/>
        <w:rPr>
          <w:rFonts w:ascii="Arial" w:cs="Arial" w:eastAsia="Arial" w:hAnsi="Arial"/>
        </w:rPr>
      </w:pPr>
      <w:bookmarkStart w:colFirst="0" w:colLast="0" w:name="_heading=h.1au1eum" w:id="277"/>
      <w:bookmarkEnd w:id="277"/>
      <w:r w:rsidDel="00000000" w:rsidR="00000000" w:rsidRPr="00000000">
        <w:rPr>
          <w:rtl w:val="0"/>
        </w:rPr>
        <w:t xml:space="preserve">4.3.3 </w:t>
      </w:r>
      <w:r w:rsidDel="00000000" w:rsidR="00000000" w:rsidRPr="00000000">
        <w:rPr>
          <w:rFonts w:ascii="Arial" w:cs="Arial" w:eastAsia="Arial" w:hAnsi="Arial"/>
          <w:rtl w:val="0"/>
        </w:rPr>
        <w:t xml:space="preserve">QoS 1: At least once delivery</w:t>
      </w:r>
    </w:p>
    <w:p w:rsidR="00000000" w:rsidDel="00000000" w:rsidP="00000000" w:rsidRDefault="00000000" w:rsidRPr="00000000" w14:paraId="000008FD">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This Quality of Service level ensures that the message arrives at the receiver at least once. A QoS 1 PUBLISH packet has a Packet Identifier in its Variable Header and is acknowledged by a PUBACK packet.</w:t>
      </w:r>
    </w:p>
    <w:p w:rsidR="00000000" w:rsidDel="00000000" w:rsidP="00000000" w:rsidRDefault="00000000" w:rsidRPr="00000000" w14:paraId="000008FE">
      <w:pPr>
        <w:spacing w:line="276" w:lineRule="auto"/>
        <w:rPr>
          <w:rFonts w:ascii="Arial" w:cs="Arial" w:eastAsia="Arial" w:hAnsi="Arial"/>
          <w:sz w:val="22"/>
          <w:szCs w:val="22"/>
        </w:rPr>
      </w:pPr>
      <w:bookmarkStart w:colFirst="0" w:colLast="0" w:name="_heading=h.3utoxif" w:id="278"/>
      <w:bookmarkEnd w:id="278"/>
      <w:r w:rsidDel="00000000" w:rsidR="00000000" w:rsidRPr="00000000">
        <w:rPr>
          <w:rFonts w:ascii="Arial" w:cs="Arial" w:eastAsia="Arial" w:hAnsi="Arial"/>
          <w:sz w:val="22"/>
          <w:szCs w:val="22"/>
          <w:highlight w:val="yellow"/>
          <w:rtl w:val="0"/>
        </w:rPr>
        <w:t xml:space="preserve">In the QoS 1 delivery protocol, the sender</w:t>
      </w:r>
      <w:r w:rsidDel="00000000" w:rsidR="00000000" w:rsidRPr="00000000">
        <w:rPr>
          <w:rtl w:val="0"/>
        </w:rPr>
      </w:r>
    </w:p>
    <w:p w:rsidR="00000000" w:rsidDel="00000000" w:rsidP="00000000" w:rsidRDefault="00000000" w:rsidRPr="00000000" w14:paraId="000008FF">
      <w:pPr>
        <w:numPr>
          <w:ilvl w:val="0"/>
          <w:numId w:val="40"/>
        </w:numPr>
        <w:spacing w:line="276" w:lineRule="auto"/>
        <w:ind w:left="78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assign an unused Packet Identifier each time it has a new Application Message to publish</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[MQTT-SN-4.3.3-1].</w:t>
      </w:r>
    </w:p>
    <w:p w:rsidR="00000000" w:rsidDel="00000000" w:rsidP="00000000" w:rsidRDefault="00000000" w:rsidRPr="00000000" w14:paraId="00000900">
      <w:pPr>
        <w:numPr>
          <w:ilvl w:val="0"/>
          <w:numId w:val="40"/>
        </w:numPr>
        <w:spacing w:line="276" w:lineRule="auto"/>
        <w:ind w:left="78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send a PUBLISH packet containing this Packet Identifier with QoS 1 </w:t>
      </w:r>
      <w:r w:rsidDel="00000000" w:rsidR="00000000" w:rsidRPr="00000000">
        <w:rPr>
          <w:rFonts w:ascii="Arial" w:cs="Arial" w:eastAsia="Arial" w:hAnsi="Arial"/>
          <w:sz w:val="22"/>
          <w:szCs w:val="22"/>
          <w:highlight w:val="yellow"/>
          <w:rtl w:val="0"/>
        </w:rPr>
        <w:t xml:space="preserve">and DUP flag set to 0</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[MQTT-SN-4.3.3-2]. </w:t>
      </w:r>
    </w:p>
    <w:p w:rsidR="00000000" w:rsidDel="00000000" w:rsidP="00000000" w:rsidRDefault="00000000" w:rsidRPr="00000000" w14:paraId="00000901">
      <w:pPr>
        <w:numPr>
          <w:ilvl w:val="0"/>
          <w:numId w:val="40"/>
        </w:numPr>
        <w:spacing w:line="276" w:lineRule="auto"/>
        <w:ind w:left="780" w:hanging="360"/>
        <w:rPr>
          <w:rFonts w:ascii="Arial" w:cs="Arial" w:eastAsia="Arial" w:hAnsi="Arial"/>
          <w:b w:val="0"/>
          <w:color w:val="172b4d"/>
          <w:sz w:val="22"/>
          <w:szCs w:val="22"/>
          <w:highlight w:val="yellow"/>
        </w:rPr>
      </w:pPr>
      <w:r w:rsidDel="00000000" w:rsidR="00000000" w:rsidRPr="00000000">
        <w:rPr>
          <w:rFonts w:ascii="Arial" w:cs="Arial" w:eastAsia="Arial" w:hAnsi="Arial"/>
          <w:sz w:val="22"/>
          <w:szCs w:val="22"/>
          <w:highlight w:val="yellow"/>
          <w:rtl w:val="0"/>
        </w:rPr>
        <w:t xml:space="preserve">MUST treat the PUBLISH packet as “unacknowledged” until it has received the corresponding PUBACK packet from the receiver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[MQTT-SN-4.3.3-3].</w:t>
      </w:r>
      <w:r w:rsidDel="00000000" w:rsidR="00000000" w:rsidRPr="00000000">
        <w:rPr>
          <w:rtl w:val="0"/>
        </w:rPr>
      </w:r>
    </w:p>
    <w:p w:rsidR="00000000" w:rsidDel="00000000" w:rsidP="00000000" w:rsidRDefault="00000000" w:rsidRPr="00000000" w14:paraId="00000902">
      <w:pPr>
        <w:spacing w:line="276" w:lineRule="auto"/>
        <w:rPr>
          <w:rFonts w:ascii="Arial" w:cs="Arial" w:eastAsia="Arial" w:hAnsi="Arial"/>
          <w:sz w:val="22"/>
          <w:szCs w:val="22"/>
          <w:highlight w:val="yellow"/>
        </w:rPr>
      </w:pPr>
      <w:bookmarkStart w:colFirst="0" w:colLast="0" w:name="_heading=h.29yz7q8" w:id="279"/>
      <w:bookmarkEnd w:id="279"/>
      <w:r w:rsidDel="00000000" w:rsidR="00000000" w:rsidRPr="00000000">
        <w:rPr>
          <w:rFonts w:ascii="Arial" w:cs="Arial" w:eastAsia="Arial" w:hAnsi="Arial"/>
          <w:sz w:val="22"/>
          <w:szCs w:val="22"/>
          <w:rtl w:val="0"/>
        </w:rPr>
        <w:t xml:space="preserve">The Packet Identifier becomes available for reuse once the sender has received the PUBACK packet. </w:t>
      </w:r>
      <w:r w:rsidDel="00000000" w:rsidR="00000000" w:rsidRPr="00000000">
        <w:rPr>
          <w:rtl w:val="0"/>
        </w:rPr>
      </w:r>
    </w:p>
    <w:p w:rsidR="00000000" w:rsidDel="00000000" w:rsidP="00000000" w:rsidRDefault="00000000" w:rsidRPr="00000000" w14:paraId="00000903">
      <w:pPr>
        <w:spacing w:line="276" w:lineRule="auto"/>
        <w:rPr>
          <w:highlight w:val="yellow"/>
        </w:rPr>
      </w:pPr>
      <w:r w:rsidDel="00000000" w:rsidR="00000000" w:rsidRPr="00000000">
        <w:rPr>
          <w:rFonts w:ascii="Arial" w:cs="Arial" w:eastAsia="Arial" w:hAnsi="Arial"/>
          <w:sz w:val="22"/>
          <w:szCs w:val="22"/>
          <w:shd w:fill="auto" w:val="clear"/>
          <w:rtl w:val="0"/>
        </w:rPr>
        <w:t xml:space="preserve">The sender is NOT permitted to send further packets with different Packet Identifiers while it is waiting to receive acknowledgements.</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sz w:val="22"/>
          <w:szCs w:val="22"/>
          <w:highlight w:val="yellow"/>
          <w:rtl w:val="0"/>
        </w:rPr>
        <w:t xml:space="preserve">At all times a Sender MUST have a maximum of one unacknowledged packet</w:t>
      </w:r>
      <w:r w:rsidDel="00000000" w:rsidR="00000000" w:rsidRPr="00000000">
        <w:rPr>
          <w:highlight w:val="yellow"/>
          <w:rtl w:val="0"/>
        </w:rPr>
        <w:t xml:space="preserve"> </w:t>
      </w:r>
      <w:r w:rsidDel="00000000" w:rsidR="00000000" w:rsidRPr="00000000">
        <w:rPr>
          <w:color w:val="ff0000"/>
          <w:rtl w:val="0"/>
        </w:rPr>
        <w:t xml:space="preserve">[MQTT-SN-4.3.3-1]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904">
      <w:pPr>
        <w:spacing w:line="276" w:lineRule="auto"/>
        <w:rPr>
          <w:rFonts w:ascii="Arial" w:cs="Arial" w:eastAsia="Arial" w:hAnsi="Arial"/>
          <w:sz w:val="22"/>
          <w:szCs w:val="22"/>
        </w:rPr>
      </w:pPr>
      <w:bookmarkStart w:colFirst="0" w:colLast="0" w:name="_heading=h.p49hy1" w:id="280"/>
      <w:bookmarkEnd w:id="280"/>
      <w:r w:rsidDel="00000000" w:rsidR="00000000" w:rsidRPr="00000000">
        <w:rPr>
          <w:rFonts w:ascii="Arial" w:cs="Arial" w:eastAsia="Arial" w:hAnsi="Arial"/>
          <w:sz w:val="22"/>
          <w:szCs w:val="22"/>
          <w:highlight w:val="yellow"/>
          <w:rtl w:val="0"/>
        </w:rPr>
        <w:t xml:space="preserve">In the QoS 1 delivery protocol, the receiver</w:t>
      </w:r>
      <w:r w:rsidDel="00000000" w:rsidR="00000000" w:rsidRPr="00000000">
        <w:rPr>
          <w:rtl w:val="0"/>
        </w:rPr>
      </w:r>
    </w:p>
    <w:p w:rsidR="00000000" w:rsidDel="00000000" w:rsidP="00000000" w:rsidRDefault="00000000" w:rsidRPr="00000000" w14:paraId="00000905">
      <w:pPr>
        <w:numPr>
          <w:ilvl w:val="0"/>
          <w:numId w:val="41"/>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respond with a PUBACK packet containing the Packet Identifier from the incoming PUBLISH packet, having accepted ownership of the Application Message</w:t>
      </w:r>
      <w:r w:rsidDel="00000000" w:rsidR="00000000" w:rsidRPr="00000000">
        <w:rPr>
          <w:rtl w:val="0"/>
        </w:rPr>
        <w:t xml:space="preserve"> </w:t>
      </w:r>
      <w:r w:rsidDel="00000000" w:rsidR="00000000" w:rsidRPr="00000000">
        <w:rPr>
          <w:color w:val="ff0000"/>
          <w:rtl w:val="0"/>
        </w:rPr>
        <w:t xml:space="preserve">[MQTT-SN-4.3.3-2]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906">
      <w:pPr>
        <w:numPr>
          <w:ilvl w:val="0"/>
          <w:numId w:val="41"/>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After it has sent a PUBACK packet the receiver MUST treat any incoming PUBLISH packet that contains the same Packet Identifier as being a new Application Message</w:t>
      </w:r>
      <w:r w:rsidDel="00000000" w:rsidR="00000000" w:rsidRPr="00000000">
        <w:rPr>
          <w:highlight w:val="yellow"/>
          <w:rtl w:val="0"/>
        </w:rPr>
        <w:t xml:space="preserve"> </w:t>
      </w:r>
      <w:r w:rsidDel="00000000" w:rsidR="00000000" w:rsidRPr="00000000">
        <w:rPr>
          <w:color w:val="ff0000"/>
          <w:rtl w:val="0"/>
        </w:rPr>
        <w:t xml:space="preserve">[MQTT-SN-4.3.3-3]</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907">
      <w:pPr>
        <w:rPr>
          <w:rFonts w:ascii="Arial" w:cs="Arial" w:eastAsia="Arial" w:hAnsi="Arial"/>
        </w:rPr>
      </w:pPr>
      <w:r w:rsidDel="00000000" w:rsidR="00000000" w:rsidRPr="00000000">
        <w:rPr>
          <w:i w:val="1"/>
          <w:sz w:val="19"/>
          <w:szCs w:val="19"/>
          <w:rtl w:val="0"/>
        </w:rPr>
        <w:t xml:space="preserve">Figure 4-4 – QoS 1 protocol flow, informative example</w:t>
      </w:r>
      <w:r w:rsidDel="00000000" w:rsidR="00000000" w:rsidRPr="00000000">
        <w:rPr>
          <w:rtl w:val="0"/>
        </w:rPr>
      </w:r>
    </w:p>
    <w:tbl>
      <w:tblPr>
        <w:tblStyle w:val="Table13"/>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0"/>
          <w:tblHeader w:val="0"/>
        </w:trPr>
        <w:tc>
          <w:tcPr>
            <w:shd w:fill="cfe2f3" w:val="clear"/>
          </w:tcPr>
          <w:p w:rsidR="00000000" w:rsidDel="00000000" w:rsidP="00000000" w:rsidRDefault="00000000" w:rsidRPr="00000000" w14:paraId="00000908">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Sender Action</w:t>
            </w:r>
          </w:p>
        </w:tc>
        <w:tc>
          <w:tcPr>
            <w:shd w:fill="cfe2f3" w:val="clear"/>
          </w:tcPr>
          <w:p w:rsidR="00000000" w:rsidDel="00000000" w:rsidP="00000000" w:rsidRDefault="00000000" w:rsidRPr="00000000" w14:paraId="00000909">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MQTT-SN Control Packet</w:t>
            </w:r>
          </w:p>
        </w:tc>
        <w:tc>
          <w:tcPr>
            <w:shd w:fill="cfe2f3" w:val="clear"/>
          </w:tcPr>
          <w:p w:rsidR="00000000" w:rsidDel="00000000" w:rsidP="00000000" w:rsidRDefault="00000000" w:rsidRPr="00000000" w14:paraId="0000090A">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Receiver action</w:t>
            </w:r>
          </w:p>
        </w:tc>
      </w:tr>
      <w:tr>
        <w:trPr>
          <w:cantSplit w:val="0"/>
          <w:tblHeader w:val="0"/>
        </w:trPr>
        <w:tc>
          <w:tcPr>
            <w:shd w:fill="auto" w:val="clear"/>
          </w:tcPr>
          <w:p w:rsidR="00000000" w:rsidDel="00000000" w:rsidP="00000000" w:rsidRDefault="00000000" w:rsidRPr="00000000" w14:paraId="0000090B">
            <w:pPr>
              <w:rPr>
                <w:rFonts w:ascii="Arial" w:cs="Arial" w:eastAsia="Arial" w:hAnsi="Arial"/>
              </w:rPr>
            </w:pPr>
            <w:r w:rsidDel="00000000" w:rsidR="00000000" w:rsidRPr="00000000">
              <w:rPr>
                <w:rFonts w:ascii="Arial" w:cs="Arial" w:eastAsia="Arial" w:hAnsi="Arial"/>
                <w:rtl w:val="0"/>
              </w:rPr>
              <w:t xml:space="preserve">Store message</w:t>
            </w:r>
          </w:p>
        </w:tc>
        <w:tc>
          <w:tcPr>
            <w:shd w:fill="auto" w:val="clear"/>
          </w:tcPr>
          <w:p w:rsidR="00000000" w:rsidDel="00000000" w:rsidP="00000000" w:rsidRDefault="00000000" w:rsidRPr="00000000" w14:paraId="0000090C">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90D">
            <w:pPr>
              <w:rPr>
                <w:rFonts w:ascii="Arial" w:cs="Arial" w:eastAsia="Arial" w:hAnsi="Arial"/>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90E">
            <w:pPr>
              <w:rPr>
                <w:rFonts w:ascii="Arial" w:cs="Arial" w:eastAsia="Arial" w:hAnsi="Arial"/>
              </w:rPr>
            </w:pPr>
            <w:r w:rsidDel="00000000" w:rsidR="00000000" w:rsidRPr="00000000">
              <w:rPr>
                <w:rFonts w:ascii="Arial" w:cs="Arial" w:eastAsia="Arial" w:hAnsi="Arial"/>
                <w:rtl w:val="0"/>
              </w:rPr>
              <w:t xml:space="preserve">Send PUBLISH QoS 1, DUP=0, &lt;Packet Identifier&gt;</w:t>
            </w:r>
          </w:p>
        </w:tc>
        <w:tc>
          <w:tcPr>
            <w:shd w:fill="auto" w:val="clear"/>
          </w:tcPr>
          <w:p w:rsidR="00000000" w:rsidDel="00000000" w:rsidP="00000000" w:rsidRDefault="00000000" w:rsidRPr="00000000" w14:paraId="0000090F">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0910">
            <w:pPr>
              <w:rPr>
                <w:rFonts w:ascii="Arial" w:cs="Arial" w:eastAsia="Arial" w:hAnsi="Arial"/>
                <w:b w:val="1"/>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911">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912">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913">
            <w:pPr>
              <w:rPr>
                <w:rFonts w:ascii="Arial" w:cs="Arial" w:eastAsia="Arial" w:hAnsi="Arial"/>
                <w:b w:val="1"/>
              </w:rPr>
            </w:pPr>
            <w:r w:rsidDel="00000000" w:rsidR="00000000" w:rsidRPr="00000000">
              <w:rPr>
                <w:rFonts w:ascii="Arial" w:cs="Arial" w:eastAsia="Arial" w:hAnsi="Arial"/>
                <w:rtl w:val="0"/>
              </w:rPr>
              <w:t xml:space="preserve">Initiate onward delivery of the Application Message</w:t>
            </w:r>
            <w:r w:rsidDel="00000000" w:rsidR="00000000" w:rsidRPr="00000000">
              <w:rPr>
                <w:rFonts w:ascii="Arial" w:cs="Arial" w:eastAsia="Arial" w:hAnsi="Arial"/>
                <w:vertAlign w:val="superscript"/>
                <w:rtl w:val="0"/>
              </w:rPr>
              <w:t xml:space="preserve">1</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914">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915">
            <w:pPr>
              <w:jc w:val="center"/>
              <w:rPr>
                <w:rFonts w:ascii="Arial" w:cs="Arial" w:eastAsia="Arial" w:hAnsi="Arial"/>
              </w:rPr>
            </w:pPr>
            <w:r w:rsidDel="00000000" w:rsidR="00000000" w:rsidRPr="00000000">
              <w:rPr>
                <w:rFonts w:ascii="Arial" w:cs="Arial" w:eastAsia="Arial" w:hAnsi="Arial"/>
                <w:rtl w:val="0"/>
              </w:rPr>
              <w:t xml:space="preserve">&lt;----------</w:t>
            </w:r>
          </w:p>
        </w:tc>
        <w:tc>
          <w:tcPr>
            <w:shd w:fill="auto" w:val="clear"/>
          </w:tcPr>
          <w:p w:rsidR="00000000" w:rsidDel="00000000" w:rsidP="00000000" w:rsidRDefault="00000000" w:rsidRPr="00000000" w14:paraId="00000916">
            <w:pPr>
              <w:jc w:val="center"/>
              <w:rPr>
                <w:rFonts w:ascii="Arial" w:cs="Arial" w:eastAsia="Arial" w:hAnsi="Arial"/>
              </w:rPr>
            </w:pPr>
            <w:r w:rsidDel="00000000" w:rsidR="00000000" w:rsidRPr="00000000">
              <w:rPr>
                <w:rFonts w:ascii="Arial" w:cs="Arial" w:eastAsia="Arial" w:hAnsi="Arial"/>
                <w:rtl w:val="0"/>
              </w:rPr>
              <w:t xml:space="preserve">Send PUBACK &lt;Packet Identifier&gt;</w:t>
            </w:r>
          </w:p>
        </w:tc>
      </w:tr>
      <w:tr>
        <w:trPr>
          <w:cantSplit w:val="0"/>
          <w:tblHeader w:val="0"/>
        </w:trPr>
        <w:tc>
          <w:tcPr>
            <w:shd w:fill="auto" w:val="clear"/>
          </w:tcPr>
          <w:p w:rsidR="00000000" w:rsidDel="00000000" w:rsidP="00000000" w:rsidRDefault="00000000" w:rsidRPr="00000000" w14:paraId="00000917">
            <w:pPr>
              <w:rPr>
                <w:rFonts w:ascii="Arial" w:cs="Arial" w:eastAsia="Arial" w:hAnsi="Arial"/>
                <w:b w:val="1"/>
              </w:rPr>
            </w:pPr>
            <w:r w:rsidDel="00000000" w:rsidR="00000000" w:rsidRPr="00000000">
              <w:rPr>
                <w:rFonts w:ascii="Arial" w:cs="Arial" w:eastAsia="Arial" w:hAnsi="Arial"/>
                <w:rtl w:val="0"/>
              </w:rPr>
              <w:t xml:space="preserve">Discard message</w:t>
            </w:r>
            <w:r w:rsidDel="00000000" w:rsidR="00000000" w:rsidRPr="00000000">
              <w:rPr>
                <w:rtl w:val="0"/>
              </w:rPr>
            </w:r>
          </w:p>
        </w:tc>
        <w:tc>
          <w:tcPr>
            <w:shd w:fill="auto" w:val="clear"/>
          </w:tcPr>
          <w:p w:rsidR="00000000" w:rsidDel="00000000" w:rsidP="00000000" w:rsidRDefault="00000000" w:rsidRPr="00000000" w14:paraId="00000918">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919">
            <w:pPr>
              <w:jc w:val="center"/>
              <w:rPr>
                <w:rFonts w:ascii="Arial" w:cs="Arial" w:eastAsia="Arial" w:hAnsi="Arial"/>
                <w:b w:val="1"/>
              </w:rPr>
            </w:pPr>
            <w:r w:rsidDel="00000000" w:rsidR="00000000" w:rsidRPr="00000000">
              <w:rPr>
                <w:rtl w:val="0"/>
              </w:rPr>
            </w:r>
          </w:p>
        </w:tc>
      </w:tr>
    </w:tbl>
    <w:p w:rsidR="00000000" w:rsidDel="00000000" w:rsidP="00000000" w:rsidRDefault="00000000" w:rsidRPr="00000000" w14:paraId="0000091A">
      <w:pPr>
        <w:spacing w:line="276" w:lineRule="auto"/>
        <w:ind w:left="720" w:firstLine="0"/>
        <w:rPr>
          <w:sz w:val="22"/>
          <w:szCs w:val="22"/>
        </w:rPr>
      </w:pPr>
      <w:r w:rsidDel="00000000" w:rsidR="00000000" w:rsidRPr="00000000">
        <w:rPr>
          <w:rFonts w:ascii="Roboto" w:cs="Roboto" w:eastAsia="Roboto" w:hAnsi="Roboto"/>
          <w:color w:val="222222"/>
          <w:sz w:val="22"/>
          <w:szCs w:val="22"/>
          <w:vertAlign w:val="superscript"/>
          <w:rtl w:val="0"/>
        </w:rPr>
        <w:t xml:space="preserve">1</w:t>
      </w:r>
      <w:r w:rsidDel="00000000" w:rsidR="00000000" w:rsidRPr="00000000">
        <w:rPr>
          <w:sz w:val="22"/>
          <w:szCs w:val="22"/>
          <w:rtl w:val="0"/>
        </w:rPr>
        <w:t xml:space="preserve">The receiver does not need to complete delivery of the Application Message before sending the PUBACK</w:t>
      </w:r>
      <w:r w:rsidDel="00000000" w:rsidR="00000000" w:rsidRPr="00000000">
        <w:rPr>
          <w:sz w:val="22"/>
          <w:szCs w:val="22"/>
          <w:rtl w:val="0"/>
        </w:rPr>
        <w:t xml:space="preserve">. When its original sender receives the PUBACK packet, ownership of the Application Message is transferred to the receiver.</w:t>
      </w:r>
    </w:p>
    <w:p w:rsidR="00000000" w:rsidDel="00000000" w:rsidP="00000000" w:rsidRDefault="00000000" w:rsidRPr="00000000" w14:paraId="0000091B">
      <w:pPr>
        <w:pStyle w:val="Heading3"/>
        <w:ind w:left="0" w:firstLine="0"/>
        <w:rPr>
          <w:rFonts w:ascii="Arial" w:cs="Arial" w:eastAsia="Arial" w:hAnsi="Arial"/>
        </w:rPr>
      </w:pPr>
      <w:bookmarkStart w:colFirst="0" w:colLast="0" w:name="_heading=h.1o97atn" w:id="281"/>
      <w:bookmarkEnd w:id="281"/>
      <w:r w:rsidDel="00000000" w:rsidR="00000000" w:rsidRPr="00000000">
        <w:rPr>
          <w:rtl w:val="0"/>
        </w:rPr>
        <w:t xml:space="preserve">4.3.4 </w:t>
      </w:r>
      <w:r w:rsidDel="00000000" w:rsidR="00000000" w:rsidRPr="00000000">
        <w:rPr>
          <w:rFonts w:ascii="Arial" w:cs="Arial" w:eastAsia="Arial" w:hAnsi="Arial"/>
          <w:rtl w:val="0"/>
        </w:rPr>
        <w:t xml:space="preserve">QoS 2: Exactly once delivery</w:t>
      </w:r>
    </w:p>
    <w:p w:rsidR="00000000" w:rsidDel="00000000" w:rsidP="00000000" w:rsidRDefault="00000000" w:rsidRPr="00000000" w14:paraId="0000091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is the highest Quality of Service level, for use when neither loss nor duplication of Application Messages are acceptable. There is an increased overhead associated with QoS 2.</w:t>
      </w:r>
    </w:p>
    <w:p w:rsidR="00000000" w:rsidDel="00000000" w:rsidP="00000000" w:rsidRDefault="00000000" w:rsidRPr="00000000" w14:paraId="0000091D">
      <w:pPr>
        <w:spacing w:line="276" w:lineRule="auto"/>
        <w:rPr>
          <w:rFonts w:ascii="Arial" w:cs="Arial" w:eastAsia="Arial" w:hAnsi="Arial"/>
          <w:sz w:val="22"/>
          <w:szCs w:val="22"/>
        </w:rPr>
      </w:pPr>
      <w:bookmarkStart w:colFirst="0" w:colLast="0" w:name="_heading=h.488uthg" w:id="282"/>
      <w:bookmarkEnd w:id="282"/>
      <w:r w:rsidDel="00000000" w:rsidR="00000000" w:rsidRPr="00000000">
        <w:rPr>
          <w:rFonts w:ascii="Arial" w:cs="Arial" w:eastAsia="Arial" w:hAnsi="Arial"/>
          <w:sz w:val="22"/>
          <w:szCs w:val="22"/>
          <w:highlight w:val="yellow"/>
          <w:rtl w:val="0"/>
        </w:rPr>
        <w:t xml:space="preserve">In the QoS 2 delivery protocol, the sender</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1E">
      <w:pPr>
        <w:numPr>
          <w:ilvl w:val="0"/>
          <w:numId w:val="42"/>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assign an unused Packet Identifier when it has a new Application Message to publish</w:t>
      </w:r>
      <w:r w:rsidDel="00000000" w:rsidR="00000000" w:rsidRPr="00000000">
        <w:rPr>
          <w:rFonts w:ascii="Arial" w:cs="Arial" w:eastAsia="Arial" w:hAnsi="Arial"/>
          <w:color w:val="ff0000"/>
          <w:sz w:val="22"/>
          <w:szCs w:val="22"/>
          <w:rtl w:val="0"/>
        </w:rPr>
        <w:t xml:space="preserve"> </w:t>
      </w:r>
      <w:r w:rsidDel="00000000" w:rsidR="00000000" w:rsidRPr="00000000">
        <w:rPr>
          <w:color w:val="ff0000"/>
          <w:rtl w:val="0"/>
        </w:rPr>
        <w:t xml:space="preserve">[MQTT-SN-4.3.4-1]</w:t>
      </w:r>
    </w:p>
    <w:p w:rsidR="00000000" w:rsidDel="00000000" w:rsidP="00000000" w:rsidRDefault="00000000" w:rsidRPr="00000000" w14:paraId="0000091F">
      <w:pPr>
        <w:numPr>
          <w:ilvl w:val="0"/>
          <w:numId w:val="42"/>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send a PUBLISH packet containing this Packet Identifier with QoS equal to 2 </w:t>
      </w:r>
      <w:r w:rsidDel="00000000" w:rsidR="00000000" w:rsidRPr="00000000">
        <w:rPr>
          <w:color w:val="ff0000"/>
          <w:rtl w:val="0"/>
        </w:rPr>
        <w:t xml:space="preserve">[MQTT-SN-4.3.4-2]</w:t>
      </w:r>
      <w:r w:rsidDel="00000000" w:rsidR="00000000" w:rsidRPr="00000000">
        <w:rPr>
          <w:rtl w:val="0"/>
        </w:rPr>
      </w:r>
    </w:p>
    <w:p w:rsidR="00000000" w:rsidDel="00000000" w:rsidP="00000000" w:rsidRDefault="00000000" w:rsidRPr="00000000" w14:paraId="00000920">
      <w:pPr>
        <w:numPr>
          <w:ilvl w:val="0"/>
          <w:numId w:val="42"/>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set the DUP flag to 0 when it attempts to </w:t>
      </w:r>
      <w:r w:rsidDel="00000000" w:rsidR="00000000" w:rsidRPr="00000000">
        <w:rPr>
          <w:highlight w:val="yellow"/>
          <w:rtl w:val="0"/>
        </w:rPr>
        <w:t xml:space="preserve">send</w:t>
      </w:r>
      <w:r w:rsidDel="00000000" w:rsidR="00000000" w:rsidRPr="00000000">
        <w:rPr>
          <w:rFonts w:ascii="Arial" w:cs="Arial" w:eastAsia="Arial" w:hAnsi="Arial"/>
          <w:sz w:val="22"/>
          <w:szCs w:val="22"/>
          <w:highlight w:val="yellow"/>
          <w:rtl w:val="0"/>
        </w:rPr>
        <w:t xml:space="preserve"> a PUBLISH packet for the first time </w:t>
      </w:r>
      <w:r w:rsidDel="00000000" w:rsidR="00000000" w:rsidRPr="00000000">
        <w:rPr>
          <w:color w:val="ff0000"/>
          <w:rtl w:val="0"/>
        </w:rPr>
        <w:t xml:space="preserve">[MQTT-SN-4.3.4-3]</w:t>
      </w:r>
      <w:r w:rsidDel="00000000" w:rsidR="00000000" w:rsidRPr="00000000">
        <w:rPr>
          <w:rtl w:val="0"/>
        </w:rPr>
      </w:r>
    </w:p>
    <w:p w:rsidR="00000000" w:rsidDel="00000000" w:rsidP="00000000" w:rsidRDefault="00000000" w:rsidRPr="00000000" w14:paraId="00000921">
      <w:pPr>
        <w:numPr>
          <w:ilvl w:val="0"/>
          <w:numId w:val="42"/>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set the DUP flag to 1 when it attempts to resend a PUBLISH packet</w:t>
      </w:r>
      <w:r w:rsidDel="00000000" w:rsidR="00000000" w:rsidRPr="00000000">
        <w:rPr>
          <w:rFonts w:ascii="Arial" w:cs="Arial" w:eastAsia="Arial" w:hAnsi="Arial"/>
          <w:sz w:val="22"/>
          <w:szCs w:val="22"/>
          <w:rtl w:val="0"/>
        </w:rPr>
        <w:t xml:space="preserve"> </w:t>
      </w:r>
      <w:r w:rsidDel="00000000" w:rsidR="00000000" w:rsidRPr="00000000">
        <w:rPr>
          <w:color w:val="ff0000"/>
          <w:rtl w:val="0"/>
        </w:rPr>
        <w:t xml:space="preserve">[MQTT-SN-4.3.4-4]</w:t>
      </w:r>
      <w:r w:rsidDel="00000000" w:rsidR="00000000" w:rsidRPr="00000000">
        <w:rPr>
          <w:rtl w:val="0"/>
        </w:rPr>
      </w:r>
    </w:p>
    <w:p w:rsidR="00000000" w:rsidDel="00000000" w:rsidP="00000000" w:rsidRDefault="00000000" w:rsidRPr="00000000" w14:paraId="00000922">
      <w:pPr>
        <w:numPr>
          <w:ilvl w:val="0"/>
          <w:numId w:val="42"/>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treat the PUBLISH packet as “unacknowledged” until it has received the corresponding PUBREC packet from the receiver</w:t>
      </w:r>
      <w:r w:rsidDel="00000000" w:rsidR="00000000" w:rsidRPr="00000000">
        <w:rPr>
          <w:rFonts w:ascii="Arial" w:cs="Arial" w:eastAsia="Arial" w:hAnsi="Arial"/>
          <w:sz w:val="22"/>
          <w:szCs w:val="22"/>
          <w:rtl w:val="0"/>
        </w:rPr>
        <w:t xml:space="preserve"> </w:t>
      </w:r>
      <w:r w:rsidDel="00000000" w:rsidR="00000000" w:rsidRPr="00000000">
        <w:rPr>
          <w:color w:val="ff0000"/>
          <w:rtl w:val="0"/>
        </w:rPr>
        <w:t xml:space="preserve">[MQTT-SN-4.3.4-5]</w:t>
      </w:r>
      <w:r w:rsidDel="00000000" w:rsidR="00000000" w:rsidRPr="00000000">
        <w:rPr>
          <w:rtl w:val="0"/>
        </w:rPr>
      </w:r>
    </w:p>
    <w:p w:rsidR="00000000" w:rsidDel="00000000" w:rsidP="00000000" w:rsidRDefault="00000000" w:rsidRPr="00000000" w14:paraId="00000923">
      <w:pPr>
        <w:numPr>
          <w:ilvl w:val="0"/>
          <w:numId w:val="42"/>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send a PUBREL packet when it receives a PUBREC packet from the receiver with a Reason Code value less than 0x80. This PUBREL packet MUST contain the same Packet Identifier as the original PUBLISH packet </w:t>
      </w:r>
      <w:r w:rsidDel="00000000" w:rsidR="00000000" w:rsidRPr="00000000">
        <w:rPr>
          <w:color w:val="ff0000"/>
          <w:rtl w:val="0"/>
        </w:rPr>
        <w:t xml:space="preserve">[MQTT-SN-4.3.4-6]</w:t>
      </w:r>
      <w:r w:rsidDel="00000000" w:rsidR="00000000" w:rsidRPr="00000000">
        <w:rPr>
          <w:rtl w:val="0"/>
        </w:rPr>
      </w:r>
    </w:p>
    <w:p w:rsidR="00000000" w:rsidDel="00000000" w:rsidP="00000000" w:rsidRDefault="00000000" w:rsidRPr="00000000" w14:paraId="00000924">
      <w:pPr>
        <w:numPr>
          <w:ilvl w:val="0"/>
          <w:numId w:val="42"/>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treat the PUBREL packet as “unacknowledged” until it has received the corresponding PUBCOMP packet from the receiver </w:t>
      </w:r>
      <w:r w:rsidDel="00000000" w:rsidR="00000000" w:rsidRPr="00000000">
        <w:rPr>
          <w:color w:val="ff0000"/>
          <w:rtl w:val="0"/>
        </w:rPr>
        <w:t xml:space="preserve">[MQTT-SN-4.3.4-7]</w:t>
      </w:r>
      <w:r w:rsidDel="00000000" w:rsidR="00000000" w:rsidRPr="00000000">
        <w:rPr>
          <w:rtl w:val="0"/>
        </w:rPr>
      </w:r>
    </w:p>
    <w:p w:rsidR="00000000" w:rsidDel="00000000" w:rsidP="00000000" w:rsidRDefault="00000000" w:rsidRPr="00000000" w14:paraId="00000925">
      <w:pPr>
        <w:numPr>
          <w:ilvl w:val="0"/>
          <w:numId w:val="42"/>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NOT resend the PUBLISH once it has sent the corresponding PUBREL packe</w:t>
      </w:r>
      <w:r w:rsidDel="00000000" w:rsidR="00000000" w:rsidRPr="00000000">
        <w:rPr>
          <w:rFonts w:ascii="Arial" w:cs="Arial" w:eastAsia="Arial" w:hAnsi="Arial"/>
          <w:sz w:val="22"/>
          <w:szCs w:val="22"/>
          <w:rtl w:val="0"/>
        </w:rPr>
        <w:t xml:space="preserve">t</w:t>
      </w:r>
      <w:r w:rsidDel="00000000" w:rsidR="00000000" w:rsidRPr="00000000">
        <w:rPr>
          <w:rFonts w:ascii="Arial" w:cs="Arial" w:eastAsia="Arial" w:hAnsi="Arial"/>
          <w:sz w:val="22"/>
          <w:szCs w:val="22"/>
          <w:rtl w:val="0"/>
        </w:rPr>
        <w:t xml:space="preserve"> </w:t>
      </w:r>
      <w:r w:rsidDel="00000000" w:rsidR="00000000" w:rsidRPr="00000000">
        <w:rPr>
          <w:color w:val="ff0000"/>
          <w:rtl w:val="0"/>
        </w:rPr>
        <w:t xml:space="preserve">[MQTT-SN-4.3.4-8]</w:t>
      </w:r>
      <w:r w:rsidDel="00000000" w:rsidR="00000000" w:rsidRPr="00000000">
        <w:rPr>
          <w:rtl w:val="0"/>
        </w:rPr>
      </w:r>
    </w:p>
    <w:p w:rsidR="00000000" w:rsidDel="00000000" w:rsidP="00000000" w:rsidRDefault="00000000" w:rsidRPr="00000000" w14:paraId="00000926">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Packet Identifier becomes available for reuse once the sender has received the PUBCOMP packet or a PUBREC with a Reason Code of 0x80 or greater. </w:t>
      </w:r>
    </w:p>
    <w:p w:rsidR="00000000" w:rsidDel="00000000" w:rsidP="00000000" w:rsidRDefault="00000000" w:rsidRPr="00000000" w14:paraId="00000927">
      <w:pPr>
        <w:spacing w:line="276" w:lineRule="auto"/>
        <w:rPr>
          <w:rFonts w:ascii="Arial" w:cs="Arial" w:eastAsia="Arial" w:hAnsi="Arial"/>
          <w:b w:val="1"/>
          <w:color w:val="000000"/>
          <w:sz w:val="22"/>
          <w:szCs w:val="22"/>
        </w:rPr>
      </w:pPr>
      <w:bookmarkStart w:colFirst="0" w:colLast="0" w:name="_heading=h.2ne53p9" w:id="283"/>
      <w:bookmarkEnd w:id="283"/>
      <w:r w:rsidDel="00000000" w:rsidR="00000000" w:rsidRPr="00000000">
        <w:rPr>
          <w:rFonts w:ascii="Arial" w:cs="Arial" w:eastAsia="Arial" w:hAnsi="Arial"/>
          <w:sz w:val="22"/>
          <w:szCs w:val="22"/>
          <w:highlight w:val="yellow"/>
          <w:rtl w:val="0"/>
        </w:rPr>
        <w:t xml:space="preserve">In the QoS 2 delivery protocol, the receiver</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928">
      <w:pPr>
        <w:numPr>
          <w:ilvl w:val="0"/>
          <w:numId w:val="43"/>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respond with a PUBREC containing the Packet Identifier from the incoming PUBLISH packet, having accepted ownership of the Application Message </w:t>
      </w:r>
      <w:r w:rsidDel="00000000" w:rsidR="00000000" w:rsidRPr="00000000">
        <w:rPr>
          <w:color w:val="ff0000"/>
          <w:rtl w:val="0"/>
        </w:rPr>
        <w:t xml:space="preserve">[MQTT-SN-4.3.4-9]</w:t>
      </w:r>
      <w:r w:rsidDel="00000000" w:rsidR="00000000" w:rsidRPr="00000000">
        <w:rPr>
          <w:rtl w:val="0"/>
        </w:rPr>
      </w:r>
    </w:p>
    <w:p w:rsidR="00000000" w:rsidDel="00000000" w:rsidP="00000000" w:rsidRDefault="00000000" w:rsidRPr="00000000" w14:paraId="00000929">
      <w:pPr>
        <w:numPr>
          <w:ilvl w:val="0"/>
          <w:numId w:val="43"/>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If it has sent a PUBREC with a Reason Code of 0x80 or greater, the receiver MUST treat any subsequent PUBLISH packet that contains that Packet Identifier as being a new Application Message</w:t>
      </w:r>
      <w:r w:rsidDel="00000000" w:rsidR="00000000" w:rsidRPr="00000000">
        <w:rPr>
          <w:rFonts w:ascii="Arial" w:cs="Arial" w:eastAsia="Arial" w:hAnsi="Arial"/>
          <w:sz w:val="22"/>
          <w:szCs w:val="22"/>
          <w:rtl w:val="0"/>
        </w:rPr>
        <w:t xml:space="preserve"> </w:t>
      </w:r>
      <w:r w:rsidDel="00000000" w:rsidR="00000000" w:rsidRPr="00000000">
        <w:rPr>
          <w:color w:val="ff0000"/>
          <w:rtl w:val="0"/>
        </w:rPr>
        <w:t xml:space="preserve">[MQTT-SN-4.3.4-10]</w:t>
      </w:r>
      <w:r w:rsidDel="00000000" w:rsidR="00000000" w:rsidRPr="00000000">
        <w:rPr>
          <w:rtl w:val="0"/>
        </w:rPr>
      </w:r>
    </w:p>
    <w:p w:rsidR="00000000" w:rsidDel="00000000" w:rsidP="00000000" w:rsidRDefault="00000000" w:rsidRPr="00000000" w14:paraId="0000092A">
      <w:pPr>
        <w:numPr>
          <w:ilvl w:val="0"/>
          <w:numId w:val="43"/>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Until it has received the corresponding PUBREL packet, </w:t>
      </w:r>
      <w:r w:rsidDel="00000000" w:rsidR="00000000" w:rsidRPr="00000000">
        <w:rPr>
          <w:rFonts w:ascii="Arial" w:cs="Arial" w:eastAsia="Arial" w:hAnsi="Arial"/>
          <w:sz w:val="22"/>
          <w:szCs w:val="22"/>
          <w:highlight w:val="yellow"/>
          <w:rtl w:val="0"/>
        </w:rPr>
        <w:t xml:space="preserve">the receiver MUST acknowledge any subsequent PUBLISH packet with the same Packet Identifier by sending a PUBREC</w:t>
      </w:r>
      <w:r w:rsidDel="00000000" w:rsidR="00000000" w:rsidRPr="00000000">
        <w:rPr>
          <w:rFonts w:ascii="Arial" w:cs="Arial" w:eastAsia="Arial" w:hAnsi="Arial"/>
          <w:sz w:val="22"/>
          <w:szCs w:val="22"/>
          <w:highlight w:val="yellow"/>
          <w:rtl w:val="0"/>
        </w:rPr>
        <w:t xml:space="preserve">. It MUST NOT cause duplicate messages to be delivered to any onward recipients in this case</w:t>
      </w:r>
      <w:r w:rsidDel="00000000" w:rsidR="00000000" w:rsidRPr="00000000">
        <w:rPr>
          <w:rFonts w:ascii="Arial" w:cs="Arial" w:eastAsia="Arial" w:hAnsi="Arial"/>
          <w:sz w:val="22"/>
          <w:szCs w:val="22"/>
          <w:rtl w:val="0"/>
        </w:rPr>
        <w:t xml:space="preserve"> </w:t>
      </w:r>
      <w:r w:rsidDel="00000000" w:rsidR="00000000" w:rsidRPr="00000000">
        <w:rPr>
          <w:color w:val="ff0000"/>
          <w:rtl w:val="0"/>
        </w:rPr>
        <w:t xml:space="preserve">[MQTT-SN-4.3.4-11]</w:t>
      </w:r>
      <w:r w:rsidDel="00000000" w:rsidR="00000000" w:rsidRPr="00000000">
        <w:rPr>
          <w:rtl w:val="0"/>
        </w:rPr>
      </w:r>
    </w:p>
    <w:p w:rsidR="00000000" w:rsidDel="00000000" w:rsidP="00000000" w:rsidRDefault="00000000" w:rsidRPr="00000000" w14:paraId="0000092B">
      <w:pPr>
        <w:numPr>
          <w:ilvl w:val="0"/>
          <w:numId w:val="43"/>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respond to a PUBREL packet by sending a PUBCOMP packet containing the same Packet Identifier as the PUBREL </w:t>
      </w:r>
      <w:r w:rsidDel="00000000" w:rsidR="00000000" w:rsidRPr="00000000">
        <w:rPr>
          <w:color w:val="ff0000"/>
          <w:rtl w:val="0"/>
        </w:rPr>
        <w:t xml:space="preserve">[MQTT-SN-4.3.4-12]</w:t>
      </w:r>
      <w:r w:rsidDel="00000000" w:rsidR="00000000" w:rsidRPr="00000000">
        <w:rPr>
          <w:rtl w:val="0"/>
        </w:rPr>
      </w:r>
    </w:p>
    <w:p w:rsidR="00000000" w:rsidDel="00000000" w:rsidP="00000000" w:rsidRDefault="00000000" w:rsidRPr="00000000" w14:paraId="0000092C">
      <w:pPr>
        <w:numPr>
          <w:ilvl w:val="0"/>
          <w:numId w:val="43"/>
        </w:numPr>
        <w:spacing w:line="276" w:lineRule="auto"/>
        <w:ind w:left="720" w:hanging="360"/>
        <w:rPr>
          <w:rFonts w:ascii="Arial" w:cs="Arial" w:eastAsia="Arial" w:hAnsi="Arial"/>
          <w:b w:val="0"/>
          <w:color w:val="172b4d"/>
          <w:sz w:val="22"/>
          <w:szCs w:val="22"/>
          <w:highlight w:val="yellow"/>
        </w:rPr>
      </w:pPr>
      <w:r w:rsidDel="00000000" w:rsidR="00000000" w:rsidRPr="00000000">
        <w:rPr>
          <w:rFonts w:ascii="Arial" w:cs="Arial" w:eastAsia="Arial" w:hAnsi="Arial"/>
          <w:sz w:val="22"/>
          <w:szCs w:val="22"/>
          <w:highlight w:val="yellow"/>
          <w:rtl w:val="0"/>
        </w:rPr>
        <w:t xml:space="preserve">After it has sent a PUBCOMP, the receiver MUST treat any subsequent PUBLISH packet that contains that Packet Identifier as being a new Application Message</w:t>
      </w:r>
      <w:r w:rsidDel="00000000" w:rsidR="00000000" w:rsidRPr="00000000">
        <w:rPr>
          <w:rFonts w:ascii="Arial" w:cs="Arial" w:eastAsia="Arial" w:hAnsi="Arial"/>
          <w:sz w:val="22"/>
          <w:szCs w:val="22"/>
          <w:highlight w:val="yellow"/>
          <w:rtl w:val="0"/>
        </w:rPr>
        <w:t xml:space="preserve">, irrespective of the setting of its DUP flag </w:t>
      </w:r>
      <w:r w:rsidDel="00000000" w:rsidR="00000000" w:rsidRPr="00000000">
        <w:rPr>
          <w:color w:val="ff0000"/>
          <w:rtl w:val="0"/>
        </w:rPr>
        <w:t xml:space="preserve">[MQTT-SN-4.3.4-13]</w:t>
      </w:r>
      <w:r w:rsidDel="00000000" w:rsidR="00000000" w:rsidRPr="00000000">
        <w:rPr>
          <w:rtl w:val="0"/>
        </w:rPr>
      </w:r>
    </w:p>
    <w:p w:rsidR="00000000" w:rsidDel="00000000" w:rsidP="00000000" w:rsidRDefault="00000000" w:rsidRPr="00000000" w14:paraId="0000092D">
      <w:pPr>
        <w:rPr/>
      </w:pPr>
      <w:r w:rsidDel="00000000" w:rsidR="00000000" w:rsidRPr="00000000">
        <w:rPr>
          <w:i w:val="1"/>
          <w:sz w:val="19"/>
          <w:szCs w:val="19"/>
          <w:rtl w:val="0"/>
        </w:rPr>
        <w:t xml:space="preserve">Figure 4-5 – QoS 2 protocol flow, informative example</w:t>
      </w:r>
      <w:r w:rsidDel="00000000" w:rsidR="00000000" w:rsidRPr="00000000">
        <w:rPr>
          <w:rtl w:val="0"/>
        </w:rPr>
      </w:r>
    </w:p>
    <w:tbl>
      <w:tblPr>
        <w:tblStyle w:val="Table14"/>
        <w:tblW w:w="87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5"/>
        <w:gridCol w:w="2625"/>
        <w:gridCol w:w="3180"/>
        <w:tblGridChange w:id="0">
          <w:tblGrid>
            <w:gridCol w:w="2925"/>
            <w:gridCol w:w="2625"/>
            <w:gridCol w:w="3180"/>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100.0" w:type="dxa"/>
              <w:bottom w:w="0.0" w:type="dxa"/>
              <w:right w:w="100.0" w:type="dxa"/>
            </w:tcMar>
            <w:vAlign w:val="top"/>
          </w:tcPr>
          <w:p w:rsidR="00000000" w:rsidDel="00000000" w:rsidP="00000000" w:rsidRDefault="00000000" w:rsidRPr="00000000" w14:paraId="0000092E">
            <w:pPr>
              <w:spacing w:after="0" w:before="0" w:lineRule="auto"/>
              <w:ind w:left="20" w:right="0" w:firstLine="0"/>
              <w:jc w:val="center"/>
              <w:rPr>
                <w:b w:val="1"/>
                <w:shd w:fill="cfe2f3" w:val="clear"/>
              </w:rPr>
            </w:pPr>
            <w:r w:rsidDel="00000000" w:rsidR="00000000" w:rsidRPr="00000000">
              <w:rPr>
                <w:b w:val="1"/>
                <w:shd w:fill="cfe2f3" w:val="clear"/>
                <w:rtl w:val="0"/>
              </w:rPr>
              <w:t xml:space="preserve">Sender Action</w:t>
            </w:r>
          </w:p>
        </w:tc>
        <w:tc>
          <w:tcPr>
            <w:tcBorders>
              <w:top w:color="000000" w:space="0" w:sz="8" w:val="single"/>
              <w:bottom w:color="000000" w:space="0" w:sz="8" w:val="single"/>
              <w:right w:color="000000" w:space="0" w:sz="8" w:val="single"/>
            </w:tcBorders>
            <w:shd w:fill="cfe2f3" w:val="clear"/>
            <w:tcMar>
              <w:top w:w="0.0" w:type="dxa"/>
              <w:left w:w="100.0" w:type="dxa"/>
              <w:bottom w:w="0.0" w:type="dxa"/>
              <w:right w:w="100.0" w:type="dxa"/>
            </w:tcMar>
            <w:vAlign w:val="top"/>
          </w:tcPr>
          <w:p w:rsidR="00000000" w:rsidDel="00000000" w:rsidP="00000000" w:rsidRDefault="00000000" w:rsidRPr="00000000" w14:paraId="0000092F">
            <w:pPr>
              <w:spacing w:after="0" w:before="0" w:lineRule="auto"/>
              <w:ind w:left="20" w:right="0" w:firstLine="0"/>
              <w:jc w:val="center"/>
              <w:rPr>
                <w:b w:val="1"/>
                <w:shd w:fill="cfe2f3" w:val="clear"/>
              </w:rPr>
            </w:pPr>
            <w:r w:rsidDel="00000000" w:rsidR="00000000" w:rsidRPr="00000000">
              <w:rPr>
                <w:b w:val="1"/>
                <w:shd w:fill="cfe2f3" w:val="clear"/>
                <w:rtl w:val="0"/>
              </w:rPr>
              <w:t xml:space="preserve">MQTT-SN Control Packet</w:t>
            </w:r>
          </w:p>
        </w:tc>
        <w:tc>
          <w:tcPr>
            <w:tcBorders>
              <w:top w:color="000000" w:space="0" w:sz="8" w:val="single"/>
              <w:bottom w:color="000000" w:space="0" w:sz="8" w:val="single"/>
              <w:right w:color="000000" w:space="0" w:sz="8" w:val="single"/>
            </w:tcBorders>
            <w:shd w:fill="cfe2f3" w:val="clear"/>
            <w:tcMar>
              <w:top w:w="0.0" w:type="dxa"/>
              <w:left w:w="100.0" w:type="dxa"/>
              <w:bottom w:w="0.0" w:type="dxa"/>
              <w:right w:w="100.0" w:type="dxa"/>
            </w:tcMar>
            <w:vAlign w:val="top"/>
          </w:tcPr>
          <w:p w:rsidR="00000000" w:rsidDel="00000000" w:rsidP="00000000" w:rsidRDefault="00000000" w:rsidRPr="00000000" w14:paraId="00000930">
            <w:pPr>
              <w:spacing w:after="0" w:before="0" w:lineRule="auto"/>
              <w:ind w:left="20" w:right="0" w:firstLine="0"/>
              <w:jc w:val="center"/>
              <w:rPr>
                <w:b w:val="1"/>
                <w:shd w:fill="cfe2f3" w:val="clear"/>
              </w:rPr>
            </w:pPr>
            <w:r w:rsidDel="00000000" w:rsidR="00000000" w:rsidRPr="00000000">
              <w:rPr>
                <w:b w:val="1"/>
                <w:shd w:fill="cfe2f3" w:val="clear"/>
                <w:rtl w:val="0"/>
              </w:rPr>
              <w:t xml:space="preserve">Receiver Action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1">
            <w:pPr>
              <w:spacing w:after="0" w:before="0" w:lineRule="auto"/>
              <w:ind w:left="20" w:right="0" w:firstLine="0"/>
              <w:rPr/>
            </w:pPr>
            <w:r w:rsidDel="00000000" w:rsidR="00000000" w:rsidRPr="00000000">
              <w:rPr>
                <w:rtl w:val="0"/>
              </w:rPr>
              <w:t xml:space="preserve">Store message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2">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3">
            <w:pPr>
              <w:spacing w:after="0" w:before="0" w:lineRule="auto"/>
              <w:ind w:left="20" w:right="0" w:firstLine="0"/>
              <w:rPr/>
            </w:pPr>
            <w:r w:rsidDel="00000000" w:rsidR="00000000" w:rsidRPr="00000000">
              <w:rPr>
                <w:rtl w:val="0"/>
              </w:rPr>
              <w:t xml:space="preserve"> </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4">
            <w:pPr>
              <w:spacing w:after="0" w:before="0" w:lineRule="auto"/>
              <w:ind w:left="20" w:right="0" w:firstLine="0"/>
              <w:rPr/>
            </w:pPr>
            <w:r w:rsidDel="00000000" w:rsidR="00000000" w:rsidRPr="00000000">
              <w:rPr>
                <w:rtl w:val="0"/>
              </w:rPr>
              <w:t xml:space="preserve">PUBLISH QoS 2, DUP=0</w:t>
              <w:br w:type="textWrapping"/>
              <w:t xml:space="preserve">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5">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6">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7">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8">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9">
            <w:pPr>
              <w:spacing w:after="0" w:before="0" w:lineRule="auto"/>
              <w:ind w:left="20" w:right="0" w:firstLine="0"/>
              <w:rPr>
                <w:b w:val="1"/>
              </w:rPr>
            </w:pPr>
            <w:r w:rsidDel="00000000" w:rsidR="00000000" w:rsidRPr="00000000">
              <w:rPr>
                <w:b w:val="1"/>
                <w:rtl w:val="0"/>
              </w:rPr>
              <w:t xml:space="preserve"> </w:t>
            </w:r>
          </w:p>
        </w:tc>
      </w:tr>
      <w:tr>
        <w:trPr>
          <w:cantSplit w:val="0"/>
          <w:trHeight w:val="3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A">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B">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C">
            <w:pPr>
              <w:spacing w:after="0" w:before="0" w:lineRule="auto"/>
              <w:ind w:left="20" w:right="0" w:firstLine="0"/>
              <w:rPr>
                <w:vertAlign w:val="superscript"/>
              </w:rPr>
            </w:pPr>
            <w:r w:rsidDel="00000000" w:rsidR="00000000" w:rsidRPr="00000000">
              <w:rPr>
                <w:rtl w:val="0"/>
              </w:rPr>
              <w:t xml:space="preserve">Store &lt;Packet Identifier&gt; and message </w:t>
            </w:r>
            <w:r w:rsidDel="00000000" w:rsidR="00000000" w:rsidRPr="00000000">
              <w:rPr>
                <w:rtl w:val="0"/>
              </w:rPr>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D">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E">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F">
            <w:pPr>
              <w:spacing w:after="0" w:before="0" w:lineRule="auto"/>
              <w:ind w:left="20" w:right="0" w:firstLine="0"/>
              <w:rPr/>
            </w:pPr>
            <w:r w:rsidDel="00000000" w:rsidR="00000000" w:rsidRPr="00000000">
              <w:rPr>
                <w:rtl w:val="0"/>
              </w:rPr>
              <w:t xml:space="preserve">PUBREC &lt;Packet Identifier&gt;&lt;Reason Code&gt;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0">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1">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2">
            <w:pPr>
              <w:spacing w:after="0" w:before="0" w:lineRule="auto"/>
              <w:ind w:left="20" w:right="0" w:firstLine="0"/>
              <w:rPr/>
            </w:pPr>
            <w:r w:rsidDel="00000000" w:rsidR="00000000" w:rsidRPr="00000000">
              <w:rPr>
                <w:rtl w:val="0"/>
              </w:rPr>
              <w:t xml:space="preserve"> </w:t>
            </w:r>
          </w:p>
        </w:tc>
      </w:tr>
      <w:tr>
        <w:trPr>
          <w:cantSplit w:val="0"/>
          <w:trHeight w:val="11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3">
            <w:pPr>
              <w:spacing w:after="0" w:before="0" w:lineRule="auto"/>
              <w:ind w:left="20" w:right="0" w:firstLine="0"/>
              <w:rPr/>
            </w:pPr>
            <w:r w:rsidDel="00000000" w:rsidR="00000000" w:rsidRPr="00000000">
              <w:rPr>
                <w:rtl w:val="0"/>
              </w:rPr>
              <w:t xml:space="preserve">Discard message, Store PUBREC received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4">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5">
            <w:pPr>
              <w:spacing w:after="0" w:before="0" w:lineRule="auto"/>
              <w:ind w:left="20" w:right="0" w:firstLine="0"/>
              <w:rPr/>
            </w:pPr>
            <w:r w:rsidDel="00000000" w:rsidR="00000000" w:rsidRPr="00000000">
              <w:rPr>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6">
            <w:pPr>
              <w:spacing w:after="0" w:before="0" w:lineRule="auto"/>
              <w:ind w:left="20" w:right="0" w:firstLine="0"/>
              <w:rPr/>
            </w:pPr>
            <w:r w:rsidDel="00000000" w:rsidR="00000000" w:rsidRPr="00000000">
              <w:rPr>
                <w:rtl w:val="0"/>
              </w:rPr>
              <w:t xml:space="preserve">PUBREL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7">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8">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9">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A">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B">
            <w:pPr>
              <w:spacing w:after="0" w:before="0" w:lineRule="auto"/>
              <w:ind w:left="20" w:right="0" w:firstLine="0"/>
              <w:rPr>
                <w:b w:val="1"/>
              </w:rPr>
            </w:pPr>
            <w:r w:rsidDel="00000000" w:rsidR="00000000" w:rsidRPr="00000000">
              <w:rPr>
                <w:b w:val="1"/>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C">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D">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E">
            <w:pPr>
              <w:spacing w:after="0" w:before="0" w:lineRule="auto"/>
              <w:ind w:left="20" w:right="0" w:firstLine="0"/>
              <w:rPr>
                <w:vertAlign w:val="superscript"/>
              </w:rPr>
            </w:pPr>
            <w:r w:rsidDel="00000000" w:rsidR="00000000" w:rsidRPr="00000000">
              <w:rPr>
                <w:rtl w:val="0"/>
              </w:rPr>
              <w:t xml:space="preserve">Initiate onward delivery of the Application Message</w:t>
            </w:r>
            <w:r w:rsidDel="00000000" w:rsidR="00000000" w:rsidRPr="00000000">
              <w:rPr>
                <w:vertAlign w:val="superscript"/>
                <w:rtl w:val="0"/>
              </w:rPr>
              <w:t xml:space="preserve">1 </w:t>
            </w:r>
          </w:p>
          <w:p w:rsidR="00000000" w:rsidDel="00000000" w:rsidP="00000000" w:rsidRDefault="00000000" w:rsidRPr="00000000" w14:paraId="0000094F">
            <w:pPr>
              <w:spacing w:after="0" w:before="0" w:lineRule="auto"/>
              <w:ind w:left="20" w:right="0" w:firstLine="0"/>
              <w:rPr/>
            </w:pPr>
            <w:r w:rsidDel="00000000" w:rsidR="00000000" w:rsidRPr="00000000">
              <w:rPr>
                <w:rtl w:val="0"/>
              </w:rPr>
              <w:t xml:space="preserve">then discard the message and &lt;Packet Identifier&gt;</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0">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1">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2">
            <w:pPr>
              <w:spacing w:after="0" w:before="0" w:lineRule="auto"/>
              <w:ind w:left="20" w:right="0" w:firstLine="0"/>
              <w:rPr/>
            </w:pPr>
            <w:r w:rsidDel="00000000" w:rsidR="00000000" w:rsidRPr="00000000">
              <w:rPr>
                <w:rtl w:val="0"/>
              </w:rPr>
              <w:t xml:space="preserve">Send PUBCOMP &lt;Packet Identifier&gt;</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3">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4">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5">
            <w:pPr>
              <w:spacing w:after="0" w:before="0" w:lineRule="auto"/>
              <w:ind w:left="20" w:right="0" w:firstLine="0"/>
              <w:rPr/>
            </w:pPr>
            <w:r w:rsidDel="00000000" w:rsidR="00000000" w:rsidRPr="00000000">
              <w:rPr>
                <w:rtl w:val="0"/>
              </w:rPr>
              <w:t xml:space="preserve"> </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6">
            <w:pPr>
              <w:spacing w:after="0" w:before="0" w:lineRule="auto"/>
              <w:ind w:left="20" w:right="0" w:firstLine="0"/>
              <w:rPr/>
            </w:pPr>
            <w:r w:rsidDel="00000000" w:rsidR="00000000" w:rsidRPr="00000000">
              <w:rPr>
                <w:rtl w:val="0"/>
              </w:rPr>
              <w:t xml:space="preserve">Discard stored state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7">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8">
            <w:pPr>
              <w:spacing w:after="0" w:before="0" w:lineRule="auto"/>
              <w:ind w:left="20" w:right="0" w:firstLine="0"/>
              <w:rPr/>
            </w:pPr>
            <w:r w:rsidDel="00000000" w:rsidR="00000000" w:rsidRPr="00000000">
              <w:rPr>
                <w:rtl w:val="0"/>
              </w:rPr>
              <w:t xml:space="preserve"> </w:t>
            </w:r>
          </w:p>
        </w:tc>
      </w:tr>
    </w:tbl>
    <w:p w:rsidR="00000000" w:rsidDel="00000000" w:rsidP="00000000" w:rsidRDefault="00000000" w:rsidRPr="00000000" w14:paraId="00000959">
      <w:pPr>
        <w:spacing w:after="240" w:before="240" w:line="276" w:lineRule="auto"/>
        <w:ind w:left="720" w:right="0" w:firstLine="0"/>
        <w:rPr>
          <w:rFonts w:ascii="Arial" w:cs="Arial" w:eastAsia="Arial" w:hAnsi="Arial"/>
          <w:sz w:val="22"/>
          <w:szCs w:val="22"/>
          <w:highlight w:val="yellow"/>
        </w:rPr>
      </w:pPr>
      <w:r w:rsidDel="00000000" w:rsidR="00000000" w:rsidRPr="00000000">
        <w:rPr>
          <w:sz w:val="22"/>
          <w:szCs w:val="22"/>
          <w:vertAlign w:val="superscript"/>
          <w:rtl w:val="0"/>
        </w:rPr>
        <w:t xml:space="preserve">1 </w:t>
      </w:r>
      <w:r w:rsidDel="00000000" w:rsidR="00000000" w:rsidRPr="00000000">
        <w:rPr>
          <w:sz w:val="22"/>
          <w:szCs w:val="22"/>
          <w:rtl w:val="0"/>
        </w:rPr>
        <w:t xml:space="preserve">T</w:t>
      </w:r>
      <w:r w:rsidDel="00000000" w:rsidR="00000000" w:rsidRPr="00000000">
        <w:rPr>
          <w:sz w:val="22"/>
          <w:szCs w:val="22"/>
          <w:rtl w:val="0"/>
        </w:rPr>
        <w:t xml:space="preserve">he receiver does not need to complete delivery of the Application Message before sending the </w:t>
      </w:r>
      <w:r w:rsidDel="00000000" w:rsidR="00000000" w:rsidRPr="00000000">
        <w:rPr>
          <w:sz w:val="22"/>
          <w:szCs w:val="22"/>
          <w:rtl w:val="0"/>
        </w:rPr>
        <w:t xml:space="preserve">PUBREC or</w:t>
      </w:r>
      <w:r w:rsidDel="00000000" w:rsidR="00000000" w:rsidRPr="00000000">
        <w:rPr>
          <w:sz w:val="22"/>
          <w:szCs w:val="22"/>
          <w:rtl w:val="0"/>
        </w:rPr>
        <w:t xml:space="preserve"> PUBCOMP.</w:t>
      </w:r>
      <w:r w:rsidDel="00000000" w:rsidR="00000000" w:rsidRPr="00000000">
        <w:rPr>
          <w:sz w:val="22"/>
          <w:szCs w:val="22"/>
          <w:rtl w:val="0"/>
        </w:rPr>
        <w:t xml:space="preserve"> When its original sender receives the PUBREC packet, ownership of the Application Message is transferred to the receiver. However, the receiver needs to perform all checks for conditions which might result in a forwarding failure (for example, quota exceeded or authorization) before accepting ownership. The receiver indicates success or failure using the appropriate Reason Code in the PUBREC.</w:t>
      </w:r>
      <w:r w:rsidDel="00000000" w:rsidR="00000000" w:rsidRPr="00000000">
        <w:rPr>
          <w:rtl w:val="0"/>
        </w:rPr>
      </w:r>
    </w:p>
    <w:p w:rsidR="00000000" w:rsidDel="00000000" w:rsidP="00000000" w:rsidRDefault="00000000" w:rsidRPr="00000000" w14:paraId="0000095A">
      <w:pPr>
        <w:pStyle w:val="Heading2"/>
        <w:ind w:left="0" w:firstLine="0"/>
        <w:rPr/>
      </w:pPr>
      <w:bookmarkStart w:colFirst="0" w:colLast="0" w:name="_heading=h.6udnv5yl5cv5" w:id="284"/>
      <w:bookmarkEnd w:id="284"/>
      <w:r w:rsidDel="00000000" w:rsidR="00000000" w:rsidRPr="00000000">
        <w:rPr>
          <w:rtl w:val="0"/>
        </w:rPr>
        <w:t xml:space="preserve">4.4 Packet delivery retry</w:t>
      </w:r>
    </w:p>
    <w:p w:rsidR="00000000" w:rsidDel="00000000" w:rsidP="00000000" w:rsidRDefault="00000000" w:rsidRPr="00000000" w14:paraId="0000095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There are two situations when packets that require acknowledgement are resent by the sender:</w:t>
      </w:r>
    </w:p>
    <w:p w:rsidR="00000000" w:rsidDel="00000000" w:rsidP="00000000" w:rsidRDefault="00000000" w:rsidRPr="00000000" w14:paraId="0000095C">
      <w:pPr>
        <w:numPr>
          <w:ilvl w:val="0"/>
          <w:numId w:val="11"/>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when a Virtual Connection is deleted before the acknowledgement is received by the requester, </w:t>
      </w:r>
      <w:r w:rsidDel="00000000" w:rsidR="00000000" w:rsidRPr="00000000">
        <w:rPr>
          <w:rFonts w:ascii="Arial" w:cs="Arial" w:eastAsia="Arial" w:hAnsi="Arial"/>
          <w:sz w:val="22"/>
          <w:szCs w:val="22"/>
          <w:rtl w:val="0"/>
        </w:rPr>
        <w:t xml:space="preserve">and</w:t>
      </w:r>
      <w:r w:rsidDel="00000000" w:rsidR="00000000" w:rsidRPr="00000000">
        <w:rPr>
          <w:rFonts w:ascii="Arial" w:cs="Arial" w:eastAsia="Arial" w:hAnsi="Arial"/>
          <w:sz w:val="22"/>
          <w:szCs w:val="22"/>
          <w:rtl w:val="0"/>
        </w:rPr>
        <w:t xml:space="preserve"> Clean Start is 0</w:t>
      </w:r>
      <w:r w:rsidDel="00000000" w:rsidR="00000000" w:rsidRPr="00000000">
        <w:rPr>
          <w:rtl w:val="0"/>
        </w:rPr>
      </w:r>
    </w:p>
    <w:p w:rsidR="00000000" w:rsidDel="00000000" w:rsidP="00000000" w:rsidRDefault="00000000" w:rsidRPr="00000000" w14:paraId="0000095D">
      <w:pPr>
        <w:numPr>
          <w:ilvl w:val="0"/>
          <w:numId w:val="11"/>
        </w:numPr>
        <w:spacing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when no acknowledgment is received by the requester within a configured timeout period during the existence of a Virtual Connection</w:t>
      </w:r>
      <w:r w:rsidDel="00000000" w:rsidR="00000000" w:rsidRPr="00000000">
        <w:rPr>
          <w:rtl w:val="0"/>
        </w:rPr>
      </w:r>
    </w:p>
    <w:p w:rsidR="00000000" w:rsidDel="00000000" w:rsidP="00000000" w:rsidRDefault="00000000" w:rsidRPr="00000000" w14:paraId="0000095E">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These situations are described in the following sections.</w:t>
      </w:r>
    </w:p>
    <w:p w:rsidR="00000000" w:rsidDel="00000000" w:rsidP="00000000" w:rsidRDefault="00000000" w:rsidRPr="00000000" w14:paraId="0000095F">
      <w:pPr>
        <w:pStyle w:val="Heading3"/>
        <w:ind w:left="0" w:firstLine="0"/>
        <w:rPr/>
      </w:pPr>
      <w:bookmarkStart w:colFirst="0" w:colLast="0" w:name="_heading=h.kc8msbstg9e" w:id="285"/>
      <w:bookmarkEnd w:id="285"/>
      <w:r w:rsidDel="00000000" w:rsidR="00000000" w:rsidRPr="00000000">
        <w:rPr>
          <w:rtl w:val="0"/>
        </w:rPr>
        <w:t xml:space="preserve">4.4.1 Virtual Connection End</w:t>
      </w:r>
    </w:p>
    <w:p w:rsidR="00000000" w:rsidDel="00000000" w:rsidP="00000000" w:rsidRDefault="00000000" w:rsidRPr="00000000" w14:paraId="00000960">
      <w:pPr>
        <w:spacing w:after="240" w:before="240" w:line="276" w:lineRule="auto"/>
        <w:ind w:left="0" w:right="0" w:firstLine="0"/>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When</w:t>
      </w:r>
      <w:r w:rsidDel="00000000" w:rsidR="00000000" w:rsidRPr="00000000">
        <w:rPr>
          <w:rFonts w:ascii="Arial" w:cs="Arial" w:eastAsia="Arial" w:hAnsi="Arial"/>
          <w:sz w:val="22"/>
          <w:szCs w:val="22"/>
          <w:highlight w:val="yellow"/>
          <w:rtl w:val="0"/>
        </w:rPr>
        <w:t xml:space="preserve"> a Client reconnects with Clean Start set to 0 and a Session is present, both the Client and Server MUST resend any </w:t>
      </w:r>
      <w:r w:rsidDel="00000000" w:rsidR="00000000" w:rsidRPr="00000000">
        <w:rPr>
          <w:rFonts w:ascii="Arial" w:cs="Arial" w:eastAsia="Arial" w:hAnsi="Arial"/>
          <w:sz w:val="22"/>
          <w:szCs w:val="22"/>
          <w:highlight w:val="yellow"/>
          <w:rtl w:val="0"/>
        </w:rPr>
        <w:t xml:space="preserve">unacknowledged PUBLISH with QoS 1 and 2 packets</w:t>
      </w:r>
      <w:r w:rsidDel="00000000" w:rsidR="00000000" w:rsidRPr="00000000">
        <w:rPr>
          <w:rFonts w:ascii="Arial" w:cs="Arial" w:eastAsia="Arial" w:hAnsi="Arial"/>
          <w:sz w:val="22"/>
          <w:szCs w:val="22"/>
          <w:highlight w:val="yellow"/>
          <w:rtl w:val="0"/>
        </w:rPr>
        <w:t xml:space="preserve"> (not QoS 0) and PUBREL packets using their original Packet Identifiers</w:t>
      </w:r>
      <w:r w:rsidDel="00000000" w:rsidR="00000000" w:rsidRPr="00000000">
        <w:rPr>
          <w:rFonts w:ascii="Arial" w:cs="Arial" w:eastAsia="Arial" w:hAnsi="Arial"/>
          <w:color w:val="ff0000"/>
          <w:sz w:val="22"/>
          <w:szCs w:val="22"/>
          <w:highlight w:val="yellow"/>
          <w:rtl w:val="0"/>
        </w:rPr>
        <w:t xml:space="preserve"> </w:t>
      </w:r>
      <w:r w:rsidDel="00000000" w:rsidR="00000000" w:rsidRPr="00000000">
        <w:rPr>
          <w:rFonts w:ascii="Arial" w:cs="Arial" w:eastAsia="Arial" w:hAnsi="Arial"/>
          <w:color w:val="ff0000"/>
          <w:sz w:val="22"/>
          <w:szCs w:val="22"/>
          <w:rtl w:val="0"/>
        </w:rPr>
        <w:t xml:space="preserve">[MQTT-SN-4.4.1-1].</w:t>
      </w:r>
      <w:r w:rsidDel="00000000" w:rsidR="00000000" w:rsidRPr="00000000">
        <w:rPr>
          <w:rtl w:val="0"/>
        </w:rPr>
      </w:r>
    </w:p>
    <w:p w:rsidR="00000000" w:rsidDel="00000000" w:rsidP="00000000" w:rsidRDefault="00000000" w:rsidRPr="00000000" w14:paraId="00000961">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PUBACK or PUBREC is received containing a Reason Code of 0x80 or greater, the corresponding PUBLISH packet is treated as acknowledged, and MUST NOT be retransmitted</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[MQTT-SN-4.4.1-2]</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962">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DUP flag MUST be set to 1 by the Client or Server when it attempts to resend a PUBLISH QoS 2 packet</w:t>
      </w:r>
      <w:r w:rsidDel="00000000" w:rsidR="00000000" w:rsidRPr="00000000">
        <w:rPr>
          <w:highlight w:val="yellow"/>
          <w:rtl w:val="0"/>
        </w:rPr>
        <w:t xml:space="preserve"> </w:t>
      </w:r>
      <w:r w:rsidDel="00000000" w:rsidR="00000000" w:rsidRPr="00000000">
        <w:rPr>
          <w:rFonts w:ascii="Arial" w:cs="Arial" w:eastAsia="Arial" w:hAnsi="Arial"/>
          <w:color w:val="ff0000"/>
          <w:sz w:val="22"/>
          <w:szCs w:val="22"/>
          <w:rtl w:val="0"/>
        </w:rPr>
        <w:t xml:space="preserve">[MQTT-SN-4.4.1-3].</w:t>
      </w:r>
      <w:r w:rsidDel="00000000" w:rsidR="00000000" w:rsidRPr="00000000">
        <w:rPr>
          <w:rtl w:val="0"/>
        </w:rPr>
      </w:r>
    </w:p>
    <w:p w:rsidR="00000000" w:rsidDel="00000000" w:rsidP="00000000" w:rsidRDefault="00000000" w:rsidRPr="00000000" w14:paraId="00000963">
      <w:pPr>
        <w:pStyle w:val="Heading3"/>
        <w:keepLines w:val="1"/>
        <w:spacing w:after="64" w:before="0" w:line="259" w:lineRule="auto"/>
        <w:ind w:left="0" w:firstLine="0"/>
        <w:rPr/>
      </w:pPr>
      <w:bookmarkStart w:colFirst="0" w:colLast="0" w:name="_heading=h.17nz8yj" w:id="286"/>
      <w:bookmarkEnd w:id="286"/>
      <w:r w:rsidDel="00000000" w:rsidR="00000000" w:rsidRPr="00000000">
        <w:rPr>
          <w:rtl w:val="0"/>
        </w:rPr>
        <w:t xml:space="preserve">4.4.2 Unacknowledged Packets</w:t>
      </w:r>
    </w:p>
    <w:p w:rsidR="00000000" w:rsidDel="00000000" w:rsidP="00000000" w:rsidRDefault="00000000" w:rsidRPr="00000000" w14:paraId="0000096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 MQTT-SN, any packet may not be delivered by the underlying Network. If a packet is lost, the response to a request will not arrive. In addition to the Keep Alive timer, MQTT-SN Clients and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s may also resend any packets for which a response is expected, but not received.</w:t>
      </w:r>
    </w:p>
    <w:p w:rsidR="00000000" w:rsidDel="00000000" w:rsidP="00000000" w:rsidRDefault="00000000" w:rsidRPr="00000000" w14:paraId="0000096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packets that expect a response an</w:t>
      </w:r>
      <w:r w:rsidDel="00000000" w:rsidR="00000000" w:rsidRPr="00000000">
        <w:rPr>
          <w:rtl w:val="0"/>
        </w:rPr>
        <w:t xml:space="preserve">d may be retried </w:t>
      </w:r>
      <w:r w:rsidDel="00000000" w:rsidR="00000000" w:rsidRPr="00000000">
        <w:rPr>
          <w:rFonts w:ascii="Arial" w:cs="Arial" w:eastAsia="Arial" w:hAnsi="Arial"/>
          <w:sz w:val="22"/>
          <w:szCs w:val="22"/>
          <w:rtl w:val="0"/>
        </w:rPr>
        <w:t xml:space="preserve">are:</w:t>
      </w:r>
    </w:p>
    <w:p w:rsidR="00000000" w:rsidDel="00000000" w:rsidP="00000000" w:rsidRDefault="00000000" w:rsidRPr="00000000" w14:paraId="00000966">
      <w:pPr>
        <w:numPr>
          <w:ilvl w:val="0"/>
          <w:numId w:val="28"/>
        </w:numPr>
        <w:spacing w:after="0" w:afterAutospacing="0" w:line="276" w:lineRule="auto"/>
        <w:ind w:left="720" w:hanging="360"/>
        <w:rPr>
          <w:rFonts w:ascii="Arial" w:cs="Arial" w:eastAsia="Arial" w:hAnsi="Arial"/>
          <w:sz w:val="22"/>
          <w:szCs w:val="22"/>
        </w:rPr>
      </w:pPr>
      <w:r w:rsidDel="00000000" w:rsidR="00000000" w:rsidRPr="00000000">
        <w:rPr>
          <w:rtl w:val="0"/>
        </w:rPr>
        <w:t xml:space="preserve">Sent by both Clients and Servers:</w:t>
      </w:r>
    </w:p>
    <w:p w:rsidR="00000000" w:rsidDel="00000000" w:rsidP="00000000" w:rsidRDefault="00000000" w:rsidRPr="00000000" w14:paraId="00000967">
      <w:pPr>
        <w:numPr>
          <w:ilvl w:val="1"/>
          <w:numId w:val="28"/>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REGISTER</w:t>
      </w:r>
    </w:p>
    <w:p w:rsidR="00000000" w:rsidDel="00000000" w:rsidP="00000000" w:rsidRDefault="00000000" w:rsidRPr="00000000" w14:paraId="00000968">
      <w:pPr>
        <w:numPr>
          <w:ilvl w:val="1"/>
          <w:numId w:val="28"/>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PUBLISH QoS 1 and 2</w:t>
      </w:r>
    </w:p>
    <w:p w:rsidR="00000000" w:rsidDel="00000000" w:rsidP="00000000" w:rsidRDefault="00000000" w:rsidRPr="00000000" w14:paraId="00000969">
      <w:pPr>
        <w:numPr>
          <w:ilvl w:val="1"/>
          <w:numId w:val="28"/>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PUBREL</w:t>
      </w:r>
    </w:p>
    <w:p w:rsidR="00000000" w:rsidDel="00000000" w:rsidP="00000000" w:rsidRDefault="00000000" w:rsidRPr="00000000" w14:paraId="0000096A">
      <w:pPr>
        <w:numPr>
          <w:ilvl w:val="0"/>
          <w:numId w:val="28"/>
        </w:numPr>
        <w:spacing w:after="0" w:afterAutospacing="0" w:before="0" w:beforeAutospacing="0" w:line="276" w:lineRule="auto"/>
        <w:ind w:left="720" w:hanging="360"/>
        <w:rPr>
          <w:u w:val="none"/>
        </w:rPr>
      </w:pPr>
      <w:r w:rsidDel="00000000" w:rsidR="00000000" w:rsidRPr="00000000">
        <w:rPr>
          <w:rtl w:val="0"/>
        </w:rPr>
        <w:t xml:space="preserve">Sent by Clients only:</w:t>
      </w:r>
    </w:p>
    <w:p w:rsidR="00000000" w:rsidDel="00000000" w:rsidP="00000000" w:rsidRDefault="00000000" w:rsidRPr="00000000" w14:paraId="0000096B">
      <w:pPr>
        <w:numPr>
          <w:ilvl w:val="1"/>
          <w:numId w:val="28"/>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SUBSCRIBE </w:t>
      </w:r>
    </w:p>
    <w:p w:rsidR="00000000" w:rsidDel="00000000" w:rsidP="00000000" w:rsidRDefault="00000000" w:rsidRPr="00000000" w14:paraId="0000096C">
      <w:pPr>
        <w:numPr>
          <w:ilvl w:val="1"/>
          <w:numId w:val="28"/>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UNSUBSCRIBE</w:t>
      </w:r>
    </w:p>
    <w:p w:rsidR="00000000" w:rsidDel="00000000" w:rsidP="00000000" w:rsidRDefault="00000000" w:rsidRPr="00000000" w14:paraId="0000096D">
      <w:pPr>
        <w:numPr>
          <w:ilvl w:val="1"/>
          <w:numId w:val="28"/>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SLEEPREQ</w:t>
      </w:r>
    </w:p>
    <w:p w:rsidR="00000000" w:rsidDel="00000000" w:rsidP="00000000" w:rsidRDefault="00000000" w:rsidRPr="00000000" w14:paraId="0000096E">
      <w:pPr>
        <w:numPr>
          <w:ilvl w:val="1"/>
          <w:numId w:val="28"/>
        </w:numPr>
        <w:spacing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PINGREQ</w:t>
      </w:r>
      <w:r w:rsidDel="00000000" w:rsidR="00000000" w:rsidRPr="00000000">
        <w:rPr>
          <w:rtl w:val="0"/>
        </w:rPr>
      </w:r>
    </w:p>
    <w:p w:rsidR="00000000" w:rsidDel="00000000" w:rsidP="00000000" w:rsidRDefault="00000000" w:rsidRPr="00000000" w14:paraId="0000096F">
      <w:pPr>
        <w:spacing w:line="276" w:lineRule="auto"/>
        <w:ind w:left="0" w:firstLine="0"/>
        <w:rPr>
          <w:highlight w:val="yellow"/>
        </w:rPr>
      </w:pPr>
      <w:r w:rsidDel="00000000" w:rsidR="00000000" w:rsidRPr="00000000">
        <w:rPr>
          <w:highlight w:val="yellow"/>
          <w:rtl w:val="0"/>
        </w:rPr>
        <w:t xml:space="preserve">CONNECT and AUTH packets expect a response but MUST NOT be retried </w:t>
      </w:r>
      <w:r w:rsidDel="00000000" w:rsidR="00000000" w:rsidRPr="00000000">
        <w:rPr>
          <w:color w:val="ff0000"/>
          <w:rtl w:val="0"/>
        </w:rPr>
        <w:t xml:space="preserve">[MQTT-SN-4.4.2-1].</w:t>
      </w:r>
      <w:r w:rsidDel="00000000" w:rsidR="00000000" w:rsidRPr="00000000">
        <w:rPr>
          <w:rtl w:val="0"/>
        </w:rPr>
      </w:r>
    </w:p>
    <w:p w:rsidR="00000000" w:rsidDel="00000000" w:rsidP="00000000" w:rsidRDefault="00000000" w:rsidRPr="00000000" w14:paraId="00000970">
      <w:pPr>
        <w:spacing w:line="276" w:lineRule="auto"/>
        <w:ind w:left="0" w:firstLine="0"/>
        <w:rPr>
          <w:highlight w:val="yellow"/>
        </w:rPr>
      </w:pPr>
      <w:r w:rsidDel="00000000" w:rsidR="00000000" w:rsidRPr="00000000">
        <w:rPr>
          <w:highlight w:val="yellow"/>
          <w:rtl w:val="0"/>
        </w:rPr>
        <w:t xml:space="preserve">The connection sequence CONNECT, zero or more AUTH Packets then CONNACK MUST be completed without retries </w:t>
      </w:r>
      <w:r w:rsidDel="00000000" w:rsidR="00000000" w:rsidRPr="00000000">
        <w:rPr>
          <w:color w:val="ff0000"/>
          <w:rtl w:val="0"/>
        </w:rPr>
        <w:t xml:space="preserve">[MQTT-SN-4.4.2-2].</w:t>
      </w:r>
      <w:r w:rsidDel="00000000" w:rsidR="00000000" w:rsidRPr="00000000">
        <w:rPr>
          <w:rtl w:val="0"/>
        </w:rPr>
      </w:r>
    </w:p>
    <w:p w:rsidR="00000000" w:rsidDel="00000000" w:rsidP="00000000" w:rsidRDefault="00000000" w:rsidRPr="00000000" w14:paraId="00000971">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An MQTT-SN Sender may be configured with two parameters to govern its resending of unacknowledged packets:</w:t>
      </w:r>
    </w:p>
    <w:p w:rsidR="00000000" w:rsidDel="00000000" w:rsidP="00000000" w:rsidRDefault="00000000" w:rsidRPr="00000000" w14:paraId="00000972">
      <w:pPr>
        <w:numPr>
          <w:ilvl w:val="0"/>
          <w:numId w:val="5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16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Retry Interval </w:t>
      </w:r>
    </w:p>
    <w:p w:rsidR="00000000" w:rsidDel="00000000" w:rsidP="00000000" w:rsidRDefault="00000000" w:rsidRPr="00000000" w14:paraId="00000973">
      <w:pPr>
        <w:numPr>
          <w:ilvl w:val="0"/>
          <w:numId w:val="53"/>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Maximum Retry Count</w:t>
      </w:r>
    </w:p>
    <w:p w:rsidR="00000000" w:rsidDel="00000000" w:rsidP="00000000" w:rsidRDefault="00000000" w:rsidRPr="00000000" w14:paraId="00000974">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on the basis of the expected characteristics of the Underlying Network. Example values for these are suggested in </w:t>
      </w:r>
      <w:hyperlink w:anchor="_heading=h.b7gl7rjnh27t">
        <w:r w:rsidDel="00000000" w:rsidR="00000000" w:rsidRPr="00000000">
          <w:rPr>
            <w:rFonts w:ascii="Arial" w:cs="Arial" w:eastAsia="Arial" w:hAnsi="Arial"/>
            <w:color w:val="1155cc"/>
            <w:sz w:val="22"/>
            <w:szCs w:val="22"/>
            <w:u w:val="single"/>
            <w:rtl w:val="0"/>
          </w:rPr>
          <w:t xml:space="preserve">C.4 Timer and Counter Values</w:t>
        </w:r>
      </w:hyperlink>
      <w:r w:rsidDel="00000000" w:rsidR="00000000" w:rsidRPr="00000000">
        <w:rPr>
          <w:rFonts w:ascii="Arial" w:cs="Arial" w:eastAsia="Arial" w:hAnsi="Arial"/>
          <w:sz w:val="22"/>
          <w:szCs w:val="22"/>
          <w:rtl w:val="0"/>
        </w:rPr>
        <w:t xml:space="preserve">. See also </w:t>
      </w:r>
      <w:hyperlink w:anchor="_heading=h.x5dohv2o2038">
        <w:r w:rsidDel="00000000" w:rsidR="00000000" w:rsidRPr="00000000">
          <w:rPr>
            <w:rFonts w:ascii="Arial" w:cs="Arial" w:eastAsia="Arial" w:hAnsi="Arial"/>
            <w:color w:val="1155cc"/>
            <w:sz w:val="22"/>
            <w:szCs w:val="22"/>
            <w:u w:val="single"/>
            <w:rtl w:val="0"/>
          </w:rPr>
          <w:t xml:space="preserve">C.5 Exponential Backoff</w:t>
        </w:r>
      </w:hyperlink>
      <w:r w:rsidDel="00000000" w:rsidR="00000000" w:rsidRPr="00000000">
        <w:rPr>
          <w:rFonts w:ascii="Arial" w:cs="Arial" w:eastAsia="Arial" w:hAnsi="Arial"/>
          <w:sz w:val="22"/>
          <w:szCs w:val="22"/>
          <w:rtl w:val="0"/>
        </w:rPr>
        <w:t xml:space="preserve"> for guidance on varying the </w:t>
      </w:r>
      <w:r w:rsidDel="00000000" w:rsidR="00000000" w:rsidRPr="00000000">
        <w:rPr>
          <w:rFonts w:ascii="Arial" w:cs="Arial" w:eastAsia="Arial" w:hAnsi="Arial"/>
          <w:i w:val="1"/>
          <w:sz w:val="22"/>
          <w:szCs w:val="22"/>
          <w:rtl w:val="0"/>
        </w:rPr>
        <w:t xml:space="preserve">Retry Interval</w:t>
      </w:r>
      <w:r w:rsidDel="00000000" w:rsidR="00000000" w:rsidRPr="00000000">
        <w:rPr>
          <w:rFonts w:ascii="Arial" w:cs="Arial" w:eastAsia="Arial" w:hAnsi="Arial"/>
          <w:sz w:val="22"/>
          <w:szCs w:val="22"/>
          <w:rtl w:val="0"/>
        </w:rPr>
        <w:t xml:space="preserve"> to reduce potential network congestion.</w:t>
      </w:r>
      <w:r w:rsidDel="00000000" w:rsidR="00000000" w:rsidRPr="00000000">
        <w:rPr>
          <w:rtl w:val="0"/>
        </w:rPr>
      </w:r>
    </w:p>
    <w:p w:rsidR="00000000" w:rsidDel="00000000" w:rsidP="00000000" w:rsidRDefault="00000000" w:rsidRPr="00000000" w14:paraId="00000975">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When no response to one of the above packets is received in the </w:t>
      </w:r>
      <w:r w:rsidDel="00000000" w:rsidR="00000000" w:rsidRPr="00000000">
        <w:rPr>
          <w:rFonts w:ascii="Arial" w:cs="Arial" w:eastAsia="Arial" w:hAnsi="Arial"/>
          <w:i w:val="1"/>
          <w:sz w:val="22"/>
          <w:szCs w:val="22"/>
          <w:rtl w:val="0"/>
        </w:rPr>
        <w:t xml:space="preserve">Retry Interval</w:t>
      </w:r>
      <w:r w:rsidDel="00000000" w:rsidR="00000000" w:rsidRPr="00000000">
        <w:rPr>
          <w:rFonts w:ascii="Arial" w:cs="Arial" w:eastAsia="Arial" w:hAnsi="Arial"/>
          <w:sz w:val="22"/>
          <w:szCs w:val="22"/>
          <w:rtl w:val="0"/>
        </w:rPr>
        <w:t xml:space="preserve">, the Sender may resend the packet, at </w:t>
      </w:r>
      <w:r w:rsidDel="00000000" w:rsidR="00000000" w:rsidRPr="00000000">
        <w:rPr>
          <w:rFonts w:ascii="Arial" w:cs="Arial" w:eastAsia="Arial" w:hAnsi="Arial"/>
          <w:i w:val="1"/>
          <w:sz w:val="22"/>
          <w:szCs w:val="22"/>
          <w:rtl w:val="0"/>
        </w:rPr>
        <w:t xml:space="preserve">Retry Interval</w:t>
      </w:r>
      <w:r w:rsidDel="00000000" w:rsidR="00000000" w:rsidRPr="00000000">
        <w:rPr>
          <w:rFonts w:ascii="Arial" w:cs="Arial" w:eastAsia="Arial" w:hAnsi="Arial"/>
          <w:sz w:val="22"/>
          <w:szCs w:val="22"/>
          <w:rtl w:val="0"/>
        </w:rPr>
        <w:t xml:space="preserve"> intervals, until the </w:t>
      </w:r>
      <w:r w:rsidDel="00000000" w:rsidR="00000000" w:rsidRPr="00000000">
        <w:rPr>
          <w:rFonts w:ascii="Arial" w:cs="Arial" w:eastAsia="Arial" w:hAnsi="Arial"/>
          <w:i w:val="1"/>
          <w:sz w:val="22"/>
          <w:szCs w:val="22"/>
          <w:rtl w:val="0"/>
        </w:rPr>
        <w:t xml:space="preserve">Maximum Retry Count</w:t>
      </w:r>
      <w:r w:rsidDel="00000000" w:rsidR="00000000" w:rsidRPr="00000000">
        <w:rPr>
          <w:rFonts w:ascii="Arial" w:cs="Arial" w:eastAsia="Arial" w:hAnsi="Arial"/>
          <w:sz w:val="22"/>
          <w:szCs w:val="22"/>
          <w:rtl w:val="0"/>
        </w:rPr>
        <w:t xml:space="preserve"> is reached. </w:t>
      </w:r>
      <w:r w:rsidDel="00000000" w:rsidR="00000000" w:rsidRPr="00000000">
        <w:rPr>
          <w:rFonts w:ascii="Arial" w:cs="Arial" w:eastAsia="Arial" w:hAnsi="Arial"/>
          <w:sz w:val="22"/>
          <w:szCs w:val="22"/>
          <w:rtl w:val="0"/>
        </w:rPr>
        <w:t xml:space="preserve">After</w:t>
      </w:r>
      <w:r w:rsidDel="00000000" w:rsidR="00000000" w:rsidRPr="00000000">
        <w:rPr>
          <w:rtl w:val="0"/>
        </w:rPr>
        <w:t xml:space="preserve"> the </w:t>
      </w:r>
      <w:r w:rsidDel="00000000" w:rsidR="00000000" w:rsidRPr="00000000">
        <w:rPr>
          <w:i w:val="1"/>
          <w:rtl w:val="0"/>
        </w:rPr>
        <w:t xml:space="preserve">Maximum Retry Count </w:t>
      </w:r>
      <w:r w:rsidDel="00000000" w:rsidR="00000000" w:rsidRPr="00000000">
        <w:rPr>
          <w:rtl w:val="0"/>
        </w:rPr>
        <w:t xml:space="preserve">is reached and a further </w:t>
      </w:r>
      <w:r w:rsidDel="00000000" w:rsidR="00000000" w:rsidRPr="00000000">
        <w:rPr>
          <w:i w:val="1"/>
          <w:rtl w:val="0"/>
        </w:rPr>
        <w:t xml:space="preserve">Retry Interval</w:t>
      </w:r>
      <w:r w:rsidDel="00000000" w:rsidR="00000000" w:rsidRPr="00000000">
        <w:rPr>
          <w:rtl w:val="0"/>
        </w:rPr>
        <w:t xml:space="preserve"> has passed without a response</w:t>
      </w:r>
      <w:r w:rsidDel="00000000" w:rsidR="00000000" w:rsidRPr="00000000">
        <w:rPr>
          <w:rFonts w:ascii="Arial" w:cs="Arial" w:eastAsia="Arial" w:hAnsi="Arial"/>
          <w:sz w:val="22"/>
          <w:szCs w:val="22"/>
          <w:rtl w:val="0"/>
        </w:rPr>
        <w:t xml:space="preserve">, it is deemed that there is no response.</w:t>
      </w:r>
    </w:p>
    <w:p w:rsidR="00000000" w:rsidDel="00000000" w:rsidP="00000000" w:rsidRDefault="00000000" w:rsidRPr="00000000" w14:paraId="00000976">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shd w:fill="auto" w:val="clear"/>
        </w:rPr>
      </w:pPr>
      <w:r w:rsidDel="00000000" w:rsidR="00000000" w:rsidRPr="00000000">
        <w:rPr>
          <w:rFonts w:ascii="Arial" w:cs="Arial" w:eastAsia="Arial" w:hAnsi="Arial"/>
          <w:sz w:val="22"/>
          <w:szCs w:val="22"/>
          <w:highlight w:val="yellow"/>
          <w:rtl w:val="0"/>
        </w:rPr>
        <w:t xml:space="preserve">In the absence of a response to a packet which expects one, t</w:t>
      </w:r>
      <w:r w:rsidDel="00000000" w:rsidR="00000000" w:rsidRPr="00000000">
        <w:rPr>
          <w:rFonts w:ascii="Arial" w:cs="Arial" w:eastAsia="Arial" w:hAnsi="Arial"/>
          <w:sz w:val="22"/>
          <w:szCs w:val="22"/>
          <w:highlight w:val="yellow"/>
          <w:rtl w:val="0"/>
        </w:rPr>
        <w:t xml:space="preserve">he Sender MUST delete the Virtual Connection</w:t>
      </w:r>
      <w:r w:rsidDel="00000000" w:rsidR="00000000" w:rsidRPr="00000000">
        <w:rPr>
          <w:highlight w:val="yellow"/>
          <w:rtl w:val="0"/>
        </w:rPr>
        <w:t xml:space="preserve"> </w:t>
      </w:r>
      <w:r w:rsidDel="00000000" w:rsidR="00000000" w:rsidRPr="00000000">
        <w:rPr>
          <w:color w:val="ff0000"/>
          <w:rtl w:val="0"/>
        </w:rPr>
        <w:t xml:space="preserve">[MQTT-SN-4.4.2-3].</w:t>
      </w:r>
      <w:r w:rsidDel="00000000" w:rsidR="00000000" w:rsidRPr="00000000">
        <w:rPr>
          <w:highlight w:val="yellow"/>
          <w:rtl w:val="0"/>
        </w:rPr>
        <w:t xml:space="preserve"> </w:t>
      </w:r>
      <w:r w:rsidDel="00000000" w:rsidR="00000000" w:rsidRPr="00000000">
        <w:rPr>
          <w:shd w:fill="auto" w:val="clear"/>
          <w:rtl w:val="0"/>
        </w:rPr>
        <w:t xml:space="preserve">I</w:t>
      </w:r>
      <w:r w:rsidDel="00000000" w:rsidR="00000000" w:rsidRPr="00000000">
        <w:rPr>
          <w:rFonts w:ascii="Arial" w:cs="Arial" w:eastAsia="Arial" w:hAnsi="Arial"/>
          <w:sz w:val="22"/>
          <w:szCs w:val="22"/>
          <w:shd w:fill="auto" w:val="clear"/>
          <w:rtl w:val="0"/>
        </w:rPr>
        <w:t xml:space="preserve">f the Sender is a Serv</w:t>
      </w:r>
      <w:r w:rsidDel="00000000" w:rsidR="00000000" w:rsidRPr="00000000">
        <w:rPr>
          <w:shd w:fill="auto" w:val="clear"/>
          <w:rtl w:val="0"/>
        </w:rPr>
        <w:t xml:space="preserve">er and a Will Message is defined for the Virtual Connection, the Will Message is be published as described in </w:t>
      </w:r>
      <w:hyperlink w:anchor="_heading=h.92dpq2f7xb81">
        <w:r w:rsidDel="00000000" w:rsidR="00000000" w:rsidRPr="00000000">
          <w:rPr>
            <w:color w:val="1155cc"/>
            <w:u w:val="single"/>
            <w:shd w:fill="auto" w:val="clear"/>
            <w:rtl w:val="0"/>
          </w:rPr>
          <w:t xml:space="preserve">3.1.2.2 Will Flag</w:t>
        </w:r>
      </w:hyperlink>
      <w:r w:rsidDel="00000000" w:rsidR="00000000" w:rsidRPr="00000000">
        <w:rPr>
          <w:shd w:fill="auto" w:val="clear"/>
          <w:rtl w:val="0"/>
        </w:rPr>
        <w:t xml:space="preserve">. </w:t>
      </w:r>
      <w:r w:rsidDel="00000000" w:rsidR="00000000" w:rsidRPr="00000000">
        <w:rPr>
          <w:rFonts w:ascii="Arial" w:cs="Arial" w:eastAsia="Arial" w:hAnsi="Arial"/>
          <w:sz w:val="22"/>
          <w:szCs w:val="22"/>
          <w:shd w:fill="auto" w:val="clear"/>
          <w:rtl w:val="0"/>
        </w:rPr>
        <w:t xml:space="preserve">A new connection will have to be established to continue.</w:t>
      </w:r>
      <w:r w:rsidDel="00000000" w:rsidR="00000000" w:rsidRPr="00000000">
        <w:rPr>
          <w:rtl w:val="0"/>
        </w:rPr>
      </w:r>
    </w:p>
    <w:p w:rsidR="00000000" w:rsidDel="00000000" w:rsidP="00000000" w:rsidRDefault="00000000" w:rsidRPr="00000000" w14:paraId="00000977">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highlight w:val="yellow"/>
        </w:rPr>
      </w:pPr>
      <w:sdt>
        <w:sdtPr>
          <w:id w:val="2118075055"/>
          <w:tag w:val="goog_rdk_64"/>
        </w:sdtPr>
        <w:sdtContent>
          <w:commentRangeStart w:id="45"/>
        </w:sdtContent>
      </w:sdt>
      <w:sdt>
        <w:sdtPr>
          <w:id w:val="1600758568"/>
          <w:tag w:val="goog_rdk_65"/>
        </w:sdtPr>
        <w:sdtContent>
          <w:commentRangeStart w:id="46"/>
        </w:sdtContent>
      </w:sdt>
      <w:r w:rsidDel="00000000" w:rsidR="00000000" w:rsidRPr="00000000">
        <w:rPr>
          <w:rFonts w:ascii="Arial" w:cs="Arial" w:eastAsia="Arial" w:hAnsi="Arial"/>
          <w:sz w:val="22"/>
          <w:szCs w:val="22"/>
          <w:highlight w:val="yellow"/>
          <w:rtl w:val="0"/>
        </w:rPr>
        <w:t xml:space="preserve">If a Packet is retransmitted, it MUST have Protection Encapsulation if the previously transmitted Packet had Protection Encapsulation</w:t>
      </w:r>
      <w:commentRangeEnd w:id="45"/>
      <w:r w:rsidDel="00000000" w:rsidR="00000000" w:rsidRPr="00000000">
        <w:commentReference w:id="45"/>
      </w:r>
      <w:commentRangeEnd w:id="46"/>
      <w:r w:rsidDel="00000000" w:rsidR="00000000" w:rsidRPr="00000000">
        <w:commentReference w:id="46"/>
      </w:r>
      <w:r w:rsidDel="00000000" w:rsidR="00000000" w:rsidRPr="00000000">
        <w:rPr>
          <w:highlight w:val="yellow"/>
          <w:rtl w:val="0"/>
        </w:rPr>
        <w:t xml:space="preserve"> </w:t>
      </w:r>
      <w:r w:rsidDel="00000000" w:rsidR="00000000" w:rsidRPr="00000000">
        <w:rPr>
          <w:color w:val="ff0000"/>
          <w:rtl w:val="0"/>
        </w:rPr>
        <w:t xml:space="preserve">[MQTT-SN-4.4.2-4].</w:t>
      </w:r>
      <w:r w:rsidDel="00000000" w:rsidR="00000000" w:rsidRPr="00000000">
        <w:rPr>
          <w:rtl w:val="0"/>
        </w:rPr>
      </w:r>
    </w:p>
    <w:p w:rsidR="00000000" w:rsidDel="00000000" w:rsidP="00000000" w:rsidRDefault="00000000" w:rsidRPr="00000000" w14:paraId="00000978">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a Packet is retransmitted it MUST be identical to the previously transmitted Packet. The Protection Encapsulation need not be identical</w:t>
      </w:r>
      <w:r w:rsidDel="00000000" w:rsidR="00000000" w:rsidRPr="00000000">
        <w:rPr>
          <w:highlight w:val="yellow"/>
          <w:rtl w:val="0"/>
        </w:rPr>
        <w:t xml:space="preserve"> </w:t>
      </w:r>
      <w:r w:rsidDel="00000000" w:rsidR="00000000" w:rsidRPr="00000000">
        <w:rPr>
          <w:color w:val="ff0000"/>
          <w:rtl w:val="0"/>
        </w:rPr>
        <w:t xml:space="preserve">[MQTT-SN-4.4.2-5].</w:t>
      </w:r>
      <w:r w:rsidDel="00000000" w:rsidR="00000000" w:rsidRPr="00000000">
        <w:rPr>
          <w:rtl w:val="0"/>
        </w:rPr>
      </w:r>
    </w:p>
    <w:p w:rsidR="00000000" w:rsidDel="00000000" w:rsidP="00000000" w:rsidRDefault="00000000" w:rsidRPr="00000000" w14:paraId="00000979">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7A">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value of the </w:t>
      </w:r>
      <w:r w:rsidDel="00000000" w:rsidR="00000000" w:rsidRPr="00000000">
        <w:rPr>
          <w:rFonts w:ascii="Arial" w:cs="Arial" w:eastAsia="Arial" w:hAnsi="Arial"/>
          <w:i w:val="1"/>
          <w:sz w:val="22"/>
          <w:szCs w:val="22"/>
          <w:rtl w:val="0"/>
        </w:rPr>
        <w:t xml:space="preserve">Retry Interval</w:t>
      </w:r>
      <w:r w:rsidDel="00000000" w:rsidR="00000000" w:rsidRPr="00000000">
        <w:rPr>
          <w:rFonts w:ascii="Arial" w:cs="Arial" w:eastAsia="Arial" w:hAnsi="Arial"/>
          <w:sz w:val="22"/>
          <w:szCs w:val="22"/>
          <w:rtl w:val="0"/>
        </w:rPr>
        <w:t xml:space="preserve"> is not specified by MQTT-SN, however, to be useful it ought to be longer than the network round trip time. If it is excessively long, the time taken to detect and retransmit lost Packets will also be excessively long. Implementers need to take care not to use a retry interval that might cause the network to become congested with retried Packets.</w:t>
      </w:r>
    </w:p>
    <w:p w:rsidR="00000000" w:rsidDel="00000000" w:rsidP="00000000" w:rsidRDefault="00000000" w:rsidRPr="00000000" w14:paraId="0000097B">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b w:val="1"/>
        </w:rPr>
      </w:pPr>
      <w:r w:rsidDel="00000000" w:rsidR="00000000" w:rsidRPr="00000000">
        <w:rPr>
          <w:b w:val="1"/>
          <w:rtl w:val="0"/>
        </w:rPr>
        <w:t xml:space="preserve">Informative comment</w:t>
      </w:r>
    </w:p>
    <w:p w:rsidR="00000000" w:rsidDel="00000000" w:rsidP="00000000" w:rsidRDefault="00000000" w:rsidRPr="00000000" w14:paraId="0000097C">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right="0" w:firstLine="0"/>
        <w:rPr/>
      </w:pPr>
      <w:r w:rsidDel="00000000" w:rsidR="00000000" w:rsidRPr="00000000">
        <w:rPr>
          <w:rtl w:val="0"/>
        </w:rPr>
        <w:t xml:space="preserve">To be useful, and depending on the reliability characteristics of the Underlying Network, the retry cycle should be shorter than the Keep Alive interval. If it is not, then a Keep Alive timeout may occur during the retry cycle, causing the Virtual Connection to be deleted, and the rest of the retry cycle to be ineffective.</w:t>
      </w:r>
    </w:p>
    <w:p w:rsidR="00000000" w:rsidDel="00000000" w:rsidP="00000000" w:rsidRDefault="00000000" w:rsidRPr="00000000" w14:paraId="0000097D">
      <w:pPr>
        <w:pStyle w:val="Heading2"/>
        <w:ind w:left="0" w:firstLine="0"/>
        <w:rPr/>
      </w:pPr>
      <w:bookmarkStart w:colFirst="0" w:colLast="0" w:name="_heading=h.xoc2pfhnyfst" w:id="287"/>
      <w:bookmarkEnd w:id="287"/>
      <w:r w:rsidDel="00000000" w:rsidR="00000000" w:rsidRPr="00000000">
        <w:rPr>
          <w:rtl w:val="0"/>
        </w:rPr>
        <w:t xml:space="preserve">4.5 Application Message receipt</w:t>
      </w:r>
    </w:p>
    <w:p w:rsidR="00000000" w:rsidDel="00000000" w:rsidP="00000000" w:rsidRDefault="00000000" w:rsidRPr="00000000" w14:paraId="0000097E">
      <w:pPr>
        <w:spacing w:after="240" w:before="240" w:line="276" w:lineRule="auto"/>
        <w:ind w:left="0" w:right="0" w:firstLine="0"/>
        <w:rPr>
          <w:rFonts w:ascii="Arial" w:cs="Arial" w:eastAsia="Arial" w:hAnsi="Arial"/>
          <w:color w:val="1155cc"/>
          <w:sz w:val="22"/>
          <w:szCs w:val="22"/>
          <w:u w:val="single"/>
        </w:rPr>
      </w:pPr>
      <w:r w:rsidDel="00000000" w:rsidR="00000000" w:rsidRPr="00000000">
        <w:rPr>
          <w:rFonts w:ascii="Arial" w:cs="Arial" w:eastAsia="Arial" w:hAnsi="Arial"/>
          <w:sz w:val="22"/>
          <w:szCs w:val="22"/>
          <w:highlight w:val="yellow"/>
          <w:rtl w:val="0"/>
        </w:rPr>
        <w:t xml:space="preserve">When a Server takes ownership of an incoming Application Message it MUST add it to the Session State for those Clients that have matching Subscriptions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[MQTT-SN-4.5-1]</w:t>
      </w:r>
      <w:r w:rsidDel="00000000" w:rsidR="00000000" w:rsidRPr="00000000">
        <w:rPr>
          <w:rFonts w:ascii="Arial" w:cs="Arial" w:eastAsia="Arial" w:hAnsi="Arial"/>
          <w:sz w:val="22"/>
          <w:szCs w:val="22"/>
          <w:rtl w:val="0"/>
        </w:rPr>
        <w:t xml:space="preserve">. Matching rules are defined in </w:t>
      </w:r>
      <w:hyperlink w:anchor="_heading=h.g7vjj8m1vj3z">
        <w:r w:rsidDel="00000000" w:rsidR="00000000" w:rsidRPr="00000000">
          <w:rPr>
            <w:rFonts w:ascii="Arial" w:cs="Arial" w:eastAsia="Arial" w:hAnsi="Arial"/>
            <w:color w:val="1155cc"/>
            <w:sz w:val="22"/>
            <w:szCs w:val="22"/>
            <w:u w:val="single"/>
            <w:rtl w:val="0"/>
          </w:rPr>
          <w:t xml:space="preserve">4.7.1 Topic Names and Topic Filters</w:t>
        </w:r>
      </w:hyperlink>
      <w:r w:rsidDel="00000000" w:rsidR="00000000" w:rsidRPr="00000000">
        <w:rPr>
          <w:rFonts w:ascii="Arial" w:cs="Arial" w:eastAsia="Arial" w:hAnsi="Arial"/>
          <w:color w:val="1155cc"/>
          <w:sz w:val="22"/>
          <w:szCs w:val="22"/>
          <w:u w:val="single"/>
          <w:rtl w:val="0"/>
        </w:rPr>
        <w:t xml:space="preserve">.</w:t>
      </w:r>
    </w:p>
    <w:p w:rsidR="00000000" w:rsidDel="00000000" w:rsidP="00000000" w:rsidRDefault="00000000" w:rsidRPr="00000000" w14:paraId="0000097F">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Under normal circumstances Clients receive</w:t>
      </w:r>
      <w:r w:rsidDel="00000000" w:rsidR="00000000" w:rsidRPr="00000000">
        <w:rPr>
          <w:rFonts w:ascii="Arial" w:cs="Arial" w:eastAsia="Arial" w:hAnsi="Arial"/>
          <w:sz w:val="22"/>
          <w:szCs w:val="22"/>
          <w:shd w:fill="auto" w:val="clear"/>
          <w:rtl w:val="0"/>
        </w:rPr>
        <w:t xml:space="preserve"> Application </w:t>
      </w:r>
      <w:r w:rsidDel="00000000" w:rsidR="00000000" w:rsidRPr="00000000">
        <w:rPr>
          <w:rFonts w:ascii="Arial" w:cs="Arial" w:eastAsia="Arial" w:hAnsi="Arial"/>
          <w:sz w:val="22"/>
          <w:szCs w:val="22"/>
          <w:rtl w:val="0"/>
        </w:rPr>
        <w:t xml:space="preserve">M</w:t>
      </w:r>
      <w:r w:rsidDel="00000000" w:rsidR="00000000" w:rsidRPr="00000000">
        <w:rPr>
          <w:rFonts w:ascii="Arial" w:cs="Arial" w:eastAsia="Arial" w:hAnsi="Arial"/>
          <w:sz w:val="22"/>
          <w:szCs w:val="22"/>
          <w:rtl w:val="0"/>
        </w:rPr>
        <w:t xml:space="preserve">essages in response to Subscriptions they have created. A Client coul</w:t>
      </w:r>
      <w:r w:rsidDel="00000000" w:rsidR="00000000" w:rsidRPr="00000000">
        <w:rPr>
          <w:rFonts w:ascii="Arial" w:cs="Arial" w:eastAsia="Arial" w:hAnsi="Arial"/>
          <w:sz w:val="22"/>
          <w:szCs w:val="22"/>
          <w:shd w:fill="auto" w:val="clear"/>
          <w:rtl w:val="0"/>
        </w:rPr>
        <w:t xml:space="preserve">d also receive Application Mess</w:t>
      </w:r>
      <w:r w:rsidDel="00000000" w:rsidR="00000000" w:rsidRPr="00000000">
        <w:rPr>
          <w:rFonts w:ascii="Arial" w:cs="Arial" w:eastAsia="Arial" w:hAnsi="Arial"/>
          <w:sz w:val="22"/>
          <w:szCs w:val="22"/>
          <w:rtl w:val="0"/>
        </w:rPr>
        <w:t xml:space="preserve">ages that do not match any of its explicit Subscriptions. Th</w:t>
      </w:r>
      <w:r w:rsidDel="00000000" w:rsidR="00000000" w:rsidRPr="00000000">
        <w:rPr>
          <w:rFonts w:ascii="Arial" w:cs="Arial" w:eastAsia="Arial" w:hAnsi="Arial"/>
          <w:sz w:val="22"/>
          <w:szCs w:val="22"/>
          <w:shd w:fill="auto" w:val="clear"/>
          <w:rtl w:val="0"/>
        </w:rPr>
        <w:t xml:space="preserve">is can happen if the Server automatically assigned a subscription to the Client. A Client could also receive Application Messa</w:t>
      </w:r>
      <w:r w:rsidDel="00000000" w:rsidR="00000000" w:rsidRPr="00000000">
        <w:rPr>
          <w:rFonts w:ascii="Arial" w:cs="Arial" w:eastAsia="Arial" w:hAnsi="Arial"/>
          <w:sz w:val="22"/>
          <w:szCs w:val="22"/>
          <w:rtl w:val="0"/>
        </w:rPr>
        <w:t xml:space="preserve">ges while an UNSUBSCRIBE operation is in progress. </w:t>
      </w:r>
      <w:r w:rsidDel="00000000" w:rsidR="00000000" w:rsidRPr="00000000">
        <w:rPr>
          <w:rFonts w:ascii="Arial" w:cs="Arial" w:eastAsia="Arial" w:hAnsi="Arial"/>
          <w:sz w:val="22"/>
          <w:szCs w:val="22"/>
          <w:highlight w:val="yellow"/>
          <w:rtl w:val="0"/>
        </w:rPr>
        <w:t xml:space="preserve">The Client MUST acknowledge any PUBLISH packet it receives according to the applicable QoS rules regardless of whether it elects to process the Application Message that it contains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[MQTT-SN-4.5-2]</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80">
      <w:pPr>
        <w:pStyle w:val="Heading2"/>
        <w:ind w:left="0" w:firstLine="0"/>
        <w:rPr/>
      </w:pPr>
      <w:bookmarkStart w:colFirst="0" w:colLast="0" w:name="_heading=h.rrfw7sclv8s" w:id="288"/>
      <w:bookmarkEnd w:id="288"/>
      <w:r w:rsidDel="00000000" w:rsidR="00000000" w:rsidRPr="00000000">
        <w:rPr>
          <w:rtl w:val="0"/>
        </w:rPr>
        <w:t xml:space="preserve">4.6 Application Message ordering</w:t>
      </w:r>
    </w:p>
    <w:p w:rsidR="00000000" w:rsidDel="00000000" w:rsidP="00000000" w:rsidRDefault="00000000" w:rsidRPr="00000000" w14:paraId="00000981">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An Ordered Topic is a Topic where the Client can be certain that the Application Messages in that Topic from the same Client and at the same QoS are received in the order they were published. </w:t>
      </w:r>
      <w:r w:rsidDel="00000000" w:rsidR="00000000" w:rsidRPr="00000000">
        <w:rPr>
          <w:rFonts w:ascii="Arial" w:cs="Arial" w:eastAsia="Arial" w:hAnsi="Arial"/>
          <w:sz w:val="22"/>
          <w:szCs w:val="22"/>
          <w:highlight w:val="yellow"/>
          <w:rtl w:val="0"/>
        </w:rPr>
        <w:t xml:space="preserve">When a Server processes a </w:t>
      </w:r>
      <w:r w:rsidDel="00000000" w:rsidR="00000000" w:rsidRPr="00000000">
        <w:rPr>
          <w:rFonts w:ascii="Arial" w:cs="Arial" w:eastAsia="Arial" w:hAnsi="Arial"/>
          <w:sz w:val="22"/>
          <w:szCs w:val="22"/>
          <w:highlight w:val="yellow"/>
          <w:rtl w:val="0"/>
        </w:rPr>
        <w:t xml:space="preserve">Application M</w:t>
      </w:r>
      <w:r w:rsidDel="00000000" w:rsidR="00000000" w:rsidRPr="00000000">
        <w:rPr>
          <w:rFonts w:ascii="Arial" w:cs="Arial" w:eastAsia="Arial" w:hAnsi="Arial"/>
          <w:sz w:val="22"/>
          <w:szCs w:val="22"/>
          <w:highlight w:val="yellow"/>
          <w:rtl w:val="0"/>
        </w:rPr>
        <w:t xml:space="preserve">essage that has been published to an Ordered Topic, it MUST send PUBLISH packets to consumers (for the same Topic and QoS) in the order that they were received from any given Client </w:t>
      </w:r>
      <w:r w:rsidDel="00000000" w:rsidR="00000000" w:rsidRPr="00000000">
        <w:rPr>
          <w:rFonts w:ascii="Arial" w:cs="Arial" w:eastAsia="Arial" w:hAnsi="Arial"/>
          <w:color w:val="ff0000"/>
          <w:sz w:val="22"/>
          <w:szCs w:val="22"/>
          <w:rtl w:val="0"/>
        </w:rPr>
        <w:t xml:space="preserve">[MQTT-SN-4.6-1]</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82">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By default, a Server MUST treat every Topic as an Ordered Topic when it is forwarding </w:t>
      </w:r>
      <w:r w:rsidDel="00000000" w:rsidR="00000000" w:rsidRPr="00000000">
        <w:rPr>
          <w:rFonts w:ascii="Arial" w:cs="Arial" w:eastAsia="Arial" w:hAnsi="Arial"/>
          <w:sz w:val="22"/>
          <w:szCs w:val="22"/>
          <w:highlight w:val="yellow"/>
          <w:rtl w:val="0"/>
        </w:rPr>
        <w:t xml:space="preserve">Application M</w:t>
      </w:r>
      <w:r w:rsidDel="00000000" w:rsidR="00000000" w:rsidRPr="00000000">
        <w:rPr>
          <w:rFonts w:ascii="Arial" w:cs="Arial" w:eastAsia="Arial" w:hAnsi="Arial"/>
          <w:sz w:val="22"/>
          <w:szCs w:val="22"/>
          <w:highlight w:val="yellow"/>
          <w:rtl w:val="0"/>
        </w:rPr>
        <w:t xml:space="preserve">essages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[MQTT-SN-4.6-2]</w:t>
      </w:r>
      <w:r w:rsidDel="00000000" w:rsidR="00000000" w:rsidRPr="00000000">
        <w:rPr>
          <w:rFonts w:ascii="Arial" w:cs="Arial" w:eastAsia="Arial" w:hAnsi="Arial"/>
          <w:sz w:val="22"/>
          <w:szCs w:val="22"/>
          <w:rtl w:val="0"/>
        </w:rPr>
        <w:t xml:space="preserve">. A Server MAY provide an administrative or other mechanism to allow one or more Topics to not be treated as an Ordered Topic.</w:t>
      </w:r>
    </w:p>
    <w:p w:rsidR="00000000" w:rsidDel="00000000" w:rsidP="00000000" w:rsidRDefault="00000000" w:rsidRPr="00000000" w14:paraId="00000983">
      <w:pPr>
        <w:spacing w:after="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84">
      <w:pPr>
        <w:spacing w:after="240" w:before="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When a stream of messages is published and subscribed to an Ordered Topic with QoS 1, the final copy of each message received by the subscribers will be in the order that they were published. As no more than one message is “in-flight” at any one time, no QoS 1 message will be received after any later one even on re-connection. For example a subscriber might receive them in the order 1,2,3,3,4 but not 1,2,3,2,3,</w:t>
      </w:r>
      <w:r w:rsidDel="00000000" w:rsidR="00000000" w:rsidRPr="00000000">
        <w:rPr>
          <w:rFonts w:ascii="Arial" w:cs="Arial" w:eastAsia="Arial" w:hAnsi="Arial"/>
          <w:sz w:val="22"/>
          <w:szCs w:val="22"/>
          <w:rtl w:val="0"/>
        </w:rPr>
        <w:t xml:space="preserve">4. </w:t>
      </w:r>
    </w:p>
    <w:p w:rsidR="00000000" w:rsidDel="00000000" w:rsidP="00000000" w:rsidRDefault="00000000" w:rsidRPr="00000000" w14:paraId="00000985">
      <w:pPr>
        <w:pStyle w:val="Heading2"/>
        <w:keepNext w:val="0"/>
        <w:spacing w:after="80" w:before="360" w:lineRule="auto"/>
        <w:ind w:left="0" w:right="990" w:firstLine="0"/>
        <w:rPr/>
      </w:pPr>
      <w:bookmarkStart w:colFirst="0" w:colLast="0" w:name="_heading=h.sznt7pux1885" w:id="289"/>
      <w:bookmarkEnd w:id="289"/>
      <w:r w:rsidDel="00000000" w:rsidR="00000000" w:rsidRPr="00000000">
        <w:rPr>
          <w:rtl w:val="0"/>
        </w:rPr>
        <w:t xml:space="preserve">4.7 Topics</w:t>
      </w:r>
    </w:p>
    <w:p w:rsidR="00000000" w:rsidDel="00000000" w:rsidP="00000000" w:rsidRDefault="00000000" w:rsidRPr="00000000" w14:paraId="00000986">
      <w:pPr>
        <w:pStyle w:val="Heading3"/>
        <w:keepNext w:val="0"/>
        <w:spacing w:after="80" w:before="360" w:lineRule="auto"/>
        <w:ind w:left="0" w:right="990" w:firstLine="0"/>
        <w:rPr/>
      </w:pPr>
      <w:bookmarkStart w:colFirst="0" w:colLast="0" w:name="_heading=h.g7vjj8m1vj3z" w:id="290"/>
      <w:bookmarkEnd w:id="290"/>
      <w:r w:rsidDel="00000000" w:rsidR="00000000" w:rsidRPr="00000000">
        <w:rPr>
          <w:rtl w:val="0"/>
        </w:rPr>
        <w:t xml:space="preserve">4.7.1 Topic Names and Topic </w:t>
      </w:r>
      <w:r w:rsidDel="00000000" w:rsidR="00000000" w:rsidRPr="00000000">
        <w:rPr>
          <w:rtl w:val="0"/>
        </w:rPr>
        <w:t xml:space="preserve">Filters</w:t>
      </w:r>
      <w:r w:rsidDel="00000000" w:rsidR="00000000" w:rsidRPr="00000000">
        <w:rPr>
          <w:rtl w:val="0"/>
        </w:rPr>
      </w:r>
    </w:p>
    <w:p w:rsidR="00000000" w:rsidDel="00000000" w:rsidP="00000000" w:rsidRDefault="00000000" w:rsidRPr="00000000" w14:paraId="00000987">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w:t>
      </w:r>
      <w:r w:rsidDel="00000000" w:rsidR="00000000" w:rsidRPr="00000000">
        <w:rPr>
          <w:rFonts w:ascii="Arial" w:cs="Arial" w:eastAsia="Arial" w:hAnsi="Arial"/>
          <w:sz w:val="22"/>
          <w:szCs w:val="22"/>
          <w:rtl w:val="0"/>
        </w:rPr>
        <w:t xml:space="preserve">opic Names are a label for a message, consisting of a series of topic levels, each level separated by the topic level separator. </w:t>
      </w:r>
    </w:p>
    <w:p w:rsidR="00000000" w:rsidDel="00000000" w:rsidP="00000000" w:rsidRDefault="00000000" w:rsidRPr="00000000" w14:paraId="00000988">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Topic Filters can match several Topic Names by replacing the topic levels with wildcards.</w:t>
      </w:r>
    </w:p>
    <w:p w:rsidR="00000000" w:rsidDel="00000000" w:rsidP="00000000" w:rsidRDefault="00000000" w:rsidRPr="00000000" w14:paraId="00000989">
      <w:pPr>
        <w:pStyle w:val="Heading4"/>
        <w:ind w:left="0" w:firstLine="0"/>
        <w:rPr/>
      </w:pPr>
      <w:bookmarkStart w:colFirst="0" w:colLast="0" w:name="_heading=h.q0s32id4lv9p" w:id="291"/>
      <w:bookmarkEnd w:id="291"/>
      <w:r w:rsidDel="00000000" w:rsidR="00000000" w:rsidRPr="00000000">
        <w:rPr>
          <w:rtl w:val="0"/>
        </w:rPr>
        <w:t xml:space="preserve">4.7.1.1 Topic wildcards</w:t>
      </w:r>
    </w:p>
    <w:p w:rsidR="00000000" w:rsidDel="00000000" w:rsidP="00000000" w:rsidRDefault="00000000" w:rsidRPr="00000000" w14:paraId="0000098A">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topic level separator is used to introduce structure into the Topic Name. If present, it divides the Topic Name into multiple “topic levels”.</w:t>
      </w:r>
      <w:r w:rsidDel="00000000" w:rsidR="00000000" w:rsidRPr="00000000">
        <w:rPr>
          <w:rtl w:val="0"/>
        </w:rPr>
      </w:r>
    </w:p>
    <w:p w:rsidR="00000000" w:rsidDel="00000000" w:rsidP="00000000" w:rsidRDefault="00000000" w:rsidRPr="00000000" w14:paraId="0000098B">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subscription’s Topic Filter can contain special wildcard characters, which allow a Client to subscribe to multiple topics at once.</w:t>
      </w:r>
    </w:p>
    <w:p w:rsidR="00000000" w:rsidDel="00000000" w:rsidP="00000000" w:rsidRDefault="00000000" w:rsidRPr="00000000" w14:paraId="0000098C">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A Topic Name, the target of a PUBLISH packet, MUST NOT contain special </w:t>
      </w:r>
      <w:r w:rsidDel="00000000" w:rsidR="00000000" w:rsidRPr="00000000">
        <w:rPr>
          <w:rFonts w:ascii="Arial" w:cs="Arial" w:eastAsia="Arial" w:hAnsi="Arial"/>
          <w:sz w:val="22"/>
          <w:szCs w:val="22"/>
          <w:highlight w:val="yellow"/>
          <w:rtl w:val="0"/>
        </w:rPr>
        <w:t xml:space="preserve">wildcard characters. </w:t>
      </w:r>
      <w:r w:rsidDel="00000000" w:rsidR="00000000" w:rsidRPr="00000000">
        <w:rPr>
          <w:rFonts w:ascii="Arial" w:cs="Arial" w:eastAsia="Arial" w:hAnsi="Arial"/>
          <w:color w:val="ff0000"/>
          <w:sz w:val="22"/>
          <w:szCs w:val="22"/>
          <w:rtl w:val="0"/>
        </w:rPr>
        <w:t xml:space="preserve">[MQTT-SN-4.7.1.1-1]</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98D">
      <w:pPr>
        <w:pStyle w:val="Heading5"/>
        <w:ind w:left="0" w:firstLine="0"/>
        <w:rPr/>
      </w:pPr>
      <w:bookmarkStart w:colFirst="0" w:colLast="0" w:name="_heading=h.3kbulner4ob4" w:id="292"/>
      <w:bookmarkEnd w:id="292"/>
      <w:r w:rsidDel="00000000" w:rsidR="00000000" w:rsidRPr="00000000">
        <w:rPr>
          <w:rtl w:val="0"/>
        </w:rPr>
        <w:t xml:space="preserve">4.7.1.1.1 Topic level separator</w:t>
      </w:r>
    </w:p>
    <w:p w:rsidR="00000000" w:rsidDel="00000000" w:rsidP="00000000" w:rsidRDefault="00000000" w:rsidRPr="00000000" w14:paraId="0000098E">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forward slash (‘/’ U+002F) is used to separate each level within a topic tree and provide a hierarchical structure to the Topic Names. </w:t>
      </w:r>
      <w:r w:rsidDel="00000000" w:rsidR="00000000" w:rsidRPr="00000000">
        <w:rPr>
          <w:rFonts w:ascii="Arial" w:cs="Arial" w:eastAsia="Arial" w:hAnsi="Arial"/>
          <w:sz w:val="22"/>
          <w:szCs w:val="22"/>
          <w:rtl w:val="0"/>
        </w:rPr>
        <w:t xml:space="preserve">The use of the topic level separator is significant when either of the two wildcard characters is encountered in Topic Filters specified by subscribing Clients. Topic level separators can appear anywhere in a Topic Filter or Topic Name. Adjacent Topic level separators indicate a zero-length topic level.</w:t>
      </w:r>
    </w:p>
    <w:p w:rsidR="00000000" w:rsidDel="00000000" w:rsidP="00000000" w:rsidRDefault="00000000" w:rsidRPr="00000000" w14:paraId="0000098F">
      <w:pPr>
        <w:pStyle w:val="Heading5"/>
        <w:ind w:left="0" w:firstLine="0"/>
        <w:rPr/>
      </w:pPr>
      <w:bookmarkStart w:colFirst="0" w:colLast="0" w:name="_heading=h.ychcrpqsu69r" w:id="293"/>
      <w:bookmarkEnd w:id="293"/>
      <w:r w:rsidDel="00000000" w:rsidR="00000000" w:rsidRPr="00000000">
        <w:rPr>
          <w:rtl w:val="0"/>
        </w:rPr>
        <w:t xml:space="preserve">4.7.1.1.2 Multi-level wildcard</w:t>
      </w:r>
    </w:p>
    <w:p w:rsidR="00000000" w:rsidDel="00000000" w:rsidP="00000000" w:rsidRDefault="00000000" w:rsidRPr="00000000" w14:paraId="00000990">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number sign (‘#’ U+0023) is a wildcard character that matches any number of levels within a topic. The multi-level wildcard represents the parent and any number of child levels. </w:t>
      </w:r>
      <w:r w:rsidDel="00000000" w:rsidR="00000000" w:rsidRPr="00000000">
        <w:rPr>
          <w:rFonts w:ascii="Arial" w:cs="Arial" w:eastAsia="Arial" w:hAnsi="Arial"/>
          <w:sz w:val="22"/>
          <w:szCs w:val="22"/>
          <w:highlight w:val="yellow"/>
          <w:rtl w:val="0"/>
        </w:rPr>
        <w:t xml:space="preserve">The multi-level wildcard character MUST be specified either on its own or following a topic level separator. In either case it MUST be the last character specified in the Topic Filter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[MQTT-SN-4.7.1.2-1]</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91">
      <w:pPr>
        <w:spacing w:after="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92">
      <w:pPr>
        <w:spacing w:after="240" w:before="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For example, if a Client subscribes to “sport/tennis/player1/#”, it would receive </w:t>
      </w:r>
      <w:r w:rsidDel="00000000" w:rsidR="00000000" w:rsidRPr="00000000">
        <w:rPr>
          <w:rFonts w:ascii="Arial" w:cs="Arial" w:eastAsia="Arial" w:hAnsi="Arial"/>
          <w:sz w:val="22"/>
          <w:szCs w:val="22"/>
          <w:shd w:fill="auto" w:val="clear"/>
          <w:rtl w:val="0"/>
        </w:rPr>
        <w:t xml:space="preserve">Application</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sz w:val="22"/>
          <w:szCs w:val="22"/>
          <w:rtl w:val="0"/>
        </w:rPr>
        <w:t xml:space="preserve">M</w:t>
      </w:r>
      <w:r w:rsidDel="00000000" w:rsidR="00000000" w:rsidRPr="00000000">
        <w:rPr>
          <w:rFonts w:ascii="Arial" w:cs="Arial" w:eastAsia="Arial" w:hAnsi="Arial"/>
          <w:sz w:val="22"/>
          <w:szCs w:val="22"/>
          <w:rtl w:val="0"/>
        </w:rPr>
        <w:t xml:space="preserve">essages published using these Topic Names:</w:t>
      </w:r>
    </w:p>
    <w:p w:rsidR="00000000" w:rsidDel="00000000" w:rsidP="00000000" w:rsidRDefault="00000000" w:rsidRPr="00000000" w14:paraId="00000993">
      <w:pPr>
        <w:numPr>
          <w:ilvl w:val="0"/>
          <w:numId w:val="3"/>
        </w:numPr>
        <w:spacing w:after="0" w:afterAutospacing="0" w:before="2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“sport/tennis/player1”</w:t>
      </w:r>
    </w:p>
    <w:p w:rsidR="00000000" w:rsidDel="00000000" w:rsidP="00000000" w:rsidRDefault="00000000" w:rsidRPr="00000000" w14:paraId="00000994">
      <w:pPr>
        <w:numPr>
          <w:ilvl w:val="0"/>
          <w:numId w:val="3"/>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“sport/tennis/player1/ranking</w:t>
      </w:r>
    </w:p>
    <w:p w:rsidR="00000000" w:rsidDel="00000000" w:rsidP="00000000" w:rsidRDefault="00000000" w:rsidRPr="00000000" w14:paraId="00000995">
      <w:pPr>
        <w:numPr>
          <w:ilvl w:val="0"/>
          <w:numId w:val="3"/>
        </w:numPr>
        <w:spacing w:after="24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 “sport/tennis/player1/score/wimbledon”</w:t>
      </w:r>
    </w:p>
    <w:p w:rsidR="00000000" w:rsidDel="00000000" w:rsidP="00000000" w:rsidRDefault="00000000" w:rsidRPr="00000000" w14:paraId="00000996">
      <w:pPr>
        <w:spacing w:after="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97">
      <w:pPr>
        <w:numPr>
          <w:ilvl w:val="0"/>
          <w:numId w:val="8"/>
        </w:numPr>
        <w:spacing w:after="0" w:afterAutospacing="0" w:before="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 also matches the singular “sport”, since # includes the parent level.</w:t>
      </w:r>
    </w:p>
    <w:p w:rsidR="00000000" w:rsidDel="00000000" w:rsidP="00000000" w:rsidRDefault="00000000" w:rsidRPr="00000000" w14:paraId="00000998">
      <w:pPr>
        <w:numPr>
          <w:ilvl w:val="0"/>
          <w:numId w:val="8"/>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 is valid and will receive every Application Message</w:t>
      </w:r>
    </w:p>
    <w:p w:rsidR="00000000" w:rsidDel="00000000" w:rsidP="00000000" w:rsidRDefault="00000000" w:rsidRPr="00000000" w14:paraId="00000999">
      <w:pPr>
        <w:numPr>
          <w:ilvl w:val="0"/>
          <w:numId w:val="8"/>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“sport/tennis/#” is valid</w:t>
      </w:r>
    </w:p>
    <w:p w:rsidR="00000000" w:rsidDel="00000000" w:rsidP="00000000" w:rsidRDefault="00000000" w:rsidRPr="00000000" w14:paraId="0000099A">
      <w:pPr>
        <w:numPr>
          <w:ilvl w:val="0"/>
          <w:numId w:val="8"/>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“sport/tennis#” is not valid</w:t>
      </w:r>
    </w:p>
    <w:p w:rsidR="00000000" w:rsidDel="00000000" w:rsidP="00000000" w:rsidRDefault="00000000" w:rsidRPr="00000000" w14:paraId="0000099B">
      <w:pPr>
        <w:numPr>
          <w:ilvl w:val="0"/>
          <w:numId w:val="8"/>
        </w:numPr>
        <w:spacing w:after="24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“sport/tennis/#/ranking” is not valid</w:t>
      </w:r>
    </w:p>
    <w:p w:rsidR="00000000" w:rsidDel="00000000" w:rsidP="00000000" w:rsidRDefault="00000000" w:rsidRPr="00000000" w14:paraId="0000099C">
      <w:pPr>
        <w:pStyle w:val="Heading5"/>
        <w:ind w:left="0" w:firstLine="0"/>
        <w:rPr/>
      </w:pPr>
      <w:bookmarkStart w:colFirst="0" w:colLast="0" w:name="_heading=h.x4yye38w41vd" w:id="294"/>
      <w:bookmarkEnd w:id="294"/>
      <w:r w:rsidDel="00000000" w:rsidR="00000000" w:rsidRPr="00000000">
        <w:rPr>
          <w:rtl w:val="0"/>
        </w:rPr>
        <w:t xml:space="preserve">4.7.1.1.3 Single-level wildcard</w:t>
      </w:r>
    </w:p>
    <w:p w:rsidR="00000000" w:rsidDel="00000000" w:rsidP="00000000" w:rsidRDefault="00000000" w:rsidRPr="00000000" w14:paraId="0000099D">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plus sign (‘+’ U+002B) is a wildcard character that matches only one topic level. </w:t>
      </w:r>
    </w:p>
    <w:p w:rsidR="00000000" w:rsidDel="00000000" w:rsidP="00000000" w:rsidRDefault="00000000" w:rsidRPr="00000000" w14:paraId="0000099E">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single-level wildcard can be used at any level in the Topic Filter, including first and last levels. Where it is used, it MUST occupy an entire level of the filter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[MQTT-SN-4.7.1</w:t>
      </w:r>
      <w:r w:rsidDel="00000000" w:rsidR="00000000" w:rsidRPr="00000000">
        <w:rPr>
          <w:color w:val="ff0000"/>
          <w:rtl w:val="0"/>
        </w:rPr>
        <w:t xml:space="preserve">.1</w:t>
      </w:r>
      <w:r w:rsidDel="00000000" w:rsidR="00000000" w:rsidRPr="00000000">
        <w:rPr>
          <w:rFonts w:ascii="Arial" w:cs="Arial" w:eastAsia="Arial" w:hAnsi="Arial"/>
          <w:color w:val="ff0000"/>
          <w:sz w:val="22"/>
          <w:szCs w:val="22"/>
          <w:rtl w:val="0"/>
        </w:rPr>
        <w:t xml:space="preserve">.3-1]</w:t>
      </w:r>
      <w:r w:rsidDel="00000000" w:rsidR="00000000" w:rsidRPr="00000000">
        <w:rPr>
          <w:rFonts w:ascii="Arial" w:cs="Arial" w:eastAsia="Arial" w:hAnsi="Arial"/>
          <w:sz w:val="22"/>
          <w:szCs w:val="22"/>
          <w:rtl w:val="0"/>
        </w:rPr>
        <w:t xml:space="preserve">. It can be used at more than one level in the Topic Filter and can be used in conjunction with the multi-level wildcard.</w:t>
      </w:r>
    </w:p>
    <w:p w:rsidR="00000000" w:rsidDel="00000000" w:rsidP="00000000" w:rsidRDefault="00000000" w:rsidRPr="00000000" w14:paraId="0000099F">
      <w:pPr>
        <w:spacing w:after="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A0">
      <w:pPr>
        <w:spacing w:after="240" w:before="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For example, “sport/tennis/+” matches “sport/tennis/player1” and “sport/tennis/player2”, but not “sport/tennis/player1/ranking”. Also, because the single-level wildcard matches only a single level, “sport/+” does not match “sport” but it does match “sport/”.</w:t>
      </w:r>
    </w:p>
    <w:p w:rsidR="00000000" w:rsidDel="00000000" w:rsidP="00000000" w:rsidRDefault="00000000" w:rsidRPr="00000000" w14:paraId="000009A1">
      <w:pPr>
        <w:numPr>
          <w:ilvl w:val="0"/>
          <w:numId w:val="26"/>
        </w:numPr>
        <w:spacing w:after="0" w:afterAutospacing="0" w:before="240" w:line="276" w:lineRule="auto"/>
        <w:ind w:left="1440" w:hanging="360"/>
        <w:rPr>
          <w:sz w:val="22"/>
          <w:szCs w:val="22"/>
        </w:rPr>
      </w:pPr>
      <w:r w:rsidDel="00000000" w:rsidR="00000000" w:rsidRPr="00000000">
        <w:rPr>
          <w:rFonts w:ascii="Arial" w:cs="Arial" w:eastAsia="Arial" w:hAnsi="Arial"/>
          <w:sz w:val="22"/>
          <w:szCs w:val="22"/>
          <w:rtl w:val="0"/>
        </w:rPr>
        <w:t xml:space="preserve">“+” is valid</w:t>
      </w:r>
    </w:p>
    <w:p w:rsidR="00000000" w:rsidDel="00000000" w:rsidP="00000000" w:rsidRDefault="00000000" w:rsidRPr="00000000" w14:paraId="000009A2">
      <w:pPr>
        <w:numPr>
          <w:ilvl w:val="0"/>
          <w:numId w:val="26"/>
        </w:numPr>
        <w:spacing w:after="0" w:afterAutospacing="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“+/tennis/#” is valid</w:t>
      </w:r>
    </w:p>
    <w:p w:rsidR="00000000" w:rsidDel="00000000" w:rsidP="00000000" w:rsidRDefault="00000000" w:rsidRPr="00000000" w14:paraId="000009A3">
      <w:pPr>
        <w:numPr>
          <w:ilvl w:val="0"/>
          <w:numId w:val="26"/>
        </w:numPr>
        <w:spacing w:after="0" w:afterAutospacing="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“sport+” is not valid</w:t>
      </w:r>
    </w:p>
    <w:p w:rsidR="00000000" w:rsidDel="00000000" w:rsidP="00000000" w:rsidRDefault="00000000" w:rsidRPr="00000000" w14:paraId="000009A4">
      <w:pPr>
        <w:numPr>
          <w:ilvl w:val="0"/>
          <w:numId w:val="26"/>
        </w:numPr>
        <w:spacing w:after="0" w:afterAutospacing="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“sport/+/player1” is valid</w:t>
      </w:r>
    </w:p>
    <w:p w:rsidR="00000000" w:rsidDel="00000000" w:rsidP="00000000" w:rsidRDefault="00000000" w:rsidRPr="00000000" w14:paraId="000009A5">
      <w:pPr>
        <w:numPr>
          <w:ilvl w:val="0"/>
          <w:numId w:val="26"/>
        </w:numPr>
        <w:spacing w:after="24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“/finance” matches “+/+” and “/+”, but not “+” </w:t>
      </w:r>
    </w:p>
    <w:p w:rsidR="00000000" w:rsidDel="00000000" w:rsidP="00000000" w:rsidRDefault="00000000" w:rsidRPr="00000000" w14:paraId="000009A6">
      <w:pPr>
        <w:pStyle w:val="Heading4"/>
        <w:ind w:left="0" w:firstLine="0"/>
        <w:rPr/>
      </w:pPr>
      <w:bookmarkStart w:colFirst="0" w:colLast="0" w:name="_heading=h.p61p07rh2x26" w:id="295"/>
      <w:bookmarkEnd w:id="295"/>
      <w:r w:rsidDel="00000000" w:rsidR="00000000" w:rsidRPr="00000000">
        <w:rPr>
          <w:rtl w:val="0"/>
        </w:rPr>
        <w:t xml:space="preserve">4.7.1.2 Topics beginning with $</w:t>
      </w:r>
    </w:p>
    <w:p w:rsidR="00000000" w:rsidDel="00000000" w:rsidP="00000000" w:rsidRDefault="00000000" w:rsidRPr="00000000" w14:paraId="000009A7">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Server MUST NOT match Topic Filters starting with a wildcard character (# or +) with Topic Names beginning with a $ character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[MQTT-SN-4.7.1.2-1]</w:t>
      </w:r>
      <w:r w:rsidDel="00000000" w:rsidR="00000000" w:rsidRPr="00000000">
        <w:rPr>
          <w:rFonts w:ascii="Arial" w:cs="Arial" w:eastAsia="Arial" w:hAnsi="Arial"/>
          <w:sz w:val="22"/>
          <w:szCs w:val="22"/>
          <w:rtl w:val="0"/>
        </w:rPr>
        <w:t xml:space="preserve">. The Server SHOULD prevent Clients from using such Topic Names to exchange messages with other Clients. Server implementations MAY use Topic Names that start with a leading $ character for other purposes.</w:t>
      </w:r>
    </w:p>
    <w:p w:rsidR="00000000" w:rsidDel="00000000" w:rsidP="00000000" w:rsidRDefault="00000000" w:rsidRPr="00000000" w14:paraId="000009A8">
      <w:pPr>
        <w:spacing w:after="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A9">
      <w:pPr>
        <w:numPr>
          <w:ilvl w:val="0"/>
          <w:numId w:val="15"/>
        </w:numPr>
        <w:spacing w:after="0" w:afterAutospacing="0" w:before="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$SYS/ has been widely adopted as a prefix to topics that contain Server-specific information or control APIs</w:t>
      </w:r>
    </w:p>
    <w:p w:rsidR="00000000" w:rsidDel="00000000" w:rsidP="00000000" w:rsidRDefault="00000000" w:rsidRPr="00000000" w14:paraId="000009AA">
      <w:pPr>
        <w:numPr>
          <w:ilvl w:val="0"/>
          <w:numId w:val="15"/>
        </w:numPr>
        <w:spacing w:after="24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 Applications cannot use a topic with a leading $ character for their own purposes</w:t>
      </w:r>
    </w:p>
    <w:p w:rsidR="00000000" w:rsidDel="00000000" w:rsidP="00000000" w:rsidRDefault="00000000" w:rsidRPr="00000000" w14:paraId="000009AB">
      <w:pPr>
        <w:spacing w:after="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AC">
      <w:pPr>
        <w:numPr>
          <w:ilvl w:val="0"/>
          <w:numId w:val="70"/>
        </w:numPr>
        <w:spacing w:after="0" w:afterAutospacing="0" w:before="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 to “#” will not receive any messages published to a topic beginning with a $</w:t>
      </w:r>
    </w:p>
    <w:p w:rsidR="00000000" w:rsidDel="00000000" w:rsidP="00000000" w:rsidRDefault="00000000" w:rsidRPr="00000000" w14:paraId="000009AD">
      <w:pPr>
        <w:numPr>
          <w:ilvl w:val="0"/>
          <w:numId w:val="70"/>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 to “+/monitor/Clients” will not receive any messages published to “$SYS/monitor/Clients”</w:t>
      </w:r>
    </w:p>
    <w:p w:rsidR="00000000" w:rsidDel="00000000" w:rsidP="00000000" w:rsidRDefault="00000000" w:rsidRPr="00000000" w14:paraId="000009AE">
      <w:pPr>
        <w:numPr>
          <w:ilvl w:val="0"/>
          <w:numId w:val="70"/>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 to “$SYS/#” will receive messages published to topics beginning with “$SYS/”</w:t>
      </w:r>
    </w:p>
    <w:p w:rsidR="00000000" w:rsidDel="00000000" w:rsidP="00000000" w:rsidRDefault="00000000" w:rsidRPr="00000000" w14:paraId="000009AF">
      <w:pPr>
        <w:numPr>
          <w:ilvl w:val="0"/>
          <w:numId w:val="70"/>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 to “$SYS/monitor/+” will receive messages published to “$SYS/monitor/Clients”</w:t>
      </w:r>
    </w:p>
    <w:p w:rsidR="00000000" w:rsidDel="00000000" w:rsidP="00000000" w:rsidRDefault="00000000" w:rsidRPr="00000000" w14:paraId="000009B0">
      <w:pPr>
        <w:numPr>
          <w:ilvl w:val="0"/>
          <w:numId w:val="70"/>
        </w:numPr>
        <w:spacing w:after="24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For a Client to receive messages from topics that begin with $SYS/ and from topics that don’t begin with a $, it has to subscribe to both “#” and “$SYS/#”</w:t>
      </w:r>
    </w:p>
    <w:p w:rsidR="00000000" w:rsidDel="00000000" w:rsidP="00000000" w:rsidRDefault="00000000" w:rsidRPr="00000000" w14:paraId="000009B1">
      <w:pPr>
        <w:pStyle w:val="Heading4"/>
        <w:ind w:left="0" w:firstLine="0"/>
        <w:rPr/>
      </w:pPr>
      <w:bookmarkStart w:colFirst="0" w:colLast="0" w:name="_heading=h.rvcur5x0am" w:id="296"/>
      <w:bookmarkEnd w:id="296"/>
      <w:r w:rsidDel="00000000" w:rsidR="00000000" w:rsidRPr="00000000">
        <w:rPr>
          <w:rtl w:val="0"/>
        </w:rPr>
        <w:t xml:space="preserve">4.7.1.3 Topic semantic and usage</w:t>
      </w:r>
    </w:p>
    <w:p w:rsidR="00000000" w:rsidDel="00000000" w:rsidP="00000000" w:rsidRDefault="00000000" w:rsidRPr="00000000" w14:paraId="000009B2">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following rules apply to Topic Names and Topic Filters:</w:t>
      </w:r>
    </w:p>
    <w:p w:rsidR="00000000" w:rsidDel="00000000" w:rsidP="00000000" w:rsidRDefault="00000000" w:rsidRPr="00000000" w14:paraId="000009B3">
      <w:pPr>
        <w:numPr>
          <w:ilvl w:val="0"/>
          <w:numId w:val="22"/>
        </w:numPr>
        <w:spacing w:after="0" w:afterAutospacing="0" w:before="240" w:line="276" w:lineRule="auto"/>
        <w:ind w:left="720" w:hanging="360"/>
        <w:rPr>
          <w:sz w:val="22"/>
          <w:szCs w:val="22"/>
        </w:rPr>
      </w:pPr>
      <w:r w:rsidDel="00000000" w:rsidR="00000000" w:rsidRPr="00000000">
        <w:rPr>
          <w:rFonts w:ascii="Arial" w:cs="Arial" w:eastAsia="Arial" w:hAnsi="Arial"/>
          <w:sz w:val="22"/>
          <w:szCs w:val="22"/>
          <w:highlight w:val="yellow"/>
          <w:rtl w:val="0"/>
        </w:rPr>
        <w:t xml:space="preserve">All Topic Names and Topic Filters MUST be at least one character long</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[MQTT-SN-4.7.1.3-1]</w:t>
      </w:r>
    </w:p>
    <w:p w:rsidR="00000000" w:rsidDel="00000000" w:rsidP="00000000" w:rsidRDefault="00000000" w:rsidRPr="00000000" w14:paraId="000009B4">
      <w:pPr>
        <w:numPr>
          <w:ilvl w:val="0"/>
          <w:numId w:val="22"/>
        </w:numPr>
        <w:spacing w:after="0" w:afterAutospacing="0" w:before="0" w:beforeAutospacing="0" w:line="276" w:lineRule="auto"/>
        <w:ind w:left="720" w:hanging="360"/>
        <w:rPr>
          <w:sz w:val="22"/>
          <w:szCs w:val="22"/>
        </w:rPr>
      </w:pPr>
      <w:r w:rsidDel="00000000" w:rsidR="00000000" w:rsidRPr="00000000">
        <w:rPr>
          <w:rFonts w:ascii="Arial" w:cs="Arial" w:eastAsia="Arial" w:hAnsi="Arial"/>
          <w:sz w:val="22"/>
          <w:szCs w:val="22"/>
          <w:rtl w:val="0"/>
        </w:rPr>
        <w:t xml:space="preserve">Topic Names and Topic Filters are case sensitive</w:t>
      </w:r>
    </w:p>
    <w:p w:rsidR="00000000" w:rsidDel="00000000" w:rsidP="00000000" w:rsidRDefault="00000000" w:rsidRPr="00000000" w14:paraId="000009B5">
      <w:pPr>
        <w:numPr>
          <w:ilvl w:val="0"/>
          <w:numId w:val="22"/>
        </w:numPr>
        <w:spacing w:after="0" w:afterAutospacing="0" w:before="0" w:beforeAutospacing="0" w:line="276" w:lineRule="auto"/>
        <w:ind w:left="720" w:hanging="360"/>
        <w:rPr>
          <w:sz w:val="22"/>
          <w:szCs w:val="22"/>
        </w:rPr>
      </w:pPr>
      <w:r w:rsidDel="00000000" w:rsidR="00000000" w:rsidRPr="00000000">
        <w:rPr>
          <w:rFonts w:ascii="Arial" w:cs="Arial" w:eastAsia="Arial" w:hAnsi="Arial"/>
          <w:sz w:val="22"/>
          <w:szCs w:val="22"/>
          <w:rtl w:val="0"/>
        </w:rPr>
        <w:t xml:space="preserve">Topic Names and Topic Filters can include the space character</w:t>
      </w:r>
    </w:p>
    <w:p w:rsidR="00000000" w:rsidDel="00000000" w:rsidP="00000000" w:rsidRDefault="00000000" w:rsidRPr="00000000" w14:paraId="000009B6">
      <w:pPr>
        <w:numPr>
          <w:ilvl w:val="0"/>
          <w:numId w:val="22"/>
        </w:numPr>
        <w:spacing w:after="0" w:afterAutospacing="0" w:before="0" w:beforeAutospacing="0" w:line="276" w:lineRule="auto"/>
        <w:ind w:left="720" w:hanging="360"/>
        <w:rPr>
          <w:sz w:val="22"/>
          <w:szCs w:val="22"/>
        </w:rPr>
      </w:pPr>
      <w:r w:rsidDel="00000000" w:rsidR="00000000" w:rsidRPr="00000000">
        <w:rPr>
          <w:rFonts w:ascii="Arial" w:cs="Arial" w:eastAsia="Arial" w:hAnsi="Arial"/>
          <w:sz w:val="22"/>
          <w:szCs w:val="22"/>
          <w:rtl w:val="0"/>
        </w:rPr>
        <w:t xml:space="preserve">A leading or trailing ‘/’ creates a distinct Topic Name or Topic Filter</w:t>
      </w:r>
    </w:p>
    <w:p w:rsidR="00000000" w:rsidDel="00000000" w:rsidP="00000000" w:rsidRDefault="00000000" w:rsidRPr="00000000" w14:paraId="000009B7">
      <w:pPr>
        <w:numPr>
          <w:ilvl w:val="0"/>
          <w:numId w:val="22"/>
        </w:numPr>
        <w:spacing w:after="0" w:afterAutospacing="0" w:before="0" w:beforeAutospacing="0" w:line="276" w:lineRule="auto"/>
        <w:ind w:left="720" w:hanging="360"/>
        <w:rPr>
          <w:sz w:val="22"/>
          <w:szCs w:val="22"/>
        </w:rPr>
      </w:pPr>
      <w:r w:rsidDel="00000000" w:rsidR="00000000" w:rsidRPr="00000000">
        <w:rPr>
          <w:rFonts w:ascii="Arial" w:cs="Arial" w:eastAsia="Arial" w:hAnsi="Arial"/>
          <w:sz w:val="22"/>
          <w:szCs w:val="22"/>
          <w:rtl w:val="0"/>
        </w:rPr>
        <w:t xml:space="preserve">A Topic Name or Topic Filter consisting only of the ‘/’ character is valid</w:t>
      </w:r>
    </w:p>
    <w:p w:rsidR="00000000" w:rsidDel="00000000" w:rsidP="00000000" w:rsidRDefault="00000000" w:rsidRPr="00000000" w14:paraId="000009B8">
      <w:pPr>
        <w:numPr>
          <w:ilvl w:val="0"/>
          <w:numId w:val="22"/>
        </w:numPr>
        <w:spacing w:after="0" w:afterAutospacing="0" w:before="0" w:beforeAutospacing="0" w:line="276" w:lineRule="auto"/>
        <w:ind w:left="720" w:hanging="360"/>
        <w:rPr>
          <w:sz w:val="22"/>
          <w:szCs w:val="22"/>
        </w:rPr>
      </w:pPr>
      <w:r w:rsidDel="00000000" w:rsidR="00000000" w:rsidRPr="00000000">
        <w:rPr>
          <w:rFonts w:ascii="Arial" w:cs="Arial" w:eastAsia="Arial" w:hAnsi="Arial"/>
          <w:sz w:val="22"/>
          <w:szCs w:val="22"/>
          <w:highlight w:val="yellow"/>
          <w:rtl w:val="0"/>
        </w:rPr>
        <w:t xml:space="preserve">Topic Names and Topic Filters MUST NOT include the null character (Unicode U+0000)</w:t>
      </w:r>
      <w:hyperlink r:id="rId101">
        <w:r w:rsidDel="00000000" w:rsidR="00000000" w:rsidRPr="00000000">
          <w:rPr>
            <w:rFonts w:ascii="Arial" w:cs="Arial" w:eastAsia="Arial" w:hAnsi="Arial"/>
            <w:sz w:val="22"/>
            <w:szCs w:val="22"/>
            <w:rtl w:val="0"/>
          </w:rPr>
          <w:t xml:space="preserve"> </w:t>
        </w:r>
      </w:hyperlink>
      <w:hyperlink r:id="rId102">
        <w:r w:rsidDel="00000000" w:rsidR="00000000" w:rsidRPr="00000000">
          <w:rPr>
            <w:rFonts w:ascii="Arial" w:cs="Arial" w:eastAsia="Arial" w:hAnsi="Arial"/>
            <w:color w:val="1155cc"/>
            <w:sz w:val="22"/>
            <w:szCs w:val="22"/>
            <w:u w:val="single"/>
            <w:rtl w:val="0"/>
          </w:rPr>
          <w:t xml:space="preserve">[Unicode]</w:t>
        </w:r>
      </w:hyperlink>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[MQTT-SN-4.7.1.3-2]</w:t>
      </w:r>
    </w:p>
    <w:p w:rsidR="00000000" w:rsidDel="00000000" w:rsidP="00000000" w:rsidRDefault="00000000" w:rsidRPr="00000000" w14:paraId="000009B9">
      <w:pPr>
        <w:numPr>
          <w:ilvl w:val="0"/>
          <w:numId w:val="22"/>
        </w:numPr>
        <w:spacing w:after="240" w:before="0" w:beforeAutospacing="0" w:line="276" w:lineRule="auto"/>
        <w:ind w:left="720" w:hanging="360"/>
        <w:rPr>
          <w:sz w:val="22"/>
          <w:szCs w:val="22"/>
        </w:rPr>
      </w:pPr>
      <w:r w:rsidDel="00000000" w:rsidR="00000000" w:rsidRPr="00000000">
        <w:rPr>
          <w:rFonts w:ascii="Arial" w:cs="Arial" w:eastAsia="Arial" w:hAnsi="Arial"/>
          <w:sz w:val="22"/>
          <w:szCs w:val="22"/>
          <w:highlight w:val="yellow"/>
          <w:rtl w:val="0"/>
        </w:rPr>
        <w:t xml:space="preserve">Topic Names and Topic Filters are UTF-8 Encoded Strings; they MUST NOT encode to more than 65,535 bytes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[MQTT-SN-4.7.1.3-4]</w:t>
      </w:r>
      <w:r w:rsidDel="00000000" w:rsidR="00000000" w:rsidRPr="00000000">
        <w:rPr>
          <w:rFonts w:ascii="Arial" w:cs="Arial" w:eastAsia="Arial" w:hAnsi="Arial"/>
          <w:sz w:val="22"/>
          <w:szCs w:val="22"/>
          <w:rtl w:val="0"/>
        </w:rPr>
        <w:t xml:space="preserve">. Refer to </w:t>
      </w:r>
      <w:hyperlink w:anchor="_heading=h.49x2ik5">
        <w:r w:rsidDel="00000000" w:rsidR="00000000" w:rsidRPr="00000000">
          <w:rPr>
            <w:color w:val="1155cc"/>
            <w:u w:val="single"/>
            <w:rtl w:val="0"/>
          </w:rPr>
          <w:t xml:space="preserve">1.7.4 UTF-8 Encoded String</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BA">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There is no limit to the number of levels in a Topic Name or Topic Filter, other than that imposed by the overall length of a UTF-8 Encoded String.</w:t>
      </w:r>
    </w:p>
    <w:p w:rsidR="00000000" w:rsidDel="00000000" w:rsidP="00000000" w:rsidRDefault="00000000" w:rsidRPr="00000000" w14:paraId="000009BB">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When it performs subscription matching the Server MUST NOT perform any normalization of Topic Names or Topic Filters, or any modification or substitution of unrecognized characters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[MQTT-SN-4.7.1.3-4]</w:t>
      </w:r>
      <w:r w:rsidDel="00000000" w:rsidR="00000000" w:rsidRPr="00000000">
        <w:rPr>
          <w:rFonts w:ascii="Arial" w:cs="Arial" w:eastAsia="Arial" w:hAnsi="Arial"/>
          <w:sz w:val="22"/>
          <w:szCs w:val="22"/>
          <w:rtl w:val="0"/>
        </w:rPr>
        <w:t xml:space="preserve">. Each non-wildcarded level in the Topic Filter has to match the corresponding level in the Topic Name character for character for the match to succeed.</w:t>
      </w:r>
    </w:p>
    <w:p w:rsidR="00000000" w:rsidDel="00000000" w:rsidP="00000000" w:rsidRDefault="00000000" w:rsidRPr="00000000" w14:paraId="000009BC">
      <w:pPr>
        <w:spacing w:after="0" w:before="240" w:line="276" w:lineRule="auto"/>
        <w:rPr>
          <w:rFonts w:ascii="Arial" w:cs="Arial" w:eastAsia="Arial" w:hAnsi="Arial"/>
          <w:b w:val="1"/>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BD">
      <w:pPr>
        <w:spacing w:after="240" w:before="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UTF-8 encoding rules mean that the comparison of Topic Filter and Topic Name could be performed either by comparing the encoded UTF-8 bytes, or by comparing decoded Unicode </w:t>
      </w:r>
      <w:r w:rsidDel="00000000" w:rsidR="00000000" w:rsidRPr="00000000">
        <w:rPr>
          <w:rFonts w:ascii="Arial" w:cs="Arial" w:eastAsia="Arial" w:hAnsi="Arial"/>
          <w:sz w:val="22"/>
          <w:szCs w:val="22"/>
          <w:rtl w:val="0"/>
        </w:rPr>
        <w:t xml:space="preserve">characters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BE">
      <w:pPr>
        <w:spacing w:after="0" w:before="240" w:line="276" w:lineRule="auto"/>
        <w:rPr>
          <w:rFonts w:ascii="Arial" w:cs="Arial" w:eastAsia="Arial" w:hAnsi="Arial"/>
          <w:b w:val="1"/>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BF">
      <w:pPr>
        <w:numPr>
          <w:ilvl w:val="0"/>
          <w:numId w:val="48"/>
        </w:numPr>
        <w:spacing w:after="0" w:afterAutospacing="0" w:before="0" w:line="276" w:lineRule="auto"/>
        <w:ind w:left="1440" w:hanging="360"/>
        <w:rPr>
          <w:sz w:val="22"/>
          <w:szCs w:val="22"/>
        </w:rPr>
      </w:pPr>
      <w:r w:rsidDel="00000000" w:rsidR="00000000" w:rsidRPr="00000000">
        <w:rPr>
          <w:rFonts w:ascii="Arial" w:cs="Arial" w:eastAsia="Arial" w:hAnsi="Arial"/>
          <w:sz w:val="22"/>
          <w:szCs w:val="22"/>
          <w:rtl w:val="0"/>
        </w:rPr>
        <w:t xml:space="preserve">“ACCOUNTS” and “Accounts” are two different Topic Names</w:t>
      </w:r>
    </w:p>
    <w:p w:rsidR="00000000" w:rsidDel="00000000" w:rsidP="00000000" w:rsidRDefault="00000000" w:rsidRPr="00000000" w14:paraId="000009C0">
      <w:pPr>
        <w:numPr>
          <w:ilvl w:val="0"/>
          <w:numId w:val="48"/>
        </w:numPr>
        <w:spacing w:after="0" w:afterAutospacing="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“Accounts payable” is a valid Topic Name</w:t>
      </w:r>
    </w:p>
    <w:p w:rsidR="00000000" w:rsidDel="00000000" w:rsidP="00000000" w:rsidRDefault="00000000" w:rsidRPr="00000000" w14:paraId="000009C1">
      <w:pPr>
        <w:numPr>
          <w:ilvl w:val="0"/>
          <w:numId w:val="48"/>
        </w:numPr>
        <w:spacing w:after="24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“/finance” is different from “finance”</w:t>
      </w:r>
      <w:r w:rsidDel="00000000" w:rsidR="00000000" w:rsidRPr="00000000">
        <w:rPr>
          <w:rFonts w:ascii="Arial" w:cs="Arial" w:eastAsia="Arial" w:hAnsi="Arial"/>
          <w:b w:val="1"/>
          <w:sz w:val="22"/>
          <w:szCs w:val="22"/>
          <w:rtl w:val="0"/>
        </w:rPr>
        <w:t xml:space="preserve"> </w:t>
      </w:r>
    </w:p>
    <w:p w:rsidR="00000000" w:rsidDel="00000000" w:rsidP="00000000" w:rsidRDefault="00000000" w:rsidRPr="00000000" w14:paraId="000009C2">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 Application Message is sent to each Client Subscription whose Topic Filter matches the Topic Name attached to an Application Message. The topic resource MAY be either predefined in the Server by an administrator or it MAY be dynamically created by the Server when it receives the first subscription or an Application Message with that Topic Name. The Server MAY also use a security component to authorize particular actions on the topic resource for a given Client.</w:t>
      </w:r>
    </w:p>
    <w:p w:rsidR="00000000" w:rsidDel="00000000" w:rsidP="00000000" w:rsidRDefault="00000000" w:rsidRPr="00000000" w14:paraId="000009C3">
      <w:pPr>
        <w:pStyle w:val="Heading3"/>
        <w:keepLines w:val="1"/>
        <w:spacing w:after="64" w:before="0" w:line="276" w:lineRule="auto"/>
        <w:ind w:left="0" w:firstLine="0"/>
        <w:rPr/>
      </w:pPr>
      <w:bookmarkStart w:colFirst="0" w:colLast="0" w:name="_heading=h.1fyl9w3" w:id="297"/>
      <w:bookmarkEnd w:id="297"/>
      <w:r w:rsidDel="00000000" w:rsidR="00000000" w:rsidRPr="00000000">
        <w:rPr>
          <w:rtl w:val="0"/>
        </w:rPr>
        <w:t xml:space="preserve">4.7.2 Topic Aliases</w:t>
      </w:r>
    </w:p>
    <w:p w:rsidR="00000000" w:rsidDel="00000000" w:rsidP="00000000" w:rsidRDefault="00000000" w:rsidRPr="00000000" w14:paraId="000009C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Topic Alias is a 2 byte integer value that is used to identify the Topic instead of using the Topic Name. Topic Aliases can reduce the bandwidth needed when Topic Names are long and the same Topic Names are used repetitively.</w:t>
      </w:r>
    </w:p>
    <w:p w:rsidR="00000000" w:rsidDel="00000000" w:rsidP="00000000" w:rsidRDefault="00000000" w:rsidRPr="00000000" w14:paraId="000009C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There are two types of Topic Alias: Predefined and Session. Predefined and Session Topic Aliases MUST occupy separate value spaces. That is, a Session Topic Alias MUST be able to have the same numerical value as a Predefined Topic Alias.</w:t>
      </w:r>
    </w:p>
    <w:p w:rsidR="00000000" w:rsidDel="00000000" w:rsidP="00000000" w:rsidRDefault="00000000" w:rsidRPr="00000000" w14:paraId="000009C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only reason for the existence of Topic Aliases is to reduce packet size. Therefore, a Topic Alias is transformed to its mapped Topic Name when received by a Client or Server before any further processing.</w:t>
      </w:r>
    </w:p>
    <w:p w:rsidR="00000000" w:rsidDel="00000000" w:rsidP="00000000" w:rsidRDefault="00000000" w:rsidRPr="00000000" w14:paraId="000009C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 contains a Topic Filter, which is a Topic Name that is allowed to include wildcards - it does not contain any Topic Aliases.</w:t>
      </w:r>
    </w:p>
    <w:p w:rsidR="00000000" w:rsidDel="00000000" w:rsidP="00000000" w:rsidRDefault="00000000" w:rsidRPr="00000000" w14:paraId="000009C8">
      <w:pPr>
        <w:spacing w:line="276" w:lineRule="auto"/>
        <w:rPr>
          <w:rFonts w:ascii="Arial" w:cs="Arial" w:eastAsia="Arial" w:hAnsi="Arial"/>
          <w:color w:val="000000"/>
          <w:sz w:val="22"/>
          <w:szCs w:val="22"/>
        </w:rPr>
      </w:pPr>
      <w:r w:rsidDel="00000000" w:rsidR="00000000" w:rsidRPr="00000000">
        <w:rPr>
          <w:rFonts w:ascii="Arial" w:cs="Arial" w:eastAsia="Arial" w:hAnsi="Arial"/>
          <w:sz w:val="22"/>
          <w:szCs w:val="22"/>
          <w:highlight w:val="yellow"/>
          <w:rtl w:val="0"/>
        </w:rPr>
        <w:t xml:space="preserve">If a Topic Alias exists for a Topic Name, a Sender (Client or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MUST use that Topic Alias and not the Topic Name in any PUBLISH packet</w:t>
      </w:r>
      <w:r w:rsidDel="00000000" w:rsidR="00000000" w:rsidRPr="00000000">
        <w:rPr>
          <w:highlight w:val="yellow"/>
          <w:rtl w:val="0"/>
        </w:rPr>
        <w:t xml:space="preserve"> </w:t>
      </w:r>
      <w:r w:rsidDel="00000000" w:rsidR="00000000" w:rsidRPr="00000000">
        <w:rPr>
          <w:color w:val="ff0000"/>
          <w:rtl w:val="0"/>
        </w:rPr>
        <w:t xml:space="preserve">[MQTT-SN-4.7.2-1].</w:t>
      </w:r>
      <w:r w:rsidDel="00000000" w:rsidR="00000000" w:rsidRPr="00000000">
        <w:rPr>
          <w:rtl w:val="0"/>
        </w:rPr>
      </w:r>
    </w:p>
    <w:p w:rsidR="00000000" w:rsidDel="00000000" w:rsidP="00000000" w:rsidRDefault="00000000" w:rsidRPr="00000000" w14:paraId="000009C9">
      <w:pPr>
        <w:pStyle w:val="Heading4"/>
        <w:keepLines w:val="1"/>
        <w:pBdr>
          <w:top w:color="auto" w:space="0" w:sz="0" w:val="none"/>
        </w:pBdr>
        <w:spacing w:after="80" w:before="80" w:line="276" w:lineRule="auto"/>
        <w:ind w:left="-15" w:firstLine="0"/>
        <w:rPr>
          <w:rFonts w:ascii="Arial" w:cs="Arial" w:eastAsia="Arial" w:hAnsi="Arial"/>
          <w:sz w:val="22"/>
          <w:szCs w:val="22"/>
        </w:rPr>
      </w:pPr>
      <w:bookmarkStart w:colFirst="0" w:colLast="0" w:name="_heading=h.ivsbmx9hwewr" w:id="298"/>
      <w:bookmarkEnd w:id="298"/>
      <w:r w:rsidDel="00000000" w:rsidR="00000000" w:rsidRPr="00000000">
        <w:rPr>
          <w:rFonts w:ascii="Arial" w:cs="Arial" w:eastAsia="Arial" w:hAnsi="Arial"/>
          <w:sz w:val="22"/>
          <w:szCs w:val="22"/>
          <w:rtl w:val="0"/>
        </w:rPr>
        <w:t xml:space="preserve">4.7.2.1 Predefined Topic Aliases</w:t>
      </w:r>
    </w:p>
    <w:p w:rsidR="00000000" w:rsidDel="00000000" w:rsidP="00000000" w:rsidRDefault="00000000" w:rsidRPr="00000000" w14:paraId="000009CA">
      <w:pPr>
        <w:spacing w:after="20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Predefined Topic Aliases are known to both sender and receivers before any communication takes place between them. The set of Predefined Topic Aliases in a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is the same for all Clients that connect to it. </w:t>
      </w:r>
    </w:p>
    <w:p w:rsidR="00000000" w:rsidDel="00000000" w:rsidP="00000000" w:rsidRDefault="00000000" w:rsidRPr="00000000" w14:paraId="000009CB">
      <w:pPr>
        <w:spacing w:after="20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definitions of Predefined Topic Aliases are not affected by the sending or receiving of any MQTT-SN Packets - their creation and upkeep is an administrative procedure outside the scope of this specification.</w:t>
      </w:r>
    </w:p>
    <w:p w:rsidR="00000000" w:rsidDel="00000000" w:rsidP="00000000" w:rsidRDefault="00000000" w:rsidRPr="00000000" w14:paraId="000009CC">
      <w:pPr>
        <w:spacing w:after="0" w:before="0" w:line="276" w:lineRule="auto"/>
        <w:ind w:left="0" w:right="0" w:firstLine="0"/>
        <w:rPr>
          <w:color w:val="000000"/>
          <w:shd w:fill="auto" w:val="clear"/>
        </w:rPr>
      </w:pPr>
      <w:r w:rsidDel="00000000" w:rsidR="00000000" w:rsidRPr="00000000">
        <w:rPr>
          <w:rFonts w:ascii="Arial" w:cs="Arial" w:eastAsia="Arial" w:hAnsi="Arial"/>
          <w:color w:val="000000"/>
          <w:sz w:val="22"/>
          <w:szCs w:val="22"/>
          <w:highlight w:val="yellow"/>
          <w:rtl w:val="0"/>
        </w:rPr>
        <w:t xml:space="preserve">Predefined Topic Aliases MUST NOT change for the duration of any MQTT-SN Session</w:t>
      </w:r>
      <w:r w:rsidDel="00000000" w:rsidR="00000000" w:rsidRPr="00000000">
        <w:rPr>
          <w:color w:val="000000"/>
          <w:highlight w:val="yellow"/>
          <w:rtl w:val="0"/>
        </w:rPr>
        <w:t xml:space="preserve"> </w:t>
      </w:r>
      <w:r w:rsidDel="00000000" w:rsidR="00000000" w:rsidRPr="00000000">
        <w:rPr>
          <w:color w:val="ff0000"/>
          <w:rtl w:val="0"/>
        </w:rPr>
        <w:t xml:space="preserve">[MQTT-SN-4.7.2.1-1].</w:t>
      </w:r>
      <w:r w:rsidDel="00000000" w:rsidR="00000000" w:rsidRPr="00000000">
        <w:rPr>
          <w:rtl w:val="0"/>
        </w:rPr>
      </w:r>
    </w:p>
    <w:p w:rsidR="00000000" w:rsidDel="00000000" w:rsidP="00000000" w:rsidRDefault="00000000" w:rsidRPr="00000000" w14:paraId="000009CD">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a PUBLISH is sent to a Predefined Topic Alias which is not defined on the receiver it is a Protocol Error</w:t>
      </w:r>
      <w:r w:rsidDel="00000000" w:rsidR="00000000" w:rsidRPr="00000000">
        <w:rPr>
          <w:highlight w:val="yellow"/>
          <w:rtl w:val="0"/>
        </w:rPr>
        <w:t xml:space="preserve"> </w:t>
      </w:r>
      <w:r w:rsidDel="00000000" w:rsidR="00000000" w:rsidRPr="00000000">
        <w:rPr>
          <w:color w:val="ff0000"/>
          <w:rtl w:val="0"/>
        </w:rPr>
        <w:t xml:space="preserve">[MQTT-SN-4.7.2.1-2].</w:t>
      </w:r>
      <w:r w:rsidDel="00000000" w:rsidR="00000000" w:rsidRPr="00000000">
        <w:rPr>
          <w:rtl w:val="0"/>
        </w:rPr>
      </w:r>
    </w:p>
    <w:p w:rsidR="00000000" w:rsidDel="00000000" w:rsidP="00000000" w:rsidRDefault="00000000" w:rsidRPr="00000000" w14:paraId="000009CE">
      <w:pPr>
        <w:pStyle w:val="Heading4"/>
        <w:keepLines w:val="1"/>
        <w:pBdr>
          <w:top w:color="auto" w:space="0" w:sz="0" w:val="none"/>
        </w:pBdr>
        <w:spacing w:after="0" w:before="80" w:line="276" w:lineRule="auto"/>
        <w:ind w:left="-15" w:firstLine="0"/>
        <w:rPr>
          <w:rFonts w:ascii="Arial" w:cs="Arial" w:eastAsia="Arial" w:hAnsi="Arial"/>
          <w:sz w:val="22"/>
          <w:szCs w:val="22"/>
        </w:rPr>
      </w:pPr>
      <w:bookmarkStart w:colFirst="0" w:colLast="0" w:name="_heading=h.kijijiozu1yv" w:id="299"/>
      <w:bookmarkEnd w:id="299"/>
      <w:r w:rsidDel="00000000" w:rsidR="00000000" w:rsidRPr="00000000">
        <w:rPr>
          <w:rFonts w:ascii="Arial" w:cs="Arial" w:eastAsia="Arial" w:hAnsi="Arial"/>
          <w:sz w:val="22"/>
          <w:szCs w:val="22"/>
          <w:rtl w:val="0"/>
        </w:rPr>
        <w:t xml:space="preserve">4.7.2.2 Session Topic Aliases</w:t>
      </w:r>
    </w:p>
    <w:p w:rsidR="00000000" w:rsidDel="00000000" w:rsidP="00000000" w:rsidRDefault="00000000" w:rsidRPr="00000000" w14:paraId="000009CF">
      <w:pPr>
        <w:spacing w:after="20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Session Topic Aliases are allocated and controlled by the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not the Client.</w:t>
      </w:r>
    </w:p>
    <w:p w:rsidR="00000000" w:rsidDel="00000000" w:rsidP="00000000" w:rsidRDefault="00000000" w:rsidRPr="00000000" w14:paraId="000009D0">
      <w:pPr>
        <w:spacing w:after="200" w:before="0" w:line="276" w:lineRule="auto"/>
        <w:ind w:left="0" w:right="0" w:firstLine="0"/>
        <w:rPr>
          <w:color w:val="000000"/>
          <w:highlight w:val="yellow"/>
        </w:rPr>
      </w:pPr>
      <w:r w:rsidDel="00000000" w:rsidR="00000000" w:rsidRPr="00000000">
        <w:rPr>
          <w:rFonts w:ascii="Arial" w:cs="Arial" w:eastAsia="Arial" w:hAnsi="Arial"/>
          <w:color w:val="000000"/>
          <w:sz w:val="22"/>
          <w:szCs w:val="22"/>
          <w:highlight w:val="yellow"/>
          <w:rtl w:val="0"/>
        </w:rPr>
        <w:t xml:space="preserve">Session Topic Aliases MUST be allocated on a per Session basis - they are not shared between Sessions either with the same Client or different Clients</w:t>
      </w:r>
      <w:r w:rsidDel="00000000" w:rsidR="00000000" w:rsidRPr="00000000">
        <w:rPr>
          <w:color w:val="000000"/>
          <w:highlight w:val="yellow"/>
          <w:rtl w:val="0"/>
        </w:rPr>
        <w:t xml:space="preserve"> </w:t>
      </w:r>
      <w:r w:rsidDel="00000000" w:rsidR="00000000" w:rsidRPr="00000000">
        <w:rPr>
          <w:color w:val="ff0000"/>
          <w:rtl w:val="0"/>
        </w:rPr>
        <w:t xml:space="preserve">[MQTT-SN-4.7.2.2-1].</w:t>
      </w:r>
      <w:r w:rsidDel="00000000" w:rsidR="00000000" w:rsidRPr="00000000">
        <w:rPr>
          <w:rtl w:val="0"/>
        </w:rPr>
      </w:r>
    </w:p>
    <w:p w:rsidR="00000000" w:rsidDel="00000000" w:rsidP="00000000" w:rsidRDefault="00000000" w:rsidRPr="00000000" w14:paraId="000009D1">
      <w:pPr>
        <w:spacing w:after="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Session Topic Aliases last for the duration of the Session, except after a SLEEPREQ with Retain Topic Aliases equal to 0.</w:t>
      </w:r>
    </w:p>
    <w:p w:rsidR="00000000" w:rsidDel="00000000" w:rsidP="00000000" w:rsidRDefault="00000000" w:rsidRPr="00000000" w14:paraId="000009D2">
      <w:pPr>
        <w:spacing w:after="0" w:before="0" w:line="276" w:lineRule="auto"/>
        <w:ind w:left="0" w:right="0" w:firstLine="0"/>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9D3">
      <w:pPr>
        <w:spacing w:after="20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There are several ways that a Session Topic Alias can be created:</w:t>
      </w:r>
    </w:p>
    <w:p w:rsidR="00000000" w:rsidDel="00000000" w:rsidP="00000000" w:rsidRDefault="00000000" w:rsidRPr="00000000" w14:paraId="000009D4">
      <w:pPr>
        <w:numPr>
          <w:ilvl w:val="0"/>
          <w:numId w:val="6"/>
        </w:numPr>
        <w:spacing w:after="0" w:before="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Client subscribes to a Topic Filter without wildcards. The Session Topic Alias for that Topic Name is returned in the SUBACK packet.</w:t>
      </w:r>
    </w:p>
    <w:p w:rsidR="00000000" w:rsidDel="00000000" w:rsidP="00000000" w:rsidRDefault="00000000" w:rsidRPr="00000000" w14:paraId="000009D5">
      <w:pPr>
        <w:numPr>
          <w:ilvl w:val="0"/>
          <w:numId w:val="6"/>
        </w:numPr>
        <w:spacing w:after="0" w:before="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Client sends a REGISTER packet to the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If the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successfully creates a Session Topic Alias, its value is returned in the REGACK packet.</w:t>
      </w:r>
    </w:p>
    <w:p w:rsidR="00000000" w:rsidDel="00000000" w:rsidP="00000000" w:rsidRDefault="00000000" w:rsidRPr="00000000" w14:paraId="000009D6">
      <w:pPr>
        <w:numPr>
          <w:ilvl w:val="0"/>
          <w:numId w:val="6"/>
        </w:numPr>
        <w:spacing w:after="0" w:before="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As a result of a wildcard subscription, the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needs to send a PUBLISH packet to a Client, and no Topic Alias, Predefined or Session, exists for the Topic Name. The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creates a Session Topic Alias and informs the Client by sending it a REGISTER packet.</w:t>
      </w:r>
    </w:p>
    <w:p w:rsidR="00000000" w:rsidDel="00000000" w:rsidP="00000000" w:rsidRDefault="00000000" w:rsidRPr="00000000" w14:paraId="000009D7">
      <w:pPr>
        <w:numPr>
          <w:ilvl w:val="0"/>
          <w:numId w:val="6"/>
        </w:numPr>
        <w:spacing w:after="0" w:before="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The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may need to re-register Topic Aliases in the Awake state, as a result of the Client using the Retain Topic Aliases flag set to 0 on the SLEEPREQ packet when going to sleep.</w:t>
      </w:r>
    </w:p>
    <w:p w:rsidR="00000000" w:rsidDel="00000000" w:rsidP="00000000" w:rsidRDefault="00000000" w:rsidRPr="00000000" w14:paraId="000009D8">
      <w:pPr>
        <w:spacing w:after="0" w:before="20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w:t>
      </w:r>
      <w:r w:rsidDel="00000000" w:rsidR="00000000" w:rsidRPr="00000000">
        <w:rPr>
          <w:rFonts w:ascii="Arial" w:cs="Arial" w:eastAsia="Arial" w:hAnsi="Arial"/>
          <w:color w:val="000000"/>
          <w:sz w:val="22"/>
          <w:szCs w:val="22"/>
          <w:highlight w:val="yellow"/>
          <w:rtl w:val="0"/>
        </w:rPr>
        <w:t xml:space="preserve">f a Client subscribes to a Topic Filter which does not include wildcard characters, a Predefined or Session Topic Alias MUST be returned in the SUBACK packet</w:t>
      </w:r>
      <w:r w:rsidDel="00000000" w:rsidR="00000000" w:rsidRPr="00000000">
        <w:rPr>
          <w:color w:val="000000"/>
          <w:highlight w:val="yellow"/>
          <w:rtl w:val="0"/>
        </w:rPr>
        <w:t xml:space="preserve"> </w:t>
      </w:r>
      <w:r w:rsidDel="00000000" w:rsidR="00000000" w:rsidRPr="00000000">
        <w:rPr>
          <w:color w:val="ff0000"/>
          <w:rtl w:val="0"/>
        </w:rPr>
        <w:t xml:space="preserve">[MQTT-SN-4.7.2.2-2].</w:t>
      </w:r>
      <w:r w:rsidDel="00000000" w:rsidR="00000000" w:rsidRPr="00000000">
        <w:rPr>
          <w:rtl w:val="0"/>
        </w:rPr>
      </w:r>
    </w:p>
    <w:p w:rsidR="00000000" w:rsidDel="00000000" w:rsidP="00000000" w:rsidRDefault="00000000" w:rsidRPr="00000000" w14:paraId="000009D9">
      <w:pPr>
        <w:spacing w:after="0" w:before="200" w:line="276" w:lineRule="auto"/>
        <w:ind w:left="0" w:right="0" w:firstLine="0"/>
        <w:rPr>
          <w:rFonts w:ascii="Arial" w:cs="Arial" w:eastAsia="Arial" w:hAnsi="Arial"/>
          <w:color w:val="000000"/>
          <w:sz w:val="22"/>
          <w:szCs w:val="22"/>
          <w:highlight w:val="yellow"/>
        </w:rPr>
      </w:pPr>
      <w:r w:rsidDel="00000000" w:rsidR="00000000" w:rsidRPr="00000000">
        <w:rPr>
          <w:rFonts w:ascii="Arial" w:cs="Arial" w:eastAsia="Arial" w:hAnsi="Arial"/>
          <w:color w:val="000000"/>
          <w:sz w:val="22"/>
          <w:szCs w:val="22"/>
          <w:shd w:fill="auto" w:val="clear"/>
          <w:rtl w:val="0"/>
        </w:rPr>
        <w:t xml:space="preserve">I</w:t>
      </w:r>
      <w:r w:rsidDel="00000000" w:rsidR="00000000" w:rsidRPr="00000000">
        <w:rPr>
          <w:rFonts w:ascii="Arial" w:cs="Arial" w:eastAsia="Arial" w:hAnsi="Arial"/>
          <w:color w:val="000000"/>
          <w:sz w:val="22"/>
          <w:szCs w:val="22"/>
          <w:highlight w:val="yellow"/>
          <w:rtl w:val="0"/>
        </w:rPr>
        <w:t xml:space="preserve">f a Client subscribes to a Topic Filter which includes wildcard characters, a Topic Alias (Predefined or Session) MUST NOT be returned in the SUBACK packet</w:t>
      </w:r>
      <w:r w:rsidDel="00000000" w:rsidR="00000000" w:rsidRPr="00000000">
        <w:rPr>
          <w:color w:val="000000"/>
          <w:highlight w:val="yellow"/>
          <w:rtl w:val="0"/>
        </w:rPr>
        <w:t xml:space="preserve"> </w:t>
      </w:r>
      <w:r w:rsidDel="00000000" w:rsidR="00000000" w:rsidRPr="00000000">
        <w:rPr>
          <w:color w:val="ff0000"/>
          <w:rtl w:val="0"/>
        </w:rPr>
        <w:t xml:space="preserve">[MQTT-SN-4.7.2.2-3].</w:t>
      </w:r>
      <w:r w:rsidDel="00000000" w:rsidR="00000000" w:rsidRPr="00000000">
        <w:rPr>
          <w:rtl w:val="0"/>
        </w:rPr>
      </w:r>
    </w:p>
    <w:p w:rsidR="00000000" w:rsidDel="00000000" w:rsidP="00000000" w:rsidRDefault="00000000" w:rsidRPr="00000000" w14:paraId="000009DA">
      <w:pPr>
        <w:spacing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A Session Topic Alias MUST NOT be allowed to map to the same Topic Name as a Predefined Topic Alias</w:t>
      </w:r>
      <w:r w:rsidDel="00000000" w:rsidR="00000000" w:rsidRPr="00000000">
        <w:rPr>
          <w:highlight w:val="yellow"/>
          <w:rtl w:val="0"/>
        </w:rPr>
        <w:t xml:space="preserve"> </w:t>
      </w:r>
      <w:r w:rsidDel="00000000" w:rsidR="00000000" w:rsidRPr="00000000">
        <w:rPr>
          <w:color w:val="ff0000"/>
          <w:rtl w:val="0"/>
        </w:rPr>
        <w:t xml:space="preserve">[MQTT-SN-4.7.2.2-4].</w:t>
      </w:r>
      <w:r w:rsidDel="00000000" w:rsidR="00000000" w:rsidRPr="00000000">
        <w:rPr>
          <w:rtl w:val="0"/>
        </w:rPr>
      </w:r>
    </w:p>
    <w:p w:rsidR="00000000" w:rsidDel="00000000" w:rsidP="00000000" w:rsidRDefault="00000000" w:rsidRPr="00000000" w14:paraId="000009DB">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a Client requests a Session Topic Alias for a Topic Name which already has a Predefined Topic Alias, the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MUST return a REGACK with the Topic Type “Predefined Topic Alias”, the Predefined Topic Alias, and the Reason Code “Topic Alias Exists”</w:t>
      </w:r>
      <w:r w:rsidDel="00000000" w:rsidR="00000000" w:rsidRPr="00000000">
        <w:rPr>
          <w:highlight w:val="yellow"/>
          <w:rtl w:val="0"/>
        </w:rPr>
        <w:t xml:space="preserve"> </w:t>
      </w:r>
      <w:r w:rsidDel="00000000" w:rsidR="00000000" w:rsidRPr="00000000">
        <w:rPr>
          <w:color w:val="ff0000"/>
          <w:rtl w:val="0"/>
        </w:rPr>
        <w:t xml:space="preserve">[MQTT-SN-4.7.2.2-5].</w:t>
      </w:r>
      <w:r w:rsidDel="00000000" w:rsidR="00000000" w:rsidRPr="00000000">
        <w:rPr>
          <w:rtl w:val="0"/>
        </w:rPr>
      </w:r>
    </w:p>
    <w:p w:rsidR="00000000" w:rsidDel="00000000" w:rsidP="00000000" w:rsidRDefault="00000000" w:rsidRPr="00000000" w14:paraId="000009DC">
      <w:pPr>
        <w:spacing w:line="276" w:lineRule="auto"/>
        <w:rPr>
          <w:rFonts w:ascii="Arial" w:cs="Arial" w:eastAsia="Arial" w:hAnsi="Arial"/>
          <w:sz w:val="22"/>
          <w:szCs w:val="22"/>
        </w:rPr>
      </w:pPr>
      <w:r w:rsidDel="00000000" w:rsidR="00000000" w:rsidRPr="00000000">
        <w:rPr>
          <w:rFonts w:ascii="Arial" w:cs="Arial" w:eastAsia="Arial" w:hAnsi="Arial"/>
          <w:highlight w:val="yellow"/>
          <w:rtl w:val="0"/>
        </w:rPr>
        <w:t xml:space="preserve">A Session Topic alias and a Predefined Topic Alias with the same numerical value MUST map to different Topic Names</w:t>
      </w:r>
      <w:r w:rsidDel="00000000" w:rsidR="00000000" w:rsidRPr="00000000">
        <w:rPr>
          <w:highlight w:val="yellow"/>
          <w:rtl w:val="0"/>
        </w:rPr>
        <w:t xml:space="preserve"> </w:t>
      </w:r>
      <w:r w:rsidDel="00000000" w:rsidR="00000000" w:rsidRPr="00000000">
        <w:rPr>
          <w:color w:val="ff0000"/>
          <w:rtl w:val="0"/>
        </w:rPr>
        <w:t xml:space="preserve">[MQTT-SN-4.7.2.2-6].</w:t>
      </w:r>
      <w:r w:rsidDel="00000000" w:rsidR="00000000" w:rsidRPr="00000000">
        <w:rPr>
          <w:rtl w:val="0"/>
        </w:rPr>
      </w:r>
    </w:p>
    <w:p w:rsidR="00000000" w:rsidDel="00000000" w:rsidP="00000000" w:rsidRDefault="00000000" w:rsidRPr="00000000" w14:paraId="000009DD">
      <w:pPr>
        <w:pStyle w:val="Heading2"/>
        <w:ind w:left="0" w:firstLine="0"/>
        <w:rPr/>
      </w:pPr>
      <w:bookmarkStart w:colFirst="0" w:colLast="0" w:name="_heading=h.zh9mgr3i86c2" w:id="300"/>
      <w:bookmarkEnd w:id="300"/>
      <w:r w:rsidDel="00000000" w:rsidR="00000000" w:rsidRPr="00000000">
        <w:rPr>
          <w:rtl w:val="0"/>
        </w:rPr>
        <w:t xml:space="preserve">4.8 Subscriptions</w:t>
      </w:r>
    </w:p>
    <w:p w:rsidR="00000000" w:rsidDel="00000000" w:rsidP="00000000" w:rsidRDefault="00000000" w:rsidRPr="00000000" w14:paraId="000009DE">
      <w:pPr>
        <w:spacing w:after="240" w:before="240" w:line="276" w:lineRule="auto"/>
        <w:ind w:left="0" w:right="0" w:firstLine="0"/>
        <w:rPr>
          <w:sz w:val="22"/>
          <w:szCs w:val="22"/>
        </w:rPr>
      </w:pPr>
      <w:r w:rsidDel="00000000" w:rsidR="00000000" w:rsidRPr="00000000">
        <w:rPr>
          <w:sz w:val="22"/>
          <w:szCs w:val="22"/>
          <w:rtl w:val="0"/>
        </w:rPr>
        <w:t xml:space="preserve">A Subscription is associated only with the Session that created it. Each Subscription includes a Topic Filter, indicating the topic(s) for which messages are to be delivered on that Session, and Subscription Options. The Server is responsible for collecting messages that match the subscription and transmitting them on the Session's Virtual Connection if and when that Virtual Connection exists.</w:t>
      </w:r>
    </w:p>
    <w:p w:rsidR="00000000" w:rsidDel="00000000" w:rsidP="00000000" w:rsidRDefault="00000000" w:rsidRPr="00000000" w14:paraId="000009DF">
      <w:pPr>
        <w:spacing w:after="240" w:before="240" w:line="276" w:lineRule="auto"/>
        <w:ind w:left="0" w:right="0" w:firstLine="0"/>
        <w:rPr>
          <w:sz w:val="22"/>
          <w:szCs w:val="22"/>
        </w:rPr>
      </w:pPr>
      <w:r w:rsidDel="00000000" w:rsidR="00000000" w:rsidRPr="00000000">
        <w:rPr>
          <w:sz w:val="22"/>
          <w:szCs w:val="22"/>
          <w:rtl w:val="0"/>
        </w:rPr>
        <w:t xml:space="preserve">A Session cannot have more than one Subscription with the same Topic Filter, so the Topic Filter can be used as a key to identify the subscription within that Session.</w:t>
      </w:r>
    </w:p>
    <w:p w:rsidR="00000000" w:rsidDel="00000000" w:rsidP="00000000" w:rsidRDefault="00000000" w:rsidRPr="00000000" w14:paraId="000009E0">
      <w:pPr>
        <w:spacing w:after="240" w:before="240" w:line="276" w:lineRule="auto"/>
        <w:ind w:left="0" w:right="0" w:firstLine="0"/>
        <w:rPr>
          <w:sz w:val="22"/>
          <w:szCs w:val="22"/>
        </w:rPr>
      </w:pPr>
      <w:r w:rsidDel="00000000" w:rsidR="00000000" w:rsidRPr="00000000">
        <w:rPr>
          <w:sz w:val="22"/>
          <w:szCs w:val="22"/>
          <w:rtl w:val="0"/>
        </w:rPr>
        <w:t xml:space="preserve">If there are multiple Clients, each with its own Subscription to the same Topic, each Client gets its own copy of the Application Messages that are published on that Topic. This means that the Subscriptions cannot be used to load-balance Application Messages across multiple consuming Clients as in such cases every message is delivered to every subscribing Client.</w:t>
      </w:r>
    </w:p>
    <w:p w:rsidR="00000000" w:rsidDel="00000000" w:rsidP="00000000" w:rsidRDefault="00000000" w:rsidRPr="00000000" w14:paraId="000009E1">
      <w:pPr>
        <w:pStyle w:val="Heading2"/>
        <w:spacing w:after="80" w:before="360" w:lineRule="auto"/>
        <w:ind w:left="0" w:firstLine="0"/>
        <w:rPr/>
      </w:pPr>
      <w:bookmarkStart w:colFirst="0" w:colLast="0" w:name="_heading=h.bfojn6tjnvgm" w:id="301"/>
      <w:bookmarkEnd w:id="301"/>
      <w:r w:rsidDel="00000000" w:rsidR="00000000" w:rsidRPr="00000000">
        <w:rPr>
          <w:rtl w:val="0"/>
        </w:rPr>
        <w:t xml:space="preserve">4.9 Flow Control</w:t>
      </w:r>
    </w:p>
    <w:p w:rsidR="00000000" w:rsidDel="00000000" w:rsidP="00000000" w:rsidRDefault="00000000" w:rsidRPr="00000000" w14:paraId="000009E2">
      <w:pPr>
        <w:spacing w:after="240" w:line="276" w:lineRule="auto"/>
        <w:ind w:left="0" w:right="0" w:firstLine="0"/>
        <w:rPr>
          <w:sz w:val="22"/>
          <w:szCs w:val="22"/>
        </w:rPr>
      </w:pPr>
      <w:r w:rsidDel="00000000" w:rsidR="00000000" w:rsidRPr="00000000">
        <w:rPr>
          <w:sz w:val="22"/>
          <w:szCs w:val="22"/>
          <w:rtl w:val="0"/>
        </w:rPr>
        <w:t xml:space="preserve">The maximum number of unacknowledged MQTT-SN requests in one direction within a Virtual Connection for both Clients and Servers is 1. The packets </w:t>
      </w:r>
      <w:r w:rsidDel="00000000" w:rsidR="00000000" w:rsidRPr="00000000">
        <w:rPr>
          <w:sz w:val="22"/>
          <w:szCs w:val="22"/>
          <w:rtl w:val="0"/>
        </w:rPr>
        <w:t xml:space="preserve">which need acknowledgement </w:t>
      </w:r>
      <w:r w:rsidDel="00000000" w:rsidR="00000000" w:rsidRPr="00000000">
        <w:rPr>
          <w:sz w:val="22"/>
          <w:szCs w:val="22"/>
          <w:rtl w:val="0"/>
        </w:rPr>
        <w:t xml:space="preserve">and are included in this constraint are:</w:t>
      </w:r>
    </w:p>
    <w:p w:rsidR="00000000" w:rsidDel="00000000" w:rsidP="00000000" w:rsidRDefault="00000000" w:rsidRPr="00000000" w14:paraId="000009E3">
      <w:pPr>
        <w:numPr>
          <w:ilvl w:val="0"/>
          <w:numId w:val="54"/>
        </w:numPr>
        <w:spacing w:after="0" w:afterAutospacing="0" w:line="276" w:lineRule="auto"/>
        <w:ind w:left="720" w:right="0" w:hanging="360"/>
        <w:rPr>
          <w:sz w:val="22"/>
          <w:szCs w:val="22"/>
        </w:rPr>
      </w:pPr>
      <w:r w:rsidDel="00000000" w:rsidR="00000000" w:rsidRPr="00000000">
        <w:rPr>
          <w:sz w:val="22"/>
          <w:szCs w:val="22"/>
          <w:rtl w:val="0"/>
        </w:rPr>
        <w:t xml:space="preserve">PUBLISH (QoS 1 and 2), PUBREC and PUBREL</w:t>
      </w:r>
    </w:p>
    <w:p w:rsidR="00000000" w:rsidDel="00000000" w:rsidP="00000000" w:rsidRDefault="00000000" w:rsidRPr="00000000" w14:paraId="000009E4">
      <w:pPr>
        <w:numPr>
          <w:ilvl w:val="0"/>
          <w:numId w:val="54"/>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REGISTER</w:t>
      </w:r>
    </w:p>
    <w:p w:rsidR="00000000" w:rsidDel="00000000" w:rsidP="00000000" w:rsidRDefault="00000000" w:rsidRPr="00000000" w14:paraId="000009E5">
      <w:pPr>
        <w:numPr>
          <w:ilvl w:val="0"/>
          <w:numId w:val="54"/>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SUBSCRIBE</w:t>
      </w:r>
    </w:p>
    <w:p w:rsidR="00000000" w:rsidDel="00000000" w:rsidP="00000000" w:rsidRDefault="00000000" w:rsidRPr="00000000" w14:paraId="000009E6">
      <w:pPr>
        <w:numPr>
          <w:ilvl w:val="0"/>
          <w:numId w:val="54"/>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UNSUBSCRIBE</w:t>
      </w:r>
    </w:p>
    <w:p w:rsidR="00000000" w:rsidDel="00000000" w:rsidP="00000000" w:rsidRDefault="00000000" w:rsidRPr="00000000" w14:paraId="000009E7">
      <w:pPr>
        <w:numPr>
          <w:ilvl w:val="0"/>
          <w:numId w:val="54"/>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PINGREQ</w:t>
      </w:r>
    </w:p>
    <w:p w:rsidR="00000000" w:rsidDel="00000000" w:rsidP="00000000" w:rsidRDefault="00000000" w:rsidRPr="00000000" w14:paraId="000009E8">
      <w:pPr>
        <w:numPr>
          <w:ilvl w:val="0"/>
          <w:numId w:val="54"/>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SLEEPREQ</w:t>
      </w:r>
    </w:p>
    <w:p w:rsidR="00000000" w:rsidDel="00000000" w:rsidP="00000000" w:rsidRDefault="00000000" w:rsidRPr="00000000" w14:paraId="000009E9">
      <w:pPr>
        <w:numPr>
          <w:ilvl w:val="0"/>
          <w:numId w:val="54"/>
        </w:numPr>
        <w:spacing w:after="240" w:before="0" w:beforeAutospacing="0" w:line="276" w:lineRule="auto"/>
        <w:ind w:left="720" w:right="0" w:hanging="360"/>
        <w:rPr>
          <w:sz w:val="22"/>
          <w:szCs w:val="22"/>
        </w:rPr>
      </w:pPr>
      <w:r w:rsidDel="00000000" w:rsidR="00000000" w:rsidRPr="00000000">
        <w:rPr>
          <w:sz w:val="22"/>
          <w:szCs w:val="22"/>
          <w:rtl w:val="0"/>
        </w:rPr>
        <w:t xml:space="preserve">AUTH</w:t>
      </w:r>
    </w:p>
    <w:p w:rsidR="00000000" w:rsidDel="00000000" w:rsidP="00000000" w:rsidRDefault="00000000" w:rsidRPr="00000000" w14:paraId="000009EA">
      <w:pPr>
        <w:spacing w:after="240" w:line="276" w:lineRule="auto"/>
        <w:ind w:left="0" w:right="0" w:firstLine="0"/>
        <w:rPr>
          <w:color w:val="ff0000"/>
          <w:sz w:val="22"/>
          <w:szCs w:val="22"/>
        </w:rPr>
      </w:pPr>
      <w:r w:rsidDel="00000000" w:rsidR="00000000" w:rsidRPr="00000000">
        <w:rPr>
          <w:sz w:val="22"/>
          <w:szCs w:val="22"/>
          <w:rtl w:val="0"/>
        </w:rPr>
        <w:t xml:space="preserve">I</w:t>
      </w:r>
      <w:r w:rsidDel="00000000" w:rsidR="00000000" w:rsidRPr="00000000">
        <w:rPr>
          <w:sz w:val="22"/>
          <w:szCs w:val="22"/>
          <w:highlight w:val="yellow"/>
          <w:rtl w:val="0"/>
        </w:rPr>
        <w:t xml:space="preserve">f a Client or Server receives an MQTT-SN request (from the above list) and there is already a request outstanding from the other party within the same Virtual Connection and a different Packet Identifier, then it MUST issue a DISCONNECT with Reason Code 147 (Receive Maximum Exceeded) and delete the Virtual Connection</w:t>
      </w:r>
      <w:r w:rsidDel="00000000" w:rsidR="00000000" w:rsidRPr="00000000">
        <w:rPr>
          <w:sz w:val="22"/>
          <w:szCs w:val="22"/>
          <w:rtl w:val="0"/>
        </w:rPr>
        <w:t xml:space="preserve"> </w:t>
      </w:r>
      <w:r w:rsidDel="00000000" w:rsidR="00000000" w:rsidRPr="00000000">
        <w:rPr>
          <w:color w:val="ff0000"/>
          <w:sz w:val="22"/>
          <w:szCs w:val="22"/>
          <w:rtl w:val="0"/>
        </w:rPr>
        <w:t xml:space="preserve">[MQTT-SN-4.9-1].</w:t>
      </w:r>
    </w:p>
    <w:p w:rsidR="00000000" w:rsidDel="00000000" w:rsidP="00000000" w:rsidRDefault="00000000" w:rsidRPr="00000000" w14:paraId="000009EB">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A</w:t>
      </w:r>
      <w:r w:rsidDel="00000000" w:rsidR="00000000" w:rsidRPr="00000000">
        <w:rPr>
          <w:rFonts w:ascii="Arial" w:cs="Arial" w:eastAsia="Arial" w:hAnsi="Arial"/>
          <w:sz w:val="22"/>
          <w:szCs w:val="22"/>
          <w:highlight w:val="yellow"/>
          <w:rtl w:val="0"/>
        </w:rPr>
        <w:t xml:space="preserve"> Server or Client MUST NOT send a new Packet of a type from the above list, when it has an acknowledgement outstanding for another Packet for which it has not received an acknowledgement </w:t>
      </w:r>
      <w:r w:rsidDel="00000000" w:rsidR="00000000" w:rsidRPr="00000000">
        <w:rPr>
          <w:rFonts w:ascii="Arial" w:cs="Arial" w:eastAsia="Arial" w:hAnsi="Arial"/>
          <w:color w:val="ff0000"/>
          <w:sz w:val="22"/>
          <w:szCs w:val="22"/>
          <w:rtl w:val="0"/>
        </w:rPr>
        <w:t xml:space="preserve">[MQTT-SN-4.9-2]</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9EC">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sender MAY retry a request (send the same Packet) when it is expecting an acknowledgement and none has been received. See </w:t>
      </w:r>
      <w:hyperlink w:anchor="_heading=h.6udnv5yl5cv5">
        <w:r w:rsidDel="00000000" w:rsidR="00000000" w:rsidRPr="00000000">
          <w:rPr>
            <w:color w:val="1155cc"/>
            <w:u w:val="single"/>
            <w:rtl w:val="0"/>
          </w:rPr>
          <w:t xml:space="preserve">4.4 Packet delivery retry</w:t>
        </w:r>
      </w:hyperlink>
      <w:r w:rsidDel="00000000" w:rsidR="00000000" w:rsidRPr="00000000">
        <w:rPr>
          <w:rFonts w:ascii="Arial" w:cs="Arial" w:eastAsia="Arial" w:hAnsi="Arial"/>
          <w:sz w:val="22"/>
          <w:szCs w:val="22"/>
          <w:rtl w:val="0"/>
        </w:rPr>
        <w:t xml:space="preserve"> for more information on Packet retries.</w:t>
      </w:r>
    </w:p>
    <w:p w:rsidR="00000000" w:rsidDel="00000000" w:rsidP="00000000" w:rsidRDefault="00000000" w:rsidRPr="00000000" w14:paraId="000009ED">
      <w:pPr>
        <w:spacing w:after="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EE">
      <w:pPr>
        <w:spacing w:after="240" w:before="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Sender might choose to suspend the sending of QoS 0 PUBLISH packets when it suspends the sending of QoS 1 and QoS 2 PUBLISH packets because a request is outstanding.</w:t>
      </w:r>
    </w:p>
    <w:p w:rsidR="00000000" w:rsidDel="00000000" w:rsidP="00000000" w:rsidRDefault="00000000" w:rsidRPr="00000000" w14:paraId="000009EF">
      <w:pPr>
        <w:spacing w:after="0" w:lineRule="auto"/>
        <w:ind w:left="705"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F0">
      <w:pPr>
        <w:spacing w:before="0" w:line="276" w:lineRule="auto"/>
        <w:ind w:left="70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It is possible to publish PUBWOS packets in the middle of a QoS 1 or QoS 2 exchange.</w:t>
      </w:r>
    </w:p>
    <w:p w:rsidR="00000000" w:rsidDel="00000000" w:rsidP="00000000" w:rsidRDefault="00000000" w:rsidRPr="00000000" w14:paraId="000009F1">
      <w:pPr>
        <w:spacing w:after="240" w:line="276" w:lineRule="auto"/>
        <w:ind w:left="0" w:right="0" w:firstLine="0"/>
        <w:rPr>
          <w:sz w:val="22"/>
          <w:szCs w:val="22"/>
        </w:rPr>
      </w:pPr>
      <w:r w:rsidDel="00000000" w:rsidR="00000000" w:rsidRPr="00000000">
        <w:rPr>
          <w:sz w:val="22"/>
          <w:szCs w:val="22"/>
          <w:rtl w:val="0"/>
        </w:rPr>
        <w:t xml:space="preserve">Refer to </w:t>
      </w:r>
      <w:hyperlink w:anchor="_heading=h.3hu8nopr74va">
        <w:r w:rsidDel="00000000" w:rsidR="00000000" w:rsidRPr="00000000">
          <w:rPr>
            <w:color w:val="1155cc"/>
            <w:u w:val="single"/>
            <w:rtl w:val="0"/>
          </w:rPr>
          <w:t xml:space="preserve">3.6.3.7 PUBLISH Actions</w:t>
        </w:r>
      </w:hyperlink>
      <w:r w:rsidDel="00000000" w:rsidR="00000000" w:rsidRPr="00000000">
        <w:rPr>
          <w:sz w:val="22"/>
          <w:szCs w:val="22"/>
          <w:rtl w:val="0"/>
        </w:rPr>
        <w:t xml:space="preserve"> for a description of how Clients and Servers react if they are sent more than one unacknowledged packet.</w:t>
      </w:r>
    </w:p>
    <w:p w:rsidR="00000000" w:rsidDel="00000000" w:rsidP="00000000" w:rsidRDefault="00000000" w:rsidRPr="00000000" w14:paraId="000009F2">
      <w:pPr>
        <w:pStyle w:val="Heading2"/>
        <w:spacing w:line="276" w:lineRule="auto"/>
        <w:ind w:left="0" w:firstLine="0"/>
        <w:rPr/>
      </w:pPr>
      <w:bookmarkStart w:colFirst="0" w:colLast="0" w:name="_heading=h.k5nujtaz6h05" w:id="302"/>
      <w:bookmarkEnd w:id="302"/>
      <w:r w:rsidDel="00000000" w:rsidR="00000000" w:rsidRPr="00000000">
        <w:rPr>
          <w:rtl w:val="0"/>
        </w:rPr>
        <w:t xml:space="preserve">4.10 Server redirection</w:t>
      </w:r>
    </w:p>
    <w:p w:rsidR="00000000" w:rsidDel="00000000" w:rsidP="00000000" w:rsidRDefault="00000000" w:rsidRPr="00000000" w14:paraId="000009F3">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Server can request that the Client uses another Server by sending a CONNACK or DISCONNECT packet with Reason Codes 0x9C (Use another server), or 0x9D (Server moved) </w:t>
      </w:r>
      <w:r w:rsidDel="00000000" w:rsidR="00000000" w:rsidRPr="00000000">
        <w:rPr>
          <w:rFonts w:ascii="Arial" w:cs="Arial" w:eastAsia="Arial" w:hAnsi="Arial"/>
          <w:sz w:val="22"/>
          <w:szCs w:val="22"/>
          <w:rtl w:val="0"/>
        </w:rPr>
        <w:t xml:space="preserve">as described in </w:t>
      </w:r>
      <w:hyperlink w:anchor="_heading=h.v8vlgf6xm72a">
        <w:r w:rsidDel="00000000" w:rsidR="00000000" w:rsidRPr="00000000">
          <w:rPr>
            <w:color w:val="1155cc"/>
            <w:u w:val="single"/>
            <w:rtl w:val="0"/>
          </w:rPr>
          <w:t xml:space="preserve">4.12 Handling errors</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9F4">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Reason Code 0x9C (Use another server) specifies that the Client SHOULD temporarily switch to using another Server. The other Server is already known to the Client.</w:t>
      </w:r>
    </w:p>
    <w:p w:rsidR="00000000" w:rsidDel="00000000" w:rsidP="00000000" w:rsidRDefault="00000000" w:rsidRPr="00000000" w14:paraId="000009F5">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Reason Code 0x9D (Server moved) specifies that the Client SHOULD permanently switch to using another Server. The other Server is already known to the Client.</w:t>
      </w:r>
    </w:p>
    <w:p w:rsidR="00000000" w:rsidDel="00000000" w:rsidP="00000000" w:rsidRDefault="00000000" w:rsidRPr="00000000" w14:paraId="000009F6">
      <w:pPr>
        <w:pStyle w:val="Heading2"/>
        <w:spacing w:line="276" w:lineRule="auto"/>
        <w:ind w:left="0" w:firstLine="0"/>
        <w:rPr/>
      </w:pPr>
      <w:bookmarkStart w:colFirst="0" w:colLast="0" w:name="_heading=h.n3l7hni8c3ae" w:id="303"/>
      <w:bookmarkEnd w:id="303"/>
      <w:r w:rsidDel="00000000" w:rsidR="00000000" w:rsidRPr="00000000">
        <w:rPr>
          <w:rtl w:val="0"/>
        </w:rPr>
        <w:t xml:space="preserve">4.11 Authentication</w:t>
      </w:r>
    </w:p>
    <w:p w:rsidR="00000000" w:rsidDel="00000000" w:rsidP="00000000" w:rsidRDefault="00000000" w:rsidRPr="00000000" w14:paraId="000009F7">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MQTT-SN CONNECT and AUTH packets contain Authentication Method and Data fields for use in authentication. </w:t>
      </w:r>
    </w:p>
    <w:p w:rsidR="00000000" w:rsidDel="00000000" w:rsidP="00000000" w:rsidRDefault="00000000" w:rsidRPr="00000000" w14:paraId="000009F8">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Authentication in MQTT-SN is equivalent to Enhanced Authentication in MQTT 5.0. For an implementation of MQTT 3.1.1 Authentication or MQTT 5.0 Basic Authentication (User Name and Password), refer to </w:t>
      </w:r>
      <w:hyperlink w:anchor="_heading=h.nhp24wh46om4">
        <w:r w:rsidDel="00000000" w:rsidR="00000000" w:rsidRPr="00000000">
          <w:rPr>
            <w:color w:val="1155cc"/>
            <w:u w:val="single"/>
            <w:rtl w:val="0"/>
          </w:rPr>
          <w:t xml:space="preserve">4.11.1.2 MQTT User Name and Password Support</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F9">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Alternatively, the Underlying Network may support authentication technology, such as DTLS in the case that the Underlying Network is UDP. </w:t>
      </w:r>
    </w:p>
    <w:p w:rsidR="00000000" w:rsidDel="00000000" w:rsidP="00000000" w:rsidRDefault="00000000" w:rsidRPr="00000000" w14:paraId="000009FA">
      <w:pPr>
        <w:pStyle w:val="Heading3"/>
        <w:ind w:left="0" w:firstLine="0"/>
        <w:rPr/>
      </w:pPr>
      <w:bookmarkStart w:colFirst="0" w:colLast="0" w:name="_heading=h.wz7zobqrpqj8" w:id="304"/>
      <w:bookmarkEnd w:id="304"/>
      <w:r w:rsidDel="00000000" w:rsidR="00000000" w:rsidRPr="00000000">
        <w:rPr>
          <w:rtl w:val="0"/>
        </w:rPr>
        <w:t xml:space="preserve">4.11.1 CONNECT and AUTH packets</w:t>
      </w:r>
    </w:p>
    <w:p w:rsidR="00000000" w:rsidDel="00000000" w:rsidP="00000000" w:rsidRDefault="00000000" w:rsidRPr="00000000" w14:paraId="000009FB">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a</w:t>
      </w:r>
      <w:r w:rsidDel="00000000" w:rsidR="00000000" w:rsidRPr="00000000">
        <w:rPr>
          <w:rFonts w:ascii="Arial" w:cs="Arial" w:eastAsia="Arial" w:hAnsi="Arial"/>
          <w:sz w:val="22"/>
          <w:szCs w:val="22"/>
          <w:rtl w:val="0"/>
        </w:rPr>
        <w:t xml:space="preserve">uthentication information in MQTT-SN CONNECT and AUTH packets allows a range of options from username and password to challenge / response style authentication. It might involve the exchange of AUTH packets between the Client and the Server after the CONNECT and before the CONNACK packets.</w:t>
      </w:r>
    </w:p>
    <w:p w:rsidR="00000000" w:rsidDel="00000000" w:rsidP="00000000" w:rsidRDefault="00000000" w:rsidRPr="00000000" w14:paraId="000009FC">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begin authentication, </w:t>
      </w:r>
      <w:r w:rsidDel="00000000" w:rsidR="00000000" w:rsidRPr="00000000">
        <w:rPr>
          <w:rFonts w:ascii="Arial" w:cs="Arial" w:eastAsia="Arial" w:hAnsi="Arial"/>
          <w:sz w:val="22"/>
          <w:szCs w:val="22"/>
          <w:rtl w:val="0"/>
        </w:rPr>
        <w:t xml:space="preserve">the Client sets the AUTH flag in the CONNECT packet and</w:t>
      </w:r>
      <w:r w:rsidDel="00000000" w:rsidR="00000000" w:rsidRPr="00000000">
        <w:rPr>
          <w:rFonts w:ascii="Arial" w:cs="Arial" w:eastAsia="Arial" w:hAnsi="Arial"/>
          <w:sz w:val="22"/>
          <w:szCs w:val="22"/>
          <w:rtl w:val="0"/>
        </w:rPr>
        <w:t xml:space="preserve"> includes an Authentication Method and optionally Data, depending on the Authentication Method, used in the CONNECT packet. This specifies the authentication method to use and its parameters. </w:t>
      </w:r>
      <w:r w:rsidDel="00000000" w:rsidR="00000000" w:rsidRPr="00000000">
        <w:rPr>
          <w:rFonts w:ascii="Arial" w:cs="Arial" w:eastAsia="Arial" w:hAnsi="Arial"/>
          <w:sz w:val="22"/>
          <w:szCs w:val="22"/>
          <w:highlight w:val="yellow"/>
          <w:rtl w:val="0"/>
        </w:rPr>
        <w:t xml:space="preserve">If the Server does not support the Authentication Method supplied by the Client, it MAY send a CONNACK with a Reason Code of 0x8C (Bad authentication method) or 0x87 (Not Authorized) as described in </w:t>
      </w:r>
      <w:hyperlink w:anchor="_heading=h.46r0co2">
        <w:r w:rsidDel="00000000" w:rsidR="00000000" w:rsidRPr="00000000">
          <w:rPr>
            <w:color w:val="1155cc"/>
            <w:highlight w:val="yellow"/>
            <w:u w:val="single"/>
            <w:rtl w:val="0"/>
          </w:rPr>
          <w:t xml:space="preserve">2.3 Reason Code</w:t>
        </w:r>
      </w:hyperlink>
      <w:r w:rsidDel="00000000" w:rsidR="00000000" w:rsidRPr="00000000">
        <w:rPr>
          <w:rFonts w:ascii="Arial" w:cs="Arial" w:eastAsia="Arial" w:hAnsi="Arial"/>
          <w:sz w:val="22"/>
          <w:szCs w:val="22"/>
          <w:highlight w:val="yellow"/>
          <w:rtl w:val="0"/>
        </w:rPr>
        <w:t xml:space="preserve"> and MUST delet</w:t>
      </w:r>
      <w:r w:rsidDel="00000000" w:rsidR="00000000" w:rsidRPr="00000000">
        <w:rPr>
          <w:rFonts w:ascii="Arial" w:cs="Arial" w:eastAsia="Arial" w:hAnsi="Arial"/>
          <w:sz w:val="22"/>
          <w:szCs w:val="22"/>
          <w:highlight w:val="yellow"/>
          <w:rtl w:val="0"/>
        </w:rPr>
        <w:t xml:space="preserve">e </w:t>
      </w:r>
      <w:r w:rsidDel="00000000" w:rsidR="00000000" w:rsidRPr="00000000">
        <w:rPr>
          <w:rFonts w:ascii="Arial" w:cs="Arial" w:eastAsia="Arial" w:hAnsi="Arial"/>
          <w:sz w:val="22"/>
          <w:szCs w:val="22"/>
          <w:highlight w:val="yellow"/>
          <w:rtl w:val="0"/>
        </w:rPr>
        <w:t xml:space="preserve">the Virtual Connection </w:t>
      </w:r>
      <w:r w:rsidDel="00000000" w:rsidR="00000000" w:rsidRPr="00000000">
        <w:rPr>
          <w:rFonts w:ascii="Arial" w:cs="Arial" w:eastAsia="Arial" w:hAnsi="Arial"/>
          <w:color w:val="ff0000"/>
          <w:sz w:val="22"/>
          <w:szCs w:val="22"/>
          <w:rtl w:val="0"/>
        </w:rPr>
        <w:t xml:space="preserve">[MQTT-SN-4.1</w:t>
      </w:r>
      <w:r w:rsidDel="00000000" w:rsidR="00000000" w:rsidRPr="00000000">
        <w:rPr>
          <w:color w:val="ff0000"/>
          <w:rtl w:val="0"/>
        </w:rPr>
        <w:t xml:space="preserve">1.1</w:t>
      </w:r>
      <w:r w:rsidDel="00000000" w:rsidR="00000000" w:rsidRPr="00000000">
        <w:rPr>
          <w:rFonts w:ascii="Arial" w:cs="Arial" w:eastAsia="Arial" w:hAnsi="Arial"/>
          <w:color w:val="ff0000"/>
          <w:sz w:val="22"/>
          <w:szCs w:val="22"/>
          <w:rtl w:val="0"/>
        </w:rPr>
        <w:t xml:space="preserve">-1]</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FD">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Authentication Method is an agreement between the Client and Server about the meaning of the data sent in the Authentication Data </w:t>
      </w:r>
      <w:r w:rsidDel="00000000" w:rsidR="00000000" w:rsidRPr="00000000">
        <w:rPr>
          <w:rFonts w:ascii="Arial" w:cs="Arial" w:eastAsia="Arial" w:hAnsi="Arial"/>
          <w:sz w:val="22"/>
          <w:szCs w:val="22"/>
          <w:rtl w:val="0"/>
        </w:rPr>
        <w:t xml:space="preserve">and optionally the Client Identifier</w:t>
      </w:r>
      <w:r w:rsidDel="00000000" w:rsidR="00000000" w:rsidRPr="00000000">
        <w:rPr>
          <w:rFonts w:ascii="Arial" w:cs="Arial" w:eastAsia="Arial" w:hAnsi="Arial"/>
          <w:sz w:val="22"/>
          <w:szCs w:val="22"/>
          <w:rtl w:val="0"/>
        </w:rPr>
        <w:t xml:space="preserve">, and the exchanges and processing needed by the Client and Server to complete the authentication.</w:t>
      </w:r>
    </w:p>
    <w:p w:rsidR="00000000" w:rsidDel="00000000" w:rsidP="00000000" w:rsidRDefault="00000000" w:rsidRPr="00000000" w14:paraId="000009FE">
      <w:pPr>
        <w:spacing w:after="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FF">
      <w:pPr>
        <w:spacing w:after="240" w:before="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Authentication Method is commonly a </w:t>
      </w:r>
      <w:hyperlink r:id="rId103">
        <w:r w:rsidDel="00000000" w:rsidR="00000000" w:rsidRPr="00000000">
          <w:rPr>
            <w:rFonts w:ascii="Arial" w:cs="Arial" w:eastAsia="Arial" w:hAnsi="Arial"/>
            <w:color w:val="1155cc"/>
            <w:sz w:val="22"/>
            <w:szCs w:val="22"/>
            <w:u w:val="single"/>
            <w:rtl w:val="0"/>
          </w:rPr>
          <w:t xml:space="preserve">SASL</w:t>
        </w:r>
      </w:hyperlink>
      <w:r w:rsidDel="00000000" w:rsidR="00000000" w:rsidRPr="00000000">
        <w:rPr>
          <w:rFonts w:ascii="Arial" w:cs="Arial" w:eastAsia="Arial" w:hAnsi="Arial"/>
          <w:sz w:val="22"/>
          <w:szCs w:val="22"/>
          <w:rtl w:val="0"/>
        </w:rPr>
        <w:t xml:space="preserve"> mechanism, and using such a registered name aids interchange. However, the Authentication Method is not constrained to using registered SASL mechanisms.</w:t>
      </w:r>
    </w:p>
    <w:p w:rsidR="00000000" w:rsidDel="00000000" w:rsidP="00000000" w:rsidRDefault="00000000" w:rsidRPr="00000000" w14:paraId="00000A00">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Authentication Method selected by the Client specifies that the Client sends data first, the Client SHOULD include the Authentication Data in the CONNECT packet. The contents of the Authentication Data are defined by the authentication method.</w:t>
      </w:r>
    </w:p>
    <w:p w:rsidR="00000000" w:rsidDel="00000000" w:rsidP="00000000" w:rsidRDefault="00000000" w:rsidRPr="00000000" w14:paraId="00000A01">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Server requires additional information to complete the authentication, it can send an AUTH packet to the Client. This packet MUST contain a Reason Code of 0x18 (Continue authentication)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w:t>
      </w:r>
      <w:r w:rsidDel="00000000" w:rsidR="00000000" w:rsidRPr="00000000">
        <w:rPr>
          <w:color w:val="ff0000"/>
          <w:rtl w:val="0"/>
        </w:rPr>
        <w:t xml:space="preserve">1.1</w:t>
      </w:r>
      <w:r w:rsidDel="00000000" w:rsidR="00000000" w:rsidRPr="00000000">
        <w:rPr>
          <w:rFonts w:ascii="Arial" w:cs="Arial" w:eastAsia="Arial" w:hAnsi="Arial"/>
          <w:color w:val="ff0000"/>
          <w:sz w:val="22"/>
          <w:szCs w:val="22"/>
          <w:rtl w:val="0"/>
        </w:rPr>
        <w:t xml:space="preserve">-2]</w:t>
      </w:r>
      <w:r w:rsidDel="00000000" w:rsidR="00000000" w:rsidRPr="00000000">
        <w:rPr>
          <w:rFonts w:ascii="Arial" w:cs="Arial" w:eastAsia="Arial" w:hAnsi="Arial"/>
          <w:sz w:val="22"/>
          <w:szCs w:val="22"/>
          <w:rtl w:val="0"/>
        </w:rPr>
        <w:t xml:space="preserve">. If the authentication method requires the Server to send authentication data to the Client, it is sent in the Authentication Data field of the AUTH packet.</w:t>
      </w:r>
    </w:p>
    <w:p w:rsidR="00000000" w:rsidDel="00000000" w:rsidP="00000000" w:rsidRDefault="00000000" w:rsidRPr="00000000" w14:paraId="00000A02">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Client responds to an AUTH packet from the Server by sending a further AUTH packet. This packet MUST contain a Reason Code of 0x18 (Continue authentication)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w:t>
      </w:r>
      <w:r w:rsidDel="00000000" w:rsidR="00000000" w:rsidRPr="00000000">
        <w:rPr>
          <w:color w:val="ff0000"/>
          <w:rtl w:val="0"/>
        </w:rPr>
        <w:t xml:space="preserve">1.1</w:t>
      </w:r>
      <w:r w:rsidDel="00000000" w:rsidR="00000000" w:rsidRPr="00000000">
        <w:rPr>
          <w:rFonts w:ascii="Arial" w:cs="Arial" w:eastAsia="Arial" w:hAnsi="Arial"/>
          <w:color w:val="ff0000"/>
          <w:sz w:val="22"/>
          <w:szCs w:val="22"/>
          <w:rtl w:val="0"/>
        </w:rPr>
        <w:t xml:space="preserve">-3]</w:t>
      </w:r>
      <w:r w:rsidDel="00000000" w:rsidR="00000000" w:rsidRPr="00000000">
        <w:rPr>
          <w:rFonts w:ascii="Arial" w:cs="Arial" w:eastAsia="Arial" w:hAnsi="Arial"/>
          <w:sz w:val="22"/>
          <w:szCs w:val="22"/>
          <w:rtl w:val="0"/>
        </w:rPr>
        <w:t xml:space="preserve">. If the authentication method requires the Client to send authentication data for the Server, it is sent in the Authentication Data field of the AUTH packet.</w:t>
      </w:r>
    </w:p>
    <w:p w:rsidR="00000000" w:rsidDel="00000000" w:rsidP="00000000" w:rsidRDefault="00000000" w:rsidRPr="00000000" w14:paraId="00000A03">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Client and Server exchange AUTH packets as needed until the Server accepts the authentication by sending a CONNACK with a Reason Code of 0x00. If the acceptance of the authentication requires data to be sent to the Client, it is sent in the Authentication Data field of the CONNACK packet.</w:t>
      </w:r>
    </w:p>
    <w:p w:rsidR="00000000" w:rsidDel="00000000" w:rsidP="00000000" w:rsidRDefault="00000000" w:rsidRPr="00000000" w14:paraId="00000A04">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Client can terminate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the Virtual Connection at any point in this process by sending a DISCONNECT packet. </w:t>
      </w:r>
      <w:r w:rsidDel="00000000" w:rsidR="00000000" w:rsidRPr="00000000">
        <w:rPr>
          <w:rFonts w:ascii="Arial" w:cs="Arial" w:eastAsia="Arial" w:hAnsi="Arial"/>
          <w:sz w:val="22"/>
          <w:szCs w:val="22"/>
          <w:highlight w:val="yellow"/>
          <w:rtl w:val="0"/>
        </w:rPr>
        <w:t xml:space="preserve">The Server can reject the authentication at any point in this process. It MUST send a CONNACK with a Reason Code of 0x80 or above as described in </w:t>
      </w:r>
      <w:hyperlink w:anchor="_heading=h.v8vlgf6xm72a">
        <w:r w:rsidDel="00000000" w:rsidR="00000000" w:rsidRPr="00000000">
          <w:rPr>
            <w:color w:val="1155cc"/>
            <w:highlight w:val="yellow"/>
            <w:u w:val="single"/>
            <w:rtl w:val="0"/>
          </w:rPr>
          <w:t xml:space="preserve">4.12 Handling errors</w:t>
        </w:r>
      </w:hyperlink>
      <w:r w:rsidDel="00000000" w:rsidR="00000000" w:rsidRPr="00000000">
        <w:rPr>
          <w:rFonts w:ascii="Arial" w:cs="Arial" w:eastAsia="Arial" w:hAnsi="Arial"/>
          <w:color w:val="ff0000"/>
          <w:sz w:val="22"/>
          <w:szCs w:val="22"/>
          <w:rtl w:val="0"/>
        </w:rPr>
        <w:t xml:space="preserve"> </w:t>
      </w:r>
      <w:r w:rsidDel="00000000" w:rsidR="00000000" w:rsidRPr="00000000">
        <w:rPr>
          <w:rFonts w:ascii="Arial" w:cs="Arial" w:eastAsia="Arial" w:hAnsi="Arial"/>
          <w:color w:val="ff0000"/>
          <w:sz w:val="22"/>
          <w:szCs w:val="22"/>
          <w:rtl w:val="0"/>
        </w:rPr>
        <w:t xml:space="preserve">[MQTT-SN-4.1</w:t>
      </w:r>
      <w:r w:rsidDel="00000000" w:rsidR="00000000" w:rsidRPr="00000000">
        <w:rPr>
          <w:color w:val="ff0000"/>
          <w:rtl w:val="0"/>
        </w:rPr>
        <w:t xml:space="preserve">1.1</w:t>
      </w:r>
      <w:r w:rsidDel="00000000" w:rsidR="00000000" w:rsidRPr="00000000">
        <w:rPr>
          <w:rFonts w:ascii="Arial" w:cs="Arial" w:eastAsia="Arial" w:hAnsi="Arial"/>
          <w:color w:val="ff0000"/>
          <w:sz w:val="22"/>
          <w:szCs w:val="22"/>
          <w:rtl w:val="0"/>
        </w:rPr>
        <w:t xml:space="preserve">-4]</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05">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initial CONNECT packet included an Authentication Method then all AUTH packets, and any successful CONNACK packet MUST include an Authentication Method with the same value as in the CONNECT packet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w:t>
      </w:r>
      <w:r w:rsidDel="00000000" w:rsidR="00000000" w:rsidRPr="00000000">
        <w:rPr>
          <w:color w:val="ff0000"/>
          <w:rtl w:val="0"/>
        </w:rPr>
        <w:t xml:space="preserve">1.1</w:t>
      </w:r>
      <w:r w:rsidDel="00000000" w:rsidR="00000000" w:rsidRPr="00000000">
        <w:rPr>
          <w:rFonts w:ascii="Arial" w:cs="Arial" w:eastAsia="Arial" w:hAnsi="Arial"/>
          <w:color w:val="ff0000"/>
          <w:sz w:val="22"/>
          <w:szCs w:val="22"/>
          <w:rtl w:val="0"/>
        </w:rPr>
        <w:t xml:space="preserve">-5]</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06">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Client does not include an Authentication Method in the CONNECT, the Server MUST NOT send an AUTH packet, and it MUST NOT send an Authentication Method in the CONNACK packet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w:t>
      </w:r>
      <w:r w:rsidDel="00000000" w:rsidR="00000000" w:rsidRPr="00000000">
        <w:rPr>
          <w:color w:val="ff0000"/>
          <w:rtl w:val="0"/>
        </w:rPr>
        <w:t xml:space="preserve">1.1</w:t>
      </w:r>
      <w:r w:rsidDel="00000000" w:rsidR="00000000" w:rsidRPr="00000000">
        <w:rPr>
          <w:rFonts w:ascii="Arial" w:cs="Arial" w:eastAsia="Arial" w:hAnsi="Arial"/>
          <w:color w:val="ff0000"/>
          <w:sz w:val="22"/>
          <w:szCs w:val="22"/>
          <w:rtl w:val="0"/>
        </w:rPr>
        <w:t xml:space="preserve">-6]</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highlight w:val="yellow"/>
          <w:rtl w:val="0"/>
        </w:rPr>
        <w:t xml:space="preserve">If the Client does not include an Authentication Method in the CONNECT, the Client MUST NOT send an AUTH packet to the Server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w:t>
      </w:r>
      <w:r w:rsidDel="00000000" w:rsidR="00000000" w:rsidRPr="00000000">
        <w:rPr>
          <w:color w:val="ff0000"/>
          <w:rtl w:val="0"/>
        </w:rPr>
        <w:t xml:space="preserve">1.1</w:t>
      </w:r>
      <w:r w:rsidDel="00000000" w:rsidR="00000000" w:rsidRPr="00000000">
        <w:rPr>
          <w:rFonts w:ascii="Arial" w:cs="Arial" w:eastAsia="Arial" w:hAnsi="Arial"/>
          <w:color w:val="ff0000"/>
          <w:sz w:val="22"/>
          <w:szCs w:val="22"/>
          <w:rtl w:val="0"/>
        </w:rPr>
        <w:t xml:space="preserve">-7]</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07">
      <w:pPr>
        <w:spacing w:after="240" w:before="240" w:line="276" w:lineRule="auto"/>
        <w:ind w:left="0" w:right="0" w:firstLine="0"/>
        <w:rPr>
          <w:rFonts w:ascii="Arial" w:cs="Arial" w:eastAsia="Arial" w:hAnsi="Arial"/>
          <w:b w:val="1"/>
          <w:sz w:val="22"/>
          <w:szCs w:val="22"/>
          <w:shd w:fill="auto" w:val="clear"/>
        </w:rPr>
      </w:pPr>
      <w:r w:rsidDel="00000000" w:rsidR="00000000" w:rsidRPr="00000000">
        <w:rPr>
          <w:rFonts w:ascii="Arial" w:cs="Arial" w:eastAsia="Arial" w:hAnsi="Arial"/>
          <w:sz w:val="22"/>
          <w:szCs w:val="22"/>
          <w:shd w:fill="auto" w:val="clear"/>
          <w:rtl w:val="0"/>
        </w:rPr>
        <w:t xml:space="preserve">If the Client does not include an Authentication Method in the CONNECT packet, the Server SHOULD authenticate using some or all of the information in the CONNECT packet </w:t>
      </w:r>
      <w:r w:rsidDel="00000000" w:rsidR="00000000" w:rsidRPr="00000000">
        <w:rPr>
          <w:rFonts w:ascii="Arial" w:cs="Arial" w:eastAsia="Arial" w:hAnsi="Arial"/>
          <w:sz w:val="22"/>
          <w:szCs w:val="22"/>
          <w:shd w:fill="auto" w:val="clear"/>
          <w:rtl w:val="0"/>
        </w:rPr>
        <w:t xml:space="preserve">in conjunction with the underlying transport layer or alternatively use the Protection Encapsulation</w:t>
      </w:r>
      <w:r w:rsidDel="00000000" w:rsidR="00000000" w:rsidRPr="00000000">
        <w:rPr>
          <w:rFonts w:ascii="Arial" w:cs="Arial" w:eastAsia="Arial" w:hAnsi="Arial"/>
          <w:sz w:val="22"/>
          <w:szCs w:val="22"/>
          <w:shd w:fill="auto" w:val="clear"/>
          <w:rtl w:val="0"/>
        </w:rPr>
        <w:t xml:space="preserve">.</w:t>
      </w:r>
      <w:r w:rsidDel="00000000" w:rsidR="00000000" w:rsidRPr="00000000">
        <w:rPr>
          <w:rtl w:val="0"/>
        </w:rPr>
      </w:r>
    </w:p>
    <w:p w:rsidR="00000000" w:rsidDel="00000000" w:rsidP="00000000" w:rsidRDefault="00000000" w:rsidRPr="00000000" w14:paraId="00000A08">
      <w:pPr>
        <w:spacing w:after="0" w:before="240" w:line="276" w:lineRule="auto"/>
        <w:ind w:left="64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example showing a SCRAM challenge</w:t>
      </w:r>
    </w:p>
    <w:p w:rsidR="00000000" w:rsidDel="00000000" w:rsidP="00000000" w:rsidRDefault="00000000" w:rsidRPr="00000000" w14:paraId="00000A09">
      <w:pPr>
        <w:numPr>
          <w:ilvl w:val="0"/>
          <w:numId w:val="59"/>
        </w:numPr>
        <w:spacing w:after="0" w:afterAutospacing="0" w:before="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Client to Server: CONNECT Authentication Method="SCRAM-SHA-1" Authentication Data=client-first-data</w:t>
      </w:r>
    </w:p>
    <w:p w:rsidR="00000000" w:rsidDel="00000000" w:rsidP="00000000" w:rsidRDefault="00000000" w:rsidRPr="00000000" w14:paraId="00000A0A">
      <w:pPr>
        <w:numPr>
          <w:ilvl w:val="0"/>
          <w:numId w:val="59"/>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Server to Client: AUTH rc=0x18 Authentication Method="SCRAM-SHA-1" Authentication Data=server-first-data</w:t>
      </w:r>
    </w:p>
    <w:p w:rsidR="00000000" w:rsidDel="00000000" w:rsidP="00000000" w:rsidRDefault="00000000" w:rsidRPr="00000000" w14:paraId="00000A0B">
      <w:pPr>
        <w:numPr>
          <w:ilvl w:val="0"/>
          <w:numId w:val="59"/>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Client to Server AUTH rc=0x18 Authentication Method="SCRAM-SHA-1" Authentication Data=client-final-data</w:t>
      </w:r>
    </w:p>
    <w:p w:rsidR="00000000" w:rsidDel="00000000" w:rsidP="00000000" w:rsidRDefault="00000000" w:rsidRPr="00000000" w14:paraId="00000A0C">
      <w:pPr>
        <w:numPr>
          <w:ilvl w:val="0"/>
          <w:numId w:val="59"/>
        </w:numPr>
        <w:spacing w:after="24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Server to Client CONNACK rc=0 Authentication Method="SCRAM-SHA-1" Authentication Data=server-final-data</w:t>
      </w:r>
    </w:p>
    <w:p w:rsidR="00000000" w:rsidDel="00000000" w:rsidP="00000000" w:rsidRDefault="00000000" w:rsidRPr="00000000" w14:paraId="00000A0D">
      <w:pPr>
        <w:spacing w:after="0" w:before="240" w:line="276" w:lineRule="auto"/>
        <w:ind w:left="64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example showing a Kerberos challenge</w:t>
      </w:r>
    </w:p>
    <w:p w:rsidR="00000000" w:rsidDel="00000000" w:rsidP="00000000" w:rsidRDefault="00000000" w:rsidRPr="00000000" w14:paraId="00000A0E">
      <w:pPr>
        <w:numPr>
          <w:ilvl w:val="0"/>
          <w:numId w:val="1"/>
        </w:numPr>
        <w:spacing w:after="0" w:afterAutospacing="0" w:before="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Client to Server CONNECT Authentication Method="GS2-KRB5"</w:t>
      </w:r>
    </w:p>
    <w:p w:rsidR="00000000" w:rsidDel="00000000" w:rsidP="00000000" w:rsidRDefault="00000000" w:rsidRPr="00000000" w14:paraId="00000A0F">
      <w:pPr>
        <w:numPr>
          <w:ilvl w:val="0"/>
          <w:numId w:val="1"/>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Server to Client AUTH rc=0x18 Authentication Method="GS2-KRB5"</w:t>
      </w:r>
    </w:p>
    <w:p w:rsidR="00000000" w:rsidDel="00000000" w:rsidP="00000000" w:rsidRDefault="00000000" w:rsidRPr="00000000" w14:paraId="00000A10">
      <w:pPr>
        <w:numPr>
          <w:ilvl w:val="0"/>
          <w:numId w:val="1"/>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Client to Server AUTH rc=0x18 Authentication Method="GS2-KRB5" Authentication Data=initial context token</w:t>
      </w:r>
    </w:p>
    <w:p w:rsidR="00000000" w:rsidDel="00000000" w:rsidP="00000000" w:rsidRDefault="00000000" w:rsidRPr="00000000" w14:paraId="00000A11">
      <w:pPr>
        <w:numPr>
          <w:ilvl w:val="0"/>
          <w:numId w:val="1"/>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Server to Client AUTH rc=0x18 Authentication Method="GS2-KRB5" Authentication Data=reply context token</w:t>
      </w:r>
    </w:p>
    <w:p w:rsidR="00000000" w:rsidDel="00000000" w:rsidP="00000000" w:rsidRDefault="00000000" w:rsidRPr="00000000" w14:paraId="00000A12">
      <w:pPr>
        <w:numPr>
          <w:ilvl w:val="0"/>
          <w:numId w:val="1"/>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Client to Server AUTH rc=0x18 Authentication Method="GS2-KRB5"</w:t>
      </w:r>
    </w:p>
    <w:p w:rsidR="00000000" w:rsidDel="00000000" w:rsidP="00000000" w:rsidRDefault="00000000" w:rsidRPr="00000000" w14:paraId="00000A13">
      <w:pPr>
        <w:numPr>
          <w:ilvl w:val="0"/>
          <w:numId w:val="1"/>
        </w:numPr>
        <w:spacing w:after="24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Server to Client CONNACK rc=0 Authentication Method="GS2-KRB5" Authentication Data=outcome of authentication</w:t>
      </w:r>
    </w:p>
    <w:p w:rsidR="00000000" w:rsidDel="00000000" w:rsidP="00000000" w:rsidRDefault="00000000" w:rsidRPr="00000000" w14:paraId="00000A14">
      <w:pPr>
        <w:pStyle w:val="Heading4"/>
        <w:ind w:left="0" w:firstLine="0"/>
        <w:rPr/>
      </w:pPr>
      <w:bookmarkStart w:colFirst="0" w:colLast="0" w:name="_heading=h.ut22r1f7l7us" w:id="305"/>
      <w:bookmarkEnd w:id="305"/>
      <w:r w:rsidDel="00000000" w:rsidR="00000000" w:rsidRPr="00000000">
        <w:rPr>
          <w:rtl w:val="0"/>
        </w:rPr>
        <w:t xml:space="preserve">4.11.1.1 Re-authentication</w:t>
      </w:r>
    </w:p>
    <w:p w:rsidR="00000000" w:rsidDel="00000000" w:rsidP="00000000" w:rsidRDefault="00000000" w:rsidRPr="00000000" w14:paraId="00000A15">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Client supplied an Authentication Method in the CONNECT packet, it can initiate a re-authentication at any time after receiving a CONNACK. It does this by sending an AUTH packet with a Reason Code of 0x19 (Re-authentication). The Client MUST set the Authentication Method to the same value as the Authentication Method originally used to authenticate the Virtual Connection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w:t>
      </w:r>
      <w:r w:rsidDel="00000000" w:rsidR="00000000" w:rsidRPr="00000000">
        <w:rPr>
          <w:color w:val="ff0000"/>
          <w:rtl w:val="0"/>
        </w:rPr>
        <w:t xml:space="preserve">1</w:t>
      </w:r>
      <w:r w:rsidDel="00000000" w:rsidR="00000000" w:rsidRPr="00000000">
        <w:rPr>
          <w:rFonts w:ascii="Arial" w:cs="Arial" w:eastAsia="Arial" w:hAnsi="Arial"/>
          <w:color w:val="ff0000"/>
          <w:sz w:val="22"/>
          <w:szCs w:val="22"/>
          <w:rtl w:val="0"/>
        </w:rPr>
        <w:t xml:space="preserve">.1.1-1]</w:t>
      </w:r>
      <w:r w:rsidDel="00000000" w:rsidR="00000000" w:rsidRPr="00000000">
        <w:rPr>
          <w:rFonts w:ascii="Arial" w:cs="Arial" w:eastAsia="Arial" w:hAnsi="Arial"/>
          <w:sz w:val="22"/>
          <w:szCs w:val="22"/>
          <w:rtl w:val="0"/>
        </w:rPr>
        <w:t xml:space="preserve">. If the authentication method requires Client data first, this AUTH packet contains the first piece of authentication data in the Authentication Data field.</w:t>
      </w:r>
    </w:p>
    <w:p w:rsidR="00000000" w:rsidDel="00000000" w:rsidP="00000000" w:rsidRDefault="00000000" w:rsidRPr="00000000" w14:paraId="00000A16">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Server responds to this re-authentication request by sending an AUTH packet to the Client with a Reason Code of 0x00 (Success) to indicate that the re-authentication is complete, or a Reason Code of 0x18 (Continue authentication) to indicate that more authentication data is needed. The Client can respond with additional authentication data by sending an AUTH packet with a Reason Code of 0x18 (Continue authentication). This flow continues as with the original authentication until the re-authentication is complete or the re-authentication fails.</w:t>
      </w:r>
    </w:p>
    <w:p w:rsidR="00000000" w:rsidDel="00000000" w:rsidP="00000000" w:rsidRDefault="00000000" w:rsidRPr="00000000" w14:paraId="00000A17">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re-authentication fails, the Client or Server MUST send DISCONNECT with an appropriate Reason Code as described in </w:t>
      </w:r>
      <w:hyperlink w:anchor="_heading=h.v8vlgf6xm72a">
        <w:r w:rsidDel="00000000" w:rsidR="00000000" w:rsidRPr="00000000">
          <w:rPr>
            <w:color w:val="1155cc"/>
            <w:highlight w:val="yellow"/>
            <w:u w:val="single"/>
            <w:rtl w:val="0"/>
          </w:rPr>
          <w:t xml:space="preserve">4.12 Handling errors</w:t>
        </w:r>
      </w:hyperlink>
      <w:r w:rsidDel="00000000" w:rsidR="00000000" w:rsidRPr="00000000">
        <w:rPr>
          <w:rFonts w:ascii="Arial" w:cs="Arial" w:eastAsia="Arial" w:hAnsi="Arial"/>
          <w:sz w:val="22"/>
          <w:szCs w:val="22"/>
          <w:highlight w:val="yellow"/>
          <w:rtl w:val="0"/>
        </w:rPr>
        <w:t xml:space="preserve">, and MUST delete the Virtual Connection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[MQTT-SN-4.11</w:t>
      </w:r>
      <w:r w:rsidDel="00000000" w:rsidR="00000000" w:rsidRPr="00000000">
        <w:rPr>
          <w:color w:val="ff0000"/>
          <w:rtl w:val="0"/>
        </w:rPr>
        <w:t xml:space="preserve">.1</w:t>
      </w:r>
      <w:r w:rsidDel="00000000" w:rsidR="00000000" w:rsidRPr="00000000">
        <w:rPr>
          <w:rFonts w:ascii="Arial" w:cs="Arial" w:eastAsia="Arial" w:hAnsi="Arial"/>
          <w:color w:val="ff0000"/>
          <w:sz w:val="22"/>
          <w:szCs w:val="22"/>
          <w:rtl w:val="0"/>
        </w:rPr>
        <w:t xml:space="preserve">.1-2]</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18">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During this re-authentication sequence, the flow of other packets between the Client and Server is paused, pending the new authentication outcome.</w:t>
      </w:r>
      <w:r w:rsidDel="00000000" w:rsidR="00000000" w:rsidRPr="00000000">
        <w:rPr>
          <w:rtl w:val="0"/>
        </w:rPr>
      </w:r>
    </w:p>
    <w:p w:rsidR="00000000" w:rsidDel="00000000" w:rsidP="00000000" w:rsidRDefault="00000000" w:rsidRPr="00000000" w14:paraId="00000A19">
      <w:pPr>
        <w:spacing w:after="0" w:before="240" w:line="276" w:lineRule="auto"/>
        <w:ind w:left="0" w:right="0" w:firstLine="0"/>
        <w:rPr>
          <w:rFonts w:ascii="Arial" w:cs="Arial" w:eastAsia="Arial" w:hAnsi="Arial"/>
          <w:b w:val="1"/>
          <w:sz w:val="22"/>
          <w:szCs w:val="22"/>
        </w:rPr>
      </w:pPr>
      <w:r w:rsidDel="00000000" w:rsidR="00000000" w:rsidRPr="00000000">
        <w:rPr>
          <w:rFonts w:ascii="Arial" w:cs="Arial" w:eastAsia="Arial" w:hAnsi="Arial"/>
          <w:sz w:val="22"/>
          <w:szCs w:val="22"/>
          <w:rtl w:val="0"/>
        </w:rPr>
        <w:t xml:space="preserve"> </w:t>
        <w:tab/>
      </w: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A1A">
      <w:pPr>
        <w:spacing w:after="240" w:before="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Server might limit the scope of the changes the Client can attempt in a re-authentication by rejecting the re-authentication. For instance, if the Server does not allow the User Name to be changed it can fail any re-authentication attempt which changes the User Name.</w:t>
      </w:r>
    </w:p>
    <w:p w:rsidR="00000000" w:rsidDel="00000000" w:rsidP="00000000" w:rsidRDefault="00000000" w:rsidRPr="00000000" w14:paraId="00000A1B">
      <w:pPr>
        <w:pStyle w:val="Heading4"/>
        <w:ind w:left="0" w:firstLine="0"/>
        <w:rPr>
          <w:rFonts w:ascii="Arial" w:cs="Arial" w:eastAsia="Arial" w:hAnsi="Arial"/>
          <w:sz w:val="22"/>
          <w:szCs w:val="22"/>
        </w:rPr>
      </w:pPr>
      <w:bookmarkStart w:colFirst="0" w:colLast="0" w:name="_heading=h.nhp24wh46om4" w:id="306"/>
      <w:bookmarkEnd w:id="306"/>
      <w:r w:rsidDel="00000000" w:rsidR="00000000" w:rsidRPr="00000000">
        <w:rPr>
          <w:rFonts w:ascii="Arial" w:cs="Arial" w:eastAsia="Arial" w:hAnsi="Arial"/>
          <w:sz w:val="22"/>
          <w:szCs w:val="22"/>
          <w:rtl w:val="0"/>
        </w:rPr>
        <w:t xml:space="preserve">4.11.1.2 MQTT </w:t>
      </w:r>
      <w:r w:rsidDel="00000000" w:rsidR="00000000" w:rsidRPr="00000000">
        <w:rPr>
          <w:rFonts w:ascii="Arial" w:cs="Arial" w:eastAsia="Arial" w:hAnsi="Arial"/>
          <w:sz w:val="22"/>
          <w:szCs w:val="22"/>
          <w:rtl w:val="0"/>
        </w:rPr>
        <w:t xml:space="preserve">User Name</w:t>
      </w:r>
      <w:r w:rsidDel="00000000" w:rsidR="00000000" w:rsidRPr="00000000">
        <w:rPr>
          <w:rFonts w:ascii="Arial" w:cs="Arial" w:eastAsia="Arial" w:hAnsi="Arial"/>
          <w:sz w:val="22"/>
          <w:szCs w:val="22"/>
          <w:rtl w:val="0"/>
        </w:rPr>
        <w:t xml:space="preserve"> and Password Support</w:t>
      </w:r>
    </w:p>
    <w:p w:rsidR="00000000" w:rsidDel="00000000" w:rsidP="00000000" w:rsidRDefault="00000000" w:rsidRPr="00000000" w14:paraId="00000A1C">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support the equivalent of the MQTT </w:t>
      </w:r>
      <w:r w:rsidDel="00000000" w:rsidR="00000000" w:rsidRPr="00000000">
        <w:rPr>
          <w:rFonts w:ascii="Arial" w:cs="Arial" w:eastAsia="Arial" w:hAnsi="Arial"/>
          <w:sz w:val="22"/>
          <w:szCs w:val="22"/>
          <w:rtl w:val="0"/>
        </w:rPr>
        <w:t xml:space="preserve">User Name</w:t>
      </w:r>
      <w:r w:rsidDel="00000000" w:rsidR="00000000" w:rsidRPr="00000000">
        <w:rPr>
          <w:rFonts w:ascii="Arial" w:cs="Arial" w:eastAsia="Arial" w:hAnsi="Arial"/>
          <w:sz w:val="22"/>
          <w:szCs w:val="22"/>
          <w:rtl w:val="0"/>
        </w:rPr>
        <w:t xml:space="preserve"> and Password fields in the CONNECT packet, do the following:</w:t>
      </w:r>
    </w:p>
    <w:p w:rsidR="00000000" w:rsidDel="00000000" w:rsidP="00000000" w:rsidRDefault="00000000" w:rsidRPr="00000000" w14:paraId="00000A1D">
      <w:pPr>
        <w:numPr>
          <w:ilvl w:val="0"/>
          <w:numId w:val="27"/>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Set the </w:t>
      </w:r>
      <w:hyperlink w:anchor="_heading=h.4ydjyi9y5y20">
        <w:r w:rsidDel="00000000" w:rsidR="00000000" w:rsidRPr="00000000">
          <w:rPr>
            <w:rFonts w:ascii="Arial" w:cs="Arial" w:eastAsia="Arial" w:hAnsi="Arial"/>
            <w:color w:val="1155cc"/>
            <w:sz w:val="22"/>
            <w:szCs w:val="22"/>
            <w:u w:val="single"/>
            <w:rtl w:val="0"/>
          </w:rPr>
          <w:t xml:space="preserve">Authentication Method</w:t>
        </w:r>
      </w:hyperlink>
      <w:r w:rsidDel="00000000" w:rsidR="00000000" w:rsidRPr="00000000">
        <w:rPr>
          <w:rFonts w:ascii="Arial" w:cs="Arial" w:eastAsia="Arial" w:hAnsi="Arial"/>
          <w:sz w:val="22"/>
          <w:szCs w:val="22"/>
          <w:rtl w:val="0"/>
        </w:rPr>
        <w:t xml:space="preserve"> field to MQTT-BASIC.</w:t>
      </w:r>
    </w:p>
    <w:p w:rsidR="00000000" w:rsidDel="00000000" w:rsidP="00000000" w:rsidRDefault="00000000" w:rsidRPr="00000000" w14:paraId="00000A1E">
      <w:pPr>
        <w:numPr>
          <w:ilvl w:val="0"/>
          <w:numId w:val="27"/>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Set the </w:t>
      </w:r>
      <w:hyperlink w:anchor="_heading=h.g9mib2nvvlzy">
        <w:r w:rsidDel="00000000" w:rsidR="00000000" w:rsidRPr="00000000">
          <w:rPr>
            <w:rFonts w:ascii="Arial" w:cs="Arial" w:eastAsia="Arial" w:hAnsi="Arial"/>
            <w:color w:val="1155cc"/>
            <w:sz w:val="22"/>
            <w:szCs w:val="22"/>
            <w:u w:val="single"/>
            <w:rtl w:val="0"/>
          </w:rPr>
          <w:t xml:space="preserve">Authentication Data</w:t>
        </w:r>
      </w:hyperlink>
      <w:r w:rsidDel="00000000" w:rsidR="00000000" w:rsidRPr="00000000">
        <w:rPr>
          <w:rFonts w:ascii="Arial" w:cs="Arial" w:eastAsia="Arial" w:hAnsi="Arial"/>
          <w:sz w:val="22"/>
          <w:szCs w:val="22"/>
          <w:rtl w:val="0"/>
        </w:rPr>
        <w:t xml:space="preserve"> field to to:</w:t>
      </w:r>
    </w:p>
    <w:p w:rsidR="00000000" w:rsidDel="00000000" w:rsidP="00000000" w:rsidRDefault="00000000" w:rsidRPr="00000000" w14:paraId="00000A1F">
      <w:pPr>
        <w:numPr>
          <w:ilvl w:val="0"/>
          <w:numId w:val="68"/>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User Name: a Two Byte Integer length followed by </w:t>
      </w:r>
      <w:r w:rsidDel="00000000" w:rsidR="00000000" w:rsidRPr="00000000">
        <w:rPr>
          <w:rFonts w:ascii="Arial" w:cs="Arial" w:eastAsia="Arial" w:hAnsi="Arial"/>
          <w:sz w:val="22"/>
          <w:szCs w:val="22"/>
          <w:rtl w:val="0"/>
        </w:rPr>
        <w:t xml:space="preserve">a UTF-8 Encoded String</w:t>
      </w:r>
      <w:r w:rsidDel="00000000" w:rsidR="00000000" w:rsidRPr="00000000">
        <w:rPr>
          <w:rFonts w:ascii="Arial" w:cs="Arial" w:eastAsia="Arial" w:hAnsi="Arial"/>
          <w:sz w:val="22"/>
          <w:szCs w:val="22"/>
          <w:rtl w:val="0"/>
        </w:rPr>
        <w:t xml:space="preserve"> as defined in </w:t>
      </w:r>
      <w:hyperlink w:anchor="_heading=h.49x2ik5">
        <w:r w:rsidDel="00000000" w:rsidR="00000000" w:rsidRPr="00000000">
          <w:rPr>
            <w:color w:val="1155cc"/>
            <w:u w:val="single"/>
            <w:rtl w:val="0"/>
          </w:rPr>
          <w:t xml:space="preserve">1.7.4 UTF-8 Encoded String</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20">
      <w:pPr>
        <w:numPr>
          <w:ilvl w:val="0"/>
          <w:numId w:val="68"/>
        </w:numPr>
        <w:spacing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Password: a Two Byte Integer length followed by binary data.</w:t>
      </w:r>
      <w:r w:rsidDel="00000000" w:rsidR="00000000" w:rsidRPr="00000000">
        <w:rPr>
          <w:rtl w:val="0"/>
        </w:rPr>
      </w:r>
    </w:p>
    <w:p w:rsidR="00000000" w:rsidDel="00000000" w:rsidP="00000000" w:rsidRDefault="00000000" w:rsidRPr="00000000" w14:paraId="00000A21">
      <w:pPr>
        <w:spacing w:after="240" w:before="24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User Name string and Password binary data must have the same length as the values in their corresponding preceding length fields.</w:t>
      </w:r>
    </w:p>
    <w:p w:rsidR="00000000" w:rsidDel="00000000" w:rsidP="00000000" w:rsidRDefault="00000000" w:rsidRPr="00000000" w14:paraId="00000A22">
      <w:pPr>
        <w:spacing w:after="240" w:before="24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is a one-way transfer of information - the response MUST be a CONNACK, not an AUTH packet.</w:t>
      </w:r>
    </w:p>
    <w:p w:rsidR="00000000" w:rsidDel="00000000" w:rsidP="00000000" w:rsidRDefault="00000000" w:rsidRPr="00000000" w14:paraId="00000A23">
      <w:pPr>
        <w:spacing w:after="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A24">
      <w:pPr>
        <w:spacing w:after="240" w:before="0" w:line="276" w:lineRule="auto"/>
        <w:ind w:left="720" w:firstLine="0"/>
        <w:rPr>
          <w:i w:val="1"/>
          <w:sz w:val="19"/>
          <w:szCs w:val="19"/>
        </w:rPr>
      </w:pPr>
      <w:r w:rsidDel="00000000" w:rsidR="00000000" w:rsidRPr="00000000">
        <w:rPr>
          <w:rFonts w:ascii="Arial" w:cs="Arial" w:eastAsia="Arial" w:hAnsi="Arial"/>
          <w:sz w:val="22"/>
          <w:szCs w:val="22"/>
          <w:rtl w:val="0"/>
        </w:rPr>
        <w:t xml:space="preserve">The length field in front of the password is not strictly necessary as the Authentication Data field length is known, but including it makes the transfer to and from the MQTT Connect packet simpler.</w:t>
      </w:r>
      <w:r w:rsidDel="00000000" w:rsidR="00000000" w:rsidRPr="00000000">
        <w:rPr>
          <w:rtl w:val="0"/>
        </w:rPr>
      </w:r>
    </w:p>
    <w:p w:rsidR="00000000" w:rsidDel="00000000" w:rsidP="00000000" w:rsidRDefault="00000000" w:rsidRPr="00000000" w14:paraId="00000A25">
      <w:pPr>
        <w:rPr>
          <w:i w:val="1"/>
          <w:sz w:val="19"/>
          <w:szCs w:val="19"/>
        </w:rPr>
      </w:pPr>
      <w:r w:rsidDel="00000000" w:rsidR="00000000" w:rsidRPr="00000000">
        <w:br w:type="page"/>
      </w:r>
      <w:r w:rsidDel="00000000" w:rsidR="00000000" w:rsidRPr="00000000">
        <w:rPr>
          <w:rtl w:val="0"/>
        </w:rPr>
      </w:r>
    </w:p>
    <w:p w:rsidR="00000000" w:rsidDel="00000000" w:rsidP="00000000" w:rsidRDefault="00000000" w:rsidRPr="00000000" w14:paraId="00000A26">
      <w:pPr>
        <w:rPr>
          <w:rFonts w:ascii="Arial" w:cs="Arial" w:eastAsia="Arial" w:hAnsi="Arial"/>
        </w:rPr>
      </w:pPr>
      <w:r w:rsidDel="00000000" w:rsidR="00000000" w:rsidRPr="00000000">
        <w:rPr>
          <w:i w:val="1"/>
          <w:sz w:val="19"/>
          <w:szCs w:val="19"/>
          <w:rtl w:val="0"/>
        </w:rPr>
        <w:t xml:space="preserve">Figure 4-6 – CONNECT with MQTT User Name and Password, informative example</w:t>
      </w:r>
      <w:r w:rsidDel="00000000" w:rsidR="00000000" w:rsidRPr="00000000">
        <w:rPr>
          <w:rtl w:val="0"/>
        </w:rPr>
      </w:r>
    </w:p>
    <w:p w:rsidR="00000000" w:rsidDel="00000000" w:rsidP="00000000" w:rsidRDefault="00000000" w:rsidRPr="00000000" w14:paraId="00000A27">
      <w:pPr>
        <w:spacing w:after="240" w:before="240" w:lineRule="auto"/>
        <w:ind w:left="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6794500"/>
            <wp:effectExtent b="0" l="0" r="0" t="0"/>
            <wp:docPr id="46" name="image45.png"/>
            <a:graphic>
              <a:graphicData uri="http://schemas.openxmlformats.org/drawingml/2006/picture">
                <pic:pic>
                  <pic:nvPicPr>
                    <pic:cNvPr id="0" name="image45.png"/>
                    <pic:cNvPicPr preferRelativeResize="0"/>
                  </pic:nvPicPr>
                  <pic:blipFill>
                    <a:blip r:embed="rId104"/>
                    <a:srcRect b="0" l="0" r="0" t="0"/>
                    <a:stretch>
                      <a:fillRect/>
                    </a:stretch>
                  </pic:blipFill>
                  <pic:spPr>
                    <a:xfrm>
                      <a:off x="0" y="0"/>
                      <a:ext cx="5943600" cy="6794500"/>
                    </a:xfrm>
                    <a:prstGeom prst="rect"/>
                    <a:ln/>
                  </pic:spPr>
                </pic:pic>
              </a:graphicData>
            </a:graphic>
          </wp:inline>
        </w:drawing>
      </w:r>
      <w:r w:rsidDel="00000000" w:rsidR="00000000" w:rsidRPr="00000000">
        <w:rPr>
          <w:rtl w:val="0"/>
        </w:rPr>
      </w:r>
    </w:p>
    <w:p w:rsidR="00000000" w:rsidDel="00000000" w:rsidP="00000000" w:rsidRDefault="00000000" w:rsidRPr="00000000" w14:paraId="00000A28">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support the equivalent of the MQTT </w:t>
      </w:r>
      <w:r w:rsidDel="00000000" w:rsidR="00000000" w:rsidRPr="00000000">
        <w:rPr>
          <w:rFonts w:ascii="Arial" w:cs="Arial" w:eastAsia="Arial" w:hAnsi="Arial"/>
          <w:sz w:val="22"/>
          <w:szCs w:val="22"/>
          <w:rtl w:val="0"/>
        </w:rPr>
        <w:t xml:space="preserve">User Name</w:t>
      </w:r>
      <w:r w:rsidDel="00000000" w:rsidR="00000000" w:rsidRPr="00000000">
        <w:rPr>
          <w:rFonts w:ascii="Arial" w:cs="Arial" w:eastAsia="Arial" w:hAnsi="Arial"/>
          <w:sz w:val="22"/>
          <w:szCs w:val="22"/>
          <w:rtl w:val="0"/>
        </w:rPr>
        <w:t xml:space="preserve"> and Password together with MQTT Enhanced Authentication, in the CONNECT packet do the following:</w:t>
      </w:r>
    </w:p>
    <w:p w:rsidR="00000000" w:rsidDel="00000000" w:rsidP="00000000" w:rsidRDefault="00000000" w:rsidRPr="00000000" w14:paraId="00000A29">
      <w:pPr>
        <w:numPr>
          <w:ilvl w:val="0"/>
          <w:numId w:val="9"/>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Set the </w:t>
      </w:r>
      <w:hyperlink w:anchor="_heading=h.4ydjyi9y5y20">
        <w:r w:rsidDel="00000000" w:rsidR="00000000" w:rsidRPr="00000000">
          <w:rPr>
            <w:rFonts w:ascii="Arial" w:cs="Arial" w:eastAsia="Arial" w:hAnsi="Arial"/>
            <w:color w:val="1155cc"/>
            <w:sz w:val="22"/>
            <w:szCs w:val="22"/>
            <w:u w:val="single"/>
            <w:rtl w:val="0"/>
          </w:rPr>
          <w:t xml:space="preserve">Authentication Method</w:t>
        </w:r>
      </w:hyperlink>
      <w:r w:rsidDel="00000000" w:rsidR="00000000" w:rsidRPr="00000000">
        <w:rPr>
          <w:rFonts w:ascii="Arial" w:cs="Arial" w:eastAsia="Arial" w:hAnsi="Arial"/>
          <w:sz w:val="22"/>
          <w:szCs w:val="22"/>
          <w:rtl w:val="0"/>
        </w:rPr>
        <w:t xml:space="preserve"> field to MQTT-ENHANCED.</w:t>
      </w:r>
    </w:p>
    <w:p w:rsidR="00000000" w:rsidDel="00000000" w:rsidP="00000000" w:rsidRDefault="00000000" w:rsidRPr="00000000" w14:paraId="00000A2A">
      <w:pPr>
        <w:numPr>
          <w:ilvl w:val="0"/>
          <w:numId w:val="9"/>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Set the </w:t>
      </w:r>
      <w:hyperlink w:anchor="_heading=h.g9mib2nvvlzy">
        <w:r w:rsidDel="00000000" w:rsidR="00000000" w:rsidRPr="00000000">
          <w:rPr>
            <w:rFonts w:ascii="Arial" w:cs="Arial" w:eastAsia="Arial" w:hAnsi="Arial"/>
            <w:color w:val="1155cc"/>
            <w:sz w:val="22"/>
            <w:szCs w:val="22"/>
            <w:u w:val="single"/>
            <w:rtl w:val="0"/>
          </w:rPr>
          <w:t xml:space="preserve">Authentication Data</w:t>
        </w:r>
      </w:hyperlink>
      <w:r w:rsidDel="00000000" w:rsidR="00000000" w:rsidRPr="00000000">
        <w:rPr>
          <w:rFonts w:ascii="Arial" w:cs="Arial" w:eastAsia="Arial" w:hAnsi="Arial"/>
          <w:sz w:val="22"/>
          <w:szCs w:val="22"/>
          <w:rtl w:val="0"/>
        </w:rPr>
        <w:t xml:space="preserve"> field to:</w:t>
      </w:r>
    </w:p>
    <w:p w:rsidR="00000000" w:rsidDel="00000000" w:rsidP="00000000" w:rsidRDefault="00000000" w:rsidRPr="00000000" w14:paraId="00000A2B">
      <w:pPr>
        <w:numPr>
          <w:ilvl w:val="1"/>
          <w:numId w:val="9"/>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User Name: a Two Byte Integer length followed by a UTF-8 Encoded String as defined in </w:t>
      </w:r>
      <w:hyperlink w:anchor="_heading=h.49x2ik5">
        <w:r w:rsidDel="00000000" w:rsidR="00000000" w:rsidRPr="00000000">
          <w:rPr>
            <w:color w:val="1155cc"/>
            <w:u w:val="single"/>
            <w:rtl w:val="0"/>
          </w:rPr>
          <w:t xml:space="preserve">1.7.4 UTF-8 Encoded String</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2C">
      <w:pPr>
        <w:numPr>
          <w:ilvl w:val="1"/>
          <w:numId w:val="9"/>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w:t>
      </w:r>
      <w:r w:rsidDel="00000000" w:rsidR="00000000" w:rsidRPr="00000000">
        <w:rPr>
          <w:rFonts w:ascii="Arial" w:cs="Arial" w:eastAsia="Arial" w:hAnsi="Arial"/>
          <w:sz w:val="22"/>
          <w:szCs w:val="22"/>
          <w:rtl w:val="0"/>
        </w:rPr>
        <w:t xml:space="preserve">Password: a Two Byte Integer length followed by binary data.</w:t>
      </w:r>
    </w:p>
    <w:p w:rsidR="00000000" w:rsidDel="00000000" w:rsidP="00000000" w:rsidRDefault="00000000" w:rsidRPr="00000000" w14:paraId="00000A2D">
      <w:pPr>
        <w:numPr>
          <w:ilvl w:val="1"/>
          <w:numId w:val="9"/>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Authentication Method: a Two Byte Integer length followed by a UTF-8 Encoded String as defined in </w:t>
      </w:r>
      <w:hyperlink w:anchor="_heading=h.49x2ik5">
        <w:r w:rsidDel="00000000" w:rsidR="00000000" w:rsidRPr="00000000">
          <w:rPr>
            <w:color w:val="1155cc"/>
            <w:u w:val="single"/>
            <w:rtl w:val="0"/>
          </w:rPr>
          <w:t xml:space="preserve">1.7.4 UTF-8 Encoded String</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A2E">
      <w:pPr>
        <w:numPr>
          <w:ilvl w:val="1"/>
          <w:numId w:val="9"/>
        </w:numPr>
        <w:spacing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Authentication Data: a Two Byte Integer length followed by binary data.</w:t>
      </w:r>
    </w:p>
    <w:p w:rsidR="00000000" w:rsidDel="00000000" w:rsidP="00000000" w:rsidRDefault="00000000" w:rsidRPr="00000000" w14:paraId="00000A2F">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In any subsequent AUTH and CONNACK packets of the authentication exchange:</w:t>
      </w:r>
    </w:p>
    <w:p w:rsidR="00000000" w:rsidDel="00000000" w:rsidP="00000000" w:rsidRDefault="00000000" w:rsidRPr="00000000" w14:paraId="00000A30">
      <w:pPr>
        <w:numPr>
          <w:ilvl w:val="0"/>
          <w:numId w:val="30"/>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MQTT User Name and MQTT Password fields MUST not be included.</w:t>
      </w:r>
    </w:p>
    <w:p w:rsidR="00000000" w:rsidDel="00000000" w:rsidP="00000000" w:rsidRDefault="00000000" w:rsidRPr="00000000" w14:paraId="00000A31">
      <w:pPr>
        <w:numPr>
          <w:ilvl w:val="0"/>
          <w:numId w:val="30"/>
        </w:numPr>
        <w:spacing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Authentication Method MUST remain MQTT-ENHANCED throughout.</w:t>
      </w:r>
      <w:r w:rsidDel="00000000" w:rsidR="00000000" w:rsidRPr="00000000">
        <w:rPr>
          <w:rtl w:val="0"/>
        </w:rPr>
      </w:r>
    </w:p>
    <w:p w:rsidR="00000000" w:rsidDel="00000000" w:rsidP="00000000" w:rsidRDefault="00000000" w:rsidRPr="00000000" w14:paraId="00000A32">
      <w:pPr>
        <w:pStyle w:val="Heading2"/>
        <w:ind w:left="0" w:firstLine="0"/>
        <w:rPr/>
      </w:pPr>
      <w:bookmarkStart w:colFirst="0" w:colLast="0" w:name="_heading=h.v8vlgf6xm72a" w:id="307"/>
      <w:bookmarkEnd w:id="307"/>
      <w:r w:rsidDel="00000000" w:rsidR="00000000" w:rsidRPr="00000000">
        <w:rPr>
          <w:rtl w:val="0"/>
        </w:rPr>
        <w:t xml:space="preserve">4.12 Handling errors</w:t>
      </w:r>
    </w:p>
    <w:p w:rsidR="00000000" w:rsidDel="00000000" w:rsidP="00000000" w:rsidRDefault="00000000" w:rsidRPr="00000000" w14:paraId="00000A33">
      <w:pPr>
        <w:pStyle w:val="Heading3"/>
        <w:ind w:left="0" w:firstLine="0"/>
        <w:rPr/>
      </w:pPr>
      <w:bookmarkStart w:colFirst="0" w:colLast="0" w:name="_heading=h.kbby30dtgah8" w:id="308"/>
      <w:bookmarkEnd w:id="308"/>
      <w:r w:rsidDel="00000000" w:rsidR="00000000" w:rsidRPr="00000000">
        <w:rPr>
          <w:rtl w:val="0"/>
        </w:rPr>
        <w:t xml:space="preserve">4.12.1 Malformed Packet and Protocol Errors</w:t>
      </w:r>
    </w:p>
    <w:p w:rsidR="00000000" w:rsidDel="00000000" w:rsidP="00000000" w:rsidRDefault="00000000" w:rsidRPr="00000000" w14:paraId="00000A34">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Definitions of Malformed Packet and Protocol Errors are contained in </w:t>
      </w:r>
      <w:hyperlink w:anchor="_heading=h.17dp8vu">
        <w:r w:rsidDel="00000000" w:rsidR="00000000" w:rsidRPr="00000000">
          <w:rPr>
            <w:color w:val="1155cc"/>
            <w:u w:val="single"/>
            <w:rtl w:val="0"/>
          </w:rPr>
          <w:t xml:space="preserve">1.3 Terminology</w:t>
        </w:r>
      </w:hyperlink>
      <w:r w:rsidDel="00000000" w:rsidR="00000000" w:rsidRPr="00000000">
        <w:rPr>
          <w:rFonts w:ascii="Arial" w:cs="Arial" w:eastAsia="Arial" w:hAnsi="Arial"/>
          <w:sz w:val="22"/>
          <w:szCs w:val="22"/>
          <w:rtl w:val="0"/>
        </w:rPr>
        <w:t xml:space="preserve">, some but not all of these error cases are noted throughout the specification. The rigor with which a Client or Server checks an MQTT-SN Control Packet it has received will be a compromise between:</w:t>
      </w:r>
    </w:p>
    <w:p w:rsidR="00000000" w:rsidDel="00000000" w:rsidP="00000000" w:rsidRDefault="00000000" w:rsidRPr="00000000" w14:paraId="00000A35">
      <w:pPr>
        <w:numPr>
          <w:ilvl w:val="0"/>
          <w:numId w:val="67"/>
        </w:numPr>
        <w:spacing w:after="0" w:afterAutospacing="0" w:before="24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size of the Client or Server implementation.</w:t>
      </w:r>
    </w:p>
    <w:p w:rsidR="00000000" w:rsidDel="00000000" w:rsidP="00000000" w:rsidRDefault="00000000" w:rsidRPr="00000000" w14:paraId="00000A36">
      <w:pPr>
        <w:numPr>
          <w:ilvl w:val="0"/>
          <w:numId w:val="67"/>
        </w:numPr>
        <w:spacing w:after="0" w:afterAutospacing="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capabilities that the implementation supports.</w:t>
      </w:r>
    </w:p>
    <w:p w:rsidR="00000000" w:rsidDel="00000000" w:rsidP="00000000" w:rsidRDefault="00000000" w:rsidRPr="00000000" w14:paraId="00000A37">
      <w:pPr>
        <w:numPr>
          <w:ilvl w:val="0"/>
          <w:numId w:val="67"/>
        </w:numPr>
        <w:spacing w:after="0" w:afterAutospacing="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degree to which the receiver trusts the sender to send correct Control Packets.</w:t>
      </w:r>
    </w:p>
    <w:p w:rsidR="00000000" w:rsidDel="00000000" w:rsidP="00000000" w:rsidRDefault="00000000" w:rsidRPr="00000000" w14:paraId="00000A38">
      <w:pPr>
        <w:numPr>
          <w:ilvl w:val="0"/>
          <w:numId w:val="67"/>
        </w:numPr>
        <w:spacing w:after="0" w:afterAutospacing="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degree to which the receiver trusts the network to deliver Control Packets correctly.</w:t>
      </w:r>
    </w:p>
    <w:p w:rsidR="00000000" w:rsidDel="00000000" w:rsidP="00000000" w:rsidRDefault="00000000" w:rsidRPr="00000000" w14:paraId="00000A39">
      <w:pPr>
        <w:numPr>
          <w:ilvl w:val="0"/>
          <w:numId w:val="67"/>
        </w:numPr>
        <w:spacing w:after="24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consequences of continuing to process a packet that is incorrect.</w:t>
      </w:r>
    </w:p>
    <w:p w:rsidR="00000000" w:rsidDel="00000000" w:rsidP="00000000" w:rsidRDefault="00000000" w:rsidRPr="00000000" w14:paraId="00000A3A">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sender is compliant with this specification it will not send Malformed Packets or cause Protocol Errors. </w:t>
      </w:r>
      <w:r w:rsidDel="00000000" w:rsidR="00000000" w:rsidRPr="00000000">
        <w:rPr>
          <w:rFonts w:ascii="Arial" w:cs="Arial" w:eastAsia="Arial" w:hAnsi="Arial"/>
          <w:sz w:val="22"/>
          <w:szCs w:val="22"/>
          <w:rtl w:val="0"/>
        </w:rPr>
        <w:t xml:space="preserve">The Reason Codes used for Malformed Packet and Protocol Errors include:</w:t>
      </w:r>
      <w:r w:rsidDel="00000000" w:rsidR="00000000" w:rsidRPr="00000000">
        <w:rPr>
          <w:rtl w:val="0"/>
        </w:rPr>
      </w:r>
    </w:p>
    <w:p w:rsidR="00000000" w:rsidDel="00000000" w:rsidP="00000000" w:rsidRDefault="00000000" w:rsidRPr="00000000" w14:paraId="00000A3B">
      <w:pPr>
        <w:numPr>
          <w:ilvl w:val="0"/>
          <w:numId w:val="4"/>
        </w:numPr>
        <w:spacing w:after="0" w:afterAutospacing="0" w:before="24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0x81</w:t>
        <w:tab/>
        <w:t xml:space="preserve">Malformed Packet</w:t>
      </w:r>
    </w:p>
    <w:p w:rsidR="00000000" w:rsidDel="00000000" w:rsidP="00000000" w:rsidRDefault="00000000" w:rsidRPr="00000000" w14:paraId="00000A3C">
      <w:pPr>
        <w:numPr>
          <w:ilvl w:val="0"/>
          <w:numId w:val="4"/>
        </w:numPr>
        <w:spacing w:after="0" w:afterAutospacing="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0x82 </w:t>
        <w:tab/>
        <w:t xml:space="preserve">Protocol Error</w:t>
      </w:r>
    </w:p>
    <w:p w:rsidR="00000000" w:rsidDel="00000000" w:rsidP="00000000" w:rsidRDefault="00000000" w:rsidRPr="00000000" w14:paraId="00000A3D">
      <w:pPr>
        <w:numPr>
          <w:ilvl w:val="0"/>
          <w:numId w:val="4"/>
        </w:numPr>
        <w:spacing w:after="0" w:afterAutospacing="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0x93 </w:t>
        <w:tab/>
        <w:t xml:space="preserve">Receive Maximum exceeded</w:t>
      </w:r>
    </w:p>
    <w:p w:rsidR="00000000" w:rsidDel="00000000" w:rsidP="00000000" w:rsidRDefault="00000000" w:rsidRPr="00000000" w14:paraId="00000A3E">
      <w:pPr>
        <w:numPr>
          <w:ilvl w:val="0"/>
          <w:numId w:val="4"/>
        </w:numPr>
        <w:spacing w:after="24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0x95 </w:t>
        <w:tab/>
        <w:t xml:space="preserve">Packet too large</w:t>
      </w:r>
    </w:p>
    <w:p w:rsidR="00000000" w:rsidDel="00000000" w:rsidP="00000000" w:rsidRDefault="00000000" w:rsidRPr="00000000" w14:paraId="00000A3F">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When a Client detects a Malformed Packet or Protocol Error associated with a Virtual Connection it SHOULD send a DISCONNECT packet containing an appropriate Reason Code and MUST delete the associated Virtual Connection</w:t>
      </w:r>
      <w:r w:rsidDel="00000000" w:rsidR="00000000" w:rsidRPr="00000000">
        <w:rPr>
          <w:highlight w:val="yellow"/>
          <w:rtl w:val="0"/>
        </w:rPr>
        <w:t xml:space="preserve"> </w:t>
      </w:r>
      <w:r w:rsidDel="00000000" w:rsidR="00000000" w:rsidRPr="00000000">
        <w:rPr>
          <w:color w:val="ff0000"/>
          <w:rtl w:val="0"/>
        </w:rPr>
        <w:t xml:space="preserve">[MQTT-4.12.1-1].</w:t>
      </w:r>
      <w:r w:rsidDel="00000000" w:rsidR="00000000" w:rsidRPr="00000000">
        <w:rPr>
          <w:rFonts w:ascii="Arial" w:cs="Arial" w:eastAsia="Arial" w:hAnsi="Arial"/>
          <w:sz w:val="22"/>
          <w:szCs w:val="22"/>
          <w:rtl w:val="0"/>
        </w:rPr>
        <w:t xml:space="preserve"> Use Reason Code 0x81 (Malformed Packet) or 0x82 (Protocol Error) unless a more specific Reason Code has been defined in </w:t>
      </w:r>
      <w:hyperlink w:anchor="_heading=h.46r0co2">
        <w:r w:rsidDel="00000000" w:rsidR="00000000" w:rsidRPr="00000000">
          <w:rPr>
            <w:color w:val="1155cc"/>
            <w:u w:val="single"/>
            <w:rtl w:val="0"/>
          </w:rPr>
          <w:t xml:space="preserve">2.3 Reason Code</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40">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When a Server detects a Malformed Packet or Protocol Error for any packet except ADVERTISE, SEARCHGW, GWINFO, </w:t>
      </w:r>
      <w:r w:rsidDel="00000000" w:rsidR="00000000" w:rsidRPr="00000000">
        <w:rPr>
          <w:rFonts w:ascii="Arial" w:cs="Arial" w:eastAsia="Arial" w:hAnsi="Arial"/>
          <w:sz w:val="22"/>
          <w:szCs w:val="22"/>
          <w:highlight w:val="yellow"/>
          <w:rtl w:val="0"/>
        </w:rPr>
        <w:t xml:space="preserve">PUBWOS </w:t>
      </w:r>
      <w:r w:rsidDel="00000000" w:rsidR="00000000" w:rsidRPr="00000000">
        <w:rPr>
          <w:rFonts w:ascii="Arial" w:cs="Arial" w:eastAsia="Arial" w:hAnsi="Arial"/>
          <w:sz w:val="22"/>
          <w:szCs w:val="22"/>
          <w:highlight w:val="yellow"/>
          <w:rtl w:val="0"/>
        </w:rPr>
        <w:t xml:space="preserve">and CONNECT, the Server MAY</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sz w:val="22"/>
          <w:szCs w:val="22"/>
          <w:highlight w:val="yellow"/>
          <w:rtl w:val="0"/>
        </w:rPr>
        <w:t xml:space="preserve">send a DISCONNECT packet with an appropriate Reason Code</w:t>
      </w:r>
      <w:r w:rsidDel="00000000" w:rsidR="00000000" w:rsidRPr="00000000">
        <w:rPr>
          <w:rFonts w:ascii="Arial" w:cs="Arial" w:eastAsia="Arial" w:hAnsi="Arial"/>
          <w:sz w:val="22"/>
          <w:szCs w:val="22"/>
          <w:highlight w:val="yellow"/>
          <w:rtl w:val="0"/>
        </w:rPr>
        <w:t xml:space="preserve"> and MUST delete the associated Virtual Connection if one exists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[MQTT-4.12.1-</w:t>
      </w:r>
      <w:r w:rsidDel="00000000" w:rsidR="00000000" w:rsidRPr="00000000">
        <w:rPr>
          <w:color w:val="ff0000"/>
          <w:rtl w:val="0"/>
        </w:rPr>
        <w:t xml:space="preserve">2</w:t>
      </w:r>
      <w:r w:rsidDel="00000000" w:rsidR="00000000" w:rsidRPr="00000000">
        <w:rPr>
          <w:rFonts w:ascii="Arial" w:cs="Arial" w:eastAsia="Arial" w:hAnsi="Arial"/>
          <w:color w:val="ff0000"/>
          <w:sz w:val="22"/>
          <w:szCs w:val="22"/>
          <w:rtl w:val="0"/>
        </w:rPr>
        <w:t xml:space="preserve">].</w:t>
      </w:r>
      <w:r w:rsidDel="00000000" w:rsidR="00000000" w:rsidRPr="00000000">
        <w:rPr>
          <w:rFonts w:ascii="Arial" w:cs="Arial" w:eastAsia="Arial" w:hAnsi="Arial"/>
          <w:sz w:val="22"/>
          <w:szCs w:val="22"/>
          <w:rtl w:val="0"/>
        </w:rPr>
        <w:t xml:space="preserve"> In the case of an error in a CONNECT packet it MAY send a CONNACK packet containing the Reason Code. Use Reason Code 0x81 (Malformed Packet) or 0x82 (Protocol Error) unless a more specific Reason Code has been defined in </w:t>
      </w:r>
      <w:hyperlink w:anchor="_heading=h.46r0co2">
        <w:r w:rsidDel="00000000" w:rsidR="00000000" w:rsidRPr="00000000">
          <w:rPr>
            <w:color w:val="1155cc"/>
            <w:u w:val="single"/>
            <w:rtl w:val="0"/>
          </w:rPr>
          <w:t xml:space="preserve">2.3 Reason Code</w:t>
        </w:r>
      </w:hyperlink>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sz w:val="22"/>
          <w:szCs w:val="22"/>
          <w:rtl w:val="0"/>
        </w:rPr>
        <w:t xml:space="preserve"> There are no consequences for other Sessions.</w:t>
      </w:r>
    </w:p>
    <w:p w:rsidR="00000000" w:rsidDel="00000000" w:rsidP="00000000" w:rsidRDefault="00000000" w:rsidRPr="00000000" w14:paraId="00000A41">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either the Server or Client omits to check some feature of a Control Packet, it might fail to detect an error, consequently it might allow data to be damaged.</w:t>
      </w:r>
    </w:p>
    <w:p w:rsidR="00000000" w:rsidDel="00000000" w:rsidP="00000000" w:rsidRDefault="00000000" w:rsidRPr="00000000" w14:paraId="00000A42">
      <w:pPr>
        <w:pStyle w:val="Heading3"/>
        <w:ind w:left="0" w:firstLine="0"/>
        <w:rPr/>
      </w:pPr>
      <w:bookmarkStart w:colFirst="0" w:colLast="0" w:name="_heading=h.j0ufrffgt029" w:id="309"/>
      <w:bookmarkEnd w:id="309"/>
      <w:r w:rsidDel="00000000" w:rsidR="00000000" w:rsidRPr="00000000">
        <w:rPr>
          <w:rtl w:val="0"/>
        </w:rPr>
        <w:t xml:space="preserve">4.12.2 Other errors</w:t>
      </w:r>
    </w:p>
    <w:p w:rsidR="00000000" w:rsidDel="00000000" w:rsidP="00000000" w:rsidRDefault="00000000" w:rsidRPr="00000000" w14:paraId="00000A43">
      <w:pPr>
        <w:spacing w:after="240" w:before="240" w:line="276" w:lineRule="auto"/>
        <w:ind w:left="0" w:right="0" w:firstLine="0"/>
        <w:rPr>
          <w:sz w:val="22"/>
          <w:szCs w:val="22"/>
        </w:rPr>
      </w:pPr>
      <w:r w:rsidDel="00000000" w:rsidR="00000000" w:rsidRPr="00000000">
        <w:rPr>
          <w:sz w:val="22"/>
          <w:szCs w:val="22"/>
          <w:rtl w:val="0"/>
        </w:rPr>
        <w:t xml:space="preserve">Errors other than Malformed Packet and Protocol Errors cannot be anticipated by the sender because the receiver might have constraints which it has not communicated to the sender. A receiving Client or Server might encounter a transient error, such as a shortage of memory, that prevents successful processing of an individual Control Packet.</w:t>
      </w:r>
    </w:p>
    <w:p w:rsidR="00000000" w:rsidDel="00000000" w:rsidP="00000000" w:rsidRDefault="00000000" w:rsidRPr="00000000" w14:paraId="00000A44">
      <w:pPr>
        <w:spacing w:after="240" w:before="240" w:line="276" w:lineRule="auto"/>
        <w:ind w:left="0" w:right="0" w:firstLine="0"/>
        <w:rPr>
          <w:sz w:val="22"/>
          <w:szCs w:val="22"/>
        </w:rPr>
      </w:pPr>
      <w:r w:rsidDel="00000000" w:rsidR="00000000" w:rsidRPr="00000000">
        <w:rPr>
          <w:sz w:val="22"/>
          <w:szCs w:val="22"/>
          <w:rtl w:val="0"/>
        </w:rPr>
        <w:t xml:space="preserve">Acknowledgment packets PUBACK, PUBREC, PUBREL, PUBCOMP, REGACK, SUBACK, UNSUBACK with a Reason Code of 0x80 or greater indicate that the received packet, identified by a Packet Identifier, was in error. There are no consequences for other Sessions or other Packets flowing on the same Session.</w:t>
      </w:r>
    </w:p>
    <w:p w:rsidR="00000000" w:rsidDel="00000000" w:rsidP="00000000" w:rsidRDefault="00000000" w:rsidRPr="00000000" w14:paraId="00000A45">
      <w:pPr>
        <w:spacing w:after="240" w:before="240" w:line="276" w:lineRule="auto"/>
        <w:ind w:left="0" w:right="0" w:firstLine="0"/>
        <w:rPr>
          <w:sz w:val="22"/>
          <w:szCs w:val="22"/>
        </w:rPr>
      </w:pPr>
      <w:r w:rsidDel="00000000" w:rsidR="00000000" w:rsidRPr="00000000">
        <w:rPr>
          <w:sz w:val="22"/>
          <w:szCs w:val="22"/>
          <w:highlight w:val="yellow"/>
          <w:rtl w:val="0"/>
        </w:rPr>
        <w:t xml:space="preserve">The </w:t>
      </w:r>
      <w:r w:rsidDel="00000000" w:rsidR="00000000" w:rsidRPr="00000000">
        <w:rPr>
          <w:sz w:val="22"/>
          <w:szCs w:val="22"/>
          <w:highlight w:val="yellow"/>
          <w:rtl w:val="0"/>
        </w:rPr>
        <w:t xml:space="preserve">CONNACK</w:t>
      </w:r>
      <w:r w:rsidDel="00000000" w:rsidR="00000000" w:rsidRPr="00000000">
        <w:rPr>
          <w:sz w:val="22"/>
          <w:szCs w:val="22"/>
          <w:highlight w:val="yellow"/>
          <w:rtl w:val="0"/>
        </w:rPr>
        <w:t xml:space="preserve"> and DISCONNECT packets allow a Reason Code of 0x80 or greater to indicate that the Virtual Connection will be delete</w:t>
      </w:r>
      <w:r w:rsidDel="00000000" w:rsidR="00000000" w:rsidRPr="00000000">
        <w:rPr>
          <w:sz w:val="22"/>
          <w:szCs w:val="22"/>
          <w:highlight w:val="yellow"/>
          <w:rtl w:val="0"/>
        </w:rPr>
        <w:t xml:space="preserve">d</w:t>
      </w:r>
      <w:r w:rsidDel="00000000" w:rsidR="00000000" w:rsidRPr="00000000">
        <w:rPr>
          <w:sz w:val="22"/>
          <w:szCs w:val="22"/>
          <w:highlight w:val="yellow"/>
          <w:rtl w:val="0"/>
        </w:rPr>
        <w:t xml:space="preserve">. If a Reason Code of 0x80 or greater is specified, then the Virtual Connection MUST be delete</w:t>
      </w:r>
      <w:r w:rsidDel="00000000" w:rsidR="00000000" w:rsidRPr="00000000">
        <w:rPr>
          <w:sz w:val="22"/>
          <w:szCs w:val="22"/>
          <w:highlight w:val="yellow"/>
          <w:rtl w:val="0"/>
        </w:rPr>
        <w:t xml:space="preserve">d </w:t>
      </w:r>
      <w:r w:rsidDel="00000000" w:rsidR="00000000" w:rsidRPr="00000000">
        <w:rPr>
          <w:sz w:val="22"/>
          <w:szCs w:val="22"/>
          <w:highlight w:val="yellow"/>
          <w:rtl w:val="0"/>
        </w:rPr>
        <w:t xml:space="preserve">whether or not the </w:t>
      </w:r>
      <w:r w:rsidDel="00000000" w:rsidR="00000000" w:rsidRPr="00000000">
        <w:rPr>
          <w:sz w:val="22"/>
          <w:szCs w:val="22"/>
          <w:highlight w:val="yellow"/>
          <w:rtl w:val="0"/>
        </w:rPr>
        <w:t xml:space="preserve">CONNACK</w:t>
      </w:r>
      <w:r w:rsidDel="00000000" w:rsidR="00000000" w:rsidRPr="00000000">
        <w:rPr>
          <w:sz w:val="22"/>
          <w:szCs w:val="22"/>
          <w:highlight w:val="yellow"/>
          <w:rtl w:val="0"/>
        </w:rPr>
        <w:t xml:space="preserve"> or DISCONNECT is sent</w:t>
      </w:r>
      <w:r w:rsidDel="00000000" w:rsidR="00000000" w:rsidRPr="00000000">
        <w:rPr>
          <w:sz w:val="22"/>
          <w:szCs w:val="22"/>
          <w:rtl w:val="0"/>
        </w:rPr>
        <w:t xml:space="preserve"> </w:t>
      </w:r>
      <w:r w:rsidDel="00000000" w:rsidR="00000000" w:rsidRPr="00000000">
        <w:rPr>
          <w:color w:val="ff0000"/>
          <w:sz w:val="22"/>
          <w:szCs w:val="22"/>
          <w:rtl w:val="0"/>
        </w:rPr>
        <w:t xml:space="preserve">[MQTT-4.1</w:t>
      </w:r>
      <w:r w:rsidDel="00000000" w:rsidR="00000000" w:rsidRPr="00000000">
        <w:rPr>
          <w:color w:val="ff0000"/>
          <w:rtl w:val="0"/>
        </w:rPr>
        <w:t xml:space="preserve">2</w:t>
      </w:r>
      <w:r w:rsidDel="00000000" w:rsidR="00000000" w:rsidRPr="00000000">
        <w:rPr>
          <w:color w:val="ff0000"/>
          <w:sz w:val="22"/>
          <w:szCs w:val="22"/>
          <w:rtl w:val="0"/>
        </w:rPr>
        <w:t xml:space="preserve">.2-1]</w:t>
      </w:r>
      <w:r w:rsidDel="00000000" w:rsidR="00000000" w:rsidRPr="00000000">
        <w:rPr>
          <w:sz w:val="22"/>
          <w:szCs w:val="22"/>
          <w:rtl w:val="0"/>
        </w:rPr>
        <w:t xml:space="preserve">. Sending one of these Reason Codes has no consequences for any other Session.</w:t>
      </w:r>
    </w:p>
    <w:p w:rsidR="00000000" w:rsidDel="00000000" w:rsidP="00000000" w:rsidRDefault="00000000" w:rsidRPr="00000000" w14:paraId="00000A46">
      <w:pPr>
        <w:spacing w:after="240" w:before="240" w:line="276" w:lineRule="auto"/>
        <w:ind w:left="0" w:right="0" w:firstLine="0"/>
        <w:rPr>
          <w:sz w:val="22"/>
          <w:szCs w:val="22"/>
        </w:rPr>
      </w:pPr>
      <w:r w:rsidDel="00000000" w:rsidR="00000000" w:rsidRPr="00000000">
        <w:rPr>
          <w:sz w:val="22"/>
          <w:szCs w:val="22"/>
          <w:rtl w:val="0"/>
        </w:rPr>
        <w:t xml:space="preserve">If the Control Packet contains multiple errors the receiver of the Packet can validate the Packet in any order and take the appropriate action for any of the errors found.</w:t>
      </w:r>
    </w:p>
    <w:p w:rsidR="00000000" w:rsidDel="00000000" w:rsidP="00000000" w:rsidRDefault="00000000" w:rsidRPr="00000000" w14:paraId="00000A47">
      <w:pPr>
        <w:spacing w:after="240" w:before="240" w:line="276" w:lineRule="auto"/>
        <w:ind w:left="0" w:right="0" w:firstLine="0"/>
        <w:rPr>
          <w:sz w:val="22"/>
          <w:szCs w:val="22"/>
        </w:rPr>
      </w:pPr>
      <w:r w:rsidDel="00000000" w:rsidR="00000000" w:rsidRPr="00000000">
        <w:rPr>
          <w:sz w:val="22"/>
          <w:szCs w:val="22"/>
          <w:rtl w:val="0"/>
        </w:rPr>
        <w:t xml:space="preserve">Refer to </w:t>
      </w:r>
      <w:hyperlink w:anchor="_heading=h.wh4qb21u9cfo">
        <w:r w:rsidDel="00000000" w:rsidR="00000000" w:rsidRPr="00000000">
          <w:rPr>
            <w:color w:val="1155cc"/>
            <w:sz w:val="22"/>
            <w:szCs w:val="22"/>
            <w:u w:val="single"/>
            <w:rtl w:val="0"/>
          </w:rPr>
          <w:t xml:space="preserve">5.4.9 Handling of Disallowed Unicode code points</w:t>
        </w:r>
      </w:hyperlink>
      <w:r w:rsidDel="00000000" w:rsidR="00000000" w:rsidRPr="00000000">
        <w:rPr>
          <w:sz w:val="22"/>
          <w:szCs w:val="22"/>
          <w:rtl w:val="0"/>
        </w:rPr>
        <w:t xml:space="preserve"> for information about handling Disallowed Unicode code points.</w:t>
      </w:r>
    </w:p>
    <w:p w:rsidR="00000000" w:rsidDel="00000000" w:rsidP="00000000" w:rsidRDefault="00000000" w:rsidRPr="00000000" w14:paraId="00000A48">
      <w:pPr>
        <w:pStyle w:val="Heading2"/>
        <w:ind w:left="0" w:firstLine="0"/>
        <w:rPr>
          <w:rFonts w:ascii="Arial" w:cs="Arial" w:eastAsia="Arial" w:hAnsi="Arial"/>
        </w:rPr>
      </w:pPr>
      <w:bookmarkStart w:colFirst="0" w:colLast="0" w:name="_heading=h.ly7c1y" w:id="310"/>
      <w:bookmarkEnd w:id="310"/>
      <w:r w:rsidDel="00000000" w:rsidR="00000000" w:rsidRPr="00000000">
        <w:rPr>
          <w:rFonts w:ascii="Arial" w:cs="Arial" w:eastAsia="Arial" w:hAnsi="Arial"/>
          <w:rtl w:val="0"/>
        </w:rPr>
        <w:t xml:space="preserve">4.13 Retained Messages</w:t>
      </w:r>
    </w:p>
    <w:p w:rsidR="00000000" w:rsidDel="00000000" w:rsidP="00000000" w:rsidRDefault="00000000" w:rsidRPr="00000000" w14:paraId="00000A49">
      <w:pPr>
        <w:spacing w:after="24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RETAIN flag is set to 1 in a PUBLISH or PUBWOS packet received by a Server, the Server MUST replace any existing Retained Message for this topic and store the Application Message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[MQTT-SN-4.13-1]</w:t>
      </w:r>
      <w:r w:rsidDel="00000000" w:rsidR="00000000" w:rsidRPr="00000000">
        <w:rPr>
          <w:rFonts w:ascii="Arial" w:cs="Arial" w:eastAsia="Arial" w:hAnsi="Arial"/>
          <w:sz w:val="22"/>
          <w:szCs w:val="22"/>
          <w:rtl w:val="0"/>
        </w:rPr>
        <w:t xml:space="preserve">, so that it can be delivered to future subscribers whose subscriptions match its Topic Name. </w:t>
      </w:r>
      <w:r w:rsidDel="00000000" w:rsidR="00000000" w:rsidRPr="00000000">
        <w:rPr>
          <w:rFonts w:ascii="Arial" w:cs="Arial" w:eastAsia="Arial" w:hAnsi="Arial"/>
          <w:sz w:val="22"/>
          <w:szCs w:val="22"/>
          <w:highlight w:val="yellow"/>
          <w:rtl w:val="0"/>
        </w:rPr>
        <w:t xml:space="preserve">If the Publish Data contains zero bytes it is processed normally by the Server but any retained message with the same topic name MUST be removed and any future subscribers for the topic will not receive a retained message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[MQTT-SN-4.13-2]</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highlight w:val="yellow"/>
          <w:rtl w:val="0"/>
        </w:rPr>
        <w:t xml:space="preserve">A Retained Message with a Publish Data containing zero bytes MUST NOT be stored as a Retained Message on the Server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[MQTT-SN-4.13-3]</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4A">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RETAIN flag is 0 in a PUBLISH packet sent by a Client to a Server, the Server MUST NOT store the message as a Retained Message and MUST NOT remove or replace any existing Retained Message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[MQTT-SN-4.13-4]</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4B">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When a new Subscription is made, the last retained message, if any, on each matching topic name is sent to the Client as directed by the Retain Handling Subscribe Flag. These messages are sent with the RETAIN flag set to 1. Which retained messages are sent is controlled by the Retain Handling Subscribe Flag. At the time of the Subscription:</w:t>
      </w:r>
    </w:p>
    <w:p w:rsidR="00000000" w:rsidDel="00000000" w:rsidP="00000000" w:rsidRDefault="00000000" w:rsidRPr="00000000" w14:paraId="00000A4C">
      <w:pPr>
        <w:numPr>
          <w:ilvl w:val="0"/>
          <w:numId w:val="69"/>
        </w:numPr>
        <w:spacing w:after="0" w:afterAutospacing="0" w:before="240" w:line="276" w:lineRule="auto"/>
        <w:ind w:left="720" w:right="0" w:hanging="360"/>
        <w:rPr>
          <w:b w:val="0"/>
          <w:color w:val="172b4d"/>
          <w:sz w:val="22"/>
          <w:szCs w:val="22"/>
        </w:rPr>
      </w:pPr>
      <w:r w:rsidDel="00000000" w:rsidR="00000000" w:rsidRPr="00000000">
        <w:rPr>
          <w:rFonts w:ascii="Arial" w:cs="Arial" w:eastAsia="Arial" w:hAnsi="Arial"/>
          <w:sz w:val="22"/>
          <w:szCs w:val="22"/>
          <w:highlight w:val="yellow"/>
          <w:rtl w:val="0"/>
        </w:rPr>
        <w:t xml:space="preserve">If Retain Handling is set to 0 the Server MUST send the retained messages matching the Topic Filter of the subscription to the Client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[MQTT-SN-4.13-5]</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4D">
      <w:pPr>
        <w:numPr>
          <w:ilvl w:val="0"/>
          <w:numId w:val="69"/>
        </w:numPr>
        <w:spacing w:after="0" w:afterAutospacing="0" w:before="0" w:beforeAutospacing="0" w:line="276" w:lineRule="auto"/>
        <w:ind w:left="720" w:right="0" w:hanging="360"/>
        <w:rPr>
          <w:b w:val="0"/>
          <w:color w:val="172b4d"/>
          <w:sz w:val="22"/>
          <w:szCs w:val="22"/>
        </w:rPr>
      </w:pPr>
      <w:r w:rsidDel="00000000" w:rsidR="00000000" w:rsidRPr="00000000">
        <w:rPr>
          <w:rFonts w:ascii="Arial" w:cs="Arial" w:eastAsia="Arial" w:hAnsi="Arial"/>
          <w:sz w:val="22"/>
          <w:szCs w:val="22"/>
          <w:highlight w:val="yellow"/>
          <w:rtl w:val="0"/>
        </w:rPr>
        <w:t xml:space="preserve">If Retain Handling is set to 1 then if the subscription did not already exist, the Server MUST send all retained messages matching the Topic Filter of the subscription to the Client, and if the subscription did exist the Server MUST NOT send the retained messages.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[MQTT-SN-4.13-6]</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4E">
      <w:pPr>
        <w:numPr>
          <w:ilvl w:val="0"/>
          <w:numId w:val="69"/>
        </w:numPr>
        <w:spacing w:after="240" w:before="0" w:beforeAutospacing="0" w:line="276" w:lineRule="auto"/>
        <w:ind w:left="720" w:right="0" w:hanging="360"/>
        <w:rPr>
          <w:b w:val="0"/>
          <w:color w:val="172b4d"/>
          <w:sz w:val="22"/>
          <w:szCs w:val="22"/>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Arial" w:cs="Arial" w:eastAsia="Arial" w:hAnsi="Arial"/>
          <w:sz w:val="22"/>
          <w:szCs w:val="22"/>
          <w:highlight w:val="yellow"/>
          <w:rtl w:val="0"/>
        </w:rPr>
        <w:t xml:space="preserve">If Retain Handling is set to 2, the Server MUST NOT send the retained messages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[MQTT-SN-4.13-7]</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4F">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Refer to </w:t>
      </w:r>
      <w:hyperlink w:anchor="_heading=h.261ztfg">
        <w:r w:rsidDel="00000000" w:rsidR="00000000" w:rsidRPr="00000000">
          <w:rPr>
            <w:color w:val="1155cc"/>
            <w:u w:val="single"/>
            <w:rtl w:val="0"/>
          </w:rPr>
          <w:t xml:space="preserve">3.7.2 SUBSCRIBE Flags</w:t>
        </w:r>
      </w:hyperlink>
      <w:r w:rsidDel="00000000" w:rsidR="00000000" w:rsidRPr="00000000">
        <w:rPr>
          <w:rFonts w:ascii="Arial" w:cs="Arial" w:eastAsia="Arial" w:hAnsi="Arial"/>
          <w:sz w:val="22"/>
          <w:szCs w:val="22"/>
          <w:rtl w:val="0"/>
        </w:rPr>
        <w:t xml:space="preserve"> for a definition of the Subscription Flags.</w:t>
      </w:r>
    </w:p>
    <w:p w:rsidR="00000000" w:rsidDel="00000000" w:rsidP="00000000" w:rsidRDefault="00000000" w:rsidRPr="00000000" w14:paraId="00000A50">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Server receives a PUBLISH packet with the RETAIN flag set to 1, and QoS 0 it SHOULD store the new QoS 0 message as the new retained message for that topic, but MAY choose to discard it at any time. If this happens there will be no retained message for that topic.</w:t>
      </w:r>
    </w:p>
    <w:p w:rsidR="00000000" w:rsidDel="00000000" w:rsidP="00000000" w:rsidRDefault="00000000" w:rsidRPr="00000000" w14:paraId="00000A51">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setting of the RETAIN flag in an Application Message forwarded by the Server from an established Virtual Connection is controlled by the Retain As Published subscription option. Refer to </w:t>
      </w:r>
      <w:hyperlink w:anchor="_heading=h.261ztfg">
        <w:r w:rsidDel="00000000" w:rsidR="00000000" w:rsidRPr="00000000">
          <w:rPr>
            <w:color w:val="1155cc"/>
            <w:u w:val="single"/>
            <w:rtl w:val="0"/>
          </w:rPr>
          <w:t xml:space="preserve">3.7.2 SUBSCRIBE Flags</w:t>
        </w:r>
      </w:hyperlink>
      <w:r w:rsidDel="00000000" w:rsidR="00000000" w:rsidRPr="00000000">
        <w:rPr>
          <w:rFonts w:ascii="Arial" w:cs="Arial" w:eastAsia="Arial" w:hAnsi="Arial"/>
          <w:sz w:val="22"/>
          <w:szCs w:val="22"/>
          <w:rtl w:val="0"/>
        </w:rPr>
        <w:t xml:space="preserve"> for a definition of the Subscription Flags.</w:t>
      </w:r>
    </w:p>
    <w:p w:rsidR="00000000" w:rsidDel="00000000" w:rsidP="00000000" w:rsidRDefault="00000000" w:rsidRPr="00000000" w14:paraId="00000A52">
      <w:pPr>
        <w:numPr>
          <w:ilvl w:val="0"/>
          <w:numId w:val="52"/>
        </w:numPr>
        <w:spacing w:after="0" w:afterAutospacing="0" w:before="240" w:line="276" w:lineRule="auto"/>
        <w:ind w:left="720" w:right="0" w:hanging="360"/>
        <w:rPr>
          <w:b w:val="0"/>
          <w:color w:val="172b4d"/>
          <w:sz w:val="22"/>
          <w:szCs w:val="22"/>
        </w:rPr>
      </w:pPr>
      <w:r w:rsidDel="00000000" w:rsidR="00000000" w:rsidRPr="00000000">
        <w:rPr>
          <w:rFonts w:ascii="Arial" w:cs="Arial" w:eastAsia="Arial" w:hAnsi="Arial"/>
          <w:sz w:val="22"/>
          <w:szCs w:val="22"/>
          <w:highlight w:val="yellow"/>
          <w:rtl w:val="0"/>
        </w:rPr>
        <w:t xml:space="preserve">If the value of Retain As Published subscription option is set to 0, the Server MUST set the RETAIN flag to 0 when forwarding an Application Message regardless of how the RETAIN flag was set in the received PUBLISH packet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w:t>
      </w:r>
      <w:r w:rsidDel="00000000" w:rsidR="00000000" w:rsidRPr="00000000">
        <w:rPr>
          <w:color w:val="ff0000"/>
          <w:rtl w:val="0"/>
        </w:rPr>
        <w:t xml:space="preserve">13</w:t>
      </w:r>
      <w:r w:rsidDel="00000000" w:rsidR="00000000" w:rsidRPr="00000000">
        <w:rPr>
          <w:rFonts w:ascii="Arial" w:cs="Arial" w:eastAsia="Arial" w:hAnsi="Arial"/>
          <w:color w:val="ff0000"/>
          <w:sz w:val="22"/>
          <w:szCs w:val="22"/>
          <w:rtl w:val="0"/>
        </w:rPr>
        <w:t xml:space="preserve">-</w:t>
      </w:r>
      <w:r w:rsidDel="00000000" w:rsidR="00000000" w:rsidRPr="00000000">
        <w:rPr>
          <w:color w:val="ff0000"/>
          <w:rtl w:val="0"/>
        </w:rPr>
        <w:t xml:space="preserve">8</w:t>
      </w:r>
      <w:r w:rsidDel="00000000" w:rsidR="00000000" w:rsidRPr="00000000">
        <w:rPr>
          <w:rFonts w:ascii="Arial" w:cs="Arial" w:eastAsia="Arial" w:hAnsi="Arial"/>
          <w:color w:val="ff0000"/>
          <w:sz w:val="22"/>
          <w:szCs w:val="22"/>
          <w:rtl w:val="0"/>
        </w:rPr>
        <w:t xml:space="preserv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53">
      <w:pPr>
        <w:numPr>
          <w:ilvl w:val="0"/>
          <w:numId w:val="52"/>
        </w:numPr>
        <w:spacing w:after="240" w:before="0" w:beforeAutospacing="0" w:line="276" w:lineRule="auto"/>
        <w:ind w:left="720" w:right="0" w:hanging="360"/>
        <w:rPr>
          <w:b w:val="0"/>
          <w:color w:val="172b4d"/>
          <w:sz w:val="22"/>
          <w:szCs w:val="22"/>
        </w:rPr>
      </w:pPr>
      <w:r w:rsidDel="00000000" w:rsidR="00000000" w:rsidRPr="00000000">
        <w:rPr>
          <w:rFonts w:ascii="Arial" w:cs="Arial" w:eastAsia="Arial" w:hAnsi="Arial"/>
          <w:sz w:val="22"/>
          <w:szCs w:val="22"/>
          <w:highlight w:val="yellow"/>
          <w:rtl w:val="0"/>
        </w:rPr>
        <w:t xml:space="preserve">If the value of Retain As Published subscription option is set to 1, the Server MUST set the RETAIN flag equal to the RETAIN flag in the received PUBLISH packet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w:t>
      </w:r>
      <w:r w:rsidDel="00000000" w:rsidR="00000000" w:rsidRPr="00000000">
        <w:rPr>
          <w:color w:val="ff0000"/>
          <w:rtl w:val="0"/>
        </w:rPr>
        <w:t xml:space="preserve">13</w:t>
      </w:r>
      <w:r w:rsidDel="00000000" w:rsidR="00000000" w:rsidRPr="00000000">
        <w:rPr>
          <w:rFonts w:ascii="Arial" w:cs="Arial" w:eastAsia="Arial" w:hAnsi="Arial"/>
          <w:color w:val="ff0000"/>
          <w:sz w:val="22"/>
          <w:szCs w:val="22"/>
          <w:rtl w:val="0"/>
        </w:rPr>
        <w:t xml:space="preserve">-9]</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54">
      <w:pPr>
        <w:spacing w:after="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A55">
      <w:pPr>
        <w:spacing w:before="0" w:line="276" w:lineRule="auto"/>
        <w:ind w:left="705" w:firstLine="15"/>
        <w:rPr>
          <w:rFonts w:ascii="Arial" w:cs="Arial" w:eastAsia="Arial" w:hAnsi="Arial"/>
          <w:sz w:val="22"/>
          <w:szCs w:val="22"/>
        </w:rPr>
      </w:pPr>
      <w:r w:rsidDel="00000000" w:rsidR="00000000" w:rsidRPr="00000000">
        <w:rPr>
          <w:rFonts w:ascii="Arial" w:cs="Arial" w:eastAsia="Arial" w:hAnsi="Arial"/>
          <w:sz w:val="22"/>
          <w:szCs w:val="22"/>
          <w:rtl w:val="0"/>
        </w:rPr>
        <w:t xml:space="preserve">Retained messages are useful where publishers send state messages on an irregular basis. A new subscriber will receive the most recent state.</w:t>
      </w:r>
    </w:p>
    <w:p w:rsidR="00000000" w:rsidDel="00000000" w:rsidP="00000000" w:rsidRDefault="00000000" w:rsidRPr="00000000" w14:paraId="00000A56">
      <w:pPr>
        <w:spacing w:after="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A57">
      <w:pPr>
        <w:spacing w:before="0" w:line="276" w:lineRule="auto"/>
        <w:ind w:left="705" w:firstLine="15"/>
        <w:rPr>
          <w:rFonts w:ascii="Arial" w:cs="Arial" w:eastAsia="Arial" w:hAnsi="Arial"/>
        </w:rPr>
      </w:pPr>
      <w:r w:rsidDel="00000000" w:rsidR="00000000" w:rsidRPr="00000000">
        <w:rPr>
          <w:rFonts w:ascii="Arial" w:cs="Arial" w:eastAsia="Arial" w:hAnsi="Arial"/>
          <w:sz w:val="22"/>
          <w:szCs w:val="22"/>
          <w:rtl w:val="0"/>
        </w:rPr>
        <w:t xml:space="preserve">As in MQTT 3.1.1 there is no notion of message expiry in MQTT-SN, including expiry of Retained Messages. It is an administrative decision under what conditions to remove Retained Messages, if at all. They should be kept long enough to support the expectations of the applications that will use the Server, at a minimum. </w:t>
      </w:r>
      <w:r w:rsidDel="00000000" w:rsidR="00000000" w:rsidRPr="00000000">
        <w:br w:type="page"/>
      </w:r>
      <w:r w:rsidDel="00000000" w:rsidR="00000000" w:rsidRPr="00000000">
        <w:rPr>
          <w:rtl w:val="0"/>
        </w:rPr>
      </w:r>
    </w:p>
    <w:p w:rsidR="00000000" w:rsidDel="00000000" w:rsidP="00000000" w:rsidRDefault="00000000" w:rsidRPr="00000000" w14:paraId="00000A58">
      <w:pPr>
        <w:pStyle w:val="Heading2"/>
        <w:keepLines w:val="1"/>
        <w:spacing w:after="64" w:before="0" w:line="259" w:lineRule="auto"/>
        <w:ind w:left="0" w:firstLine="0"/>
        <w:rPr>
          <w:rFonts w:ascii="Arial" w:cs="Arial" w:eastAsia="Arial" w:hAnsi="Arial"/>
        </w:rPr>
      </w:pPr>
      <w:bookmarkStart w:colFirst="0" w:colLast="0" w:name="_heading=h.3mj2wkv" w:id="311"/>
      <w:bookmarkEnd w:id="311"/>
      <w:r w:rsidDel="00000000" w:rsidR="00000000" w:rsidRPr="00000000">
        <w:rPr>
          <w:rFonts w:ascii="Arial" w:cs="Arial" w:eastAsia="Arial" w:hAnsi="Arial"/>
          <w:rtl w:val="0"/>
        </w:rPr>
        <w:t xml:space="preserve">4.14 Client states</w:t>
      </w:r>
    </w:p>
    <w:p w:rsidR="00000000" w:rsidDel="00000000" w:rsidP="00000000" w:rsidRDefault="00000000" w:rsidRPr="00000000" w14:paraId="00000A5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At any time, a Client will be in one of the following</w:t>
      </w:r>
      <w:r w:rsidDel="00000000" w:rsidR="00000000" w:rsidRPr="00000000">
        <w:rPr>
          <w:rFonts w:ascii="Arial" w:cs="Arial" w:eastAsia="Arial" w:hAnsi="Arial"/>
          <w:b w:val="1"/>
          <w:sz w:val="22"/>
          <w:szCs w:val="22"/>
          <w:rtl w:val="0"/>
        </w:rPr>
        <w:t xml:space="preserve"> </w:t>
      </w:r>
      <w:r w:rsidDel="00000000" w:rsidR="00000000" w:rsidRPr="00000000">
        <w:rPr>
          <w:rFonts w:ascii="Arial" w:cs="Arial" w:eastAsia="Arial" w:hAnsi="Arial"/>
          <w:sz w:val="22"/>
          <w:szCs w:val="22"/>
          <w:rtl w:val="0"/>
        </w:rPr>
        <w:t xml:space="preserve">states</w:t>
      </w:r>
      <w:r w:rsidDel="00000000" w:rsidR="00000000" w:rsidRPr="00000000">
        <w:rPr>
          <w:rFonts w:ascii="Arial" w:cs="Arial" w:eastAsia="Arial" w:hAnsi="Arial"/>
          <w:sz w:val="22"/>
          <w:szCs w:val="22"/>
          <w:rtl w:val="0"/>
        </w:rPr>
        <w:t xml:space="preserve"> from the perspective of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5A">
      <w:pPr>
        <w:spacing w:after="0" w:before="0" w:lineRule="auto"/>
        <w:rPr>
          <w:rFonts w:ascii="Arial" w:cs="Arial" w:eastAsia="Arial" w:hAnsi="Arial"/>
        </w:rPr>
      </w:pPr>
      <w:r w:rsidDel="00000000" w:rsidR="00000000" w:rsidRPr="00000000">
        <w:rPr>
          <w:i w:val="1"/>
          <w:sz w:val="19"/>
          <w:szCs w:val="19"/>
          <w:rtl w:val="0"/>
        </w:rPr>
        <w:t xml:space="preserve">Figure 4-7 – Client States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5"/>
        <w:gridCol w:w="5565"/>
        <w:gridCol w:w="1980"/>
        <w:tblGridChange w:id="0">
          <w:tblGrid>
            <w:gridCol w:w="1815"/>
            <w:gridCol w:w="5565"/>
            <w:gridCol w:w="1980"/>
          </w:tblGrid>
        </w:tblGridChange>
      </w:tblGrid>
      <w:tr>
        <w:trPr>
          <w:cantSplit w:val="0"/>
          <w:tblHeader w:val="0"/>
        </w:trPr>
        <w:tc>
          <w:tcPr>
            <w:shd w:fill="cfe2f3" w:val="clear"/>
          </w:tcPr>
          <w:p w:rsidR="00000000" w:rsidDel="00000000" w:rsidP="00000000" w:rsidRDefault="00000000" w:rsidRPr="00000000" w14:paraId="00000A5B">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State</w:t>
            </w:r>
          </w:p>
        </w:tc>
        <w:tc>
          <w:tcPr>
            <w:shd w:fill="cfe2f3" w:val="clear"/>
          </w:tcPr>
          <w:p w:rsidR="00000000" w:rsidDel="00000000" w:rsidP="00000000" w:rsidRDefault="00000000" w:rsidRPr="00000000" w14:paraId="00000A5C">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State Description</w:t>
            </w:r>
          </w:p>
        </w:tc>
        <w:tc>
          <w:tcPr>
            <w:shd w:fill="cfe2f3" w:val="clear"/>
          </w:tcPr>
          <w:p w:rsidR="00000000" w:rsidDel="00000000" w:rsidP="00000000" w:rsidRDefault="00000000" w:rsidRPr="00000000" w14:paraId="00000A5D">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Possible Transitions</w:t>
            </w:r>
          </w:p>
        </w:tc>
      </w:tr>
      <w:tr>
        <w:trPr>
          <w:cantSplit w:val="0"/>
          <w:tblHeader w:val="0"/>
        </w:trPr>
        <w:tc>
          <w:tcPr>
            <w:shd w:fill="d9d9d9" w:val="clear"/>
          </w:tcPr>
          <w:p w:rsidR="00000000" w:rsidDel="00000000" w:rsidP="00000000" w:rsidRDefault="00000000" w:rsidRPr="00000000" w14:paraId="00000A5E">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None</w:t>
            </w:r>
          </w:p>
        </w:tc>
        <w:tc>
          <w:tcPr/>
          <w:p w:rsidR="00000000" w:rsidDel="00000000" w:rsidP="00000000" w:rsidRDefault="00000000" w:rsidRPr="00000000" w14:paraId="00000A5F">
            <w:pPr>
              <w:rPr>
                <w:rFonts w:ascii="Arial" w:cs="Arial" w:eastAsia="Arial" w:hAnsi="Arial"/>
              </w:rPr>
            </w:pPr>
            <w:r w:rsidDel="00000000" w:rsidR="00000000" w:rsidRPr="00000000">
              <w:rPr>
                <w:rFonts w:ascii="Arial" w:cs="Arial" w:eastAsia="Arial" w:hAnsi="Arial"/>
                <w:rtl w:val="0"/>
              </w:rPr>
              <w:t xml:space="preserve">The Client is unknown to the Server. There is no Session State nor Virtual Connection.</w:t>
            </w:r>
          </w:p>
          <w:p w:rsidR="00000000" w:rsidDel="00000000" w:rsidP="00000000" w:rsidRDefault="00000000" w:rsidRPr="00000000" w14:paraId="00000A60">
            <w:pPr>
              <w:rPr>
                <w:rFonts w:ascii="Arial" w:cs="Arial" w:eastAsia="Arial" w:hAnsi="Arial"/>
              </w:rPr>
            </w:pPr>
            <w:r w:rsidDel="00000000" w:rsidR="00000000" w:rsidRPr="00000000">
              <w:rPr>
                <w:rFonts w:ascii="Arial" w:cs="Arial" w:eastAsia="Arial" w:hAnsi="Arial"/>
                <w:rtl w:val="0"/>
              </w:rPr>
              <w:t xml:space="preserve">A Client may transition from here to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with a CONNECT.</w:t>
            </w:r>
            <w:r w:rsidDel="00000000" w:rsidR="00000000" w:rsidRPr="00000000">
              <w:rPr>
                <w:rtl w:val="0"/>
              </w:rPr>
            </w:r>
          </w:p>
        </w:tc>
        <w:tc>
          <w:tcPr/>
          <w:p w:rsidR="00000000" w:rsidDel="00000000" w:rsidP="00000000" w:rsidRDefault="00000000" w:rsidRPr="00000000" w14:paraId="00000A61">
            <w:pPr>
              <w:rPr>
                <w:rFonts w:ascii="Arial" w:cs="Arial" w:eastAsia="Arial" w:hAnsi="Arial"/>
                <w:b w:val="1"/>
              </w:rPr>
            </w:pPr>
            <w:r w:rsidDel="00000000" w:rsidR="00000000" w:rsidRPr="00000000">
              <w:rPr>
                <w:rFonts w:ascii="Arial" w:cs="Arial" w:eastAsia="Arial" w:hAnsi="Arial"/>
                <w:b w:val="1"/>
                <w:rtl w:val="0"/>
              </w:rPr>
              <w:t xml:space="preserve">Active</w:t>
            </w:r>
          </w:p>
        </w:tc>
      </w:tr>
      <w:tr>
        <w:trPr>
          <w:cantSplit w:val="0"/>
          <w:tblHeader w:val="0"/>
        </w:trPr>
        <w:tc>
          <w:tcPr>
            <w:shd w:fill="d9d9d9" w:val="clear"/>
          </w:tcPr>
          <w:p w:rsidR="00000000" w:rsidDel="00000000" w:rsidP="00000000" w:rsidRDefault="00000000" w:rsidRPr="00000000" w14:paraId="00000A62">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Disconnected</w:t>
            </w:r>
          </w:p>
        </w:tc>
        <w:tc>
          <w:tcPr/>
          <w:p w:rsidR="00000000" w:rsidDel="00000000" w:rsidP="00000000" w:rsidRDefault="00000000" w:rsidRPr="00000000" w14:paraId="00000A63">
            <w:pPr>
              <w:rPr>
                <w:rFonts w:ascii="Arial" w:cs="Arial" w:eastAsia="Arial" w:hAnsi="Arial"/>
                <w:b w:val="1"/>
              </w:rPr>
            </w:pPr>
            <w:r w:rsidDel="00000000" w:rsidR="00000000" w:rsidRPr="00000000">
              <w:rPr>
                <w:rFonts w:ascii="Arial" w:cs="Arial" w:eastAsia="Arial" w:hAnsi="Arial"/>
                <w:rtl w:val="0"/>
              </w:rPr>
              <w:t xml:space="preserve">The Client is considered offline and not able to receive packets until it has re-established a session with the Server by way of a CONNECT. The Server has Session state for this Client, but there is no Virtual Connection.</w:t>
            </w:r>
            <w:r w:rsidDel="00000000" w:rsidR="00000000" w:rsidRPr="00000000">
              <w:rPr>
                <w:rtl w:val="0"/>
              </w:rPr>
            </w:r>
          </w:p>
          <w:p w:rsidR="00000000" w:rsidDel="00000000" w:rsidP="00000000" w:rsidRDefault="00000000" w:rsidRPr="00000000" w14:paraId="00000A64">
            <w:pPr>
              <w:rPr>
                <w:rFonts w:ascii="Arial" w:cs="Arial" w:eastAsia="Arial" w:hAnsi="Arial"/>
                <w:b w:val="1"/>
              </w:rPr>
            </w:pPr>
            <w:r w:rsidDel="00000000" w:rsidR="00000000" w:rsidRPr="00000000">
              <w:rPr>
                <w:rFonts w:ascii="Arial" w:cs="Arial" w:eastAsia="Arial" w:hAnsi="Arial"/>
                <w:rtl w:val="0"/>
              </w:rPr>
              <w:t xml:space="preserve">A Client may transition from here to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with a CONNECT, or to </w:t>
            </w:r>
            <w:r w:rsidDel="00000000" w:rsidR="00000000" w:rsidRPr="00000000">
              <w:rPr>
                <w:rFonts w:ascii="Arial" w:cs="Arial" w:eastAsia="Arial" w:hAnsi="Arial"/>
                <w:b w:val="1"/>
                <w:rtl w:val="0"/>
              </w:rPr>
              <w:t xml:space="preserve">None</w:t>
            </w:r>
            <w:r w:rsidDel="00000000" w:rsidR="00000000" w:rsidRPr="00000000">
              <w:rPr>
                <w:rFonts w:ascii="Arial" w:cs="Arial" w:eastAsia="Arial" w:hAnsi="Arial"/>
                <w:rtl w:val="0"/>
              </w:rPr>
              <w:t xml:space="preserve"> on Session expiry.</w:t>
            </w:r>
            <w:r w:rsidDel="00000000" w:rsidR="00000000" w:rsidRPr="00000000">
              <w:rPr>
                <w:rtl w:val="0"/>
              </w:rPr>
            </w:r>
          </w:p>
        </w:tc>
        <w:tc>
          <w:tcPr/>
          <w:p w:rsidR="00000000" w:rsidDel="00000000" w:rsidP="00000000" w:rsidRDefault="00000000" w:rsidRPr="00000000" w14:paraId="00000A65">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0A66">
            <w:pPr>
              <w:rPr>
                <w:rFonts w:ascii="Arial" w:cs="Arial" w:eastAsia="Arial" w:hAnsi="Arial"/>
                <w:b w:val="1"/>
              </w:rPr>
            </w:pPr>
            <w:r w:rsidDel="00000000" w:rsidR="00000000" w:rsidRPr="00000000">
              <w:rPr>
                <w:rFonts w:ascii="Arial" w:cs="Arial" w:eastAsia="Arial" w:hAnsi="Arial"/>
                <w:b w:val="1"/>
                <w:rtl w:val="0"/>
              </w:rPr>
              <w:t xml:space="preserve">None</w:t>
            </w:r>
          </w:p>
        </w:tc>
      </w:tr>
      <w:tr>
        <w:trPr>
          <w:cantSplit w:val="0"/>
          <w:tblHeader w:val="0"/>
        </w:trPr>
        <w:tc>
          <w:tcPr>
            <w:shd w:fill="d9d9d9" w:val="clear"/>
          </w:tcPr>
          <w:p w:rsidR="00000000" w:rsidDel="00000000" w:rsidP="00000000" w:rsidRDefault="00000000" w:rsidRPr="00000000" w14:paraId="00000A67">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Active</w:t>
            </w:r>
          </w:p>
        </w:tc>
        <w:tc>
          <w:tcPr/>
          <w:p w:rsidR="00000000" w:rsidDel="00000000" w:rsidP="00000000" w:rsidRDefault="00000000" w:rsidRPr="00000000" w14:paraId="00000A68">
            <w:pPr>
              <w:rPr>
                <w:rFonts w:ascii="Arial" w:cs="Arial" w:eastAsia="Arial" w:hAnsi="Arial"/>
              </w:rPr>
            </w:pPr>
            <w:r w:rsidDel="00000000" w:rsidR="00000000" w:rsidRPr="00000000">
              <w:rPr>
                <w:rFonts w:ascii="Arial" w:cs="Arial" w:eastAsia="Arial" w:hAnsi="Arial"/>
                <w:rtl w:val="0"/>
              </w:rPr>
              <w:t xml:space="preserve">The Client is actively engaged in the Session. A Virtual Connection exists. It should be able to send and receive packets. Its state is supervised by the Server with the associated Keep Alive timer.</w:t>
            </w:r>
          </w:p>
          <w:p w:rsidR="00000000" w:rsidDel="00000000" w:rsidP="00000000" w:rsidRDefault="00000000" w:rsidRPr="00000000" w14:paraId="00000A69">
            <w:pPr>
              <w:rPr>
                <w:rFonts w:ascii="Arial" w:cs="Arial" w:eastAsia="Arial" w:hAnsi="Arial"/>
              </w:rPr>
            </w:pPr>
            <w:r w:rsidDel="00000000" w:rsidR="00000000" w:rsidRPr="00000000">
              <w:rPr>
                <w:rFonts w:ascii="Arial" w:cs="Arial" w:eastAsia="Arial" w:hAnsi="Arial"/>
                <w:rtl w:val="0"/>
              </w:rPr>
              <w:t xml:space="preserve">A Client may transition from here to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by way of a SLEEPREQ or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a DISCONNECT, Keep Alive timeout or Retry timeout</w:t>
            </w:r>
            <w:r w:rsidDel="00000000" w:rsidR="00000000" w:rsidRPr="00000000">
              <w:rPr>
                <w:rFonts w:ascii="Arial" w:cs="Arial" w:eastAsia="Arial" w:hAnsi="Arial"/>
                <w:b w:val="1"/>
                <w:rtl w:val="0"/>
              </w:rPr>
              <w:t xml:space="preserve">.</w:t>
            </w:r>
            <w:r w:rsidDel="00000000" w:rsidR="00000000" w:rsidRPr="00000000">
              <w:rPr>
                <w:rtl w:val="0"/>
              </w:rPr>
            </w:r>
          </w:p>
        </w:tc>
        <w:tc>
          <w:tcPr/>
          <w:p w:rsidR="00000000" w:rsidDel="00000000" w:rsidP="00000000" w:rsidRDefault="00000000" w:rsidRPr="00000000" w14:paraId="00000A6A">
            <w:pPr>
              <w:rPr>
                <w:rFonts w:ascii="Arial" w:cs="Arial" w:eastAsia="Arial" w:hAnsi="Arial"/>
                <w:b w:val="1"/>
              </w:rPr>
            </w:pPr>
            <w:r w:rsidDel="00000000" w:rsidR="00000000" w:rsidRPr="00000000">
              <w:rPr>
                <w:rFonts w:ascii="Arial" w:cs="Arial" w:eastAsia="Arial" w:hAnsi="Arial"/>
                <w:b w:val="1"/>
                <w:rtl w:val="0"/>
              </w:rPr>
              <w:t xml:space="preserve">Asleep</w:t>
            </w:r>
          </w:p>
          <w:p w:rsidR="00000000" w:rsidDel="00000000" w:rsidP="00000000" w:rsidRDefault="00000000" w:rsidRPr="00000000" w14:paraId="00000A6B">
            <w:pPr>
              <w:rPr>
                <w:rFonts w:ascii="Arial" w:cs="Arial" w:eastAsia="Arial" w:hAnsi="Arial"/>
                <w:b w:val="1"/>
              </w:rPr>
            </w:pPr>
            <w:r w:rsidDel="00000000" w:rsidR="00000000" w:rsidRPr="00000000">
              <w:rPr>
                <w:rFonts w:ascii="Arial" w:cs="Arial" w:eastAsia="Arial" w:hAnsi="Arial"/>
                <w:b w:val="1"/>
                <w:rtl w:val="0"/>
              </w:rPr>
              <w:t xml:space="preserve">Disconnected</w:t>
            </w:r>
          </w:p>
        </w:tc>
      </w:tr>
      <w:tr>
        <w:trPr>
          <w:cantSplit w:val="0"/>
          <w:tblHeader w:val="0"/>
        </w:trPr>
        <w:tc>
          <w:tcPr>
            <w:shd w:fill="d9d9d9" w:val="clear"/>
          </w:tcPr>
          <w:p w:rsidR="00000000" w:rsidDel="00000000" w:rsidP="00000000" w:rsidRDefault="00000000" w:rsidRPr="00000000" w14:paraId="00000A6C">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Asleep</w:t>
            </w:r>
            <w:r w:rsidDel="00000000" w:rsidR="00000000" w:rsidRPr="00000000">
              <w:rPr>
                <w:rtl w:val="0"/>
              </w:rPr>
            </w:r>
          </w:p>
        </w:tc>
        <w:tc>
          <w:tcPr/>
          <w:p w:rsidR="00000000" w:rsidDel="00000000" w:rsidP="00000000" w:rsidRDefault="00000000" w:rsidRPr="00000000" w14:paraId="00000A6D">
            <w:pPr>
              <w:rPr>
                <w:rFonts w:ascii="Arial" w:cs="Arial" w:eastAsia="Arial" w:hAnsi="Arial"/>
              </w:rPr>
            </w:pPr>
            <w:r w:rsidDel="00000000" w:rsidR="00000000" w:rsidRPr="00000000">
              <w:rPr>
                <w:rFonts w:ascii="Arial" w:cs="Arial" w:eastAsia="Arial" w:hAnsi="Arial"/>
                <w:rtl w:val="0"/>
              </w:rPr>
              <w:t xml:space="preserve">The Client is engaged in an ongoing Session, and a Virtual Connection exists. The Client cannot receive Packets (except possibly the WAKEUP hint); it can send Packets. The Server should not expect a response from the client in this state.</w:t>
            </w:r>
          </w:p>
          <w:p w:rsidR="00000000" w:rsidDel="00000000" w:rsidP="00000000" w:rsidRDefault="00000000" w:rsidRPr="00000000" w14:paraId="00000A6E">
            <w:pPr>
              <w:rPr>
                <w:rFonts w:ascii="Arial" w:cs="Arial" w:eastAsia="Arial" w:hAnsi="Arial"/>
              </w:rPr>
            </w:pPr>
            <w:r w:rsidDel="00000000" w:rsidR="00000000" w:rsidRPr="00000000">
              <w:rPr>
                <w:rFonts w:ascii="Arial" w:cs="Arial" w:eastAsia="Arial" w:hAnsi="Arial"/>
                <w:rtl w:val="0"/>
              </w:rPr>
              <w:t xml:space="preserve">A Client may transition from here to </w:t>
            </w:r>
            <w:r w:rsidDel="00000000" w:rsidR="00000000" w:rsidRPr="00000000">
              <w:rPr>
                <w:rFonts w:ascii="Arial" w:cs="Arial" w:eastAsia="Arial" w:hAnsi="Arial"/>
                <w:b w:val="1"/>
                <w:rtl w:val="0"/>
              </w:rPr>
              <w:t xml:space="preserve">Awake </w:t>
            </w:r>
            <w:r w:rsidDel="00000000" w:rsidR="00000000" w:rsidRPr="00000000">
              <w:rPr>
                <w:rFonts w:ascii="Arial" w:cs="Arial" w:eastAsia="Arial" w:hAnsi="Arial"/>
                <w:rtl w:val="0"/>
              </w:rPr>
              <w:t xml:space="preserve">(by way of PINGREQ),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by way of CONNECT,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Sleep timeout or </w:t>
            </w:r>
            <w:r w:rsidDel="00000000" w:rsidR="00000000" w:rsidRPr="00000000">
              <w:rPr>
                <w:rFonts w:ascii="Arial" w:cs="Arial" w:eastAsia="Arial" w:hAnsi="Arial"/>
                <w:rtl w:val="0"/>
              </w:rPr>
              <w:t xml:space="preserve">Retry timeout</w:t>
            </w:r>
            <w:r w:rsidDel="00000000" w:rsidR="00000000" w:rsidRPr="00000000">
              <w:rPr>
                <w:rFonts w:ascii="Arial" w:cs="Arial" w:eastAsia="Arial" w:hAnsi="Arial"/>
                <w:rtl w:val="0"/>
              </w:rPr>
              <w:t xml:space="preserve">). </w:t>
            </w:r>
          </w:p>
          <w:p w:rsidR="00000000" w:rsidDel="00000000" w:rsidP="00000000" w:rsidRDefault="00000000" w:rsidRPr="00000000" w14:paraId="00000A6F">
            <w:pPr>
              <w:rPr>
                <w:rFonts w:ascii="Arial" w:cs="Arial" w:eastAsia="Arial" w:hAnsi="Arial"/>
              </w:rPr>
            </w:pPr>
            <w:r w:rsidDel="00000000" w:rsidR="00000000" w:rsidRPr="00000000">
              <w:rPr>
                <w:rFonts w:ascii="Arial" w:cs="Arial" w:eastAsia="Arial" w:hAnsi="Arial"/>
                <w:rtl w:val="0"/>
              </w:rPr>
              <w:t xml:space="preserve">The Server may send a WAKEUP packet to the Client, as an indication that messages are waiting - it is up to the Client to act, if it is even able to notice it.</w:t>
            </w:r>
          </w:p>
        </w:tc>
        <w:tc>
          <w:tcPr/>
          <w:p w:rsidR="00000000" w:rsidDel="00000000" w:rsidP="00000000" w:rsidRDefault="00000000" w:rsidRPr="00000000" w14:paraId="00000A70">
            <w:pPr>
              <w:rPr>
                <w:rFonts w:ascii="Arial" w:cs="Arial" w:eastAsia="Arial" w:hAnsi="Arial"/>
                <w:b w:val="1"/>
              </w:rPr>
            </w:pPr>
            <w:r w:rsidDel="00000000" w:rsidR="00000000" w:rsidRPr="00000000">
              <w:rPr>
                <w:rFonts w:ascii="Arial" w:cs="Arial" w:eastAsia="Arial" w:hAnsi="Arial"/>
                <w:b w:val="1"/>
                <w:rtl w:val="0"/>
              </w:rPr>
              <w:t xml:space="preserve">Awake</w:t>
            </w:r>
          </w:p>
          <w:p w:rsidR="00000000" w:rsidDel="00000000" w:rsidP="00000000" w:rsidRDefault="00000000" w:rsidRPr="00000000" w14:paraId="00000A71">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0A72">
            <w:pPr>
              <w:rPr>
                <w:rFonts w:ascii="Arial" w:cs="Arial" w:eastAsia="Arial" w:hAnsi="Arial"/>
                <w:b w:val="1"/>
              </w:rPr>
            </w:pPr>
            <w:r w:rsidDel="00000000" w:rsidR="00000000" w:rsidRPr="00000000">
              <w:rPr>
                <w:rFonts w:ascii="Arial" w:cs="Arial" w:eastAsia="Arial" w:hAnsi="Arial"/>
                <w:b w:val="1"/>
                <w:rtl w:val="0"/>
              </w:rPr>
              <w:t xml:space="preserve">Disconnected</w:t>
            </w:r>
          </w:p>
        </w:tc>
      </w:tr>
      <w:tr>
        <w:trPr>
          <w:cantSplit w:val="0"/>
          <w:tblHeader w:val="0"/>
        </w:trPr>
        <w:tc>
          <w:tcPr>
            <w:shd w:fill="d9d9d9" w:val="clear"/>
          </w:tcPr>
          <w:p w:rsidR="00000000" w:rsidDel="00000000" w:rsidP="00000000" w:rsidRDefault="00000000" w:rsidRPr="00000000" w14:paraId="00000A73">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Awake</w:t>
            </w:r>
          </w:p>
        </w:tc>
        <w:tc>
          <w:tcPr/>
          <w:p w:rsidR="00000000" w:rsidDel="00000000" w:rsidP="00000000" w:rsidRDefault="00000000" w:rsidRPr="00000000" w14:paraId="00000A74">
            <w:pPr>
              <w:rPr>
                <w:rFonts w:ascii="Arial" w:cs="Arial" w:eastAsia="Arial" w:hAnsi="Arial"/>
              </w:rPr>
            </w:pPr>
            <w:r w:rsidDel="00000000" w:rsidR="00000000" w:rsidRPr="00000000">
              <w:rPr>
                <w:rFonts w:ascii="Arial" w:cs="Arial" w:eastAsia="Arial" w:hAnsi="Arial"/>
                <w:rtl w:val="0"/>
              </w:rPr>
              <w:t xml:space="preserve">The Client is </w:t>
            </w:r>
            <w:r w:rsidDel="00000000" w:rsidR="00000000" w:rsidRPr="00000000">
              <w:rPr>
                <w:rFonts w:ascii="Arial" w:cs="Arial" w:eastAsia="Arial" w:hAnsi="Arial"/>
                <w:rtl w:val="0"/>
              </w:rPr>
              <w:t xml:space="preserve">partially </w:t>
            </w:r>
            <w:r w:rsidDel="00000000" w:rsidR="00000000" w:rsidRPr="00000000">
              <w:rPr>
                <w:rFonts w:ascii="Arial" w:cs="Arial" w:eastAsia="Arial" w:hAnsi="Arial"/>
                <w:rtl w:val="0"/>
              </w:rPr>
              <w:t xml:space="preserve">engaged in an ongoing session and a Virtual Connection exists.</w:t>
            </w:r>
          </w:p>
          <w:p w:rsidR="00000000" w:rsidDel="00000000" w:rsidP="00000000" w:rsidRDefault="00000000" w:rsidRPr="00000000" w14:paraId="00000A75">
            <w:pPr>
              <w:rPr>
                <w:rFonts w:ascii="Arial" w:cs="Arial" w:eastAsia="Arial" w:hAnsi="Arial"/>
              </w:rPr>
            </w:pPr>
            <w:r w:rsidDel="00000000" w:rsidR="00000000" w:rsidRPr="00000000">
              <w:rPr>
                <w:rFonts w:ascii="Arial" w:cs="Arial" w:eastAsia="Arial" w:hAnsi="Arial"/>
                <w:rtl w:val="0"/>
              </w:rPr>
              <w:t xml:space="preserve">The client transitions back to the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state on receipt of a PINGRESP packet or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or on Keep Alive or </w:t>
            </w:r>
            <w:r w:rsidDel="00000000" w:rsidR="00000000" w:rsidRPr="00000000">
              <w:rPr>
                <w:rFonts w:ascii="Arial" w:cs="Arial" w:eastAsia="Arial" w:hAnsi="Arial"/>
                <w:rtl w:val="0"/>
              </w:rPr>
              <w:t xml:space="preserve">Retry timeout</w:t>
            </w:r>
            <w:r w:rsidDel="00000000" w:rsidR="00000000" w:rsidRPr="00000000">
              <w:rPr>
                <w:rFonts w:ascii="Arial" w:cs="Arial" w:eastAsia="Arial" w:hAnsi="Arial"/>
                <w:rtl w:val="0"/>
              </w:rPr>
              <w:t xml:space="preserve"> for the possible PUBACK, PUBREL, PUBREC, PUBCOMP or REGACK packets to be received from the Client). The Client may also move to the </w:t>
            </w:r>
            <w:r w:rsidDel="00000000" w:rsidR="00000000" w:rsidRPr="00000000">
              <w:rPr>
                <w:rFonts w:ascii="Arial" w:cs="Arial" w:eastAsia="Arial" w:hAnsi="Arial"/>
                <w:b w:val="1"/>
                <w:rtl w:val="0"/>
              </w:rPr>
              <w:t xml:space="preserve">Active </w:t>
            </w:r>
            <w:r w:rsidDel="00000000" w:rsidR="00000000" w:rsidRPr="00000000">
              <w:rPr>
                <w:rFonts w:ascii="Arial" w:cs="Arial" w:eastAsia="Arial" w:hAnsi="Arial"/>
                <w:rtl w:val="0"/>
              </w:rPr>
              <w:t xml:space="preserve">state by way of CONNECT.</w:t>
            </w:r>
          </w:p>
        </w:tc>
        <w:tc>
          <w:tcPr/>
          <w:p w:rsidR="00000000" w:rsidDel="00000000" w:rsidP="00000000" w:rsidRDefault="00000000" w:rsidRPr="00000000" w14:paraId="00000A76">
            <w:pPr>
              <w:rPr>
                <w:rFonts w:ascii="Arial" w:cs="Arial" w:eastAsia="Arial" w:hAnsi="Arial"/>
                <w:b w:val="1"/>
              </w:rPr>
            </w:pPr>
            <w:r w:rsidDel="00000000" w:rsidR="00000000" w:rsidRPr="00000000">
              <w:rPr>
                <w:rFonts w:ascii="Arial" w:cs="Arial" w:eastAsia="Arial" w:hAnsi="Arial"/>
                <w:b w:val="1"/>
                <w:rtl w:val="0"/>
              </w:rPr>
              <w:t xml:space="preserve">Asleep</w:t>
            </w:r>
          </w:p>
          <w:p w:rsidR="00000000" w:rsidDel="00000000" w:rsidP="00000000" w:rsidRDefault="00000000" w:rsidRPr="00000000" w14:paraId="00000A77">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0A78">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0A79">
            <w:pPr>
              <w:rPr>
                <w:rFonts w:ascii="Arial" w:cs="Arial" w:eastAsia="Arial" w:hAnsi="Arial"/>
                <w:b w:val="1"/>
              </w:rPr>
            </w:pPr>
            <w:r w:rsidDel="00000000" w:rsidR="00000000" w:rsidRPr="00000000">
              <w:rPr>
                <w:rtl w:val="0"/>
              </w:rPr>
            </w:r>
          </w:p>
        </w:tc>
      </w:tr>
    </w:tbl>
    <w:p w:rsidR="00000000" w:rsidDel="00000000" w:rsidP="00000000" w:rsidRDefault="00000000" w:rsidRPr="00000000" w14:paraId="00000A7A">
      <w:pPr>
        <w:spacing w:line="276" w:lineRule="auto"/>
        <w:rPr>
          <w:rFonts w:ascii="Arial" w:cs="Arial" w:eastAsia="Arial" w:hAnsi="Arial"/>
          <w:b w:val="1"/>
          <w:sz w:val="22"/>
          <w:szCs w:val="22"/>
          <w:highlight w:val="yellow"/>
        </w:rPr>
      </w:pPr>
      <w:r w:rsidDel="00000000" w:rsidR="00000000" w:rsidRPr="00000000">
        <w:rPr>
          <w:rFonts w:ascii="Arial" w:cs="Arial" w:eastAsia="Arial" w:hAnsi="Arial"/>
          <w:sz w:val="22"/>
          <w:szCs w:val="22"/>
          <w:highlight w:val="yellow"/>
          <w:rtl w:val="0"/>
        </w:rPr>
        <w:t xml:space="preserve">A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b w:val="1"/>
          <w:sz w:val="22"/>
          <w:szCs w:val="22"/>
          <w:highlight w:val="yellow"/>
          <w:rtl w:val="0"/>
        </w:rPr>
        <w:t xml:space="preserve">MUST NOT</w:t>
      </w:r>
      <w:r w:rsidDel="00000000" w:rsidR="00000000" w:rsidRPr="00000000">
        <w:rPr>
          <w:rFonts w:ascii="Arial" w:cs="Arial" w:eastAsia="Arial" w:hAnsi="Arial"/>
          <w:sz w:val="22"/>
          <w:szCs w:val="22"/>
          <w:highlight w:val="yellow"/>
          <w:rtl w:val="0"/>
        </w:rPr>
        <w:t xml:space="preserve"> attempt to send packets to a Disconnected Client</w:t>
      </w:r>
      <w:r w:rsidDel="00000000" w:rsidR="00000000" w:rsidRPr="00000000">
        <w:rPr>
          <w:b w:val="1"/>
          <w:highlight w:val="yellow"/>
          <w:rtl w:val="0"/>
        </w:rPr>
        <w:t xml:space="preserve"> </w:t>
      </w:r>
      <w:r w:rsidDel="00000000" w:rsidR="00000000" w:rsidRPr="00000000">
        <w:rPr>
          <w:color w:val="ff0000"/>
          <w:rtl w:val="0"/>
        </w:rPr>
        <w:t xml:space="preserve">[MQTT-SN-4.14-1]</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A7B">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Any packet except CONNECT received from a Disconnected Client MUST NOT be processed</w:t>
      </w:r>
      <w:r w:rsidDel="00000000" w:rsidR="00000000" w:rsidRPr="00000000">
        <w:rPr>
          <w:highlight w:val="yellow"/>
          <w:rtl w:val="0"/>
        </w:rPr>
        <w:t xml:space="preserve"> </w:t>
      </w:r>
      <w:r w:rsidDel="00000000" w:rsidR="00000000" w:rsidRPr="00000000">
        <w:rPr>
          <w:color w:val="ff0000"/>
          <w:rtl w:val="0"/>
        </w:rPr>
        <w:t xml:space="preserve">[MQTT-SN-4.14-2]</w:t>
      </w:r>
      <w:r w:rsidDel="00000000" w:rsidR="00000000" w:rsidRPr="00000000">
        <w:rPr>
          <w:rtl w:val="0"/>
        </w:rPr>
        <w:t xml:space="preserve">. </w:t>
      </w:r>
      <w:r w:rsidDel="00000000" w:rsidR="00000000" w:rsidRPr="00000000">
        <w:rPr>
          <w:rFonts w:ascii="Arial" w:cs="Arial" w:eastAsia="Arial" w:hAnsi="Arial"/>
          <w:sz w:val="22"/>
          <w:szCs w:val="22"/>
          <w:rtl w:val="0"/>
        </w:rPr>
        <w:t xml:space="preserve">A DISCONNECT with error should be sent in response, unless the packet received is PUBWOS.</w:t>
      </w:r>
    </w:p>
    <w:p w:rsidR="00000000" w:rsidDel="00000000" w:rsidP="00000000" w:rsidRDefault="00000000" w:rsidRPr="00000000" w14:paraId="00000A7C">
      <w:pPr>
        <w:spacing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In the Asleep state, a Client MUST only send PINGREQ, CONNECT or DISCONNECT packets to the </w:t>
      </w:r>
      <w:r w:rsidDel="00000000" w:rsidR="00000000" w:rsidRPr="00000000">
        <w:rPr>
          <w:highlight w:val="yellow"/>
          <w:rtl w:val="0"/>
        </w:rPr>
        <w:t xml:space="preserve">Server </w:t>
      </w:r>
      <w:r w:rsidDel="00000000" w:rsidR="00000000" w:rsidRPr="00000000">
        <w:rPr>
          <w:color w:val="ff0000"/>
          <w:rtl w:val="0"/>
        </w:rPr>
        <w:t xml:space="preserve">[MQTT-SN-4.14-3]</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A7D">
      <w:pPr>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In the Awake state, a Client MUST not send ANY packets other than those involved in the receipt of PUBLISH packets (PUBACK, PUBREC, PUBCOMP, REGACK) or CONNECT or DISCONNECT</w:t>
      </w:r>
      <w:r w:rsidDel="00000000" w:rsidR="00000000" w:rsidRPr="00000000">
        <w:rPr>
          <w:rtl w:val="0"/>
        </w:rPr>
        <w:t xml:space="preserve"> </w:t>
      </w:r>
      <w:r w:rsidDel="00000000" w:rsidR="00000000" w:rsidRPr="00000000">
        <w:rPr>
          <w:color w:val="ff0000"/>
          <w:rtl w:val="0"/>
        </w:rPr>
        <w:t xml:space="preserve">[MQTT-SN-4.14-4]</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A7E">
      <w:pPr>
        <w:rPr>
          <w:highlight w:val="yellow"/>
        </w:rPr>
      </w:pPr>
      <w:r w:rsidDel="00000000" w:rsidR="00000000" w:rsidRPr="00000000">
        <w:rPr>
          <w:highlight w:val="yellow"/>
          <w:rtl w:val="0"/>
        </w:rPr>
        <w:t xml:space="preserve">Whenever a CONNECT is received by a Server, any existing Virtual Connection for that Client MUST be deleted and a new one created with all CONNECT Packet processing, regardless of the state of the Client </w:t>
      </w:r>
      <w:r w:rsidDel="00000000" w:rsidR="00000000" w:rsidRPr="00000000">
        <w:rPr>
          <w:color w:val="ff0000"/>
          <w:rtl w:val="0"/>
        </w:rPr>
        <w:t xml:space="preserve">[MQTT-SN-4.14-5]</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A7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Transition through these states is governed by a sequence of packets between Client and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and mediated by </w:t>
      </w:r>
      <w:hyperlink w:anchor="_heading=h.qfa0p4gzzbmu">
        <w:r w:rsidDel="00000000" w:rsidR="00000000" w:rsidRPr="00000000">
          <w:rPr>
            <w:rFonts w:ascii="Arial" w:cs="Arial" w:eastAsia="Arial" w:hAnsi="Arial"/>
            <w:color w:val="1155cc"/>
            <w:sz w:val="22"/>
            <w:szCs w:val="22"/>
            <w:u w:val="single"/>
            <w:rtl w:val="0"/>
          </w:rPr>
          <w:t xml:space="preserve">timers</w:t>
        </w:r>
      </w:hyperlink>
      <w:r w:rsidDel="00000000" w:rsidR="00000000" w:rsidRPr="00000000">
        <w:rPr>
          <w:rFonts w:ascii="Arial" w:cs="Arial" w:eastAsia="Arial" w:hAnsi="Arial"/>
          <w:sz w:val="22"/>
          <w:szCs w:val="22"/>
          <w:rtl w:val="0"/>
        </w:rPr>
        <w:t xml:space="preserve"> resident on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 Client is in the Active</w:t>
      </w:r>
      <w:r w:rsidDel="00000000" w:rsidR="00000000" w:rsidRPr="00000000">
        <w:rPr>
          <w:rFonts w:ascii="Arial" w:cs="Arial" w:eastAsia="Arial" w:hAnsi="Arial"/>
          <w:i w:val="1"/>
          <w:sz w:val="22"/>
          <w:szCs w:val="22"/>
          <w:rtl w:val="0"/>
        </w:rPr>
        <w:t xml:space="preserve"> </w:t>
      </w:r>
      <w:r w:rsidDel="00000000" w:rsidR="00000000" w:rsidRPr="00000000">
        <w:rPr>
          <w:rFonts w:ascii="Arial" w:cs="Arial" w:eastAsia="Arial" w:hAnsi="Arial"/>
          <w:sz w:val="22"/>
          <w:szCs w:val="22"/>
          <w:rtl w:val="0"/>
        </w:rPr>
        <w:t xml:space="preserve">state when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receives a CONNECT packet from that Client. This state is supervised by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with the </w:t>
      </w:r>
      <w:hyperlink w:anchor="_heading=h.4h042r0">
        <w:r w:rsidDel="00000000" w:rsidR="00000000" w:rsidRPr="00000000">
          <w:rPr>
            <w:color w:val="1155cc"/>
            <w:u w:val="single"/>
            <w:rtl w:val="0"/>
          </w:rPr>
          <w:t xml:space="preserve">3.1.6 Keep Alive</w:t>
        </w:r>
      </w:hyperlink>
      <w:r w:rsidDel="00000000" w:rsidR="00000000" w:rsidRPr="00000000">
        <w:rPr>
          <w:rFonts w:ascii="Arial" w:cs="Arial" w:eastAsia="Arial" w:hAnsi="Arial"/>
          <w:sz w:val="22"/>
          <w:szCs w:val="22"/>
          <w:rtl w:val="0"/>
        </w:rPr>
        <w:t xml:space="preserve"> timer. If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does not receive any packet from the Client in a defined perio</w:t>
      </w:r>
      <w:r w:rsidDel="00000000" w:rsidR="00000000" w:rsidRPr="00000000">
        <w:rPr>
          <w:rtl w:val="0"/>
        </w:rPr>
        <w:t xml:space="preserve">d, </w:t>
      </w:r>
      <w:r w:rsidDel="00000000" w:rsidR="00000000" w:rsidRPr="00000000">
        <w:rPr>
          <w:rFonts w:ascii="Arial" w:cs="Arial" w:eastAsia="Arial" w:hAnsi="Arial"/>
          <w:sz w:val="22"/>
          <w:szCs w:val="22"/>
          <w:rtl w:val="0"/>
        </w:rPr>
        <w:t xml:space="preserve">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will consider that client as Disconnected</w:t>
      </w:r>
      <w:r w:rsidDel="00000000" w:rsidR="00000000" w:rsidRPr="00000000">
        <w:rPr>
          <w:rFonts w:ascii="Arial" w:cs="Arial" w:eastAsia="Arial" w:hAnsi="Arial"/>
          <w:i w:val="1"/>
          <w:sz w:val="22"/>
          <w:szCs w:val="22"/>
          <w:rtl w:val="0"/>
        </w:rPr>
        <w:t xml:space="preserve"> </w:t>
      </w:r>
      <w:r w:rsidDel="00000000" w:rsidR="00000000" w:rsidRPr="00000000">
        <w:rPr>
          <w:rFonts w:ascii="Arial" w:cs="Arial" w:eastAsia="Arial" w:hAnsi="Arial"/>
          <w:sz w:val="22"/>
          <w:szCs w:val="22"/>
          <w:rtl w:val="0"/>
        </w:rPr>
        <w:t xml:space="preserve">and delete the Virtual Connection. The Disconnected state is governed by the Session Expiry timer - on expiry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is free to remove the Client session. A Client moves into the Asleep state by issuing a SLEEPREQ packet</w:t>
      </w:r>
      <w:r w:rsidDel="00000000" w:rsidR="00000000" w:rsidRPr="00000000">
        <w:rPr>
          <w:rtl w:val="0"/>
        </w:rPr>
        <w:t xml:space="preserv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T</w:t>
      </w:r>
      <w:r w:rsidDel="00000000" w:rsidR="00000000" w:rsidRPr="00000000">
        <w:rPr>
          <w:rtl w:val="0"/>
        </w:rPr>
        <w:t xml:space="preserve">o be certain that the Server has also recorded the Client as being asleep, the Client </w:t>
      </w:r>
      <w:r w:rsidDel="00000000" w:rsidR="00000000" w:rsidRPr="00000000">
        <w:rPr>
          <w:rFonts w:ascii="Arial" w:cs="Arial" w:eastAsia="Arial" w:hAnsi="Arial"/>
          <w:sz w:val="22"/>
          <w:szCs w:val="22"/>
          <w:rtl w:val="0"/>
        </w:rPr>
        <w:t xml:space="preserve">needs</w:t>
      </w:r>
      <w:r w:rsidDel="00000000" w:rsidR="00000000" w:rsidRPr="00000000">
        <w:rPr>
          <w:rtl w:val="0"/>
        </w:rPr>
        <w:t xml:space="preserve"> to wait </w:t>
      </w:r>
      <w:r w:rsidDel="00000000" w:rsidR="00000000" w:rsidRPr="00000000">
        <w:rPr>
          <w:rFonts w:ascii="Arial" w:cs="Arial" w:eastAsia="Arial" w:hAnsi="Arial"/>
          <w:sz w:val="22"/>
          <w:szCs w:val="22"/>
          <w:rtl w:val="0"/>
        </w:rPr>
        <w:t xml:space="preserve">for a positive SLEEPRESP respon</w:t>
      </w:r>
      <w:r w:rsidDel="00000000" w:rsidR="00000000" w:rsidRPr="00000000">
        <w:rPr>
          <w:rtl w:val="0"/>
        </w:rPr>
        <w:t xml:space="preserve">se</w:t>
      </w:r>
      <w:r w:rsidDel="00000000" w:rsidR="00000000" w:rsidRPr="00000000">
        <w:rPr>
          <w:rFonts w:ascii="Arial" w:cs="Arial" w:eastAsia="Arial" w:hAnsi="Arial"/>
          <w:sz w:val="22"/>
          <w:szCs w:val="22"/>
          <w:rtl w:val="0"/>
        </w:rPr>
        <w:t xml:space="preserve">. For more information on the Asleep state, refer to </w:t>
      </w:r>
      <w:hyperlink w:anchor="_heading=h.pj8yyjomhafn">
        <w:r w:rsidDel="00000000" w:rsidR="00000000" w:rsidRPr="00000000">
          <w:rPr>
            <w:color w:val="1155cc"/>
            <w:u w:val="single"/>
            <w:rtl w:val="0"/>
          </w:rPr>
          <w:t xml:space="preserve">4.14.2 Sleeping Clients</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80">
      <w:pPr>
        <w:rPr/>
      </w:pPr>
      <w:r w:rsidDel="00000000" w:rsidR="00000000" w:rsidRPr="00000000">
        <w:rPr>
          <w:shd w:fill="auto" w:val="clear"/>
          <w:rtl w:val="0"/>
        </w:rPr>
        <w:t xml:space="preserve">See </w:t>
      </w:r>
      <w:hyperlink w:anchor="_heading=h.gc2bf5yxnvwt">
        <w:r w:rsidDel="00000000" w:rsidR="00000000" w:rsidRPr="00000000">
          <w:rPr>
            <w:color w:val="1155cc"/>
            <w:u w:val="single"/>
            <w:shd w:fill="auto" w:val="clear"/>
            <w:rtl w:val="0"/>
          </w:rPr>
          <w:t xml:space="preserve">C.5 Client State Diagrams</w:t>
        </w:r>
      </w:hyperlink>
      <w:r w:rsidDel="00000000" w:rsidR="00000000" w:rsidRPr="00000000">
        <w:rPr>
          <w:shd w:fill="auto" w:val="clear"/>
          <w:rtl w:val="0"/>
        </w:rPr>
        <w:t xml:space="preserve"> for informative state diagrams to help illustrate these transitions.</w:t>
      </w:r>
      <w:r w:rsidDel="00000000" w:rsidR="00000000" w:rsidRPr="00000000">
        <w:rPr>
          <w:rtl w:val="0"/>
        </w:rPr>
      </w:r>
    </w:p>
    <w:p w:rsidR="00000000" w:rsidDel="00000000" w:rsidP="00000000" w:rsidRDefault="00000000" w:rsidRPr="00000000" w14:paraId="00000A81">
      <w:pPr>
        <w:spacing w:after="0" w:line="276" w:lineRule="auto"/>
        <w:ind w:left="705"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A82">
      <w:pPr>
        <w:spacing w:after="303" w:before="0" w:line="276" w:lineRule="auto"/>
        <w:ind w:left="70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In MQTT-SN 1.2 there existed a Lost state, which was identical to the Disconnected state, except that it was reached by a timer expiry on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rather than an explicit Disconnect request from the Client. As the Lost state was not really different from Disconnected except for the history of Client events, similar information may be kept by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in for instance its administrative logs.</w:t>
      </w:r>
    </w:p>
    <w:p w:rsidR="00000000" w:rsidDel="00000000" w:rsidP="00000000" w:rsidRDefault="00000000" w:rsidRPr="00000000" w14:paraId="00000A83">
      <w:pPr>
        <w:pStyle w:val="Heading3"/>
        <w:ind w:left="0" w:firstLine="0"/>
        <w:rPr/>
      </w:pPr>
      <w:bookmarkStart w:colFirst="0" w:colLast="0" w:name="_heading=h.qfa0p4gzzbmu" w:id="312"/>
      <w:bookmarkEnd w:id="312"/>
      <w:r w:rsidDel="00000000" w:rsidR="00000000" w:rsidRPr="00000000">
        <w:rPr>
          <w:rtl w:val="0"/>
        </w:rPr>
        <w:t xml:space="preserve">4.14.1 Session Timers</w:t>
      </w:r>
    </w:p>
    <w:p w:rsidR="00000000" w:rsidDel="00000000" w:rsidP="00000000" w:rsidRDefault="00000000" w:rsidRPr="00000000" w14:paraId="00000A8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following timers are used by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s, on a per Client basis, to handle Client states, and by Clients to direct their actions. In general, Clients are able to infer the Server’s view of their state by observing the Server’s response. </w:t>
      </w:r>
    </w:p>
    <w:p w:rsidR="00000000" w:rsidDel="00000000" w:rsidP="00000000" w:rsidRDefault="00000000" w:rsidRPr="00000000" w14:paraId="00000A85">
      <w:pPr>
        <w:spacing w:after="0" w:before="0" w:line="276" w:lineRule="auto"/>
        <w:rPr>
          <w:i w:val="1"/>
          <w:sz w:val="19"/>
          <w:szCs w:val="19"/>
        </w:rPr>
      </w:pPr>
      <w:r w:rsidDel="00000000" w:rsidR="00000000" w:rsidRPr="00000000">
        <w:br w:type="page"/>
      </w:r>
      <w:r w:rsidDel="00000000" w:rsidR="00000000" w:rsidRPr="00000000">
        <w:rPr>
          <w:rtl w:val="0"/>
        </w:rPr>
      </w:r>
    </w:p>
    <w:p w:rsidR="00000000" w:rsidDel="00000000" w:rsidP="00000000" w:rsidRDefault="00000000" w:rsidRPr="00000000" w14:paraId="00000A86">
      <w:pPr>
        <w:spacing w:after="0" w:before="0" w:line="276" w:lineRule="auto"/>
        <w:rPr/>
      </w:pPr>
      <w:r w:rsidDel="00000000" w:rsidR="00000000" w:rsidRPr="00000000">
        <w:rPr>
          <w:i w:val="1"/>
          <w:sz w:val="19"/>
          <w:szCs w:val="19"/>
          <w:rtl w:val="0"/>
        </w:rPr>
        <w:t xml:space="preserve">Figure 4-8 – Session Timers</w:t>
      </w:r>
      <w:r w:rsidDel="00000000" w:rsidR="00000000" w:rsidRPr="00000000">
        <w:rPr>
          <w:rtl w:val="0"/>
        </w:rPr>
      </w:r>
    </w:p>
    <w:sdt>
      <w:sdtPr>
        <w:lock w:val="contentLocked"/>
        <w:id w:val="-383098703"/>
        <w:tag w:val="goog_rdk_66"/>
      </w:sdtPr>
      <w:sdtContent>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A87">
                <w:pPr>
                  <w:widowControl w:val="0"/>
                  <w:spacing w:after="0" w:before="0" w:lineRule="auto"/>
                  <w:ind w:left="0" w:right="0" w:firstLine="0"/>
                  <w:jc w:val="center"/>
                  <w:rPr>
                    <w:b w:val="1"/>
                    <w:shd w:fill="cfe2f3" w:val="clear"/>
                  </w:rPr>
                </w:pPr>
                <w:r w:rsidDel="00000000" w:rsidR="00000000" w:rsidRPr="00000000">
                  <w:rPr>
                    <w:b w:val="1"/>
                    <w:shd w:fill="cfe2f3" w:val="clear"/>
                    <w:rtl w:val="0"/>
                  </w:rPr>
                  <w:t xml:space="preserve">Timer Name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cfe2f3" w:val="clear"/>
                  </w:rPr>
                </w:pPr>
                <w:r w:rsidDel="00000000" w:rsidR="00000000" w:rsidRPr="00000000">
                  <w:rPr>
                    <w:b w:val="1"/>
                    <w:shd w:fill="cfe2f3" w:val="clear"/>
                    <w:rtl w:val="0"/>
                  </w:rPr>
                  <w:t xml:space="preserve">State(s)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cfe2f3" w:val="clear"/>
                  </w:rPr>
                </w:pPr>
                <w:r w:rsidDel="00000000" w:rsidR="00000000" w:rsidRPr="00000000">
                  <w:rPr>
                    <w:b w:val="1"/>
                    <w:shd w:fill="cfe2f3" w:val="clear"/>
                    <w:rtl w:val="0"/>
                  </w:rPr>
                  <w:t xml:space="preserve">Timeout State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cfe2f3" w:val="clear"/>
                  </w:rPr>
                </w:pPr>
                <w:r w:rsidDel="00000000" w:rsidR="00000000" w:rsidRPr="00000000">
                  <w:rPr>
                    <w:b w:val="1"/>
                    <w:shd w:fill="cfe2f3" w:val="clear"/>
                    <w:rtl w:val="0"/>
                  </w:rPr>
                  <w:t xml:space="preserve">Defined in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cfe2f3" w:val="clear"/>
                  </w:rPr>
                </w:pPr>
                <w:r w:rsidDel="00000000" w:rsidR="00000000" w:rsidRPr="00000000">
                  <w:rPr>
                    <w:b w:val="1"/>
                    <w:shd w:fill="cfe2f3" w:val="clear"/>
                    <w:rtl w:val="0"/>
                  </w:rPr>
                  <w:t xml:space="preserve">Information</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8C">
                <w:pPr>
                  <w:widowControl w:val="0"/>
                  <w:spacing w:after="0" w:before="0" w:lineRule="auto"/>
                  <w:ind w:left="0" w:right="0" w:firstLine="0"/>
                  <w:rPr>
                    <w:shd w:fill="d9d9d9" w:val="clear"/>
                  </w:rPr>
                </w:pPr>
                <w:r w:rsidDel="00000000" w:rsidR="00000000" w:rsidRPr="00000000">
                  <w:rPr>
                    <w:shd w:fill="d9d9d9" w:val="clear"/>
                    <w:rtl w:val="0"/>
                  </w:rPr>
                  <w:t xml:space="preserve">Keep Alive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CONNECT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heading=h.4h042r0">
                  <w:r w:rsidDel="00000000" w:rsidR="00000000" w:rsidRPr="00000000">
                    <w:rPr>
                      <w:color w:val="1155cc"/>
                      <w:u w:val="single"/>
                      <w:rtl w:val="0"/>
                    </w:rPr>
                    <w:t xml:space="preserve">3.1.6 Keep Alive</w:t>
                  </w:r>
                </w:hyperlink>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91">
                <w:pPr>
                  <w:widowControl w:val="0"/>
                  <w:spacing w:after="0" w:before="0" w:lineRule="auto"/>
                  <w:ind w:left="0" w:right="0" w:firstLine="0"/>
                  <w:rPr>
                    <w:shd w:fill="d9d9d9" w:val="clear"/>
                  </w:rPr>
                </w:pPr>
                <w:r w:rsidDel="00000000" w:rsidR="00000000" w:rsidRPr="00000000">
                  <w:rPr>
                    <w:shd w:fill="d9d9d9" w:val="clear"/>
                    <w:rtl w:val="0"/>
                  </w:rPr>
                  <w:t xml:space="preserve">Sleep 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Asleep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SLEEPREQ</w:t>
                </w:r>
              </w:p>
            </w:tc>
            <w:tc>
              <w:tcPr>
                <w:shd w:fill="auto" w:val="clear"/>
                <w:tcMar>
                  <w:top w:w="100.0" w:type="dxa"/>
                  <w:left w:w="100.0" w:type="dxa"/>
                  <w:bottom w:w="100.0" w:type="dxa"/>
                  <w:right w:w="100.0" w:type="dxa"/>
                </w:tcMar>
                <w:vAlign w:val="top"/>
              </w:tcPr>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heading=h.pj8yyjomhafn">
                  <w:r w:rsidDel="00000000" w:rsidR="00000000" w:rsidRPr="00000000">
                    <w:rPr>
                      <w:color w:val="1155cc"/>
                      <w:u w:val="single"/>
                      <w:rtl w:val="0"/>
                    </w:rPr>
                    <w:t xml:space="preserve">4.14.2 Sleeping Clients</w:t>
                  </w:r>
                </w:hyperlink>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96">
                <w:pPr>
                  <w:widowControl w:val="0"/>
                  <w:spacing w:after="0" w:before="0" w:lineRule="auto"/>
                  <w:ind w:left="0" w:right="0" w:firstLine="0"/>
                  <w:rPr>
                    <w:shd w:fill="d9d9d9" w:val="clear"/>
                  </w:rPr>
                </w:pPr>
                <w:r w:rsidDel="00000000" w:rsidR="00000000" w:rsidRPr="00000000">
                  <w:rPr>
                    <w:shd w:fill="d9d9d9" w:val="clear"/>
                    <w:rtl w:val="0"/>
                  </w:rPr>
                  <w:t xml:space="preserve">Session Expiry</w:t>
                </w:r>
              </w:p>
            </w:tc>
            <w:tc>
              <w:tcPr>
                <w:shd w:fill="auto" w:val="clear"/>
                <w:tcMar>
                  <w:top w:w="100.0" w:type="dxa"/>
                  <w:left w:w="100.0" w:type="dxa"/>
                  <w:bottom w:w="100.0" w:type="dxa"/>
                  <w:right w:w="100.0" w:type="dxa"/>
                </w:tcMar>
                <w:vAlign w:val="top"/>
              </w:tcPr>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CONNECT, DISCONNECT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heading=h.nasxg3iedd75">
                  <w:r w:rsidDel="00000000" w:rsidR="00000000" w:rsidRPr="00000000">
                    <w:rPr>
                      <w:color w:val="1155cc"/>
                      <w:u w:val="single"/>
                      <w:rtl w:val="0"/>
                    </w:rPr>
                    <w:t xml:space="preserve">4.1.1 Storing Session State</w:t>
                  </w:r>
                </w:hyperlink>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9B">
                <w:pPr>
                  <w:widowControl w:val="0"/>
                  <w:spacing w:after="0" w:before="0" w:lineRule="auto"/>
                  <w:ind w:left="0" w:right="0" w:firstLine="0"/>
                  <w:rPr>
                    <w:shd w:fill="d9d9d9" w:val="clear"/>
                  </w:rPr>
                </w:pPr>
                <w:r w:rsidDel="00000000" w:rsidR="00000000" w:rsidRPr="00000000">
                  <w:rPr>
                    <w:shd w:fill="d9d9d9" w:val="clear"/>
                    <w:rtl w:val="0"/>
                  </w:rPr>
                  <w:t xml:space="preserve">Retry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Active, Awake,</w:t>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Asleep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Sender</w:t>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heading=h.6udnv5yl5cv5">
                  <w:r w:rsidDel="00000000" w:rsidR="00000000" w:rsidRPr="00000000">
                    <w:rPr>
                      <w:color w:val="1155cc"/>
                      <w:u w:val="single"/>
                      <w:rtl w:val="0"/>
                    </w:rPr>
                    <w:t xml:space="preserve">4.4 Packet delivery retry</w:t>
                  </w:r>
                </w:hyperlink>
                <w:r w:rsidDel="00000000" w:rsidR="00000000" w:rsidRPr="00000000">
                  <w:rPr>
                    <w:rtl w:val="0"/>
                  </w:rPr>
                </w:r>
              </w:p>
            </w:tc>
          </w:tr>
        </w:tbl>
      </w:sdtContent>
    </w:sdt>
    <w:p w:rsidR="00000000" w:rsidDel="00000000" w:rsidP="00000000" w:rsidRDefault="00000000" w:rsidRPr="00000000" w14:paraId="00000AA2">
      <w:pPr>
        <w:keepLines w:val="1"/>
        <w:spacing w:after="64" w:before="20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For example values of these timers, see </w:t>
      </w:r>
      <w:hyperlink w:anchor="_heading=h.b7gl7rjnh27t">
        <w:r w:rsidDel="00000000" w:rsidR="00000000" w:rsidRPr="00000000">
          <w:rPr>
            <w:color w:val="1155cc"/>
            <w:u w:val="single"/>
            <w:rtl w:val="0"/>
          </w:rPr>
          <w:t xml:space="preserve">C.3 Example Timer and Counter Values</w:t>
        </w:r>
      </w:hyperlink>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AA3">
      <w:pPr>
        <w:pStyle w:val="Heading3"/>
        <w:keepLines w:val="1"/>
        <w:spacing w:after="94" w:before="200" w:line="259" w:lineRule="auto"/>
        <w:ind w:left="0" w:firstLine="0"/>
        <w:rPr/>
      </w:pPr>
      <w:bookmarkStart w:colFirst="0" w:colLast="0" w:name="_heading=h.pj8yyjomhafn" w:id="313"/>
      <w:bookmarkEnd w:id="313"/>
      <w:r w:rsidDel="00000000" w:rsidR="00000000" w:rsidRPr="00000000">
        <w:rPr>
          <w:rtl w:val="0"/>
        </w:rPr>
        <w:t xml:space="preserve">4.14.2 Sleeping Clients</w:t>
      </w:r>
    </w:p>
    <w:p w:rsidR="00000000" w:rsidDel="00000000" w:rsidP="00000000" w:rsidRDefault="00000000" w:rsidRPr="00000000" w14:paraId="00000AA4">
      <w:pPr>
        <w:spacing w:line="276" w:lineRule="auto"/>
        <w:rPr>
          <w:rFonts w:ascii="Arial" w:cs="Arial" w:eastAsia="Arial" w:hAnsi="Arial"/>
        </w:rPr>
      </w:pPr>
      <w:r w:rsidDel="00000000" w:rsidR="00000000" w:rsidRPr="00000000">
        <w:rPr>
          <w:rFonts w:ascii="Arial" w:cs="Arial" w:eastAsia="Arial" w:hAnsi="Arial"/>
          <w:sz w:val="22"/>
          <w:szCs w:val="22"/>
          <w:rtl w:val="0"/>
        </w:rPr>
        <w:t xml:space="preserve">The Asleep state is intended to allow Clients, which </w:t>
      </w:r>
      <w:r w:rsidDel="00000000" w:rsidR="00000000" w:rsidRPr="00000000">
        <w:rPr>
          <w:rFonts w:ascii="Arial" w:cs="Arial" w:eastAsia="Arial" w:hAnsi="Arial"/>
          <w:sz w:val="22"/>
          <w:szCs w:val="22"/>
          <w:rtl w:val="0"/>
        </w:rPr>
        <w:t xml:space="preserve">may be running on battery powered devices</w:t>
      </w:r>
      <w:r w:rsidDel="00000000" w:rsidR="00000000" w:rsidRPr="00000000">
        <w:rPr>
          <w:rFonts w:ascii="Arial" w:cs="Arial" w:eastAsia="Arial" w:hAnsi="Arial"/>
          <w:sz w:val="22"/>
          <w:szCs w:val="22"/>
          <w:rtl w:val="0"/>
        </w:rPr>
        <w:t xml:space="preserve">, to save as much energy as possible. These Clients enter a low-power mode when they are not active, and will wake when they have data to send or receive. </w:t>
      </w:r>
      <w:r w:rsidDel="00000000" w:rsidR="00000000" w:rsidRPr="00000000">
        <w:rPr>
          <w:rFonts w:ascii="Arial" w:cs="Arial" w:eastAsia="Arial" w:hAnsi="Arial"/>
          <w:rtl w:val="0"/>
        </w:rPr>
        <w:t xml:space="preserve">The </w:t>
      </w:r>
      <w:r w:rsidDel="00000000" w:rsidR="00000000" w:rsidRPr="00000000">
        <w:rPr>
          <w:rtl w:val="0"/>
        </w:rPr>
        <w:t xml:space="preserve">Server</w:t>
      </w:r>
      <w:r w:rsidDel="00000000" w:rsidR="00000000" w:rsidRPr="00000000">
        <w:rPr>
          <w:rFonts w:ascii="Arial" w:cs="Arial" w:eastAsia="Arial" w:hAnsi="Arial"/>
          <w:rtl w:val="0"/>
        </w:rPr>
        <w:t xml:space="preserve"> needs to be aware of the sleeping state of these Clients and buffer messages destined for them, so that they may be delivered when the Clients wake up.</w:t>
      </w:r>
      <w:r w:rsidDel="00000000" w:rsidR="00000000" w:rsidRPr="00000000">
        <w:rPr>
          <w:rtl w:val="0"/>
        </w:rPr>
      </w:r>
    </w:p>
    <w:p w:rsidR="00000000" w:rsidDel="00000000" w:rsidP="00000000" w:rsidRDefault="00000000" w:rsidRPr="00000000" w14:paraId="00000AA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go to sleep, a Client sends a SLEEPREQ packet containing a Sleep Duration in seconds. </w:t>
      </w:r>
      <w:r w:rsidDel="00000000" w:rsidR="00000000" w:rsidRPr="00000000">
        <w:rPr>
          <w:rFonts w:ascii="Arial" w:cs="Arial" w:eastAsia="Arial" w:hAnsi="Arial"/>
          <w:sz w:val="22"/>
          <w:szCs w:val="22"/>
          <w:rtl w:val="0"/>
        </w:rPr>
        <w:t xml:space="preserve">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acknowledges that packet with a SLEEPRESP Packet </w:t>
      </w:r>
      <w:r w:rsidDel="00000000" w:rsidR="00000000" w:rsidRPr="00000000">
        <w:rPr>
          <w:rtl w:val="0"/>
        </w:rPr>
        <w:t xml:space="preserve">including a successful Reason Code,</w:t>
      </w:r>
      <w:r w:rsidDel="00000000" w:rsidR="00000000" w:rsidRPr="00000000">
        <w:rPr>
          <w:rFonts w:ascii="Arial" w:cs="Arial" w:eastAsia="Arial" w:hAnsi="Arial"/>
          <w:sz w:val="22"/>
          <w:szCs w:val="22"/>
          <w:rtl w:val="0"/>
        </w:rPr>
        <w:t xml:space="preserve"> and considers the Client to be Asleep. </w:t>
      </w:r>
      <w:r w:rsidDel="00000000" w:rsidR="00000000" w:rsidRPr="00000000">
        <w:rPr>
          <w:rtl w:val="0"/>
        </w:rPr>
      </w:r>
    </w:p>
    <w:p w:rsidR="00000000" w:rsidDel="00000000" w:rsidP="00000000" w:rsidRDefault="00000000" w:rsidRPr="00000000" w14:paraId="00000AA6">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Server does not receive an MQTT-SN Control Packet from </w:t>
      </w:r>
      <w:r w:rsidDel="00000000" w:rsidR="00000000" w:rsidRPr="00000000">
        <w:rPr>
          <w:highlight w:val="yellow"/>
          <w:rtl w:val="0"/>
        </w:rPr>
        <w:t xml:space="preserve">an Asleep</w:t>
      </w:r>
      <w:r w:rsidDel="00000000" w:rsidR="00000000" w:rsidRPr="00000000">
        <w:rPr>
          <w:rFonts w:ascii="Arial" w:cs="Arial" w:eastAsia="Arial" w:hAnsi="Arial"/>
          <w:sz w:val="22"/>
          <w:szCs w:val="22"/>
          <w:highlight w:val="yellow"/>
          <w:rtl w:val="0"/>
        </w:rPr>
        <w:t xml:space="preserve"> Client within one and a half times the Sleep Duration, it MUST delete the Virtual Connection to the Client</w:t>
      </w:r>
      <w:r w:rsidDel="00000000" w:rsidR="00000000" w:rsidRPr="00000000">
        <w:rPr>
          <w:highlight w:val="yellow"/>
          <w:rtl w:val="0"/>
        </w:rPr>
        <w:t xml:space="preserve"> </w:t>
      </w:r>
      <w:r w:rsidDel="00000000" w:rsidR="00000000" w:rsidRPr="00000000">
        <w:rPr>
          <w:color w:val="ff0000"/>
          <w:rtl w:val="0"/>
        </w:rPr>
        <w:t xml:space="preserve">[MQTT-SN-4.14.2-1]</w:t>
      </w:r>
      <w:r w:rsidDel="00000000" w:rsidR="00000000" w:rsidRPr="00000000">
        <w:rPr>
          <w:rtl w:val="0"/>
        </w:rPr>
        <w:t xml:space="preserve">.</w:t>
      </w:r>
      <w:r w:rsidDel="00000000" w:rsidR="00000000" w:rsidRPr="00000000">
        <w:rPr>
          <w:rFonts w:ascii="Arial" w:cs="Arial" w:eastAsia="Arial" w:hAnsi="Arial"/>
          <w:sz w:val="22"/>
          <w:szCs w:val="22"/>
          <w:rtl w:val="0"/>
        </w:rPr>
        <w:t xml:space="preserve"> The Client will then be considered to be Disconnected.</w:t>
      </w:r>
    </w:p>
    <w:p w:rsidR="00000000" w:rsidDel="00000000" w:rsidP="00000000" w:rsidRDefault="00000000" w:rsidRPr="00000000" w14:paraId="00000AA7">
      <w:pPr>
        <w:spacing w:line="276" w:lineRule="auto"/>
        <w:rPr>
          <w:rFonts w:ascii="Arial" w:cs="Arial" w:eastAsia="Arial" w:hAnsi="Arial"/>
          <w:b w:val="1"/>
          <w:sz w:val="22"/>
          <w:szCs w:val="22"/>
        </w:rPr>
      </w:pPr>
      <w:r w:rsidDel="00000000" w:rsidR="00000000" w:rsidRPr="00000000">
        <w:rPr>
          <w:rFonts w:ascii="Arial" w:cs="Arial" w:eastAsia="Arial" w:hAnsi="Arial"/>
          <w:sz w:val="22"/>
          <w:szCs w:val="22"/>
          <w:highlight w:val="yellow"/>
          <w:rtl w:val="0"/>
        </w:rPr>
        <w:t xml:space="preserve">During the Asleep</w:t>
      </w:r>
      <w:r w:rsidDel="00000000" w:rsidR="00000000" w:rsidRPr="00000000">
        <w:rPr>
          <w:rFonts w:ascii="Arial" w:cs="Arial" w:eastAsia="Arial" w:hAnsi="Arial"/>
          <w:i w:val="1"/>
          <w:sz w:val="22"/>
          <w:szCs w:val="22"/>
          <w:highlight w:val="yellow"/>
          <w:rtl w:val="0"/>
        </w:rPr>
        <w:t xml:space="preserve"> </w:t>
      </w:r>
      <w:r w:rsidDel="00000000" w:rsidR="00000000" w:rsidRPr="00000000">
        <w:rPr>
          <w:rFonts w:ascii="Arial" w:cs="Arial" w:eastAsia="Arial" w:hAnsi="Arial"/>
          <w:sz w:val="22"/>
          <w:szCs w:val="22"/>
          <w:highlight w:val="yellow"/>
          <w:rtl w:val="0"/>
        </w:rPr>
        <w:t xml:space="preserve">state, packets that need to be sent to the client are buffered at the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The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MUST buffer Application Messages of QoS 1 and 2</w:t>
      </w:r>
      <w:r w:rsidDel="00000000" w:rsidR="00000000" w:rsidRPr="00000000">
        <w:rPr>
          <w:highlight w:val="yellow"/>
          <w:rtl w:val="0"/>
        </w:rPr>
        <w:t xml:space="preserve"> </w:t>
      </w:r>
      <w:r w:rsidDel="00000000" w:rsidR="00000000" w:rsidRPr="00000000">
        <w:rPr>
          <w:color w:val="ff0000"/>
          <w:rtl w:val="0"/>
        </w:rPr>
        <w:t xml:space="preserve">[MQTT-SN-4.14.2-2]</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AA8">
      <w:pPr>
        <w:spacing w:after="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AA9">
      <w:pPr>
        <w:spacing w:before="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may </w:t>
      </w:r>
      <w:r w:rsidDel="00000000" w:rsidR="00000000" w:rsidRPr="00000000">
        <w:rPr>
          <w:rFonts w:ascii="Arial" w:cs="Arial" w:eastAsia="Arial" w:hAnsi="Arial"/>
          <w:i w:val="1"/>
          <w:sz w:val="22"/>
          <w:szCs w:val="22"/>
          <w:rtl w:val="0"/>
        </w:rPr>
        <w:t xml:space="preserve">choose</w:t>
      </w:r>
      <w:r w:rsidDel="00000000" w:rsidR="00000000" w:rsidRPr="00000000">
        <w:rPr>
          <w:rFonts w:ascii="Arial" w:cs="Arial" w:eastAsia="Arial" w:hAnsi="Arial"/>
          <w:sz w:val="22"/>
          <w:szCs w:val="22"/>
          <w:rtl w:val="0"/>
        </w:rPr>
        <w:t xml:space="preserve"> to buffer messages of QoS 0 while the Client is in the Asleep state.</w:t>
      </w:r>
    </w:p>
    <w:p w:rsidR="00000000" w:rsidDel="00000000" w:rsidP="00000000" w:rsidRDefault="00000000" w:rsidRPr="00000000" w14:paraId="00000AAA">
      <w:pPr>
        <w:spacing w:line="276" w:lineRule="auto"/>
        <w:ind w:left="0" w:firstLine="0"/>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The Client wakes by sending a PINGREQ. </w:t>
      </w:r>
      <w:r w:rsidDel="00000000" w:rsidR="00000000" w:rsidRPr="00000000">
        <w:rPr>
          <w:rFonts w:ascii="Arial" w:cs="Arial" w:eastAsia="Arial" w:hAnsi="Arial"/>
          <w:color w:val="000000"/>
          <w:sz w:val="22"/>
          <w:szCs w:val="22"/>
          <w:rtl w:val="0"/>
        </w:rPr>
        <w:t xml:space="preserve">If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has buffered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s for the Client, it will send them to the Client, acknowledging the </w:t>
      </w:r>
      <w:r w:rsidDel="00000000" w:rsidR="00000000" w:rsidRPr="00000000">
        <w:rPr>
          <w:rFonts w:ascii="Arial" w:cs="Arial" w:eastAsia="Arial" w:hAnsi="Arial"/>
          <w:sz w:val="22"/>
          <w:szCs w:val="22"/>
          <w:rtl w:val="0"/>
        </w:rPr>
        <w:t xml:space="preserve">Default Awake Messages</w:t>
      </w:r>
      <w:r w:rsidDel="00000000" w:rsidR="00000000" w:rsidRPr="00000000">
        <w:rPr>
          <w:rFonts w:ascii="Arial" w:cs="Arial" w:eastAsia="Arial" w:hAnsi="Arial"/>
          <w:color w:val="000000"/>
          <w:sz w:val="22"/>
          <w:szCs w:val="22"/>
          <w:rtl w:val="0"/>
        </w:rPr>
        <w:t xml:space="preserve"> value sent in the </w:t>
      </w:r>
      <w:r w:rsidDel="00000000" w:rsidR="00000000" w:rsidRPr="00000000">
        <w:rPr>
          <w:rFonts w:ascii="Arial" w:cs="Arial" w:eastAsia="Arial" w:hAnsi="Arial"/>
          <w:sz w:val="22"/>
          <w:szCs w:val="22"/>
          <w:rtl w:val="0"/>
        </w:rPr>
        <w:t xml:space="preserve">CONNECT </w:t>
      </w:r>
      <w:r w:rsidDel="00000000" w:rsidR="00000000" w:rsidRPr="00000000">
        <w:rPr>
          <w:rFonts w:ascii="Arial" w:cs="Arial" w:eastAsia="Arial" w:hAnsi="Arial"/>
          <w:color w:val="000000"/>
          <w:sz w:val="22"/>
          <w:szCs w:val="22"/>
          <w:rtl w:val="0"/>
        </w:rPr>
        <w:t xml:space="preserve">packet.</w:t>
      </w:r>
      <w:r w:rsidDel="00000000" w:rsidR="00000000" w:rsidRPr="00000000">
        <w:rPr>
          <w:rFonts w:ascii="Arial" w:cs="Arial" w:eastAsia="Arial" w:hAnsi="Arial"/>
          <w:color w:val="000000"/>
          <w:sz w:val="22"/>
          <w:szCs w:val="22"/>
          <w:highlight w:val="yellow"/>
          <w:rtl w:val="0"/>
        </w:rPr>
        <w:t xml:space="preserve"> If the number of messages buffered on 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waiting to be sent exceeds the value specified by the client in the </w:t>
      </w:r>
      <w:r w:rsidDel="00000000" w:rsidR="00000000" w:rsidRPr="00000000">
        <w:rPr>
          <w:rFonts w:ascii="Arial" w:cs="Arial" w:eastAsia="Arial" w:hAnsi="Arial"/>
          <w:sz w:val="22"/>
          <w:szCs w:val="22"/>
          <w:highlight w:val="yellow"/>
          <w:rtl w:val="0"/>
        </w:rPr>
        <w:t xml:space="preserve">Default Awake Messages</w:t>
      </w:r>
      <w:r w:rsidDel="00000000" w:rsidR="00000000" w:rsidRPr="00000000">
        <w:rPr>
          <w:rFonts w:ascii="Arial" w:cs="Arial" w:eastAsia="Arial" w:hAnsi="Arial"/>
          <w:color w:val="000000"/>
          <w:sz w:val="22"/>
          <w:szCs w:val="22"/>
          <w:highlight w:val="yellow"/>
          <w:rtl w:val="0"/>
        </w:rPr>
        <w:t xml:space="preserve"> field, 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MUST send only the </w:t>
      </w:r>
      <w:r w:rsidDel="00000000" w:rsidR="00000000" w:rsidRPr="00000000">
        <w:rPr>
          <w:rFonts w:ascii="Arial" w:cs="Arial" w:eastAsia="Arial" w:hAnsi="Arial"/>
          <w:sz w:val="22"/>
          <w:szCs w:val="22"/>
          <w:highlight w:val="yellow"/>
          <w:rtl w:val="0"/>
        </w:rPr>
        <w:t xml:space="preserve">Default Awake Messages</w:t>
      </w:r>
      <w:r w:rsidDel="00000000" w:rsidR="00000000" w:rsidRPr="00000000">
        <w:rPr>
          <w:rFonts w:ascii="Arial" w:cs="Arial" w:eastAsia="Arial" w:hAnsi="Arial"/>
          <w:color w:val="000000"/>
          <w:sz w:val="22"/>
          <w:szCs w:val="22"/>
          <w:highlight w:val="yellow"/>
          <w:rtl w:val="0"/>
        </w:rPr>
        <w:t xml:space="preserve"> value number of messages </w:t>
      </w:r>
      <w:r w:rsidDel="00000000" w:rsidR="00000000" w:rsidRPr="00000000">
        <w:rPr>
          <w:color w:val="ff0000"/>
          <w:rtl w:val="0"/>
        </w:rPr>
        <w:t xml:space="preserve">[MQTT-SN-4.14.2-3]</w:t>
      </w:r>
      <w:r w:rsidDel="00000000" w:rsidR="00000000" w:rsidRPr="00000000">
        <w:rPr>
          <w:rtl w:val="0"/>
        </w:rPr>
        <w:t xml:space="preserve">.</w:t>
      </w:r>
      <w:r w:rsidDel="00000000" w:rsidR="00000000" w:rsidRPr="00000000">
        <w:rPr>
          <w:rFonts w:ascii="Arial" w:cs="Arial" w:eastAsia="Arial" w:hAnsi="Arial"/>
          <w:color w:val="000000"/>
          <w:sz w:val="22"/>
          <w:szCs w:val="22"/>
          <w:rtl w:val="0"/>
        </w:rPr>
        <w:t xml:space="preserve"> </w:t>
      </w:r>
    </w:p>
    <w:p w:rsidR="00000000" w:rsidDel="00000000" w:rsidP="00000000" w:rsidRDefault="00000000" w:rsidRPr="00000000" w14:paraId="00000AAB">
      <w:pPr>
        <w:spacing w:line="276" w:lineRule="auto"/>
        <w:ind w:left="0" w:firstLine="0"/>
        <w:rPr>
          <w:rFonts w:ascii="Arial" w:cs="Arial" w:eastAsia="Arial" w:hAnsi="Arial"/>
          <w:color w:val="000000"/>
          <w:sz w:val="22"/>
          <w:szCs w:val="22"/>
          <w:highlight w:val="yellow"/>
        </w:rPr>
      </w:pPr>
      <w:r w:rsidDel="00000000" w:rsidR="00000000" w:rsidRPr="00000000">
        <w:rPr>
          <w:rFonts w:ascii="Arial" w:cs="Arial" w:eastAsia="Arial" w:hAnsi="Arial"/>
          <w:color w:val="000000"/>
          <w:sz w:val="22"/>
          <w:szCs w:val="22"/>
          <w:highlight w:val="yellow"/>
          <w:rtl w:val="0"/>
        </w:rPr>
        <w:t xml:space="preserve">It cuts short the AWAKE cycle, and MUST respond with a PINGRESP with a messages-left value of either the number of messages remaining in 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buffer or 0xFFFF (meaning undetermined number of messages greater than 0 remaining)</w:t>
      </w:r>
      <w:r w:rsidDel="00000000" w:rsidR="00000000" w:rsidRPr="00000000">
        <w:rPr>
          <w:color w:val="000000"/>
          <w:highlight w:val="yellow"/>
          <w:rtl w:val="0"/>
        </w:rPr>
        <w:t xml:space="preserve"> </w:t>
      </w:r>
      <w:r w:rsidDel="00000000" w:rsidR="00000000" w:rsidRPr="00000000">
        <w:rPr>
          <w:color w:val="ff0000"/>
          <w:rtl w:val="0"/>
        </w:rPr>
        <w:t xml:space="preserve">[MQTT-SN-4.14.2-4]</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AAC">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During the Awake state, for each Application Message 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sends to the Client, the </w:t>
      </w:r>
      <w:r w:rsidDel="00000000" w:rsidR="00000000" w:rsidRPr="00000000">
        <w:rPr>
          <w:rFonts w:ascii="Arial" w:cs="Arial" w:eastAsia="Arial" w:hAnsi="Arial"/>
          <w:sz w:val="22"/>
          <w:szCs w:val="22"/>
          <w:highlight w:val="yellow"/>
          <w:rtl w:val="0"/>
        </w:rPr>
        <w:t xml:space="preserve">application messages’</w:t>
      </w:r>
      <w:r w:rsidDel="00000000" w:rsidR="00000000" w:rsidRPr="00000000">
        <w:rPr>
          <w:rFonts w:ascii="Arial" w:cs="Arial" w:eastAsia="Arial" w:hAnsi="Arial"/>
          <w:color w:val="000000"/>
          <w:sz w:val="22"/>
          <w:szCs w:val="22"/>
          <w:highlight w:val="yellow"/>
          <w:rtl w:val="0"/>
        </w:rPr>
        <w:t xml:space="preserve"> quality of service MUST be </w:t>
      </w:r>
      <w:r w:rsidDel="00000000" w:rsidR="00000000" w:rsidRPr="00000000">
        <w:rPr>
          <w:rFonts w:ascii="Arial" w:cs="Arial" w:eastAsia="Arial" w:hAnsi="Arial"/>
          <w:sz w:val="22"/>
          <w:szCs w:val="22"/>
          <w:highlight w:val="yellow"/>
          <w:rtl w:val="0"/>
        </w:rPr>
        <w:t xml:space="preserve">honored - </w:t>
      </w:r>
      <w:r w:rsidDel="00000000" w:rsidR="00000000" w:rsidRPr="00000000">
        <w:rPr>
          <w:rFonts w:ascii="Arial" w:cs="Arial" w:eastAsia="Arial" w:hAnsi="Arial"/>
          <w:color w:val="000000"/>
          <w:sz w:val="22"/>
          <w:szCs w:val="22"/>
          <w:highlight w:val="yellow"/>
          <w:rtl w:val="0"/>
        </w:rPr>
        <w:t xml:space="preserve">a full </w:t>
      </w:r>
      <w:r w:rsidDel="00000000" w:rsidR="00000000" w:rsidRPr="00000000">
        <w:rPr>
          <w:rFonts w:ascii="Arial" w:cs="Arial" w:eastAsia="Arial" w:hAnsi="Arial"/>
          <w:sz w:val="22"/>
          <w:szCs w:val="22"/>
          <w:highlight w:val="yellow"/>
          <w:rtl w:val="0"/>
        </w:rPr>
        <w:t xml:space="preserve">packet</w:t>
      </w:r>
      <w:r w:rsidDel="00000000" w:rsidR="00000000" w:rsidRPr="00000000">
        <w:rPr>
          <w:rFonts w:ascii="Arial" w:cs="Arial" w:eastAsia="Arial" w:hAnsi="Arial"/>
          <w:color w:val="000000"/>
          <w:sz w:val="22"/>
          <w:szCs w:val="22"/>
          <w:highlight w:val="yellow"/>
          <w:rtl w:val="0"/>
        </w:rPr>
        <w:t xml:space="preserve"> interaction MUST take place including all normative phases of acknowledgement, including any associated retransmission logic</w:t>
      </w:r>
      <w:r w:rsidDel="00000000" w:rsidR="00000000" w:rsidRPr="00000000">
        <w:rPr>
          <w:color w:val="000000"/>
          <w:highlight w:val="yellow"/>
          <w:rtl w:val="0"/>
        </w:rPr>
        <w:t xml:space="preserve"> </w:t>
      </w:r>
      <w:r w:rsidDel="00000000" w:rsidR="00000000" w:rsidRPr="00000000">
        <w:rPr>
          <w:color w:val="ff0000"/>
          <w:rtl w:val="0"/>
        </w:rPr>
        <w:t xml:space="preserve">[MQTT-SN-4.14.2-5]</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AAD">
      <w:pPr>
        <w:spacing w:line="276"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during the delivery of Application Messages from 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to the Client, and apply</w:t>
      </w:r>
      <w:r w:rsidDel="00000000" w:rsidR="00000000" w:rsidRPr="00000000">
        <w:rPr>
          <w:color w:val="000000"/>
          <w:highlight w:val="yellow"/>
          <w:rtl w:val="0"/>
        </w:rPr>
        <w:t xml:space="preserve">ing the </w:t>
      </w:r>
      <w:hyperlink w:anchor="_heading=h.17nz8yj">
        <w:r w:rsidDel="00000000" w:rsidR="00000000" w:rsidRPr="00000000">
          <w:rPr>
            <w:color w:val="1155cc"/>
            <w:highlight w:val="yellow"/>
            <w:u w:val="single"/>
            <w:rtl w:val="0"/>
          </w:rPr>
          <w:t xml:space="preserve">retry logic</w:t>
        </w:r>
      </w:hyperlink>
      <w:r w:rsidDel="00000000" w:rsidR="00000000" w:rsidRPr="00000000">
        <w:rPr>
          <w:color w:val="000000"/>
          <w:highlight w:val="yellow"/>
          <w:rtl w:val="0"/>
        </w:rPr>
        <w:t xml:space="preserve">,</w:t>
      </w:r>
      <w:r w:rsidDel="00000000" w:rsidR="00000000" w:rsidRPr="00000000">
        <w:rPr>
          <w:color w:val="000000"/>
          <w:highlight w:val="yellow"/>
          <w:rtl w:val="0"/>
        </w:rPr>
        <w:t xml:space="preserve"> </w:t>
      </w:r>
      <w:r w:rsidDel="00000000" w:rsidR="00000000" w:rsidRPr="00000000">
        <w:rPr>
          <w:rFonts w:ascii="Arial" w:cs="Arial" w:eastAsia="Arial" w:hAnsi="Arial"/>
          <w:color w:val="000000"/>
          <w:sz w:val="22"/>
          <w:szCs w:val="22"/>
          <w:highlight w:val="yellow"/>
          <w:rtl w:val="0"/>
        </w:rPr>
        <w:t xml:space="preserve">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gets no response,</w:t>
      </w:r>
      <w:r w:rsidDel="00000000" w:rsidR="00000000" w:rsidRPr="00000000">
        <w:rPr>
          <w:rFonts w:ascii="Arial" w:cs="Arial" w:eastAsia="Arial" w:hAnsi="Arial"/>
          <w:color w:val="000000"/>
          <w:sz w:val="22"/>
          <w:szCs w:val="22"/>
          <w:highlight w:val="yellow"/>
          <w:rtl w:val="0"/>
        </w:rPr>
        <w:t xml:space="preserve"> it MUST consider the Client disconnected and </w:t>
      </w:r>
      <w:r w:rsidDel="00000000" w:rsidR="00000000" w:rsidRPr="00000000">
        <w:rPr>
          <w:color w:val="000000"/>
          <w:highlight w:val="yellow"/>
          <w:rtl w:val="0"/>
        </w:rPr>
        <w:t xml:space="preserve">delete the Virtual Connection </w:t>
      </w:r>
      <w:r w:rsidDel="00000000" w:rsidR="00000000" w:rsidRPr="00000000">
        <w:rPr>
          <w:color w:val="ff0000"/>
          <w:rtl w:val="0"/>
        </w:rPr>
        <w:t xml:space="preserve">[MQTT-SN-4.14.2-6]</w:t>
      </w:r>
      <w:r w:rsidDel="00000000" w:rsidR="00000000" w:rsidRPr="00000000">
        <w:rPr>
          <w:rtl w:val="0"/>
        </w:rPr>
        <w:t xml:space="preserve">. </w:t>
      </w:r>
      <w:r w:rsidDel="00000000" w:rsidR="00000000" w:rsidRPr="00000000">
        <w:rPr>
          <w:color w:val="000000"/>
          <w:highlight w:val="yellow"/>
          <w:rtl w:val="0"/>
        </w:rPr>
        <w:t xml:space="preserve">I</w:t>
      </w:r>
      <w:r w:rsidDel="00000000" w:rsidR="00000000" w:rsidRPr="00000000">
        <w:rPr>
          <w:color w:val="000000"/>
          <w:shd w:fill="auto" w:val="clear"/>
          <w:rtl w:val="0"/>
        </w:rPr>
        <w:t xml:space="preserve">t may</w:t>
      </w:r>
      <w:r w:rsidDel="00000000" w:rsidR="00000000" w:rsidRPr="00000000">
        <w:rPr>
          <w:rFonts w:ascii="Arial" w:cs="Arial" w:eastAsia="Arial" w:hAnsi="Arial"/>
          <w:color w:val="000000"/>
          <w:sz w:val="22"/>
          <w:szCs w:val="22"/>
          <w:shd w:fill="auto" w:val="clear"/>
          <w:rtl w:val="0"/>
        </w:rPr>
        <w:t xml:space="preserve"> send a DISCONNECT packet with an appropriate Reason Code.</w:t>
      </w:r>
      <w:r w:rsidDel="00000000" w:rsidR="00000000" w:rsidRPr="00000000">
        <w:rPr>
          <w:rtl w:val="0"/>
        </w:rPr>
      </w:r>
    </w:p>
    <w:p w:rsidR="00000000" w:rsidDel="00000000" w:rsidP="00000000" w:rsidRDefault="00000000" w:rsidRPr="00000000" w14:paraId="00000AAE">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transfer of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s to the Client is closed by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by means of a PINGRESP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That is,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will consider the Client as Asleep</w:t>
      </w:r>
      <w:r w:rsidDel="00000000" w:rsidR="00000000" w:rsidRPr="00000000">
        <w:rPr>
          <w:rFonts w:ascii="Arial" w:cs="Arial" w:eastAsia="Arial" w:hAnsi="Arial"/>
          <w:i w:val="1"/>
          <w:color w:val="000000"/>
          <w:sz w:val="22"/>
          <w:szCs w:val="22"/>
          <w:rtl w:val="0"/>
        </w:rPr>
        <w:t xml:space="preserve"> </w:t>
      </w:r>
      <w:r w:rsidDel="00000000" w:rsidR="00000000" w:rsidRPr="00000000">
        <w:rPr>
          <w:rFonts w:ascii="Arial" w:cs="Arial" w:eastAsia="Arial" w:hAnsi="Arial"/>
          <w:color w:val="000000"/>
          <w:sz w:val="22"/>
          <w:szCs w:val="22"/>
          <w:rtl w:val="0"/>
        </w:rPr>
        <w:t xml:space="preserve">and restart the Sleep Duration timer after having sent the PINGRESP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highlight w:val="yellow"/>
          <w:rtl w:val="0"/>
        </w:rPr>
        <w:t xml:space="preserve">If 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does not have any </w:t>
      </w:r>
      <w:r w:rsidDel="00000000" w:rsidR="00000000" w:rsidRPr="00000000">
        <w:rPr>
          <w:rFonts w:ascii="Arial" w:cs="Arial" w:eastAsia="Arial" w:hAnsi="Arial"/>
          <w:sz w:val="22"/>
          <w:szCs w:val="22"/>
          <w:highlight w:val="yellow"/>
          <w:rtl w:val="0"/>
        </w:rPr>
        <w:t xml:space="preserve">packet</w:t>
      </w:r>
      <w:r w:rsidDel="00000000" w:rsidR="00000000" w:rsidRPr="00000000">
        <w:rPr>
          <w:rFonts w:ascii="Arial" w:cs="Arial" w:eastAsia="Arial" w:hAnsi="Arial"/>
          <w:color w:val="000000"/>
          <w:sz w:val="22"/>
          <w:szCs w:val="22"/>
          <w:highlight w:val="yellow"/>
          <w:rtl w:val="0"/>
        </w:rPr>
        <w:t xml:space="preserve">s buffered for the client, it MUST respond immediately with a PINGRESP </w:t>
      </w:r>
      <w:r w:rsidDel="00000000" w:rsidR="00000000" w:rsidRPr="00000000">
        <w:rPr>
          <w:rFonts w:ascii="Arial" w:cs="Arial" w:eastAsia="Arial" w:hAnsi="Arial"/>
          <w:sz w:val="22"/>
          <w:szCs w:val="22"/>
          <w:highlight w:val="yellow"/>
          <w:rtl w:val="0"/>
        </w:rPr>
        <w:t xml:space="preserve">packet </w:t>
      </w:r>
      <w:r w:rsidDel="00000000" w:rsidR="00000000" w:rsidRPr="00000000">
        <w:rPr>
          <w:color w:val="ff0000"/>
          <w:rtl w:val="0"/>
        </w:rPr>
        <w:t xml:space="preserve">[MQTT-SN-4.14.2-7]</w:t>
      </w:r>
      <w:r w:rsidDel="00000000" w:rsidR="00000000" w:rsidRPr="00000000">
        <w:rPr>
          <w:rFonts w:ascii="Arial" w:cs="Arial" w:eastAsia="Arial" w:hAnsi="Arial"/>
          <w:color w:val="000000"/>
          <w:sz w:val="22"/>
          <w:szCs w:val="22"/>
          <w:rtl w:val="0"/>
        </w:rPr>
        <w:t xml:space="preserve">, returning the Client back to the Asleep</w:t>
      </w:r>
      <w:r w:rsidDel="00000000" w:rsidR="00000000" w:rsidRPr="00000000">
        <w:rPr>
          <w:rFonts w:ascii="Arial" w:cs="Arial" w:eastAsia="Arial" w:hAnsi="Arial"/>
          <w:i w:val="1"/>
          <w:color w:val="000000"/>
          <w:sz w:val="22"/>
          <w:szCs w:val="22"/>
          <w:rtl w:val="0"/>
        </w:rPr>
        <w:t xml:space="preserve"> </w:t>
      </w:r>
      <w:r w:rsidDel="00000000" w:rsidR="00000000" w:rsidRPr="00000000">
        <w:rPr>
          <w:rFonts w:ascii="Arial" w:cs="Arial" w:eastAsia="Arial" w:hAnsi="Arial"/>
          <w:color w:val="000000"/>
          <w:sz w:val="22"/>
          <w:szCs w:val="22"/>
          <w:rtl w:val="0"/>
        </w:rPr>
        <w:t xml:space="preserve">state, and </w:t>
      </w:r>
      <w:r w:rsidDel="00000000" w:rsidR="00000000" w:rsidRPr="00000000">
        <w:rPr>
          <w:color w:val="000000"/>
          <w:rtl w:val="0"/>
        </w:rPr>
        <w:t xml:space="preserve">restarting</w:t>
      </w:r>
      <w:r w:rsidDel="00000000" w:rsidR="00000000" w:rsidRPr="00000000">
        <w:rPr>
          <w:rFonts w:ascii="Arial" w:cs="Arial" w:eastAsia="Arial" w:hAnsi="Arial"/>
          <w:color w:val="000000"/>
          <w:sz w:val="22"/>
          <w:szCs w:val="22"/>
          <w:rtl w:val="0"/>
        </w:rPr>
        <w:t xml:space="preserve"> the Sleep Duration timer for that Client. </w:t>
      </w:r>
    </w:p>
    <w:p w:rsidR="00000000" w:rsidDel="00000000" w:rsidP="00000000" w:rsidRDefault="00000000" w:rsidRPr="00000000" w14:paraId="00000AAF">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After having sent the PINGREQ to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the Client uses the retransmission procedure of </w:t>
      </w:r>
      <w:hyperlink w:anchor="_heading=h.6udnv5yl5cv5">
        <w:r w:rsidDel="00000000" w:rsidR="00000000" w:rsidRPr="00000000">
          <w:rPr>
            <w:rFonts w:ascii="Arial" w:cs="Arial" w:eastAsia="Arial" w:hAnsi="Arial"/>
            <w:color w:val="1155cc"/>
            <w:sz w:val="22"/>
            <w:szCs w:val="22"/>
            <w:u w:val="single"/>
            <w:rtl w:val="0"/>
          </w:rPr>
          <w:t xml:space="preserve">4.4 Packet delivery retry</w:t>
        </w:r>
      </w:hyperlink>
      <w:r w:rsidDel="00000000" w:rsidR="00000000" w:rsidRPr="00000000">
        <w:rPr>
          <w:rFonts w:ascii="Arial" w:cs="Arial" w:eastAsia="Arial" w:hAnsi="Arial"/>
          <w:color w:val="000000"/>
          <w:sz w:val="22"/>
          <w:szCs w:val="22"/>
          <w:rtl w:val="0"/>
        </w:rPr>
        <w:t xml:space="preserve"> to supervise the arrival of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s sent by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To avoid draining its battery due to excessive retransmission of the PINGREQ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the Client should limit the retransmission with a Maximum Retry Count, and go back to sleep when the limit is reached. </w:t>
      </w:r>
    </w:p>
    <w:p w:rsidR="00000000" w:rsidDel="00000000" w:rsidP="00000000" w:rsidRDefault="00000000" w:rsidRPr="00000000" w14:paraId="00000AB0">
      <w:pPr>
        <w:spacing w:line="276" w:lineRule="auto"/>
        <w:rPr>
          <w:color w:val="000000"/>
        </w:rPr>
      </w:pPr>
      <w:r w:rsidDel="00000000" w:rsidR="00000000" w:rsidRPr="00000000">
        <w:rPr>
          <w:rFonts w:ascii="Arial" w:cs="Arial" w:eastAsia="Arial" w:hAnsi="Arial"/>
          <w:color w:val="000000"/>
          <w:sz w:val="22"/>
          <w:szCs w:val="22"/>
          <w:rtl w:val="0"/>
        </w:rPr>
        <w:t xml:space="preserve">At </w:t>
      </w:r>
      <w:r w:rsidDel="00000000" w:rsidR="00000000" w:rsidRPr="00000000">
        <w:rPr>
          <w:color w:val="000000"/>
          <w:rtl w:val="0"/>
        </w:rPr>
        <w:t xml:space="preserve">some point after several Awake periods without any response from the Server, a Client might decide that it needs to try to connect to a different Server. The Client might send a DISCONNECT Packet to try to notify the original Server, or just delete its Virtual Connection.  </w:t>
      </w:r>
      <w:r w:rsidDel="00000000" w:rsidR="00000000" w:rsidRPr="00000000">
        <w:rPr>
          <w:rtl w:val="0"/>
        </w:rPr>
      </w:r>
    </w:p>
    <w:p w:rsidR="00000000" w:rsidDel="00000000" w:rsidP="00000000" w:rsidRDefault="00000000" w:rsidRPr="00000000" w14:paraId="00000AB1">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From the </w:t>
      </w:r>
      <w:r w:rsidDel="00000000" w:rsidR="00000000" w:rsidRPr="00000000">
        <w:rPr>
          <w:rFonts w:ascii="Arial" w:cs="Arial" w:eastAsia="Arial" w:hAnsi="Arial"/>
          <w:i w:val="1"/>
          <w:color w:val="000000"/>
          <w:sz w:val="22"/>
          <w:szCs w:val="22"/>
          <w:rtl w:val="0"/>
        </w:rPr>
        <w:t xml:space="preserve">Asleep</w:t>
      </w:r>
      <w:r w:rsidDel="00000000" w:rsidR="00000000" w:rsidRPr="00000000">
        <w:rPr>
          <w:rFonts w:ascii="Arial" w:cs="Arial" w:eastAsia="Arial" w:hAnsi="Arial"/>
          <w:i w:val="1"/>
          <w:sz w:val="22"/>
          <w:szCs w:val="22"/>
          <w:rtl w:val="0"/>
        </w:rPr>
        <w:t xml:space="preserve"> </w:t>
      </w:r>
      <w:r w:rsidDel="00000000" w:rsidR="00000000" w:rsidRPr="00000000">
        <w:rPr>
          <w:rFonts w:ascii="Arial" w:cs="Arial" w:eastAsia="Arial" w:hAnsi="Arial"/>
          <w:color w:val="000000"/>
          <w:sz w:val="22"/>
          <w:szCs w:val="22"/>
          <w:rtl w:val="0"/>
        </w:rPr>
        <w:t xml:space="preserve">state, a client can </w:t>
      </w:r>
      <w:r w:rsidDel="00000000" w:rsidR="00000000" w:rsidRPr="00000000">
        <w:rPr>
          <w:color w:val="000000"/>
          <w:rtl w:val="0"/>
        </w:rPr>
        <w:t xml:space="preserve">move</w:t>
      </w:r>
      <w:r w:rsidDel="00000000" w:rsidR="00000000" w:rsidRPr="00000000">
        <w:rPr>
          <w:rFonts w:ascii="Arial" w:cs="Arial" w:eastAsia="Arial" w:hAnsi="Arial"/>
          <w:color w:val="000000"/>
          <w:sz w:val="22"/>
          <w:szCs w:val="22"/>
          <w:rtl w:val="0"/>
        </w:rPr>
        <w:t xml:space="preserve"> to the </w:t>
      </w:r>
      <w:r w:rsidDel="00000000" w:rsidR="00000000" w:rsidRPr="00000000">
        <w:rPr>
          <w:rFonts w:ascii="Arial" w:cs="Arial" w:eastAsia="Arial" w:hAnsi="Arial"/>
          <w:i w:val="1"/>
          <w:color w:val="000000"/>
          <w:sz w:val="22"/>
          <w:szCs w:val="22"/>
          <w:rtl w:val="0"/>
        </w:rPr>
        <w:t xml:space="preserve">Active </w:t>
      </w:r>
      <w:r w:rsidDel="00000000" w:rsidR="00000000" w:rsidRPr="00000000">
        <w:rPr>
          <w:rFonts w:ascii="Arial" w:cs="Arial" w:eastAsia="Arial" w:hAnsi="Arial"/>
          <w:color w:val="000000"/>
          <w:sz w:val="22"/>
          <w:szCs w:val="22"/>
          <w:rtl w:val="0"/>
        </w:rPr>
        <w:t xml:space="preserve">state by sending a CONNECT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or to the </w:t>
      </w:r>
      <w:r w:rsidDel="00000000" w:rsidR="00000000" w:rsidRPr="00000000">
        <w:rPr>
          <w:rFonts w:ascii="Arial" w:cs="Arial" w:eastAsia="Arial" w:hAnsi="Arial"/>
          <w:i w:val="1"/>
          <w:color w:val="000000"/>
          <w:sz w:val="22"/>
          <w:szCs w:val="22"/>
          <w:rtl w:val="0"/>
        </w:rPr>
        <w:t xml:space="preserve">Disconnected </w:t>
      </w:r>
      <w:r w:rsidDel="00000000" w:rsidR="00000000" w:rsidRPr="00000000">
        <w:rPr>
          <w:rFonts w:ascii="Arial" w:cs="Arial" w:eastAsia="Arial" w:hAnsi="Arial"/>
          <w:color w:val="000000"/>
          <w:sz w:val="22"/>
          <w:szCs w:val="22"/>
          <w:rtl w:val="0"/>
        </w:rPr>
        <w:t xml:space="preserve">state by sending a DISCONNECT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The Client can also modify its sleep configuration by sending a SLEEPREQ P</w:t>
      </w:r>
      <w:r w:rsidDel="00000000" w:rsidR="00000000" w:rsidRPr="00000000">
        <w:rPr>
          <w:rFonts w:ascii="Arial" w:cs="Arial" w:eastAsia="Arial" w:hAnsi="Arial"/>
          <w:sz w:val="22"/>
          <w:szCs w:val="22"/>
          <w:rtl w:val="0"/>
        </w:rPr>
        <w:t xml:space="preserve">acket</w:t>
      </w:r>
      <w:r w:rsidDel="00000000" w:rsidR="00000000" w:rsidRPr="00000000">
        <w:rPr>
          <w:rFonts w:ascii="Arial" w:cs="Arial" w:eastAsia="Arial" w:hAnsi="Arial"/>
          <w:color w:val="000000"/>
          <w:sz w:val="22"/>
          <w:szCs w:val="22"/>
          <w:rtl w:val="0"/>
        </w:rPr>
        <w:t xml:space="preserve"> with a new value of Sleep Duration.</w:t>
      </w:r>
      <w:r w:rsidDel="00000000" w:rsidR="00000000" w:rsidRPr="00000000">
        <w:rPr>
          <w:rFonts w:ascii="Arial" w:cs="Arial" w:eastAsia="Arial" w:hAnsi="Arial"/>
          <w:color w:val="000000"/>
          <w:sz w:val="22"/>
          <w:szCs w:val="22"/>
          <w:rtl w:val="0"/>
        </w:rPr>
        <w:t xml:space="preserve"> </w:t>
      </w:r>
    </w:p>
    <w:p w:rsidR="00000000" w:rsidDel="00000000" w:rsidP="00000000" w:rsidRDefault="00000000" w:rsidRPr="00000000" w14:paraId="00000AB2">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Note that a sleeping Client should go to the </w:t>
      </w:r>
      <w:r w:rsidDel="00000000" w:rsidR="00000000" w:rsidRPr="00000000">
        <w:rPr>
          <w:rFonts w:ascii="Arial" w:cs="Arial" w:eastAsia="Arial" w:hAnsi="Arial"/>
          <w:i w:val="1"/>
          <w:color w:val="000000"/>
          <w:sz w:val="22"/>
          <w:szCs w:val="22"/>
          <w:rtl w:val="0"/>
        </w:rPr>
        <w:t xml:space="preserve">Awake </w:t>
      </w:r>
      <w:r w:rsidDel="00000000" w:rsidR="00000000" w:rsidRPr="00000000">
        <w:rPr>
          <w:rFonts w:ascii="Arial" w:cs="Arial" w:eastAsia="Arial" w:hAnsi="Arial"/>
          <w:color w:val="000000"/>
          <w:sz w:val="22"/>
          <w:szCs w:val="22"/>
          <w:rtl w:val="0"/>
        </w:rPr>
        <w:t xml:space="preserve">state only if it wants to check whether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has any Application M</w:t>
      </w:r>
      <w:r w:rsidDel="00000000" w:rsidR="00000000" w:rsidRPr="00000000">
        <w:rPr>
          <w:rFonts w:ascii="Arial" w:cs="Arial" w:eastAsia="Arial" w:hAnsi="Arial"/>
          <w:sz w:val="22"/>
          <w:szCs w:val="22"/>
          <w:rtl w:val="0"/>
        </w:rPr>
        <w:t xml:space="preserve">essages</w:t>
      </w:r>
      <w:r w:rsidDel="00000000" w:rsidR="00000000" w:rsidRPr="00000000">
        <w:rPr>
          <w:rFonts w:ascii="Arial" w:cs="Arial" w:eastAsia="Arial" w:hAnsi="Arial"/>
          <w:color w:val="000000"/>
          <w:sz w:val="22"/>
          <w:szCs w:val="22"/>
          <w:rtl w:val="0"/>
        </w:rPr>
        <w:t xml:space="preserve"> buffered for it and return as soon as possible to the </w:t>
      </w:r>
      <w:r w:rsidDel="00000000" w:rsidR="00000000" w:rsidRPr="00000000">
        <w:rPr>
          <w:rFonts w:ascii="Arial" w:cs="Arial" w:eastAsia="Arial" w:hAnsi="Arial"/>
          <w:i w:val="1"/>
          <w:color w:val="000000"/>
          <w:sz w:val="22"/>
          <w:szCs w:val="22"/>
          <w:rtl w:val="0"/>
        </w:rPr>
        <w:t xml:space="preserve">Asleep </w:t>
      </w:r>
      <w:r w:rsidDel="00000000" w:rsidR="00000000" w:rsidRPr="00000000">
        <w:rPr>
          <w:rFonts w:ascii="Arial" w:cs="Arial" w:eastAsia="Arial" w:hAnsi="Arial"/>
          <w:color w:val="000000"/>
          <w:sz w:val="22"/>
          <w:szCs w:val="22"/>
          <w:rtl w:val="0"/>
        </w:rPr>
        <w:t xml:space="preserve">state without sending any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s to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(other </w:t>
      </w:r>
      <w:r w:rsidDel="00000000" w:rsidR="00000000" w:rsidRPr="00000000">
        <w:rPr>
          <w:color w:val="000000"/>
          <w:rtl w:val="0"/>
        </w:rPr>
        <w:t xml:space="preserve">than PUBACK, PUBREC, PUBCOMP or REGACK)</w:t>
      </w:r>
      <w:r w:rsidDel="00000000" w:rsidR="00000000" w:rsidRPr="00000000">
        <w:rPr>
          <w:rFonts w:ascii="Arial" w:cs="Arial" w:eastAsia="Arial" w:hAnsi="Arial"/>
          <w:color w:val="000000"/>
          <w:sz w:val="22"/>
          <w:szCs w:val="22"/>
          <w:rtl w:val="0"/>
        </w:rPr>
        <w:t xml:space="preserve">. </w:t>
      </w:r>
      <w:r w:rsidDel="00000000" w:rsidR="00000000" w:rsidRPr="00000000">
        <w:rPr>
          <w:color w:val="000000"/>
          <w:rtl w:val="0"/>
        </w:rPr>
        <w:t xml:space="preserve">If it wants to do more than this,</w:t>
      </w:r>
      <w:sdt>
        <w:sdtPr>
          <w:id w:val="-74003464"/>
          <w:tag w:val="goog_rdk_67"/>
        </w:sdtPr>
        <w:sdtContent>
          <w:commentRangeStart w:id="47"/>
        </w:sdtContent>
      </w:sdt>
      <w:sdt>
        <w:sdtPr>
          <w:id w:val="-1714423518"/>
          <w:tag w:val="goog_rdk_68"/>
        </w:sdtPr>
        <w:sdtContent>
          <w:commentRangeStart w:id="48"/>
        </w:sdtContent>
      </w:sdt>
      <w:sdt>
        <w:sdtPr>
          <w:id w:val="75903900"/>
          <w:tag w:val="goog_rdk_69"/>
        </w:sdtPr>
        <w:sdtContent>
          <w:commentRangeStart w:id="49"/>
        </w:sdtContent>
      </w:sdt>
      <w:r w:rsidDel="00000000" w:rsidR="00000000" w:rsidRPr="00000000">
        <w:rPr>
          <w:rFonts w:ascii="Arial" w:cs="Arial" w:eastAsia="Arial" w:hAnsi="Arial"/>
          <w:color w:val="000000"/>
          <w:sz w:val="22"/>
          <w:szCs w:val="22"/>
          <w:rtl w:val="0"/>
        </w:rPr>
        <w:t xml:space="preserve"> it </w:t>
      </w:r>
      <w:r w:rsidDel="00000000" w:rsidR="00000000" w:rsidRPr="00000000">
        <w:rPr>
          <w:color w:val="000000"/>
          <w:rtl w:val="0"/>
        </w:rPr>
        <w:t xml:space="preserve">needs to create a new Virtual Connection </w:t>
      </w:r>
      <w:r w:rsidDel="00000000" w:rsidR="00000000" w:rsidRPr="00000000">
        <w:rPr>
          <w:rFonts w:ascii="Arial" w:cs="Arial" w:eastAsia="Arial" w:hAnsi="Arial"/>
          <w:color w:val="000000"/>
          <w:sz w:val="22"/>
          <w:szCs w:val="22"/>
          <w:rtl w:val="0"/>
        </w:rPr>
        <w:t xml:space="preserve">by sending a CONNECT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to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w:t>
      </w:r>
      <w:commentRangeEnd w:id="47"/>
      <w:r w:rsidDel="00000000" w:rsidR="00000000" w:rsidRPr="00000000">
        <w:commentReference w:id="47"/>
      </w:r>
      <w:commentRangeEnd w:id="48"/>
      <w:r w:rsidDel="00000000" w:rsidR="00000000" w:rsidRPr="00000000">
        <w:commentReference w:id="48"/>
      </w:r>
      <w:commentRangeEnd w:id="49"/>
      <w:r w:rsidDel="00000000" w:rsidR="00000000" w:rsidRPr="00000000">
        <w:commentReference w:id="49"/>
      </w:r>
      <w:r w:rsidDel="00000000" w:rsidR="00000000" w:rsidRPr="00000000">
        <w:rPr>
          <w:rtl w:val="0"/>
        </w:rPr>
      </w:r>
    </w:p>
    <w:p w:rsidR="00000000" w:rsidDel="00000000" w:rsidP="00000000" w:rsidRDefault="00000000" w:rsidRPr="00000000" w14:paraId="00000AB3">
      <w:pPr>
        <w:spacing w:line="276"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Session </w:t>
      </w:r>
      <w:r w:rsidDel="00000000" w:rsidR="00000000" w:rsidRPr="00000000">
        <w:rPr>
          <w:rFonts w:ascii="Arial" w:cs="Arial" w:eastAsia="Arial" w:hAnsi="Arial"/>
          <w:color w:val="000000"/>
          <w:sz w:val="22"/>
          <w:szCs w:val="22"/>
          <w:shd w:fill="auto" w:val="clear"/>
          <w:rtl w:val="0"/>
        </w:rPr>
        <w:t xml:space="preserve">Topic Aliases last for the duration of a Session which exists throughout the sleep cycle. However, if the Client wants to save storage by removing the Session Topic Aliases while Asleep, i</w:t>
      </w:r>
      <w:r w:rsidDel="00000000" w:rsidR="00000000" w:rsidRPr="00000000">
        <w:rPr>
          <w:color w:val="000000"/>
          <w:shd w:fill="auto" w:val="clear"/>
          <w:rtl w:val="0"/>
        </w:rPr>
        <w:t xml:space="preserve">t</w:t>
      </w:r>
      <w:r w:rsidDel="00000000" w:rsidR="00000000" w:rsidRPr="00000000">
        <w:rPr>
          <w:rFonts w:ascii="Arial" w:cs="Arial" w:eastAsia="Arial" w:hAnsi="Arial"/>
          <w:color w:val="000000"/>
          <w:sz w:val="22"/>
          <w:szCs w:val="22"/>
          <w:shd w:fill="auto" w:val="clear"/>
          <w:rtl w:val="0"/>
        </w:rPr>
        <w:t xml:space="preserve"> can set the Retain Topic Aliases flag on the SLEEPREQ packet to 0. The disadvantage being that during the Awake state, Session Topic Aliases will have to be recreated, or Topic Names used instead, increasing network data usage. </w:t>
      </w:r>
      <w:r w:rsidDel="00000000" w:rsidR="00000000" w:rsidRPr="00000000">
        <w:rPr>
          <w:rtl w:val="0"/>
        </w:rPr>
      </w:r>
    </w:p>
    <w:p w:rsidR="00000000" w:rsidDel="00000000" w:rsidP="00000000" w:rsidRDefault="00000000" w:rsidRPr="00000000" w14:paraId="00000AB4">
      <w:pPr>
        <w:spacing w:after="0" w:before="0" w:lineRule="auto"/>
        <w:rPr>
          <w:i w:val="1"/>
          <w:sz w:val="19"/>
          <w:szCs w:val="19"/>
        </w:rPr>
      </w:pPr>
      <w:r w:rsidDel="00000000" w:rsidR="00000000" w:rsidRPr="00000000">
        <w:br w:type="page"/>
      </w:r>
      <w:r w:rsidDel="00000000" w:rsidR="00000000" w:rsidRPr="00000000">
        <w:rPr>
          <w:rtl w:val="0"/>
        </w:rPr>
      </w:r>
    </w:p>
    <w:p w:rsidR="00000000" w:rsidDel="00000000" w:rsidP="00000000" w:rsidRDefault="00000000" w:rsidRPr="00000000" w14:paraId="00000AB5">
      <w:pPr>
        <w:spacing w:after="0" w:before="0" w:lineRule="auto"/>
        <w:rPr>
          <w:i w:val="1"/>
          <w:sz w:val="19"/>
          <w:szCs w:val="19"/>
        </w:rPr>
      </w:pPr>
      <w:r w:rsidDel="00000000" w:rsidR="00000000" w:rsidRPr="00000000">
        <w:rPr>
          <w:rtl w:val="0"/>
        </w:rPr>
      </w:r>
    </w:p>
    <w:p w:rsidR="00000000" w:rsidDel="00000000" w:rsidP="00000000" w:rsidRDefault="00000000" w:rsidRPr="00000000" w14:paraId="00000AB6">
      <w:pPr>
        <w:spacing w:after="0" w:before="0" w:lineRule="auto"/>
        <w:rPr>
          <w:rFonts w:ascii="Arial" w:cs="Arial" w:eastAsia="Arial" w:hAnsi="Arial"/>
          <w:color w:val="000000"/>
          <w:highlight w:val="yellow"/>
        </w:rPr>
      </w:pPr>
      <w:r w:rsidDel="00000000" w:rsidR="00000000" w:rsidRPr="00000000">
        <w:rPr>
          <w:i w:val="1"/>
          <w:sz w:val="19"/>
          <w:szCs w:val="19"/>
          <w:rtl w:val="0"/>
        </w:rPr>
        <w:t xml:space="preserve">Figure 4-9 – Awake PINGRESP Packet flush</w:t>
      </w:r>
      <w:r w:rsidDel="00000000" w:rsidR="00000000" w:rsidRPr="00000000">
        <w:rPr>
          <w:rtl w:val="0"/>
        </w:rPr>
      </w:r>
    </w:p>
    <w:p w:rsidR="00000000" w:rsidDel="00000000" w:rsidP="00000000" w:rsidRDefault="00000000" w:rsidRPr="00000000" w14:paraId="00000AB7">
      <w:pPr>
        <w:spacing w:after="0" w:before="0" w:lineRule="auto"/>
        <w:ind w:left="0" w:firstLine="0"/>
        <w:rPr>
          <w:rFonts w:ascii="Arial" w:cs="Arial" w:eastAsia="Arial" w:hAnsi="Arial"/>
          <w:sz w:val="22"/>
          <w:szCs w:val="22"/>
        </w:rPr>
      </w:pPr>
      <w:r w:rsidDel="00000000" w:rsidR="00000000" w:rsidRPr="00000000">
        <w:rPr>
          <w:rFonts w:ascii="Arial" w:cs="Arial" w:eastAsia="Arial" w:hAnsi="Arial"/>
          <w:sz w:val="24"/>
          <w:szCs w:val="24"/>
        </w:rPr>
        <w:drawing>
          <wp:inline distB="114300" distT="114300" distL="114300" distR="114300">
            <wp:extent cx="4220655" cy="6815138"/>
            <wp:effectExtent b="0" l="0" r="0" t="0"/>
            <wp:docPr id="26" name="image8.png"/>
            <a:graphic>
              <a:graphicData uri="http://schemas.openxmlformats.org/drawingml/2006/picture">
                <pic:pic>
                  <pic:nvPicPr>
                    <pic:cNvPr id="0" name="image8.png"/>
                    <pic:cNvPicPr preferRelativeResize="0"/>
                  </pic:nvPicPr>
                  <pic:blipFill>
                    <a:blip r:embed="rId105"/>
                    <a:srcRect b="0" l="5023" r="5023" t="0"/>
                    <a:stretch>
                      <a:fillRect/>
                    </a:stretch>
                  </pic:blipFill>
                  <pic:spPr>
                    <a:xfrm>
                      <a:off x="0" y="0"/>
                      <a:ext cx="4220655" cy="6815138"/>
                    </a:xfrm>
                    <a:prstGeom prst="rect"/>
                    <a:ln/>
                  </pic:spPr>
                </pic:pic>
              </a:graphicData>
            </a:graphic>
          </wp:inline>
        </w:drawing>
      </w:r>
      <w:r w:rsidDel="00000000" w:rsidR="00000000" w:rsidRPr="00000000">
        <w:rPr>
          <w:rtl w:val="0"/>
        </w:rPr>
      </w:r>
    </w:p>
    <w:p w:rsidR="00000000" w:rsidDel="00000000" w:rsidP="00000000" w:rsidRDefault="00000000" w:rsidRPr="00000000" w14:paraId="00000AB8">
      <w:pPr>
        <w:pStyle w:val="Heading2"/>
        <w:ind w:left="0" w:firstLine="0"/>
        <w:rPr>
          <w:rFonts w:ascii="Arial" w:cs="Arial" w:eastAsia="Arial" w:hAnsi="Arial"/>
        </w:rPr>
      </w:pPr>
      <w:bookmarkStart w:colFirst="0" w:colLast="0" w:name="_heading=h.mo7ahow0t2fa" w:id="314"/>
      <w:bookmarkEnd w:id="314"/>
      <w:r w:rsidDel="00000000" w:rsidR="00000000" w:rsidRPr="00000000">
        <w:rPr>
          <w:rFonts w:ascii="Arial" w:cs="Arial" w:eastAsia="Arial" w:hAnsi="Arial"/>
          <w:rtl w:val="0"/>
        </w:rPr>
        <w:t xml:space="preserve">4.15 Optional Features</w:t>
      </w:r>
    </w:p>
    <w:p w:rsidR="00000000" w:rsidDel="00000000" w:rsidP="00000000" w:rsidRDefault="00000000" w:rsidRPr="00000000" w14:paraId="00000AB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Support for the ADVERTISE, SEARCHGW, GWINFO and PUBWOS packet types is optional. </w:t>
      </w:r>
    </w:p>
    <w:p w:rsidR="00000000" w:rsidDel="00000000" w:rsidP="00000000" w:rsidRDefault="00000000" w:rsidRPr="00000000" w14:paraId="00000AB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Forwarder Encapsulation packet type support is optional. For instance, it is not required if the MQTT-SN Clients are able to directly reach an MQTT-SN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B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Protection Encapsulation packet type support is optional. For instance, it is not required if the MQTT-SN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and the MQTT-SN Clients interact over a secure communication channel, such as DTLS, or any communication channel assuring the authenticity and optionally the confidentiality</w:t>
      </w:r>
      <w:r w:rsidDel="00000000" w:rsidR="00000000" w:rsidRPr="00000000">
        <w:rPr>
          <w:rtl w:val="0"/>
        </w:rPr>
        <w:t xml:space="preserve"> of MQTT-SN data</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ABC">
      <w:pPr>
        <w:pStyle w:val="Heading1"/>
        <w:ind w:left="0" w:firstLine="0"/>
        <w:rPr/>
      </w:pPr>
      <w:bookmarkStart w:colFirst="0" w:colLast="0" w:name="_heading=h.ao41zqqg0txn" w:id="315"/>
      <w:bookmarkEnd w:id="315"/>
      <w:r w:rsidDel="00000000" w:rsidR="00000000" w:rsidRPr="00000000">
        <w:rPr>
          <w:rtl w:val="0"/>
        </w:rPr>
        <w:t xml:space="preserve">5 Security (Informative)</w:t>
      </w:r>
      <w:r w:rsidDel="00000000" w:rsidR="00000000" w:rsidRPr="00000000">
        <w:rPr>
          <w:rtl w:val="0"/>
        </w:rPr>
      </w:r>
    </w:p>
    <w:p w:rsidR="00000000" w:rsidDel="00000000" w:rsidP="00000000" w:rsidRDefault="00000000" w:rsidRPr="00000000" w14:paraId="00000ABD">
      <w:pPr>
        <w:pStyle w:val="Heading2"/>
        <w:ind w:left="0" w:firstLine="0"/>
        <w:rPr/>
      </w:pPr>
      <w:bookmarkStart w:colFirst="0" w:colLast="0" w:name="_heading=h.2w9qaq2wvr46" w:id="316"/>
      <w:bookmarkEnd w:id="316"/>
      <w:r w:rsidDel="00000000" w:rsidR="00000000" w:rsidRPr="00000000">
        <w:rPr>
          <w:rtl w:val="0"/>
        </w:rPr>
        <w:t xml:space="preserve">5.1 Introduction</w:t>
      </w:r>
    </w:p>
    <w:p w:rsidR="00000000" w:rsidDel="00000000" w:rsidP="00000000" w:rsidRDefault="00000000" w:rsidRPr="00000000" w14:paraId="00000ABE">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is a transport protocol specification for message transmission, allowing implementers a choice of network, privacy, authentication and authorization technologies. Since the exact security technologies chosen will be context specific, it is the implementer's responsibility to include the appropriate features as part of their design.</w:t>
      </w:r>
    </w:p>
    <w:p w:rsidR="00000000" w:rsidDel="00000000" w:rsidP="00000000" w:rsidRDefault="00000000" w:rsidRPr="00000000" w14:paraId="00000ABF">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solutions are likely to also include MQTT communications - this section should be read alongside the Security chapters in the MQTT standards: </w:t>
      </w:r>
      <w:hyperlink r:id="rId106">
        <w:r w:rsidDel="00000000" w:rsidR="00000000" w:rsidRPr="00000000">
          <w:rPr>
            <w:rFonts w:ascii="Arial" w:cs="Arial" w:eastAsia="Arial" w:hAnsi="Arial"/>
            <w:color w:val="1155cc"/>
            <w:u w:val="single"/>
            <w:shd w:fill="auto" w:val="clear"/>
            <w:rtl w:val="0"/>
          </w:rPr>
          <w:t xml:space="preserve">MQTT 3.1.1</w:t>
        </w:r>
      </w:hyperlink>
      <w:r w:rsidDel="00000000" w:rsidR="00000000" w:rsidRPr="00000000">
        <w:rPr>
          <w:rFonts w:ascii="Arial" w:cs="Arial" w:eastAsia="Arial" w:hAnsi="Arial"/>
          <w:color w:val="000000"/>
          <w:shd w:fill="auto" w:val="clear"/>
          <w:rtl w:val="0"/>
        </w:rPr>
        <w:t xml:space="preserve"> and </w:t>
      </w:r>
      <w:hyperlink r:id="rId107">
        <w:r w:rsidDel="00000000" w:rsidR="00000000" w:rsidRPr="00000000">
          <w:rPr>
            <w:rFonts w:ascii="Arial" w:cs="Arial" w:eastAsia="Arial" w:hAnsi="Arial"/>
            <w:color w:val="1155cc"/>
            <w:u w:val="single"/>
            <w:shd w:fill="auto" w:val="clear"/>
            <w:rtl w:val="0"/>
          </w:rPr>
          <w:t xml:space="preserve">MQTT 5.0</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AC0">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implementations will likely need to keep pace with an evolving security landscape. This Chapter provides general implementation guidance so as not to restrict choices available. Examples of threats that solution providers should consider are:</w:t>
      </w:r>
    </w:p>
    <w:p w:rsidR="00000000" w:rsidDel="00000000" w:rsidP="00000000" w:rsidRDefault="00000000" w:rsidRPr="00000000" w14:paraId="00000AC1">
      <w:pPr>
        <w:numPr>
          <w:ilvl w:val="0"/>
          <w:numId w:val="23"/>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Devices could be compromised</w:t>
      </w:r>
    </w:p>
    <w:p w:rsidR="00000000" w:rsidDel="00000000" w:rsidP="00000000" w:rsidRDefault="00000000" w:rsidRPr="00000000" w14:paraId="00000AC2">
      <w:pPr>
        <w:numPr>
          <w:ilvl w:val="0"/>
          <w:numId w:val="23"/>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Data at rest in Clients and Servers might be accessible</w:t>
      </w:r>
    </w:p>
    <w:p w:rsidR="00000000" w:rsidDel="00000000" w:rsidP="00000000" w:rsidRDefault="00000000" w:rsidRPr="00000000" w14:paraId="00000AC3">
      <w:pPr>
        <w:numPr>
          <w:ilvl w:val="0"/>
          <w:numId w:val="23"/>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Protocol behaviors could have side effects - “timing attacks” for example</w:t>
      </w:r>
    </w:p>
    <w:p w:rsidR="00000000" w:rsidDel="00000000" w:rsidP="00000000" w:rsidRDefault="00000000" w:rsidRPr="00000000" w14:paraId="00000AC4">
      <w:pPr>
        <w:numPr>
          <w:ilvl w:val="0"/>
          <w:numId w:val="23"/>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Denial of Service (DoS) attacks</w:t>
      </w:r>
    </w:p>
    <w:p w:rsidR="00000000" w:rsidDel="00000000" w:rsidP="00000000" w:rsidRDefault="00000000" w:rsidRPr="00000000" w14:paraId="00000AC5">
      <w:pPr>
        <w:numPr>
          <w:ilvl w:val="0"/>
          <w:numId w:val="23"/>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Communications could be intercepted, altered, re-routed or disclosed</w:t>
      </w:r>
    </w:p>
    <w:p w:rsidR="00000000" w:rsidDel="00000000" w:rsidP="00000000" w:rsidRDefault="00000000" w:rsidRPr="00000000" w14:paraId="00000AC6">
      <w:pPr>
        <w:numPr>
          <w:ilvl w:val="0"/>
          <w:numId w:val="23"/>
        </w:numPr>
        <w:spacing w:after="24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Injection of spoofed MQTT-SN Control Packets</w:t>
      </w:r>
    </w:p>
    <w:p w:rsidR="00000000" w:rsidDel="00000000" w:rsidP="00000000" w:rsidRDefault="00000000" w:rsidRPr="00000000" w14:paraId="00000AC7">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MQTT-SN solutions are deployed in hostile communication environments, implementations will often need to provide mechanisms for:</w:t>
      </w:r>
    </w:p>
    <w:p w:rsidR="00000000" w:rsidDel="00000000" w:rsidP="00000000" w:rsidRDefault="00000000" w:rsidRPr="00000000" w14:paraId="00000AC8">
      <w:pPr>
        <w:numPr>
          <w:ilvl w:val="0"/>
          <w:numId w:val="63"/>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Authentication of users and devices</w:t>
      </w:r>
    </w:p>
    <w:p w:rsidR="00000000" w:rsidDel="00000000" w:rsidP="00000000" w:rsidRDefault="00000000" w:rsidRPr="00000000" w14:paraId="00000AC9">
      <w:pPr>
        <w:numPr>
          <w:ilvl w:val="0"/>
          <w:numId w:val="63"/>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Authorization of access to Server resources</w:t>
      </w:r>
    </w:p>
    <w:p w:rsidR="00000000" w:rsidDel="00000000" w:rsidP="00000000" w:rsidRDefault="00000000" w:rsidRPr="00000000" w14:paraId="00000ACA">
      <w:pPr>
        <w:numPr>
          <w:ilvl w:val="0"/>
          <w:numId w:val="63"/>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Integrity of MQTT-SN Control Packets and application data contained therein</w:t>
      </w:r>
    </w:p>
    <w:p w:rsidR="00000000" w:rsidDel="00000000" w:rsidP="00000000" w:rsidRDefault="00000000" w:rsidRPr="00000000" w14:paraId="00000ACB">
      <w:pPr>
        <w:numPr>
          <w:ilvl w:val="0"/>
          <w:numId w:val="63"/>
        </w:numPr>
        <w:spacing w:after="24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Privacy of MQTT-SN Control Packets and application data contained therein </w:t>
      </w:r>
    </w:p>
    <w:p w:rsidR="00000000" w:rsidDel="00000000" w:rsidP="00000000" w:rsidRDefault="00000000" w:rsidRPr="00000000" w14:paraId="00000ACC">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 addition to technical security issues there could also be geographic (for example U.S.-EU Privacy Shield Framework</w:t>
      </w:r>
      <w:hyperlink r:id="rId108">
        <w:r w:rsidDel="00000000" w:rsidR="00000000" w:rsidRPr="00000000">
          <w:rPr>
            <w:rFonts w:ascii="Arial" w:cs="Arial" w:eastAsia="Arial" w:hAnsi="Arial"/>
            <w:color w:val="000000"/>
            <w:shd w:fill="auto" w:val="clear"/>
            <w:rtl w:val="0"/>
          </w:rPr>
          <w:t xml:space="preserve"> </w:t>
        </w:r>
      </w:hyperlink>
      <w:hyperlink r:id="rId109">
        <w:r w:rsidDel="00000000" w:rsidR="00000000" w:rsidRPr="00000000">
          <w:rPr>
            <w:rFonts w:ascii="Arial" w:cs="Arial" w:eastAsia="Arial" w:hAnsi="Arial"/>
            <w:color w:val="1155cc"/>
            <w:u w:val="single"/>
            <w:shd w:fill="auto" w:val="clear"/>
            <w:rtl w:val="0"/>
          </w:rPr>
          <w:t xml:space="preserve">[USEUPRIVSH]</w:t>
        </w:r>
      </w:hyperlink>
      <w:r w:rsidDel="00000000" w:rsidR="00000000" w:rsidRPr="00000000">
        <w:rPr>
          <w:rFonts w:ascii="Arial" w:cs="Arial" w:eastAsia="Arial" w:hAnsi="Arial"/>
          <w:color w:val="000000"/>
          <w:shd w:fill="auto" w:val="clear"/>
          <w:rtl w:val="0"/>
        </w:rPr>
        <w:t xml:space="preserve">), industry specific (for example PCI DSS</w:t>
      </w:r>
      <w:hyperlink r:id="rId110">
        <w:r w:rsidDel="00000000" w:rsidR="00000000" w:rsidRPr="00000000">
          <w:rPr>
            <w:rFonts w:ascii="Arial" w:cs="Arial" w:eastAsia="Arial" w:hAnsi="Arial"/>
            <w:color w:val="000000"/>
            <w:shd w:fill="auto" w:val="clear"/>
            <w:rtl w:val="0"/>
          </w:rPr>
          <w:t xml:space="preserve"> </w:t>
        </w:r>
      </w:hyperlink>
      <w:hyperlink r:id="rId111">
        <w:r w:rsidDel="00000000" w:rsidR="00000000" w:rsidRPr="00000000">
          <w:rPr>
            <w:rFonts w:ascii="Arial" w:cs="Arial" w:eastAsia="Arial" w:hAnsi="Arial"/>
            <w:color w:val="1155cc"/>
            <w:u w:val="single"/>
            <w:shd w:fill="auto" w:val="clear"/>
            <w:rtl w:val="0"/>
          </w:rPr>
          <w:t xml:space="preserve">[PCIDSS]</w:t>
        </w:r>
      </w:hyperlink>
      <w:r w:rsidDel="00000000" w:rsidR="00000000" w:rsidRPr="00000000">
        <w:rPr>
          <w:rFonts w:ascii="Arial" w:cs="Arial" w:eastAsia="Arial" w:hAnsi="Arial"/>
          <w:color w:val="000000"/>
          <w:shd w:fill="auto" w:val="clear"/>
          <w:rtl w:val="0"/>
        </w:rPr>
        <w:t xml:space="preserve">) and regulatory considerations (for example Sarbanes-Oxley</w:t>
      </w:r>
      <w:hyperlink r:id="rId112">
        <w:r w:rsidDel="00000000" w:rsidR="00000000" w:rsidRPr="00000000">
          <w:rPr>
            <w:rFonts w:ascii="Arial" w:cs="Arial" w:eastAsia="Arial" w:hAnsi="Arial"/>
            <w:color w:val="000000"/>
            <w:shd w:fill="auto" w:val="clear"/>
            <w:rtl w:val="0"/>
          </w:rPr>
          <w:t xml:space="preserve"> </w:t>
        </w:r>
      </w:hyperlink>
      <w:hyperlink r:id="rId113">
        <w:r w:rsidDel="00000000" w:rsidR="00000000" w:rsidRPr="00000000">
          <w:rPr>
            <w:rFonts w:ascii="Arial" w:cs="Arial" w:eastAsia="Arial" w:hAnsi="Arial"/>
            <w:color w:val="1155cc"/>
            <w:u w:val="single"/>
            <w:shd w:fill="auto" w:val="clear"/>
            <w:rtl w:val="0"/>
          </w:rPr>
          <w:t xml:space="preserve">[SARBANES]</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ACD">
      <w:pPr>
        <w:pStyle w:val="Heading2"/>
        <w:ind w:left="0" w:firstLine="0"/>
        <w:rPr/>
      </w:pPr>
      <w:bookmarkStart w:colFirst="0" w:colLast="0" w:name="_heading=h.igt8todq2le2" w:id="317"/>
      <w:bookmarkEnd w:id="317"/>
      <w:r w:rsidDel="00000000" w:rsidR="00000000" w:rsidRPr="00000000">
        <w:rPr>
          <w:rtl w:val="0"/>
        </w:rPr>
        <w:t xml:space="preserve">5.2 MQTT-SN solutions: security and certification</w:t>
      </w:r>
    </w:p>
    <w:p w:rsidR="00000000" w:rsidDel="00000000" w:rsidP="00000000" w:rsidRDefault="00000000" w:rsidRPr="00000000" w14:paraId="00000ACE">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implementation might want to provide conformance with specific industry security standards such as NIST Cyber Security Framework</w:t>
      </w:r>
      <w:hyperlink r:id="rId114">
        <w:r w:rsidDel="00000000" w:rsidR="00000000" w:rsidRPr="00000000">
          <w:rPr>
            <w:rFonts w:ascii="Arial" w:cs="Arial" w:eastAsia="Arial" w:hAnsi="Arial"/>
            <w:color w:val="000000"/>
            <w:shd w:fill="auto" w:val="clear"/>
            <w:rtl w:val="0"/>
          </w:rPr>
          <w:t xml:space="preserve"> </w:t>
        </w:r>
      </w:hyperlink>
      <w:hyperlink r:id="rId115">
        <w:r w:rsidDel="00000000" w:rsidR="00000000" w:rsidRPr="00000000">
          <w:rPr>
            <w:rFonts w:ascii="Arial" w:cs="Arial" w:eastAsia="Arial" w:hAnsi="Arial"/>
            <w:color w:val="1155cc"/>
            <w:u w:val="single"/>
            <w:shd w:fill="auto" w:val="clear"/>
            <w:rtl w:val="0"/>
          </w:rPr>
          <w:t xml:space="preserve">[NISTCSF]</w:t>
        </w:r>
      </w:hyperlink>
      <w:r w:rsidDel="00000000" w:rsidR="00000000" w:rsidRPr="00000000">
        <w:rPr>
          <w:rFonts w:ascii="Arial" w:cs="Arial" w:eastAsia="Arial" w:hAnsi="Arial"/>
          <w:color w:val="000000"/>
          <w:shd w:fill="auto" w:val="clear"/>
          <w:rtl w:val="0"/>
        </w:rPr>
        <w:t xml:space="preserve">, PCI-DSS</w:t>
      </w:r>
      <w:hyperlink r:id="rId116">
        <w:r w:rsidDel="00000000" w:rsidR="00000000" w:rsidRPr="00000000">
          <w:rPr>
            <w:rFonts w:ascii="Arial" w:cs="Arial" w:eastAsia="Arial" w:hAnsi="Arial"/>
            <w:color w:val="000000"/>
            <w:shd w:fill="auto" w:val="clear"/>
            <w:rtl w:val="0"/>
          </w:rPr>
          <w:t xml:space="preserve"> </w:t>
        </w:r>
      </w:hyperlink>
      <w:hyperlink r:id="rId117">
        <w:r w:rsidDel="00000000" w:rsidR="00000000" w:rsidRPr="00000000">
          <w:rPr>
            <w:rFonts w:ascii="Arial" w:cs="Arial" w:eastAsia="Arial" w:hAnsi="Arial"/>
            <w:color w:val="1155cc"/>
            <w:u w:val="single"/>
            <w:shd w:fill="auto" w:val="clear"/>
            <w:rtl w:val="0"/>
          </w:rPr>
          <w:t xml:space="preserve">[PCIDSS]</w:t>
        </w:r>
      </w:hyperlink>
      <w:r w:rsidDel="00000000" w:rsidR="00000000" w:rsidRPr="00000000">
        <w:rPr>
          <w:rFonts w:ascii="Arial" w:cs="Arial" w:eastAsia="Arial" w:hAnsi="Arial"/>
          <w:color w:val="000000"/>
          <w:shd w:fill="auto" w:val="clear"/>
          <w:rtl w:val="0"/>
        </w:rPr>
        <w:t xml:space="preserve">), FIPS-140-3</w:t>
      </w:r>
      <w:hyperlink r:id="rId118">
        <w:r w:rsidDel="00000000" w:rsidR="00000000" w:rsidRPr="00000000">
          <w:rPr>
            <w:rFonts w:ascii="Arial" w:cs="Arial" w:eastAsia="Arial" w:hAnsi="Arial"/>
            <w:color w:val="000000"/>
            <w:shd w:fill="auto" w:val="clear"/>
            <w:rtl w:val="0"/>
          </w:rPr>
          <w:t xml:space="preserve"> </w:t>
        </w:r>
      </w:hyperlink>
      <w:hyperlink r:id="rId119">
        <w:r w:rsidDel="00000000" w:rsidR="00000000" w:rsidRPr="00000000">
          <w:rPr>
            <w:rFonts w:ascii="Arial" w:cs="Arial" w:eastAsia="Arial" w:hAnsi="Arial"/>
            <w:color w:val="1155cc"/>
            <w:u w:val="single"/>
            <w:shd w:fill="auto" w:val="clear"/>
            <w:rtl w:val="0"/>
          </w:rPr>
          <w:t xml:space="preserve">[FIPS1403]</w:t>
        </w:r>
      </w:hyperlink>
      <w:r w:rsidDel="00000000" w:rsidR="00000000" w:rsidRPr="00000000">
        <w:rPr>
          <w:rFonts w:ascii="Arial" w:cs="Arial" w:eastAsia="Arial" w:hAnsi="Arial"/>
          <w:color w:val="000000"/>
          <w:shd w:fill="auto" w:val="clear"/>
          <w:rtl w:val="0"/>
        </w:rPr>
        <w:t xml:space="preserve"> and Commercial National Security Algorithm Suite (CNSA) 2.0 </w:t>
      </w:r>
      <w:hyperlink r:id="rId120">
        <w:r w:rsidDel="00000000" w:rsidR="00000000" w:rsidRPr="00000000">
          <w:rPr>
            <w:rFonts w:ascii="Arial" w:cs="Arial" w:eastAsia="Arial" w:hAnsi="Arial"/>
            <w:color w:val="1155cc"/>
            <w:u w:val="single"/>
            <w:shd w:fill="auto" w:val="clear"/>
            <w:rtl w:val="0"/>
          </w:rPr>
          <w:t xml:space="preserve">[CNSA20]</w:t>
        </w:r>
      </w:hyperlink>
      <w:r w:rsidDel="00000000" w:rsidR="00000000" w:rsidRPr="00000000">
        <w:rPr>
          <w:rFonts w:ascii="Arial" w:cs="Arial" w:eastAsia="Arial" w:hAnsi="Arial"/>
          <w:color w:val="000000"/>
          <w:shd w:fill="auto" w:val="clear"/>
          <w:rtl w:val="0"/>
        </w:rPr>
        <w:t xml:space="preserve">. The use of industry proven, independently verified and certified technologies will help meet compliance requirements.</w:t>
      </w:r>
    </w:p>
    <w:p w:rsidR="00000000" w:rsidDel="00000000" w:rsidP="00000000" w:rsidRDefault="00000000" w:rsidRPr="00000000" w14:paraId="00000ACF">
      <w:pPr>
        <w:pStyle w:val="Heading2"/>
        <w:ind w:left="0" w:firstLine="0"/>
        <w:rPr/>
      </w:pPr>
      <w:bookmarkStart w:colFirst="0" w:colLast="0" w:name="_heading=h.t81ayj7ar2ac" w:id="318"/>
      <w:bookmarkEnd w:id="318"/>
      <w:r w:rsidDel="00000000" w:rsidR="00000000" w:rsidRPr="00000000">
        <w:rPr>
          <w:rtl w:val="0"/>
        </w:rPr>
        <w:t xml:space="preserve">5.3 Lightweight cryptography and constrained devices</w:t>
      </w:r>
    </w:p>
    <w:p w:rsidR="00000000" w:rsidDel="00000000" w:rsidP="00000000" w:rsidRDefault="00000000" w:rsidRPr="00000000" w14:paraId="00000AD0">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is targeted at the most power saving and constrained devices. In contrast to MQTT where there is principally one underlying network technology - TCP/IP - MQTT-SN is intended to be agnostic to the underlying network as long as it conforms to the requirements outlined in </w:t>
      </w:r>
      <w:hyperlink w:anchor="_heading=h.fc1j1f7dq6oy">
        <w:r w:rsidDel="00000000" w:rsidR="00000000" w:rsidRPr="00000000">
          <w:rPr>
            <w:color w:val="1155cc"/>
            <w:u w:val="single"/>
            <w:shd w:fill="auto" w:val="clear"/>
            <w:rtl w:val="0"/>
          </w:rPr>
          <w:t xml:space="preserve">4.2 Networks and Virtual Connections</w:t>
        </w:r>
      </w:hyperlink>
      <w:r w:rsidDel="00000000" w:rsidR="00000000" w:rsidRPr="00000000">
        <w:rPr>
          <w:rFonts w:ascii="Arial" w:cs="Arial" w:eastAsia="Arial" w:hAnsi="Arial"/>
          <w:color w:val="000000"/>
          <w:shd w:fill="auto" w:val="clear"/>
          <w:rtl w:val="0"/>
        </w:rPr>
        <w:t xml:space="preserve">. </w:t>
      </w:r>
    </w:p>
    <w:p w:rsidR="00000000" w:rsidDel="00000000" w:rsidP="00000000" w:rsidRDefault="00000000" w:rsidRPr="00000000" w14:paraId="00000AD1">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Previous versions of MQTT-SN did not include specific security and integrity features, preferring to leave that to the underlying network. That approach is still supported, but to aid interoperability the Protection Encapsulation is introduced, in </w:t>
      </w:r>
      <w:hyperlink w:anchor="_heading=h.15cqrsoyxc87">
        <w:r w:rsidDel="00000000" w:rsidR="00000000" w:rsidRPr="00000000">
          <w:rPr>
            <w:color w:val="1155cc"/>
            <w:u w:val="single"/>
            <w:shd w:fill="auto" w:val="clear"/>
            <w:rtl w:val="0"/>
          </w:rPr>
          <w:t xml:space="preserve">3.17 Protection Encapsulation</w:t>
        </w:r>
      </w:hyperlink>
      <w:r w:rsidDel="00000000" w:rsidR="00000000" w:rsidRPr="00000000">
        <w:rPr>
          <w:rFonts w:ascii="Arial" w:cs="Arial" w:eastAsia="Arial" w:hAnsi="Arial"/>
          <w:color w:val="000000"/>
          <w:shd w:fill="auto" w:val="clear"/>
          <w:rtl w:val="0"/>
        </w:rPr>
        <w:t xml:space="preserve">. In order to disassociate the security model from the rest of the MQTT-SN specification, the Protection Encapsulation allows all the packet types, including CONNECT, to be wrapped in a security envelope. Furthermore the security material is self-contained in each Protection Encapsulation envelope, so it is completely decoupled from the Virtual Connection.</w:t>
      </w:r>
    </w:p>
    <w:p w:rsidR="00000000" w:rsidDel="00000000" w:rsidP="00000000" w:rsidRDefault="00000000" w:rsidRPr="00000000" w14:paraId="00000AD2">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schemes defined by the Protection Encapsulation are especially suited for implementation by constrained devices: </w:t>
      </w:r>
    </w:p>
    <w:p w:rsidR="00000000" w:rsidDel="00000000" w:rsidP="00000000" w:rsidRDefault="00000000" w:rsidRPr="00000000" w14:paraId="00000AD3">
      <w:pPr>
        <w:numPr>
          <w:ilvl w:val="0"/>
          <w:numId w:val="17"/>
        </w:numPr>
        <w:spacing w:after="0" w:afterAutospacing="0" w:before="24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HMAC and AES CMAC are widely adopted authentication only standard schemes.</w:t>
      </w:r>
    </w:p>
    <w:p w:rsidR="00000000" w:rsidDel="00000000" w:rsidP="00000000" w:rsidRDefault="00000000" w:rsidRPr="00000000" w14:paraId="00000AD4">
      <w:pPr>
        <w:numPr>
          <w:ilvl w:val="0"/>
          <w:numId w:val="17"/>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Advanced Encryption Standard</w:t>
      </w:r>
      <w:hyperlink r:id="rId121">
        <w:r w:rsidDel="00000000" w:rsidR="00000000" w:rsidRPr="00000000">
          <w:rPr>
            <w:rFonts w:ascii="Arial" w:cs="Arial" w:eastAsia="Arial" w:hAnsi="Arial"/>
            <w:color w:val="000000"/>
            <w:shd w:fill="auto" w:val="clear"/>
            <w:rtl w:val="0"/>
          </w:rPr>
          <w:t xml:space="preserve"> </w:t>
        </w:r>
      </w:hyperlink>
      <w:hyperlink r:id="rId122">
        <w:r w:rsidDel="00000000" w:rsidR="00000000" w:rsidRPr="00000000">
          <w:rPr>
            <w:rFonts w:ascii="Arial" w:cs="Arial" w:eastAsia="Arial" w:hAnsi="Arial"/>
            <w:color w:val="1155cc"/>
            <w:u w:val="single"/>
            <w:shd w:fill="auto" w:val="clear"/>
            <w:rtl w:val="0"/>
          </w:rPr>
          <w:t xml:space="preserve">[AES]</w:t>
        </w:r>
      </w:hyperlink>
      <w:r w:rsidDel="00000000" w:rsidR="00000000" w:rsidRPr="00000000">
        <w:rPr>
          <w:rFonts w:ascii="Arial" w:cs="Arial" w:eastAsia="Arial" w:hAnsi="Arial"/>
          <w:color w:val="000000"/>
          <w:shd w:fill="auto" w:val="clear"/>
          <w:rtl w:val="0"/>
        </w:rPr>
        <w:t xml:space="preserve"> is the most widely adopted encryption algorithm. There is hardware support for AES in many processors, but not commonly for embedded processors. </w:t>
      </w:r>
    </w:p>
    <w:p w:rsidR="00000000" w:rsidDel="00000000" w:rsidP="00000000" w:rsidRDefault="00000000" w:rsidRPr="00000000" w14:paraId="00000AD5">
      <w:pPr>
        <w:numPr>
          <w:ilvl w:val="0"/>
          <w:numId w:val="17"/>
        </w:numPr>
        <w:spacing w:after="24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encryption algorithm ChaCha20 [</w:t>
      </w:r>
      <w:hyperlink r:id="rId123">
        <w:r w:rsidDel="00000000" w:rsidR="00000000" w:rsidRPr="00000000">
          <w:rPr>
            <w:rFonts w:ascii="Arial" w:cs="Arial" w:eastAsia="Arial" w:hAnsi="Arial"/>
            <w:color w:val="1155cc"/>
            <w:u w:val="single"/>
            <w:shd w:fill="auto" w:val="clear"/>
            <w:rtl w:val="0"/>
          </w:rPr>
          <w:t xml:space="preserve">CHACHA20</w:t>
        </w:r>
      </w:hyperlink>
      <w:r w:rsidDel="00000000" w:rsidR="00000000" w:rsidRPr="00000000">
        <w:rPr>
          <w:rFonts w:ascii="Arial" w:cs="Arial" w:eastAsia="Arial" w:hAnsi="Arial"/>
          <w:color w:val="000000"/>
          <w:shd w:fill="auto" w:val="clear"/>
          <w:rtl w:val="0"/>
        </w:rPr>
        <w:t xml:space="preserve">] encrypts and decrypts much faster in software, but is not as widely available as AES.</w:t>
      </w:r>
    </w:p>
    <w:p w:rsidR="00000000" w:rsidDel="00000000" w:rsidP="00000000" w:rsidRDefault="00000000" w:rsidRPr="00000000" w14:paraId="00000AD6">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Protection Encapsulation approach is informed by the OSCORE [RFC 8613] standard and CBOR Initial Algorithms [RFC 9053] informational document. The ISO 29192</w:t>
      </w:r>
      <w:hyperlink r:id="rId124">
        <w:r w:rsidDel="00000000" w:rsidR="00000000" w:rsidRPr="00000000">
          <w:rPr>
            <w:rFonts w:ascii="Arial" w:cs="Arial" w:eastAsia="Arial" w:hAnsi="Arial"/>
            <w:color w:val="000000"/>
            <w:shd w:fill="auto" w:val="clear"/>
            <w:rtl w:val="0"/>
          </w:rPr>
          <w:t xml:space="preserve"> </w:t>
        </w:r>
      </w:hyperlink>
      <w:hyperlink r:id="rId125">
        <w:r w:rsidDel="00000000" w:rsidR="00000000" w:rsidRPr="00000000">
          <w:rPr>
            <w:rFonts w:ascii="Arial" w:cs="Arial" w:eastAsia="Arial" w:hAnsi="Arial"/>
            <w:color w:val="1155cc"/>
            <w:u w:val="single"/>
            <w:shd w:fill="auto" w:val="clear"/>
            <w:rtl w:val="0"/>
          </w:rPr>
          <w:t xml:space="preserve">[ISO29192]</w:t>
        </w:r>
      </w:hyperlink>
      <w:r w:rsidDel="00000000" w:rsidR="00000000" w:rsidRPr="00000000">
        <w:rPr>
          <w:rFonts w:ascii="Arial" w:cs="Arial" w:eastAsia="Arial" w:hAnsi="Arial"/>
          <w:color w:val="000000"/>
          <w:shd w:fill="auto" w:val="clear"/>
          <w:rtl w:val="0"/>
        </w:rPr>
        <w:t xml:space="preserve"> standard makes recommendations for cryptographic primitives specifically tuned to perform on constrained, low end, devices.</w:t>
      </w:r>
    </w:p>
    <w:p w:rsidR="00000000" w:rsidDel="00000000" w:rsidP="00000000" w:rsidRDefault="00000000" w:rsidRPr="00000000" w14:paraId="00000AD7">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MQTT-SN Protection Encapsulation also allows for user defined protection schemes, although these will of necessity have lower interoperability compared to the built-in schemes, as implementations of both Client and Server will have to be aware of them.</w:t>
      </w:r>
    </w:p>
    <w:p w:rsidR="00000000" w:rsidDel="00000000" w:rsidP="00000000" w:rsidRDefault="00000000" w:rsidRPr="00000000" w14:paraId="00000AD8">
      <w:pPr>
        <w:pStyle w:val="Heading2"/>
        <w:ind w:left="0" w:firstLine="0"/>
        <w:rPr/>
      </w:pPr>
      <w:bookmarkStart w:colFirst="0" w:colLast="0" w:name="_heading=h.g0bezd2bi3zn" w:id="319"/>
      <w:bookmarkEnd w:id="319"/>
      <w:r w:rsidDel="00000000" w:rsidR="00000000" w:rsidRPr="00000000">
        <w:rPr>
          <w:rtl w:val="0"/>
        </w:rPr>
        <w:t xml:space="preserve">5.4 Implementation notes</w:t>
      </w:r>
    </w:p>
    <w:p w:rsidR="00000000" w:rsidDel="00000000" w:rsidP="00000000" w:rsidRDefault="00000000" w:rsidRPr="00000000" w14:paraId="00000AD9">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the underlying network layer for MQTT-SN is UDP, DTLS [RFC9147] can be used to secure MQTT-SN communications instead of or in conjunction with the Protection Encapsulation. It is recommended that Server implementations that offer DTLS use UDP port 8883 (IANA service name: secure-mqtt).</w:t>
      </w:r>
    </w:p>
    <w:p w:rsidR="00000000" w:rsidDel="00000000" w:rsidP="00000000" w:rsidRDefault="00000000" w:rsidRPr="00000000" w14:paraId="00000ADA">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For other underlying network technologies, a security solution particular to that technology must be found, which could involve using the MQTT-SN </w:t>
      </w:r>
      <w:hyperlink w:anchor="_heading=h.15cqrsoyxc87">
        <w:r w:rsidDel="00000000" w:rsidR="00000000" w:rsidRPr="00000000">
          <w:rPr>
            <w:rFonts w:ascii="Arial" w:cs="Arial" w:eastAsia="Arial" w:hAnsi="Arial"/>
            <w:color w:val="1155cc"/>
            <w:u w:val="single"/>
            <w:shd w:fill="auto" w:val="clear"/>
            <w:rtl w:val="0"/>
          </w:rPr>
          <w:t xml:space="preserve">Protection Encapsulation</w:t>
        </w:r>
      </w:hyperlink>
      <w:r w:rsidDel="00000000" w:rsidR="00000000" w:rsidRPr="00000000">
        <w:rPr>
          <w:rFonts w:ascii="Arial" w:cs="Arial" w:eastAsia="Arial" w:hAnsi="Arial"/>
          <w:color w:val="000000"/>
          <w:shd w:fill="auto" w:val="clear"/>
          <w:rtl w:val="0"/>
        </w:rPr>
        <w:t xml:space="preserve"> and/or </w:t>
      </w:r>
      <w:hyperlink w:anchor="_heading=h.n3l7hni8c3ae">
        <w:r w:rsidDel="00000000" w:rsidR="00000000" w:rsidRPr="00000000">
          <w:rPr>
            <w:rFonts w:ascii="Arial" w:cs="Arial" w:eastAsia="Arial" w:hAnsi="Arial"/>
            <w:color w:val="1155cc"/>
            <w:u w:val="single"/>
            <w:shd w:fill="auto" w:val="clear"/>
            <w:rtl w:val="0"/>
          </w:rPr>
          <w:t xml:space="preserve">Authentication</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ADB">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There are many security concerns to consider when implementing or using MQTT-SN. The following section should not be considered a comprehensive checklist.</w:t>
      </w:r>
    </w:p>
    <w:p w:rsidR="00000000" w:rsidDel="00000000" w:rsidP="00000000" w:rsidRDefault="00000000" w:rsidRPr="00000000" w14:paraId="00000ADC">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implementation might want to achieve some, or all, of the following:</w:t>
      </w:r>
    </w:p>
    <w:p w:rsidR="00000000" w:rsidDel="00000000" w:rsidP="00000000" w:rsidRDefault="00000000" w:rsidRPr="00000000" w14:paraId="00000ADD">
      <w:pPr>
        <w:pStyle w:val="Heading3"/>
        <w:ind w:left="0" w:firstLine="0"/>
        <w:rPr/>
      </w:pPr>
      <w:bookmarkStart w:colFirst="0" w:colLast="0" w:name="_heading=h.h5vxo4k0bdpo" w:id="320"/>
      <w:bookmarkEnd w:id="320"/>
      <w:r w:rsidDel="00000000" w:rsidR="00000000" w:rsidRPr="00000000">
        <w:rPr>
          <w:rtl w:val="0"/>
        </w:rPr>
        <w:t xml:space="preserve">5.4.1 Authentication of Clients by the Server</w:t>
      </w:r>
    </w:p>
    <w:p w:rsidR="00000000" w:rsidDel="00000000" w:rsidP="00000000" w:rsidRDefault="00000000" w:rsidRPr="00000000" w14:paraId="00000ADE">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CONNECT packet contains an Authentication Data field which can contain a user name and password if the Authentication Method is SASL PLAIN (see </w:t>
      </w:r>
      <w:hyperlink w:anchor="_heading=h.nhp24wh46om4">
        <w:r w:rsidDel="00000000" w:rsidR="00000000" w:rsidRPr="00000000">
          <w:rPr>
            <w:color w:val="1155cc"/>
            <w:u w:val="single"/>
            <w:shd w:fill="auto" w:val="clear"/>
            <w:rtl w:val="0"/>
          </w:rPr>
          <w:t xml:space="preserve">4.11.1.2 MQTT User Name and Password Support</w:t>
        </w:r>
      </w:hyperlink>
      <w:r w:rsidDel="00000000" w:rsidR="00000000" w:rsidRPr="00000000">
        <w:rPr>
          <w:rFonts w:ascii="Arial" w:cs="Arial" w:eastAsia="Arial" w:hAnsi="Arial"/>
          <w:color w:val="000000"/>
          <w:shd w:fill="auto" w:val="clear"/>
          <w:rtl w:val="0"/>
        </w:rPr>
        <w:t xml:space="preserve">). Implementations can choose how to make use of the content of these fields. They may provide their own authentication mechanism, use an external authentication system such as LDAP</w:t>
      </w:r>
      <w:hyperlink r:id="rId126">
        <w:r w:rsidDel="00000000" w:rsidR="00000000" w:rsidRPr="00000000">
          <w:rPr>
            <w:rFonts w:ascii="Arial" w:cs="Arial" w:eastAsia="Arial" w:hAnsi="Arial"/>
            <w:color w:val="000000"/>
            <w:shd w:fill="auto" w:val="clear"/>
            <w:rtl w:val="0"/>
          </w:rPr>
          <w:t xml:space="preserve"> </w:t>
        </w:r>
      </w:hyperlink>
      <w:hyperlink r:id="rId127">
        <w:r w:rsidDel="00000000" w:rsidR="00000000" w:rsidRPr="00000000">
          <w:rPr>
            <w:rFonts w:ascii="Arial" w:cs="Arial" w:eastAsia="Arial" w:hAnsi="Arial"/>
            <w:color w:val="1155cc"/>
            <w:u w:val="single"/>
            <w:shd w:fill="auto" w:val="clear"/>
            <w:rtl w:val="0"/>
          </w:rPr>
          <w:t xml:space="preserve">[RFC4511]</w:t>
        </w:r>
      </w:hyperlink>
      <w:r w:rsidDel="00000000" w:rsidR="00000000" w:rsidRPr="00000000">
        <w:rPr>
          <w:rFonts w:ascii="Arial" w:cs="Arial" w:eastAsia="Arial" w:hAnsi="Arial"/>
          <w:color w:val="000000"/>
          <w:shd w:fill="auto" w:val="clear"/>
          <w:rtl w:val="0"/>
        </w:rPr>
        <w:t xml:space="preserve"> or OAuth</w:t>
      </w:r>
      <w:hyperlink r:id="rId128">
        <w:r w:rsidDel="00000000" w:rsidR="00000000" w:rsidRPr="00000000">
          <w:rPr>
            <w:rFonts w:ascii="Arial" w:cs="Arial" w:eastAsia="Arial" w:hAnsi="Arial"/>
            <w:color w:val="000000"/>
            <w:shd w:fill="auto" w:val="clear"/>
            <w:rtl w:val="0"/>
          </w:rPr>
          <w:t xml:space="preserve"> </w:t>
        </w:r>
      </w:hyperlink>
      <w:hyperlink r:id="rId129">
        <w:r w:rsidDel="00000000" w:rsidR="00000000" w:rsidRPr="00000000">
          <w:rPr>
            <w:rFonts w:ascii="Arial" w:cs="Arial" w:eastAsia="Arial" w:hAnsi="Arial"/>
            <w:color w:val="1155cc"/>
            <w:u w:val="single"/>
            <w:shd w:fill="auto" w:val="clear"/>
            <w:rtl w:val="0"/>
          </w:rPr>
          <w:t xml:space="preserve">[RFC6749]</w:t>
        </w:r>
      </w:hyperlink>
      <w:r w:rsidDel="00000000" w:rsidR="00000000" w:rsidRPr="00000000">
        <w:rPr>
          <w:rFonts w:ascii="Arial" w:cs="Arial" w:eastAsia="Arial" w:hAnsi="Arial"/>
          <w:color w:val="000000"/>
          <w:shd w:fill="auto" w:val="clear"/>
          <w:rtl w:val="0"/>
        </w:rPr>
        <w:t xml:space="preserve"> tokens, or leverage operating system authentication mechanisms.</w:t>
      </w:r>
    </w:p>
    <w:p w:rsidR="00000000" w:rsidDel="00000000" w:rsidP="00000000" w:rsidRDefault="00000000" w:rsidRPr="00000000" w14:paraId="00000ADF">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provides an Authentication mechanism as described in </w:t>
      </w:r>
      <w:hyperlink w:anchor="_heading=h.n3l7hni8c3ae">
        <w:r w:rsidDel="00000000" w:rsidR="00000000" w:rsidRPr="00000000">
          <w:rPr>
            <w:color w:val="1155cc"/>
            <w:u w:val="single"/>
            <w:shd w:fill="auto" w:val="clear"/>
            <w:rtl w:val="0"/>
          </w:rPr>
          <w:t xml:space="preserve">4.11 Authentication</w:t>
        </w:r>
      </w:hyperlink>
      <w:r w:rsidDel="00000000" w:rsidR="00000000" w:rsidRPr="00000000">
        <w:rPr>
          <w:rFonts w:ascii="Arial" w:cs="Arial" w:eastAsia="Arial" w:hAnsi="Arial"/>
          <w:color w:val="000000"/>
          <w:shd w:fill="auto" w:val="clear"/>
          <w:rtl w:val="0"/>
        </w:rPr>
        <w:t xml:space="preserve">. Using this requires support for it in both the Client and Server.</w:t>
      </w:r>
    </w:p>
    <w:p w:rsidR="00000000" w:rsidDel="00000000" w:rsidP="00000000" w:rsidRDefault="00000000" w:rsidRPr="00000000" w14:paraId="00000AE0">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Implementations passing authentication data in clear text, obfuscating such data elements or requiring no authentication data should be aware this can give rise to Man-in-the-Middle and replay attacks. </w:t>
      </w:r>
      <w:hyperlink w:anchor="_heading=h.zdgt1oam65sj">
        <w:r w:rsidDel="00000000" w:rsidR="00000000" w:rsidRPr="00000000">
          <w:rPr>
            <w:color w:val="1155cc"/>
            <w:u w:val="single"/>
            <w:shd w:fill="auto" w:val="clear"/>
            <w:rtl w:val="0"/>
          </w:rPr>
          <w:t xml:space="preserve">5.4.5 Privacy of Application Messages and MQTT-SN Control Packets</w:t>
        </w:r>
      </w:hyperlink>
      <w:r w:rsidDel="00000000" w:rsidR="00000000" w:rsidRPr="00000000">
        <w:rPr>
          <w:rFonts w:ascii="Arial" w:cs="Arial" w:eastAsia="Arial" w:hAnsi="Arial"/>
          <w:color w:val="000000"/>
          <w:shd w:fill="auto" w:val="clear"/>
          <w:rtl w:val="0"/>
        </w:rPr>
        <w:t xml:space="preserve"> introduces approaches to ensure data privacy.</w:t>
      </w:r>
    </w:p>
    <w:p w:rsidR="00000000" w:rsidDel="00000000" w:rsidP="00000000" w:rsidRDefault="00000000" w:rsidRPr="00000000" w14:paraId="00000AE1">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Virtual Private Network (VPN) between the Clients and Servers can provide confidence that data is only being received from authorized Clients.</w:t>
      </w:r>
    </w:p>
    <w:p w:rsidR="00000000" w:rsidDel="00000000" w:rsidP="00000000" w:rsidRDefault="00000000" w:rsidRPr="00000000" w14:paraId="00000AE2">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Where DTLS </w:t>
      </w:r>
      <w:hyperlink r:id="rId130">
        <w:r w:rsidDel="00000000" w:rsidR="00000000" w:rsidRPr="00000000">
          <w:rPr>
            <w:rFonts w:ascii="Arial" w:cs="Arial" w:eastAsia="Arial" w:hAnsi="Arial"/>
            <w:color w:val="1155cc"/>
            <w:u w:val="single"/>
            <w:shd w:fill="auto" w:val="clear"/>
            <w:rtl w:val="0"/>
          </w:rPr>
          <w:t xml:space="preserve">[RFC9147]</w:t>
        </w:r>
      </w:hyperlink>
      <w:r w:rsidDel="00000000" w:rsidR="00000000" w:rsidRPr="00000000">
        <w:rPr>
          <w:rFonts w:ascii="Arial" w:cs="Arial" w:eastAsia="Arial" w:hAnsi="Arial"/>
          <w:color w:val="000000"/>
          <w:shd w:fill="auto" w:val="clear"/>
          <w:rtl w:val="0"/>
        </w:rPr>
        <w:t xml:space="preserve"> is used, X.509 Certificates sent from the Client can be used by the Server to authenticate the Client to achieve mutual authentication.</w:t>
      </w:r>
    </w:p>
    <w:p w:rsidR="00000000" w:rsidDel="00000000" w:rsidP="00000000" w:rsidRDefault="00000000" w:rsidRPr="00000000" w14:paraId="00000AE3">
      <w:pPr>
        <w:pStyle w:val="Heading3"/>
        <w:ind w:left="0" w:firstLine="0"/>
        <w:rPr/>
      </w:pPr>
      <w:bookmarkStart w:colFirst="0" w:colLast="0" w:name="_heading=h.lexe5j11rq4v" w:id="321"/>
      <w:bookmarkEnd w:id="321"/>
      <w:r w:rsidDel="00000000" w:rsidR="00000000" w:rsidRPr="00000000">
        <w:rPr>
          <w:rtl w:val="0"/>
        </w:rPr>
        <w:t xml:space="preserve">5.4.2 Authorization of Clients by the Server</w:t>
      </w:r>
    </w:p>
    <w:p w:rsidR="00000000" w:rsidDel="00000000" w:rsidP="00000000" w:rsidRDefault="00000000" w:rsidRPr="00000000" w14:paraId="00000AE4">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If a Client has been successfully authenticated, a Server implementation should check that it is authorized before accepting its connection.</w:t>
      </w:r>
    </w:p>
    <w:p w:rsidR="00000000" w:rsidDel="00000000" w:rsidP="00000000" w:rsidRDefault="00000000" w:rsidRPr="00000000" w14:paraId="00000AE5">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Authorization may be based on information provided by the Client such as User Name, the hostname/network address of the Client, or the outcome of authentication mechanisms.</w:t>
      </w:r>
    </w:p>
    <w:p w:rsidR="00000000" w:rsidDel="00000000" w:rsidP="00000000" w:rsidRDefault="00000000" w:rsidRPr="00000000" w14:paraId="00000AE6">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 particular, the implementation should check that the Client is authorized to use the Client Identifier as this gives access to the MQTT-SN Session State (described in </w:t>
      </w:r>
      <w:hyperlink w:anchor="_heading=h.21od6so">
        <w:r w:rsidDel="00000000" w:rsidR="00000000" w:rsidRPr="00000000">
          <w:rPr>
            <w:color w:val="1155cc"/>
            <w:u w:val="single"/>
            <w:shd w:fill="auto" w:val="clear"/>
            <w:rtl w:val="0"/>
          </w:rPr>
          <w:t xml:space="preserve">4.1 Session state</w:t>
        </w:r>
      </w:hyperlink>
      <w:r w:rsidDel="00000000" w:rsidR="00000000" w:rsidRPr="00000000">
        <w:rPr>
          <w:rFonts w:ascii="Arial" w:cs="Arial" w:eastAsia="Arial" w:hAnsi="Arial"/>
          <w:color w:val="000000"/>
          <w:shd w:fill="auto" w:val="clear"/>
          <w:rtl w:val="0"/>
        </w:rPr>
        <w:t xml:space="preserve">). This authorization check is to protect against the case where one Client, accidentally or maliciously, provides a Client Identifier that is already being used by some other Client.</w:t>
      </w:r>
    </w:p>
    <w:p w:rsidR="00000000" w:rsidDel="00000000" w:rsidP="00000000" w:rsidRDefault="00000000" w:rsidRPr="00000000" w14:paraId="00000AE7">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implementation should provide access controls that take place after CONNECT to restrict the Client's ability to publish to particular Topics or to subscribe using particular Topic Filters. An implementation should consider limiting access to Topic Filters that have broad scope, such as the # Topic Filter.</w:t>
      </w:r>
    </w:p>
    <w:p w:rsidR="00000000" w:rsidDel="00000000" w:rsidP="00000000" w:rsidRDefault="00000000" w:rsidRPr="00000000" w14:paraId="00000AE8">
      <w:pPr>
        <w:pStyle w:val="Heading3"/>
        <w:ind w:left="0" w:firstLine="0"/>
        <w:rPr/>
      </w:pPr>
      <w:bookmarkStart w:colFirst="0" w:colLast="0" w:name="_heading=h.jysh3cxpsb6d" w:id="322"/>
      <w:bookmarkEnd w:id="322"/>
      <w:r w:rsidDel="00000000" w:rsidR="00000000" w:rsidRPr="00000000">
        <w:rPr>
          <w:rtl w:val="0"/>
        </w:rPr>
        <w:t xml:space="preserve">5.4.3 Authentication of the Server by the Client</w:t>
      </w:r>
    </w:p>
    <w:p w:rsidR="00000000" w:rsidDel="00000000" w:rsidP="00000000" w:rsidRDefault="00000000" w:rsidRPr="00000000" w14:paraId="00000AE9">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MQTT-SN protocol is not trust symmetrical. When using basic Username and Password authentication, there is no mechanism for the Client to authenticate the Server. Some forms of authentication do allow for mutual authentication.</w:t>
      </w:r>
    </w:p>
    <w:p w:rsidR="00000000" w:rsidDel="00000000" w:rsidP="00000000" w:rsidRDefault="00000000" w:rsidRPr="00000000" w14:paraId="00000AEA">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Where DTLS</w:t>
      </w:r>
      <w:hyperlink r:id="rId131">
        <w:r w:rsidDel="00000000" w:rsidR="00000000" w:rsidRPr="00000000">
          <w:rPr>
            <w:rFonts w:ascii="Arial" w:cs="Arial" w:eastAsia="Arial" w:hAnsi="Arial"/>
            <w:color w:val="000000"/>
            <w:shd w:fill="auto" w:val="clear"/>
            <w:rtl w:val="0"/>
          </w:rPr>
          <w:t xml:space="preserve"> </w:t>
        </w:r>
      </w:hyperlink>
      <w:r w:rsidDel="00000000" w:rsidR="00000000" w:rsidRPr="00000000">
        <w:rPr>
          <w:rFonts w:ascii="Arial" w:cs="Arial" w:eastAsia="Arial" w:hAnsi="Arial"/>
          <w:color w:val="000000"/>
          <w:shd w:fill="auto" w:val="clear"/>
          <w:rtl w:val="0"/>
        </w:rPr>
        <w:t xml:space="preserve">is used, X.509 Certificates sent from the Server can be used by the Client to authenticate the Server. </w:t>
      </w:r>
    </w:p>
    <w:p w:rsidR="00000000" w:rsidDel="00000000" w:rsidP="00000000" w:rsidRDefault="00000000" w:rsidRPr="00000000" w14:paraId="00000AEB">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provides an Authentication mechanism as described in </w:t>
      </w:r>
      <w:hyperlink w:anchor="_heading=h.n3l7hni8c3ae">
        <w:r w:rsidDel="00000000" w:rsidR="00000000" w:rsidRPr="00000000">
          <w:rPr>
            <w:color w:val="1155cc"/>
            <w:u w:val="single"/>
            <w:shd w:fill="auto" w:val="clear"/>
            <w:rtl w:val="0"/>
          </w:rPr>
          <w:t xml:space="preserve">4.11 Authentication</w:t>
        </w:r>
      </w:hyperlink>
      <w:r w:rsidDel="00000000" w:rsidR="00000000" w:rsidRPr="00000000">
        <w:rPr>
          <w:rFonts w:ascii="Arial" w:cs="Arial" w:eastAsia="Arial" w:hAnsi="Arial"/>
          <w:color w:val="000000"/>
          <w:shd w:fill="auto" w:val="clear"/>
          <w:rtl w:val="0"/>
        </w:rPr>
        <w:t xml:space="preserve">, which can be used to authenticate the Server to the Client. Using this requires support for it in both the Client and Server.</w:t>
      </w:r>
    </w:p>
    <w:p w:rsidR="00000000" w:rsidDel="00000000" w:rsidP="00000000" w:rsidRDefault="00000000" w:rsidRPr="00000000" w14:paraId="00000AEC">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VPN between Clients and Servers can provide confidence that Clients are connecting to the intended Server.</w:t>
      </w:r>
    </w:p>
    <w:p w:rsidR="00000000" w:rsidDel="00000000" w:rsidP="00000000" w:rsidRDefault="00000000" w:rsidRPr="00000000" w14:paraId="00000AED">
      <w:pPr>
        <w:pStyle w:val="Heading3"/>
        <w:ind w:left="0" w:firstLine="0"/>
        <w:rPr/>
      </w:pPr>
      <w:bookmarkStart w:colFirst="0" w:colLast="0" w:name="_heading=h.ot7sd3b9qzjh" w:id="323"/>
      <w:bookmarkEnd w:id="323"/>
      <w:r w:rsidDel="00000000" w:rsidR="00000000" w:rsidRPr="00000000">
        <w:rPr>
          <w:rtl w:val="0"/>
        </w:rPr>
        <w:t xml:space="preserve">5.4.4 Integrity of Application Messages and MQTT-SN Control Packets</w:t>
      </w:r>
    </w:p>
    <w:p w:rsidR="00000000" w:rsidDel="00000000" w:rsidP="00000000" w:rsidRDefault="00000000" w:rsidRPr="00000000" w14:paraId="00000AEE">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Applications can independently include hash values in their Application Messages. This can provide integrity of the contents of Publish packets across the network and at rest.</w:t>
      </w:r>
    </w:p>
    <w:p w:rsidR="00000000" w:rsidDel="00000000" w:rsidP="00000000" w:rsidRDefault="00000000" w:rsidRPr="00000000" w14:paraId="00000AEF">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DTLS and the Protection Encapsulation</w:t>
      </w:r>
      <w:hyperlink r:id="rId132">
        <w:r w:rsidDel="00000000" w:rsidR="00000000" w:rsidRPr="00000000">
          <w:rPr>
            <w:rFonts w:ascii="Arial" w:cs="Arial" w:eastAsia="Arial" w:hAnsi="Arial"/>
            <w:color w:val="000000"/>
            <w:shd w:fill="auto" w:val="clear"/>
            <w:rtl w:val="0"/>
          </w:rPr>
          <w:t xml:space="preserve"> </w:t>
        </w:r>
      </w:hyperlink>
      <w:r w:rsidDel="00000000" w:rsidR="00000000" w:rsidRPr="00000000">
        <w:rPr>
          <w:rFonts w:ascii="Arial" w:cs="Arial" w:eastAsia="Arial" w:hAnsi="Arial"/>
          <w:color w:val="000000"/>
          <w:shd w:fill="auto" w:val="clear"/>
          <w:rtl w:val="0"/>
        </w:rPr>
        <w:t xml:space="preserve">provide hash algorithms to verify the integrity of data sent over the network.</w:t>
      </w:r>
    </w:p>
    <w:p w:rsidR="00000000" w:rsidDel="00000000" w:rsidP="00000000" w:rsidRDefault="00000000" w:rsidRPr="00000000" w14:paraId="00000AF0">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use of VPNs to connect Clients and Servers can provide integrity of data across the section of the network covered by a VPN.</w:t>
      </w:r>
    </w:p>
    <w:p w:rsidR="00000000" w:rsidDel="00000000" w:rsidP="00000000" w:rsidRDefault="00000000" w:rsidRPr="00000000" w14:paraId="00000AF1">
      <w:pPr>
        <w:pStyle w:val="Heading3"/>
        <w:ind w:left="0" w:firstLine="0"/>
        <w:rPr/>
      </w:pPr>
      <w:bookmarkStart w:colFirst="0" w:colLast="0" w:name="_heading=h.zdgt1oam65sj" w:id="324"/>
      <w:bookmarkEnd w:id="324"/>
      <w:r w:rsidDel="00000000" w:rsidR="00000000" w:rsidRPr="00000000">
        <w:rPr>
          <w:rtl w:val="0"/>
        </w:rPr>
        <w:t xml:space="preserve">5.4.5 Privacy of Application Messages and MQTT-SN Control Packets</w:t>
      </w:r>
    </w:p>
    <w:p w:rsidR="00000000" w:rsidDel="00000000" w:rsidP="00000000" w:rsidRDefault="00000000" w:rsidRPr="00000000" w14:paraId="00000AF2">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DTLS</w:t>
      </w:r>
      <w:hyperlink r:id="rId133">
        <w:r w:rsidDel="00000000" w:rsidR="00000000" w:rsidRPr="00000000">
          <w:rPr>
            <w:rFonts w:ascii="Arial" w:cs="Arial" w:eastAsia="Arial" w:hAnsi="Arial"/>
            <w:color w:val="000000"/>
            <w:shd w:fill="auto" w:val="clear"/>
            <w:rtl w:val="0"/>
          </w:rPr>
          <w:t xml:space="preserve"> </w:t>
        </w:r>
      </w:hyperlink>
      <w:hyperlink r:id="rId134">
        <w:r w:rsidDel="00000000" w:rsidR="00000000" w:rsidRPr="00000000">
          <w:rPr>
            <w:rFonts w:ascii="Arial" w:cs="Arial" w:eastAsia="Arial" w:hAnsi="Arial"/>
            <w:color w:val="1155cc"/>
            <w:u w:val="single"/>
            <w:shd w:fill="auto" w:val="clear"/>
            <w:rtl w:val="0"/>
          </w:rPr>
          <w:t xml:space="preserve">[RFC9147]</w:t>
        </w:r>
      </w:hyperlink>
      <w:r w:rsidDel="00000000" w:rsidR="00000000" w:rsidRPr="00000000">
        <w:rPr>
          <w:rFonts w:ascii="Arial" w:cs="Arial" w:eastAsia="Arial" w:hAnsi="Arial"/>
          <w:color w:val="000000"/>
          <w:shd w:fill="auto" w:val="clear"/>
          <w:rtl w:val="0"/>
        </w:rPr>
        <w:t xml:space="preserve"> can provide encryption of data sent over the network. There are valid DTLS cipher suites that include a NULL encryption algorithm that does not encrypt data. To ensure privacy Clients and Servers should avoid these cipher suites.</w:t>
      </w:r>
    </w:p>
    <w:p w:rsidR="00000000" w:rsidDel="00000000" w:rsidP="00000000" w:rsidRDefault="00000000" w:rsidRPr="00000000" w14:paraId="00000AF3">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application might independently encrypt the contents of its Application Messages. This could provide privacy of the Application Message both over the network and at rest. This would not provide privacy for other Properties of the Application Message such as Topic Name.</w:t>
      </w:r>
    </w:p>
    <w:p w:rsidR="00000000" w:rsidDel="00000000" w:rsidP="00000000" w:rsidRDefault="00000000" w:rsidRPr="00000000" w14:paraId="00000AF4">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 and Server implementations can provide encrypted storage for data at rest such as Application Messages stored as part of a Session.</w:t>
      </w:r>
    </w:p>
    <w:p w:rsidR="00000000" w:rsidDel="00000000" w:rsidP="00000000" w:rsidRDefault="00000000" w:rsidRPr="00000000" w14:paraId="00000AF5">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use of VPNs to connect Clients and Servers can provide privacy of data across the section of the network covered by a VPN.</w:t>
      </w:r>
    </w:p>
    <w:p w:rsidR="00000000" w:rsidDel="00000000" w:rsidP="00000000" w:rsidRDefault="00000000" w:rsidRPr="00000000" w14:paraId="00000AF6">
      <w:pPr>
        <w:pStyle w:val="Heading3"/>
        <w:ind w:left="0" w:firstLine="0"/>
        <w:rPr/>
      </w:pPr>
      <w:bookmarkStart w:colFirst="0" w:colLast="0" w:name="_heading=h.xh57vyfcv2nk" w:id="325"/>
      <w:bookmarkEnd w:id="325"/>
      <w:r w:rsidDel="00000000" w:rsidR="00000000" w:rsidRPr="00000000">
        <w:rPr>
          <w:rtl w:val="0"/>
        </w:rPr>
        <w:t xml:space="preserve">5.4.6 Non-repudiation of message transmission</w:t>
      </w:r>
    </w:p>
    <w:p w:rsidR="00000000" w:rsidDel="00000000" w:rsidP="00000000" w:rsidRDefault="00000000" w:rsidRPr="00000000" w14:paraId="00000AF7">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Application designers might need to consider appropriate strategies to achieve end to end non-repudiation.</w:t>
      </w:r>
    </w:p>
    <w:p w:rsidR="00000000" w:rsidDel="00000000" w:rsidP="00000000" w:rsidRDefault="00000000" w:rsidRPr="00000000" w14:paraId="00000AF8">
      <w:pPr>
        <w:pStyle w:val="Heading3"/>
        <w:ind w:left="0" w:firstLine="0"/>
        <w:rPr/>
      </w:pPr>
      <w:bookmarkStart w:colFirst="0" w:colLast="0" w:name="_heading=h.e8wrqxkc3xaj" w:id="326"/>
      <w:bookmarkEnd w:id="326"/>
      <w:r w:rsidDel="00000000" w:rsidR="00000000" w:rsidRPr="00000000">
        <w:rPr>
          <w:rtl w:val="0"/>
        </w:rPr>
        <w:t xml:space="preserve">5.4.7 Detecting compromise of Clients and Servers</w:t>
      </w:r>
    </w:p>
    <w:p w:rsidR="00000000" w:rsidDel="00000000" w:rsidP="00000000" w:rsidRDefault="00000000" w:rsidRPr="00000000" w14:paraId="00000AF9">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 and Server implementations using DTLS</w:t>
      </w:r>
      <w:hyperlink r:id="rId135">
        <w:r w:rsidDel="00000000" w:rsidR="00000000" w:rsidRPr="00000000">
          <w:rPr>
            <w:rFonts w:ascii="Arial" w:cs="Arial" w:eastAsia="Arial" w:hAnsi="Arial"/>
            <w:color w:val="000000"/>
            <w:shd w:fill="auto" w:val="clear"/>
            <w:rtl w:val="0"/>
          </w:rPr>
          <w:t xml:space="preserve"> </w:t>
        </w:r>
      </w:hyperlink>
      <w:r w:rsidDel="00000000" w:rsidR="00000000" w:rsidRPr="00000000">
        <w:rPr>
          <w:rFonts w:ascii="Arial" w:cs="Arial" w:eastAsia="Arial" w:hAnsi="Arial"/>
          <w:color w:val="000000"/>
          <w:shd w:fill="auto" w:val="clear"/>
          <w:rtl w:val="0"/>
        </w:rPr>
        <w:t xml:space="preserve">should provide capabilities to ensure that any X.509 certificates provided when initiating a DTLS session are associated with the hostname of the Client connecting or Server being connected to.</w:t>
      </w:r>
    </w:p>
    <w:p w:rsidR="00000000" w:rsidDel="00000000" w:rsidP="00000000" w:rsidRDefault="00000000" w:rsidRPr="00000000" w14:paraId="00000AFA">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 and Server implementations using DTLS can choose to provide capabilities to check Certificate Revocation Lists (CRLs</w:t>
      </w:r>
      <w:hyperlink r:id="rId136">
        <w:r w:rsidDel="00000000" w:rsidR="00000000" w:rsidRPr="00000000">
          <w:rPr>
            <w:rFonts w:ascii="Arial" w:cs="Arial" w:eastAsia="Arial" w:hAnsi="Arial"/>
            <w:color w:val="000000"/>
            <w:shd w:fill="auto" w:val="clear"/>
            <w:rtl w:val="0"/>
          </w:rPr>
          <w:t xml:space="preserve"> </w:t>
        </w:r>
      </w:hyperlink>
      <w:hyperlink r:id="rId137">
        <w:r w:rsidDel="00000000" w:rsidR="00000000" w:rsidRPr="00000000">
          <w:rPr>
            <w:rFonts w:ascii="Arial" w:cs="Arial" w:eastAsia="Arial" w:hAnsi="Arial"/>
            <w:color w:val="1155cc"/>
            <w:u w:val="single"/>
            <w:shd w:fill="auto" w:val="clear"/>
            <w:rtl w:val="0"/>
          </w:rPr>
          <w:t xml:space="preserve">[RFC5280]</w:t>
        </w:r>
      </w:hyperlink>
      <w:r w:rsidDel="00000000" w:rsidR="00000000" w:rsidRPr="00000000">
        <w:rPr>
          <w:rFonts w:ascii="Arial" w:cs="Arial" w:eastAsia="Arial" w:hAnsi="Arial"/>
          <w:color w:val="000000"/>
          <w:shd w:fill="auto" w:val="clear"/>
          <w:rtl w:val="0"/>
        </w:rPr>
        <w:t xml:space="preserve">) and Online Certificate Status Protocol (OSCP)</w:t>
      </w:r>
      <w:hyperlink r:id="rId138">
        <w:r w:rsidDel="00000000" w:rsidR="00000000" w:rsidRPr="00000000">
          <w:rPr>
            <w:rFonts w:ascii="Arial" w:cs="Arial" w:eastAsia="Arial" w:hAnsi="Arial"/>
            <w:color w:val="000000"/>
            <w:shd w:fill="auto" w:val="clear"/>
            <w:rtl w:val="0"/>
          </w:rPr>
          <w:t xml:space="preserve"> </w:t>
        </w:r>
      </w:hyperlink>
      <w:hyperlink r:id="rId139">
        <w:r w:rsidDel="00000000" w:rsidR="00000000" w:rsidRPr="00000000">
          <w:rPr>
            <w:rFonts w:ascii="Arial" w:cs="Arial" w:eastAsia="Arial" w:hAnsi="Arial"/>
            <w:color w:val="1155cc"/>
            <w:u w:val="single"/>
            <w:shd w:fill="auto" w:val="clear"/>
            <w:rtl w:val="0"/>
          </w:rPr>
          <w:t xml:space="preserve">[RFC6960]</w:t>
        </w:r>
      </w:hyperlink>
      <w:r w:rsidDel="00000000" w:rsidR="00000000" w:rsidRPr="00000000">
        <w:rPr>
          <w:rFonts w:ascii="Arial" w:cs="Arial" w:eastAsia="Arial" w:hAnsi="Arial"/>
          <w:color w:val="000000"/>
          <w:shd w:fill="auto" w:val="clear"/>
          <w:rtl w:val="0"/>
        </w:rPr>
        <w:t xml:space="preserve"> to prevent revoked certificates from being used.</w:t>
      </w:r>
    </w:p>
    <w:p w:rsidR="00000000" w:rsidDel="00000000" w:rsidP="00000000" w:rsidRDefault="00000000" w:rsidRPr="00000000" w14:paraId="00000AFB">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Physical deployments might combine tamper-proof hardware with the transmission of specific data in Application Messages. For example, a meter might have an embedded GPS to ensure it is not used in an unauthorized location.</w:t>
      </w:r>
      <w:hyperlink r:id="rId140">
        <w:r w:rsidDel="00000000" w:rsidR="00000000" w:rsidRPr="00000000">
          <w:rPr>
            <w:rFonts w:ascii="Arial" w:cs="Arial" w:eastAsia="Arial" w:hAnsi="Arial"/>
            <w:color w:val="000000"/>
            <w:shd w:fill="auto" w:val="clear"/>
            <w:rtl w:val="0"/>
          </w:rPr>
          <w:t xml:space="preserve"> </w:t>
        </w:r>
      </w:hyperlink>
      <w:hyperlink r:id="rId141">
        <w:r w:rsidDel="00000000" w:rsidR="00000000" w:rsidRPr="00000000">
          <w:rPr>
            <w:rFonts w:ascii="Arial" w:cs="Arial" w:eastAsia="Arial" w:hAnsi="Arial"/>
            <w:color w:val="1155cc"/>
            <w:u w:val="single"/>
            <w:shd w:fill="auto" w:val="clear"/>
            <w:rtl w:val="0"/>
          </w:rPr>
          <w:t xml:space="preserve">[IEEE8021AR]</w:t>
        </w:r>
      </w:hyperlink>
      <w:r w:rsidDel="00000000" w:rsidR="00000000" w:rsidRPr="00000000">
        <w:rPr>
          <w:rFonts w:ascii="Arial" w:cs="Arial" w:eastAsia="Arial" w:hAnsi="Arial"/>
          <w:color w:val="000000"/>
          <w:shd w:fill="auto" w:val="clear"/>
          <w:rtl w:val="0"/>
        </w:rPr>
        <w:t xml:space="preserve"> is a standard for implementing mechanisms to authenticate a device’s identity using a cryptographically bound identifier.</w:t>
      </w:r>
    </w:p>
    <w:p w:rsidR="00000000" w:rsidDel="00000000" w:rsidP="00000000" w:rsidRDefault="00000000" w:rsidRPr="00000000" w14:paraId="00000AFC">
      <w:pPr>
        <w:pStyle w:val="Heading3"/>
        <w:ind w:left="0" w:firstLine="0"/>
        <w:rPr/>
      </w:pPr>
      <w:bookmarkStart w:colFirst="0" w:colLast="0" w:name="_heading=h.z4zuc51rmam1" w:id="327"/>
      <w:bookmarkEnd w:id="327"/>
      <w:r w:rsidDel="00000000" w:rsidR="00000000" w:rsidRPr="00000000">
        <w:rPr>
          <w:rtl w:val="0"/>
        </w:rPr>
        <w:t xml:space="preserve">5.4.8 Detecting abnormal behaviors</w:t>
      </w:r>
    </w:p>
    <w:p w:rsidR="00000000" w:rsidDel="00000000" w:rsidP="00000000" w:rsidRDefault="00000000" w:rsidRPr="00000000" w14:paraId="00000AFD">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 implementations might monitor Client behavior to detect potential security incidents. For example:</w:t>
      </w:r>
    </w:p>
    <w:p w:rsidR="00000000" w:rsidDel="00000000" w:rsidP="00000000" w:rsidRDefault="00000000" w:rsidRPr="00000000" w14:paraId="00000AFE">
      <w:pPr>
        <w:numPr>
          <w:ilvl w:val="0"/>
          <w:numId w:val="10"/>
        </w:numPr>
        <w:spacing w:after="0" w:afterAutospacing="0" w:before="24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Repeated connection attempts</w:t>
      </w:r>
    </w:p>
    <w:p w:rsidR="00000000" w:rsidDel="00000000" w:rsidP="00000000" w:rsidRDefault="00000000" w:rsidRPr="00000000" w14:paraId="00000AFF">
      <w:pPr>
        <w:numPr>
          <w:ilvl w:val="0"/>
          <w:numId w:val="10"/>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Repeated authentication attempts</w:t>
      </w:r>
    </w:p>
    <w:p w:rsidR="00000000" w:rsidDel="00000000" w:rsidP="00000000" w:rsidRDefault="00000000" w:rsidRPr="00000000" w14:paraId="00000B00">
      <w:pPr>
        <w:numPr>
          <w:ilvl w:val="0"/>
          <w:numId w:val="10"/>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Abnormal termination of connections</w:t>
      </w:r>
    </w:p>
    <w:p w:rsidR="00000000" w:rsidDel="00000000" w:rsidP="00000000" w:rsidRDefault="00000000" w:rsidRPr="00000000" w14:paraId="00000B01">
      <w:pPr>
        <w:numPr>
          <w:ilvl w:val="0"/>
          <w:numId w:val="10"/>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Topic scanning (attempts to send or subscribe to many topics)</w:t>
      </w:r>
    </w:p>
    <w:p w:rsidR="00000000" w:rsidDel="00000000" w:rsidP="00000000" w:rsidRDefault="00000000" w:rsidRPr="00000000" w14:paraId="00000B02">
      <w:pPr>
        <w:numPr>
          <w:ilvl w:val="0"/>
          <w:numId w:val="10"/>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Sending undeliverable messages (no subscribers to the topics)</w:t>
      </w:r>
    </w:p>
    <w:p w:rsidR="00000000" w:rsidDel="00000000" w:rsidP="00000000" w:rsidRDefault="00000000" w:rsidRPr="00000000" w14:paraId="00000B03">
      <w:pPr>
        <w:numPr>
          <w:ilvl w:val="0"/>
          <w:numId w:val="10"/>
        </w:numPr>
        <w:spacing w:after="24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Clients that connect but do not send data</w:t>
      </w:r>
    </w:p>
    <w:p w:rsidR="00000000" w:rsidDel="00000000" w:rsidP="00000000" w:rsidRDefault="00000000" w:rsidRPr="00000000" w14:paraId="00000B04">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 implementations might delete the Virtual Connection of Clients that breach its security rules.</w:t>
      </w:r>
    </w:p>
    <w:p w:rsidR="00000000" w:rsidDel="00000000" w:rsidP="00000000" w:rsidRDefault="00000000" w:rsidRPr="00000000" w14:paraId="00000B05">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 implementations detecting unwelcome behavior might implement a dynamic block list based on identifiers such as IP address or Client Identifier.</w:t>
      </w:r>
    </w:p>
    <w:p w:rsidR="00000000" w:rsidDel="00000000" w:rsidP="00000000" w:rsidRDefault="00000000" w:rsidRPr="00000000" w14:paraId="00000B06">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Deployments might use network-level controls (where available) to implement rate limiting or blocking based on IP address or other information.</w:t>
      </w:r>
    </w:p>
    <w:p w:rsidR="00000000" w:rsidDel="00000000" w:rsidP="00000000" w:rsidRDefault="00000000" w:rsidRPr="00000000" w14:paraId="00000B07">
      <w:pPr>
        <w:pStyle w:val="Heading3"/>
        <w:ind w:left="0" w:firstLine="0"/>
        <w:rPr/>
      </w:pPr>
      <w:bookmarkStart w:colFirst="0" w:colLast="0" w:name="_heading=h.wh4qb21u9cfo" w:id="328"/>
      <w:bookmarkEnd w:id="328"/>
      <w:r w:rsidDel="00000000" w:rsidR="00000000" w:rsidRPr="00000000">
        <w:rPr>
          <w:rtl w:val="0"/>
        </w:rPr>
        <w:t xml:space="preserve">5.4.9 Handling of Disallowed Unicode code points</w:t>
      </w:r>
    </w:p>
    <w:p w:rsidR="00000000" w:rsidDel="00000000" w:rsidP="00000000" w:rsidRDefault="00000000" w:rsidRPr="00000000" w14:paraId="00000B08">
      <w:pPr>
        <w:spacing w:after="240" w:before="240" w:line="276" w:lineRule="auto"/>
        <w:ind w:left="0" w:right="0" w:firstLine="0"/>
        <w:rPr>
          <w:rFonts w:ascii="Arial" w:cs="Arial" w:eastAsia="Arial" w:hAnsi="Arial"/>
          <w:color w:val="000000"/>
          <w:shd w:fill="auto" w:val="clear"/>
        </w:rPr>
      </w:pPr>
      <w:hyperlink w:anchor="_heading=h.49x2ik5">
        <w:r w:rsidDel="00000000" w:rsidR="00000000" w:rsidRPr="00000000">
          <w:rPr>
            <w:color w:val="1155cc"/>
            <w:u w:val="single"/>
            <w:shd w:fill="auto" w:val="clear"/>
            <w:rtl w:val="0"/>
          </w:rPr>
          <w:t xml:space="preserve">1.7.4 UTF-8 Encoded String</w:t>
        </w:r>
      </w:hyperlink>
      <w:r w:rsidDel="00000000" w:rsidR="00000000" w:rsidRPr="00000000">
        <w:rPr>
          <w:rFonts w:ascii="Arial" w:cs="Arial" w:eastAsia="Arial" w:hAnsi="Arial"/>
          <w:color w:val="000000"/>
          <w:shd w:fill="auto" w:val="clear"/>
          <w:rtl w:val="0"/>
        </w:rPr>
        <w:t xml:space="preserve"> describes the Disallowed Unicode code points, which should not be included in a UTF-8 Encoded String. A Client or Server implementation can choose whether to validate that these code points are not used in UTF-8 Encoded Strings such as the Topic Name or Properties.</w:t>
      </w:r>
    </w:p>
    <w:p w:rsidR="00000000" w:rsidDel="00000000" w:rsidP="00000000" w:rsidRDefault="00000000" w:rsidRPr="00000000" w14:paraId="00000B09">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If the Server does not validate the code points in a UTF-8 Encoded String but a subscribing Client does, then a second Client might be able to cause the subscribing Client to delete the Virtual Connection by publishing on a Topic Name or using Properties that contain a Disallowed Unicode code point. This section recommends some steps that can be taken to prevent this problem.</w:t>
      </w:r>
    </w:p>
    <w:p w:rsidR="00000000" w:rsidDel="00000000" w:rsidP="00000000" w:rsidRDefault="00000000" w:rsidRPr="00000000" w14:paraId="00000B0A">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similar problem can occur when the Client validates that the payload matches the Payload Format Indicator and the Server does not. The considerations and remedies for this are similar to those for handling Disallowed Unicode code points.</w:t>
      </w:r>
    </w:p>
    <w:p w:rsidR="00000000" w:rsidDel="00000000" w:rsidP="00000000" w:rsidRDefault="00000000" w:rsidRPr="00000000" w14:paraId="00000B0B">
      <w:pPr>
        <w:pStyle w:val="Heading4"/>
        <w:ind w:left="0" w:firstLine="0"/>
        <w:rPr/>
      </w:pPr>
      <w:bookmarkStart w:colFirst="0" w:colLast="0" w:name="_heading=h.nz5eemy59ri" w:id="329"/>
      <w:bookmarkEnd w:id="329"/>
      <w:r w:rsidDel="00000000" w:rsidR="00000000" w:rsidRPr="00000000">
        <w:rPr>
          <w:rtl w:val="0"/>
        </w:rPr>
        <w:t xml:space="preserve">5.4.9.1 Considerations for the use of Disallowed Unicode code points</w:t>
      </w:r>
    </w:p>
    <w:p w:rsidR="00000000" w:rsidDel="00000000" w:rsidP="00000000" w:rsidRDefault="00000000" w:rsidRPr="00000000" w14:paraId="00000B0C">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implementation would normally choose to validate UTF-8 Encoded strings, checking that the Disallowed Unicode code points are not used. This avoids implementation difficulties such as the use of libraries that are sensitive to these code points, it also protects applications from having to process them.</w:t>
      </w:r>
    </w:p>
    <w:p w:rsidR="00000000" w:rsidDel="00000000" w:rsidP="00000000" w:rsidRDefault="00000000" w:rsidRPr="00000000" w14:paraId="00000B0D">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Validating that these code points are not used removes some security exposures. There are possible security exploits which use control characters in log files to mask entries in the logs or confuse the tools which process log files. The Unicode Noncharacters are commonly used as special markers and allowing them into UTF-8 Encoded Strings could permit such exploits. </w:t>
      </w:r>
    </w:p>
    <w:p w:rsidR="00000000" w:rsidDel="00000000" w:rsidP="00000000" w:rsidRDefault="00000000" w:rsidRPr="00000000" w14:paraId="00000B0E">
      <w:pPr>
        <w:pStyle w:val="Heading4"/>
        <w:ind w:left="0" w:firstLine="0"/>
        <w:rPr/>
      </w:pPr>
      <w:bookmarkStart w:colFirst="0" w:colLast="0" w:name="_heading=h.bynx7fjpvxum" w:id="330"/>
      <w:bookmarkEnd w:id="330"/>
      <w:r w:rsidDel="00000000" w:rsidR="00000000" w:rsidRPr="00000000">
        <w:rPr>
          <w:rtl w:val="0"/>
        </w:rPr>
        <w:t xml:space="preserve">5.4.9.2 Interactions between Publishers and Subscribers</w:t>
      </w:r>
    </w:p>
    <w:p w:rsidR="00000000" w:rsidDel="00000000" w:rsidP="00000000" w:rsidRDefault="00000000" w:rsidRPr="00000000" w14:paraId="00000B0F">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publisher of an Application Message normally expects that the Servers will forward the message to subscribers, and that these subscribers are capable of processing the messages.</w:t>
      </w:r>
    </w:p>
    <w:p w:rsidR="00000000" w:rsidDel="00000000" w:rsidP="00000000" w:rsidRDefault="00000000" w:rsidRPr="00000000" w14:paraId="00000B10">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These are some conditions under which a publishing Client can cause the subscribing Client to delete the Virtual Connection. Consider a situation where:</w:t>
      </w:r>
    </w:p>
    <w:p w:rsidR="00000000" w:rsidDel="00000000" w:rsidP="00000000" w:rsidRDefault="00000000" w:rsidRPr="00000000" w14:paraId="00000B11">
      <w:pPr>
        <w:numPr>
          <w:ilvl w:val="0"/>
          <w:numId w:val="64"/>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Client publishes an Application Message using a Topic Name containing one of the Disallowed Unicode code points.</w:t>
      </w:r>
    </w:p>
    <w:p w:rsidR="00000000" w:rsidDel="00000000" w:rsidP="00000000" w:rsidRDefault="00000000" w:rsidRPr="00000000" w14:paraId="00000B12">
      <w:pPr>
        <w:numPr>
          <w:ilvl w:val="0"/>
          <w:numId w:val="64"/>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publishing Client library allows the Disallowed Unicode code point to be used in a Topic Name rather than rejecting it.</w:t>
      </w:r>
    </w:p>
    <w:p w:rsidR="00000000" w:rsidDel="00000000" w:rsidP="00000000" w:rsidRDefault="00000000" w:rsidRPr="00000000" w14:paraId="00000B13">
      <w:pPr>
        <w:numPr>
          <w:ilvl w:val="0"/>
          <w:numId w:val="64"/>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publishing Client is authorized to send the publication.</w:t>
      </w:r>
    </w:p>
    <w:p w:rsidR="00000000" w:rsidDel="00000000" w:rsidP="00000000" w:rsidRDefault="00000000" w:rsidRPr="00000000" w14:paraId="00000B14">
      <w:pPr>
        <w:numPr>
          <w:ilvl w:val="0"/>
          <w:numId w:val="64"/>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subscribing Client is authorized to use a Topic Filter which matches the Topic Name. Note that the Disallowed Unicode code point might occur in a part of the Topic Name matching a wildcard character in the Topic Filter.</w:t>
      </w:r>
    </w:p>
    <w:p w:rsidR="00000000" w:rsidDel="00000000" w:rsidP="00000000" w:rsidRDefault="00000000" w:rsidRPr="00000000" w14:paraId="00000B15">
      <w:pPr>
        <w:numPr>
          <w:ilvl w:val="0"/>
          <w:numId w:val="64"/>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Server forwards the message to the matching subscriber rather than disconnecting the publisher.</w:t>
      </w:r>
    </w:p>
    <w:p w:rsidR="00000000" w:rsidDel="00000000" w:rsidP="00000000" w:rsidRDefault="00000000" w:rsidRPr="00000000" w14:paraId="00000B16">
      <w:pPr>
        <w:numPr>
          <w:ilvl w:val="0"/>
          <w:numId w:val="64"/>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 this case the subscribing Client might:</w:t>
      </w:r>
    </w:p>
    <w:p w:rsidR="00000000" w:rsidDel="00000000" w:rsidP="00000000" w:rsidRDefault="00000000" w:rsidRPr="00000000" w14:paraId="00000B17">
      <w:pPr>
        <w:numPr>
          <w:ilvl w:val="1"/>
          <w:numId w:val="64"/>
        </w:numPr>
        <w:spacing w:after="0" w:afterAutospacing="0" w:before="0" w:line="276" w:lineRule="auto"/>
        <w:ind w:left="144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Delete the Virtual Connection because it does not allow the use of Disallowed Unicode code points, possibly sending a DISCONNECT before doing so. For QoS 1 and QoS 2 messages this might cause the Server to send the message again, causing the Client to delete the Virtual Connection again.</w:t>
      </w:r>
    </w:p>
    <w:p w:rsidR="00000000" w:rsidDel="00000000" w:rsidP="00000000" w:rsidRDefault="00000000" w:rsidRPr="00000000" w14:paraId="00000B18">
      <w:pPr>
        <w:numPr>
          <w:ilvl w:val="1"/>
          <w:numId w:val="64"/>
        </w:numPr>
        <w:spacing w:after="0" w:afterAutospacing="0" w:before="0" w:line="276" w:lineRule="auto"/>
        <w:ind w:left="144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Reject the Application Message by sending a Reason Code greater than or equal to 0x80 in a PUBACK (QoS 1) or PUBREC (QoS 2).</w:t>
      </w:r>
    </w:p>
    <w:p w:rsidR="00000000" w:rsidDel="00000000" w:rsidP="00000000" w:rsidRDefault="00000000" w:rsidRPr="00000000" w14:paraId="00000B19">
      <w:pPr>
        <w:numPr>
          <w:ilvl w:val="1"/>
          <w:numId w:val="64"/>
        </w:numPr>
        <w:spacing w:after="0" w:afterAutospacing="0" w:before="0" w:line="276" w:lineRule="auto"/>
        <w:ind w:left="144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Accept the Application Message but fail to process it because it contains one of the Disallowed Unicode code points.</w:t>
      </w:r>
    </w:p>
    <w:p w:rsidR="00000000" w:rsidDel="00000000" w:rsidP="00000000" w:rsidRDefault="00000000" w:rsidRPr="00000000" w14:paraId="00000B1A">
      <w:pPr>
        <w:numPr>
          <w:ilvl w:val="1"/>
          <w:numId w:val="64"/>
        </w:numPr>
        <w:spacing w:after="160" w:before="0" w:line="276" w:lineRule="auto"/>
        <w:ind w:left="144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Successfully process the Application Message.</w:t>
      </w:r>
    </w:p>
    <w:p w:rsidR="00000000" w:rsidDel="00000000" w:rsidP="00000000" w:rsidRDefault="00000000" w:rsidRPr="00000000" w14:paraId="00000B1B">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potential for the Client to delete the Virtual Connection might go unnoticed until a publisher uses one of the Disallowed Unicode code points.</w:t>
      </w:r>
    </w:p>
    <w:p w:rsidR="00000000" w:rsidDel="00000000" w:rsidP="00000000" w:rsidRDefault="00000000" w:rsidRPr="00000000" w14:paraId="00000B1C">
      <w:pPr>
        <w:pStyle w:val="Heading4"/>
        <w:ind w:left="0" w:firstLine="0"/>
        <w:rPr/>
      </w:pPr>
      <w:bookmarkStart w:colFirst="0" w:colLast="0" w:name="_heading=h.d4dvwf8lgj0z" w:id="331"/>
      <w:bookmarkEnd w:id="331"/>
      <w:r w:rsidDel="00000000" w:rsidR="00000000" w:rsidRPr="00000000">
        <w:rPr>
          <w:rtl w:val="0"/>
        </w:rPr>
        <w:t xml:space="preserve">5.4.9.3 Remedies</w:t>
      </w:r>
    </w:p>
    <w:p w:rsidR="00000000" w:rsidDel="00000000" w:rsidP="00000000" w:rsidRDefault="00000000" w:rsidRPr="00000000" w14:paraId="00000B1D">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If there is a possibility that a Disallowed Unicode code point could be included in a Topic Name or other Properties delivered to a Client, the solution owner can adopt one of the following suggestions:</w:t>
      </w:r>
    </w:p>
    <w:p w:rsidR="00000000" w:rsidDel="00000000" w:rsidP="00000000" w:rsidRDefault="00000000" w:rsidRPr="00000000" w14:paraId="00000B1E">
      <w:pPr>
        <w:numPr>
          <w:ilvl w:val="0"/>
          <w:numId w:val="50"/>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Change the Server implementation to one that rejects UTF-8 Encoded Strings containing a Disallowed Unicode code point either by sending a Reason Code greater than or equal to 0x80 or deleting the Virtual Connection.</w:t>
      </w:r>
    </w:p>
    <w:p w:rsidR="00000000" w:rsidDel="00000000" w:rsidP="00000000" w:rsidRDefault="00000000" w:rsidRPr="00000000" w14:paraId="00000B1F">
      <w:pPr>
        <w:numPr>
          <w:ilvl w:val="0"/>
          <w:numId w:val="50"/>
        </w:numPr>
        <w:spacing w:after="16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Change the Client library used by the subscribers to one that tolerates the use of Disallowed Code points. The client can either process or discard messages with UTF-8 Encoded Strings that contain Disallowed Unicode code points so long as it continues the protocol.</w:t>
      </w:r>
    </w:p>
    <w:p w:rsidR="00000000" w:rsidDel="00000000" w:rsidP="00000000" w:rsidRDefault="00000000" w:rsidRPr="00000000" w14:paraId="00000B20">
      <w:pPr>
        <w:pStyle w:val="Heading3"/>
        <w:ind w:left="0" w:firstLine="0"/>
        <w:rPr/>
      </w:pPr>
      <w:bookmarkStart w:colFirst="0" w:colLast="0" w:name="_heading=h.tdlqgir6zrnb" w:id="332"/>
      <w:bookmarkEnd w:id="332"/>
      <w:r w:rsidDel="00000000" w:rsidR="00000000" w:rsidRPr="00000000">
        <w:rPr>
          <w:rtl w:val="0"/>
        </w:rPr>
        <w:t xml:space="preserve">5.4.10 Other security considerations</w:t>
      </w:r>
    </w:p>
    <w:p w:rsidR="00000000" w:rsidDel="00000000" w:rsidP="00000000" w:rsidRDefault="00000000" w:rsidRPr="00000000" w14:paraId="00000B21">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If Client or Server X.509 certificates are lost or it is considered that they might be compromised they should be revoked (using CRLs</w:t>
      </w:r>
      <w:hyperlink r:id="rId142">
        <w:r w:rsidDel="00000000" w:rsidR="00000000" w:rsidRPr="00000000">
          <w:rPr>
            <w:rFonts w:ascii="Arial" w:cs="Arial" w:eastAsia="Arial" w:hAnsi="Arial"/>
            <w:color w:val="000000"/>
            <w:shd w:fill="auto" w:val="clear"/>
            <w:rtl w:val="0"/>
          </w:rPr>
          <w:t xml:space="preserve"> </w:t>
        </w:r>
      </w:hyperlink>
      <w:hyperlink r:id="rId143">
        <w:r w:rsidDel="00000000" w:rsidR="00000000" w:rsidRPr="00000000">
          <w:rPr>
            <w:rFonts w:ascii="Arial" w:cs="Arial" w:eastAsia="Arial" w:hAnsi="Arial"/>
            <w:color w:val="1155cc"/>
            <w:u w:val="single"/>
            <w:shd w:fill="auto" w:val="clear"/>
            <w:rtl w:val="0"/>
          </w:rPr>
          <w:t xml:space="preserve">[RFC5280]</w:t>
        </w:r>
      </w:hyperlink>
      <w:r w:rsidDel="00000000" w:rsidR="00000000" w:rsidRPr="00000000">
        <w:rPr>
          <w:rFonts w:ascii="Arial" w:cs="Arial" w:eastAsia="Arial" w:hAnsi="Arial"/>
          <w:color w:val="000000"/>
          <w:shd w:fill="auto" w:val="clear"/>
          <w:rtl w:val="0"/>
        </w:rPr>
        <w:t xml:space="preserve"> and/or OSCP</w:t>
      </w:r>
      <w:hyperlink r:id="rId144">
        <w:r w:rsidDel="00000000" w:rsidR="00000000" w:rsidRPr="00000000">
          <w:rPr>
            <w:rFonts w:ascii="Arial" w:cs="Arial" w:eastAsia="Arial" w:hAnsi="Arial"/>
            <w:color w:val="000000"/>
            <w:shd w:fill="auto" w:val="clear"/>
            <w:rtl w:val="0"/>
          </w:rPr>
          <w:t xml:space="preserve"> </w:t>
        </w:r>
      </w:hyperlink>
      <w:hyperlink r:id="rId145">
        <w:r w:rsidDel="00000000" w:rsidR="00000000" w:rsidRPr="00000000">
          <w:rPr>
            <w:rFonts w:ascii="Arial" w:cs="Arial" w:eastAsia="Arial" w:hAnsi="Arial"/>
            <w:color w:val="1155cc"/>
            <w:u w:val="single"/>
            <w:shd w:fill="auto" w:val="clear"/>
            <w:rtl w:val="0"/>
          </w:rPr>
          <w:t xml:space="preserve">[RFC6960]</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B22">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 or Server authentication credentials, such as User Name and Password, that are lost or considered compromised should be revoked and/or reissued.</w:t>
      </w:r>
    </w:p>
    <w:p w:rsidR="00000000" w:rsidDel="00000000" w:rsidP="00000000" w:rsidRDefault="00000000" w:rsidRPr="00000000" w14:paraId="00000B23">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 the case of long lasting connections:</w:t>
      </w:r>
    </w:p>
    <w:p w:rsidR="00000000" w:rsidDel="00000000" w:rsidP="00000000" w:rsidRDefault="00000000" w:rsidRPr="00000000" w14:paraId="00000B24">
      <w:pPr>
        <w:numPr>
          <w:ilvl w:val="0"/>
          <w:numId w:val="31"/>
        </w:numPr>
        <w:spacing w:after="0" w:afterAutospacing="0" w:before="24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Where applicable, Client and Server implementations should allow for session renegotiation to establish new cryptographic parameters (replace session keys, change cipher suites, change authentication credentials).</w:t>
      </w:r>
    </w:p>
    <w:p w:rsidR="00000000" w:rsidDel="00000000" w:rsidP="00000000" w:rsidRDefault="00000000" w:rsidRPr="00000000" w14:paraId="00000B25">
      <w:pPr>
        <w:numPr>
          <w:ilvl w:val="0"/>
          <w:numId w:val="31"/>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Servers may close the Virtual Connection of Clients and require them to re-authenticate with new credentials.</w:t>
      </w:r>
    </w:p>
    <w:p w:rsidR="00000000" w:rsidDel="00000000" w:rsidP="00000000" w:rsidRDefault="00000000" w:rsidRPr="00000000" w14:paraId="00000B26">
      <w:pPr>
        <w:numPr>
          <w:ilvl w:val="0"/>
          <w:numId w:val="31"/>
        </w:numPr>
        <w:spacing w:after="24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Servers may require their Client to reauthenticate periodically using the mechanism described in </w:t>
      </w:r>
      <w:hyperlink w:anchor="_heading=h.ut22r1f7l7us">
        <w:r w:rsidDel="00000000" w:rsidR="00000000" w:rsidRPr="00000000">
          <w:rPr>
            <w:color w:val="1155cc"/>
            <w:u w:val="single"/>
            <w:shd w:fill="auto" w:val="clear"/>
            <w:rtl w:val="0"/>
          </w:rPr>
          <w:t xml:space="preserve">4.11.1.1 Re-authentication</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B27">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Clients connected to a Server have a transitive trust relationship with other Clients connected to the same Server and who have authority to publish data on the same topics.</w:t>
      </w:r>
    </w:p>
    <w:p w:rsidR="00000000" w:rsidDel="00000000" w:rsidP="00000000" w:rsidRDefault="00000000" w:rsidRPr="00000000" w14:paraId="00000B28">
      <w:pPr>
        <w:pStyle w:val="Heading3"/>
        <w:spacing w:after="0" w:lineRule="auto"/>
        <w:ind w:left="0" w:firstLine="0"/>
        <w:rPr/>
      </w:pPr>
      <w:bookmarkStart w:colFirst="0" w:colLast="0" w:name="_heading=h.ndkmfsfe6rvr" w:id="333"/>
      <w:bookmarkEnd w:id="333"/>
      <w:r w:rsidDel="00000000" w:rsidR="00000000" w:rsidRPr="00000000">
        <w:rPr>
          <w:rtl w:val="0"/>
        </w:rPr>
        <w:t xml:space="preserve">5.4.11 Use of SOCKS</w:t>
      </w:r>
    </w:p>
    <w:p w:rsidR="00000000" w:rsidDel="00000000" w:rsidP="00000000" w:rsidRDefault="00000000" w:rsidRPr="00000000" w14:paraId="00000B29">
      <w:pPr>
        <w:spacing w:after="240" w:before="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Implementations of Clients should be aware that some environments will require the use of SOCKSv5</w:t>
      </w:r>
      <w:hyperlink r:id="rId146">
        <w:r w:rsidDel="00000000" w:rsidR="00000000" w:rsidRPr="00000000">
          <w:rPr>
            <w:rFonts w:ascii="Arial" w:cs="Arial" w:eastAsia="Arial" w:hAnsi="Arial"/>
            <w:color w:val="000000"/>
            <w:shd w:fill="auto" w:val="clear"/>
            <w:rtl w:val="0"/>
          </w:rPr>
          <w:t xml:space="preserve"> </w:t>
        </w:r>
      </w:hyperlink>
      <w:hyperlink r:id="rId147">
        <w:r w:rsidDel="00000000" w:rsidR="00000000" w:rsidRPr="00000000">
          <w:rPr>
            <w:rFonts w:ascii="Arial" w:cs="Arial" w:eastAsia="Arial" w:hAnsi="Arial"/>
            <w:color w:val="1155cc"/>
            <w:u w:val="single"/>
            <w:shd w:fill="auto" w:val="clear"/>
            <w:rtl w:val="0"/>
          </w:rPr>
          <w:t xml:space="preserve">[RFC1928]</w:t>
        </w:r>
      </w:hyperlink>
      <w:r w:rsidDel="00000000" w:rsidR="00000000" w:rsidRPr="00000000">
        <w:rPr>
          <w:rFonts w:ascii="Arial" w:cs="Arial" w:eastAsia="Arial" w:hAnsi="Arial"/>
          <w:color w:val="000000"/>
          <w:shd w:fill="auto" w:val="clear"/>
          <w:rtl w:val="0"/>
        </w:rPr>
        <w:t xml:space="preserve"> proxies to transmit data. Some MQTT-SN implementations could make use of alternative secured tunnels through the use of SOCKS. Where implementations choose to use SOCKS, they should support both anonymous and User Name, Password authenticating SOCKS proxies. In the latter case, implementations should be aware that SOCKS authentication might occur in plain-text and so should avoid using the same credentials for connection to an MQTT-SN Server.</w:t>
      </w:r>
    </w:p>
    <w:p w:rsidR="00000000" w:rsidDel="00000000" w:rsidP="00000000" w:rsidRDefault="00000000" w:rsidRPr="00000000" w14:paraId="00000B2A">
      <w:pPr>
        <w:pStyle w:val="Heading3"/>
        <w:spacing w:after="0" w:lineRule="auto"/>
        <w:ind w:left="0" w:firstLine="0"/>
        <w:rPr/>
      </w:pPr>
      <w:bookmarkStart w:colFirst="0" w:colLast="0" w:name="_heading=h.3e16slc3oya2" w:id="334"/>
      <w:bookmarkEnd w:id="334"/>
      <w:r w:rsidDel="00000000" w:rsidR="00000000" w:rsidRPr="00000000">
        <w:rPr>
          <w:rtl w:val="0"/>
        </w:rPr>
        <w:t xml:space="preserve">5.4.12 Security profiles</w:t>
      </w:r>
    </w:p>
    <w:p w:rsidR="00000000" w:rsidDel="00000000" w:rsidP="00000000" w:rsidRDefault="00000000" w:rsidRPr="00000000" w14:paraId="00000B2B">
      <w:pPr>
        <w:spacing w:after="240" w:before="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Implementers and solution designers might wish to consider security as a set of profiles which can be applied to the MQTT-SN protocol. An example of a layered security hierarchy is presented below.</w:t>
      </w:r>
    </w:p>
    <w:p w:rsidR="00000000" w:rsidDel="00000000" w:rsidP="00000000" w:rsidRDefault="00000000" w:rsidRPr="00000000" w14:paraId="00000B2C">
      <w:pPr>
        <w:pStyle w:val="Heading4"/>
        <w:spacing w:after="0" w:lineRule="auto"/>
        <w:ind w:left="0" w:firstLine="0"/>
        <w:rPr/>
      </w:pPr>
      <w:bookmarkStart w:colFirst="0" w:colLast="0" w:name="_heading=h.mkfs4hgl2fw9" w:id="335"/>
      <w:bookmarkEnd w:id="335"/>
      <w:r w:rsidDel="00000000" w:rsidR="00000000" w:rsidRPr="00000000">
        <w:rPr>
          <w:rtl w:val="0"/>
        </w:rPr>
        <w:t xml:space="preserve">5.4.12.1 Clear communication profile</w:t>
      </w:r>
    </w:p>
    <w:p w:rsidR="00000000" w:rsidDel="00000000" w:rsidP="00000000" w:rsidRDefault="00000000" w:rsidRPr="00000000" w14:paraId="00000B2D">
      <w:pPr>
        <w:spacing w:after="240" w:before="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using the clear communication profile, the MQTT-SN protocol runs over an open network with no additional secure communication mechanisms in place.</w:t>
      </w:r>
    </w:p>
    <w:p w:rsidR="00000000" w:rsidDel="00000000" w:rsidP="00000000" w:rsidRDefault="00000000" w:rsidRPr="00000000" w14:paraId="00000B2E">
      <w:pPr>
        <w:pStyle w:val="Heading4"/>
        <w:ind w:left="0" w:firstLine="0"/>
        <w:rPr/>
      </w:pPr>
      <w:bookmarkStart w:colFirst="0" w:colLast="0" w:name="_heading=h.z2enj073z0k8" w:id="336"/>
      <w:bookmarkEnd w:id="336"/>
      <w:r w:rsidDel="00000000" w:rsidR="00000000" w:rsidRPr="00000000">
        <w:rPr>
          <w:rtl w:val="0"/>
        </w:rPr>
        <w:t xml:space="preserve">5.4.12.2 Secured network communication profile</w:t>
      </w:r>
    </w:p>
    <w:p w:rsidR="00000000" w:rsidDel="00000000" w:rsidP="00000000" w:rsidRDefault="00000000" w:rsidRPr="00000000" w14:paraId="00000B2F">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using the secured network communication profile, the MQTT-SN protocol runs over a physical or virtual network which has security controls, VPNs or physically secure networks for example.</w:t>
      </w:r>
    </w:p>
    <w:p w:rsidR="00000000" w:rsidDel="00000000" w:rsidP="00000000" w:rsidRDefault="00000000" w:rsidRPr="00000000" w14:paraId="00000B30">
      <w:pPr>
        <w:pStyle w:val="Heading4"/>
        <w:ind w:left="0" w:firstLine="0"/>
        <w:rPr/>
      </w:pPr>
      <w:bookmarkStart w:colFirst="0" w:colLast="0" w:name="_heading=h.uimbujrr2hqo" w:id="337"/>
      <w:bookmarkEnd w:id="337"/>
      <w:r w:rsidDel="00000000" w:rsidR="00000000" w:rsidRPr="00000000">
        <w:rPr>
          <w:rtl w:val="0"/>
        </w:rPr>
        <w:t xml:space="preserve">5.4.12.3 Secured transport profile</w:t>
      </w:r>
    </w:p>
    <w:p w:rsidR="00000000" w:rsidDel="00000000" w:rsidP="00000000" w:rsidRDefault="00000000" w:rsidRPr="00000000" w14:paraId="00000B31">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using the secured transport profile, the MQTT-SN protocol runs over a physical or virtual network and uses MQTT-SN Authentication, Protection Encapsulation, DTLS and/or other technologies to provide authentication, integrity and privacy.</w:t>
      </w:r>
    </w:p>
    <w:p w:rsidR="00000000" w:rsidDel="00000000" w:rsidP="00000000" w:rsidRDefault="00000000" w:rsidRPr="00000000" w14:paraId="00000B32">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DTLS</w:t>
      </w:r>
      <w:hyperlink r:id="rId148">
        <w:r w:rsidDel="00000000" w:rsidR="00000000" w:rsidRPr="00000000">
          <w:rPr>
            <w:rFonts w:ascii="Arial" w:cs="Arial" w:eastAsia="Arial" w:hAnsi="Arial"/>
            <w:color w:val="000000"/>
            <w:shd w:fill="auto" w:val="clear"/>
            <w:rtl w:val="0"/>
          </w:rPr>
          <w:t xml:space="preserve"> </w:t>
        </w:r>
      </w:hyperlink>
      <w:r w:rsidDel="00000000" w:rsidR="00000000" w:rsidRPr="00000000">
        <w:rPr>
          <w:rFonts w:ascii="Arial" w:cs="Arial" w:eastAsia="Arial" w:hAnsi="Arial"/>
          <w:color w:val="000000"/>
          <w:shd w:fill="auto" w:val="clear"/>
          <w:rtl w:val="0"/>
        </w:rPr>
        <w:t xml:space="preserve">Client authentication can be used in addition to – or in place of – MQTT-SN Client authentication as provided by the Authentication Method and Data fields.</w:t>
      </w:r>
    </w:p>
    <w:p w:rsidR="00000000" w:rsidDel="00000000" w:rsidP="00000000" w:rsidRDefault="00000000" w:rsidRPr="00000000" w14:paraId="00000B33">
      <w:pPr>
        <w:pStyle w:val="Heading4"/>
        <w:ind w:left="0" w:firstLine="0"/>
        <w:rPr/>
      </w:pPr>
      <w:bookmarkStart w:colFirst="0" w:colLast="0" w:name="_heading=h.5h0rls4zwxer" w:id="338"/>
      <w:bookmarkEnd w:id="338"/>
      <w:r w:rsidDel="00000000" w:rsidR="00000000" w:rsidRPr="00000000">
        <w:rPr>
          <w:rtl w:val="0"/>
        </w:rPr>
        <w:t xml:space="preserve">5.4.12.4 Industry specific security profiles</w:t>
      </w:r>
    </w:p>
    <w:p w:rsidR="00000000" w:rsidDel="00000000" w:rsidP="00000000" w:rsidRDefault="00000000" w:rsidRPr="00000000" w14:paraId="00000B34">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It is anticipated that the MQTT-SN (and MQTT) protocols will be designed into industry specific application profiles, each defining a threat model and the specific security mechanisms to be used to address these threats. Recommendations for specific security mechanisms will often be taken from existing works including:</w:t>
      </w:r>
    </w:p>
    <w:p w:rsidR="00000000" w:rsidDel="00000000" w:rsidP="00000000" w:rsidRDefault="00000000" w:rsidRPr="00000000" w14:paraId="00000B35">
      <w:pPr>
        <w:spacing w:after="0" w:before="0" w:line="276" w:lineRule="auto"/>
        <w:ind w:left="0" w:right="0" w:firstLine="0"/>
        <w:rPr>
          <w:rFonts w:ascii="Arial" w:cs="Arial" w:eastAsia="Arial" w:hAnsi="Arial"/>
          <w:color w:val="000000"/>
          <w:shd w:fill="auto" w:val="clear"/>
        </w:rPr>
      </w:pPr>
      <w:hyperlink r:id="rId149">
        <w:r w:rsidDel="00000000" w:rsidR="00000000" w:rsidRPr="00000000">
          <w:rPr>
            <w:rFonts w:ascii="Arial" w:cs="Arial" w:eastAsia="Arial" w:hAnsi="Arial"/>
            <w:color w:val="1155cc"/>
            <w:u w:val="single"/>
            <w:shd w:fill="auto" w:val="clear"/>
            <w:rtl w:val="0"/>
          </w:rPr>
          <w:t xml:space="preserve">[NISTCSF] NIST Cyber Security Framework</w:t>
          <w:br w:type="textWrapping"/>
          <w:t xml:space="preserve"> [NIST7628] NISTIR 7628 Guidelines for Smart Grid Cyber Security</w:t>
          <w:br w:type="textWrapping"/>
          <w:t xml:space="preserve"> [FIPS1403] Security Requirements for Cryptographic Modules (FIPS PUB 140-3)</w:t>
          <w:br w:type="textWrapping"/>
          <w:t xml:space="preserve"> [PCIDSS] PCI-DSS Payment Card Industry Data Security Standard</w:t>
          <w:br w:type="textWrapping"/>
        </w:r>
      </w:hyperlink>
      <w:hyperlink r:id="rId150">
        <w:r w:rsidDel="00000000" w:rsidR="00000000" w:rsidRPr="00000000">
          <w:rPr>
            <w:rFonts w:ascii="Arial" w:cs="Arial" w:eastAsia="Arial" w:hAnsi="Arial"/>
            <w:color w:val="1155cc"/>
            <w:u w:val="single"/>
            <w:shd w:fill="auto" w:val="clear"/>
            <w:rtl w:val="0"/>
          </w:rPr>
          <w:t xml:space="preserve">[CNSA20]</w:t>
        </w:r>
      </w:hyperlink>
      <w:r w:rsidDel="00000000" w:rsidR="00000000" w:rsidRPr="00000000">
        <w:rPr>
          <w:rFonts w:ascii="Arial" w:cs="Arial" w:eastAsia="Arial" w:hAnsi="Arial"/>
          <w:color w:val="000000"/>
          <w:shd w:fill="auto" w:val="clear"/>
          <w:rtl w:val="0"/>
        </w:rPr>
        <w:t xml:space="preserve"> Commercial National Security Algorithm Suite (CNSA) 2.0 </w:t>
      </w:r>
    </w:p>
    <w:p w:rsidR="00000000" w:rsidDel="00000000" w:rsidP="00000000" w:rsidRDefault="00000000" w:rsidRPr="00000000" w14:paraId="00000B3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lineRule="auto"/>
        <w:rPr>
          <w:rFonts w:ascii="Arial" w:cs="Arial" w:eastAsia="Arial" w:hAnsi="Arial"/>
          <w:color w:val="000000"/>
          <w:shd w:fill="auto" w:val="clear"/>
        </w:rPr>
      </w:pPr>
      <w:hyperlink w:anchor="bookmark=id.is565v">
        <w:r w:rsidDel="00000000" w:rsidR="00000000" w:rsidRPr="00000000">
          <w:rPr>
            <w:rFonts w:ascii="Arial" w:cs="Arial" w:eastAsia="Arial" w:hAnsi="Arial"/>
            <w:color w:val="0000ee"/>
            <w:rtl w:val="0"/>
          </w:rPr>
          <w:t xml:space="preserve">[NSAB]</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NSA Suite B Cryptography</w:t>
      </w:r>
      <w:r w:rsidDel="00000000" w:rsidR="00000000" w:rsidRPr="00000000">
        <w:rPr>
          <w:rtl w:val="0"/>
        </w:rPr>
      </w:r>
    </w:p>
    <w:p w:rsidR="00000000" w:rsidDel="00000000" w:rsidP="00000000" w:rsidRDefault="00000000" w:rsidRPr="00000000" w14:paraId="00000B37">
      <w:pPr>
        <w:pStyle w:val="Heading1"/>
        <w:ind w:left="0" w:firstLine="0"/>
        <w:rPr>
          <w:rFonts w:ascii="Arial" w:cs="Arial" w:eastAsia="Arial" w:hAnsi="Arial"/>
        </w:rPr>
      </w:pPr>
      <w:bookmarkStart w:colFirst="0" w:colLast="0" w:name="_heading=h.2k82xt6" w:id="339"/>
      <w:bookmarkEnd w:id="339"/>
      <w:r w:rsidDel="00000000" w:rsidR="00000000" w:rsidRPr="00000000">
        <w:rPr>
          <w:rFonts w:ascii="Arial" w:cs="Arial" w:eastAsia="Arial" w:hAnsi="Arial"/>
          <w:rtl w:val="0"/>
        </w:rPr>
        <w:t xml:space="preserve">6 Conformance</w:t>
      </w:r>
    </w:p>
    <w:p w:rsidR="00000000" w:rsidDel="00000000" w:rsidP="00000000" w:rsidRDefault="00000000" w:rsidRPr="00000000" w14:paraId="00000B38">
      <w:pPr>
        <w:rPr>
          <w:rFonts w:ascii="Arial" w:cs="Arial" w:eastAsia="Arial" w:hAnsi="Arial"/>
          <w:highlight w:val="yellow"/>
        </w:rPr>
      </w:pPr>
      <w:r w:rsidDel="00000000" w:rsidR="00000000" w:rsidRPr="00000000">
        <w:rPr>
          <w:rFonts w:ascii="Arial" w:cs="Arial" w:eastAsia="Arial" w:hAnsi="Arial"/>
          <w:highlight w:val="yellow"/>
          <w:rtl w:val="0"/>
        </w:rPr>
        <w:t xml:space="preserve">(</w:t>
      </w:r>
      <w:r w:rsidDel="00000000" w:rsidR="00000000" w:rsidRPr="00000000">
        <w:rPr>
          <w:rFonts w:ascii="Arial" w:cs="Arial" w:eastAsia="Arial" w:hAnsi="Arial"/>
          <w:b w:val="1"/>
          <w:highlight w:val="yellow"/>
          <w:rtl w:val="0"/>
        </w:rPr>
        <w:t xml:space="preserve">Note</w:t>
      </w:r>
      <w:r w:rsidDel="00000000" w:rsidR="00000000" w:rsidRPr="00000000">
        <w:rPr>
          <w:rFonts w:ascii="Arial" w:cs="Arial" w:eastAsia="Arial" w:hAnsi="Arial"/>
          <w:highlight w:val="yellow"/>
          <w:rtl w:val="0"/>
        </w:rPr>
        <w:t xml:space="preserve">: The </w:t>
      </w:r>
      <w:hyperlink r:id="rId151">
        <w:r w:rsidDel="00000000" w:rsidR="00000000" w:rsidRPr="00000000">
          <w:rPr>
            <w:rFonts w:ascii="Arial" w:cs="Arial" w:eastAsia="Arial" w:hAnsi="Arial"/>
            <w:color w:val="0000ee"/>
            <w:highlight w:val="yellow"/>
            <w:u w:val="none"/>
            <w:rtl w:val="0"/>
          </w:rPr>
          <w:t xml:space="preserve">OASIS TC Process</w:t>
        </w:r>
      </w:hyperlink>
      <w:r w:rsidDel="00000000" w:rsidR="00000000" w:rsidRPr="00000000">
        <w:rPr>
          <w:rFonts w:ascii="Arial" w:cs="Arial" w:eastAsia="Arial" w:hAnsi="Arial"/>
          <w:highlight w:val="yellow"/>
          <w:rtl w:val="0"/>
        </w:rPr>
        <w:t xml:space="preserve"> requires that a specification approved by the TC at the Committee Specification Public Review Draft, Committee Specification or OASIS Standard level must include a separate section, listing a set of numbered conformance clauses, to which any implementation of the specification must adhere in order to claim conformance to the specification (or any optional portion thereof). This is done by listing the conformance clauses here.</w:t>
      </w:r>
    </w:p>
    <w:p w:rsidR="00000000" w:rsidDel="00000000" w:rsidP="00000000" w:rsidRDefault="00000000" w:rsidRPr="00000000" w14:paraId="00000B39">
      <w:pPr>
        <w:rPr>
          <w:rFonts w:ascii="Arial" w:cs="Arial" w:eastAsia="Arial" w:hAnsi="Arial"/>
          <w:highlight w:val="yellow"/>
        </w:rPr>
      </w:pPr>
      <w:r w:rsidDel="00000000" w:rsidR="00000000" w:rsidRPr="00000000">
        <w:rPr>
          <w:rFonts w:ascii="Arial" w:cs="Arial" w:eastAsia="Arial" w:hAnsi="Arial"/>
          <w:highlight w:val="yellow"/>
          <w:rtl w:val="0"/>
        </w:rPr>
        <w:t xml:space="preserve">For the definition of "conformance clause," see </w:t>
      </w:r>
      <w:hyperlink r:id="rId152">
        <w:r w:rsidDel="00000000" w:rsidR="00000000" w:rsidRPr="00000000">
          <w:rPr>
            <w:rFonts w:ascii="Arial" w:cs="Arial" w:eastAsia="Arial" w:hAnsi="Arial"/>
            <w:color w:val="0000ee"/>
            <w:highlight w:val="yellow"/>
            <w:u w:val="none"/>
            <w:rtl w:val="0"/>
          </w:rPr>
          <w:t xml:space="preserve">OASIS Defined Terms</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B3A">
      <w:pPr>
        <w:rPr>
          <w:rFonts w:ascii="Arial" w:cs="Arial" w:eastAsia="Arial" w:hAnsi="Arial"/>
          <w:highlight w:val="yellow"/>
        </w:rPr>
      </w:pPr>
      <w:r w:rsidDel="00000000" w:rsidR="00000000" w:rsidRPr="00000000">
        <w:rPr>
          <w:rFonts w:ascii="Arial" w:cs="Arial" w:eastAsia="Arial" w:hAnsi="Arial"/>
          <w:highlight w:val="yellow"/>
          <w:rtl w:val="0"/>
        </w:rPr>
        <w:t xml:space="preserve">See "Guidelines to Writing Conformance Clauses": </w:t>
        <w:br w:type="textWrapping"/>
      </w:r>
      <w:hyperlink r:id="rId153">
        <w:r w:rsidDel="00000000" w:rsidR="00000000" w:rsidRPr="00000000">
          <w:rPr>
            <w:rFonts w:ascii="Arial" w:cs="Arial" w:eastAsia="Arial" w:hAnsi="Arial"/>
            <w:color w:val="0000ee"/>
            <w:highlight w:val="yellow"/>
            <w:u w:val="none"/>
            <w:rtl w:val="0"/>
          </w:rPr>
          <w:t xml:space="preserve">https://docs.oasis-open.org/templates/TCHandbook/ConformanceGuidelines.html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B3B">
      <w:pPr>
        <w:rPr>
          <w:rFonts w:ascii="Arial" w:cs="Arial" w:eastAsia="Arial" w:hAnsi="Arial"/>
        </w:rPr>
      </w:pPr>
      <w:r w:rsidDel="00000000" w:rsidR="00000000" w:rsidRPr="00000000">
        <w:rPr>
          <w:rFonts w:ascii="Arial" w:cs="Arial" w:eastAsia="Arial" w:hAnsi="Arial"/>
          <w:highlight w:val="yellow"/>
          <w:rtl w:val="0"/>
        </w:rPr>
        <w:t xml:space="preserve">Remove this note before submitting for publication.)</w:t>
      </w:r>
      <w:r w:rsidDel="00000000" w:rsidR="00000000" w:rsidRPr="00000000">
        <w:rPr>
          <w:rtl w:val="0"/>
        </w:rPr>
      </w:r>
    </w:p>
    <w:p w:rsidR="00000000" w:rsidDel="00000000" w:rsidP="00000000" w:rsidRDefault="00000000" w:rsidRPr="00000000" w14:paraId="00000B3C">
      <w:pPr>
        <w:pStyle w:val="Heading1"/>
        <w:spacing w:after="360" w:before="360" w:lineRule="auto"/>
        <w:ind w:left="0" w:firstLine="0"/>
        <w:rPr/>
      </w:pPr>
      <w:bookmarkStart w:colFirst="0" w:colLast="0" w:name="_heading=h.bc8w7ov5oli4" w:id="340"/>
      <w:bookmarkEnd w:id="340"/>
      <w:r w:rsidDel="00000000" w:rsidR="00000000" w:rsidRPr="00000000">
        <w:rPr>
          <w:rtl w:val="0"/>
        </w:rPr>
        <w:t xml:space="preserve">Appendix A. Acknowledgments</w:t>
      </w:r>
    </w:p>
    <w:p w:rsidR="00000000" w:rsidDel="00000000" w:rsidP="00000000" w:rsidRDefault="00000000" w:rsidRPr="00000000" w14:paraId="00000B3D">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w:t>
      </w:r>
      <w:r w:rsidDel="00000000" w:rsidR="00000000" w:rsidRPr="00000000">
        <w:rPr>
          <w:rFonts w:ascii="Arial" w:cs="Arial" w:eastAsia="Arial" w:hAnsi="Arial"/>
          <w:rtl w:val="0"/>
        </w:rPr>
        <w:t xml:space="preserve">]</w:t>
      </w:r>
    </w:p>
    <w:p w:rsidR="00000000" w:rsidDel="00000000" w:rsidP="00000000" w:rsidRDefault="00000000" w:rsidRPr="00000000" w14:paraId="00000B3E">
      <w:pPr>
        <w:rPr>
          <w:rFonts w:ascii="Arial" w:cs="Arial" w:eastAsia="Arial" w:hAnsi="Arial"/>
          <w:highlight w:val="yellow"/>
        </w:rPr>
      </w:pPr>
      <w:r w:rsidDel="00000000" w:rsidR="00000000" w:rsidRPr="00000000">
        <w:rPr>
          <w:rFonts w:ascii="Arial" w:cs="Arial" w:eastAsia="Arial" w:hAnsi="Arial"/>
          <w:highlight w:val="yellow"/>
          <w:rtl w:val="0"/>
        </w:rPr>
        <w:t xml:space="preserve">Note: A Work Product approved by the TC must include a list of people who participated in the development of the Work Product. This is generally done by collecting the list of names in this appendix. This list shall be initially compiled by the Chair, and any Member of the TC may add or remove their names from the list by request.</w:t>
      </w:r>
    </w:p>
    <w:p w:rsidR="00000000" w:rsidDel="00000000" w:rsidP="00000000" w:rsidRDefault="00000000" w:rsidRPr="00000000" w14:paraId="00000B3F">
      <w:pPr>
        <w:rPr>
          <w:rFonts w:ascii="Arial" w:cs="Arial" w:eastAsia="Arial" w:hAnsi="Arial"/>
          <w:highlight w:val="yellow"/>
        </w:rPr>
      </w:pPr>
      <w:r w:rsidDel="00000000" w:rsidR="00000000" w:rsidRPr="00000000">
        <w:rPr>
          <w:rFonts w:ascii="Arial" w:cs="Arial" w:eastAsia="Arial" w:hAnsi="Arial"/>
          <w:highlight w:val="yellow"/>
          <w:rtl w:val="0"/>
        </w:rPr>
        <w:t xml:space="preserve">Remove these yellow notes before submitting for publication.</w:t>
      </w:r>
    </w:p>
    <w:p w:rsidR="00000000" w:rsidDel="00000000" w:rsidP="00000000" w:rsidRDefault="00000000" w:rsidRPr="00000000" w14:paraId="00000B40">
      <w:pPr>
        <w:pStyle w:val="Heading2"/>
        <w:spacing w:after="120" w:before="240" w:lineRule="auto"/>
        <w:ind w:left="0" w:firstLine="0"/>
        <w:rPr/>
      </w:pPr>
      <w:bookmarkStart w:colFirst="0" w:colLast="0" w:name="_heading=h.glow6i83isd5" w:id="341"/>
      <w:bookmarkEnd w:id="341"/>
      <w:r w:rsidDel="00000000" w:rsidR="00000000" w:rsidRPr="00000000">
        <w:rPr>
          <w:rtl w:val="0"/>
        </w:rPr>
        <w:t xml:space="preserve">A.1 Special Thanks</w:t>
      </w:r>
    </w:p>
    <w:p w:rsidR="00000000" w:rsidDel="00000000" w:rsidP="00000000" w:rsidRDefault="00000000" w:rsidRPr="00000000" w14:paraId="00000B41">
      <w:pPr>
        <w:rPr>
          <w:rFonts w:ascii="Arial" w:cs="Arial" w:eastAsia="Arial" w:hAnsi="Arial"/>
          <w:highlight w:val="yellow"/>
        </w:rPr>
      </w:pPr>
      <w:r w:rsidDel="00000000" w:rsidR="00000000" w:rsidRPr="00000000">
        <w:rPr>
          <w:rFonts w:ascii="Arial" w:cs="Arial" w:eastAsia="Arial" w:hAnsi="Arial"/>
          <w:highlight w:val="yellow"/>
          <w:rtl w:val="0"/>
        </w:rPr>
        <w:t xml:space="preserve">Note: This is an optional subsection to call out contributions from TC members. If a TC wants to thank non-TC members then they should avoid using the term "contribution" and instead thank them for their "expertise" or "assistance". </w:t>
      </w:r>
    </w:p>
    <w:p w:rsidR="00000000" w:rsidDel="00000000" w:rsidP="00000000" w:rsidRDefault="00000000" w:rsidRPr="00000000" w14:paraId="00000B42">
      <w:pPr>
        <w:rPr>
          <w:rFonts w:ascii="Arial" w:cs="Arial" w:eastAsia="Arial" w:hAnsi="Arial"/>
          <w:highlight w:val="yellow"/>
        </w:rPr>
      </w:pPr>
      <w:r w:rsidDel="00000000" w:rsidR="00000000" w:rsidRPr="00000000">
        <w:rPr>
          <w:rFonts w:ascii="Arial" w:cs="Arial" w:eastAsia="Arial" w:hAnsi="Arial"/>
          <w:rtl w:val="0"/>
        </w:rPr>
        <w:t xml:space="preserve">Substantial contributions to this document from the following individuals are gratefully acknowledged:</w:t>
      </w:r>
      <w:r w:rsidDel="00000000" w:rsidR="00000000" w:rsidRPr="00000000">
        <w:rPr>
          <w:rtl w:val="0"/>
        </w:rPr>
      </w:r>
    </w:p>
    <w:p w:rsidR="00000000" w:rsidDel="00000000" w:rsidP="00000000" w:rsidRDefault="00000000" w:rsidRPr="00000000" w14:paraId="00000B43">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0B44">
      <w:pPr>
        <w:pStyle w:val="Heading2"/>
        <w:spacing w:after="120" w:before="240" w:lineRule="auto"/>
        <w:ind w:left="0" w:firstLine="0"/>
        <w:rPr/>
      </w:pPr>
      <w:bookmarkStart w:colFirst="0" w:colLast="0" w:name="_heading=h.tdeowwajj1wf" w:id="342"/>
      <w:bookmarkEnd w:id="342"/>
      <w:r w:rsidDel="00000000" w:rsidR="00000000" w:rsidRPr="00000000">
        <w:rPr>
          <w:rtl w:val="0"/>
        </w:rPr>
        <w:t xml:space="preserve">A.2 Participants</w:t>
      </w:r>
    </w:p>
    <w:p w:rsidR="00000000" w:rsidDel="00000000" w:rsidP="00000000" w:rsidRDefault="00000000" w:rsidRPr="00000000" w14:paraId="00000B45">
      <w:pPr>
        <w:rPr>
          <w:rFonts w:ascii="Arial" w:cs="Arial" w:eastAsia="Arial" w:hAnsi="Arial"/>
          <w:highlight w:val="yellow"/>
        </w:rPr>
      </w:pPr>
      <w:r w:rsidDel="00000000" w:rsidR="00000000" w:rsidRPr="00000000">
        <w:rPr>
          <w:rFonts w:ascii="Arial" w:cs="Arial" w:eastAsia="Arial" w:hAnsi="Arial"/>
          <w:highlight w:val="yellow"/>
          <w:rtl w:val="0"/>
        </w:rPr>
        <w:t xml:space="preserve">Note: A TC can determine who they list here, however, Observers must not be listed. It is common practice for TCs to list everyone that was part of the TC during the creation of the document, but this is ultimately a TC decision on who they want to list and not list. </w:t>
      </w:r>
    </w:p>
    <w:p w:rsidR="00000000" w:rsidDel="00000000" w:rsidP="00000000" w:rsidRDefault="00000000" w:rsidRPr="00000000" w14:paraId="00000B46">
      <w:pPr>
        <w:rPr>
          <w:rFonts w:ascii="Arial" w:cs="Arial" w:eastAsia="Arial" w:hAnsi="Arial"/>
        </w:rPr>
      </w:pPr>
      <w:r w:rsidDel="00000000" w:rsidR="00000000" w:rsidRPr="00000000">
        <w:rPr>
          <w:rFonts w:ascii="Arial" w:cs="Arial" w:eastAsia="Arial" w:hAnsi="Arial"/>
          <w:rtl w:val="0"/>
        </w:rPr>
        <w:t xml:space="preserve">The following individuals were members of this Technical Committee during the creation of this document and their contributions are gratefully acknowledged:</w:t>
      </w:r>
    </w:p>
    <w:p w:rsidR="00000000" w:rsidDel="00000000" w:rsidP="00000000" w:rsidRDefault="00000000" w:rsidRPr="00000000" w14:paraId="00000B47">
      <w:pPr>
        <w:rPr>
          <w:rFonts w:ascii="Arial" w:cs="Arial" w:eastAsia="Arial" w:hAnsi="Arial"/>
          <w:highlight w:val="yellow"/>
        </w:rPr>
      </w:pPr>
      <w:r w:rsidDel="00000000" w:rsidR="00000000" w:rsidRPr="00000000">
        <w:rPr>
          <w:rFonts w:ascii="Arial" w:cs="Arial" w:eastAsia="Arial" w:hAnsi="Arial"/>
          <w:rtl w:val="0"/>
        </w:rPr>
        <w:t xml:space="preserve">[Participant Name, Affiliation | Individual Member]</w:t>
      </w:r>
      <w:r w:rsidDel="00000000" w:rsidR="00000000" w:rsidRPr="00000000">
        <w:rPr>
          <w:rtl w:val="0"/>
        </w:rPr>
      </w:r>
    </w:p>
    <w:p w:rsidR="00000000" w:rsidDel="00000000" w:rsidP="00000000" w:rsidRDefault="00000000" w:rsidRPr="00000000" w14:paraId="00000B48">
      <w:pPr>
        <w:pStyle w:val="Heading1"/>
        <w:spacing w:after="0" w:before="0" w:lineRule="auto"/>
        <w:ind w:left="0" w:right="0" w:firstLine="0"/>
        <w:rPr>
          <w:rFonts w:ascii="Arial" w:cs="Arial" w:eastAsia="Arial" w:hAnsi="Arial"/>
        </w:rPr>
      </w:pPr>
      <w:bookmarkStart w:colFirst="0" w:colLast="0" w:name="_heading=h.v94r25kxc2gv" w:id="343"/>
      <w:bookmarkEnd w:id="343"/>
      <w:r w:rsidDel="00000000" w:rsidR="00000000" w:rsidRPr="00000000">
        <w:rPr>
          <w:rFonts w:ascii="Arial" w:cs="Arial" w:eastAsia="Arial" w:hAnsi="Arial"/>
          <w:rtl w:val="0"/>
        </w:rPr>
        <w:t xml:space="preserve">Appendix 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Mandatory normative statements (informative)</w:t>
      </w:r>
    </w:p>
    <w:p w:rsidR="00000000" w:rsidDel="00000000" w:rsidP="00000000" w:rsidRDefault="00000000" w:rsidRPr="00000000" w14:paraId="00000B49">
      <w:pPr>
        <w:pStyle w:val="Heading1"/>
        <w:spacing w:after="200" w:before="0" w:lineRule="auto"/>
        <w:ind w:left="0" w:right="0" w:firstLine="0"/>
        <w:rPr/>
      </w:pPr>
      <w:bookmarkStart w:colFirst="0" w:colLast="0" w:name="_heading=h.xawx99h7jb7d" w:id="344"/>
      <w:bookmarkEnd w:id="344"/>
      <w:r w:rsidDel="00000000" w:rsidR="00000000" w:rsidRPr="00000000">
        <w:rPr>
          <w:rFonts w:ascii="Arial" w:cs="Arial" w:eastAsia="Arial" w:hAnsi="Arial"/>
          <w:rtl w:val="0"/>
        </w:rPr>
        <w:t xml:space="preserve">Appendix C. Implementation Guidance (Informative)</w:t>
      </w:r>
      <w:r w:rsidDel="00000000" w:rsidR="00000000" w:rsidRPr="00000000">
        <w:rPr>
          <w:rtl w:val="0"/>
        </w:rPr>
      </w:r>
    </w:p>
    <w:p w:rsidR="00000000" w:rsidDel="00000000" w:rsidP="00000000" w:rsidRDefault="00000000" w:rsidRPr="00000000" w14:paraId="00000B4A">
      <w:pPr>
        <w:pStyle w:val="Heading2"/>
        <w:spacing w:after="0" w:before="0" w:lineRule="auto"/>
        <w:ind w:left="0" w:right="0" w:firstLine="0"/>
        <w:rPr/>
      </w:pPr>
      <w:bookmarkStart w:colFirst="0" w:colLast="0" w:name="_heading=h.x64cg1dbuhix" w:id="345"/>
      <w:bookmarkEnd w:id="345"/>
      <w:r w:rsidDel="00000000" w:rsidR="00000000" w:rsidRPr="00000000">
        <w:rPr>
          <w:rtl w:val="0"/>
        </w:rPr>
        <w:t xml:space="preserve">C.1 Example MQTT-SN Architectures</w:t>
      </w:r>
    </w:p>
    <w:p w:rsidR="00000000" w:rsidDel="00000000" w:rsidP="00000000" w:rsidRDefault="00000000" w:rsidRPr="00000000" w14:paraId="00000B4B">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Among the kinds of MQTT-SN components, there are </w:t>
      </w:r>
      <w:r w:rsidDel="00000000" w:rsidR="00000000" w:rsidRPr="00000000">
        <w:rPr>
          <w:rFonts w:ascii="Arial" w:cs="Arial" w:eastAsia="Arial" w:hAnsi="Arial"/>
          <w:i w:val="1"/>
          <w:sz w:val="22"/>
          <w:szCs w:val="22"/>
          <w:rtl w:val="0"/>
        </w:rPr>
        <w:t xml:space="preserve">Clients and Servers</w:t>
      </w:r>
      <w:r w:rsidDel="00000000" w:rsidR="00000000" w:rsidRPr="00000000">
        <w:rPr>
          <w:rFonts w:ascii="Arial" w:cs="Arial" w:eastAsia="Arial" w:hAnsi="Arial"/>
          <w:sz w:val="22"/>
          <w:szCs w:val="22"/>
          <w:rtl w:val="0"/>
        </w:rPr>
        <w:t xml:space="preserve"> (sub</w:t>
      </w:r>
      <w:r w:rsidDel="00000000" w:rsidR="00000000" w:rsidRPr="00000000">
        <w:rPr>
          <w:rtl w:val="0"/>
        </w:rPr>
        <w:t xml:space="preserve">-divided into </w:t>
      </w:r>
      <w:r w:rsidDel="00000000" w:rsidR="00000000" w:rsidRPr="00000000">
        <w:rPr>
          <w:rFonts w:ascii="Arial" w:cs="Arial" w:eastAsia="Arial" w:hAnsi="Arial"/>
          <w:i w:val="1"/>
          <w:sz w:val="22"/>
          <w:szCs w:val="22"/>
          <w:rtl w:val="0"/>
        </w:rPr>
        <w:t xml:space="preserve">Gateway</w:t>
      </w:r>
      <w:r w:rsidDel="00000000" w:rsidR="00000000" w:rsidRPr="00000000">
        <w:rPr>
          <w:i w:val="1"/>
          <w:rtl w:val="0"/>
        </w:rPr>
        <w:t xml:space="preserve">s, </w:t>
      </w:r>
      <w:r w:rsidDel="00000000" w:rsidR="00000000" w:rsidRPr="00000000">
        <w:rPr>
          <w:rFonts w:ascii="Arial" w:cs="Arial" w:eastAsia="Arial" w:hAnsi="Arial"/>
          <w:i w:val="1"/>
          <w:sz w:val="22"/>
          <w:szCs w:val="22"/>
          <w:rtl w:val="0"/>
        </w:rPr>
        <w:t xml:space="preserve">Brokers and Forwarders)</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B4C">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MQTT-SN Clients can:</w:t>
      </w:r>
    </w:p>
    <w:p w:rsidR="00000000" w:rsidDel="00000000" w:rsidP="00000000" w:rsidRDefault="00000000" w:rsidRPr="00000000" w14:paraId="00000B4D">
      <w:pPr>
        <w:numPr>
          <w:ilvl w:val="0"/>
          <w:numId w:val="45"/>
        </w:numPr>
        <w:spacing w:after="0" w:afterAutospacing="0"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rtl w:val="0"/>
        </w:rPr>
        <w:t xml:space="preserve">connect to a </w:t>
      </w:r>
      <w:r w:rsidDel="00000000" w:rsidR="00000000" w:rsidRPr="00000000">
        <w:rPr>
          <w:rtl w:val="0"/>
        </w:rPr>
        <w:t xml:space="preserve">Server</w:t>
      </w:r>
    </w:p>
    <w:p w:rsidR="00000000" w:rsidDel="00000000" w:rsidP="00000000" w:rsidRDefault="00000000" w:rsidRPr="00000000" w14:paraId="00000B4E">
      <w:pPr>
        <w:numPr>
          <w:ilvl w:val="0"/>
          <w:numId w:val="45"/>
        </w:numPr>
        <w:spacing w:after="0" w:afterAutospacing="0" w:before="0" w:beforeAutospacing="0" w:lineRule="auto"/>
        <w:ind w:left="720" w:hanging="360"/>
      </w:pPr>
      <w:r w:rsidDel="00000000" w:rsidR="00000000" w:rsidRPr="00000000">
        <w:rPr>
          <w:rtl w:val="0"/>
        </w:rPr>
        <w:t xml:space="preserve">communicate with an MQTT Server through an MQTT-SN Gateway</w:t>
      </w:r>
    </w:p>
    <w:p w:rsidR="00000000" w:rsidDel="00000000" w:rsidP="00000000" w:rsidRDefault="00000000" w:rsidRPr="00000000" w14:paraId="00000B4F">
      <w:pPr>
        <w:numPr>
          <w:ilvl w:val="0"/>
          <w:numId w:val="45"/>
        </w:numPr>
        <w:spacing w:after="0" w:afterAutospacing="0" w:before="0" w:beforeAutospacing="0"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rtl w:val="0"/>
        </w:rPr>
        <w:t xml:space="preserve">send and receive messages to and from other MQTT-SN Clients through a Server which is acting as an MQTT-SN Broker</w:t>
      </w:r>
    </w:p>
    <w:p w:rsidR="00000000" w:rsidDel="00000000" w:rsidP="00000000" w:rsidRDefault="00000000" w:rsidRPr="00000000" w14:paraId="00000B50">
      <w:pPr>
        <w:numPr>
          <w:ilvl w:val="0"/>
          <w:numId w:val="45"/>
        </w:numPr>
        <w:spacing w:after="0" w:before="0" w:beforeAutospacing="0"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rtl w:val="0"/>
        </w:rPr>
        <w:t xml:space="preserve">send and receive messages without connecting to a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by using PUBWOS packets.</w:t>
      </w:r>
    </w:p>
    <w:p w:rsidR="00000000" w:rsidDel="00000000" w:rsidP="00000000" w:rsidRDefault="00000000" w:rsidRPr="00000000" w14:paraId="00000B51">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 MQTT-SN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may or may not communicate with an MQTT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w:t>
      </w:r>
      <w:r w:rsidDel="00000000" w:rsidR="00000000" w:rsidRPr="00000000">
        <w:rPr>
          <w:rtl w:val="0"/>
        </w:rPr>
        <w:t xml:space="preserve">An MQTT-SN Gateway is a Server which connects to an MQTT Server back end. An MQTT-SN Gateway</w:t>
      </w:r>
      <w:r w:rsidDel="00000000" w:rsidR="00000000" w:rsidRPr="00000000">
        <w:rPr>
          <w:rFonts w:ascii="Arial" w:cs="Arial" w:eastAsia="Arial" w:hAnsi="Arial"/>
          <w:sz w:val="22"/>
          <w:szCs w:val="22"/>
          <w:rtl w:val="0"/>
        </w:rPr>
        <w:t xml:space="preserve"> </w:t>
      </w:r>
      <w:r w:rsidDel="00000000" w:rsidR="00000000" w:rsidRPr="00000000">
        <w:rPr>
          <w:rtl w:val="0"/>
        </w:rPr>
        <w:t xml:space="preserve">uses the</w:t>
      </w:r>
      <w:r w:rsidDel="00000000" w:rsidR="00000000" w:rsidRPr="00000000">
        <w:rPr>
          <w:rFonts w:ascii="Arial" w:cs="Arial" w:eastAsia="Arial" w:hAnsi="Arial"/>
          <w:sz w:val="22"/>
          <w:szCs w:val="22"/>
          <w:rtl w:val="0"/>
        </w:rPr>
        <w:t xml:space="preserve"> MQTT protocol</w:t>
      </w:r>
      <w:r w:rsidDel="00000000" w:rsidR="00000000" w:rsidRPr="00000000">
        <w:rPr>
          <w:rtl w:val="0"/>
        </w:rPr>
        <w:t xml:space="preserve"> between itself </w:t>
      </w:r>
      <w:r w:rsidDel="00000000" w:rsidR="00000000" w:rsidRPr="00000000">
        <w:rPr>
          <w:rFonts w:ascii="Arial" w:cs="Arial" w:eastAsia="Arial" w:hAnsi="Arial"/>
          <w:sz w:val="22"/>
          <w:szCs w:val="22"/>
          <w:rtl w:val="0"/>
        </w:rPr>
        <w:t xml:space="preserve">and the MQTT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w:t>
      </w:r>
      <w:r w:rsidDel="00000000" w:rsidR="00000000" w:rsidRPr="00000000">
        <w:rPr>
          <w:rtl w:val="0"/>
        </w:rPr>
        <w:t xml:space="preserve">which acts as an intermediary </w:t>
      </w:r>
      <w:r w:rsidDel="00000000" w:rsidR="00000000" w:rsidRPr="00000000">
        <w:rPr>
          <w:rFonts w:ascii="Arial" w:cs="Arial" w:eastAsia="Arial" w:hAnsi="Arial"/>
          <w:sz w:val="22"/>
          <w:szCs w:val="22"/>
          <w:rtl w:val="0"/>
        </w:rPr>
        <w:t xml:space="preserve">between MQTT-SN Clients is called a</w:t>
      </w:r>
      <w:r w:rsidDel="00000000" w:rsidR="00000000" w:rsidRPr="00000000">
        <w:rPr>
          <w:rtl w:val="0"/>
        </w:rPr>
        <w:t xml:space="preserve"> Broker</w:t>
      </w:r>
      <w:r w:rsidDel="00000000" w:rsidR="00000000" w:rsidRPr="00000000">
        <w:rPr>
          <w:rFonts w:ascii="Arial" w:cs="Arial" w:eastAsia="Arial" w:hAnsi="Arial"/>
          <w:sz w:val="22"/>
          <w:szCs w:val="22"/>
          <w:rtl w:val="0"/>
        </w:rPr>
        <w:t xml:space="preserve">. If a Server</w:t>
      </w:r>
      <w:r w:rsidDel="00000000" w:rsidR="00000000" w:rsidRPr="00000000">
        <w:rPr>
          <w:rtl w:val="0"/>
        </w:rPr>
        <w:t xml:space="preserve"> </w:t>
      </w:r>
      <w:r w:rsidDel="00000000" w:rsidR="00000000" w:rsidRPr="00000000">
        <w:rPr>
          <w:rFonts w:ascii="Arial" w:cs="Arial" w:eastAsia="Arial" w:hAnsi="Arial"/>
          <w:sz w:val="22"/>
          <w:szCs w:val="22"/>
          <w:rtl w:val="0"/>
        </w:rPr>
        <w:t xml:space="preserve">does not act as a Broker itself but is connected to an MQTT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the Gateway’s main function is the translation between MQTT and MQTT-SN.</w:t>
      </w:r>
    </w:p>
    <w:p w:rsidR="00000000" w:rsidDel="00000000" w:rsidP="00000000" w:rsidRDefault="00000000" w:rsidRPr="00000000" w14:paraId="00000B52">
      <w:pPr>
        <w:spacing w:after="6"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the Gateway is not directly attached to the Clients’ network, MQTT-SN Clients can communicate with a Gateway through an MQTT-SN Forwarder. The forwarder encapsulates (see </w:t>
      </w:r>
      <w:hyperlink w:anchor="_heading=h.1e03kqp">
        <w:r w:rsidDel="00000000" w:rsidR="00000000" w:rsidRPr="00000000">
          <w:rPr>
            <w:color w:val="1155cc"/>
            <w:u w:val="single"/>
            <w:rtl w:val="0"/>
          </w:rPr>
          <w:t xml:space="preserve">3.18 Forwarder Encapsulation</w:t>
        </w:r>
      </w:hyperlink>
      <w:r w:rsidDel="00000000" w:rsidR="00000000" w:rsidRPr="00000000">
        <w:rPr>
          <w:rFonts w:ascii="Arial" w:cs="Arial" w:eastAsia="Arial" w:hAnsi="Arial"/>
          <w:sz w:val="22"/>
          <w:szCs w:val="22"/>
          <w:rtl w:val="0"/>
        </w:rPr>
        <w:t xml:space="preserve">) the MQTT-SN frames it receives on the Client side and forwards them unchanged to the Gateway; in the opposite direction, it removes the encapsulation from the frames it receives from the Gateway and sends them unchanged to the Clients.</w:t>
      </w:r>
    </w:p>
    <w:p w:rsidR="00000000" w:rsidDel="00000000" w:rsidP="00000000" w:rsidRDefault="00000000" w:rsidRPr="00000000" w14:paraId="00000B53">
      <w:pPr>
        <w:pStyle w:val="Heading3"/>
        <w:ind w:left="0" w:firstLine="0"/>
        <w:rPr>
          <w:rFonts w:ascii="Arial" w:cs="Arial" w:eastAsia="Arial" w:hAnsi="Arial"/>
        </w:rPr>
      </w:pPr>
      <w:bookmarkStart w:colFirst="0" w:colLast="0" w:name="_heading=h.2b4f1fsjt2po" w:id="346"/>
      <w:bookmarkEnd w:id="346"/>
      <w:r w:rsidDel="00000000" w:rsidR="00000000" w:rsidRPr="00000000">
        <w:rPr>
          <w:rtl w:val="0"/>
        </w:rPr>
        <w:t xml:space="preserve">C.1.1 </w:t>
      </w:r>
      <w:r w:rsidDel="00000000" w:rsidR="00000000" w:rsidRPr="00000000">
        <w:rPr>
          <w:rFonts w:ascii="Arial" w:cs="Arial" w:eastAsia="Arial" w:hAnsi="Arial"/>
          <w:rtl w:val="0"/>
        </w:rPr>
        <w:t xml:space="preserve">Transparent Gateway</w:t>
      </w:r>
    </w:p>
    <w:p w:rsidR="00000000" w:rsidDel="00000000" w:rsidP="00000000" w:rsidRDefault="00000000" w:rsidRPr="00000000" w14:paraId="00000B54">
      <w:pPr>
        <w:spacing w:after="0" w:line="276" w:lineRule="auto"/>
        <w:ind w:left="-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For each connected MQTT-SN Client a Transparent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will set up and maintain an MQTT connection to the MQTT server. This MQTT connection is reserved exclusively for the end-to-end and almost transparent packet exchange between the Client and the MQTT Server. There will be as many MQTT connections between the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and the MQTT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as MQTT-SN clients connected to the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The Transparent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will perform a translation between the two protocols. Since all packet exchanges are end-to-end between the MQTT-SN client and the MQTT Server, functions and features that are implemented by the MQTT Server can be offered to the MQTT-SN Client.</w:t>
      </w:r>
    </w:p>
    <w:p w:rsidR="00000000" w:rsidDel="00000000" w:rsidP="00000000" w:rsidRDefault="00000000" w:rsidRPr="00000000" w14:paraId="00000B55">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Although the implementation of the Transparent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may be somewhat simpler than an Aggregating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it requires the MQTT Server to support a separate connection for each active Client. Some MQTT Server implementations might impose a limitation on the number of concurrent connections that they support.</w:t>
      </w:r>
    </w:p>
    <w:p w:rsidR="00000000" w:rsidDel="00000000" w:rsidP="00000000" w:rsidRDefault="00000000" w:rsidRPr="00000000" w14:paraId="00000B56">
      <w:pPr>
        <w:rPr>
          <w:rFonts w:ascii="Arial" w:cs="Arial" w:eastAsia="Arial" w:hAnsi="Arial"/>
        </w:rPr>
      </w:pPr>
      <w:r w:rsidDel="00000000" w:rsidR="00000000" w:rsidRPr="00000000">
        <w:rPr>
          <w:i w:val="1"/>
          <w:sz w:val="19"/>
          <w:szCs w:val="19"/>
          <w:rtl w:val="0"/>
        </w:rPr>
        <w:t xml:space="preserve">Figure C-1 – Transparent Gateway</w:t>
      </w:r>
      <w:r w:rsidDel="00000000" w:rsidR="00000000" w:rsidRPr="00000000">
        <w:rPr>
          <w:rtl w:val="0"/>
        </w:rPr>
      </w:r>
    </w:p>
    <w:p w:rsidR="00000000" w:rsidDel="00000000" w:rsidP="00000000" w:rsidRDefault="00000000" w:rsidRPr="00000000" w14:paraId="00000B57">
      <w:pPr>
        <w:spacing w:after="303" w:line="259" w:lineRule="auto"/>
        <w:ind w:left="705" w:firstLine="0"/>
        <w:rPr>
          <w:rFonts w:ascii="Arial" w:cs="Arial" w:eastAsia="Arial" w:hAnsi="Arial"/>
        </w:rPr>
      </w:pPr>
      <w:r w:rsidDel="00000000" w:rsidR="00000000" w:rsidRPr="00000000">
        <w:rPr>
          <w:rFonts w:ascii="Arial" w:cs="Arial" w:eastAsia="Arial" w:hAnsi="Arial"/>
        </w:rPr>
        <w:drawing>
          <wp:inline distB="114300" distT="114300" distL="114300" distR="114300">
            <wp:extent cx="3652838" cy="2437925"/>
            <wp:effectExtent b="0" l="0" r="0" t="0"/>
            <wp:docPr id="70" name="image42.png"/>
            <a:graphic>
              <a:graphicData uri="http://schemas.openxmlformats.org/drawingml/2006/picture">
                <pic:pic>
                  <pic:nvPicPr>
                    <pic:cNvPr id="0" name="image42.png"/>
                    <pic:cNvPicPr preferRelativeResize="0"/>
                  </pic:nvPicPr>
                  <pic:blipFill>
                    <a:blip r:embed="rId154"/>
                    <a:srcRect b="0" l="0" r="0" t="0"/>
                    <a:stretch>
                      <a:fillRect/>
                    </a:stretch>
                  </pic:blipFill>
                  <pic:spPr>
                    <a:xfrm>
                      <a:off x="0" y="0"/>
                      <a:ext cx="3652838" cy="2437925"/>
                    </a:xfrm>
                    <a:prstGeom prst="rect"/>
                    <a:ln/>
                  </pic:spPr>
                </pic:pic>
              </a:graphicData>
            </a:graphic>
          </wp:inline>
        </w:drawing>
      </w:r>
      <w:r w:rsidDel="00000000" w:rsidR="00000000" w:rsidRPr="00000000">
        <w:rPr>
          <w:rtl w:val="0"/>
        </w:rPr>
      </w:r>
    </w:p>
    <w:p w:rsidR="00000000" w:rsidDel="00000000" w:rsidP="00000000" w:rsidRDefault="00000000" w:rsidRPr="00000000" w14:paraId="00000B58">
      <w:pPr>
        <w:spacing w:after="352" w:line="276" w:lineRule="auto"/>
        <w:ind w:left="0" w:firstLine="0"/>
        <w:rPr>
          <w:sz w:val="22"/>
          <w:szCs w:val="22"/>
        </w:rPr>
      </w:pPr>
      <w:r w:rsidDel="00000000" w:rsidR="00000000" w:rsidRPr="00000000">
        <w:rPr>
          <w:rFonts w:ascii="Arial" w:cs="Arial" w:eastAsia="Arial" w:hAnsi="Arial"/>
          <w:sz w:val="22"/>
          <w:szCs w:val="22"/>
          <w:rtl w:val="0"/>
        </w:rPr>
        <w:t xml:space="preserve">Because PUBWOS packets could be sent at any time by Clients with no Virtual Connection, a Transparent Gateway would need to maintain a dedicated MQTT connection with the MQTT Server to support those packets. </w:t>
      </w:r>
      <w:r w:rsidDel="00000000" w:rsidR="00000000" w:rsidRPr="00000000">
        <w:rPr>
          <w:rtl w:val="0"/>
        </w:rPr>
      </w:r>
    </w:p>
    <w:p w:rsidR="00000000" w:rsidDel="00000000" w:rsidP="00000000" w:rsidRDefault="00000000" w:rsidRPr="00000000" w14:paraId="00000B59">
      <w:pPr>
        <w:pStyle w:val="Heading3"/>
        <w:spacing w:line="276" w:lineRule="auto"/>
        <w:ind w:left="0" w:firstLine="0"/>
        <w:rPr>
          <w:rFonts w:ascii="Arial" w:cs="Arial" w:eastAsia="Arial" w:hAnsi="Arial"/>
        </w:rPr>
      </w:pPr>
      <w:bookmarkStart w:colFirst="0" w:colLast="0" w:name="_heading=h.c0y537komx52" w:id="347"/>
      <w:bookmarkEnd w:id="347"/>
      <w:r w:rsidDel="00000000" w:rsidR="00000000" w:rsidRPr="00000000">
        <w:rPr>
          <w:rtl w:val="0"/>
        </w:rPr>
        <w:t xml:space="preserve">C.1.2 </w:t>
      </w:r>
      <w:r w:rsidDel="00000000" w:rsidR="00000000" w:rsidRPr="00000000">
        <w:rPr>
          <w:rFonts w:ascii="Arial" w:cs="Arial" w:eastAsia="Arial" w:hAnsi="Arial"/>
          <w:rtl w:val="0"/>
        </w:rPr>
        <w:t xml:space="preserve">Aggregating Gateway</w:t>
      </w:r>
    </w:p>
    <w:p w:rsidR="00000000" w:rsidDel="00000000" w:rsidP="00000000" w:rsidRDefault="00000000" w:rsidRPr="00000000" w14:paraId="00000B5A">
      <w:pPr>
        <w:spacing w:after="200" w:line="276" w:lineRule="auto"/>
        <w:ind w:left="-5" w:firstLine="0"/>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Instead of having one MQTT connection for each connected MQTT-SN Client, an aggregating</w:t>
      </w:r>
      <w:r w:rsidDel="00000000" w:rsidR="00000000" w:rsidRPr="00000000">
        <w:rPr>
          <w:rFonts w:ascii="Arial" w:cs="Arial" w:eastAsia="Arial" w:hAnsi="Arial"/>
          <w:color w:val="000000"/>
          <w:sz w:val="22"/>
          <w:szCs w:val="22"/>
          <w:rtl w:val="0"/>
        </w:rPr>
        <w:t xml:space="preserve"> Gateway</w:t>
      </w:r>
      <w:r w:rsidDel="00000000" w:rsidR="00000000" w:rsidRPr="00000000">
        <w:rPr>
          <w:rFonts w:ascii="Arial" w:cs="Arial" w:eastAsia="Arial" w:hAnsi="Arial"/>
          <w:sz w:val="22"/>
          <w:szCs w:val="22"/>
          <w:rtl w:val="0"/>
        </w:rPr>
        <w:t xml:space="preserve"> has one MQTT connection to the MQTT Server. All packet exchanges between an MQTT-SN client and an aggregating </w:t>
      </w:r>
      <w:r w:rsidDel="00000000" w:rsidR="00000000" w:rsidRPr="00000000">
        <w:rPr>
          <w:rFonts w:ascii="Arial" w:cs="Arial" w:eastAsia="Arial" w:hAnsi="Arial"/>
          <w:color w:val="000000"/>
          <w:sz w:val="22"/>
          <w:szCs w:val="22"/>
          <w:rtl w:val="0"/>
        </w:rPr>
        <w:t xml:space="preserve">Gateway </w:t>
      </w:r>
      <w:r w:rsidDel="00000000" w:rsidR="00000000" w:rsidRPr="00000000">
        <w:rPr>
          <w:rFonts w:ascii="Arial" w:cs="Arial" w:eastAsia="Arial" w:hAnsi="Arial"/>
          <w:sz w:val="22"/>
          <w:szCs w:val="22"/>
          <w:rtl w:val="0"/>
        </w:rPr>
        <w:t xml:space="preserve">end at the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The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then decides which information will be given further to the MQTT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Although its implementation may be more complex than a transparent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an aggregating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reduces the number of MQTT connections between the </w:t>
      </w:r>
      <w:r w:rsidDel="00000000" w:rsidR="00000000" w:rsidRPr="00000000">
        <w:rPr>
          <w:rFonts w:ascii="Arial" w:cs="Arial" w:eastAsia="Arial" w:hAnsi="Arial"/>
          <w:color w:val="000000"/>
          <w:sz w:val="22"/>
          <w:szCs w:val="22"/>
          <w:rtl w:val="0"/>
        </w:rPr>
        <w:t xml:space="preserve">Gateway and MQTT Server.</w:t>
      </w:r>
    </w:p>
    <w:p w:rsidR="00000000" w:rsidDel="00000000" w:rsidP="00000000" w:rsidRDefault="00000000" w:rsidRPr="00000000" w14:paraId="00000B5B">
      <w:pPr>
        <w:spacing w:after="0" w:before="0" w:lineRule="auto"/>
        <w:rPr>
          <w:rFonts w:ascii="Arial" w:cs="Arial" w:eastAsia="Arial" w:hAnsi="Arial"/>
        </w:rPr>
      </w:pPr>
      <w:r w:rsidDel="00000000" w:rsidR="00000000" w:rsidRPr="00000000">
        <w:rPr>
          <w:i w:val="1"/>
          <w:sz w:val="19"/>
          <w:szCs w:val="19"/>
          <w:rtl w:val="0"/>
        </w:rPr>
        <w:t xml:space="preserve">Figure C-2 – Aggregating Gateway</w:t>
      </w:r>
      <w:r w:rsidDel="00000000" w:rsidR="00000000" w:rsidRPr="00000000">
        <w:rPr>
          <w:rtl w:val="0"/>
        </w:rPr>
      </w:r>
    </w:p>
    <w:p w:rsidR="00000000" w:rsidDel="00000000" w:rsidP="00000000" w:rsidRDefault="00000000" w:rsidRPr="00000000" w14:paraId="00000B5C">
      <w:pPr>
        <w:spacing w:after="460" w:lineRule="auto"/>
        <w:ind w:left="-5"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186238" cy="2793744"/>
            <wp:effectExtent b="0" l="0" r="0" t="0"/>
            <wp:docPr id="34" name="image10.png"/>
            <a:graphic>
              <a:graphicData uri="http://schemas.openxmlformats.org/drawingml/2006/picture">
                <pic:pic>
                  <pic:nvPicPr>
                    <pic:cNvPr id="0" name="image10.png"/>
                    <pic:cNvPicPr preferRelativeResize="0"/>
                  </pic:nvPicPr>
                  <pic:blipFill>
                    <a:blip r:embed="rId155"/>
                    <a:srcRect b="0" l="0" r="0" t="0"/>
                    <a:stretch>
                      <a:fillRect/>
                    </a:stretch>
                  </pic:blipFill>
                  <pic:spPr>
                    <a:xfrm>
                      <a:off x="0" y="0"/>
                      <a:ext cx="4186238" cy="2793744"/>
                    </a:xfrm>
                    <a:prstGeom prst="rect"/>
                    <a:ln/>
                  </pic:spPr>
                </pic:pic>
              </a:graphicData>
            </a:graphic>
          </wp:inline>
        </w:drawing>
      </w:r>
      <w:r w:rsidDel="00000000" w:rsidR="00000000" w:rsidRPr="00000000">
        <w:rPr>
          <w:rtl w:val="0"/>
        </w:rPr>
      </w:r>
    </w:p>
    <w:p w:rsidR="00000000" w:rsidDel="00000000" w:rsidP="00000000" w:rsidRDefault="00000000" w:rsidRPr="00000000" w14:paraId="00000B5D">
      <w:pPr>
        <w:spacing w:after="352"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support PUBWOS packets from MQTT-SN clients without a Virtual Connection, an Aggregating may use any aggregating MQTT connection to forward those packets to an MQTT Server. </w:t>
      </w:r>
    </w:p>
    <w:p w:rsidR="00000000" w:rsidDel="00000000" w:rsidP="00000000" w:rsidRDefault="00000000" w:rsidRPr="00000000" w14:paraId="00000B5E">
      <w:pPr>
        <w:spacing w:after="352"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hybrid Gateway may contain elements of both Aggregating and Transparent Gateways, using different approaches depending on the characteristics of the MQTT-SN Clients connecting to them.</w:t>
      </w:r>
    </w:p>
    <w:p w:rsidR="00000000" w:rsidDel="00000000" w:rsidP="00000000" w:rsidRDefault="00000000" w:rsidRPr="00000000" w14:paraId="00000B5F">
      <w:pPr>
        <w:pStyle w:val="Heading3"/>
        <w:keepLines w:val="1"/>
        <w:spacing w:after="64" w:before="0" w:line="276" w:lineRule="auto"/>
        <w:ind w:left="0" w:firstLine="0"/>
        <w:rPr/>
      </w:pPr>
      <w:bookmarkStart w:colFirst="0" w:colLast="0" w:name="_heading=h.ydw0bb14xbf" w:id="348"/>
      <w:bookmarkEnd w:id="348"/>
      <w:r w:rsidDel="00000000" w:rsidR="00000000" w:rsidRPr="00000000">
        <w:rPr>
          <w:rtl w:val="0"/>
        </w:rPr>
        <w:t xml:space="preserve">C.1.3 Forwarder </w:t>
      </w:r>
    </w:p>
    <w:p w:rsidR="00000000" w:rsidDel="00000000" w:rsidP="00000000" w:rsidRDefault="00000000" w:rsidRPr="00000000" w14:paraId="00000B60">
      <w:pPr>
        <w:pBdr>
          <w:top w:color="000000" w:space="0" w:sz="0" w:val="none"/>
        </w:pBdr>
        <w:spacing w:after="64" w:before="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MQTT-SN Forwarder connects two networks which cannot transmit messages directly to and from each other. It serves as a bridge for MQTT-SN messages between the two networks, allowing MQTT-SN Clients in one to connect to an MQTT-SN Gateway in the other. The two networks could be Zigbee on one side and UDP on the other, for instance. </w:t>
      </w:r>
    </w:p>
    <w:p w:rsidR="00000000" w:rsidDel="00000000" w:rsidP="00000000" w:rsidRDefault="00000000" w:rsidRPr="00000000" w14:paraId="00000B61">
      <w:pPr>
        <w:pBdr>
          <w:top w:color="000000" w:space="0" w:sz="0" w:val="none"/>
        </w:pBdr>
        <w:spacing w:after="64" w:before="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following diagrams illustrate how a Forwarder may interact with an Aggregating or Transparent Gateway.</w:t>
      </w:r>
    </w:p>
    <w:p w:rsidR="00000000" w:rsidDel="00000000" w:rsidP="00000000" w:rsidRDefault="00000000" w:rsidRPr="00000000" w14:paraId="00000B62">
      <w:pPr>
        <w:spacing w:after="0" w:before="0" w:lineRule="auto"/>
        <w:rPr>
          <w:i w:val="1"/>
          <w:sz w:val="19"/>
          <w:szCs w:val="19"/>
        </w:rPr>
      </w:pPr>
      <w:r w:rsidDel="00000000" w:rsidR="00000000" w:rsidRPr="00000000">
        <w:rPr>
          <w:i w:val="1"/>
          <w:sz w:val="19"/>
          <w:szCs w:val="19"/>
          <w:rtl w:val="0"/>
        </w:rPr>
        <w:t xml:space="preserve">Figure C-3 – Forwarder with Transparent Gateway</w:t>
      </w:r>
    </w:p>
    <w:p w:rsidR="00000000" w:rsidDel="00000000" w:rsidP="00000000" w:rsidRDefault="00000000" w:rsidRPr="00000000" w14:paraId="00000B63">
      <w:pPr>
        <w:spacing w:after="572" w:line="265"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302045" cy="2557083"/>
            <wp:effectExtent b="0" l="0" r="0" t="0"/>
            <wp:docPr id="48" name="image21.png"/>
            <a:graphic>
              <a:graphicData uri="http://schemas.openxmlformats.org/drawingml/2006/picture">
                <pic:pic>
                  <pic:nvPicPr>
                    <pic:cNvPr id="0" name="image21.png"/>
                    <pic:cNvPicPr preferRelativeResize="0"/>
                  </pic:nvPicPr>
                  <pic:blipFill>
                    <a:blip r:embed="rId156"/>
                    <a:srcRect b="0" l="0" r="0" t="0"/>
                    <a:stretch>
                      <a:fillRect/>
                    </a:stretch>
                  </pic:blipFill>
                  <pic:spPr>
                    <a:xfrm>
                      <a:off x="0" y="0"/>
                      <a:ext cx="4302045" cy="2557083"/>
                    </a:xfrm>
                    <a:prstGeom prst="rect"/>
                    <a:ln/>
                  </pic:spPr>
                </pic:pic>
              </a:graphicData>
            </a:graphic>
          </wp:inline>
        </w:drawing>
      </w:r>
      <w:r w:rsidDel="00000000" w:rsidR="00000000" w:rsidRPr="00000000">
        <w:rPr>
          <w:rtl w:val="0"/>
        </w:rPr>
      </w:r>
    </w:p>
    <w:p w:rsidR="00000000" w:rsidDel="00000000" w:rsidP="00000000" w:rsidRDefault="00000000" w:rsidRPr="00000000" w14:paraId="00000B64">
      <w:pPr>
        <w:spacing w:after="0" w:before="0" w:lineRule="auto"/>
        <w:rPr>
          <w:rFonts w:ascii="Arial" w:cs="Arial" w:eastAsia="Arial" w:hAnsi="Arial"/>
        </w:rPr>
      </w:pPr>
      <w:r w:rsidDel="00000000" w:rsidR="00000000" w:rsidRPr="00000000">
        <w:rPr>
          <w:i w:val="1"/>
          <w:sz w:val="19"/>
          <w:szCs w:val="19"/>
          <w:rtl w:val="0"/>
        </w:rPr>
        <w:t xml:space="preserve">Figure C-4 – Forwarder with Aggregating Gateway</w:t>
      </w:r>
      <w:r w:rsidDel="00000000" w:rsidR="00000000" w:rsidRPr="00000000">
        <w:rPr>
          <w:rtl w:val="0"/>
        </w:rPr>
      </w:r>
    </w:p>
    <w:p w:rsidR="00000000" w:rsidDel="00000000" w:rsidP="00000000" w:rsidRDefault="00000000" w:rsidRPr="00000000" w14:paraId="00000B65">
      <w:pPr>
        <w:spacing w:after="572" w:line="265"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480850" cy="2588175"/>
            <wp:effectExtent b="0" l="0" r="0" t="0"/>
            <wp:docPr id="55" name="image30.png"/>
            <a:graphic>
              <a:graphicData uri="http://schemas.openxmlformats.org/drawingml/2006/picture">
                <pic:pic>
                  <pic:nvPicPr>
                    <pic:cNvPr id="0" name="image30.png"/>
                    <pic:cNvPicPr preferRelativeResize="0"/>
                  </pic:nvPicPr>
                  <pic:blipFill>
                    <a:blip r:embed="rId157"/>
                    <a:srcRect b="0" l="0" r="0" t="0"/>
                    <a:stretch>
                      <a:fillRect/>
                    </a:stretch>
                  </pic:blipFill>
                  <pic:spPr>
                    <a:xfrm>
                      <a:off x="0" y="0"/>
                      <a:ext cx="4480850" cy="2588175"/>
                    </a:xfrm>
                    <a:prstGeom prst="rect"/>
                    <a:ln/>
                  </pic:spPr>
                </pic:pic>
              </a:graphicData>
            </a:graphic>
          </wp:inline>
        </w:drawing>
      </w:r>
      <w:r w:rsidDel="00000000" w:rsidR="00000000" w:rsidRPr="00000000">
        <w:rPr>
          <w:rtl w:val="0"/>
        </w:rPr>
      </w:r>
    </w:p>
    <w:p w:rsidR="00000000" w:rsidDel="00000000" w:rsidP="00000000" w:rsidRDefault="00000000" w:rsidRPr="00000000" w14:paraId="00000B66">
      <w:pPr>
        <w:pStyle w:val="Heading3"/>
        <w:keepLines w:val="1"/>
        <w:spacing w:after="64" w:before="0" w:line="259" w:lineRule="auto"/>
        <w:ind w:left="0" w:firstLine="0"/>
        <w:rPr/>
      </w:pPr>
      <w:bookmarkStart w:colFirst="0" w:colLast="0" w:name="_heading=h.ss5hrr76rn" w:id="349"/>
      <w:bookmarkEnd w:id="349"/>
      <w:r w:rsidDel="00000000" w:rsidR="00000000" w:rsidRPr="00000000">
        <w:rPr>
          <w:rtl w:val="0"/>
        </w:rPr>
        <w:t xml:space="preserve">C.1.4 MQTT-SN Broker</w:t>
      </w:r>
    </w:p>
    <w:p w:rsidR="00000000" w:rsidDel="00000000" w:rsidP="00000000" w:rsidRDefault="00000000" w:rsidRPr="00000000" w14:paraId="00000B67">
      <w:pPr>
        <w:spacing w:after="20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MQTT-SN Server may have no interaction with an MQTT Server, in which case, much like an MQTT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it will act as an intermediary between MQTT-SN Clients. </w:t>
      </w:r>
    </w:p>
    <w:p w:rsidR="00000000" w:rsidDel="00000000" w:rsidP="00000000" w:rsidRDefault="00000000" w:rsidRPr="00000000" w14:paraId="00000B68">
      <w:pPr>
        <w:spacing w:after="20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It will allow MQTT-SN Clients to set up subscriptions, and publish messages to other clients which have subscribed to the relevant topics. It may support the receipt and sending of PUBWOS packets - it is an implementation decision on how to handle them. </w:t>
      </w:r>
    </w:p>
    <w:p w:rsidR="00000000" w:rsidDel="00000000" w:rsidP="00000000" w:rsidRDefault="00000000" w:rsidRPr="00000000" w14:paraId="00000B69">
      <w:pPr>
        <w:spacing w:after="0" w:before="0" w:lineRule="auto"/>
        <w:rPr>
          <w:rFonts w:ascii="Arial" w:cs="Arial" w:eastAsia="Arial" w:hAnsi="Arial"/>
          <w:color w:val="000000"/>
          <w:sz w:val="22"/>
          <w:szCs w:val="22"/>
          <w:shd w:fill="auto" w:val="clear"/>
        </w:rPr>
      </w:pPr>
      <w:r w:rsidDel="00000000" w:rsidR="00000000" w:rsidRPr="00000000">
        <w:rPr>
          <w:i w:val="1"/>
          <w:sz w:val="19"/>
          <w:szCs w:val="19"/>
          <w:rtl w:val="0"/>
        </w:rPr>
        <w:t xml:space="preserve">Figure C-5 – MQTT-SN Broker</w:t>
      </w:r>
      <w:r w:rsidDel="00000000" w:rsidR="00000000" w:rsidRPr="00000000">
        <w:rPr>
          <w:rtl w:val="0"/>
        </w:rPr>
      </w:r>
    </w:p>
    <w:p w:rsidR="00000000" w:rsidDel="00000000" w:rsidP="00000000" w:rsidRDefault="00000000" w:rsidRPr="00000000" w14:paraId="00000B6A">
      <w:pPr>
        <w:spacing w:after="0" w:before="0" w:lineRule="auto"/>
        <w:rPr/>
      </w:pPr>
      <w:r w:rsidDel="00000000" w:rsidR="00000000" w:rsidRPr="00000000">
        <w:rPr>
          <w:rFonts w:ascii="Arial" w:cs="Arial" w:eastAsia="Arial" w:hAnsi="Arial"/>
        </w:rPr>
        <w:drawing>
          <wp:inline distB="114300" distT="114300" distL="114300" distR="114300">
            <wp:extent cx="2614834" cy="2728522"/>
            <wp:effectExtent b="0" l="0" r="0" t="0"/>
            <wp:docPr id="65" name="image37.png"/>
            <a:graphic>
              <a:graphicData uri="http://schemas.openxmlformats.org/drawingml/2006/picture">
                <pic:pic>
                  <pic:nvPicPr>
                    <pic:cNvPr id="0" name="image37.png"/>
                    <pic:cNvPicPr preferRelativeResize="0"/>
                  </pic:nvPicPr>
                  <pic:blipFill>
                    <a:blip r:embed="rId158"/>
                    <a:srcRect b="0" l="0" r="0" t="0"/>
                    <a:stretch>
                      <a:fillRect/>
                    </a:stretch>
                  </pic:blipFill>
                  <pic:spPr>
                    <a:xfrm>
                      <a:off x="0" y="0"/>
                      <a:ext cx="2614834" cy="2728522"/>
                    </a:xfrm>
                    <a:prstGeom prst="rect"/>
                    <a:ln/>
                  </pic:spPr>
                </pic:pic>
              </a:graphicData>
            </a:graphic>
          </wp:inline>
        </w:drawing>
      </w:r>
      <w:r w:rsidDel="00000000" w:rsidR="00000000" w:rsidRPr="00000000">
        <w:rPr>
          <w:rtl w:val="0"/>
        </w:rPr>
      </w:r>
    </w:p>
    <w:p w:rsidR="00000000" w:rsidDel="00000000" w:rsidP="00000000" w:rsidRDefault="00000000" w:rsidRPr="00000000" w14:paraId="00000B6B">
      <w:pPr>
        <w:pBdr>
          <w:top w:color="000000" w:space="0" w:sz="0" w:val="none"/>
        </w:pBdr>
        <w:spacing w:after="64" w:before="0" w:line="259" w:lineRule="auto"/>
        <w:ind w:left="0" w:firstLine="0"/>
        <w:rPr>
          <w:rFonts w:ascii="Arial" w:cs="Arial" w:eastAsia="Arial" w:hAnsi="Arial"/>
        </w:rPr>
      </w:pPr>
      <w:r w:rsidDel="00000000" w:rsidR="00000000" w:rsidRPr="00000000">
        <w:rPr>
          <w:rFonts w:ascii="Arial" w:cs="Arial" w:eastAsia="Arial" w:hAnsi="Arial"/>
          <w:color w:val="000000"/>
          <w:sz w:val="22"/>
          <w:szCs w:val="22"/>
          <w:shd w:fill="auto" w:val="clear"/>
          <w:rtl w:val="0"/>
        </w:rPr>
        <w:t xml:space="preserve">An MQTT-SN Server may choose to incorporate elements of a Broker, Aggregating and Transparent Gateway together. Typically, an Aggregating Gateway will also act as an MQTT-SN Broker.</w:t>
      </w:r>
      <w:r w:rsidDel="00000000" w:rsidR="00000000" w:rsidRPr="00000000">
        <w:rPr>
          <w:rtl w:val="0"/>
        </w:rPr>
      </w:r>
    </w:p>
    <w:p w:rsidR="00000000" w:rsidDel="00000000" w:rsidP="00000000" w:rsidRDefault="00000000" w:rsidRPr="00000000" w14:paraId="00000B6C">
      <w:pPr>
        <w:pStyle w:val="Heading2"/>
        <w:keepLines w:val="1"/>
        <w:spacing w:after="64" w:before="200" w:line="259" w:lineRule="auto"/>
        <w:ind w:left="0" w:firstLine="0"/>
        <w:rPr/>
      </w:pPr>
      <w:bookmarkStart w:colFirst="0" w:colLast="0" w:name="_heading=h.4ekjvzaoz0kn" w:id="350"/>
      <w:bookmarkEnd w:id="350"/>
      <w:r w:rsidDel="00000000" w:rsidR="00000000" w:rsidRPr="00000000">
        <w:rPr>
          <w:rtl w:val="0"/>
        </w:rPr>
        <w:t xml:space="preserve">C.2 Server Congestion</w:t>
      </w:r>
    </w:p>
    <w:p w:rsidR="00000000" w:rsidDel="00000000" w:rsidP="00000000" w:rsidRDefault="00000000" w:rsidRPr="00000000" w14:paraId="00000B6D">
      <w:pPr>
        <w:spacing w:after="4" w:line="276" w:lineRule="auto"/>
        <w:ind w:left="-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For CONNECT, PUBLISH, SUBSCRIBE and REGISTER requests,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may return the Reason Code </w:t>
      </w:r>
      <w:r w:rsidDel="00000000" w:rsidR="00000000" w:rsidRPr="00000000">
        <w:rPr>
          <w:rFonts w:ascii="Arial" w:cs="Arial" w:eastAsia="Arial" w:hAnsi="Arial"/>
          <w:i w:val="1"/>
          <w:sz w:val="22"/>
          <w:szCs w:val="22"/>
          <w:rtl w:val="0"/>
        </w:rPr>
        <w:t xml:space="preserve">Congestion</w:t>
      </w:r>
      <w:r w:rsidDel="00000000" w:rsidR="00000000" w:rsidRPr="00000000">
        <w:rPr>
          <w:rFonts w:ascii="Arial" w:cs="Arial" w:eastAsia="Arial" w:hAnsi="Arial"/>
          <w:sz w:val="22"/>
          <w:szCs w:val="22"/>
          <w:rtl w:val="0"/>
        </w:rPr>
        <w:t xml:space="preserve">, meaning </w:t>
      </w:r>
      <w:r w:rsidDel="00000000" w:rsidR="00000000" w:rsidRPr="00000000">
        <w:rPr>
          <w:rFonts w:ascii="Arial" w:cs="Arial" w:eastAsia="Arial" w:hAnsi="Arial"/>
          <w:i w:val="1"/>
          <w:sz w:val="22"/>
          <w:szCs w:val="22"/>
          <w:rtl w:val="0"/>
        </w:rPr>
        <w:t xml:space="preserve">try again later</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B6E">
      <w:pPr>
        <w:spacing w:after="4" w:line="276" w:lineRule="auto"/>
        <w:ind w:left="-5" w:firstLine="0"/>
        <w:rPr/>
      </w:pPr>
      <w:r w:rsidDel="00000000" w:rsidR="00000000" w:rsidRPr="00000000">
        <w:rPr>
          <w:rFonts w:ascii="Arial" w:cs="Arial" w:eastAsia="Arial" w:hAnsi="Arial"/>
          <w:sz w:val="22"/>
          <w:szCs w:val="22"/>
          <w:rtl w:val="0"/>
        </w:rPr>
        <w:t xml:space="preserve">The requester should wait a reasonable amount of time (</w:t>
      </w:r>
      <w:r w:rsidDel="00000000" w:rsidR="00000000" w:rsidRPr="00000000">
        <w:rPr>
          <w:rFonts w:ascii="Arial" w:cs="Arial" w:eastAsia="Arial" w:hAnsi="Arial"/>
          <w:i w:val="1"/>
          <w:sz w:val="22"/>
          <w:szCs w:val="22"/>
          <w:u w:val="single"/>
          <w:rtl w:val="0"/>
        </w:rPr>
        <w:t xml:space="preserve">Congestion Delay)</w:t>
      </w:r>
      <w:r w:rsidDel="00000000" w:rsidR="00000000" w:rsidRPr="00000000">
        <w:rPr>
          <w:rFonts w:ascii="Arial" w:cs="Arial" w:eastAsia="Arial" w:hAnsi="Arial"/>
          <w:sz w:val="22"/>
          <w:szCs w:val="22"/>
          <w:rtl w:val="0"/>
        </w:rPr>
        <w:t xml:space="preserve"> before sending a new request to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What constitutes </w:t>
      </w:r>
      <w:r w:rsidDel="00000000" w:rsidR="00000000" w:rsidRPr="00000000">
        <w:rPr>
          <w:rFonts w:ascii="Arial" w:cs="Arial" w:eastAsia="Arial" w:hAnsi="Arial"/>
          <w:i w:val="1"/>
          <w:sz w:val="22"/>
          <w:szCs w:val="22"/>
          <w:rtl w:val="0"/>
        </w:rPr>
        <w:t xml:space="preserve">a reasonable amount of time</w:t>
      </w:r>
      <w:r w:rsidDel="00000000" w:rsidR="00000000" w:rsidRPr="00000000">
        <w:rPr>
          <w:rFonts w:ascii="Arial" w:cs="Arial" w:eastAsia="Arial" w:hAnsi="Arial"/>
          <w:sz w:val="22"/>
          <w:szCs w:val="22"/>
          <w:rtl w:val="0"/>
        </w:rPr>
        <w:t xml:space="preserve"> depends on the implementation characteristics - it should be configured in the client application based on those. See </w:t>
      </w:r>
      <w:hyperlink w:anchor="_heading=h.b7gl7rjnh27t">
        <w:r w:rsidDel="00000000" w:rsidR="00000000" w:rsidRPr="00000000">
          <w:rPr>
            <w:rFonts w:ascii="Arial" w:cs="Arial" w:eastAsia="Arial" w:hAnsi="Arial"/>
            <w:color w:val="1155cc"/>
            <w:sz w:val="22"/>
            <w:szCs w:val="22"/>
            <w:u w:val="single"/>
            <w:rtl w:val="0"/>
          </w:rPr>
          <w:t xml:space="preserve">C.4 Timer and Counter Values</w:t>
        </w:r>
      </w:hyperlink>
      <w:r w:rsidDel="00000000" w:rsidR="00000000" w:rsidRPr="00000000">
        <w:rPr>
          <w:rFonts w:ascii="Arial" w:cs="Arial" w:eastAsia="Arial" w:hAnsi="Arial"/>
          <w:sz w:val="22"/>
          <w:szCs w:val="22"/>
          <w:rtl w:val="0"/>
        </w:rPr>
        <w:t xml:space="preserve"> for an example value.</w:t>
      </w:r>
      <w:r w:rsidDel="00000000" w:rsidR="00000000" w:rsidRPr="00000000">
        <w:rPr>
          <w:rtl w:val="0"/>
        </w:rPr>
      </w:r>
    </w:p>
    <w:p w:rsidR="00000000" w:rsidDel="00000000" w:rsidP="00000000" w:rsidRDefault="00000000" w:rsidRPr="00000000" w14:paraId="00000B6F">
      <w:pPr>
        <w:pStyle w:val="Heading2"/>
        <w:ind w:left="0" w:firstLine="0"/>
        <w:rPr/>
      </w:pPr>
      <w:bookmarkStart w:colFirst="0" w:colLast="0" w:name="_heading=h.te266ghzmyuk" w:id="351"/>
      <w:bookmarkEnd w:id="351"/>
      <w:r w:rsidDel="00000000" w:rsidR="00000000" w:rsidRPr="00000000">
        <w:br w:type="page"/>
      </w:r>
      <w:r w:rsidDel="00000000" w:rsidR="00000000" w:rsidRPr="00000000">
        <w:rPr>
          <w:rtl w:val="0"/>
        </w:rPr>
      </w:r>
    </w:p>
    <w:p w:rsidR="00000000" w:rsidDel="00000000" w:rsidP="00000000" w:rsidRDefault="00000000" w:rsidRPr="00000000" w14:paraId="00000B70">
      <w:pPr>
        <w:pStyle w:val="Heading2"/>
        <w:ind w:left="0" w:firstLine="0"/>
        <w:rPr/>
      </w:pPr>
      <w:bookmarkStart w:colFirst="0" w:colLast="0" w:name="_heading=h.b7gl7rjnh27t" w:id="352"/>
      <w:bookmarkEnd w:id="352"/>
      <w:r w:rsidDel="00000000" w:rsidR="00000000" w:rsidRPr="00000000">
        <w:rPr>
          <w:rtl w:val="0"/>
        </w:rPr>
        <w:t xml:space="preserve">C.3 Example Timer and Counter Values</w:t>
      </w:r>
    </w:p>
    <w:p w:rsidR="00000000" w:rsidDel="00000000" w:rsidP="00000000" w:rsidRDefault="00000000" w:rsidRPr="00000000" w14:paraId="00000B71">
      <w:pPr>
        <w:spacing w:after="9" w:line="276" w:lineRule="auto"/>
        <w:ind w:left="-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Figure C-6 gives some values for the timers and counters defined in this specification derived from implementation experience.</w:t>
      </w:r>
    </w:p>
    <w:p w:rsidR="00000000" w:rsidDel="00000000" w:rsidP="00000000" w:rsidRDefault="00000000" w:rsidRPr="00000000" w14:paraId="00000B72">
      <w:pPr>
        <w:spacing w:after="0" w:before="200" w:lineRule="auto"/>
        <w:rPr>
          <w:rFonts w:ascii="Arial" w:cs="Arial" w:eastAsia="Arial" w:hAnsi="Arial"/>
        </w:rPr>
      </w:pPr>
      <w:r w:rsidDel="00000000" w:rsidR="00000000" w:rsidRPr="00000000">
        <w:rPr>
          <w:i w:val="1"/>
          <w:sz w:val="19"/>
          <w:szCs w:val="19"/>
          <w:rtl w:val="0"/>
        </w:rPr>
        <w:t xml:space="preserve">Figure C-6 – Best practice values for timers and counters</w:t>
      </w:r>
      <w:r w:rsidDel="00000000" w:rsidR="00000000" w:rsidRPr="00000000">
        <w:rPr>
          <w:rtl w:val="0"/>
        </w:rPr>
      </w:r>
    </w:p>
    <w:tbl>
      <w:tblPr>
        <w:tblStyle w:val="Table17"/>
        <w:tblW w:w="9420.0" w:type="dxa"/>
        <w:jc w:val="left"/>
        <w:tblInd w:w="318.999999999999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6.3337713534825"/>
        <w:gridCol w:w="1646.3337713534825"/>
        <w:gridCol w:w="6127.332457293036"/>
        <w:tblGridChange w:id="0">
          <w:tblGrid>
            <w:gridCol w:w="1646.3337713534825"/>
            <w:gridCol w:w="1646.3337713534825"/>
            <w:gridCol w:w="6127.332457293036"/>
          </w:tblGrid>
        </w:tblGridChange>
      </w:tblGrid>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0B73">
            <w:pPr>
              <w:spacing w:after="0" w:line="259" w:lineRule="auto"/>
              <w:jc w:val="center"/>
              <w:rPr>
                <w:rFonts w:ascii="Arial" w:cs="Arial" w:eastAsia="Arial" w:hAnsi="Arial"/>
                <w:b w:val="1"/>
                <w:sz w:val="20"/>
                <w:szCs w:val="20"/>
                <w:shd w:fill="a4c2f4" w:val="clear"/>
              </w:rPr>
            </w:pPr>
            <w:r w:rsidDel="00000000" w:rsidR="00000000" w:rsidRPr="00000000">
              <w:rPr>
                <w:rFonts w:ascii="Arial" w:cs="Arial" w:eastAsia="Arial" w:hAnsi="Arial"/>
                <w:b w:val="1"/>
                <w:sz w:val="20"/>
                <w:szCs w:val="20"/>
                <w:shd w:fill="a4c2f4" w:val="clear"/>
                <w:rtl w:val="0"/>
              </w:rPr>
              <w:t xml:space="preserve">Name</w:t>
            </w:r>
          </w:p>
        </w:tc>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0B74">
            <w:pPr>
              <w:spacing w:after="0" w:line="259" w:lineRule="auto"/>
              <w:jc w:val="left"/>
              <w:rPr>
                <w:rFonts w:ascii="Arial" w:cs="Arial" w:eastAsia="Arial" w:hAnsi="Arial"/>
                <w:b w:val="1"/>
                <w:sz w:val="20"/>
                <w:szCs w:val="20"/>
                <w:shd w:fill="a4c2f4" w:val="clear"/>
              </w:rPr>
            </w:pPr>
            <w:r w:rsidDel="00000000" w:rsidR="00000000" w:rsidRPr="00000000">
              <w:rPr>
                <w:rFonts w:ascii="Arial" w:cs="Arial" w:eastAsia="Arial" w:hAnsi="Arial"/>
                <w:b w:val="1"/>
                <w:sz w:val="20"/>
                <w:szCs w:val="20"/>
                <w:shd w:fill="a4c2f4" w:val="clear"/>
                <w:rtl w:val="0"/>
              </w:rPr>
              <w:t xml:space="preserve">Where Defined</w:t>
            </w:r>
          </w:p>
        </w:tc>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0B75">
            <w:pPr>
              <w:spacing w:after="0" w:line="259" w:lineRule="auto"/>
              <w:jc w:val="center"/>
              <w:rPr>
                <w:rFonts w:ascii="Arial" w:cs="Arial" w:eastAsia="Arial" w:hAnsi="Arial"/>
                <w:b w:val="1"/>
                <w:shd w:fill="a4c2f4" w:val="clear"/>
              </w:rPr>
            </w:pPr>
            <w:r w:rsidDel="00000000" w:rsidR="00000000" w:rsidRPr="00000000">
              <w:rPr>
                <w:rFonts w:ascii="Arial" w:cs="Arial" w:eastAsia="Arial" w:hAnsi="Arial"/>
                <w:b w:val="1"/>
                <w:shd w:fill="a4c2f4" w:val="clear"/>
                <w:rtl w:val="0"/>
              </w:rPr>
              <w:t xml:space="preserve">Example V</w:t>
            </w:r>
            <w:r w:rsidDel="00000000" w:rsidR="00000000" w:rsidRPr="00000000">
              <w:rPr>
                <w:rFonts w:ascii="Arial" w:cs="Arial" w:eastAsia="Arial" w:hAnsi="Arial"/>
                <w:b w:val="1"/>
                <w:shd w:fill="a4c2f4" w:val="clear"/>
                <w:rtl w:val="0"/>
              </w:rPr>
              <w:t xml:space="preserve">alue</w:t>
            </w:r>
          </w:p>
        </w:tc>
      </w:tr>
      <w:tr>
        <w:trPr>
          <w:cantSplit w:val="0"/>
          <w:trHeight w:val="32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76">
            <w:pPr>
              <w:spacing w:after="0" w:line="259" w:lineRule="auto"/>
              <w:rPr>
                <w:rFonts w:ascii="Arial" w:cs="Arial" w:eastAsia="Arial" w:hAnsi="Arial"/>
                <w:sz w:val="20"/>
                <w:szCs w:val="20"/>
                <w:u w:val="single"/>
                <w:vertAlign w:val="subscript"/>
              </w:rPr>
            </w:pPr>
            <w:r w:rsidDel="00000000" w:rsidR="00000000" w:rsidRPr="00000000">
              <w:rPr>
                <w:rFonts w:ascii="Arial" w:cs="Arial" w:eastAsia="Arial" w:hAnsi="Arial"/>
                <w:sz w:val="20"/>
                <w:szCs w:val="20"/>
                <w:rtl w:val="0"/>
              </w:rPr>
              <w:t xml:space="preserve">Advertise 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77">
            <w:pPr>
              <w:spacing w:after="0" w:line="259" w:lineRule="auto"/>
              <w:rPr>
                <w:rFonts w:ascii="Arial" w:cs="Arial" w:eastAsia="Arial" w:hAnsi="Arial"/>
                <w:sz w:val="20"/>
                <w:szCs w:val="20"/>
              </w:rPr>
            </w:pPr>
            <w:hyperlink w:anchor="_heading=h.kble35c09nw4">
              <w:r w:rsidDel="00000000" w:rsidR="00000000" w:rsidRPr="00000000">
                <w:rPr>
                  <w:rFonts w:ascii="Arial" w:cs="Arial" w:eastAsia="Arial" w:hAnsi="Arial"/>
                  <w:color w:val="1155cc"/>
                  <w:sz w:val="20"/>
                  <w:szCs w:val="20"/>
                  <w:u w:val="single"/>
                  <w:rtl w:val="0"/>
                </w:rPr>
                <w:t xml:space="preserve">C.6 Gateway Advertisement and Discovery</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78">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15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79">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Advertise 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7A">
            <w:pPr>
              <w:spacing w:after="0" w:line="259" w:lineRule="auto"/>
              <w:rPr>
                <w:rFonts w:ascii="Arial" w:cs="Arial" w:eastAsia="Arial" w:hAnsi="Arial"/>
                <w:sz w:val="20"/>
                <w:szCs w:val="20"/>
              </w:rPr>
            </w:pPr>
            <w:hyperlink w:anchor="_heading=h.kble35c09nw4">
              <w:r w:rsidDel="00000000" w:rsidR="00000000" w:rsidRPr="00000000">
                <w:rPr>
                  <w:rFonts w:ascii="Arial" w:cs="Arial" w:eastAsia="Arial" w:hAnsi="Arial"/>
                  <w:color w:val="1155cc"/>
                  <w:sz w:val="20"/>
                  <w:szCs w:val="20"/>
                  <w:u w:val="single"/>
                  <w:rtl w:val="0"/>
                </w:rPr>
                <w:t xml:space="preserve">C.6 Gateway Advertisement and Discovery</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7B">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2 -3</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7C">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SEARCHGW Delay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7D">
            <w:pPr>
              <w:spacing w:after="0" w:line="259" w:lineRule="auto"/>
              <w:rPr>
                <w:rFonts w:ascii="Arial" w:cs="Arial" w:eastAsia="Arial" w:hAnsi="Arial"/>
                <w:sz w:val="20"/>
                <w:szCs w:val="20"/>
              </w:rPr>
            </w:pPr>
            <w:hyperlink w:anchor="_heading=h.kble35c09nw4">
              <w:r w:rsidDel="00000000" w:rsidR="00000000" w:rsidRPr="00000000">
                <w:rPr>
                  <w:rFonts w:ascii="Arial" w:cs="Arial" w:eastAsia="Arial" w:hAnsi="Arial"/>
                  <w:color w:val="1155cc"/>
                  <w:sz w:val="20"/>
                  <w:szCs w:val="20"/>
                  <w:u w:val="single"/>
                  <w:rtl w:val="0"/>
                </w:rPr>
                <w:t xml:space="preserve">C.6 Gateway Advertisement and Discovery</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7E">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38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7F">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GWINFO Delay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80">
            <w:pPr>
              <w:spacing w:after="0" w:line="259" w:lineRule="auto"/>
              <w:rPr>
                <w:rFonts w:ascii="Arial" w:cs="Arial" w:eastAsia="Arial" w:hAnsi="Arial"/>
                <w:sz w:val="20"/>
                <w:szCs w:val="20"/>
              </w:rPr>
            </w:pPr>
            <w:hyperlink w:anchor="_heading=h.kble35c09nw4">
              <w:r w:rsidDel="00000000" w:rsidR="00000000" w:rsidRPr="00000000">
                <w:rPr>
                  <w:rFonts w:ascii="Arial" w:cs="Arial" w:eastAsia="Arial" w:hAnsi="Arial"/>
                  <w:color w:val="1155cc"/>
                  <w:sz w:val="20"/>
                  <w:szCs w:val="20"/>
                  <w:u w:val="single"/>
                  <w:rtl w:val="0"/>
                </w:rPr>
                <w:t xml:space="preserve">C.6 Gateway Advertisement and Discovery</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81">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82">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Congestion Delay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83">
            <w:pPr>
              <w:spacing w:after="0" w:line="259" w:lineRule="auto"/>
              <w:rPr>
                <w:rFonts w:ascii="Arial" w:cs="Arial" w:eastAsia="Arial" w:hAnsi="Arial"/>
                <w:sz w:val="20"/>
                <w:szCs w:val="20"/>
              </w:rPr>
            </w:pPr>
            <w:hyperlink w:anchor="_heading=h.4ekjvzaoz0kn">
              <w:r w:rsidDel="00000000" w:rsidR="00000000" w:rsidRPr="00000000">
                <w:rPr>
                  <w:rFonts w:ascii="Arial" w:cs="Arial" w:eastAsia="Arial" w:hAnsi="Arial"/>
                  <w:color w:val="1155cc"/>
                  <w:sz w:val="20"/>
                  <w:szCs w:val="20"/>
                  <w:u w:val="single"/>
                  <w:rtl w:val="0"/>
                </w:rPr>
                <w:t xml:space="preserve">C.2 Server Congestion</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84">
            <w:pPr>
              <w:spacing w:after="0" w:line="259"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85">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Retry Interval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86">
            <w:pPr>
              <w:spacing w:after="0" w:line="259" w:lineRule="auto"/>
              <w:rPr>
                <w:rFonts w:ascii="Arial" w:cs="Arial" w:eastAsia="Arial" w:hAnsi="Arial"/>
                <w:sz w:val="20"/>
                <w:szCs w:val="20"/>
                <w:u w:val="single"/>
                <w:vertAlign w:val="subscript"/>
              </w:rPr>
            </w:pPr>
            <w:hyperlink w:anchor="_heading=h.17nz8yj">
              <w:r w:rsidDel="00000000" w:rsidR="00000000" w:rsidRPr="00000000">
                <w:rPr>
                  <w:rFonts w:ascii="Arial" w:cs="Arial" w:eastAsia="Arial" w:hAnsi="Arial"/>
                  <w:color w:val="1155cc"/>
                  <w:sz w:val="20"/>
                  <w:szCs w:val="20"/>
                  <w:u w:val="single"/>
                  <w:rtl w:val="0"/>
                </w:rPr>
                <w:t xml:space="preserve">4.4.2 Unacknowledged Packets</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87">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 </w:t>
            </w:r>
            <w:hyperlink w:anchor="_heading=h.x5dohv2o2038">
              <w:r w:rsidDel="00000000" w:rsidR="00000000" w:rsidRPr="00000000">
                <w:rPr>
                  <w:rFonts w:ascii="Arial" w:cs="Arial" w:eastAsia="Arial" w:hAnsi="Arial"/>
                  <w:color w:val="1155cc"/>
                  <w:sz w:val="20"/>
                  <w:szCs w:val="20"/>
                  <w:u w:val="single"/>
                  <w:rtl w:val="0"/>
                </w:rPr>
                <w:t xml:space="preserve">C.5 Exponential Backoff</w:t>
              </w:r>
            </w:hyperlink>
            <w:r w:rsidDel="00000000" w:rsidR="00000000" w:rsidRPr="00000000">
              <w:rPr>
                <w:rFonts w:ascii="Arial" w:cs="Arial" w:eastAsia="Arial" w:hAnsi="Arial"/>
                <w:sz w:val="20"/>
                <w:szCs w:val="20"/>
                <w:rtl w:val="0"/>
              </w:rPr>
              <w:t xml:space="preserve"> with a starting value of 1 second after an initial wait period of 5 seconds. So the first retry will be ~6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88">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Max. Retry 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89">
            <w:pPr>
              <w:spacing w:after="0" w:line="259" w:lineRule="auto"/>
              <w:rPr>
                <w:rFonts w:ascii="Arial" w:cs="Arial" w:eastAsia="Arial" w:hAnsi="Arial"/>
                <w:sz w:val="20"/>
                <w:szCs w:val="20"/>
              </w:rPr>
            </w:pPr>
            <w:hyperlink w:anchor="_heading=h.17nz8yj">
              <w:r w:rsidDel="00000000" w:rsidR="00000000" w:rsidRPr="00000000">
                <w:rPr>
                  <w:rFonts w:ascii="Arial" w:cs="Arial" w:eastAsia="Arial" w:hAnsi="Arial"/>
                  <w:color w:val="1155cc"/>
                  <w:sz w:val="20"/>
                  <w:szCs w:val="20"/>
                  <w:u w:val="single"/>
                  <w:rtl w:val="0"/>
                </w:rPr>
                <w:t xml:space="preserve">4.4.2 Unacknowledged Packets</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8A">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 5</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8B">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Max. Retry Interval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8C">
            <w:pPr>
              <w:spacing w:after="0" w:line="259" w:lineRule="auto"/>
              <w:rPr>
                <w:rFonts w:ascii="Arial" w:cs="Arial" w:eastAsia="Arial" w:hAnsi="Arial"/>
                <w:sz w:val="20"/>
                <w:szCs w:val="20"/>
              </w:rPr>
            </w:pPr>
            <w:hyperlink w:anchor="_heading=h.x5dohv2o2038">
              <w:r w:rsidDel="00000000" w:rsidR="00000000" w:rsidRPr="00000000">
                <w:rPr>
                  <w:rFonts w:ascii="Arial" w:cs="Arial" w:eastAsia="Arial" w:hAnsi="Arial"/>
                  <w:color w:val="1155cc"/>
                  <w:sz w:val="20"/>
                  <w:szCs w:val="20"/>
                  <w:u w:val="single"/>
                  <w:rtl w:val="0"/>
                </w:rPr>
                <w:t xml:space="preserve">C.4 Exponential Backoff</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8D">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60 seconds</w:t>
            </w:r>
          </w:p>
        </w:tc>
      </w:tr>
    </w:tbl>
    <w:p w:rsidR="00000000" w:rsidDel="00000000" w:rsidP="00000000" w:rsidRDefault="00000000" w:rsidRPr="00000000" w14:paraId="00000B8E">
      <w:pPr>
        <w:keepNext w:val="0"/>
        <w:spacing w:after="0" w:before="200" w:line="276" w:lineRule="auto"/>
        <w:ind w:left="0" w:firstLine="0"/>
        <w:rPr>
          <w:rFonts w:ascii="Arial" w:cs="Arial" w:eastAsia="Arial" w:hAnsi="Arial"/>
          <w:b w:val="0"/>
          <w:color w:val="172b4d"/>
          <w:sz w:val="22"/>
          <w:szCs w:val="22"/>
        </w:rPr>
      </w:pPr>
      <w:r w:rsidDel="00000000" w:rsidR="00000000" w:rsidRPr="00000000">
        <w:rPr>
          <w:rFonts w:ascii="Arial" w:cs="Arial" w:eastAsia="Arial" w:hAnsi="Arial"/>
          <w:b w:val="0"/>
          <w:color w:val="172b4d"/>
          <w:sz w:val="22"/>
          <w:szCs w:val="22"/>
          <w:rtl w:val="0"/>
        </w:rPr>
        <w:t xml:space="preserve">To balance reaction speed with reliability, the tolerance of the sleep timers at the </w:t>
      </w:r>
      <w:r w:rsidDel="00000000" w:rsidR="00000000" w:rsidRPr="00000000">
        <w:rPr>
          <w:rtl w:val="0"/>
        </w:rPr>
        <w:t xml:space="preserve">Server</w:t>
      </w:r>
      <w:r w:rsidDel="00000000" w:rsidR="00000000" w:rsidRPr="00000000">
        <w:rPr>
          <w:rFonts w:ascii="Arial" w:cs="Arial" w:eastAsia="Arial" w:hAnsi="Arial"/>
          <w:b w:val="0"/>
          <w:color w:val="172b4d"/>
          <w:sz w:val="22"/>
          <w:szCs w:val="22"/>
          <w:rtl w:val="0"/>
        </w:rPr>
        <w:t xml:space="preserve"> may depend on the values indicated by the clients. For example, the timer values may be 10% higher than the indicated values for periods larger than 1 minute, and 50% higher if less.</w:t>
      </w:r>
    </w:p>
    <w:p w:rsidR="00000000" w:rsidDel="00000000" w:rsidP="00000000" w:rsidRDefault="00000000" w:rsidRPr="00000000" w14:paraId="00000B8F">
      <w:pPr>
        <w:pStyle w:val="Heading2"/>
        <w:ind w:left="0" w:firstLine="0"/>
        <w:rPr>
          <w:rFonts w:ascii="Arial" w:cs="Arial" w:eastAsia="Arial" w:hAnsi="Arial"/>
        </w:rPr>
      </w:pPr>
      <w:bookmarkStart w:colFirst="0" w:colLast="0" w:name="_heading=h.5w55l32vza10" w:id="353"/>
      <w:bookmarkEnd w:id="353"/>
      <w:r w:rsidDel="00000000" w:rsidR="00000000" w:rsidRPr="00000000">
        <w:br w:type="page"/>
      </w:r>
      <w:r w:rsidDel="00000000" w:rsidR="00000000" w:rsidRPr="00000000">
        <w:rPr>
          <w:rtl w:val="0"/>
        </w:rPr>
      </w:r>
    </w:p>
    <w:p w:rsidR="00000000" w:rsidDel="00000000" w:rsidP="00000000" w:rsidRDefault="00000000" w:rsidRPr="00000000" w14:paraId="00000B90">
      <w:pPr>
        <w:pStyle w:val="Heading2"/>
        <w:ind w:left="0" w:firstLine="0"/>
        <w:rPr/>
      </w:pPr>
      <w:bookmarkStart w:colFirst="0" w:colLast="0" w:name="_heading=h.x5dohv2o2038" w:id="354"/>
      <w:bookmarkEnd w:id="354"/>
      <w:r w:rsidDel="00000000" w:rsidR="00000000" w:rsidRPr="00000000">
        <w:rPr>
          <w:rFonts w:ascii="Arial" w:cs="Arial" w:eastAsia="Arial" w:hAnsi="Arial"/>
          <w:rtl w:val="0"/>
        </w:rPr>
        <w:t xml:space="preserve">C.</w:t>
      </w:r>
      <w:r w:rsidDel="00000000" w:rsidR="00000000" w:rsidRPr="00000000">
        <w:rPr>
          <w:rtl w:val="0"/>
        </w:rPr>
        <w:t xml:space="preserve">4</w:t>
      </w:r>
      <w:r w:rsidDel="00000000" w:rsidR="00000000" w:rsidRPr="00000000">
        <w:rPr>
          <w:rFonts w:ascii="Arial" w:cs="Arial" w:eastAsia="Arial" w:hAnsi="Arial"/>
          <w:rtl w:val="0"/>
        </w:rPr>
        <w:t xml:space="preserve"> </w:t>
      </w:r>
      <w:hyperlink w:anchor="_heading=h.x5dohv2o2038">
        <w:r w:rsidDel="00000000" w:rsidR="00000000" w:rsidRPr="00000000">
          <w:rPr>
            <w:color w:val="1155cc"/>
            <w:rtl w:val="0"/>
          </w:rPr>
          <w:t xml:space="preserve">Exponential Backoff</w:t>
        </w:r>
      </w:hyperlink>
      <w:r w:rsidDel="00000000" w:rsidR="00000000" w:rsidRPr="00000000">
        <w:rPr>
          <w:rtl w:val="0"/>
        </w:rPr>
        <w:t xml:space="preserve"> </w:t>
      </w:r>
    </w:p>
    <w:p w:rsidR="00000000" w:rsidDel="00000000" w:rsidP="00000000" w:rsidRDefault="00000000" w:rsidRPr="00000000" w14:paraId="00000B91">
      <w:pPr>
        <w:spacing w:after="216" w:before="0" w:line="276" w:lineRule="auto"/>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The </w:t>
      </w:r>
      <w:r w:rsidDel="00000000" w:rsidR="00000000" w:rsidRPr="00000000">
        <w:rPr>
          <w:rFonts w:ascii="Arial" w:cs="Arial" w:eastAsia="Arial" w:hAnsi="Arial"/>
          <w:i w:val="1"/>
          <w:color w:val="333333"/>
          <w:sz w:val="22"/>
          <w:szCs w:val="22"/>
          <w:rtl w:val="0"/>
        </w:rPr>
        <w:t xml:space="preserve">Retry Interval</w:t>
      </w:r>
      <w:r w:rsidDel="00000000" w:rsidR="00000000" w:rsidRPr="00000000">
        <w:rPr>
          <w:rFonts w:ascii="Arial" w:cs="Arial" w:eastAsia="Arial" w:hAnsi="Arial"/>
          <w:color w:val="333333"/>
          <w:sz w:val="22"/>
          <w:szCs w:val="22"/>
          <w:rtl w:val="0"/>
        </w:rPr>
        <w:t xml:space="preserve"> for unacknowledged packets can be increased on each retry, to avoid overwhelming recipient network nodes while allowing efficient Virtual Connection reestablishment. The client periodically retries a failed packet with increasing delays between attempts, constrained by a Maximum Retry Interval, interleaved with a suitable seed of randomness.</w:t>
      </w:r>
    </w:p>
    <w:p w:rsidR="00000000" w:rsidDel="00000000" w:rsidP="00000000" w:rsidRDefault="00000000" w:rsidRPr="00000000" w14:paraId="00000B92">
      <w:pPr>
        <w:spacing w:after="216" w:before="0" w:line="276" w:lineRule="auto"/>
        <w:rPr>
          <w:rFonts w:ascii="Arial" w:cs="Arial" w:eastAsia="Arial" w:hAnsi="Arial"/>
          <w:b w:val="1"/>
          <w:color w:val="333333"/>
          <w:sz w:val="22"/>
          <w:szCs w:val="22"/>
        </w:rPr>
      </w:pPr>
      <w:r w:rsidDel="00000000" w:rsidR="00000000" w:rsidRPr="00000000">
        <w:rPr>
          <w:rFonts w:ascii="Arial" w:cs="Arial" w:eastAsia="Arial" w:hAnsi="Arial"/>
          <w:b w:val="1"/>
          <w:color w:val="333333"/>
          <w:sz w:val="22"/>
          <w:szCs w:val="22"/>
          <w:rtl w:val="0"/>
        </w:rPr>
        <w:t xml:space="preserve">Algorithm:</w:t>
      </w:r>
    </w:p>
    <w:p w:rsidR="00000000" w:rsidDel="00000000" w:rsidP="00000000" w:rsidRDefault="00000000" w:rsidRPr="00000000" w14:paraId="00000B93">
      <w:pPr>
        <w:spacing w:after="216" w:before="0" w:line="276" w:lineRule="auto"/>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This </w:t>
      </w:r>
      <w:r w:rsidDel="00000000" w:rsidR="00000000" w:rsidRPr="00000000">
        <w:rPr>
          <w:rFonts w:ascii="Arial" w:cs="Arial" w:eastAsia="Arial" w:hAnsi="Arial"/>
          <w:color w:val="333333"/>
          <w:sz w:val="22"/>
          <w:szCs w:val="22"/>
          <w:rtl w:val="0"/>
        </w:rPr>
        <w:t xml:space="preserve">algorithm retries requests at doubling intervals, increasing time between retries up to a </w:t>
      </w:r>
      <w:r w:rsidDel="00000000" w:rsidR="00000000" w:rsidRPr="00000000">
        <w:rPr>
          <w:rFonts w:ascii="Arial" w:cs="Arial" w:eastAsia="Arial" w:hAnsi="Arial"/>
          <w:i w:val="1"/>
          <w:color w:val="333333"/>
          <w:sz w:val="22"/>
          <w:szCs w:val="22"/>
          <w:rtl w:val="0"/>
        </w:rPr>
        <w:t xml:space="preserve">Maximum Retry Interval</w:t>
      </w:r>
      <w:r w:rsidDel="00000000" w:rsidR="00000000" w:rsidRPr="00000000">
        <w:rPr>
          <w:rFonts w:ascii="Arial" w:cs="Arial" w:eastAsia="Arial" w:hAnsi="Arial"/>
          <w:color w:val="333333"/>
          <w:sz w:val="22"/>
          <w:szCs w:val="22"/>
          <w:rtl w:val="0"/>
        </w:rPr>
        <w:t xml:space="preserve">. For example:</w:t>
      </w:r>
    </w:p>
    <w:p w:rsidR="00000000" w:rsidDel="00000000" w:rsidP="00000000" w:rsidRDefault="00000000" w:rsidRPr="00000000" w14:paraId="00000B94">
      <w:pPr>
        <w:numPr>
          <w:ilvl w:val="0"/>
          <w:numId w:val="38"/>
        </w:numPr>
        <w:spacing w:after="0" w:before="280" w:line="276" w:lineRule="auto"/>
        <w:ind w:left="720" w:hanging="360"/>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Send initial packet sent. The initial </w:t>
      </w:r>
      <w:r w:rsidDel="00000000" w:rsidR="00000000" w:rsidRPr="00000000">
        <w:rPr>
          <w:rFonts w:ascii="Arial" w:cs="Arial" w:eastAsia="Arial" w:hAnsi="Arial"/>
          <w:i w:val="1"/>
          <w:color w:val="333333"/>
          <w:sz w:val="22"/>
          <w:szCs w:val="22"/>
          <w:rtl w:val="0"/>
        </w:rPr>
        <w:t xml:space="preserve">Retry Interval </w:t>
      </w:r>
      <w:r w:rsidDel="00000000" w:rsidR="00000000" w:rsidRPr="00000000">
        <w:rPr>
          <w:rFonts w:ascii="Arial" w:cs="Arial" w:eastAsia="Arial" w:hAnsi="Arial"/>
          <w:color w:val="333333"/>
          <w:sz w:val="22"/>
          <w:szCs w:val="22"/>
          <w:rtl w:val="0"/>
        </w:rPr>
        <w:t xml:space="preserve">is 1000 ms. </w:t>
      </w:r>
    </w:p>
    <w:p w:rsidR="00000000" w:rsidDel="00000000" w:rsidP="00000000" w:rsidRDefault="00000000" w:rsidRPr="00000000" w14:paraId="00000B95">
      <w:pPr>
        <w:numPr>
          <w:ilvl w:val="0"/>
          <w:numId w:val="38"/>
        </w:numPr>
        <w:spacing w:after="0" w:before="0" w:line="276" w:lineRule="auto"/>
        <w:ind w:left="720" w:hanging="360"/>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Wait up to 1000 + (random number) ms - retry the operation if no response is received during that time.</w:t>
      </w:r>
    </w:p>
    <w:p w:rsidR="00000000" w:rsidDel="00000000" w:rsidP="00000000" w:rsidRDefault="00000000" w:rsidRPr="00000000" w14:paraId="00000B96">
      <w:pPr>
        <w:numPr>
          <w:ilvl w:val="0"/>
          <w:numId w:val="38"/>
        </w:numPr>
        <w:spacing w:after="0" w:before="0" w:line="276" w:lineRule="auto"/>
        <w:ind w:left="720" w:hanging="360"/>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Wait up to 2000 + (random number) ms - retry the operation if no response is received during that time.</w:t>
      </w:r>
    </w:p>
    <w:p w:rsidR="00000000" w:rsidDel="00000000" w:rsidP="00000000" w:rsidRDefault="00000000" w:rsidRPr="00000000" w14:paraId="00000B97">
      <w:pPr>
        <w:numPr>
          <w:ilvl w:val="0"/>
          <w:numId w:val="38"/>
        </w:numPr>
        <w:spacing w:after="0" w:before="0" w:line="276" w:lineRule="auto"/>
        <w:ind w:left="720" w:hanging="360"/>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Wait up to 4000 + (random number) ms - retry the operation if no response is received during that time.</w:t>
      </w:r>
    </w:p>
    <w:p w:rsidR="00000000" w:rsidDel="00000000" w:rsidP="00000000" w:rsidRDefault="00000000" w:rsidRPr="00000000" w14:paraId="00000B98">
      <w:pPr>
        <w:numPr>
          <w:ilvl w:val="0"/>
          <w:numId w:val="38"/>
        </w:numPr>
        <w:spacing w:after="0" w:before="0" w:line="276" w:lineRule="auto"/>
        <w:ind w:left="720" w:hanging="360"/>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Continue increasing the </w:t>
      </w:r>
      <w:r w:rsidDel="00000000" w:rsidR="00000000" w:rsidRPr="00000000">
        <w:rPr>
          <w:rFonts w:ascii="Arial" w:cs="Arial" w:eastAsia="Arial" w:hAnsi="Arial"/>
          <w:i w:val="1"/>
          <w:color w:val="333333"/>
          <w:sz w:val="22"/>
          <w:szCs w:val="22"/>
          <w:rtl w:val="0"/>
        </w:rPr>
        <w:t xml:space="preserve">Retry Interval</w:t>
      </w:r>
      <w:r w:rsidDel="00000000" w:rsidR="00000000" w:rsidRPr="00000000">
        <w:rPr>
          <w:rFonts w:ascii="Arial" w:cs="Arial" w:eastAsia="Arial" w:hAnsi="Arial"/>
          <w:color w:val="333333"/>
          <w:sz w:val="22"/>
          <w:szCs w:val="22"/>
          <w:rtl w:val="0"/>
        </w:rPr>
        <w:t xml:space="preserve"> each time, but no larger than </w:t>
      </w:r>
      <w:r w:rsidDel="00000000" w:rsidR="00000000" w:rsidRPr="00000000">
        <w:rPr>
          <w:rFonts w:ascii="Arial" w:cs="Arial" w:eastAsia="Arial" w:hAnsi="Arial"/>
          <w:i w:val="1"/>
          <w:color w:val="333333"/>
          <w:sz w:val="22"/>
          <w:szCs w:val="22"/>
          <w:rtl w:val="0"/>
        </w:rPr>
        <w:t xml:space="preserve">Max. Retry Interval.</w:t>
      </w:r>
      <w:r w:rsidDel="00000000" w:rsidR="00000000" w:rsidRPr="00000000">
        <w:rPr>
          <w:rtl w:val="0"/>
        </w:rPr>
      </w:r>
    </w:p>
    <w:p w:rsidR="00000000" w:rsidDel="00000000" w:rsidP="00000000" w:rsidRDefault="00000000" w:rsidRPr="00000000" w14:paraId="00000B99">
      <w:pPr>
        <w:numPr>
          <w:ilvl w:val="0"/>
          <w:numId w:val="38"/>
        </w:numPr>
        <w:spacing w:after="280" w:before="0" w:line="276" w:lineRule="auto"/>
        <w:ind w:left="720" w:hanging="360"/>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Continue waiting and retrying up to </w:t>
      </w:r>
      <w:r w:rsidDel="00000000" w:rsidR="00000000" w:rsidRPr="00000000">
        <w:rPr>
          <w:rFonts w:ascii="Arial" w:cs="Arial" w:eastAsia="Arial" w:hAnsi="Arial"/>
          <w:i w:val="1"/>
          <w:color w:val="333333"/>
          <w:sz w:val="22"/>
          <w:szCs w:val="22"/>
          <w:rtl w:val="0"/>
        </w:rPr>
        <w:t xml:space="preserve">Max. Retry Count</w:t>
      </w:r>
      <w:r w:rsidDel="00000000" w:rsidR="00000000" w:rsidRPr="00000000">
        <w:rPr>
          <w:rFonts w:ascii="Arial" w:cs="Arial" w:eastAsia="Arial" w:hAnsi="Arial"/>
          <w:color w:val="333333"/>
          <w:sz w:val="22"/>
          <w:szCs w:val="22"/>
          <w:rtl w:val="0"/>
        </w:rPr>
        <w:t xml:space="preserve"> number of retries,</w:t>
      </w:r>
      <w:r w:rsidDel="00000000" w:rsidR="00000000" w:rsidRPr="00000000">
        <w:rPr>
          <w:rFonts w:ascii="Arial" w:cs="Arial" w:eastAsia="Arial" w:hAnsi="Arial"/>
          <w:color w:val="333333"/>
          <w:sz w:val="22"/>
          <w:szCs w:val="22"/>
          <w:rtl w:val="0"/>
        </w:rPr>
        <w:t xml:space="preserve"> without increasing the </w:t>
      </w:r>
      <w:r w:rsidDel="00000000" w:rsidR="00000000" w:rsidRPr="00000000">
        <w:rPr>
          <w:rFonts w:ascii="Arial" w:cs="Arial" w:eastAsia="Arial" w:hAnsi="Arial"/>
          <w:i w:val="1"/>
          <w:color w:val="333333"/>
          <w:sz w:val="22"/>
          <w:szCs w:val="22"/>
          <w:rtl w:val="0"/>
        </w:rPr>
        <w:t xml:space="preserve">Retry Interval </w:t>
      </w:r>
      <w:r w:rsidDel="00000000" w:rsidR="00000000" w:rsidRPr="00000000">
        <w:rPr>
          <w:rFonts w:ascii="Arial" w:cs="Arial" w:eastAsia="Arial" w:hAnsi="Arial"/>
          <w:color w:val="333333"/>
          <w:sz w:val="22"/>
          <w:szCs w:val="22"/>
          <w:rtl w:val="0"/>
        </w:rPr>
        <w:t xml:space="preserve">further.</w:t>
      </w:r>
    </w:p>
    <w:p w:rsidR="00000000" w:rsidDel="00000000" w:rsidP="00000000" w:rsidRDefault="00000000" w:rsidRPr="00000000" w14:paraId="00000B9A">
      <w:pPr>
        <w:spacing w:after="0" w:before="200" w:lineRule="auto"/>
        <w:ind w:left="0" w:firstLine="0"/>
        <w:rPr>
          <w:color w:val="333333"/>
        </w:rPr>
      </w:pPr>
      <w:r w:rsidDel="00000000" w:rsidR="00000000" w:rsidRPr="00000000">
        <w:rPr>
          <w:color w:val="333333"/>
          <w:rtl w:val="0"/>
        </w:rPr>
        <w:t xml:space="preserve">The wait time is (ran is a random number, max is</w:t>
      </w:r>
      <w:r w:rsidDel="00000000" w:rsidR="00000000" w:rsidRPr="00000000">
        <w:rPr>
          <w:i w:val="1"/>
          <w:color w:val="333333"/>
          <w:rtl w:val="0"/>
        </w:rPr>
        <w:t xml:space="preserve"> Max. Retry Interval</w:t>
      </w:r>
      <w:r w:rsidDel="00000000" w:rsidR="00000000" w:rsidRPr="00000000">
        <w:rPr>
          <w:color w:val="333333"/>
          <w:rtl w:val="0"/>
        </w:rPr>
        <w:t xml:space="preserve">):</w:t>
      </w:r>
    </w:p>
    <w:p w:rsidR="00000000" w:rsidDel="00000000" w:rsidP="00000000" w:rsidRDefault="00000000" w:rsidRPr="00000000" w14:paraId="00000B9B">
      <w:pPr>
        <w:spacing w:after="0" w:before="200" w:lineRule="auto"/>
        <w:ind w:left="0" w:firstLine="0"/>
        <w:jc w:val="center"/>
        <w:rPr>
          <w:color w:val="333333"/>
        </w:rPr>
      </w:pPr>
      <w:r w:rsidDel="00000000" w:rsidR="00000000" w:rsidRPr="00000000">
        <w:rPr>
          <w:color w:val="333333"/>
          <w:rtl w:val="0"/>
        </w:rPr>
        <w:t xml:space="preserve">min(((2^n * sf) + ran), max) </w:t>
      </w:r>
    </w:p>
    <w:p w:rsidR="00000000" w:rsidDel="00000000" w:rsidP="00000000" w:rsidRDefault="00000000" w:rsidRPr="00000000" w14:paraId="00000B9C">
      <w:pPr>
        <w:spacing w:after="0" w:before="200" w:lineRule="auto"/>
        <w:ind w:left="0" w:firstLine="0"/>
        <w:rPr>
          <w:color w:val="333333"/>
        </w:rPr>
      </w:pPr>
      <w:r w:rsidDel="00000000" w:rsidR="00000000" w:rsidRPr="00000000">
        <w:rPr>
          <w:color w:val="333333"/>
          <w:rtl w:val="0"/>
        </w:rPr>
        <w:t xml:space="preserve">with n incremented by 1 for each iteration (or operation) and the scaling factor (sf) being set to some reasonable value - for example 1000 as in the example above.</w:t>
      </w:r>
    </w:p>
    <w:p w:rsidR="00000000" w:rsidDel="00000000" w:rsidP="00000000" w:rsidRDefault="00000000" w:rsidRPr="00000000" w14:paraId="00000B9D">
      <w:pPr>
        <w:keepNext w:val="0"/>
        <w:spacing w:after="0" w:before="200" w:line="276" w:lineRule="auto"/>
        <w:ind w:left="0" w:firstLine="0"/>
        <w:rPr/>
      </w:pPr>
      <w:r w:rsidDel="00000000" w:rsidR="00000000" w:rsidRPr="00000000">
        <w:rPr>
          <w:rFonts w:ascii="Arial" w:cs="Arial" w:eastAsia="Arial" w:hAnsi="Arial"/>
          <w:color w:val="333333"/>
          <w:sz w:val="22"/>
          <w:szCs w:val="22"/>
          <w:rtl w:val="0"/>
        </w:rPr>
        <w:t xml:space="preserve">The random number helps to avoid cases where many clients are synchronized by some situation, and all retry at once. The value of the random number ran is recalculated after each retry. The random number should be no larger than the initial </w:t>
      </w:r>
      <w:r w:rsidDel="00000000" w:rsidR="00000000" w:rsidRPr="00000000">
        <w:rPr>
          <w:rFonts w:ascii="Arial" w:cs="Arial" w:eastAsia="Arial" w:hAnsi="Arial"/>
          <w:i w:val="1"/>
          <w:color w:val="333333"/>
          <w:sz w:val="22"/>
          <w:szCs w:val="22"/>
          <w:rtl w:val="0"/>
        </w:rPr>
        <w:t xml:space="preserve">Retry Interval</w:t>
      </w:r>
      <w:r w:rsidDel="00000000" w:rsidR="00000000" w:rsidRPr="00000000">
        <w:rPr>
          <w:rFonts w:ascii="Arial" w:cs="Arial" w:eastAsia="Arial" w:hAnsi="Arial"/>
          <w:color w:val="333333"/>
          <w:sz w:val="22"/>
          <w:szCs w:val="22"/>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B9E">
      <w:pPr>
        <w:pStyle w:val="Heading2"/>
        <w:keepLines w:val="1"/>
        <w:spacing w:after="77" w:before="0" w:line="259" w:lineRule="auto"/>
        <w:ind w:left="0" w:firstLine="0"/>
        <w:rPr/>
      </w:pPr>
      <w:bookmarkStart w:colFirst="0" w:colLast="0" w:name="_heading=h.gc2bf5yxnvwt" w:id="355"/>
      <w:bookmarkEnd w:id="355"/>
      <w:r w:rsidDel="00000000" w:rsidR="00000000" w:rsidRPr="00000000">
        <w:rPr>
          <w:rtl w:val="0"/>
        </w:rPr>
        <w:t xml:space="preserve">C.5 Client State Diagrams</w:t>
      </w:r>
    </w:p>
    <w:p w:rsidR="00000000" w:rsidDel="00000000" w:rsidP="00000000" w:rsidRDefault="00000000" w:rsidRPr="00000000" w14:paraId="00000B9F">
      <w:pPr>
        <w:rPr>
          <w:sz w:val="19"/>
          <w:szCs w:val="19"/>
        </w:rPr>
      </w:pPr>
      <w:r w:rsidDel="00000000" w:rsidR="00000000" w:rsidRPr="00000000">
        <w:rPr>
          <w:rtl w:val="0"/>
        </w:rPr>
        <w:t xml:space="preserve">The following diagrams are </w:t>
      </w:r>
      <w:r w:rsidDel="00000000" w:rsidR="00000000" w:rsidRPr="00000000">
        <w:rPr>
          <w:rtl w:val="0"/>
        </w:rPr>
        <w:t xml:space="preserve">illustrative, graphical views of the states and transitions. They are not comprehensive but included for guidance.</w:t>
      </w:r>
      <w:r w:rsidDel="00000000" w:rsidR="00000000" w:rsidRPr="00000000">
        <w:rPr>
          <w:rtl w:val="0"/>
        </w:rPr>
      </w:r>
    </w:p>
    <w:p w:rsidR="00000000" w:rsidDel="00000000" w:rsidP="00000000" w:rsidRDefault="00000000" w:rsidRPr="00000000" w14:paraId="00000BA0">
      <w:pPr>
        <w:spacing w:after="0" w:before="200" w:lineRule="auto"/>
        <w:rPr>
          <w:i w:val="1"/>
          <w:sz w:val="19"/>
          <w:szCs w:val="19"/>
        </w:rPr>
      </w:pPr>
      <w:r w:rsidDel="00000000" w:rsidR="00000000" w:rsidRPr="00000000">
        <w:rPr>
          <w:i w:val="1"/>
          <w:sz w:val="19"/>
          <w:szCs w:val="19"/>
          <w:rtl w:val="0"/>
        </w:rPr>
        <w:t xml:space="preserve">Figure C-7 – Server View of Client States - informative</w:t>
      </w:r>
    </w:p>
    <w:p w:rsidR="00000000" w:rsidDel="00000000" w:rsidP="00000000" w:rsidRDefault="00000000" w:rsidRPr="00000000" w14:paraId="00000BA1">
      <w:pPr>
        <w:spacing w:after="0" w:before="0" w:lineRule="auto"/>
        <w:rPr/>
      </w:pPr>
      <w:r w:rsidDel="00000000" w:rsidR="00000000" w:rsidRPr="00000000">
        <w:rPr>
          <w:i w:val="1"/>
          <w:sz w:val="19"/>
          <w:szCs w:val="19"/>
        </w:rPr>
        <w:drawing>
          <wp:inline distB="114300" distT="114300" distL="114300" distR="114300">
            <wp:extent cx="5943600" cy="6362700"/>
            <wp:effectExtent b="0" l="0" r="0" t="0"/>
            <wp:docPr id="67" name="image29.jpg"/>
            <a:graphic>
              <a:graphicData uri="http://schemas.openxmlformats.org/drawingml/2006/picture">
                <pic:pic>
                  <pic:nvPicPr>
                    <pic:cNvPr id="0" name="image29.jpg"/>
                    <pic:cNvPicPr preferRelativeResize="0"/>
                  </pic:nvPicPr>
                  <pic:blipFill>
                    <a:blip r:embed="rId159"/>
                    <a:srcRect b="0" l="0" r="0" t="0"/>
                    <a:stretch>
                      <a:fillRect/>
                    </a:stretch>
                  </pic:blipFill>
                  <pic:spPr>
                    <a:xfrm>
                      <a:off x="0" y="0"/>
                      <a:ext cx="5943600" cy="6362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BA2">
      <w:pPr>
        <w:keepLines w:val="1"/>
        <w:spacing w:after="77" w:before="0" w:line="259" w:lineRule="auto"/>
        <w:ind w:left="0" w:firstLine="0"/>
        <w:rPr>
          <w:i w:val="1"/>
          <w:sz w:val="19"/>
          <w:szCs w:val="19"/>
        </w:rPr>
      </w:pPr>
      <w:r w:rsidDel="00000000" w:rsidR="00000000" w:rsidRPr="00000000">
        <w:rPr>
          <w:i w:val="1"/>
          <w:sz w:val="19"/>
          <w:szCs w:val="19"/>
          <w:rtl w:val="0"/>
        </w:rPr>
        <w:t xml:space="preserve">Figure C-8 – Server View of Client States - informative</w:t>
      </w:r>
    </w:p>
    <w:p w:rsidR="00000000" w:rsidDel="00000000" w:rsidP="00000000" w:rsidRDefault="00000000" w:rsidRPr="00000000" w14:paraId="00000BA3">
      <w:pPr>
        <w:spacing w:after="0" w:before="0" w:lineRule="auto"/>
        <w:rPr/>
      </w:pPr>
      <w:r w:rsidDel="00000000" w:rsidR="00000000" w:rsidRPr="00000000">
        <w:rPr>
          <w:i w:val="1"/>
          <w:sz w:val="19"/>
          <w:szCs w:val="19"/>
        </w:rPr>
        <w:drawing>
          <wp:inline distB="114300" distT="114300" distL="114300" distR="114300">
            <wp:extent cx="5943600" cy="6362700"/>
            <wp:effectExtent b="0" l="0" r="0" t="0"/>
            <wp:docPr id="53" name="image29.jpg"/>
            <a:graphic>
              <a:graphicData uri="http://schemas.openxmlformats.org/drawingml/2006/picture">
                <pic:pic>
                  <pic:nvPicPr>
                    <pic:cNvPr id="0" name="image29.jpg"/>
                    <pic:cNvPicPr preferRelativeResize="0"/>
                  </pic:nvPicPr>
                  <pic:blipFill>
                    <a:blip r:embed="rId159"/>
                    <a:srcRect b="0" l="0" r="0" t="0"/>
                    <a:stretch>
                      <a:fillRect/>
                    </a:stretch>
                  </pic:blipFill>
                  <pic:spPr>
                    <a:xfrm>
                      <a:off x="0" y="0"/>
                      <a:ext cx="5943600" cy="6362700"/>
                    </a:xfrm>
                    <a:prstGeom prst="rect"/>
                    <a:ln/>
                  </pic:spPr>
                </pic:pic>
              </a:graphicData>
            </a:graphic>
          </wp:inline>
        </w:drawing>
      </w:r>
      <w:r w:rsidDel="00000000" w:rsidR="00000000" w:rsidRPr="00000000">
        <w:rPr>
          <w:rtl w:val="0"/>
        </w:rPr>
      </w:r>
    </w:p>
    <w:p w:rsidR="00000000" w:rsidDel="00000000" w:rsidP="00000000" w:rsidRDefault="00000000" w:rsidRPr="00000000" w14:paraId="00000BA4">
      <w:pPr>
        <w:pStyle w:val="Heading2"/>
        <w:keepLines w:val="1"/>
        <w:spacing w:after="77" w:before="0" w:line="259" w:lineRule="auto"/>
        <w:ind w:left="0" w:firstLine="0"/>
        <w:rPr/>
      </w:pPr>
      <w:bookmarkStart w:colFirst="0" w:colLast="0" w:name="_heading=h.3zgec4ysq2bq" w:id="356"/>
      <w:bookmarkEnd w:id="356"/>
      <w:r w:rsidDel="00000000" w:rsidR="00000000" w:rsidRPr="00000000">
        <w:br w:type="page"/>
      </w:r>
      <w:r w:rsidDel="00000000" w:rsidR="00000000" w:rsidRPr="00000000">
        <w:rPr>
          <w:rtl w:val="0"/>
        </w:rPr>
      </w:r>
    </w:p>
    <w:p w:rsidR="00000000" w:rsidDel="00000000" w:rsidP="00000000" w:rsidRDefault="00000000" w:rsidRPr="00000000" w14:paraId="00000BA5">
      <w:pPr>
        <w:pStyle w:val="Heading2"/>
        <w:keepLines w:val="1"/>
        <w:spacing w:after="77" w:before="0" w:line="259" w:lineRule="auto"/>
        <w:ind w:left="0" w:firstLine="0"/>
        <w:rPr/>
      </w:pPr>
      <w:bookmarkStart w:colFirst="0" w:colLast="0" w:name="_heading=h.7bsjt8k2wcnj" w:id="357"/>
      <w:bookmarkEnd w:id="357"/>
      <w:r w:rsidDel="00000000" w:rsidR="00000000" w:rsidRPr="00000000">
        <w:rPr>
          <w:rtl w:val="0"/>
        </w:rPr>
        <w:t xml:space="preserve">C</w:t>
      </w:r>
      <w:r w:rsidDel="00000000" w:rsidR="00000000" w:rsidRPr="00000000">
        <w:rPr>
          <w:rtl w:val="0"/>
        </w:rPr>
        <w:t xml:space="preserve">.6 PUBLISH with QoS -1</w:t>
      </w:r>
    </w:p>
    <w:p w:rsidR="00000000" w:rsidDel="00000000" w:rsidP="00000000" w:rsidRDefault="00000000" w:rsidRPr="00000000" w14:paraId="00000BA6">
      <w:pPr>
        <w:rPr/>
      </w:pPr>
      <w:r w:rsidDel="00000000" w:rsidR="00000000" w:rsidRPr="00000000">
        <w:rPr>
          <w:i w:val="1"/>
          <w:sz w:val="19"/>
          <w:szCs w:val="19"/>
          <w:rtl w:val="0"/>
        </w:rPr>
        <w:t xml:space="preserve">Figure C-9 – PUBLISH Packet for QoS -1</w:t>
      </w:r>
      <w:r w:rsidDel="00000000" w:rsidR="00000000" w:rsidRPr="00000000">
        <w:rPr>
          <w:rtl w:val="0"/>
        </w:rPr>
      </w:r>
    </w:p>
    <w:p w:rsidR="00000000" w:rsidDel="00000000" w:rsidP="00000000" w:rsidRDefault="00000000" w:rsidRPr="00000000" w14:paraId="00000BA7">
      <w:pPr>
        <w:rPr>
          <w:rFonts w:ascii="Arial" w:cs="Arial" w:eastAsia="Arial" w:hAnsi="Arial"/>
        </w:rPr>
      </w:pPr>
      <w:r w:rsidDel="00000000" w:rsidR="00000000" w:rsidRPr="00000000">
        <w:rPr>
          <w:rFonts w:ascii="Arial" w:cs="Arial" w:eastAsia="Arial" w:hAnsi="Arial"/>
        </w:rPr>
        <w:drawing>
          <wp:inline distB="114300" distT="114300" distL="114300" distR="114300">
            <wp:extent cx="5943600" cy="5092700"/>
            <wp:effectExtent b="0" l="0" r="0" t="0"/>
            <wp:docPr id="29" name="image14.png"/>
            <a:graphic>
              <a:graphicData uri="http://schemas.openxmlformats.org/drawingml/2006/picture">
                <pic:pic>
                  <pic:nvPicPr>
                    <pic:cNvPr id="0" name="image14.png"/>
                    <pic:cNvPicPr preferRelativeResize="0"/>
                  </pic:nvPicPr>
                  <pic:blipFill>
                    <a:blip r:embed="rId160"/>
                    <a:srcRect b="0" l="0" r="0" t="0"/>
                    <a:stretch>
                      <a:fillRect/>
                    </a:stretch>
                  </pic:blipFill>
                  <pic:spPr>
                    <a:xfrm>
                      <a:off x="0" y="0"/>
                      <a:ext cx="59436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BA8">
      <w:pPr>
        <w:rPr>
          <w:rFonts w:ascii="Arial" w:cs="Arial" w:eastAsia="Arial" w:hAnsi="Arial"/>
        </w:rPr>
      </w:pPr>
      <w:r w:rsidDel="00000000" w:rsidR="00000000" w:rsidRPr="00000000">
        <w:rPr>
          <w:rFonts w:ascii="Arial" w:cs="Arial" w:eastAsia="Arial" w:hAnsi="Arial"/>
          <w:rtl w:val="0"/>
        </w:rPr>
        <w:t xml:space="preserve">This packet is the MQTT-SN 1.2 equivalent of PUBWOS. It could be supported by a </w:t>
      </w:r>
      <w:r w:rsidDel="00000000" w:rsidR="00000000" w:rsidRPr="00000000">
        <w:rPr>
          <w:rtl w:val="0"/>
        </w:rPr>
        <w:t xml:space="preserve">Server</w:t>
      </w:r>
      <w:r w:rsidDel="00000000" w:rsidR="00000000" w:rsidRPr="00000000">
        <w:rPr>
          <w:rFonts w:ascii="Arial" w:cs="Arial" w:eastAsia="Arial" w:hAnsi="Arial"/>
          <w:rtl w:val="0"/>
        </w:rPr>
        <w:t xml:space="preserve"> if there are existing MQTT-SN 1.2 transmitters that the </w:t>
      </w:r>
      <w:r w:rsidDel="00000000" w:rsidR="00000000" w:rsidRPr="00000000">
        <w:rPr>
          <w:rtl w:val="0"/>
        </w:rPr>
        <w:t xml:space="preserve">Server</w:t>
      </w:r>
      <w:r w:rsidDel="00000000" w:rsidR="00000000" w:rsidRPr="00000000">
        <w:rPr>
          <w:rFonts w:ascii="Arial" w:cs="Arial" w:eastAsia="Arial" w:hAnsi="Arial"/>
          <w:rtl w:val="0"/>
        </w:rPr>
        <w:t xml:space="preserve"> wants to listen to, or receivers it wants to send to. Implementation of this packet is optional.</w:t>
      </w:r>
    </w:p>
    <w:p w:rsidR="00000000" w:rsidDel="00000000" w:rsidP="00000000" w:rsidRDefault="00000000" w:rsidRPr="00000000" w14:paraId="00000BA9">
      <w:pPr>
        <w:rPr>
          <w:rFonts w:ascii="Arial" w:cs="Arial" w:eastAsia="Arial" w:hAnsi="Arial"/>
          <w:shd w:fill="auto" w:val="clear"/>
        </w:rPr>
      </w:pPr>
      <w:r w:rsidDel="00000000" w:rsidR="00000000" w:rsidRPr="00000000">
        <w:rPr>
          <w:rFonts w:ascii="Arial" w:cs="Arial" w:eastAsia="Arial" w:hAnsi="Arial"/>
          <w:rtl w:val="0"/>
        </w:rPr>
        <w:t xml:space="preserve">This packet can be used by both Clients and </w:t>
      </w:r>
      <w:r w:rsidDel="00000000" w:rsidR="00000000" w:rsidRPr="00000000">
        <w:rPr>
          <w:rtl w:val="0"/>
        </w:rPr>
        <w:t xml:space="preserve">Server</w:t>
      </w:r>
      <w:r w:rsidDel="00000000" w:rsidR="00000000" w:rsidRPr="00000000">
        <w:rPr>
          <w:rFonts w:ascii="Arial" w:cs="Arial" w:eastAsia="Arial" w:hAnsi="Arial"/>
          <w:rtl w:val="0"/>
        </w:rPr>
        <w:t xml:space="preserve">s to publish data to a topic without establishing a Virtual Connection or Session.</w:t>
      </w:r>
      <w:r w:rsidDel="00000000" w:rsidR="00000000" w:rsidRPr="00000000">
        <w:rPr>
          <w:rtl w:val="0"/>
        </w:rPr>
      </w:r>
    </w:p>
    <w:p w:rsidR="00000000" w:rsidDel="00000000" w:rsidP="00000000" w:rsidRDefault="00000000" w:rsidRPr="00000000" w14:paraId="00000BAA">
      <w:pPr>
        <w:pStyle w:val="Heading3"/>
        <w:ind w:left="0" w:firstLine="0"/>
        <w:rPr/>
      </w:pPr>
      <w:bookmarkStart w:colFirst="0" w:colLast="0" w:name="_heading=h.d1955xpjj9qi" w:id="358"/>
      <w:bookmarkEnd w:id="358"/>
      <w:r w:rsidDel="00000000" w:rsidR="00000000" w:rsidRPr="00000000">
        <w:rPr>
          <w:rtl w:val="0"/>
        </w:rPr>
        <w:t xml:space="preserve">C.6.1 PUBLISH Header</w:t>
      </w:r>
      <w:r w:rsidDel="00000000" w:rsidR="00000000" w:rsidRPr="00000000">
        <w:rPr>
          <w:rtl w:val="0"/>
        </w:rPr>
      </w:r>
    </w:p>
    <w:p w:rsidR="00000000" w:rsidDel="00000000" w:rsidP="00000000" w:rsidRDefault="00000000" w:rsidRPr="00000000" w14:paraId="00000BAB">
      <w:pPr>
        <w:spacing w:after="174" w:before="0" w:line="248.00000000000006" w:lineRule="auto"/>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w:t>
      </w:r>
      <w:r w:rsidDel="00000000" w:rsidR="00000000" w:rsidRPr="00000000">
        <w:rPr>
          <w:rFonts w:ascii="Arial" w:cs="Arial" w:eastAsia="Arial" w:hAnsi="Arial"/>
          <w:rtl w:val="0"/>
        </w:rPr>
        <w:t xml:space="preserve">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BAC">
      <w:pPr>
        <w:pStyle w:val="Heading3"/>
        <w:ind w:left="0" w:firstLine="0"/>
        <w:rPr/>
      </w:pPr>
      <w:bookmarkStart w:colFirst="0" w:colLast="0" w:name="_heading=h.z6s5szoqybu9" w:id="359"/>
      <w:bookmarkEnd w:id="359"/>
      <w:r w:rsidDel="00000000" w:rsidR="00000000" w:rsidRPr="00000000">
        <w:rPr>
          <w:rtl w:val="0"/>
        </w:rPr>
        <w:t xml:space="preserve">C.6.2 PUBLISH Flags</w:t>
      </w:r>
    </w:p>
    <w:p w:rsidR="00000000" w:rsidDel="00000000" w:rsidP="00000000" w:rsidRDefault="00000000" w:rsidRPr="00000000" w14:paraId="00000BAD">
      <w:pPr>
        <w:rPr>
          <w:rFonts w:ascii="Arial" w:cs="Arial" w:eastAsia="Arial" w:hAnsi="Arial"/>
          <w:color w:val="000000"/>
          <w:shd w:fill="auto" w:val="clear"/>
        </w:rPr>
      </w:pPr>
      <w:r w:rsidDel="00000000" w:rsidR="00000000" w:rsidRPr="00000000">
        <w:rPr>
          <w:rFonts w:ascii="Arial" w:cs="Arial" w:eastAsia="Arial" w:hAnsi="Arial"/>
          <w:color w:val="000000"/>
          <w:rtl w:val="0"/>
        </w:rPr>
        <w:t xml:space="preserve">The PUBLISH Flags is a 1 byte field which contains flags specifying the content of the packet and the </w:t>
      </w:r>
      <w:r w:rsidDel="00000000" w:rsidR="00000000" w:rsidRPr="00000000">
        <w:rPr>
          <w:color w:val="000000"/>
          <w:rtl w:val="0"/>
        </w:rPr>
        <w:t xml:space="preserve">Server</w:t>
      </w:r>
      <w:r w:rsidDel="00000000" w:rsidR="00000000" w:rsidRPr="00000000">
        <w:rPr>
          <w:rFonts w:ascii="Arial" w:cs="Arial" w:eastAsia="Arial" w:hAnsi="Arial"/>
          <w:color w:val="000000"/>
          <w:rtl w:val="0"/>
        </w:rPr>
        <w:t xml:space="preserve"> behavior</w:t>
      </w:r>
      <w:r w:rsidDel="00000000" w:rsidR="00000000" w:rsidRPr="00000000">
        <w:rPr>
          <w:rFonts w:ascii="Arial" w:cs="Arial" w:eastAsia="Arial" w:hAnsi="Arial"/>
          <w:color w:val="000000"/>
          <w:sz w:val="20"/>
          <w:szCs w:val="20"/>
          <w:shd w:fill="auto" w:val="clear"/>
          <w:rtl w:val="0"/>
        </w:rPr>
        <w:t xml:space="preserve">. Bits 3-2 of the PUBLISH Flags are reserved and are set to 0</w:t>
      </w:r>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BAE">
      <w:pPr>
        <w:rPr>
          <w:rFonts w:ascii="Arial" w:cs="Arial" w:eastAsia="Arial" w:hAnsi="Arial"/>
          <w:shd w:fill="auto" w:val="clear"/>
        </w:rPr>
      </w:pPr>
      <w:r w:rsidDel="00000000" w:rsidR="00000000" w:rsidRPr="00000000">
        <w:rPr>
          <w:rFonts w:ascii="Arial" w:cs="Arial" w:eastAsia="Arial" w:hAnsi="Arial"/>
          <w:shd w:fill="auto" w:val="clear"/>
          <w:rtl w:val="0"/>
        </w:rPr>
        <w:t xml:space="preserve">The Client validates that the reserved flags in the PUBLISH packet are set to 0. If any of the reserved flags is not 0 it is a Malformed Packet.</w:t>
      </w:r>
      <w:r w:rsidDel="00000000" w:rsidR="00000000" w:rsidRPr="00000000">
        <w:rPr>
          <w:rtl w:val="0"/>
        </w:rPr>
      </w:r>
    </w:p>
    <w:p w:rsidR="00000000" w:rsidDel="00000000" w:rsidP="00000000" w:rsidRDefault="00000000" w:rsidRPr="00000000" w14:paraId="00000BAF">
      <w:pPr>
        <w:pStyle w:val="Heading4"/>
        <w:spacing w:after="0" w:before="0" w:line="248.00000000000006" w:lineRule="auto"/>
        <w:ind w:left="0" w:right="6" w:firstLine="0"/>
        <w:rPr/>
      </w:pPr>
      <w:bookmarkStart w:colFirst="0" w:colLast="0" w:name="_heading=h.k49fswnusgzd" w:id="360"/>
      <w:bookmarkEnd w:id="360"/>
      <w:r w:rsidDel="00000000" w:rsidR="00000000" w:rsidRPr="00000000">
        <w:rPr>
          <w:rtl w:val="0"/>
        </w:rPr>
        <w:t xml:space="preserve">C.6.2.1 Topic Type</w:t>
      </w:r>
    </w:p>
    <w:p w:rsidR="00000000" w:rsidDel="00000000" w:rsidP="00000000" w:rsidRDefault="00000000" w:rsidRPr="00000000" w14:paraId="00000BB0">
      <w:pPr>
        <w:rPr/>
      </w:pPr>
      <w:r w:rsidDel="00000000" w:rsidR="00000000" w:rsidRPr="00000000">
        <w:rPr>
          <w:b w:val="1"/>
          <w:rtl w:val="0"/>
        </w:rPr>
        <w:t xml:space="preserve">Position</w:t>
      </w:r>
      <w:r w:rsidDel="00000000" w:rsidR="00000000" w:rsidRPr="00000000">
        <w:rPr>
          <w:rtl w:val="0"/>
        </w:rPr>
        <w:t xml:space="preserve">: bits 0 and 1 of the PUBLISH Flags.</w:t>
      </w:r>
      <w:r w:rsidDel="00000000" w:rsidR="00000000" w:rsidRPr="00000000">
        <w:rPr>
          <w:rtl w:val="0"/>
        </w:rPr>
      </w:r>
    </w:p>
    <w:p w:rsidR="00000000" w:rsidDel="00000000" w:rsidP="00000000" w:rsidRDefault="00000000" w:rsidRPr="00000000" w14:paraId="00000BB1">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This determines the format of the Topic Data field. </w:t>
      </w:r>
    </w:p>
    <w:p w:rsidR="00000000" w:rsidDel="00000000" w:rsidP="00000000" w:rsidRDefault="00000000" w:rsidRPr="00000000" w14:paraId="00000BB2">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The Topic Type in MQTT-SN 1.2 is different to that in MQTT-SN 2.0. The values applicable to PUBLISH QoS -1 are:</w:t>
      </w:r>
    </w:p>
    <w:p w:rsidR="00000000" w:rsidDel="00000000" w:rsidP="00000000" w:rsidRDefault="00000000" w:rsidRPr="00000000" w14:paraId="00000BB3">
      <w:pPr>
        <w:numPr>
          <w:ilvl w:val="0"/>
          <w:numId w:val="13"/>
        </w:numPr>
        <w:spacing w:after="0" w:afterAutospacing="0" w:before="0" w:line="248.00000000000006" w:lineRule="auto"/>
        <w:ind w:left="720" w:right="6" w:hanging="360"/>
        <w:rPr>
          <w:rFonts w:ascii="Arial" w:cs="Arial" w:eastAsia="Arial" w:hAnsi="Arial"/>
        </w:rPr>
      </w:pPr>
      <w:r w:rsidDel="00000000" w:rsidR="00000000" w:rsidRPr="00000000">
        <w:rPr>
          <w:rFonts w:ascii="Arial" w:cs="Arial" w:eastAsia="Arial" w:hAnsi="Arial"/>
          <w:rtl w:val="0"/>
        </w:rPr>
        <w:t xml:space="preserve">0b00 - Topic Name. Its length is defined in the Topic Name Length field.</w:t>
      </w:r>
    </w:p>
    <w:p w:rsidR="00000000" w:rsidDel="00000000" w:rsidP="00000000" w:rsidRDefault="00000000" w:rsidRPr="00000000" w14:paraId="00000BB4">
      <w:pPr>
        <w:numPr>
          <w:ilvl w:val="0"/>
          <w:numId w:val="13"/>
        </w:numPr>
        <w:spacing w:after="0" w:afterAutospacing="0" w:before="0" w:line="248.00000000000006" w:lineRule="auto"/>
        <w:ind w:left="720" w:right="6" w:hanging="360"/>
        <w:rPr>
          <w:rFonts w:ascii="Arial" w:cs="Arial" w:eastAsia="Arial" w:hAnsi="Arial"/>
        </w:rPr>
      </w:pPr>
      <w:r w:rsidDel="00000000" w:rsidR="00000000" w:rsidRPr="00000000">
        <w:rPr>
          <w:rFonts w:ascii="Arial" w:cs="Arial" w:eastAsia="Arial" w:hAnsi="Arial"/>
          <w:rtl w:val="0"/>
        </w:rPr>
        <w:t xml:space="preserve">0b01 - Predefined Topic Alias.</w:t>
      </w:r>
    </w:p>
    <w:p w:rsidR="00000000" w:rsidDel="00000000" w:rsidP="00000000" w:rsidRDefault="00000000" w:rsidRPr="00000000" w14:paraId="00000BB5">
      <w:pPr>
        <w:numPr>
          <w:ilvl w:val="0"/>
          <w:numId w:val="13"/>
        </w:numPr>
        <w:spacing w:after="200" w:before="0" w:line="248.00000000000006" w:lineRule="auto"/>
        <w:ind w:left="720" w:right="6" w:hanging="360"/>
        <w:rPr>
          <w:rFonts w:ascii="Arial" w:cs="Arial" w:eastAsia="Arial" w:hAnsi="Arial"/>
        </w:rPr>
      </w:pPr>
      <w:r w:rsidDel="00000000" w:rsidR="00000000" w:rsidRPr="00000000">
        <w:rPr>
          <w:rFonts w:ascii="Arial" w:cs="Arial" w:eastAsia="Arial" w:hAnsi="Arial"/>
          <w:rtl w:val="0"/>
        </w:rPr>
        <w:t xml:space="preserve">0b10 - Short Topic Name. A two byte Topic Name, with the same syntax</w:t>
      </w:r>
      <w:r w:rsidDel="00000000" w:rsidR="00000000" w:rsidRPr="00000000">
        <w:rPr>
          <w:rFonts w:ascii="Arial" w:cs="Arial" w:eastAsia="Arial" w:hAnsi="Arial"/>
          <w:rtl w:val="0"/>
        </w:rPr>
        <w:t xml:space="preserve"> as Topic Name. However, some 1.2 implementations treated this as a binary field.</w:t>
      </w:r>
    </w:p>
    <w:p w:rsidR="00000000" w:rsidDel="00000000" w:rsidP="00000000" w:rsidRDefault="00000000" w:rsidRPr="00000000" w14:paraId="00000BB6">
      <w:pPr>
        <w:pStyle w:val="Heading4"/>
        <w:spacing w:after="0" w:before="0" w:line="248.00000000000006" w:lineRule="auto"/>
        <w:ind w:left="0" w:right="6" w:firstLine="0"/>
        <w:rPr/>
      </w:pPr>
      <w:bookmarkStart w:colFirst="0" w:colLast="0" w:name="_heading=h.f8v6o4gdlqm1" w:id="361"/>
      <w:bookmarkEnd w:id="361"/>
      <w:r w:rsidDel="00000000" w:rsidR="00000000" w:rsidRPr="00000000">
        <w:rPr>
          <w:rtl w:val="0"/>
        </w:rPr>
        <w:t xml:space="preserve">C.6.2.2 QoS</w:t>
      </w:r>
    </w:p>
    <w:p w:rsidR="00000000" w:rsidDel="00000000" w:rsidP="00000000" w:rsidRDefault="00000000" w:rsidRPr="00000000" w14:paraId="00000BB7">
      <w:pPr>
        <w:rPr/>
      </w:pPr>
      <w:r w:rsidDel="00000000" w:rsidR="00000000" w:rsidRPr="00000000">
        <w:rPr>
          <w:b w:val="1"/>
          <w:rtl w:val="0"/>
        </w:rPr>
        <w:t xml:space="preserve">Position</w:t>
      </w:r>
      <w:r w:rsidDel="00000000" w:rsidR="00000000" w:rsidRPr="00000000">
        <w:rPr>
          <w:rtl w:val="0"/>
        </w:rPr>
        <w:t xml:space="preserve">: bits 5 and 6 of the PUBLISH Flags.</w:t>
      </w:r>
      <w:r w:rsidDel="00000000" w:rsidR="00000000" w:rsidRPr="00000000">
        <w:rPr>
          <w:rtl w:val="0"/>
        </w:rPr>
      </w:r>
    </w:p>
    <w:p w:rsidR="00000000" w:rsidDel="00000000" w:rsidP="00000000" w:rsidRDefault="00000000" w:rsidRPr="00000000" w14:paraId="00000BB8">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Set this field to “0b11” for QoS -1. </w:t>
      </w:r>
    </w:p>
    <w:p w:rsidR="00000000" w:rsidDel="00000000" w:rsidP="00000000" w:rsidRDefault="00000000" w:rsidRPr="00000000" w14:paraId="00000BB9">
      <w:pPr>
        <w:pStyle w:val="Heading4"/>
        <w:spacing w:after="0" w:before="0" w:line="248.00000000000006" w:lineRule="auto"/>
        <w:ind w:left="0" w:right="6" w:firstLine="0"/>
        <w:rPr/>
      </w:pPr>
      <w:bookmarkStart w:colFirst="0" w:colLast="0" w:name="_heading=h.k1um9syapc89" w:id="362"/>
      <w:bookmarkEnd w:id="362"/>
      <w:r w:rsidDel="00000000" w:rsidR="00000000" w:rsidRPr="00000000">
        <w:rPr>
          <w:rtl w:val="0"/>
        </w:rPr>
        <w:t xml:space="preserve">C.6.2.3 DUP</w:t>
      </w:r>
    </w:p>
    <w:p w:rsidR="00000000" w:rsidDel="00000000" w:rsidP="00000000" w:rsidRDefault="00000000" w:rsidRPr="00000000" w14:paraId="00000BBA">
      <w:pPr>
        <w:rPr/>
      </w:pPr>
      <w:r w:rsidDel="00000000" w:rsidR="00000000" w:rsidRPr="00000000">
        <w:rPr>
          <w:b w:val="1"/>
          <w:rtl w:val="0"/>
        </w:rPr>
        <w:t xml:space="preserve">Position</w:t>
      </w:r>
      <w:r w:rsidDel="00000000" w:rsidR="00000000" w:rsidRPr="00000000">
        <w:rPr>
          <w:rtl w:val="0"/>
        </w:rPr>
        <w:t xml:space="preserve">: bit 7 of the PUBLISH Flags.</w:t>
      </w:r>
      <w:r w:rsidDel="00000000" w:rsidR="00000000" w:rsidRPr="00000000">
        <w:rPr>
          <w:rtl w:val="0"/>
        </w:rPr>
      </w:r>
    </w:p>
    <w:p w:rsidR="00000000" w:rsidDel="00000000" w:rsidP="00000000" w:rsidRDefault="00000000" w:rsidRPr="00000000" w14:paraId="00000BBB">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Set to 0.</w:t>
      </w:r>
    </w:p>
    <w:p w:rsidR="00000000" w:rsidDel="00000000" w:rsidP="00000000" w:rsidRDefault="00000000" w:rsidRPr="00000000" w14:paraId="00000BBC">
      <w:pPr>
        <w:pStyle w:val="Heading4"/>
        <w:spacing w:after="0" w:before="0" w:line="246.99999999999994" w:lineRule="auto"/>
        <w:ind w:left="0" w:right="6" w:firstLine="0"/>
        <w:rPr/>
      </w:pPr>
      <w:bookmarkStart w:colFirst="0" w:colLast="0" w:name="_heading=h.fdqzktr96rsl" w:id="363"/>
      <w:bookmarkEnd w:id="363"/>
      <w:r w:rsidDel="00000000" w:rsidR="00000000" w:rsidRPr="00000000">
        <w:rPr>
          <w:rtl w:val="0"/>
        </w:rPr>
        <w:t xml:space="preserve">C.6.2.4 Retain</w:t>
      </w:r>
    </w:p>
    <w:p w:rsidR="00000000" w:rsidDel="00000000" w:rsidP="00000000" w:rsidRDefault="00000000" w:rsidRPr="00000000" w14:paraId="00000BBD">
      <w:pPr>
        <w:rPr/>
      </w:pPr>
      <w:r w:rsidDel="00000000" w:rsidR="00000000" w:rsidRPr="00000000">
        <w:rPr>
          <w:b w:val="1"/>
          <w:rtl w:val="0"/>
        </w:rPr>
        <w:t xml:space="preserve">Position</w:t>
      </w:r>
      <w:r w:rsidDel="00000000" w:rsidR="00000000" w:rsidRPr="00000000">
        <w:rPr>
          <w:rtl w:val="0"/>
        </w:rPr>
        <w:t xml:space="preserve">: bit 4 of the PUBLISH Flags.</w:t>
      </w:r>
      <w:r w:rsidDel="00000000" w:rsidR="00000000" w:rsidRPr="00000000">
        <w:rPr>
          <w:rtl w:val="0"/>
        </w:rPr>
      </w:r>
    </w:p>
    <w:p w:rsidR="00000000" w:rsidDel="00000000" w:rsidP="00000000" w:rsidRDefault="00000000" w:rsidRPr="00000000" w14:paraId="00000BBE">
      <w:pPr>
        <w:spacing w:after="280" w:before="0" w:line="246.99999999999994" w:lineRule="auto"/>
        <w:ind w:left="0" w:right="6" w:firstLine="0"/>
        <w:rPr>
          <w:rFonts w:ascii="Arial" w:cs="Arial" w:eastAsia="Arial" w:hAnsi="Arial"/>
        </w:rPr>
      </w:pPr>
      <w:r w:rsidDel="00000000" w:rsidR="00000000" w:rsidRPr="00000000">
        <w:rPr>
          <w:rFonts w:ascii="Arial" w:cs="Arial" w:eastAsia="Arial" w:hAnsi="Arial"/>
          <w:rtl w:val="0"/>
        </w:rPr>
        <w:t xml:space="preserve">This flag signifies whether the message is published as a retained message or not. See </w:t>
      </w:r>
      <w:hyperlink w:anchor="_heading=h.ly7c1y">
        <w:r w:rsidDel="00000000" w:rsidR="00000000" w:rsidRPr="00000000">
          <w:rPr>
            <w:color w:val="1155cc"/>
            <w:u w:val="single"/>
            <w:rtl w:val="0"/>
          </w:rPr>
          <w:t xml:space="preserve">4.13 Retained Messages</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for more information.</w:t>
      </w:r>
    </w:p>
    <w:p w:rsidR="00000000" w:rsidDel="00000000" w:rsidP="00000000" w:rsidRDefault="00000000" w:rsidRPr="00000000" w14:paraId="00000BBF">
      <w:pPr>
        <w:pStyle w:val="Heading3"/>
        <w:ind w:left="0" w:firstLine="0"/>
        <w:rPr/>
      </w:pPr>
      <w:bookmarkStart w:colFirst="0" w:colLast="0" w:name="_heading=h.vdd4u1anmq9" w:id="364"/>
      <w:bookmarkEnd w:id="364"/>
      <w:r w:rsidDel="00000000" w:rsidR="00000000" w:rsidRPr="00000000">
        <w:rPr>
          <w:rtl w:val="0"/>
        </w:rPr>
        <w:t xml:space="preserve">C.6.3 Topic Alias </w:t>
      </w:r>
    </w:p>
    <w:p w:rsidR="00000000" w:rsidDel="00000000" w:rsidP="00000000" w:rsidRDefault="00000000" w:rsidRPr="00000000" w14:paraId="00000BC0">
      <w:pPr>
        <w:spacing w:after="306" w:before="0" w:line="248.00000000000006" w:lineRule="auto"/>
        <w:rPr>
          <w:rFonts w:ascii="Arial" w:cs="Arial" w:eastAsia="Arial" w:hAnsi="Arial"/>
        </w:rPr>
      </w:pPr>
      <w:r w:rsidDel="00000000" w:rsidR="00000000" w:rsidRPr="00000000">
        <w:rPr>
          <w:rFonts w:ascii="Arial" w:cs="Arial" w:eastAsia="Arial" w:hAnsi="Arial"/>
          <w:rtl w:val="0"/>
        </w:rPr>
        <w:t xml:space="preserve">Only present if the Topic Type is Predefined Topic Alias. Contain a Topic Alias which is preconfigured to be known to both the sender and receiver.</w:t>
      </w:r>
    </w:p>
    <w:p w:rsidR="00000000" w:rsidDel="00000000" w:rsidP="00000000" w:rsidRDefault="00000000" w:rsidRPr="00000000" w14:paraId="00000BC1">
      <w:pPr>
        <w:pStyle w:val="Heading3"/>
        <w:spacing w:after="200" w:before="0" w:line="248.00000000000006" w:lineRule="auto"/>
        <w:ind w:left="0" w:firstLine="0"/>
        <w:rPr/>
      </w:pPr>
      <w:bookmarkStart w:colFirst="0" w:colLast="0" w:name="_heading=h.qpk20o16bg3e" w:id="365"/>
      <w:bookmarkEnd w:id="365"/>
      <w:r w:rsidDel="00000000" w:rsidR="00000000" w:rsidRPr="00000000">
        <w:rPr>
          <w:rtl w:val="0"/>
        </w:rPr>
        <w:t xml:space="preserve">C.6.4 Topic Short Name</w:t>
      </w:r>
    </w:p>
    <w:p w:rsidR="00000000" w:rsidDel="00000000" w:rsidP="00000000" w:rsidRDefault="00000000" w:rsidRPr="00000000" w14:paraId="00000BC2">
      <w:pPr>
        <w:spacing w:after="200" w:before="0" w:line="248.00000000000006" w:lineRule="auto"/>
        <w:rPr>
          <w:shd w:fill="auto" w:val="clear"/>
        </w:rPr>
      </w:pPr>
      <w:r w:rsidDel="00000000" w:rsidR="00000000" w:rsidRPr="00000000">
        <w:rPr>
          <w:shd w:fill="auto" w:val="clear"/>
          <w:rtl w:val="0"/>
        </w:rPr>
        <w:t xml:space="preserve">Only present if the Topic Type is Short Topic Name. </w:t>
      </w:r>
    </w:p>
    <w:p w:rsidR="00000000" w:rsidDel="00000000" w:rsidP="00000000" w:rsidRDefault="00000000" w:rsidRPr="00000000" w14:paraId="00000BC3">
      <w:pPr>
        <w:spacing w:after="200" w:before="0" w:line="248.00000000000006" w:lineRule="auto"/>
        <w:rPr/>
      </w:pPr>
      <w:r w:rsidDel="00000000" w:rsidR="00000000" w:rsidRPr="00000000">
        <w:rPr>
          <w:shd w:fill="auto" w:val="clear"/>
          <w:rtl w:val="0"/>
        </w:rPr>
        <w:t xml:space="preserve">This is a two byte Topic Name. This Topic Type does not exist in later versions of MQTT-SN. It existed because the original MQTT-SN 1.2 did not allow a Long Topic Name, so the only other option for this packet was a Predefined Topic Alias.</w:t>
      </w:r>
      <w:r w:rsidDel="00000000" w:rsidR="00000000" w:rsidRPr="00000000">
        <w:rPr>
          <w:rtl w:val="0"/>
        </w:rPr>
      </w:r>
    </w:p>
    <w:p w:rsidR="00000000" w:rsidDel="00000000" w:rsidP="00000000" w:rsidRDefault="00000000" w:rsidRPr="00000000" w14:paraId="00000BC4">
      <w:pPr>
        <w:pStyle w:val="Heading3"/>
        <w:ind w:left="0" w:firstLine="0"/>
        <w:rPr/>
      </w:pPr>
      <w:bookmarkStart w:colFirst="0" w:colLast="0" w:name="_heading=h.n3kci6se3415" w:id="366"/>
      <w:bookmarkEnd w:id="366"/>
      <w:r w:rsidDel="00000000" w:rsidR="00000000" w:rsidRPr="00000000">
        <w:rPr>
          <w:rtl w:val="0"/>
        </w:rPr>
        <w:t xml:space="preserve">C.6.5 Topic Name Length</w:t>
      </w:r>
    </w:p>
    <w:p w:rsidR="00000000" w:rsidDel="00000000" w:rsidP="00000000" w:rsidRDefault="00000000" w:rsidRPr="00000000" w14:paraId="00000BC5">
      <w:pPr>
        <w:spacing w:after="200" w:before="0" w:line="248.00000000000006" w:lineRule="auto"/>
        <w:rPr>
          <w:shd w:fill="auto" w:val="clear"/>
        </w:rPr>
      </w:pPr>
      <w:r w:rsidDel="00000000" w:rsidR="00000000" w:rsidRPr="00000000">
        <w:rPr>
          <w:shd w:fill="auto" w:val="clear"/>
          <w:rtl w:val="0"/>
        </w:rPr>
        <w:t xml:space="preserve">Only present if the Topic Type is Topic Name.</w:t>
      </w:r>
    </w:p>
    <w:p w:rsidR="00000000" w:rsidDel="00000000" w:rsidP="00000000" w:rsidRDefault="00000000" w:rsidRPr="00000000" w14:paraId="00000BC6">
      <w:pPr>
        <w:spacing w:after="200" w:before="0" w:line="248.00000000000006" w:lineRule="auto"/>
        <w:rPr>
          <w:shd w:fill="auto" w:val="clear"/>
        </w:rPr>
      </w:pPr>
      <w:r w:rsidDel="00000000" w:rsidR="00000000" w:rsidRPr="00000000">
        <w:rPr>
          <w:shd w:fill="auto" w:val="clear"/>
          <w:rtl w:val="0"/>
        </w:rPr>
        <w:t xml:space="preserve">The length of the Topic Name field.</w:t>
      </w:r>
    </w:p>
    <w:p w:rsidR="00000000" w:rsidDel="00000000" w:rsidP="00000000" w:rsidRDefault="00000000" w:rsidRPr="00000000" w14:paraId="00000BC7">
      <w:pPr>
        <w:pStyle w:val="Heading3"/>
        <w:ind w:left="0" w:firstLine="0"/>
        <w:rPr/>
      </w:pPr>
      <w:bookmarkStart w:colFirst="0" w:colLast="0" w:name="_heading=h.fuo62t3iil3s" w:id="367"/>
      <w:bookmarkEnd w:id="367"/>
      <w:r w:rsidDel="00000000" w:rsidR="00000000" w:rsidRPr="00000000">
        <w:rPr>
          <w:rtl w:val="0"/>
        </w:rPr>
        <w:t xml:space="preserve">C.6.6 Topic Name</w:t>
      </w:r>
    </w:p>
    <w:p w:rsidR="00000000" w:rsidDel="00000000" w:rsidP="00000000" w:rsidRDefault="00000000" w:rsidRPr="00000000" w14:paraId="00000BC8">
      <w:pPr>
        <w:spacing w:after="200" w:before="0" w:line="248.00000000000006" w:lineRule="auto"/>
        <w:rPr>
          <w:shd w:fill="auto" w:val="clear"/>
        </w:rPr>
      </w:pPr>
      <w:r w:rsidDel="00000000" w:rsidR="00000000" w:rsidRPr="00000000">
        <w:rPr>
          <w:shd w:fill="auto" w:val="clear"/>
          <w:rtl w:val="0"/>
        </w:rPr>
        <w:t xml:space="preserve">Only present if the Topic Type is Topic Name.</w:t>
      </w:r>
    </w:p>
    <w:p w:rsidR="00000000" w:rsidDel="00000000" w:rsidP="00000000" w:rsidRDefault="00000000" w:rsidRPr="00000000" w14:paraId="00000BC9">
      <w:pPr>
        <w:rPr>
          <w:rFonts w:ascii="Arial" w:cs="Arial" w:eastAsia="Arial" w:hAnsi="Arial"/>
        </w:rPr>
      </w:pPr>
      <w:r w:rsidDel="00000000" w:rsidR="00000000" w:rsidRPr="00000000">
        <w:rPr>
          <w:rtl w:val="0"/>
        </w:rPr>
        <w:t xml:space="preserve">Topic Name is a UTF-8 encoded string of length Topic Name Length.</w:t>
      </w:r>
      <w:r w:rsidDel="00000000" w:rsidR="00000000" w:rsidRPr="00000000">
        <w:rPr>
          <w:rtl w:val="0"/>
        </w:rPr>
      </w:r>
    </w:p>
    <w:p w:rsidR="00000000" w:rsidDel="00000000" w:rsidP="00000000" w:rsidRDefault="00000000" w:rsidRPr="00000000" w14:paraId="00000BCA">
      <w:pPr>
        <w:pStyle w:val="Heading3"/>
        <w:ind w:left="0" w:firstLine="0"/>
        <w:rPr/>
      </w:pPr>
      <w:bookmarkStart w:colFirst="0" w:colLast="0" w:name="_heading=h.krzmgvozyfdn" w:id="368"/>
      <w:bookmarkEnd w:id="368"/>
      <w:r w:rsidDel="00000000" w:rsidR="00000000" w:rsidRPr="00000000">
        <w:rPr>
          <w:rtl w:val="0"/>
        </w:rPr>
        <w:t xml:space="preserve">C.6.7 Payload</w:t>
      </w:r>
    </w:p>
    <w:p w:rsidR="00000000" w:rsidDel="00000000" w:rsidP="00000000" w:rsidRDefault="00000000" w:rsidRPr="00000000" w14:paraId="00000BCB">
      <w:pPr>
        <w:spacing w:after="306" w:lineRule="auto"/>
        <w:ind w:left="-5" w:firstLine="0"/>
        <w:rPr>
          <w:rFonts w:ascii="Arial" w:cs="Arial" w:eastAsia="Arial" w:hAnsi="Arial"/>
        </w:rPr>
      </w:pPr>
      <w:r w:rsidDel="00000000" w:rsidR="00000000" w:rsidRPr="00000000">
        <w:rPr>
          <w:rtl w:val="0"/>
        </w:rPr>
        <w:t xml:space="preserve">The Payload contains the payload data of  the Application Message that is being published. The content and format of the data is application specific. It is valid for a PUBLISH packet to contain a zero length Payload.</w:t>
      </w:r>
      <w:r w:rsidDel="00000000" w:rsidR="00000000" w:rsidRPr="00000000">
        <w:rPr>
          <w:rtl w:val="0"/>
        </w:rPr>
      </w:r>
    </w:p>
    <w:p w:rsidR="00000000" w:rsidDel="00000000" w:rsidP="00000000" w:rsidRDefault="00000000" w:rsidRPr="00000000" w14:paraId="00000BCC">
      <w:pPr>
        <w:pStyle w:val="Heading3"/>
        <w:spacing w:after="306" w:lineRule="auto"/>
        <w:ind w:left="-5" w:firstLine="0"/>
        <w:rPr/>
      </w:pPr>
      <w:bookmarkStart w:colFirst="0" w:colLast="0" w:name="_heading=h.q6351elzwqpo" w:id="369"/>
      <w:bookmarkEnd w:id="369"/>
      <w:r w:rsidDel="00000000" w:rsidR="00000000" w:rsidRPr="00000000">
        <w:rPr>
          <w:rtl w:val="0"/>
        </w:rPr>
        <w:t xml:space="preserve">C.6.8 PUBLISH with QoS -1 Actions</w:t>
      </w:r>
    </w:p>
    <w:p w:rsidR="00000000" w:rsidDel="00000000" w:rsidP="00000000" w:rsidRDefault="00000000" w:rsidRPr="00000000" w14:paraId="00000BCD">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Server uses a PUBLISH QoS -1 packet to send an Application Message to a Network Address, for possible receipt by a Server or another Client.</w:t>
      </w:r>
    </w:p>
    <w:p w:rsidR="00000000" w:rsidDel="00000000" w:rsidP="00000000" w:rsidRDefault="00000000" w:rsidRPr="00000000" w14:paraId="00000BCE">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rtl w:val="0"/>
        </w:rPr>
        <w:t xml:space="preserve">If received by a Client or Server, the PUBLISH QoS -1 packet is treated as if its QoS were 0</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color w:val="000000"/>
          <w:rtl w:val="0"/>
        </w:rPr>
        <w:t xml:space="preserve">as described in </w:t>
      </w:r>
      <w:hyperlink w:anchor="_heading=h.3hu8nopr74va">
        <w:r w:rsidDel="00000000" w:rsidR="00000000" w:rsidRPr="00000000">
          <w:rPr>
            <w:color w:val="1155cc"/>
            <w:u w:val="single"/>
            <w:rtl w:val="0"/>
          </w:rPr>
          <w:t xml:space="preserve">3.6.3.7 PUBLISH Actions</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BCF">
      <w:pPr>
        <w:pStyle w:val="Heading2"/>
        <w:keepLines w:val="1"/>
        <w:spacing w:after="64" w:before="0" w:line="259" w:lineRule="auto"/>
        <w:ind w:left="0" w:firstLine="0"/>
        <w:rPr/>
      </w:pPr>
      <w:bookmarkStart w:colFirst="0" w:colLast="0" w:name="_heading=h.em3zx8yhqijk" w:id="370"/>
      <w:bookmarkEnd w:id="370"/>
      <w:r w:rsidDel="00000000" w:rsidR="00000000" w:rsidRPr="00000000">
        <w:br w:type="page"/>
      </w:r>
      <w:r w:rsidDel="00000000" w:rsidR="00000000" w:rsidRPr="00000000">
        <w:rPr>
          <w:rtl w:val="0"/>
        </w:rPr>
      </w:r>
    </w:p>
    <w:p w:rsidR="00000000" w:rsidDel="00000000" w:rsidP="00000000" w:rsidRDefault="00000000" w:rsidRPr="00000000" w14:paraId="00000BD0">
      <w:pPr>
        <w:pStyle w:val="Heading2"/>
        <w:keepLines w:val="1"/>
        <w:spacing w:after="64" w:before="0" w:line="259" w:lineRule="auto"/>
        <w:ind w:left="0" w:firstLine="0"/>
        <w:rPr/>
      </w:pPr>
      <w:bookmarkStart w:colFirst="0" w:colLast="0" w:name="_heading=h.kble35c09nw4" w:id="371"/>
      <w:bookmarkEnd w:id="371"/>
      <w:r w:rsidDel="00000000" w:rsidR="00000000" w:rsidRPr="00000000">
        <w:rPr>
          <w:rtl w:val="0"/>
        </w:rPr>
        <w:t xml:space="preserve">C.7 Gateway Advertisement and Discovery</w:t>
      </w:r>
    </w:p>
    <w:p w:rsidR="00000000" w:rsidDel="00000000" w:rsidP="00000000" w:rsidRDefault="00000000" w:rsidRPr="00000000" w14:paraId="00000BD1">
      <w:pPr>
        <w:spacing w:after="200" w:before="0" w:lineRule="auto"/>
        <w:ind w:left="0" w:right="0" w:firstLine="0"/>
        <w:rPr>
          <w:color w:val="000000"/>
          <w:shd w:fill="auto" w:val="clear"/>
        </w:rPr>
      </w:pPr>
      <w:r w:rsidDel="00000000" w:rsidR="00000000" w:rsidRPr="00000000">
        <w:rPr>
          <w:color w:val="000000"/>
          <w:shd w:fill="auto" w:val="clear"/>
          <w:rtl w:val="0"/>
        </w:rPr>
        <w:t xml:space="preserve">Clients might have foreknowledge of how to reach a Gateway, but in dynamic networks they may not. MQTT-SN supports mechanisms to allow Clients to find available MQTT-SN Gateways. This support is optional - it may not be needed. In some implementations, the underlying network technology might be used for this purpose instead.</w:t>
      </w:r>
    </w:p>
    <w:p w:rsidR="00000000" w:rsidDel="00000000" w:rsidP="00000000" w:rsidRDefault="00000000" w:rsidRPr="00000000" w14:paraId="00000BD2">
      <w:pPr>
        <w:spacing w:after="0" w:before="0" w:lineRule="auto"/>
        <w:ind w:left="0" w:right="0" w:firstLine="0"/>
        <w:rPr>
          <w:color w:val="000000"/>
          <w:shd w:fill="auto" w:val="clear"/>
        </w:rPr>
      </w:pPr>
      <w:r w:rsidDel="00000000" w:rsidR="00000000" w:rsidRPr="00000000">
        <w:rPr>
          <w:color w:val="000000"/>
          <w:shd w:fill="auto" w:val="clear"/>
          <w:rtl w:val="0"/>
        </w:rPr>
        <w:t xml:space="preserve">In MQTT-SN there are two principal ways for Clients and Gateways to find each other:</w:t>
      </w:r>
    </w:p>
    <w:p w:rsidR="00000000" w:rsidDel="00000000" w:rsidP="00000000" w:rsidRDefault="00000000" w:rsidRPr="00000000" w14:paraId="00000BD3">
      <w:pPr>
        <w:numPr>
          <w:ilvl w:val="0"/>
          <w:numId w:val="58"/>
        </w:numPr>
        <w:spacing w:after="0" w:before="0" w:lineRule="auto"/>
        <w:ind w:left="720" w:right="0" w:hanging="360"/>
        <w:rPr>
          <w:color w:val="000000"/>
          <w:shd w:fill="auto" w:val="clear"/>
        </w:rPr>
      </w:pPr>
      <w:r w:rsidDel="00000000" w:rsidR="00000000" w:rsidRPr="00000000">
        <w:rPr>
          <w:color w:val="000000"/>
          <w:shd w:fill="auto" w:val="clear"/>
          <w:rtl w:val="0"/>
        </w:rPr>
        <w:t xml:space="preserve">The Gateway can periodically transmit, or broadcast, an ADVERTISE packet to its neighborhood.</w:t>
      </w:r>
    </w:p>
    <w:p w:rsidR="00000000" w:rsidDel="00000000" w:rsidP="00000000" w:rsidRDefault="00000000" w:rsidRPr="00000000" w14:paraId="00000BD4">
      <w:pPr>
        <w:numPr>
          <w:ilvl w:val="0"/>
          <w:numId w:val="58"/>
        </w:numPr>
        <w:spacing w:after="0" w:before="0" w:lineRule="auto"/>
        <w:ind w:left="720" w:right="0" w:hanging="360"/>
        <w:rPr>
          <w:color w:val="000000"/>
          <w:shd w:fill="auto" w:val="clear"/>
        </w:rPr>
      </w:pPr>
      <w:r w:rsidDel="00000000" w:rsidR="00000000" w:rsidRPr="00000000">
        <w:rPr>
          <w:color w:val="000000"/>
          <w:shd w:fill="auto" w:val="clear"/>
          <w:rtl w:val="0"/>
        </w:rPr>
        <w:t xml:space="preserve">The Client can elicit a response from one or more Gateways, or Clients which know the network location of a Gateway, by broadcasting a SEARCHGW packet. The response, from either a Gateway or a Client on the Gateway’s behalf, is a GWINFO packet.</w:t>
      </w:r>
    </w:p>
    <w:p w:rsidR="00000000" w:rsidDel="00000000" w:rsidP="00000000" w:rsidRDefault="00000000" w:rsidRPr="00000000" w14:paraId="00000BD5">
      <w:pPr>
        <w:spacing w:after="0" w:before="200" w:lineRule="auto"/>
        <w:ind w:left="0" w:right="0" w:firstLine="0"/>
        <w:rPr/>
      </w:pPr>
      <w:r w:rsidDel="00000000" w:rsidR="00000000" w:rsidRPr="00000000">
        <w:rPr>
          <w:color w:val="000000"/>
          <w:shd w:fill="auto" w:val="clear"/>
          <w:rtl w:val="0"/>
        </w:rPr>
        <w:t xml:space="preserve">A Gateway should only advertise its presence, or respond to SEARCHGW requests, if it is able to accept subscriptions and forward messages. </w:t>
      </w:r>
      <w:r w:rsidDel="00000000" w:rsidR="00000000" w:rsidRPr="00000000">
        <w:rPr>
          <w:rtl w:val="0"/>
        </w:rPr>
        <w:t xml:space="preserve">For instance, a </w:t>
      </w:r>
      <w:hyperlink w:anchor="_heading=h.2b4f1fsjt2po">
        <w:r w:rsidDel="00000000" w:rsidR="00000000" w:rsidRPr="00000000">
          <w:rPr>
            <w:color w:val="1155cc"/>
            <w:u w:val="single"/>
            <w:rtl w:val="0"/>
          </w:rPr>
          <w:t xml:space="preserve">Transparent Gateway</w:t>
        </w:r>
      </w:hyperlink>
      <w:r w:rsidDel="00000000" w:rsidR="00000000" w:rsidRPr="00000000">
        <w:rPr>
          <w:rtl w:val="0"/>
        </w:rPr>
        <w:t xml:space="preserve"> which is not currently connected to an MQTT Server, should not advertise.</w:t>
      </w:r>
    </w:p>
    <w:p w:rsidR="00000000" w:rsidDel="00000000" w:rsidP="00000000" w:rsidRDefault="00000000" w:rsidRPr="00000000" w14:paraId="00000BD6">
      <w:pPr>
        <w:spacing w:after="0" w:lineRule="auto"/>
        <w:ind w:left="0" w:firstLine="0"/>
        <w:rPr>
          <w:highlight w:val="yellow"/>
        </w:rPr>
      </w:pPr>
      <w:r w:rsidDel="00000000" w:rsidR="00000000" w:rsidRPr="00000000">
        <w:rPr>
          <w:rtl w:val="0"/>
        </w:rPr>
        <w:t xml:space="preserve">Multiple Gateways may be active at the same time in the same network, in which case they will have different identifiers. It is up to the Client to decide to which Gateway it wants to connect. </w:t>
      </w:r>
      <w:r w:rsidDel="00000000" w:rsidR="00000000" w:rsidRPr="00000000">
        <w:rPr>
          <w:rtl w:val="0"/>
        </w:rPr>
      </w:r>
    </w:p>
    <w:p w:rsidR="00000000" w:rsidDel="00000000" w:rsidP="00000000" w:rsidRDefault="00000000" w:rsidRPr="00000000" w14:paraId="00000BD7">
      <w:pPr>
        <w:spacing w:after="0" w:lineRule="auto"/>
        <w:ind w:left="0" w:firstLine="0"/>
        <w:rPr/>
      </w:pPr>
      <w:r w:rsidDel="00000000" w:rsidR="00000000" w:rsidRPr="00000000">
        <w:rPr>
          <w:rtl w:val="0"/>
        </w:rPr>
        <w:t xml:space="preserve">A Client can maintain a list of active Gateways together with their network addresses. This list is populated with the information from ADVERTISE and GWINFO packets received.</w:t>
      </w:r>
    </w:p>
    <w:p w:rsidR="00000000" w:rsidDel="00000000" w:rsidP="00000000" w:rsidRDefault="00000000" w:rsidRPr="00000000" w14:paraId="00000BD8">
      <w:pPr>
        <w:spacing w:after="26" w:lineRule="auto"/>
        <w:ind w:left="0" w:firstLine="0"/>
        <w:rPr/>
      </w:pPr>
      <w:r w:rsidDel="00000000" w:rsidR="00000000" w:rsidRPr="00000000">
        <w:rPr>
          <w:rtl w:val="0"/>
        </w:rPr>
        <w:t xml:space="preserve">The time until the Gateway sends the next ADVERTISE packet is indicated in the </w:t>
      </w:r>
      <w:r w:rsidDel="00000000" w:rsidR="00000000" w:rsidRPr="00000000">
        <w:rPr>
          <w:i w:val="1"/>
          <w:rtl w:val="0"/>
        </w:rPr>
        <w:t xml:space="preserve">Duration </w:t>
      </w:r>
      <w:r w:rsidDel="00000000" w:rsidR="00000000" w:rsidRPr="00000000">
        <w:rPr>
          <w:rtl w:val="0"/>
        </w:rPr>
        <w:t xml:space="preserve">field of the ADVERTISE packet (</w:t>
      </w:r>
      <w:r w:rsidDel="00000000" w:rsidR="00000000" w:rsidRPr="00000000">
        <w:rPr>
          <w:i w:val="1"/>
          <w:u w:val="single"/>
          <w:rtl w:val="0"/>
        </w:rPr>
        <w:t xml:space="preserve">Advertise Duration</w:t>
      </w:r>
      <w:r w:rsidDel="00000000" w:rsidR="00000000" w:rsidRPr="00000000">
        <w:rPr>
          <w:rtl w:val="0"/>
        </w:rPr>
        <w:t xml:space="preserve">). A Client may use this information to monitor the availability of a Gateway. For example, if it does not receive ADVERTISE packets from a Gateway several times (</w:t>
      </w:r>
      <w:r w:rsidDel="00000000" w:rsidR="00000000" w:rsidRPr="00000000">
        <w:rPr>
          <w:i w:val="1"/>
          <w:u w:val="single"/>
          <w:rtl w:val="0"/>
        </w:rPr>
        <w:t xml:space="preserve">Advertise Count</w:t>
      </w:r>
      <w:r w:rsidDel="00000000" w:rsidR="00000000" w:rsidRPr="00000000">
        <w:rPr>
          <w:rtl w:val="0"/>
        </w:rPr>
        <w:t xml:space="preserve">) consecutively, it may assume that the Gateway is down and remove it from its list of active Gateways. Similarly, Gateways in stand-by mode can become active (and start sending ADVERTISE packets) if they fail to observe successive advertisements from a previously active Gateway.</w:t>
      </w:r>
    </w:p>
    <w:p w:rsidR="00000000" w:rsidDel="00000000" w:rsidP="00000000" w:rsidRDefault="00000000" w:rsidRPr="00000000" w14:paraId="00000BD9">
      <w:pPr>
        <w:spacing w:after="30" w:lineRule="auto"/>
        <w:ind w:left="0" w:firstLine="0"/>
        <w:rPr/>
      </w:pPr>
      <w:r w:rsidDel="00000000" w:rsidR="00000000" w:rsidRPr="00000000">
        <w:rPr>
          <w:rtl w:val="0"/>
        </w:rPr>
        <w:t xml:space="preserve">If the ADVERTISE packets are broadcast into the whole wireless network, the time interval between two consecutive ADVERTISE packets sent by a gateway should be large enough (greater than 15 minutes for example) to avoid bandwidth congestion in the network.</w:t>
      </w:r>
    </w:p>
    <w:p w:rsidR="00000000" w:rsidDel="00000000" w:rsidP="00000000" w:rsidRDefault="00000000" w:rsidRPr="00000000" w14:paraId="00000BDA">
      <w:pPr>
        <w:spacing w:after="26" w:lineRule="auto"/>
        <w:ind w:left="0" w:firstLine="0"/>
        <w:rPr/>
      </w:pPr>
      <w:r w:rsidDel="00000000" w:rsidR="00000000" w:rsidRPr="00000000">
        <w:rPr>
          <w:rtl w:val="0"/>
        </w:rPr>
        <w:t xml:space="preserve">A large interval between ADVERTISE packets can lead to a long waiting time for new Clients which are looking for a Gateway. To shorten this waiting time a client may send a SEARCHGW packet. To prevent network flooding when multiple clients start searching for a Gateway almost at the same time, the sending of the SEARCHGW packet can be delayed by a random time </w:t>
      </w:r>
      <w:r w:rsidDel="00000000" w:rsidR="00000000" w:rsidRPr="00000000">
        <w:rPr>
          <w:i w:val="1"/>
          <w:u w:val="single"/>
          <w:rtl w:val="0"/>
        </w:rPr>
        <w:t xml:space="preserve">SEARCHGW Delay</w:t>
      </w:r>
      <w:r w:rsidDel="00000000" w:rsidR="00000000" w:rsidRPr="00000000">
        <w:rPr>
          <w:rtl w:val="0"/>
        </w:rPr>
        <w:t xml:space="preserve">. A client can cancel its transmission of the SEARCHGW packet if it receives during this delay time a SEARCHGW packet sent by another client and identical to the one it wants to send, and behaves as if the SEARCHGW packet was sent by itself.</w:t>
      </w:r>
    </w:p>
    <w:p w:rsidR="00000000" w:rsidDel="00000000" w:rsidP="00000000" w:rsidRDefault="00000000" w:rsidRPr="00000000" w14:paraId="00000BDB">
      <w:pPr>
        <w:spacing w:after="24" w:lineRule="auto"/>
        <w:ind w:left="0" w:firstLine="0"/>
        <w:rPr/>
      </w:pPr>
      <w:r w:rsidDel="00000000" w:rsidR="00000000" w:rsidRPr="00000000">
        <w:rPr>
          <w:rtl w:val="0"/>
        </w:rPr>
        <w:t xml:space="preserve">Upon receiving a SEARCHGW packet a Gateway replies with a GWINFO packet containing its identifier. Similarly, a Client can answer with a GWINFO packet if it has at least one item in its active Gateway list. If the Client has multiple Gateways in its list, it can select one Gateway out of its list and include that information in the GWINFO packet.</w:t>
      </w:r>
    </w:p>
    <w:p w:rsidR="00000000" w:rsidDel="00000000" w:rsidP="00000000" w:rsidRDefault="00000000" w:rsidRPr="00000000" w14:paraId="00000BDC">
      <w:pPr>
        <w:spacing w:after="200" w:lineRule="auto"/>
        <w:ind w:left="0" w:firstLine="0"/>
        <w:rPr/>
      </w:pPr>
      <w:r w:rsidDel="00000000" w:rsidR="00000000" w:rsidRPr="00000000">
        <w:rPr>
          <w:rtl w:val="0"/>
        </w:rPr>
        <w:t xml:space="preserve">To give priority to Gateways a client delays its sending of the GWINFO packet for a random time </w:t>
      </w:r>
      <w:r w:rsidDel="00000000" w:rsidR="00000000" w:rsidRPr="00000000">
        <w:rPr>
          <w:i w:val="1"/>
          <w:u w:val="single"/>
          <w:rtl w:val="0"/>
        </w:rPr>
        <w:t xml:space="preserve">GWINFO Delay</w:t>
      </w:r>
      <w:r w:rsidDel="00000000" w:rsidR="00000000" w:rsidRPr="00000000">
        <w:rPr>
          <w:rtl w:val="0"/>
        </w:rPr>
        <w:t xml:space="preserve">. If during this delay the Client receives a GWINFO packet it cancels the sending of its own GWINFO packet.</w:t>
      </w:r>
    </w:p>
    <w:p w:rsidR="00000000" w:rsidDel="00000000" w:rsidP="00000000" w:rsidRDefault="00000000" w:rsidRPr="00000000" w14:paraId="00000BDD">
      <w:pPr>
        <w:keepLines w:val="1"/>
        <w:spacing w:after="77" w:before="0" w:lineRule="auto"/>
        <w:ind w:left="0" w:firstLine="0"/>
        <w:rPr>
          <w:color w:val="000000"/>
        </w:rPr>
      </w:pPr>
      <w:r w:rsidDel="00000000" w:rsidR="00000000" w:rsidRPr="00000000">
        <w:rPr>
          <w:rtl w:val="0"/>
        </w:rPr>
        <w:t xml:space="preserve">If there is no response, the SEARCHGW packet may be retransmitted. In this case the time intervals between consecutive SEARCHGW packets should be increased by an exponential backoff algorithm such as that described in </w:t>
      </w:r>
      <w:hyperlink w:anchor="_heading=h.x5dohv2o2038">
        <w:r w:rsidDel="00000000" w:rsidR="00000000" w:rsidRPr="00000000">
          <w:rPr>
            <w:color w:val="1155cc"/>
            <w:u w:val="single"/>
            <w:rtl w:val="0"/>
          </w:rPr>
          <w:t xml:space="preserve">C.4 Exponential Backoff</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BDE">
      <w:pPr>
        <w:pStyle w:val="Heading1"/>
        <w:spacing w:after="360" w:before="360" w:lineRule="auto"/>
        <w:ind w:left="0" w:firstLine="0"/>
        <w:rPr>
          <w:rFonts w:ascii="Arial" w:cs="Arial" w:eastAsia="Arial" w:hAnsi="Arial"/>
          <w:highlight w:val="yellow"/>
        </w:rPr>
      </w:pPr>
      <w:bookmarkStart w:colFirst="0" w:colLast="0" w:name="_heading=h.ewpzaw2f211a" w:id="372"/>
      <w:bookmarkEnd w:id="372"/>
      <w:r w:rsidDel="00000000" w:rsidR="00000000" w:rsidRPr="00000000">
        <w:rPr>
          <w:rFonts w:ascii="Arial" w:cs="Arial" w:eastAsia="Arial" w:hAnsi="Arial"/>
          <w:highlight w:val="yellow"/>
          <w:rtl w:val="0"/>
        </w:rPr>
        <w:t xml:space="preserve">Appendix D. Revision History (informative)</w:t>
      </w:r>
    </w:p>
    <w:p w:rsidR="00000000" w:rsidDel="00000000" w:rsidP="00000000" w:rsidRDefault="00000000" w:rsidRPr="00000000" w14:paraId="00000BDF">
      <w:pPr>
        <w:rPr>
          <w:rFonts w:ascii="Arial" w:cs="Arial" w:eastAsia="Arial" w:hAnsi="Arial"/>
          <w:highlight w:val="yellow"/>
        </w:rPr>
      </w:pPr>
      <w:r w:rsidDel="00000000" w:rsidR="00000000" w:rsidRPr="00000000">
        <w:rPr>
          <w:rFonts w:ascii="Arial" w:cs="Arial" w:eastAsia="Arial" w:hAnsi="Arial"/>
          <w:highlight w:val="yellow"/>
          <w:rtl w:val="0"/>
        </w:rPr>
        <w:t xml:space="preserve">[Optional section.]</w:t>
      </w:r>
    </w:p>
    <w:p w:rsidR="00000000" w:rsidDel="00000000" w:rsidP="00000000" w:rsidRDefault="00000000" w:rsidRPr="00000000" w14:paraId="00000BE0">
      <w:pPr>
        <w:rPr>
          <w:rFonts w:ascii="Arial" w:cs="Arial" w:eastAsia="Arial" w:hAnsi="Arial"/>
          <w:highlight w:val="yellow"/>
        </w:rPr>
      </w:pPr>
      <w:r w:rsidDel="00000000" w:rsidR="00000000" w:rsidRPr="00000000">
        <w:rPr>
          <w:rFonts w:ascii="Arial" w:cs="Arial" w:eastAsia="Arial" w:hAnsi="Arial"/>
          <w:highlight w:val="yellow"/>
          <w:rtl w:val="0"/>
        </w:rPr>
        <w:t xml:space="preserve">Revisions made since the initial stage of this numbered Version of this document may be tracked here.</w:t>
      </w:r>
    </w:p>
    <w:p w:rsidR="00000000" w:rsidDel="00000000" w:rsidP="00000000" w:rsidRDefault="00000000" w:rsidRPr="00000000" w14:paraId="00000BE1">
      <w:pPr>
        <w:rPr>
          <w:rFonts w:ascii="Arial" w:cs="Arial" w:eastAsia="Arial" w:hAnsi="Arial"/>
          <w:highlight w:val="yellow"/>
        </w:rPr>
      </w:pPr>
      <w:sdt>
        <w:sdtPr>
          <w:id w:val="795846406"/>
          <w:tag w:val="goog_rdk_70"/>
        </w:sdtPr>
        <w:sdtContent>
          <w:commentRangeStart w:id="50"/>
        </w:sdtContent>
      </w:sdt>
      <w:sdt>
        <w:sdtPr>
          <w:id w:val="-1831054030"/>
          <w:tag w:val="goog_rdk_71"/>
        </w:sdtPr>
        <w:sdtContent>
          <w:commentRangeStart w:id="51"/>
        </w:sdtContent>
      </w:sdt>
      <w:r w:rsidDel="00000000" w:rsidR="00000000" w:rsidRPr="00000000">
        <w:rPr>
          <w:rFonts w:ascii="Arial" w:cs="Arial" w:eastAsia="Arial" w:hAnsi="Arial"/>
          <w:highlight w:val="yellow"/>
          <w:rtl w:val="0"/>
        </w:rPr>
        <w:t xml:space="preserve">Note: If revision tracking is handled in another system like github, provide a link to it instead of using this table, if desired. Remove this note before submitting for publication.</w:t>
      </w:r>
      <w:commentRangeEnd w:id="50"/>
      <w:r w:rsidDel="00000000" w:rsidR="00000000" w:rsidRPr="00000000">
        <w:commentReference w:id="50"/>
      </w:r>
      <w:commentRangeEnd w:id="51"/>
      <w:r w:rsidDel="00000000" w:rsidR="00000000" w:rsidRPr="00000000">
        <w:commentReference w:id="51"/>
      </w:r>
      <w:r w:rsidDel="00000000" w:rsidR="00000000" w:rsidRPr="00000000">
        <w:rPr>
          <w:rtl w:val="0"/>
        </w:rPr>
      </w:r>
    </w:p>
    <w:tbl>
      <w:tblPr>
        <w:tblStyle w:val="Table18"/>
        <w:tblpPr w:leftFromText="180" w:rightFromText="180" w:topFromText="180" w:bottomFromText="180" w:vertAnchor="text" w:horzAnchor="text" w:tblpX="0" w:tblpY="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5"/>
        <w:gridCol w:w="2160"/>
        <w:gridCol w:w="1730"/>
        <w:gridCol w:w="4295"/>
        <w:tblGridChange w:id="0">
          <w:tblGrid>
            <w:gridCol w:w="1165"/>
            <w:gridCol w:w="2160"/>
            <w:gridCol w:w="1730"/>
            <w:gridCol w:w="42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2">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Revision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3">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4">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Editor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5">
            <w:pPr>
              <w:rPr>
                <w:rFonts w:ascii="Arial" w:cs="Arial" w:eastAsia="Arial" w:hAnsi="Arial"/>
                <w:highlight w:val="yellow"/>
              </w:rPr>
            </w:pPr>
            <w:r w:rsidDel="00000000" w:rsidR="00000000" w:rsidRPr="00000000">
              <w:rPr>
                <w:rFonts w:ascii="Arial" w:cs="Arial" w:eastAsia="Arial" w:hAnsi="Arial"/>
                <w:highlight w:val="yellow"/>
                <w:rtl w:val="0"/>
              </w:rPr>
              <w:t xml:space="preserve">Changes Made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6">
            <w:pPr>
              <w:rPr>
                <w:rFonts w:ascii="Arial" w:cs="Arial" w:eastAsia="Arial" w:hAnsi="Arial"/>
                <w:highlight w:val="yellow"/>
              </w:rPr>
            </w:pPr>
            <w:r w:rsidDel="00000000" w:rsidR="00000000" w:rsidRPr="00000000">
              <w:rPr>
                <w:rFonts w:ascii="Arial" w:cs="Arial" w:eastAsia="Arial" w:hAnsi="Arial"/>
                <w:highlight w:val="yellow"/>
                <w:rtl w:val="0"/>
              </w:rPr>
              <w:t xml:space="preserve">WD-01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7">
            <w:pPr>
              <w:rPr>
                <w:rFonts w:ascii="Arial" w:cs="Arial" w:eastAsia="Arial" w:hAnsi="Arial"/>
                <w:highlight w:val="yellow"/>
              </w:rPr>
            </w:pPr>
            <w:r w:rsidDel="00000000" w:rsidR="00000000" w:rsidRPr="00000000">
              <w:rPr>
                <w:rFonts w:ascii="Arial" w:cs="Arial" w:eastAsia="Arial" w:hAnsi="Arial"/>
                <w:highlight w:val="yellow"/>
                <w:rtl w:val="0"/>
              </w:rPr>
              <w:t xml:space="preserve">[27th February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8">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9">
            <w:pPr>
              <w:rPr>
                <w:rFonts w:ascii="Arial" w:cs="Arial" w:eastAsia="Arial" w:hAnsi="Arial"/>
                <w:highlight w:val="yellow"/>
              </w:rPr>
            </w:pPr>
            <w:r w:rsidDel="00000000" w:rsidR="00000000" w:rsidRPr="00000000">
              <w:rPr>
                <w:rFonts w:ascii="Arial" w:cs="Arial" w:eastAsia="Arial" w:hAnsi="Arial"/>
                <w:highlight w:val="yellow"/>
                <w:rtl w:val="0"/>
              </w:rPr>
              <w:t xml:space="preserve">[Merge Initial Document and Input Specification]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A">
            <w:pPr>
              <w:rPr>
                <w:rFonts w:ascii="Arial" w:cs="Arial" w:eastAsia="Arial" w:hAnsi="Arial"/>
                <w:highlight w:val="yellow"/>
              </w:rPr>
            </w:pPr>
            <w:r w:rsidDel="00000000" w:rsidR="00000000" w:rsidRPr="00000000">
              <w:rPr>
                <w:rFonts w:ascii="Arial" w:cs="Arial" w:eastAsia="Arial" w:hAnsi="Arial"/>
                <w:highlight w:val="yellow"/>
                <w:rtl w:val="0"/>
              </w:rPr>
              <w:t xml:space="preserve">WD-02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B">
            <w:pPr>
              <w:rPr>
                <w:rFonts w:ascii="Arial" w:cs="Arial" w:eastAsia="Arial" w:hAnsi="Arial"/>
                <w:highlight w:val="yellow"/>
              </w:rPr>
            </w:pPr>
            <w:r w:rsidDel="00000000" w:rsidR="00000000" w:rsidRPr="00000000">
              <w:rPr>
                <w:rFonts w:ascii="Arial" w:cs="Arial" w:eastAsia="Arial" w:hAnsi="Arial"/>
                <w:highlight w:val="yellow"/>
                <w:rtl w:val="0"/>
              </w:rPr>
              <w:t xml:space="preserve">[4th April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C">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p w:rsidR="00000000" w:rsidDel="00000000" w:rsidP="00000000" w:rsidRDefault="00000000" w:rsidRPr="00000000" w14:paraId="00000BED">
            <w:pPr>
              <w:rPr>
                <w:rFonts w:ascii="Arial" w:cs="Arial" w:eastAsia="Arial" w:hAnsi="Arial"/>
                <w:highlight w:val="yellow"/>
              </w:rPr>
            </w:pPr>
            <w:r w:rsidDel="00000000" w:rsidR="00000000" w:rsidRPr="00000000">
              <w:rPr>
                <w:rFonts w:ascii="Arial" w:cs="Arial" w:eastAsia="Arial" w:hAnsi="Arial"/>
                <w:highlight w:val="yellow"/>
                <w:rtl w:val="0"/>
              </w:rPr>
              <w:t xml:space="preserve">[Rahul Gupta]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E">
            <w:pPr>
              <w:rPr>
                <w:rFonts w:ascii="Arial" w:cs="Arial" w:eastAsia="Arial" w:hAnsi="Arial"/>
                <w:highlight w:val="yellow"/>
              </w:rPr>
            </w:pPr>
            <w:r w:rsidDel="00000000" w:rsidR="00000000" w:rsidRPr="00000000">
              <w:rPr>
                <w:rFonts w:ascii="Arial" w:cs="Arial" w:eastAsia="Arial" w:hAnsi="Arial"/>
                <w:highlight w:val="yellow"/>
                <w:rtl w:val="0"/>
              </w:rPr>
              <w:t xml:space="preserve">[Terminology, DataTypes, CONNECT packet]</w:t>
            </w:r>
          </w:p>
          <w:p w:rsidR="00000000" w:rsidDel="00000000" w:rsidP="00000000" w:rsidRDefault="00000000" w:rsidRPr="00000000" w14:paraId="00000BEF">
            <w:pPr>
              <w:rPr>
                <w:rFonts w:ascii="Arial" w:cs="Arial" w:eastAsia="Arial" w:hAnsi="Arial"/>
                <w:highlight w:val="yellow"/>
              </w:rPr>
            </w:pPr>
            <w:r w:rsidDel="00000000" w:rsidR="00000000" w:rsidRPr="00000000">
              <w:rPr>
                <w:rFonts w:ascii="Arial" w:cs="Arial" w:eastAsia="Arial" w:hAnsi="Arial"/>
                <w:highlight w:val="yellow"/>
                <w:rtl w:val="0"/>
              </w:rPr>
              <w:t xml:space="preserve">[Specification Diagrams]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0">
            <w:pPr>
              <w:rPr>
                <w:rFonts w:ascii="Arial" w:cs="Arial" w:eastAsia="Arial" w:hAnsi="Arial"/>
                <w:highlight w:val="yellow"/>
              </w:rPr>
            </w:pPr>
            <w:r w:rsidDel="00000000" w:rsidR="00000000" w:rsidRPr="00000000">
              <w:rPr>
                <w:rFonts w:ascii="Arial" w:cs="Arial" w:eastAsia="Arial" w:hAnsi="Arial"/>
                <w:highlight w:val="yellow"/>
                <w:rtl w:val="0"/>
              </w:rPr>
              <w:t xml:space="preserve">WD-05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1">
            <w:pPr>
              <w:rPr>
                <w:rFonts w:ascii="Arial" w:cs="Arial" w:eastAsia="Arial" w:hAnsi="Arial"/>
                <w:highlight w:val="yellow"/>
              </w:rPr>
            </w:pPr>
            <w:r w:rsidDel="00000000" w:rsidR="00000000" w:rsidRPr="00000000">
              <w:rPr>
                <w:rFonts w:ascii="Arial" w:cs="Arial" w:eastAsia="Arial" w:hAnsi="Arial"/>
                <w:highlight w:val="yellow"/>
                <w:rtl w:val="0"/>
              </w:rPr>
              <w:t xml:space="preserve">[21st February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2">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3">
            <w:pPr>
              <w:rPr>
                <w:rFonts w:ascii="Arial" w:cs="Arial" w:eastAsia="Arial" w:hAnsi="Arial"/>
                <w:highlight w:val="yellow"/>
              </w:rPr>
            </w:pPr>
            <w:r w:rsidDel="00000000" w:rsidR="00000000" w:rsidRPr="00000000">
              <w:rPr>
                <w:rFonts w:ascii="Arial" w:cs="Arial" w:eastAsia="Arial" w:hAnsi="Arial"/>
                <w:highlight w:val="yellow"/>
                <w:rtl w:val="0"/>
              </w:rPr>
              <w:t xml:space="preserve">[Packet Diagrams, Bit Tables, Field Definitions]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4">
            <w:pPr>
              <w:rPr>
                <w:rFonts w:ascii="Arial" w:cs="Arial" w:eastAsia="Arial" w:hAnsi="Arial"/>
                <w:highlight w:val="yellow"/>
              </w:rPr>
            </w:pPr>
            <w:r w:rsidDel="00000000" w:rsidR="00000000" w:rsidRPr="00000000">
              <w:rPr>
                <w:rFonts w:ascii="Arial" w:cs="Arial" w:eastAsia="Arial" w:hAnsi="Arial"/>
                <w:highlight w:val="yellow"/>
                <w:rtl w:val="0"/>
              </w:rPr>
              <w:t xml:space="preserve">WD-06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5">
            <w:pPr>
              <w:rPr>
                <w:rFonts w:ascii="Arial" w:cs="Arial" w:eastAsia="Arial" w:hAnsi="Arial"/>
                <w:highlight w:val="yellow"/>
              </w:rPr>
            </w:pPr>
            <w:r w:rsidDel="00000000" w:rsidR="00000000" w:rsidRPr="00000000">
              <w:rPr>
                <w:rFonts w:ascii="Arial" w:cs="Arial" w:eastAsia="Arial" w:hAnsi="Arial"/>
                <w:highlight w:val="yellow"/>
                <w:rtl w:val="0"/>
              </w:rPr>
              <w:t xml:space="preserve">[10th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6">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7">
            <w:pPr>
              <w:rPr>
                <w:rFonts w:ascii="Arial" w:cs="Arial" w:eastAsia="Arial" w:hAnsi="Arial"/>
                <w:highlight w:val="yellow"/>
              </w:rPr>
            </w:pPr>
            <w:r w:rsidDel="00000000" w:rsidR="00000000" w:rsidRPr="00000000">
              <w:rPr>
                <w:rFonts w:ascii="Arial" w:cs="Arial" w:eastAsia="Arial" w:hAnsi="Arial"/>
                <w:highlight w:val="yellow"/>
                <w:rtl w:val="0"/>
              </w:rPr>
              <w:t xml:space="preserve">[Sleeping client operational behavior, Terminology changes, 13 JIRA resolutions added to specification, Section numbering changes]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8">
            <w:pPr>
              <w:rPr>
                <w:rFonts w:ascii="Arial" w:cs="Arial" w:eastAsia="Arial" w:hAnsi="Arial"/>
                <w:highlight w:val="yellow"/>
              </w:rPr>
            </w:pPr>
            <w:r w:rsidDel="00000000" w:rsidR="00000000" w:rsidRPr="00000000">
              <w:rPr>
                <w:rFonts w:ascii="Arial" w:cs="Arial" w:eastAsia="Arial" w:hAnsi="Arial"/>
                <w:highlight w:val="yellow"/>
                <w:rtl w:val="0"/>
              </w:rPr>
              <w:t xml:space="preserve">WD-07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9">
            <w:pPr>
              <w:rPr>
                <w:rFonts w:ascii="Arial" w:cs="Arial" w:eastAsia="Arial" w:hAnsi="Arial"/>
                <w:highlight w:val="yellow"/>
              </w:rPr>
            </w:pPr>
            <w:r w:rsidDel="00000000" w:rsidR="00000000" w:rsidRPr="00000000">
              <w:rPr>
                <w:rFonts w:ascii="Arial" w:cs="Arial" w:eastAsia="Arial" w:hAnsi="Arial"/>
                <w:highlight w:val="yellow"/>
                <w:rtl w:val="0"/>
              </w:rPr>
              <w:t xml:space="preserve">[15th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A">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B">
            <w:pPr>
              <w:rPr>
                <w:rFonts w:ascii="Arial" w:cs="Arial" w:eastAsia="Arial" w:hAnsi="Arial"/>
                <w:highlight w:val="yellow"/>
              </w:rPr>
            </w:pPr>
            <w:r w:rsidDel="00000000" w:rsidR="00000000" w:rsidRPr="00000000">
              <w:rPr>
                <w:rFonts w:ascii="Arial" w:cs="Arial" w:eastAsia="Arial" w:hAnsi="Arial"/>
                <w:highlight w:val="yellow"/>
                <w:rtl w:val="0"/>
              </w:rPr>
              <w:t xml:space="preserve">[Added 4 byte (32 bit) integer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C">
            <w:pPr>
              <w:rPr>
                <w:rFonts w:ascii="Arial" w:cs="Arial" w:eastAsia="Arial" w:hAnsi="Arial"/>
                <w:highlight w:val="yellow"/>
              </w:rPr>
            </w:pPr>
            <w:r w:rsidDel="00000000" w:rsidR="00000000" w:rsidRPr="00000000">
              <w:rPr>
                <w:rFonts w:ascii="Arial" w:cs="Arial" w:eastAsia="Arial" w:hAnsi="Arial"/>
                <w:highlight w:val="yellow"/>
                <w:rtl w:val="0"/>
              </w:rPr>
              <w:t xml:space="preserve">WD-08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D">
            <w:pPr>
              <w:rPr>
                <w:rFonts w:ascii="Arial" w:cs="Arial" w:eastAsia="Arial" w:hAnsi="Arial"/>
                <w:highlight w:val="yellow"/>
              </w:rPr>
            </w:pPr>
            <w:r w:rsidDel="00000000" w:rsidR="00000000" w:rsidRPr="00000000">
              <w:rPr>
                <w:rFonts w:ascii="Arial" w:cs="Arial" w:eastAsia="Arial" w:hAnsi="Arial"/>
                <w:highlight w:val="yellow"/>
                <w:rtl w:val="0"/>
              </w:rPr>
              <w:t xml:space="preserve">[26th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E">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F">
            <w:pPr>
              <w:rPr>
                <w:rFonts w:ascii="Arial" w:cs="Arial" w:eastAsia="Arial" w:hAnsi="Arial"/>
                <w:highlight w:val="yellow"/>
              </w:rPr>
            </w:pPr>
            <w:r w:rsidDel="00000000" w:rsidR="00000000" w:rsidRPr="00000000">
              <w:rPr>
                <w:rFonts w:ascii="Arial" w:cs="Arial" w:eastAsia="Arial" w:hAnsi="Arial"/>
                <w:highlight w:val="yellow"/>
                <w:rtl w:val="0"/>
              </w:rPr>
              <w:t xml:space="preserve">[Added max packet size to CONNECT, Added Session Expiry Interval to CONNACK, Removed ZigBee references, Removed capabilities flag from CONNECT, AUTH packet added along with Authentication operational behavior. Standardized page margins]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0">
            <w:pPr>
              <w:rPr>
                <w:rFonts w:ascii="Arial" w:cs="Arial" w:eastAsia="Arial" w:hAnsi="Arial"/>
                <w:highlight w:val="yellow"/>
              </w:rPr>
            </w:pPr>
            <w:r w:rsidDel="00000000" w:rsidR="00000000" w:rsidRPr="00000000">
              <w:rPr>
                <w:rFonts w:ascii="Arial" w:cs="Arial" w:eastAsia="Arial" w:hAnsi="Arial"/>
                <w:highlight w:val="yellow"/>
                <w:rtl w:val="0"/>
              </w:rPr>
              <w:t xml:space="preserve">WD-09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1">
            <w:pPr>
              <w:rPr>
                <w:rFonts w:ascii="Arial" w:cs="Arial" w:eastAsia="Arial" w:hAnsi="Arial"/>
                <w:highlight w:val="yellow"/>
              </w:rPr>
            </w:pPr>
            <w:r w:rsidDel="00000000" w:rsidR="00000000" w:rsidRPr="00000000">
              <w:rPr>
                <w:rFonts w:ascii="Arial" w:cs="Arial" w:eastAsia="Arial" w:hAnsi="Arial"/>
                <w:highlight w:val="yellow"/>
                <w:rtl w:val="0"/>
              </w:rPr>
              <w:t xml:space="preserve">[05th May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2">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3">
            <w:pPr>
              <w:rPr>
                <w:rFonts w:ascii="Arial" w:cs="Arial" w:eastAsia="Arial" w:hAnsi="Arial"/>
                <w:highlight w:val="yellow"/>
              </w:rPr>
            </w:pPr>
            <w:r w:rsidDel="00000000" w:rsidR="00000000" w:rsidRPr="00000000">
              <w:rPr>
                <w:rFonts w:ascii="Arial" w:cs="Arial" w:eastAsia="Arial" w:hAnsi="Arial"/>
                <w:highlight w:val="yellow"/>
                <w:rtl w:val="0"/>
              </w:rPr>
              <w:t xml:space="preserve">[Added long topic type to topicIdTypes, updated PUBLISH to accommodate new topic type, added topic type matrix]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4">
            <w:pPr>
              <w:rPr>
                <w:rFonts w:ascii="Arial" w:cs="Arial" w:eastAsia="Arial" w:hAnsi="Arial"/>
                <w:highlight w:val="yellow"/>
              </w:rPr>
            </w:pPr>
            <w:r w:rsidDel="00000000" w:rsidR="00000000" w:rsidRPr="00000000">
              <w:rPr>
                <w:rFonts w:ascii="Arial" w:cs="Arial" w:eastAsia="Arial" w:hAnsi="Arial"/>
                <w:highlight w:val="yellow"/>
                <w:rtl w:val="0"/>
              </w:rPr>
              <w:t xml:space="preserve">WD-10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5">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6">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7">
            <w:pPr>
              <w:rPr>
                <w:rFonts w:ascii="Arial" w:cs="Arial" w:eastAsia="Arial" w:hAnsi="Arial"/>
                <w:highlight w:val="yellow"/>
              </w:rPr>
            </w:pPr>
            <w:r w:rsidDel="00000000" w:rsidR="00000000" w:rsidRPr="00000000">
              <w:rPr>
                <w:rFonts w:ascii="Arial" w:cs="Arial" w:eastAsia="Arial" w:hAnsi="Arial"/>
                <w:highlight w:val="yellow"/>
                <w:rtl w:val="0"/>
              </w:rPr>
              <w:t xml:space="preserve">[Document format aligned with core specification, removal of introduction, addition of packet ID table, adding error code]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8">
            <w:pPr>
              <w:rPr>
                <w:rFonts w:ascii="Arial" w:cs="Arial" w:eastAsia="Arial" w:hAnsi="Arial"/>
                <w:highlight w:val="yellow"/>
              </w:rPr>
            </w:pPr>
            <w:r w:rsidDel="00000000" w:rsidR="00000000" w:rsidRPr="00000000">
              <w:rPr>
                <w:rFonts w:ascii="Arial" w:cs="Arial" w:eastAsia="Arial" w:hAnsi="Arial"/>
                <w:highlight w:val="yellow"/>
                <w:rtl w:val="0"/>
              </w:rPr>
              <w:t xml:space="preserve">WD-11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9">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A">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B">
            <w:pPr>
              <w:rPr>
                <w:rFonts w:ascii="Arial" w:cs="Arial" w:eastAsia="Arial" w:hAnsi="Arial"/>
                <w:highlight w:val="yellow"/>
              </w:rPr>
            </w:pPr>
            <w:r w:rsidDel="00000000" w:rsidR="00000000" w:rsidRPr="00000000">
              <w:rPr>
                <w:rFonts w:ascii="Arial" w:cs="Arial" w:eastAsia="Arial" w:hAnsi="Arial"/>
                <w:highlight w:val="yellow"/>
                <w:rtl w:val="0"/>
              </w:rPr>
              <w:t xml:space="preserve">[MQTT-SN Architecture moved into operational behavior, removal of variable integer definition, addition of session state section, normative comments added to sleeping client operational behaviour]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C">
            <w:pPr>
              <w:rPr>
                <w:rFonts w:ascii="Arial" w:cs="Arial" w:eastAsia="Arial" w:hAnsi="Arial"/>
                <w:highlight w:val="yellow"/>
              </w:rPr>
            </w:pPr>
            <w:r w:rsidDel="00000000" w:rsidR="00000000" w:rsidRPr="00000000">
              <w:rPr>
                <w:rFonts w:ascii="Arial" w:cs="Arial" w:eastAsia="Arial" w:hAnsi="Arial"/>
                <w:highlight w:val="yellow"/>
                <w:rtl w:val="0"/>
              </w:rPr>
              <w:t xml:space="preserve">WD-12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D">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E">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F">
            <w:pPr>
              <w:rPr>
                <w:rFonts w:ascii="Arial" w:cs="Arial" w:eastAsia="Arial" w:hAnsi="Arial"/>
                <w:highlight w:val="yellow"/>
              </w:rPr>
            </w:pPr>
            <w:r w:rsidDel="00000000" w:rsidR="00000000" w:rsidRPr="00000000">
              <w:rPr>
                <w:rFonts w:ascii="Arial" w:cs="Arial" w:eastAsia="Arial" w:hAnsi="Arial"/>
                <w:highlight w:val="yellow"/>
                <w:rtl w:val="0"/>
              </w:rPr>
              <w:t xml:space="preserve">Rework 1.5 Background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0">
            <w:pPr>
              <w:rPr>
                <w:rFonts w:ascii="Arial" w:cs="Arial" w:eastAsia="Arial" w:hAnsi="Arial"/>
                <w:highlight w:val="yellow"/>
              </w:rPr>
            </w:pPr>
            <w:r w:rsidDel="00000000" w:rsidR="00000000" w:rsidRPr="00000000">
              <w:rPr>
                <w:rFonts w:ascii="Arial" w:cs="Arial" w:eastAsia="Arial" w:hAnsi="Arial"/>
                <w:highlight w:val="yellow"/>
                <w:rtl w:val="0"/>
              </w:rPr>
              <w:t xml:space="preserve">WD-13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1">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2">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3">
            <w:pPr>
              <w:rPr>
                <w:rFonts w:ascii="Arial" w:cs="Arial" w:eastAsia="Arial" w:hAnsi="Arial"/>
                <w:highlight w:val="yellow"/>
              </w:rPr>
            </w:pPr>
            <w:r w:rsidDel="00000000" w:rsidR="00000000" w:rsidRPr="00000000">
              <w:rPr>
                <w:rFonts w:ascii="Arial" w:cs="Arial" w:eastAsia="Arial" w:hAnsi="Arial"/>
                <w:highlight w:val="yellow"/>
                <w:rtl w:val="0"/>
              </w:rPr>
              <w:t xml:space="preserve">[Move Authentication and Retained messages into operational behavior, rationalized tables and figures, separated packet definitions of similar structures into distinct sections.]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4">
            <w:pPr>
              <w:rPr>
                <w:rFonts w:ascii="Arial" w:cs="Arial" w:eastAsia="Arial" w:hAnsi="Arial"/>
                <w:highlight w:val="yellow"/>
              </w:rPr>
            </w:pPr>
            <w:r w:rsidDel="00000000" w:rsidR="00000000" w:rsidRPr="00000000">
              <w:rPr>
                <w:rFonts w:ascii="Arial" w:cs="Arial" w:eastAsia="Arial" w:hAnsi="Arial"/>
                <w:highlight w:val="yellow"/>
                <w:rtl w:val="0"/>
              </w:rPr>
              <w:t xml:space="preserve">WD-14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5">
            <w:pPr>
              <w:rPr>
                <w:rFonts w:ascii="Arial" w:cs="Arial" w:eastAsia="Arial" w:hAnsi="Arial"/>
                <w:highlight w:val="yellow"/>
              </w:rPr>
            </w:pPr>
            <w:r w:rsidDel="00000000" w:rsidR="00000000" w:rsidRPr="00000000">
              <w:rPr>
                <w:rFonts w:ascii="Arial" w:cs="Arial" w:eastAsia="Arial" w:hAnsi="Arial"/>
                <w:highlight w:val="yellow"/>
                <w:rtl w:val="0"/>
              </w:rPr>
              <w:t xml:space="preserve">[Decmeber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6">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7">
            <w:pPr>
              <w:rPr>
                <w:rFonts w:ascii="Arial" w:cs="Arial" w:eastAsia="Arial" w:hAnsi="Arial"/>
                <w:highlight w:val="yellow"/>
              </w:rPr>
            </w:pPr>
            <w:r w:rsidDel="00000000" w:rsidR="00000000" w:rsidRPr="00000000">
              <w:rPr>
                <w:rFonts w:ascii="Arial" w:cs="Arial" w:eastAsia="Arial" w:hAnsi="Arial"/>
                <w:highlight w:val="yellow"/>
                <w:rtl w:val="0"/>
              </w:rPr>
              <w:t xml:space="preserve">[First implementation attempt, Fixed table references, Fixed PingResp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8">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9">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A">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B">
            <w:pPr>
              <w:rPr>
                <w:rFonts w:ascii="Arial" w:cs="Arial" w:eastAsia="Arial" w:hAnsi="Arial"/>
                <w:highlight w:val="yellow"/>
              </w:rPr>
            </w:pPr>
            <w:r w:rsidDel="00000000" w:rsidR="00000000" w:rsidRPr="00000000">
              <w:rPr>
                <w:rFonts w:ascii="Arial" w:cs="Arial" w:eastAsia="Arial" w:hAnsi="Arial"/>
                <w:highlight w:val="yellow"/>
                <w:rtl w:val="0"/>
              </w:rPr>
              <w:t xml:space="preserve">[Tara added as editor, return code additions]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C">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D">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E">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F">
            <w:pPr>
              <w:rPr>
                <w:rFonts w:ascii="Arial" w:cs="Arial" w:eastAsia="Arial" w:hAnsi="Arial"/>
                <w:highlight w:val="yellow"/>
              </w:rPr>
            </w:pPr>
            <w:r w:rsidDel="00000000" w:rsidR="00000000" w:rsidRPr="00000000">
              <w:rPr>
                <w:rFonts w:ascii="Arial" w:cs="Arial" w:eastAsia="Arial" w:hAnsi="Arial"/>
                <w:highlight w:val="yellow"/>
                <w:rtl w:val="0"/>
              </w:rPr>
              <w:t xml:space="preserve">Changed Return Code nomenclature to be more consistent w/5.0. Added Reason Codes to each control packet type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0">
            <w:pPr>
              <w:rPr>
                <w:rFonts w:ascii="Arial" w:cs="Arial" w:eastAsia="Arial" w:hAnsi="Arial"/>
                <w:highlight w:val="yellow"/>
              </w:rPr>
            </w:pPr>
            <w:r w:rsidDel="00000000" w:rsidR="00000000" w:rsidRPr="00000000">
              <w:rPr>
                <w:rFonts w:ascii="Arial" w:cs="Arial" w:eastAsia="Arial" w:hAnsi="Arial"/>
                <w:highlight w:val="yellow"/>
                <w:rtl w:val="0"/>
              </w:rPr>
              <w:t xml:space="preserve">WD-16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1">
            <w:pPr>
              <w:rPr>
                <w:rFonts w:ascii="Arial" w:cs="Arial" w:eastAsia="Arial" w:hAnsi="Arial"/>
                <w:highlight w:val="yellow"/>
              </w:rPr>
            </w:pPr>
            <w:r w:rsidDel="00000000" w:rsidR="00000000" w:rsidRPr="00000000">
              <w:rPr>
                <w:rFonts w:ascii="Arial" w:cs="Arial" w:eastAsia="Arial" w:hAnsi="Arial"/>
                <w:highlight w:val="yellow"/>
                <w:rtl w:val="0"/>
              </w:rPr>
              <w:t xml:space="preserve">March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2">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3">
            <w:pPr>
              <w:rPr>
                <w:rFonts w:ascii="Arial" w:cs="Arial" w:eastAsia="Arial" w:hAnsi="Arial"/>
                <w:highlight w:val="yellow"/>
              </w:rPr>
            </w:pPr>
            <w:r w:rsidDel="00000000" w:rsidR="00000000" w:rsidRPr="00000000">
              <w:rPr>
                <w:rFonts w:ascii="Arial" w:cs="Arial" w:eastAsia="Arial" w:hAnsi="Arial"/>
                <w:highlight w:val="yellow"/>
                <w:rtl w:val="0"/>
              </w:rPr>
              <w:t xml:space="preserve">Updated WILL*Types to correct Packet Type. Added Global Flags Table to Section 2. Updated each Control Packet Flags in Section 3 adding missing Flag Sections. Formatting: Auto update of Table numbering, Auto update of WD Revision numbering for footer.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4">
            <w:pPr>
              <w:rPr>
                <w:rFonts w:ascii="Arial" w:cs="Arial" w:eastAsia="Arial" w:hAnsi="Arial"/>
                <w:highlight w:val="yellow"/>
              </w:rPr>
            </w:pPr>
            <w:r w:rsidDel="00000000" w:rsidR="00000000" w:rsidRPr="00000000">
              <w:rPr>
                <w:rFonts w:ascii="Arial" w:cs="Arial" w:eastAsia="Arial" w:hAnsi="Arial"/>
                <w:highlight w:val="yellow"/>
                <w:rtl w:val="0"/>
              </w:rPr>
              <w:t xml:space="preserve">WD-17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5">
            <w:pPr>
              <w:rPr>
                <w:rFonts w:ascii="Arial" w:cs="Arial" w:eastAsia="Arial" w:hAnsi="Arial"/>
                <w:highlight w:val="yellow"/>
              </w:rPr>
            </w:pPr>
            <w:r w:rsidDel="00000000" w:rsidR="00000000" w:rsidRPr="00000000">
              <w:rPr>
                <w:rFonts w:ascii="Arial" w:cs="Arial" w:eastAsia="Arial" w:hAnsi="Arial"/>
                <w:highlight w:val="yellow"/>
                <w:rtl w:val="0"/>
              </w:rPr>
              <w:t xml:space="preserve">April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6">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7">
            <w:pPr>
              <w:rPr>
                <w:rFonts w:ascii="Arial" w:cs="Arial" w:eastAsia="Arial" w:hAnsi="Arial"/>
                <w:highlight w:val="yellow"/>
              </w:rPr>
            </w:pPr>
            <w:r w:rsidDel="00000000" w:rsidR="00000000" w:rsidRPr="00000000">
              <w:rPr>
                <w:rFonts w:ascii="Arial" w:cs="Arial" w:eastAsia="Arial" w:hAnsi="Arial"/>
                <w:highlight w:val="yellow"/>
                <w:rtl w:val="0"/>
              </w:rPr>
              <w:t xml:space="preserve">Updated use of topic name and topic filter to be aligned with MQTT 5. Topic alias becomes topic alias type. Added quality of service protocol flow as it differed to MQTT 5 (inflight). Conformance references removed as these will need to be wholly owned OR externally referenced.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8">
            <w:pPr>
              <w:rPr>
                <w:rFonts w:ascii="Arial" w:cs="Arial" w:eastAsia="Arial" w:hAnsi="Arial"/>
                <w:highlight w:val="yellow"/>
              </w:rPr>
            </w:pPr>
            <w:r w:rsidDel="00000000" w:rsidR="00000000" w:rsidRPr="00000000">
              <w:rPr>
                <w:rFonts w:ascii="Arial" w:cs="Arial" w:eastAsia="Arial" w:hAnsi="Arial"/>
                <w:highlight w:val="yellow"/>
                <w:rtl w:val="0"/>
              </w:rPr>
              <w:t xml:space="preserve">WD-18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9">
            <w:pPr>
              <w:rPr>
                <w:rFonts w:ascii="Arial" w:cs="Arial" w:eastAsia="Arial" w:hAnsi="Arial"/>
                <w:highlight w:val="yellow"/>
              </w:rPr>
            </w:pPr>
            <w:r w:rsidDel="00000000" w:rsidR="00000000" w:rsidRPr="00000000">
              <w:rPr>
                <w:rFonts w:ascii="Arial" w:cs="Arial" w:eastAsia="Arial" w:hAnsi="Arial"/>
                <w:highlight w:val="yellow"/>
                <w:rtl w:val="0"/>
              </w:rPr>
              <w:t xml:space="preserve">June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A">
            <w:pPr>
              <w:rPr>
                <w:rFonts w:ascii="Arial" w:cs="Arial" w:eastAsia="Arial" w:hAnsi="Arial"/>
                <w:highlight w:val="yellow"/>
              </w:rPr>
            </w:pPr>
            <w:r w:rsidDel="00000000" w:rsidR="00000000" w:rsidRPr="00000000">
              <w:rPr>
                <w:rFonts w:ascii="Arial" w:cs="Arial" w:eastAsia="Arial" w:hAnsi="Arial"/>
                <w:highlight w:val="yellow"/>
                <w:rtl w:val="0"/>
              </w:rPr>
              <w:t xml:space="preserve">[Tara E.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B">
            <w:pPr>
              <w:rPr>
                <w:rFonts w:ascii="Arial" w:cs="Arial" w:eastAsia="Arial" w:hAnsi="Arial"/>
                <w:highlight w:val="yellow"/>
              </w:rPr>
            </w:pPr>
            <w:r w:rsidDel="00000000" w:rsidR="00000000" w:rsidRPr="00000000">
              <w:rPr>
                <w:rFonts w:ascii="Arial" w:cs="Arial" w:eastAsia="Arial" w:hAnsi="Arial"/>
                <w:highlight w:val="yellow"/>
                <w:rtl w:val="0"/>
              </w:rPr>
              <w:t xml:space="preserve">Updated items based upon the feedback from Alex Kritikos.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C">
            <w:pPr>
              <w:rPr>
                <w:rFonts w:ascii="Arial" w:cs="Arial" w:eastAsia="Arial" w:hAnsi="Arial"/>
                <w:highlight w:val="yellow"/>
              </w:rPr>
            </w:pPr>
            <w:r w:rsidDel="00000000" w:rsidR="00000000" w:rsidRPr="00000000">
              <w:rPr>
                <w:rFonts w:ascii="Arial" w:cs="Arial" w:eastAsia="Arial" w:hAnsi="Arial"/>
                <w:highlight w:val="yellow"/>
                <w:rtl w:val="0"/>
              </w:rPr>
              <w:t xml:space="preserve">WD-19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D">
            <w:pPr>
              <w:rPr>
                <w:rFonts w:ascii="Arial" w:cs="Arial" w:eastAsia="Arial" w:hAnsi="Arial"/>
                <w:highlight w:val="yellow"/>
              </w:rPr>
            </w:pPr>
            <w:r w:rsidDel="00000000" w:rsidR="00000000" w:rsidRPr="00000000">
              <w:rPr>
                <w:rFonts w:ascii="Arial" w:cs="Arial" w:eastAsia="Arial" w:hAnsi="Arial"/>
                <w:highlight w:val="yellow"/>
                <w:rtl w:val="0"/>
              </w:rPr>
              <w:t xml:space="preserve">August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E">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F">
            <w:pPr>
              <w:rPr>
                <w:rFonts w:ascii="Arial" w:cs="Arial" w:eastAsia="Arial" w:hAnsi="Arial"/>
                <w:highlight w:val="yellow"/>
              </w:rPr>
            </w:pPr>
            <w:r w:rsidDel="00000000" w:rsidR="00000000" w:rsidRPr="00000000">
              <w:rPr>
                <w:rFonts w:ascii="Arial" w:cs="Arial" w:eastAsia="Arial" w:hAnsi="Arial"/>
                <w:highlight w:val="yellow"/>
                <w:rtl w:val="0"/>
              </w:rPr>
              <w:t xml:space="preserve">Remove change tracking as document was becoming unworkable.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0">
            <w:pPr>
              <w:rPr>
                <w:rFonts w:ascii="Arial" w:cs="Arial" w:eastAsia="Arial" w:hAnsi="Arial"/>
                <w:highlight w:val="yellow"/>
              </w:rPr>
            </w:pPr>
            <w:r w:rsidDel="00000000" w:rsidR="00000000" w:rsidRPr="00000000">
              <w:rPr>
                <w:rFonts w:ascii="Arial" w:cs="Arial" w:eastAsia="Arial" w:hAnsi="Arial"/>
                <w:highlight w:val="yellow"/>
                <w:rtl w:val="0"/>
              </w:rPr>
              <w:t xml:space="preserve">WD-20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1">
            <w:pPr>
              <w:rPr>
                <w:rFonts w:ascii="Arial" w:cs="Arial" w:eastAsia="Arial" w:hAnsi="Arial"/>
                <w:highlight w:val="yellow"/>
              </w:rPr>
            </w:pPr>
            <w:r w:rsidDel="00000000" w:rsidR="00000000" w:rsidRPr="00000000">
              <w:rPr>
                <w:rFonts w:ascii="Arial" w:cs="Arial" w:eastAsia="Arial" w:hAnsi="Arial"/>
                <w:highlight w:val="yellow"/>
                <w:rtl w:val="0"/>
              </w:rPr>
              <w:t xml:space="preserve">September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2">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3">
            <w:pPr>
              <w:rPr>
                <w:rFonts w:ascii="Arial" w:cs="Arial" w:eastAsia="Arial" w:hAnsi="Arial"/>
                <w:highlight w:val="yellow"/>
              </w:rPr>
            </w:pPr>
            <w:r w:rsidDel="00000000" w:rsidR="00000000" w:rsidRPr="00000000">
              <w:rPr>
                <w:rFonts w:ascii="Arial" w:cs="Arial" w:eastAsia="Arial" w:hAnsi="Arial"/>
                <w:highlight w:val="yellow"/>
                <w:rtl w:val="0"/>
              </w:rPr>
              <w:t xml:space="preserve">Integrate feedback from committee meeting relating to the work by Miroslav Prymek. Added resolution of CONNACK session present per MQTT 585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4">
            <w:pPr>
              <w:rPr>
                <w:rFonts w:ascii="Arial" w:cs="Arial" w:eastAsia="Arial" w:hAnsi="Arial"/>
                <w:highlight w:val="yellow"/>
              </w:rPr>
            </w:pPr>
            <w:r w:rsidDel="00000000" w:rsidR="00000000" w:rsidRPr="00000000">
              <w:rPr>
                <w:rFonts w:ascii="Arial" w:cs="Arial" w:eastAsia="Arial" w:hAnsi="Arial"/>
                <w:highlight w:val="yellow"/>
                <w:rtl w:val="0"/>
              </w:rPr>
              <w:t xml:space="preserve">WD-21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5">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6">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7">
            <w:pPr>
              <w:rPr>
                <w:rFonts w:ascii="Arial" w:cs="Arial" w:eastAsia="Arial" w:hAnsi="Arial"/>
                <w:highlight w:val="yellow"/>
              </w:rPr>
            </w:pPr>
            <w:r w:rsidDel="00000000" w:rsidR="00000000" w:rsidRPr="00000000">
              <w:rPr>
                <w:rFonts w:ascii="Arial" w:cs="Arial" w:eastAsia="Arial" w:hAnsi="Arial"/>
                <w:highlight w:val="yellow"/>
                <w:rtl w:val="0"/>
              </w:rPr>
              <w:t xml:space="preserve">Client States section added to describe the 5 states.</w:t>
            </w:r>
          </w:p>
          <w:p w:rsidR="00000000" w:rsidDel="00000000" w:rsidP="00000000" w:rsidRDefault="00000000" w:rsidRPr="00000000" w14:paraId="00000C38">
            <w:pPr>
              <w:rPr>
                <w:rFonts w:ascii="Arial" w:cs="Arial" w:eastAsia="Arial" w:hAnsi="Arial"/>
                <w:highlight w:val="yellow"/>
              </w:rPr>
            </w:pPr>
            <w:r w:rsidDel="00000000" w:rsidR="00000000" w:rsidRPr="00000000">
              <w:rPr>
                <w:rFonts w:ascii="Arial" w:cs="Arial" w:eastAsia="Arial" w:hAnsi="Arial"/>
                <w:highlight w:val="yellow"/>
                <w:rtl w:val="0"/>
              </w:rPr>
              <w:t xml:space="preserve">Updated the state transition diagram to accommodate new disconnect field and new transitions between Awake -&gt; Lost and Asleep -&gt; Disconnected.</w:t>
            </w:r>
          </w:p>
          <w:p w:rsidR="00000000" w:rsidDel="00000000" w:rsidP="00000000" w:rsidRDefault="00000000" w:rsidRPr="00000000" w14:paraId="00000C39">
            <w:pPr>
              <w:rPr>
                <w:rFonts w:ascii="Arial" w:cs="Arial" w:eastAsia="Arial" w:hAnsi="Arial"/>
                <w:highlight w:val="yellow"/>
              </w:rPr>
            </w:pPr>
            <w:r w:rsidDel="00000000" w:rsidR="00000000" w:rsidRPr="00000000">
              <w:rPr>
                <w:rFonts w:ascii="Arial" w:cs="Arial" w:eastAsia="Arial" w:hAnsi="Arial"/>
                <w:highlight w:val="yellow"/>
                <w:rtl w:val="0"/>
              </w:rPr>
              <w:t xml:space="preserve">Security section added.</w:t>
            </w:r>
          </w:p>
          <w:p w:rsidR="00000000" w:rsidDel="00000000" w:rsidP="00000000" w:rsidRDefault="00000000" w:rsidRPr="00000000" w14:paraId="00000C3A">
            <w:pPr>
              <w:rPr>
                <w:rFonts w:ascii="Arial" w:cs="Arial" w:eastAsia="Arial" w:hAnsi="Arial"/>
                <w:highlight w:val="yellow"/>
              </w:rPr>
            </w:pPr>
            <w:r w:rsidDel="00000000" w:rsidR="00000000" w:rsidRPr="00000000">
              <w:rPr>
                <w:rFonts w:ascii="Arial" w:cs="Arial" w:eastAsia="Arial" w:hAnsi="Arial"/>
                <w:highlight w:val="yellow"/>
                <w:rtl w:val="0"/>
              </w:rPr>
              <w:t xml:space="preserve">Figure 2 – MQTT-SN Architecture diagram updated.</w:t>
            </w:r>
          </w:p>
          <w:p w:rsidR="00000000" w:rsidDel="00000000" w:rsidP="00000000" w:rsidRDefault="00000000" w:rsidRPr="00000000" w14:paraId="00000C3B">
            <w:pPr>
              <w:rPr>
                <w:rFonts w:ascii="Arial" w:cs="Arial" w:eastAsia="Arial" w:hAnsi="Arial"/>
                <w:highlight w:val="yellow"/>
              </w:rPr>
            </w:pPr>
            <w:r w:rsidDel="00000000" w:rsidR="00000000" w:rsidRPr="00000000">
              <w:rPr>
                <w:rFonts w:ascii="Arial" w:cs="Arial" w:eastAsia="Arial" w:hAnsi="Arial"/>
                <w:highlight w:val="yellow"/>
                <w:rtl w:val="0"/>
              </w:rPr>
              <w:t xml:space="preserve">Font updated to Arial from bespoke font.</w:t>
            </w:r>
          </w:p>
          <w:p w:rsidR="00000000" w:rsidDel="00000000" w:rsidP="00000000" w:rsidRDefault="00000000" w:rsidRPr="00000000" w14:paraId="00000C3C">
            <w:pPr>
              <w:rPr>
                <w:rFonts w:ascii="Arial" w:cs="Arial" w:eastAsia="Arial" w:hAnsi="Arial"/>
                <w:highlight w:val="yellow"/>
              </w:rPr>
            </w:pPr>
            <w:r w:rsidDel="00000000" w:rsidR="00000000" w:rsidRPr="00000000">
              <w:rPr>
                <w:rFonts w:ascii="Arial" w:cs="Arial" w:eastAsia="Arial" w:hAnsi="Arial"/>
                <w:highlight w:val="yellow"/>
                <w:rtl w:val="0"/>
              </w:rPr>
              <w:t xml:space="preserve">QoS -1 – Section added to the QoS chapter (NOTE: updated text to allow for bi-directional -1 PUBLISHING).</w:t>
            </w:r>
          </w:p>
          <w:p w:rsidR="00000000" w:rsidDel="00000000" w:rsidP="00000000" w:rsidRDefault="00000000" w:rsidRPr="00000000" w14:paraId="00000C3D">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of Exponential backoff algorithm.</w:t>
            </w:r>
          </w:p>
          <w:p w:rsidR="00000000" w:rsidDel="00000000" w:rsidP="00000000" w:rsidRDefault="00000000" w:rsidRPr="00000000" w14:paraId="00000C3E">
            <w:pPr>
              <w:rPr>
                <w:rFonts w:ascii="Arial" w:cs="Arial" w:eastAsia="Arial" w:hAnsi="Arial"/>
                <w:highlight w:val="yellow"/>
              </w:rPr>
            </w:pPr>
            <w:r w:rsidDel="00000000" w:rsidR="00000000" w:rsidRPr="00000000">
              <w:rPr>
                <w:rFonts w:ascii="Arial" w:cs="Arial" w:eastAsia="Arial" w:hAnsi="Arial"/>
                <w:highlight w:val="yellow"/>
                <w:rtl w:val="0"/>
              </w:rPr>
              <w:t xml:space="preserve">Applied issue issue 587 (max messages set in CONNECT flags).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F">
            <w:pPr>
              <w:rPr>
                <w:rFonts w:ascii="Arial" w:cs="Arial" w:eastAsia="Arial" w:hAnsi="Arial"/>
                <w:highlight w:val="yellow"/>
              </w:rPr>
            </w:pPr>
            <w:r w:rsidDel="00000000" w:rsidR="00000000" w:rsidRPr="00000000">
              <w:rPr>
                <w:rFonts w:ascii="Arial" w:cs="Arial" w:eastAsia="Arial" w:hAnsi="Arial"/>
                <w:highlight w:val="yellow"/>
                <w:rtl w:val="0"/>
              </w:rPr>
              <w:t xml:space="preserve">WD-22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40">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41">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42">
            <w:pPr>
              <w:rPr>
                <w:rFonts w:ascii="Arial" w:cs="Arial" w:eastAsia="Arial" w:hAnsi="Arial"/>
                <w:highlight w:val="yellow"/>
              </w:rPr>
            </w:pPr>
            <w:r w:rsidDel="00000000" w:rsidR="00000000" w:rsidRPr="00000000">
              <w:rPr>
                <w:rFonts w:ascii="Arial" w:cs="Arial" w:eastAsia="Arial" w:hAnsi="Arial"/>
                <w:highlight w:val="yellow"/>
                <w:rtl w:val="0"/>
              </w:rPr>
              <w:t xml:space="preserve">Integrate MQTT 591 (sleep behavior)</w:t>
            </w:r>
          </w:p>
          <w:p w:rsidR="00000000" w:rsidDel="00000000" w:rsidP="00000000" w:rsidRDefault="00000000" w:rsidRPr="00000000" w14:paraId="00000C43">
            <w:pPr>
              <w:rPr>
                <w:rFonts w:ascii="Arial" w:cs="Arial" w:eastAsia="Arial" w:hAnsi="Arial"/>
                <w:highlight w:val="yellow"/>
              </w:rPr>
            </w:pPr>
            <w:r w:rsidDel="00000000" w:rsidR="00000000" w:rsidRPr="00000000">
              <w:rPr>
                <w:rFonts w:ascii="Arial" w:cs="Arial" w:eastAsia="Arial" w:hAnsi="Arial"/>
                <w:highlight w:val="yellow"/>
                <w:rtl w:val="0"/>
              </w:rPr>
              <w:t xml:space="preserve">Replace instances of “return code” to “reason code”</w:t>
            </w:r>
          </w:p>
          <w:p w:rsidR="00000000" w:rsidDel="00000000" w:rsidP="00000000" w:rsidRDefault="00000000" w:rsidRPr="00000000" w14:paraId="00000C44">
            <w:pPr>
              <w:rPr>
                <w:rFonts w:ascii="Arial" w:cs="Arial" w:eastAsia="Arial" w:hAnsi="Arial"/>
                <w:highlight w:val="yellow"/>
              </w:rPr>
            </w:pPr>
            <w:r w:rsidDel="00000000" w:rsidR="00000000" w:rsidRPr="00000000">
              <w:rPr>
                <w:rFonts w:ascii="Arial" w:cs="Arial" w:eastAsia="Arial" w:hAnsi="Arial"/>
                <w:highlight w:val="yellow"/>
                <w:rtl w:val="0"/>
              </w:rPr>
              <w:t xml:space="preserve">PINGREQ timeout aligned with Tretry (15 seconds) from the ill defined “reasonable amount of time”</w:t>
            </w:r>
          </w:p>
          <w:p w:rsidR="00000000" w:rsidDel="00000000" w:rsidP="00000000" w:rsidRDefault="00000000" w:rsidRPr="00000000" w14:paraId="00000C45">
            <w:pPr>
              <w:rPr>
                <w:rFonts w:ascii="Arial" w:cs="Arial" w:eastAsia="Arial" w:hAnsi="Arial"/>
                <w:highlight w:val="yellow"/>
              </w:rPr>
            </w:pPr>
            <w:r w:rsidDel="00000000" w:rsidR="00000000" w:rsidRPr="00000000">
              <w:rPr>
                <w:rFonts w:ascii="Arial" w:cs="Arial" w:eastAsia="Arial" w:hAnsi="Arial"/>
                <w:highlight w:val="yellow"/>
                <w:rtl w:val="0"/>
              </w:rPr>
              <w:t xml:space="preserve">Exponential Algo fix (using the factor n assuming it was the product!)</w:t>
            </w:r>
          </w:p>
          <w:p w:rsidR="00000000" w:rsidDel="00000000" w:rsidP="00000000" w:rsidRDefault="00000000" w:rsidRPr="00000000" w14:paraId="00000C46">
            <w:pPr>
              <w:rPr>
                <w:rFonts w:ascii="Arial" w:cs="Arial" w:eastAsia="Arial" w:hAnsi="Arial"/>
                <w:highlight w:val="yellow"/>
              </w:rPr>
            </w:pPr>
            <w:r w:rsidDel="00000000" w:rsidR="00000000" w:rsidRPr="00000000">
              <w:rPr>
                <w:rFonts w:ascii="Arial" w:cs="Arial" w:eastAsia="Arial" w:hAnsi="Arial"/>
                <w:highlight w:val="yellow"/>
                <w:rtl w:val="0"/>
              </w:rPr>
              <w:t xml:space="preserve">Client Identifier size clarification.</w:t>
            </w:r>
          </w:p>
          <w:p w:rsidR="00000000" w:rsidDel="00000000" w:rsidP="00000000" w:rsidRDefault="00000000" w:rsidRPr="00000000" w14:paraId="00000C47">
            <w:pPr>
              <w:rPr>
                <w:rFonts w:ascii="Arial" w:cs="Arial" w:eastAsia="Arial" w:hAnsi="Arial"/>
                <w:highlight w:val="yellow"/>
              </w:rPr>
            </w:pPr>
            <w:r w:rsidDel="00000000" w:rsidR="00000000" w:rsidRPr="00000000">
              <w:rPr>
                <w:rFonts w:ascii="Arial" w:cs="Arial" w:eastAsia="Arial" w:hAnsi="Arial"/>
                <w:highlight w:val="yellow"/>
                <w:rtl w:val="0"/>
              </w:rPr>
              <w:t xml:space="preserve">Publish variants added; distinguish variant based on QoS field to save 2 bytes for single flight PUBLISH packets.</w:t>
            </w:r>
          </w:p>
          <w:p w:rsidR="00000000" w:rsidDel="00000000" w:rsidP="00000000" w:rsidRDefault="00000000" w:rsidRPr="00000000" w14:paraId="00000C48">
            <w:pPr>
              <w:rPr>
                <w:rFonts w:ascii="Arial" w:cs="Arial" w:eastAsia="Arial" w:hAnsi="Arial"/>
                <w:highlight w:val="yellow"/>
              </w:rPr>
            </w:pPr>
            <w:r w:rsidDel="00000000" w:rsidR="00000000" w:rsidRPr="00000000">
              <w:rPr>
                <w:rFonts w:ascii="Arial" w:cs="Arial" w:eastAsia="Arial" w:hAnsi="Arial"/>
                <w:highlight w:val="yellow"/>
                <w:rtl w:val="0"/>
              </w:rPr>
              <w:t xml:space="preserve">Incorporated B4. Into retry timer.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49">
            <w:pPr>
              <w:rPr>
                <w:rFonts w:ascii="Arial" w:cs="Arial" w:eastAsia="Arial" w:hAnsi="Arial"/>
                <w:highlight w:val="yellow"/>
              </w:rPr>
            </w:pPr>
            <w:r w:rsidDel="00000000" w:rsidR="00000000" w:rsidRPr="00000000">
              <w:rPr>
                <w:rFonts w:ascii="Arial" w:cs="Arial" w:eastAsia="Arial" w:hAnsi="Arial"/>
                <w:highlight w:val="yellow"/>
                <w:rtl w:val="0"/>
              </w:rPr>
              <w:t xml:space="preserve">WD-23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4A">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4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4C">
            <w:pPr>
              <w:rPr>
                <w:rFonts w:ascii="Arial" w:cs="Arial" w:eastAsia="Arial" w:hAnsi="Arial"/>
                <w:highlight w:val="yellow"/>
              </w:rPr>
            </w:pPr>
            <w:r w:rsidDel="00000000" w:rsidR="00000000" w:rsidRPr="00000000">
              <w:rPr>
                <w:rFonts w:ascii="Arial" w:cs="Arial" w:eastAsia="Arial" w:hAnsi="Arial"/>
                <w:highlight w:val="yellow"/>
                <w:rtl w:val="0"/>
              </w:rPr>
              <w:t xml:space="preserve">CONNECT Client Identifier Informative and Normative définition update.</w:t>
            </w:r>
          </w:p>
          <w:p w:rsidR="00000000" w:rsidDel="00000000" w:rsidP="00000000" w:rsidRDefault="00000000" w:rsidRPr="00000000" w14:paraId="00000C4D">
            <w:pPr>
              <w:rPr>
                <w:rFonts w:ascii="Arial" w:cs="Arial" w:eastAsia="Arial" w:hAnsi="Arial"/>
                <w:highlight w:val="yellow"/>
              </w:rPr>
            </w:pPr>
            <w:r w:rsidDel="00000000" w:rsidR="00000000" w:rsidRPr="00000000">
              <w:rPr>
                <w:rFonts w:ascii="Arial" w:cs="Arial" w:eastAsia="Arial" w:hAnsi="Arial"/>
                <w:highlight w:val="yellow"/>
                <w:rtl w:val="0"/>
              </w:rPr>
              <w:t xml:space="preserve">CONNACK Client Identifier Informative and Normative définition update.</w:t>
            </w:r>
          </w:p>
          <w:p w:rsidR="00000000" w:rsidDel="00000000" w:rsidP="00000000" w:rsidRDefault="00000000" w:rsidRPr="00000000" w14:paraId="00000C4E">
            <w:pPr>
              <w:rPr>
                <w:rFonts w:ascii="Arial" w:cs="Arial" w:eastAsia="Arial" w:hAnsi="Arial"/>
                <w:highlight w:val="yellow"/>
              </w:rPr>
            </w:pPr>
            <w:r w:rsidDel="00000000" w:rsidR="00000000" w:rsidRPr="00000000">
              <w:rPr>
                <w:rFonts w:ascii="Arial" w:cs="Arial" w:eastAsia="Arial" w:hAnsi="Arial"/>
                <w:highlight w:val="yellow"/>
                <w:rtl w:val="0"/>
              </w:rPr>
              <w:t xml:space="preserve">CONNACK reason codes updated.</w:t>
            </w:r>
          </w:p>
          <w:p w:rsidR="00000000" w:rsidDel="00000000" w:rsidP="00000000" w:rsidRDefault="00000000" w:rsidRPr="00000000" w14:paraId="00000C4F">
            <w:pPr>
              <w:rPr>
                <w:rFonts w:ascii="Arial" w:cs="Arial" w:eastAsia="Arial" w:hAnsi="Arial"/>
                <w:highlight w:val="yellow"/>
              </w:rPr>
            </w:pPr>
            <w:r w:rsidDel="00000000" w:rsidR="00000000" w:rsidRPr="00000000">
              <w:rPr>
                <w:rFonts w:ascii="Arial" w:cs="Arial" w:eastAsia="Arial" w:hAnsi="Arial"/>
                <w:highlight w:val="yellow"/>
                <w:rtl w:val="0"/>
              </w:rPr>
              <w:t xml:space="preserve">KeepAlive boundary specified removing 0 as an option per the committee call.</w:t>
            </w:r>
          </w:p>
          <w:p w:rsidR="00000000" w:rsidDel="00000000" w:rsidP="00000000" w:rsidRDefault="00000000" w:rsidRPr="00000000" w14:paraId="00000C50">
            <w:pPr>
              <w:rPr>
                <w:rFonts w:ascii="Arial" w:cs="Arial" w:eastAsia="Arial" w:hAnsi="Arial"/>
                <w:highlight w:val="yellow"/>
              </w:rPr>
            </w:pPr>
            <w:r w:rsidDel="00000000" w:rsidR="00000000" w:rsidRPr="00000000">
              <w:rPr>
                <w:rFonts w:ascii="Arial" w:cs="Arial" w:eastAsia="Arial" w:hAnsi="Arial"/>
                <w:highlight w:val="yellow"/>
                <w:rtl w:val="0"/>
              </w:rPr>
              <w:t xml:space="preserve">Added Session Expiry “reasonable” setting statement.</w:t>
            </w:r>
          </w:p>
          <w:p w:rsidR="00000000" w:rsidDel="00000000" w:rsidP="00000000" w:rsidRDefault="00000000" w:rsidRPr="00000000" w14:paraId="00000C51">
            <w:pPr>
              <w:rPr>
                <w:rFonts w:ascii="Arial" w:cs="Arial" w:eastAsia="Arial" w:hAnsi="Arial"/>
                <w:highlight w:val="yellow"/>
              </w:rPr>
            </w:pPr>
            <w:r w:rsidDel="00000000" w:rsidR="00000000" w:rsidRPr="00000000">
              <w:rPr>
                <w:rFonts w:ascii="Arial" w:cs="Arial" w:eastAsia="Arial" w:hAnsi="Arial"/>
                <w:highlight w:val="yellow"/>
                <w:rtl w:val="0"/>
              </w:rPr>
              <w:t xml:space="preserve">Added sequence diagrams for CONNECT, CONNECT with WILL, CONNECT with AUTH.</w:t>
            </w:r>
          </w:p>
          <w:p w:rsidR="00000000" w:rsidDel="00000000" w:rsidP="00000000" w:rsidRDefault="00000000" w:rsidRPr="00000000" w14:paraId="00000C52">
            <w:pPr>
              <w:rPr>
                <w:rFonts w:ascii="Arial" w:cs="Arial" w:eastAsia="Arial" w:hAnsi="Arial"/>
                <w:highlight w:val="yellow"/>
              </w:rPr>
            </w:pPr>
            <w:r w:rsidDel="00000000" w:rsidR="00000000" w:rsidRPr="00000000">
              <w:rPr>
                <w:rFonts w:ascii="Arial" w:cs="Arial" w:eastAsia="Arial" w:hAnsi="Arial"/>
                <w:highlight w:val="yellow"/>
                <w:rtl w:val="0"/>
              </w:rPr>
              <w:t xml:space="preserve">Network Connection Section (IANA Omitted but we need to add this to agenda)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53">
            <w:pPr>
              <w:rPr>
                <w:rFonts w:ascii="Arial" w:cs="Arial" w:eastAsia="Arial" w:hAnsi="Arial"/>
                <w:highlight w:val="yellow"/>
              </w:rPr>
            </w:pPr>
            <w:r w:rsidDel="00000000" w:rsidR="00000000" w:rsidRPr="00000000">
              <w:rPr>
                <w:rFonts w:ascii="Arial" w:cs="Arial" w:eastAsia="Arial" w:hAnsi="Arial"/>
                <w:highlight w:val="yellow"/>
                <w:rtl w:val="0"/>
              </w:rPr>
              <w:t xml:space="preserve">WD-24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54">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55">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 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56">
            <w:pPr>
              <w:rPr>
                <w:rFonts w:ascii="Arial" w:cs="Arial" w:eastAsia="Arial" w:hAnsi="Arial"/>
                <w:highlight w:val="yellow"/>
              </w:rPr>
            </w:pPr>
            <w:r w:rsidDel="00000000" w:rsidR="00000000" w:rsidRPr="00000000">
              <w:rPr>
                <w:rFonts w:ascii="Arial" w:cs="Arial" w:eastAsia="Arial" w:hAnsi="Arial"/>
                <w:highlight w:val="yellow"/>
                <w:rtl w:val="0"/>
              </w:rPr>
              <w:t xml:space="preserve">Removal of Network Connection references.</w:t>
            </w:r>
          </w:p>
          <w:p w:rsidR="00000000" w:rsidDel="00000000" w:rsidP="00000000" w:rsidRDefault="00000000" w:rsidRPr="00000000" w14:paraId="00000C57">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0 tables to remove topic length field</w:t>
            </w:r>
          </w:p>
          <w:p w:rsidR="00000000" w:rsidDel="00000000" w:rsidP="00000000" w:rsidRDefault="00000000" w:rsidRPr="00000000" w14:paraId="00000C58">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2 tables to remove topic length field</w:t>
            </w:r>
          </w:p>
          <w:p w:rsidR="00000000" w:rsidDel="00000000" w:rsidP="00000000" w:rsidRDefault="00000000" w:rsidRPr="00000000" w14:paraId="00000C59">
            <w:pPr>
              <w:rPr>
                <w:rFonts w:ascii="Arial" w:cs="Arial" w:eastAsia="Arial" w:hAnsi="Arial"/>
                <w:highlight w:val="yellow"/>
              </w:rPr>
            </w:pPr>
            <w:r w:rsidDel="00000000" w:rsidR="00000000" w:rsidRPr="00000000">
              <w:rPr>
                <w:rFonts w:ascii="Arial" w:cs="Arial" w:eastAsia="Arial" w:hAnsi="Arial"/>
                <w:highlight w:val="yellow"/>
                <w:rtl w:val="0"/>
              </w:rPr>
              <w:t xml:space="preserve">Changed Data field description on the above</w:t>
            </w:r>
          </w:p>
          <w:p w:rsidR="00000000" w:rsidDel="00000000" w:rsidP="00000000" w:rsidRDefault="00000000" w:rsidRPr="00000000" w14:paraId="00000C5A">
            <w:pPr>
              <w:rPr>
                <w:rFonts w:ascii="Arial" w:cs="Arial" w:eastAsia="Arial" w:hAnsi="Arial"/>
                <w:highlight w:val="yellow"/>
              </w:rPr>
            </w:pPr>
            <w:r w:rsidDel="00000000" w:rsidR="00000000" w:rsidRPr="00000000">
              <w:rPr>
                <w:rFonts w:ascii="Arial" w:cs="Arial" w:eastAsia="Arial" w:hAnsi="Arial"/>
                <w:highlight w:val="yellow"/>
                <w:rtl w:val="0"/>
              </w:rPr>
              <w:t xml:space="preserve">Updated sleeping device section</w:t>
            </w:r>
          </w:p>
          <w:p w:rsidR="00000000" w:rsidDel="00000000" w:rsidP="00000000" w:rsidRDefault="00000000" w:rsidRPr="00000000" w14:paraId="00000C5B">
            <w:pPr>
              <w:rPr>
                <w:rFonts w:ascii="Arial" w:cs="Arial" w:eastAsia="Arial" w:hAnsi="Arial"/>
                <w:highlight w:val="yellow"/>
              </w:rPr>
            </w:pPr>
            <w:r w:rsidDel="00000000" w:rsidR="00000000" w:rsidRPr="00000000">
              <w:rPr>
                <w:rFonts w:ascii="Arial" w:cs="Arial" w:eastAsia="Arial" w:hAnsi="Arial"/>
                <w:highlight w:val="yellow"/>
                <w:rtl w:val="0"/>
              </w:rPr>
              <w:t xml:space="preserve">Ensured the references to the Packet Length and type section was consistent in all packet types.</w:t>
            </w:r>
          </w:p>
          <w:p w:rsidR="00000000" w:rsidDel="00000000" w:rsidP="00000000" w:rsidRDefault="00000000" w:rsidRPr="00000000" w14:paraId="00000C5C">
            <w:pPr>
              <w:rPr>
                <w:rFonts w:ascii="Arial" w:cs="Arial" w:eastAsia="Arial" w:hAnsi="Arial"/>
                <w:highlight w:val="yellow"/>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5D">
            <w:pPr>
              <w:rPr>
                <w:rFonts w:ascii="Arial" w:cs="Arial" w:eastAsia="Arial" w:hAnsi="Arial"/>
                <w:highlight w:val="yellow"/>
              </w:rPr>
            </w:pPr>
            <w:r w:rsidDel="00000000" w:rsidR="00000000" w:rsidRPr="00000000">
              <w:rPr>
                <w:rFonts w:ascii="Arial" w:cs="Arial" w:eastAsia="Arial" w:hAnsi="Arial"/>
                <w:highlight w:val="yellow"/>
                <w:rtl w:val="0"/>
              </w:rPr>
              <w:t xml:space="preserve">WD-25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5E">
            <w:pPr>
              <w:rPr>
                <w:rFonts w:ascii="Arial" w:cs="Arial" w:eastAsia="Arial" w:hAnsi="Arial"/>
                <w:highlight w:val="yellow"/>
              </w:rPr>
            </w:pPr>
            <w:r w:rsidDel="00000000" w:rsidR="00000000" w:rsidRPr="00000000">
              <w:rPr>
                <w:rFonts w:ascii="Arial" w:cs="Arial" w:eastAsia="Arial" w:hAnsi="Arial"/>
                <w:highlight w:val="yellow"/>
                <w:rtl w:val="0"/>
              </w:rPr>
              <w:t xml:space="preserve">January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5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0">
            <w:pPr>
              <w:rPr>
                <w:rFonts w:ascii="Arial" w:cs="Arial" w:eastAsia="Arial" w:hAnsi="Arial"/>
                <w:highlight w:val="yellow"/>
              </w:rPr>
            </w:pPr>
            <w:r w:rsidDel="00000000" w:rsidR="00000000" w:rsidRPr="00000000">
              <w:rPr>
                <w:rFonts w:ascii="Arial" w:cs="Arial" w:eastAsia="Arial" w:hAnsi="Arial"/>
                <w:highlight w:val="yellow"/>
                <w:rtl w:val="0"/>
              </w:rPr>
              <w:t xml:space="preserve">Broken out PUBLISH -1 into its own packet type</w:t>
            </w:r>
          </w:p>
          <w:p w:rsidR="00000000" w:rsidDel="00000000" w:rsidP="00000000" w:rsidRDefault="00000000" w:rsidRPr="00000000" w14:paraId="00000C61">
            <w:pPr>
              <w:rPr>
                <w:rFonts w:ascii="Arial" w:cs="Arial" w:eastAsia="Arial" w:hAnsi="Arial"/>
                <w:highlight w:val="yellow"/>
              </w:rPr>
            </w:pPr>
            <w:r w:rsidDel="00000000" w:rsidR="00000000" w:rsidRPr="00000000">
              <w:rPr>
                <w:rFonts w:ascii="Arial" w:cs="Arial" w:eastAsia="Arial" w:hAnsi="Arial"/>
                <w:highlight w:val="yellow"/>
                <w:rtl w:val="0"/>
              </w:rPr>
              <w:t xml:space="preserve">Disconnect flags field moved and added existence flags for optional fields</w:t>
            </w:r>
          </w:p>
          <w:p w:rsidR="00000000" w:rsidDel="00000000" w:rsidP="00000000" w:rsidRDefault="00000000" w:rsidRPr="00000000" w14:paraId="00000C62">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titles changed to better sign post where the information resides in the document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3">
            <w:pPr>
              <w:rPr>
                <w:rFonts w:ascii="Arial" w:cs="Arial" w:eastAsia="Arial" w:hAnsi="Arial"/>
                <w:highlight w:val="yellow"/>
              </w:rPr>
            </w:pPr>
            <w:r w:rsidDel="00000000" w:rsidR="00000000" w:rsidRPr="00000000">
              <w:rPr>
                <w:rFonts w:ascii="Arial" w:cs="Arial" w:eastAsia="Arial" w:hAnsi="Arial"/>
                <w:highlight w:val="yellow"/>
                <w:rtl w:val="0"/>
              </w:rPr>
              <w:t xml:space="preserve">WD-26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4">
            <w:pPr>
              <w:rPr>
                <w:rFonts w:ascii="Arial" w:cs="Arial" w:eastAsia="Arial" w:hAnsi="Arial"/>
                <w:highlight w:val="yellow"/>
              </w:rPr>
            </w:pPr>
            <w:r w:rsidDel="00000000" w:rsidR="00000000" w:rsidRPr="00000000">
              <w:rPr>
                <w:rFonts w:ascii="Arial" w:cs="Arial" w:eastAsia="Arial" w:hAnsi="Arial"/>
                <w:highlight w:val="yellow"/>
                <w:rtl w:val="0"/>
              </w:rPr>
              <w:t xml:space="preserve">May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5">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6">
            <w:pPr>
              <w:rPr>
                <w:rFonts w:ascii="Arial" w:cs="Arial" w:eastAsia="Arial" w:hAnsi="Arial"/>
                <w:highlight w:val="yellow"/>
              </w:rPr>
            </w:pPr>
            <w:r w:rsidDel="00000000" w:rsidR="00000000" w:rsidRPr="00000000">
              <w:rPr>
                <w:rFonts w:ascii="Arial" w:cs="Arial" w:eastAsia="Arial" w:hAnsi="Arial"/>
                <w:highlight w:val="yellow"/>
                <w:rtl w:val="0"/>
              </w:rPr>
              <w:t xml:space="preserve">Backwards compatible PUBLISH -1, new OOS Publish message to repace it. Removal of security section to allow to rewrite.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7">
            <w:pPr>
              <w:rPr>
                <w:rFonts w:ascii="Arial" w:cs="Arial" w:eastAsia="Arial" w:hAnsi="Arial"/>
                <w:highlight w:val="yellow"/>
              </w:rPr>
            </w:pPr>
            <w:r w:rsidDel="00000000" w:rsidR="00000000" w:rsidRPr="00000000">
              <w:rPr>
                <w:rFonts w:ascii="Arial" w:cs="Arial" w:eastAsia="Arial" w:hAnsi="Arial"/>
                <w:highlight w:val="yellow"/>
                <w:rtl w:val="0"/>
              </w:rPr>
              <w:t xml:space="preserve">WD-27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8">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9">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A">
            <w:pPr>
              <w:rPr>
                <w:rFonts w:ascii="Arial" w:cs="Arial" w:eastAsia="Arial" w:hAnsi="Arial"/>
                <w:highlight w:val="yellow"/>
              </w:rPr>
            </w:pPr>
            <w:r w:rsidDel="00000000" w:rsidR="00000000" w:rsidRPr="00000000">
              <w:rPr>
                <w:rFonts w:ascii="Arial" w:cs="Arial" w:eastAsia="Arial" w:hAnsi="Arial"/>
                <w:highlight w:val="yellow"/>
                <w:rtl w:val="0"/>
              </w:rPr>
              <w:t xml:space="preserve">Network Transport Layer chapter updated to define the impact of lower layers features on the MQTT-SN protocol.</w:t>
            </w:r>
          </w:p>
          <w:p w:rsidR="00000000" w:rsidDel="00000000" w:rsidP="00000000" w:rsidRDefault="00000000" w:rsidRPr="00000000" w14:paraId="00000C6B">
            <w:pPr>
              <w:rPr>
                <w:rFonts w:ascii="Arial" w:cs="Arial" w:eastAsia="Arial" w:hAnsi="Arial"/>
                <w:highlight w:val="yellow"/>
              </w:rPr>
            </w:pPr>
            <w:r w:rsidDel="00000000" w:rsidR="00000000" w:rsidRPr="00000000">
              <w:rPr>
                <w:rFonts w:ascii="Arial" w:cs="Arial" w:eastAsia="Arial" w:hAnsi="Arial"/>
                <w:highlight w:val="yellow"/>
                <w:rtl w:val="0"/>
              </w:rPr>
              <w:t xml:space="preserve">Replaced the term MQTT-SN “connection” with the term “Virtual Connection”.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C">
            <w:pPr>
              <w:rPr>
                <w:rFonts w:ascii="Arial" w:cs="Arial" w:eastAsia="Arial" w:hAnsi="Arial"/>
                <w:highlight w:val="yellow"/>
              </w:rPr>
            </w:pPr>
            <w:r w:rsidDel="00000000" w:rsidR="00000000" w:rsidRPr="00000000">
              <w:rPr>
                <w:rFonts w:ascii="Arial" w:cs="Arial" w:eastAsia="Arial" w:hAnsi="Arial"/>
                <w:highlight w:val="yellow"/>
                <w:rtl w:val="0"/>
              </w:rPr>
              <w:t xml:space="preserve">WD-28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D">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E">
            <w:pPr>
              <w:rPr>
                <w:rFonts w:ascii="Arial" w:cs="Arial" w:eastAsia="Arial" w:hAnsi="Arial"/>
                <w:highlight w:val="yellow"/>
              </w:rPr>
            </w:pPr>
            <w:r w:rsidDel="00000000" w:rsidR="00000000" w:rsidRPr="00000000">
              <w:rPr>
                <w:rFonts w:ascii="Arial" w:cs="Arial" w:eastAsia="Arial" w:hAnsi="Arial"/>
                <w:highlight w:val="yellow"/>
                <w:rtl w:val="0"/>
              </w:rPr>
              <w:t xml:space="preserve">[Davide Lenzarini, Stefan Hagen]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F">
            <w:pPr>
              <w:rPr>
                <w:rFonts w:ascii="Arial" w:cs="Arial" w:eastAsia="Arial" w:hAnsi="Arial"/>
                <w:highlight w:val="yellow"/>
              </w:rPr>
            </w:pPr>
            <w:r w:rsidDel="00000000" w:rsidR="00000000" w:rsidRPr="00000000">
              <w:rPr>
                <w:rFonts w:ascii="Arial" w:cs="Arial" w:eastAsia="Arial" w:hAnsi="Arial"/>
                <w:highlight w:val="yellow"/>
                <w:rtl w:val="0"/>
              </w:rPr>
              <w:t xml:space="preserve">Ensured document structure is intact and replaced table footnotes with simple text tags and a subsequent notes listing.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70">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71">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72">
            <w:pPr>
              <w:rPr>
                <w:rFonts w:ascii="Arial" w:cs="Arial" w:eastAsia="Arial" w:hAnsi="Arial"/>
                <w:highlight w:val="yellow"/>
              </w:rPr>
            </w:pPr>
            <w:r w:rsidDel="00000000" w:rsidR="00000000" w:rsidRPr="00000000">
              <w:rPr>
                <w:rFonts w:ascii="Arial" w:cs="Arial" w:eastAsia="Arial" w:hAnsi="Arial"/>
                <w:highlight w:val="yellow"/>
                <w:rtl w:val="0"/>
              </w:rPr>
              <w:t xml:space="preserve">[Ian Craggs,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73">
            <w:pPr>
              <w:rPr>
                <w:rFonts w:ascii="Arial" w:cs="Arial" w:eastAsia="Arial" w:hAnsi="Arial"/>
                <w:highlight w:val="yellow"/>
              </w:rPr>
            </w:pPr>
            <w:r w:rsidDel="00000000" w:rsidR="00000000" w:rsidRPr="00000000">
              <w:rPr>
                <w:rFonts w:ascii="Arial" w:cs="Arial" w:eastAsia="Arial" w:hAnsi="Arial"/>
                <w:highlight w:val="yellow"/>
                <w:rtl w:val="0"/>
              </w:rPr>
              <w:t xml:space="preserve">Issue 560 resolution - full reason code table and add reason code fields to PUBREC, PUBREL and PUBCOMP. Duplicate reason code tables removed from packet descriptions.</w:t>
            </w:r>
          </w:p>
          <w:p w:rsidR="00000000" w:rsidDel="00000000" w:rsidP="00000000" w:rsidRDefault="00000000" w:rsidRPr="00000000" w14:paraId="00000C74">
            <w:pPr>
              <w:rPr>
                <w:rFonts w:ascii="Arial" w:cs="Arial" w:eastAsia="Arial" w:hAnsi="Arial"/>
                <w:highlight w:val="yellow"/>
              </w:rPr>
            </w:pPr>
            <w:r w:rsidDel="00000000" w:rsidR="00000000" w:rsidRPr="00000000">
              <w:rPr>
                <w:rFonts w:ascii="Arial" w:cs="Arial" w:eastAsia="Arial" w:hAnsi="Arial"/>
                <w:highlight w:val="yellow"/>
                <w:rtl w:val="0"/>
              </w:rPr>
              <w:t xml:space="preserve">Will Data Sent in CONNECT</w:t>
            </w:r>
          </w:p>
          <w:p w:rsidR="00000000" w:rsidDel="00000000" w:rsidP="00000000" w:rsidRDefault="00000000" w:rsidRPr="00000000" w14:paraId="00000C75">
            <w:pPr>
              <w:rPr>
                <w:rFonts w:ascii="Arial" w:cs="Arial" w:eastAsia="Arial" w:hAnsi="Arial"/>
                <w:highlight w:val="yellow"/>
              </w:rPr>
            </w:pPr>
            <w:r w:rsidDel="00000000" w:rsidR="00000000" w:rsidRPr="00000000">
              <w:rPr>
                <w:rFonts w:ascii="Arial" w:cs="Arial" w:eastAsia="Arial" w:hAnsi="Arial"/>
                <w:highlight w:val="yellow"/>
                <w:rtl w:val="0"/>
              </w:rPr>
              <w:t xml:space="preserve">Auth Data Sent in CONNECT &amp; CONNACK</w:t>
            </w:r>
          </w:p>
          <w:p w:rsidR="00000000" w:rsidDel="00000000" w:rsidP="00000000" w:rsidRDefault="00000000" w:rsidRPr="00000000" w14:paraId="00000C76">
            <w:pPr>
              <w:rPr>
                <w:rFonts w:ascii="Arial" w:cs="Arial" w:eastAsia="Arial" w:hAnsi="Arial"/>
                <w:highlight w:val="yellow"/>
              </w:rPr>
            </w:pPr>
            <w:r w:rsidDel="00000000" w:rsidR="00000000" w:rsidRPr="00000000">
              <w:rPr>
                <w:rFonts w:ascii="Arial" w:cs="Arial" w:eastAsia="Arial" w:hAnsi="Arial"/>
                <w:highlight w:val="yellow"/>
                <w:rtl w:val="0"/>
              </w:rPr>
              <w:t xml:space="preserve">Suback granted QoS 0,1,2 now reason codes not flags.</w:t>
            </w:r>
          </w:p>
          <w:p w:rsidR="00000000" w:rsidDel="00000000" w:rsidP="00000000" w:rsidRDefault="00000000" w:rsidRPr="00000000" w14:paraId="00000C77">
            <w:pPr>
              <w:rPr>
                <w:rFonts w:ascii="Arial" w:cs="Arial" w:eastAsia="Arial" w:hAnsi="Arial"/>
                <w:highlight w:val="yellow"/>
              </w:rPr>
            </w:pPr>
            <w:r w:rsidDel="00000000" w:rsidR="00000000" w:rsidRPr="00000000">
              <w:rPr>
                <w:rFonts w:ascii="Arial" w:cs="Arial" w:eastAsia="Arial" w:hAnsi="Arial"/>
                <w:highlight w:val="yellow"/>
                <w:rtl w:val="0"/>
              </w:rPr>
              <w:t xml:space="preserve">Moved PUBLISH -1 to new Backward compatibility appendix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78">
            <w:pPr>
              <w:rPr>
                <w:rFonts w:ascii="Arial" w:cs="Arial" w:eastAsia="Arial" w:hAnsi="Arial"/>
                <w:highlight w:val="yellow"/>
              </w:rPr>
            </w:pPr>
            <w:r w:rsidDel="00000000" w:rsidR="00000000" w:rsidRPr="00000000">
              <w:rPr>
                <w:rFonts w:ascii="Arial" w:cs="Arial" w:eastAsia="Arial" w:hAnsi="Arial"/>
                <w:highlight w:val="yellow"/>
                <w:rtl w:val="0"/>
              </w:rPr>
              <w:t xml:space="preserve">WD-29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79">
            <w:pPr>
              <w:rPr>
                <w:rFonts w:ascii="Arial" w:cs="Arial" w:eastAsia="Arial" w:hAnsi="Arial"/>
                <w:highlight w:val="yellow"/>
              </w:rPr>
            </w:pPr>
            <w:r w:rsidDel="00000000" w:rsidR="00000000" w:rsidRPr="00000000">
              <w:rPr>
                <w:rFonts w:ascii="Arial" w:cs="Arial" w:eastAsia="Arial" w:hAnsi="Arial"/>
                <w:highlight w:val="yellow"/>
                <w:rtl w:val="0"/>
              </w:rPr>
              <w:t xml:space="preserve">March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7A">
            <w:pPr>
              <w:rPr>
                <w:rFonts w:ascii="Arial" w:cs="Arial" w:eastAsia="Arial" w:hAnsi="Arial"/>
                <w:highlight w:val="yellow"/>
              </w:rPr>
            </w:pPr>
            <w:r w:rsidDel="00000000" w:rsidR="00000000" w:rsidRPr="00000000">
              <w:rPr>
                <w:rFonts w:ascii="Arial" w:cs="Arial" w:eastAsia="Arial" w:hAnsi="Arial"/>
                <w:highlight w:val="yellow"/>
                <w:rtl w:val="0"/>
              </w:rPr>
              <w:t xml:space="preserve">[Ian Craggs, Davide Lenzarini,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7B">
            <w:pPr>
              <w:rPr>
                <w:rFonts w:ascii="Arial" w:cs="Arial" w:eastAsia="Arial" w:hAnsi="Arial"/>
                <w:highlight w:val="yellow"/>
              </w:rPr>
            </w:pPr>
            <w:r w:rsidDel="00000000" w:rsidR="00000000" w:rsidRPr="00000000">
              <w:rPr>
                <w:rFonts w:ascii="Arial" w:cs="Arial" w:eastAsia="Arial" w:hAnsi="Arial"/>
                <w:highlight w:val="yellow"/>
                <w:rtl w:val="0"/>
              </w:rPr>
              <w:t xml:space="preserve">Update Terminology section. Add Operational Behavior sections from MQTT 5.0. Workshop revisions to Operational Behavior responding to Davide’s review.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7C">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7D">
            <w:pPr>
              <w:rPr>
                <w:rFonts w:ascii="Arial" w:cs="Arial" w:eastAsia="Arial" w:hAnsi="Arial"/>
                <w:highlight w:val="yellow"/>
              </w:rPr>
            </w:pPr>
            <w:r w:rsidDel="00000000" w:rsidR="00000000" w:rsidRPr="00000000">
              <w:rPr>
                <w:rFonts w:ascii="Arial" w:cs="Arial" w:eastAsia="Arial" w:hAnsi="Arial"/>
                <w:highlight w:val="yellow"/>
                <w:rtl w:val="0"/>
              </w:rPr>
              <w:t xml:space="preserve">June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7E">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7F">
            <w:pPr>
              <w:rPr>
                <w:rFonts w:ascii="Arial" w:cs="Arial" w:eastAsia="Arial" w:hAnsi="Arial"/>
                <w:highlight w:val="yellow"/>
              </w:rPr>
            </w:pPr>
            <w:r w:rsidDel="00000000" w:rsidR="00000000" w:rsidRPr="00000000">
              <w:rPr>
                <w:rFonts w:ascii="Arial" w:cs="Arial" w:eastAsia="Arial" w:hAnsi="Arial"/>
                <w:highlight w:val="yellow"/>
                <w:rtl w:val="0"/>
              </w:rPr>
              <w:t xml:space="preserve">Change CorrelId to Packet id. Move Virtual Connection semantics to Operational Behavior. Clarify MQTT-SN does not deduplicate. Do not preclude Unicast for PUBWOS.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80">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81">
            <w:pPr>
              <w:rPr>
                <w:rFonts w:ascii="Arial" w:cs="Arial" w:eastAsia="Arial" w:hAnsi="Arial"/>
                <w:highlight w:val="yellow"/>
              </w:rPr>
            </w:pPr>
            <w:r w:rsidDel="00000000" w:rsidR="00000000" w:rsidRPr="00000000">
              <w:rPr>
                <w:rFonts w:ascii="Arial" w:cs="Arial" w:eastAsia="Arial" w:hAnsi="Arial"/>
                <w:highlight w:val="yellow"/>
                <w:rtl w:val="0"/>
              </w:rPr>
              <w:t xml:space="preserve">July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82">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83">
            <w:pPr>
              <w:rPr>
                <w:rFonts w:ascii="Arial" w:cs="Arial" w:eastAsia="Arial" w:hAnsi="Arial"/>
                <w:highlight w:val="yellow"/>
              </w:rPr>
            </w:pPr>
            <w:r w:rsidDel="00000000" w:rsidR="00000000" w:rsidRPr="00000000">
              <w:rPr>
                <w:rFonts w:ascii="Arial" w:cs="Arial" w:eastAsia="Arial" w:hAnsi="Arial"/>
                <w:highlight w:val="yellow"/>
                <w:rtl w:val="0"/>
              </w:rPr>
              <w:t xml:space="preserve">Add Actions sections for all packets. Add a retained messages section. Add a flow control section.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84">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85">
            <w:pPr>
              <w:rPr>
                <w:rFonts w:ascii="Arial" w:cs="Arial" w:eastAsia="Arial" w:hAnsi="Arial"/>
                <w:highlight w:val="yellow"/>
              </w:rPr>
            </w:pPr>
            <w:r w:rsidDel="00000000" w:rsidR="00000000" w:rsidRPr="00000000">
              <w:rPr>
                <w:rFonts w:ascii="Arial" w:cs="Arial" w:eastAsia="Arial" w:hAnsi="Arial"/>
                <w:highlight w:val="yellow"/>
                <w:rtl w:val="0"/>
              </w:rPr>
              <w:t xml:space="preserve">August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86">
            <w:pPr>
              <w:rPr>
                <w:rFonts w:ascii="Arial" w:cs="Arial" w:eastAsia="Arial" w:hAnsi="Arial"/>
                <w:highlight w:val="yellow"/>
              </w:rPr>
            </w:pPr>
            <w:r w:rsidDel="00000000" w:rsidR="00000000" w:rsidRPr="00000000">
              <w:rPr>
                <w:rFonts w:ascii="Arial" w:cs="Arial" w:eastAsia="Arial" w:hAnsi="Arial"/>
                <w:highlight w:val="yellow"/>
                <w:rtl w:val="0"/>
              </w:rPr>
              <w:t xml:space="preserve">[Ian Craggs,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87">
            <w:pPr>
              <w:rPr>
                <w:rFonts w:ascii="Arial" w:cs="Arial" w:eastAsia="Arial" w:hAnsi="Arial"/>
                <w:highlight w:val="yellow"/>
              </w:rPr>
            </w:pPr>
            <w:r w:rsidDel="00000000" w:rsidR="00000000" w:rsidRPr="00000000">
              <w:rPr>
                <w:rFonts w:ascii="Arial" w:cs="Arial" w:eastAsia="Arial" w:hAnsi="Arial"/>
                <w:highlight w:val="yellow"/>
                <w:rtl w:val="0"/>
              </w:rPr>
              <w:t xml:space="preserve">Add WAKEUP packet. Update will firing conditions. Update retained messages terminology.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88">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89">
            <w:pPr>
              <w:rPr>
                <w:rFonts w:ascii="Arial" w:cs="Arial" w:eastAsia="Arial" w:hAnsi="Arial"/>
                <w:highlight w:val="yellow"/>
              </w:rPr>
            </w:pPr>
            <w:r w:rsidDel="00000000" w:rsidR="00000000" w:rsidRPr="00000000">
              <w:rPr>
                <w:rFonts w:ascii="Arial" w:cs="Arial" w:eastAsia="Arial" w:hAnsi="Arial"/>
                <w:highlight w:val="yellow"/>
                <w:rtl w:val="0"/>
              </w:rPr>
              <w:t xml:space="preserve">September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8A">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8B">
            <w:pPr>
              <w:rPr>
                <w:rFonts w:ascii="Arial" w:cs="Arial" w:eastAsia="Arial" w:hAnsi="Arial"/>
                <w:highlight w:val="yellow"/>
              </w:rPr>
            </w:pPr>
            <w:r w:rsidDel="00000000" w:rsidR="00000000" w:rsidRPr="00000000">
              <w:rPr>
                <w:rFonts w:ascii="Arial" w:cs="Arial" w:eastAsia="Arial" w:hAnsi="Arial"/>
                <w:highlight w:val="yellow"/>
                <w:rtl w:val="0"/>
              </w:rPr>
              <w:t xml:space="preserve">Remove one index level from the packet chapter. Disallow other packets before CONNACK.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8C">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8D">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8E">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8F">
            <w:pPr>
              <w:rPr>
                <w:rFonts w:ascii="Arial" w:cs="Arial" w:eastAsia="Arial" w:hAnsi="Arial"/>
                <w:highlight w:val="yellow"/>
              </w:rPr>
            </w:pPr>
            <w:r w:rsidDel="00000000" w:rsidR="00000000" w:rsidRPr="00000000">
              <w:rPr>
                <w:rFonts w:ascii="Arial" w:cs="Arial" w:eastAsia="Arial" w:hAnsi="Arial"/>
                <w:highlight w:val="yellow"/>
                <w:rtl w:val="0"/>
              </w:rPr>
              <w:t xml:space="preserve">Add SLEEPREQ and SLEEPRESP packets - disconnect now has no response. Rename Enhanced Authentication to Authentication. Add Gateway timer table. Add Security Chapter.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0">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1">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2">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3">
            <w:pPr>
              <w:rPr>
                <w:rFonts w:ascii="Arial" w:cs="Arial" w:eastAsia="Arial" w:hAnsi="Arial"/>
                <w:highlight w:val="yellow"/>
              </w:rPr>
            </w:pPr>
            <w:r w:rsidDel="00000000" w:rsidR="00000000" w:rsidRPr="00000000">
              <w:rPr>
                <w:rFonts w:ascii="Arial" w:cs="Arial" w:eastAsia="Arial" w:hAnsi="Arial"/>
                <w:highlight w:val="yellow"/>
                <w:rtl w:val="0"/>
              </w:rPr>
              <w:t xml:space="preserve">Add MQTT-BASIC authentication method. Move Appendices to main doc, except those that exist in MQTT.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4">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5">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6">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7">
            <w:pPr>
              <w:rPr>
                <w:rFonts w:ascii="Arial" w:cs="Arial" w:eastAsia="Arial" w:hAnsi="Arial"/>
                <w:highlight w:val="yellow"/>
              </w:rPr>
            </w:pPr>
            <w:r w:rsidDel="00000000" w:rsidR="00000000" w:rsidRPr="00000000">
              <w:rPr>
                <w:rFonts w:ascii="Arial" w:cs="Arial" w:eastAsia="Arial" w:hAnsi="Arial"/>
                <w:highlight w:val="yellow"/>
                <w:rtl w:val="0"/>
              </w:rPr>
              <w:t xml:space="preserve">Make session expiry in CONNACK optional.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8">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9">
            <w:pPr>
              <w:rPr>
                <w:rFonts w:ascii="Arial" w:cs="Arial" w:eastAsia="Arial" w:hAnsi="Arial"/>
                <w:highlight w:val="yellow"/>
              </w:rPr>
            </w:pPr>
            <w:r w:rsidDel="00000000" w:rsidR="00000000" w:rsidRPr="00000000">
              <w:rPr>
                <w:rFonts w:ascii="Arial" w:cs="Arial" w:eastAsia="Arial" w:hAnsi="Arial"/>
                <w:highlight w:val="yellow"/>
                <w:rtl w:val="0"/>
              </w:rPr>
              <w:t xml:space="preserve">March 2025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A">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B">
            <w:pPr>
              <w:rPr>
                <w:rFonts w:ascii="Arial" w:cs="Arial" w:eastAsia="Arial" w:hAnsi="Arial"/>
                <w:highlight w:val="yellow"/>
              </w:rPr>
            </w:pPr>
            <w:r w:rsidDel="00000000" w:rsidR="00000000" w:rsidRPr="00000000">
              <w:rPr>
                <w:rFonts w:ascii="Arial" w:cs="Arial" w:eastAsia="Arial" w:hAnsi="Arial"/>
                <w:highlight w:val="yellow"/>
                <w:rtl w:val="0"/>
              </w:rPr>
              <w:t xml:space="preserve">Reformat all packet diagrams. Remove Topic Short Name. Simplify UN/SUBSCRIBE packet diagrams. Make session expiry in CONNECT optional.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C">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D">
            <w:pPr>
              <w:rPr>
                <w:rFonts w:ascii="Arial" w:cs="Arial" w:eastAsia="Arial" w:hAnsi="Arial"/>
                <w:highlight w:val="yellow"/>
              </w:rPr>
            </w:pPr>
            <w:r w:rsidDel="00000000" w:rsidR="00000000" w:rsidRPr="00000000">
              <w:rPr>
                <w:rFonts w:ascii="Arial" w:cs="Arial" w:eastAsia="Arial" w:hAnsi="Arial"/>
                <w:highlight w:val="yellow"/>
                <w:rtl w:val="0"/>
              </w:rPr>
              <w:t xml:space="preserve">April 2025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E">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F">
            <w:pPr>
              <w:rPr>
                <w:rFonts w:ascii="Arial" w:cs="Arial" w:eastAsia="Arial" w:hAnsi="Arial"/>
                <w:highlight w:val="yellow"/>
              </w:rPr>
            </w:pPr>
            <w:r w:rsidDel="00000000" w:rsidR="00000000" w:rsidRPr="00000000">
              <w:rPr>
                <w:rFonts w:ascii="Arial" w:cs="Arial" w:eastAsia="Arial" w:hAnsi="Arial"/>
                <w:highlight w:val="yellow"/>
                <w:rtl w:val="0"/>
              </w:rPr>
              <w:t xml:space="preserve">Make Topic Alias in SUBACK optional. Move Retain Registrations from DISCONNECT to SLEEPREQ. Move informative Operational Behavior sections to Appendices.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A0">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A1">
            <w:pPr>
              <w:rPr>
                <w:rFonts w:ascii="Arial" w:cs="Arial" w:eastAsia="Arial" w:hAnsi="Arial"/>
                <w:highlight w:val="yellow"/>
              </w:rPr>
            </w:pPr>
            <w:r w:rsidDel="00000000" w:rsidR="00000000" w:rsidRPr="00000000">
              <w:rPr>
                <w:rFonts w:ascii="Arial" w:cs="Arial" w:eastAsia="Arial" w:hAnsi="Arial"/>
                <w:highlight w:val="yellow"/>
                <w:rtl w:val="0"/>
              </w:rPr>
              <w:t xml:space="preserve">May 2025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A2">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A3">
            <w:pPr>
              <w:rPr>
                <w:rFonts w:ascii="Arial" w:cs="Arial" w:eastAsia="Arial" w:hAnsi="Arial"/>
                <w:highlight w:val="yellow"/>
              </w:rPr>
            </w:pPr>
            <w:r w:rsidDel="00000000" w:rsidR="00000000" w:rsidRPr="00000000">
              <w:rPr>
                <w:rFonts w:ascii="Arial" w:cs="Arial" w:eastAsia="Arial" w:hAnsi="Arial"/>
                <w:highlight w:val="yellow"/>
                <w:rtl w:val="0"/>
              </w:rPr>
              <w:t xml:space="preserve">Move Advertise, GWINFO and SEARCHGW to the end of Chapter 3. Move C.2 Advertisement and Discovery Appendix to end of Appendix C. Redraft Client States section. Add Server Keepalive to CONNACK.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A4">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A5">
            <w:pPr>
              <w:rPr>
                <w:rFonts w:ascii="Arial" w:cs="Arial" w:eastAsia="Arial" w:hAnsi="Arial"/>
                <w:highlight w:val="yellow"/>
              </w:rPr>
            </w:pPr>
            <w:r w:rsidDel="00000000" w:rsidR="00000000" w:rsidRPr="00000000">
              <w:rPr>
                <w:rFonts w:ascii="Arial" w:cs="Arial" w:eastAsia="Arial" w:hAnsi="Arial"/>
                <w:highlight w:val="yellow"/>
                <w:rtl w:val="0"/>
              </w:rPr>
              <w:t xml:space="preserve">June 2025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A6">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A7">
            <w:pPr>
              <w:rPr>
                <w:rFonts w:ascii="Arial" w:cs="Arial" w:eastAsia="Arial" w:hAnsi="Arial"/>
                <w:highlight w:val="yellow"/>
              </w:rPr>
            </w:pPr>
            <w:r w:rsidDel="00000000" w:rsidR="00000000" w:rsidRPr="00000000">
              <w:rPr>
                <w:rFonts w:ascii="Arial" w:cs="Arial" w:eastAsia="Arial" w:hAnsi="Arial"/>
                <w:highlight w:val="yellow"/>
                <w:rtl w:val="0"/>
              </w:rPr>
              <w:t xml:space="preserve">Changed link format from section n.n to n.n xxxx. Updated PINGREQ actions. Reordered Control Packet Type to align with MQTT. Clarify definition and use of Server and Gateway terms. Removed radius fields from SEARCHGW and Forwarder Encapsulation. Limited sleep duration to less than session expiry.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A8">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A9">
            <w:pPr>
              <w:rPr>
                <w:rFonts w:ascii="Arial" w:cs="Arial" w:eastAsia="Arial" w:hAnsi="Arial"/>
                <w:highlight w:val="yellow"/>
              </w:rPr>
            </w:pPr>
            <w:r w:rsidDel="00000000" w:rsidR="00000000" w:rsidRPr="00000000">
              <w:rPr>
                <w:rFonts w:ascii="Arial" w:cs="Arial" w:eastAsia="Arial" w:hAnsi="Arial"/>
                <w:highlight w:val="yellow"/>
                <w:rtl w:val="0"/>
              </w:rPr>
              <w:t xml:space="preserve">July 2025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AA">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AB">
            <w:pPr>
              <w:rPr>
                <w:rFonts w:ascii="Arial" w:cs="Arial" w:eastAsia="Arial" w:hAnsi="Arial"/>
                <w:highlight w:val="yellow"/>
              </w:rPr>
            </w:pPr>
            <w:r w:rsidDel="00000000" w:rsidR="00000000" w:rsidRPr="00000000">
              <w:rPr>
                <w:rFonts w:ascii="Arial" w:cs="Arial" w:eastAsia="Arial" w:hAnsi="Arial"/>
                <w:highlight w:val="yellow"/>
                <w:rtl w:val="0"/>
              </w:rPr>
              <w:t xml:space="preserve">In the CONNACK packet: moved Default Awake Messages Flags to a byte field; added flags to allow Network ID update and Sleep Duration on SLEEPRESP. Added Sleep Duration and Reason Code to SLEEPRESP. Added Connection Encapsulation.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AC">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AD">
            <w:pPr>
              <w:rPr>
                <w:rFonts w:ascii="Arial" w:cs="Arial" w:eastAsia="Arial" w:hAnsi="Arial"/>
                <w:highlight w:val="yellow"/>
              </w:rPr>
            </w:pPr>
            <w:r w:rsidDel="00000000" w:rsidR="00000000" w:rsidRPr="00000000">
              <w:rPr>
                <w:rFonts w:ascii="Arial" w:cs="Arial" w:eastAsia="Arial" w:hAnsi="Arial"/>
                <w:highlight w:val="yellow"/>
                <w:rtl w:val="0"/>
              </w:rPr>
              <w:t xml:space="preserve">August 2025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AE">
            <w:pPr>
              <w:rPr>
                <w:rFonts w:ascii="Arial" w:cs="Arial" w:eastAsia="Arial" w:hAnsi="Arial"/>
                <w:highlight w:val="yellow"/>
              </w:rPr>
            </w:pPr>
            <w:r w:rsidDel="00000000" w:rsidR="00000000" w:rsidRPr="00000000">
              <w:rPr>
                <w:rFonts w:ascii="Arial" w:cs="Arial" w:eastAsia="Arial" w:hAnsi="Arial"/>
                <w:highlight w:val="yellow"/>
                <w:rtl w:val="0"/>
              </w:rPr>
              <w:t xml:space="preserve">[Ian Craggs,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AF">
            <w:pPr>
              <w:rPr>
                <w:rFonts w:ascii="Arial" w:cs="Arial" w:eastAsia="Arial" w:hAnsi="Arial"/>
                <w:highlight w:val="yellow"/>
              </w:rPr>
            </w:pPr>
            <w:r w:rsidDel="00000000" w:rsidR="00000000" w:rsidRPr="00000000">
              <w:rPr>
                <w:rFonts w:ascii="Arial" w:cs="Arial" w:eastAsia="Arial" w:hAnsi="Arial"/>
                <w:highlight w:val="yellow"/>
                <w:rtl w:val="0"/>
              </w:rPr>
              <w:t xml:space="preserve">Removed Client ID from PINGREQ. Changed Allow Sleep Duration changes flag to apply to Keep Alive and Session Expiry too. Updated Sender Identifier description in Protection Encapsulation. Made Reason Codes optional on all ACKs.</w:t>
            </w:r>
          </w:p>
        </w:tc>
      </w:tr>
    </w:tbl>
    <w:p w:rsidR="00000000" w:rsidDel="00000000" w:rsidP="00000000" w:rsidRDefault="00000000" w:rsidRPr="00000000" w14:paraId="00000CB0">
      <w:pPr>
        <w:pStyle w:val="Heading1"/>
        <w:keepNext w:val="1"/>
        <w:pBdr>
          <w:top w:color="808080" w:space="6" w:sz="4" w:val="single"/>
        </w:pBdr>
        <w:spacing w:after="120" w:before="480" w:lineRule="auto"/>
        <w:ind w:left="0" w:firstLine="0"/>
        <w:rPr>
          <w:rFonts w:ascii="Arial" w:cs="Arial" w:eastAsia="Arial" w:hAnsi="Arial"/>
          <w:b w:val="0"/>
        </w:rPr>
      </w:pPr>
      <w:bookmarkStart w:colFirst="0" w:colLast="0" w:name="_heading=h.3jd0qos" w:id="373"/>
      <w:bookmarkEnd w:id="373"/>
      <w:r w:rsidDel="00000000" w:rsidR="00000000" w:rsidRPr="00000000">
        <w:rPr>
          <w:rtl w:val="0"/>
        </w:rPr>
      </w:r>
    </w:p>
    <w:sectPr>
      <w:type w:val="nextPage"/>
      <w:pgSz w:h="15840" w:w="12240" w:orient="portrait"/>
      <w:pgMar w:bottom="720" w:top="1440" w:left="1440" w:right="1440" w:header="720" w:footer="720"/>
      <w:lnNumType w:countBy="1" w:start="0" w:restart="continuou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an Craggs" w:id="31" w:date="2025-09-15T17:04:41Z">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this mean "equal to"?</w:t>
      </w:r>
    </w:p>
  </w:comment>
  <w:comment w:author="Ian Craggs" w:id="32" w:date="2025-09-15T17:06:20Z">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we could have "MUST be equal to")</w:t>
      </w:r>
    </w:p>
  </w:comment>
  <w:comment w:author="davide.lenzarini@u-blox.com" w:id="33" w:date="2025-09-25T13:26:24Z">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Fixed</w:t>
      </w:r>
    </w:p>
  </w:comment>
  <w:comment w:author="Ian Craggs" w:id="28" w:date="2025-09-15T17:10:07Z">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this mean? Can we provide an example?</w:t>
      </w:r>
    </w:p>
  </w:comment>
  <w:comment w:author="Ian Craggs" w:id="29" w:date="2025-09-15T17:11:18Z">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there a conformance clause way of phrasing this?</w:t>
      </w:r>
    </w:p>
  </w:comment>
  <w:comment w:author="davide.lenzarini@u-blox.com" w:id="30" w:date="2025-09-25T13:25:16Z">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instance a developer can decide that the Authentication Tag Length is 40 bits whenever the bits4-7 are 0b0000. This will work only for devices running the code implemented by this developer.</w:t>
      </w:r>
    </w:p>
  </w:comment>
  <w:comment w:author="Simon Johnson" w:id="16" w:date="2023-10-20T09:26:02Z">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Break the conformance clauses out, and move the non-normative sections to the secutiry chapter (maybe)</w:t>
      </w:r>
    </w:p>
  </w:comment>
  <w:comment w:author="Stefan Hagen" w:id="17" w:date="2024-01-04T16:48:28Z">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us also ensure we use the title case with reason and benefit for the reader (maybe Client -&gt; client?). </w:t>
      </w:r>
    </w:p>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did we define an actor/role "Client" (as a short form for "MQTT-SN Client" so that we can later collect conformance clauses with such a role participating to enable compliance tests?</w:t>
      </w:r>
    </w:p>
  </w:comment>
  <w:comment w:author="Ian Craggs" w:id="18" w:date="2025-04-20T13:32:09Z">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I've now done this - certainly Simon's comment. Please review.</w:t>
      </w:r>
    </w:p>
  </w:comment>
  <w:comment w:author="davide.lenzarini@u-blox.com" w:id="19" w:date="2025-09-25T13:18:07Z">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for me</w:t>
      </w:r>
    </w:p>
  </w:comment>
  <w:comment w:author="Simon Johnson" w:id="20" w:date="2023-10-20T09:26:02Z">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Break the conformance clauses out, and move the non-normative sections to the secutiry chapter (maybe)</w:t>
      </w:r>
    </w:p>
  </w:comment>
  <w:comment w:author="Stefan Hagen" w:id="21" w:date="2024-01-04T16:48:28Z">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us also ensure we use the title case with reason and benefit for the reader (maybe Client -&gt; client?). </w:t>
      </w:r>
    </w:p>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did we define an actor/role "Client" (as a short form for "MQTT-SN Client" so that we can later collect conformance clauses with such a role participating to enable compliance tests?</w:t>
      </w:r>
    </w:p>
  </w:comment>
  <w:comment w:author="Ian Craggs" w:id="22" w:date="2025-04-20T13:32:09Z">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I've now done this - certainly Simon's comment. Please review.</w:t>
      </w:r>
    </w:p>
  </w:comment>
  <w:comment w:author="davide.lenzarini@u-blox.com" w:id="23" w:date="2025-09-25T13:18:07Z">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for me</w:t>
      </w:r>
    </w:p>
  </w:comment>
  <w:comment w:author="Simon Johnson" w:id="24" w:date="2023-10-20T09:26:02Z">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Break the conformance clauses out, and move the non-normative sections to the secutiry chapter (maybe)</w:t>
      </w:r>
    </w:p>
  </w:comment>
  <w:comment w:author="Stefan Hagen" w:id="25" w:date="2024-01-04T16:48:28Z">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us also ensure we use the title case with reason and benefit for the reader (maybe Client -&gt; client?). </w:t>
      </w:r>
    </w:p>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did we define an actor/role "Client" (as a short form for "MQTT-SN Client" so that we can later collect conformance clauses with such a role participating to enable compliance tests?</w:t>
      </w:r>
    </w:p>
  </w:comment>
  <w:comment w:author="Ian Craggs" w:id="26" w:date="2025-04-20T13:32:09Z">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I've now done this - certainly Simon's comment. Please review.</w:t>
      </w:r>
    </w:p>
  </w:comment>
  <w:comment w:author="davide.lenzarini@u-blox.com" w:id="27" w:date="2025-09-25T13:18:07Z">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for me</w:t>
      </w:r>
    </w:p>
  </w:comment>
  <w:comment w:author="davide.lenzarini@u-blox.com" w:id="12" w:date="2024-08-06T14:31:51Z">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about the PUBLISH packets received by a Client?</w:t>
      </w:r>
    </w:p>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provide an example on how to associate a PUBLISH received by a GW with a session handled by the same GW?</w:t>
      </w:r>
    </w:p>
  </w:comment>
  <w:comment w:author="Ian Craggs" w:id="13" w:date="2025-06-17T14:43:58Z">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discussion of this is in https://github.com/oasis-tcs/mqtt/issues/88</w:t>
      </w:r>
    </w:p>
  </w:comment>
  <w:comment w:author="Ian Craggs" w:id="14" w:date="2025-07-30T16:36:03Z">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Discussed in 4.2.1. Is this enough? Further examples needed?</w:t>
      </w:r>
    </w:p>
  </w:comment>
  <w:comment w:author="davide.lenzarini@u-blox.com" w:id="15" w:date="2025-07-31T14:53:25Z">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miss an example on how a Client can be sure that it is getting a PUBLISH from the Gateway with which is in Virtual Connection.</w:t>
      </w:r>
    </w:p>
  </w:comment>
  <w:comment w:author="Ian Craggs" w:id="34" w:date="2025-09-15T17:28:36Z">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this informative, or should there be conformance clauses?</w:t>
      </w:r>
    </w:p>
  </w:comment>
  <w:comment w:author="davide.lenzarini@u-blox.com" w:id="35" w:date="2025-09-25T13:28:58Z">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Conformance</w:t>
      </w:r>
    </w:p>
  </w:comment>
  <w:comment w:author="Ian Craggs" w:id="36" w:date="2025-09-15T17:30:13Z">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should be MUST rather than should? And so a conformance clause?</w:t>
      </w:r>
    </w:p>
  </w:comment>
  <w:comment w:author="davide.lenzarini@u-blox.com" w:id="37" w:date="2025-09-25T13:29:43Z">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Fixed</w:t>
      </w:r>
    </w:p>
  </w:comment>
  <w:comment w:author="Ian Craggs" w:id="40" w:date="2025-09-15T17:36:05Z">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sentence needs clarification.</w:t>
      </w:r>
    </w:p>
  </w:comment>
  <w:comment w:author="davide.lenzarini@u-blox.com" w:id="0" w:date="2023-12-08T14:13:08Z">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Links not yet working. They will be created once the files will be uploaded for final comments</w:t>
      </w:r>
    </w:p>
  </w:comment>
  <w:comment w:author="Ian Craggs" w:id="39" w:date="2025-09-15T17:30:52Z">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Again, MUST instead of should?</w:t>
      </w:r>
    </w:p>
  </w:comment>
  <w:comment w:author="Ian Craggs" w:id="41" w:date="2025-09-15T17:31:45Z">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MUST instead of should?</w:t>
      </w:r>
    </w:p>
  </w:comment>
  <w:comment w:author="Simon Johnson" w:id="47" w:date="2025-05-28T09:14:48Z">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nmeed to talk thru if there are semantics that mean CONNECt is changing something that the client may oth3erwise want</w:t>
      </w:r>
    </w:p>
  </w:comment>
  <w:comment w:author="Ian Craggs" w:id="48" w:date="2025-06-18T09:31:15Z">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making it clear that CONNECT creates a new Virtual Connection using all the data in the CONNECT satisfy your concern?</w:t>
      </w:r>
    </w:p>
  </w:comment>
  <w:comment w:author="Ian Craggs" w:id="49" w:date="2025-06-18T09:35:00Z">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I've changed the text to hopefully make this clear.</w:t>
      </w:r>
    </w:p>
  </w:comment>
  <w:comment w:author="Stefan Hagen" w:id="38" w:date="2024-03-03T17:43:50Z">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references in these table notes should correspond to informal reference entries</w:t>
      </w:r>
    </w:p>
  </w:comment>
  <w:comment w:author="davide.lenzarini@u-blox.com" w:id="45" w:date="2025-05-28T10:09:53Z">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packet was transmitted in an authenticated connection, also the new connection should be authenticated (AUTH messages)</w:t>
      </w:r>
    </w:p>
  </w:comment>
  <w:comment w:author="Ian Craggs" w:id="46" w:date="2025-06-04T13:19:18Z">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was agreed that this applies to MQTT as well as MQTT-SN so should be discussed at the TC level.</w:t>
      </w:r>
    </w:p>
  </w:comment>
  <w:comment w:author="Ian Craggs" w:id="42" w:date="2025-09-15T18:00:40Z">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Conformance clause?</w:t>
      </w:r>
    </w:p>
  </w:comment>
  <w:comment w:author="Andrew Banks" w:id="10" w:date="2025-04-28T14:46:28Z">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better to have the conformance statements in section 4.4.1 here instead?</w:t>
      </w:r>
    </w:p>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After sending a CONNACK with a reason code less than 128, the Server MUST retransmit all unacknowledged Packets.</w:t>
      </w:r>
    </w:p>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After receiving a CONNACK with a reason code less than 128, the Client MUST retransmit all unacknowledged Packets.</w:t>
      </w:r>
    </w:p>
  </w:comment>
  <w:comment w:author="Ian Craggs" w:id="11" w:date="2025-06-05T11:13:14Z">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MQTT 5 has those conformance statements in 4.4 Message Delivery Retry, so I put them in the equivalent section.</w:t>
      </w:r>
    </w:p>
  </w:comment>
  <w:comment w:author="Ian Craggs" w:id="50" w:date="2025-02-05T10:40:54Z">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MQTT 5 this section is a list of changes from the previous version, rather than a revision history of this document. What would we like to see here?</w:t>
      </w:r>
    </w:p>
  </w:comment>
  <w:comment w:author="Ian Craggs" w:id="51" w:date="2025-08-07T10:51:31Z">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is another section to contain the changes from 1.2</w:t>
      </w:r>
    </w:p>
  </w:comment>
  <w:comment w:author="Ian Craggs" w:id="3" w:date="2025-04-18T16:50:19Z">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Added an MQTT-SN specific success Reason Code</w:t>
      </w:r>
    </w:p>
  </w:comment>
  <w:comment w:author="davide.lenzarini@u-blox.com" w:id="4" w:date="2025-09-04T14:56:40Z">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for me</w:t>
      </w:r>
    </w:p>
  </w:comment>
  <w:comment w:author="davide.lenzarini@u-blox.com" w:id="5" w:date="2024-02-07T16:41:05Z">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 to verify if this reservation is possible and confirmed</w:t>
      </w:r>
    </w:p>
  </w:comment>
  <w:comment w:author="Ian Craggs" w:id="6" w:date="2024-06-24T14:39:36Z">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wondering if it would be better for MQTT-SN specific reason codes to start from 255 and work backwards? In any case, we need to take the proposal to the full MQTT TC for discussion and approval.</w:t>
      </w:r>
    </w:p>
  </w:comment>
  <w:comment w:author="davide.lenzarini@u-blox.com" w:id="7" w:date="2025-02-27T14:34:47Z">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for me</w:t>
      </w:r>
    </w:p>
  </w:comment>
  <w:comment w:author="davide.lenzarini@u-blox.com" w:id="8" w:date="2025-05-28T07:20:22Z">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add also 0x1A "Topic Alias Exists"?</w:t>
      </w:r>
    </w:p>
  </w:comment>
  <w:comment w:author="Ian Craggs" w:id="9" w:date="2025-05-28T08:15:48Z">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to add a range for positive MQTT-SN reason codes</w:t>
      </w:r>
    </w:p>
  </w:comment>
  <w:comment w:author="davide.lenzarini@u-blox.com" w:id="1" w:date="2023-12-08T14:31:19Z">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fixed</w:t>
      </w:r>
    </w:p>
  </w:comment>
  <w:comment w:author="Simon Johnson" w:id="2" w:date="2024-01-11T09:01:06Z">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character encoding of the document does not seem to support the CJK chars.</w:t>
      </w:r>
    </w:p>
  </w:comment>
  <w:comment w:author="davide.lenzarini@u-blox.com" w:id="43" w:date="2023-11-23T17:39:04Z">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https://issues.oasis-open.org/browse/MQTT-604: MQTT reserved both the UDP and TCP ports but prohibits the use of UDP,</w:t>
      </w:r>
    </w:p>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approach the MQTT TC to get this redesignated as MQTT/MQTT-SN.</w:t>
      </w:r>
    </w:p>
  </w:comment>
  <w:comment w:author="davide.lenzarini@u-blox.com" w:id="44" w:date="2023-11-23T17:42:22Z">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IANA 8883 and 1883 for both TCP and UDP are already registered to “Secure MQTT” and “MQTT” since 2015, so I suppose the UDP ports we can be reused for MQTT-SN</w:t>
      </w:r>
    </w:p>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Furthermore in MQTT 5 specs on chapter 4.2: “Connectionless network transports such as User Datagram Protocol (UDP) are not suitable on their own because they might lose or reorder data.”. So there is no risk of impacting any MQTT service over UDP.</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CB6" w15:done="0"/>
  <w15:commentEx w15:paraId="00000CB7" w15:paraIdParent="00000CB6" w15:done="0"/>
  <w15:commentEx w15:paraId="00000CB8" w15:paraIdParent="00000CB6" w15:done="0"/>
  <w15:commentEx w15:paraId="00000CB9" w15:done="0"/>
  <w15:commentEx w15:paraId="00000CBA" w15:paraIdParent="00000CB9" w15:done="0"/>
  <w15:commentEx w15:paraId="00000CBB" w15:paraIdParent="00000CB9" w15:done="0"/>
  <w15:commentEx w15:paraId="00000CBC" w15:done="0"/>
  <w15:commentEx w15:paraId="00000CBE" w15:paraIdParent="00000CBC" w15:done="0"/>
  <w15:commentEx w15:paraId="00000CBF" w15:paraIdParent="00000CBC" w15:done="0"/>
  <w15:commentEx w15:paraId="00000CC0" w15:paraIdParent="00000CBC" w15:done="0"/>
  <w15:commentEx w15:paraId="00000CC1" w15:done="0"/>
  <w15:commentEx w15:paraId="00000CC3" w15:paraIdParent="00000CC1" w15:done="0"/>
  <w15:commentEx w15:paraId="00000CC4" w15:paraIdParent="00000CC1" w15:done="0"/>
  <w15:commentEx w15:paraId="00000CC5" w15:paraIdParent="00000CC1" w15:done="0"/>
  <w15:commentEx w15:paraId="00000CC6" w15:done="0"/>
  <w15:commentEx w15:paraId="00000CC8" w15:paraIdParent="00000CC6" w15:done="0"/>
  <w15:commentEx w15:paraId="00000CC9" w15:paraIdParent="00000CC6" w15:done="0"/>
  <w15:commentEx w15:paraId="00000CCA" w15:paraIdParent="00000CC6" w15:done="0"/>
  <w15:commentEx w15:paraId="00000CCC" w15:done="0"/>
  <w15:commentEx w15:paraId="00000CCD" w15:paraIdParent="00000CCC" w15:done="0"/>
  <w15:commentEx w15:paraId="00000CCE" w15:paraIdParent="00000CCC" w15:done="0"/>
  <w15:commentEx w15:paraId="00000CCF" w15:paraIdParent="00000CCC" w15:done="0"/>
  <w15:commentEx w15:paraId="00000CD0" w15:done="0"/>
  <w15:commentEx w15:paraId="00000CD1" w15:paraIdParent="00000CD0" w15:done="0"/>
  <w15:commentEx w15:paraId="00000CD2" w15:done="0"/>
  <w15:commentEx w15:paraId="00000CD3" w15:paraIdParent="00000CD2" w15:done="0"/>
  <w15:commentEx w15:paraId="00000CD4" w15:done="0"/>
  <w15:commentEx w15:paraId="00000CD5" w15:done="0"/>
  <w15:commentEx w15:paraId="00000CD6" w15:done="0"/>
  <w15:commentEx w15:paraId="00000CD7" w15:done="0"/>
  <w15:commentEx w15:paraId="00000CD8" w15:done="0"/>
  <w15:commentEx w15:paraId="00000CD9" w15:paraIdParent="00000CD8" w15:done="0"/>
  <w15:commentEx w15:paraId="00000CDA" w15:paraIdParent="00000CD8" w15:done="0"/>
  <w15:commentEx w15:paraId="00000CDB" w15:done="0"/>
  <w15:commentEx w15:paraId="00000CDC" w15:done="0"/>
  <w15:commentEx w15:paraId="00000CDD" w15:paraIdParent="00000CDC" w15:done="0"/>
  <w15:commentEx w15:paraId="00000CDE" w15:done="0"/>
  <w15:commentEx w15:paraId="00000CE3" w15:done="0"/>
  <w15:commentEx w15:paraId="00000CE4" w15:paraIdParent="00000CE3" w15:done="0"/>
  <w15:commentEx w15:paraId="00000CE5" w15:done="0"/>
  <w15:commentEx w15:paraId="00000CE6" w15:paraIdParent="00000CE5" w15:done="0"/>
  <w15:commentEx w15:paraId="00000CE7" w15:done="0"/>
  <w15:commentEx w15:paraId="00000CE8" w15:paraIdParent="00000CE7" w15:done="0"/>
  <w15:commentEx w15:paraId="00000CE9" w15:done="0"/>
  <w15:commentEx w15:paraId="00000CEA" w15:paraIdParent="00000CE9" w15:done="0"/>
  <w15:commentEx w15:paraId="00000CEB" w15:paraIdParent="00000CE9" w15:done="0"/>
  <w15:commentEx w15:paraId="00000CEC" w15:paraIdParent="00000CE9" w15:done="0"/>
  <w15:commentEx w15:paraId="00000CED" w15:paraIdParent="00000CE9" w15:done="0"/>
  <w15:commentEx w15:paraId="00000CEE" w15:done="0"/>
  <w15:commentEx w15:paraId="00000CEF" w15:paraIdParent="00000CEE" w15:done="0"/>
  <w15:commentEx w15:paraId="00000CF1" w15:done="0"/>
  <w15:commentEx w15:paraId="00000CF3" w15:paraIdParent="00000CF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B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B4">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12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mqtt-sn-v2.0-wd</w:t>
      <w:tab/>
    </w:r>
    <w:r w:rsidDel="00000000" w:rsidR="00000000" w:rsidRPr="00000000">
      <w:rPr>
        <w:sz w:val="16"/>
        <w:szCs w:val="16"/>
        <w:rtl w:val="0"/>
      </w:rPr>
      <w:t xml:space="preserve">Committee Specification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Draft </w:t>
    </w:r>
    <w:r w:rsidDel="00000000" w:rsidR="00000000" w:rsidRPr="00000000">
      <w:rPr>
        <w:sz w:val="16"/>
        <w:szCs w:val="16"/>
        <w:rtl w:val="0"/>
      </w:rPr>
      <w:t xml:space="preserve">01</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ab/>
    </w:r>
    <w:r w:rsidDel="00000000" w:rsidR="00000000" w:rsidRPr="00000000">
      <w:rPr>
        <w:sz w:val="16"/>
        <w:szCs w:val="16"/>
        <w:rtl w:val="0"/>
      </w:rPr>
      <w:t xml:space="preserve">01</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May 2025</w:t>
    </w:r>
    <w:r w:rsidDel="00000000" w:rsidR="00000000" w:rsidRPr="00000000">
      <w:rPr>
        <w:color w:val="000000"/>
        <w:sz w:val="16"/>
        <w:szCs w:val="16"/>
        <w:shd w:fill="auto" w:val="clear"/>
        <w:rtl w:val="0"/>
      </w:rPr>
      <w:tab/>
    </w:r>
    <w:r w:rsidDel="00000000" w:rsidR="00000000" w:rsidRPr="00000000">
      <w:rPr>
        <w:rtl w:val="0"/>
      </w:rPr>
    </w:r>
  </w:p>
  <w:p w:rsidR="00000000" w:rsidDel="00000000" w:rsidP="00000000" w:rsidRDefault="00000000" w:rsidRPr="00000000" w14:paraId="00000CB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Standards Track Draft</w:t>
      <w:tab/>
      <w:t xml:space="preserve">Copyright © OASIS Open 2025. All Rights Reserved.</w:t>
      <w:tab/>
      <w:t xml:space="preserve">Page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of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B1">
    <w:pPr>
      <w:rPr/>
    </w:pPr>
    <w:r w:rsidDel="00000000" w:rsidR="00000000" w:rsidRPr="00000000">
      <w:rPr/>
      <w:drawing>
        <wp:inline distB="114300" distT="114300" distL="114300" distR="114300">
          <wp:extent cx="2200275" cy="457200"/>
          <wp:effectExtent b="0" l="0" r="0" t="0"/>
          <wp:docPr id="69" name="image44.png"/>
          <a:graphic>
            <a:graphicData uri="http://schemas.openxmlformats.org/drawingml/2006/picture">
              <pic:pic>
                <pic:nvPicPr>
                  <pic:cNvPr id="0" name="image44.png"/>
                  <pic:cNvPicPr preferRelativeResize="0"/>
                </pic:nvPicPr>
                <pic:blipFill>
                  <a:blip r:embed="rId1"/>
                  <a:srcRect b="0" l="0" r="0" t="0"/>
                  <a:stretch>
                    <a:fillRect/>
                  </a:stretch>
                </pic:blipFill>
                <pic:spPr>
                  <a:xfrm>
                    <a:off x="0" y="0"/>
                    <a:ext cx="2200275" cy="4572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B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1260" w:hanging="360"/>
      </w:pPr>
      <w:rPr>
        <w:rFonts w:ascii="Noto Sans Symbols" w:cs="Noto Sans Symbols" w:eastAsia="Noto Sans Symbols" w:hAnsi="Noto Sans Symbols"/>
      </w:rPr>
    </w:lvl>
    <w:lvl w:ilvl="1">
      <w:start w:val="1"/>
      <w:numFmt w:val="bullet"/>
      <w:lvlText w:val="o"/>
      <w:lvlJc w:val="left"/>
      <w:pPr>
        <w:ind w:left="1980" w:hanging="360"/>
      </w:pPr>
      <w:rPr>
        <w:rFonts w:ascii="Courier New" w:cs="Courier New" w:eastAsia="Courier New" w:hAnsi="Courier New"/>
      </w:rPr>
    </w:lvl>
    <w:lvl w:ilvl="2">
      <w:start w:val="1"/>
      <w:numFmt w:val="bullet"/>
      <w:lvlText w:val="▪"/>
      <w:lvlJc w:val="left"/>
      <w:pPr>
        <w:ind w:left="2700" w:hanging="360"/>
      </w:pPr>
      <w:rPr>
        <w:rFonts w:ascii="Noto Sans Symbols" w:cs="Noto Sans Symbols" w:eastAsia="Noto Sans Symbols" w:hAnsi="Noto Sans Symbols"/>
      </w:rPr>
    </w:lvl>
    <w:lvl w:ilvl="3">
      <w:start w:val="1"/>
      <w:numFmt w:val="bullet"/>
      <w:lvlText w:val="●"/>
      <w:lvlJc w:val="left"/>
      <w:pPr>
        <w:ind w:left="3420" w:hanging="360"/>
      </w:pPr>
      <w:rPr>
        <w:rFonts w:ascii="Noto Sans Symbols" w:cs="Noto Sans Symbols" w:eastAsia="Noto Sans Symbols" w:hAnsi="Noto Sans Symbols"/>
      </w:rPr>
    </w:lvl>
    <w:lvl w:ilvl="4">
      <w:start w:val="1"/>
      <w:numFmt w:val="bullet"/>
      <w:lvlText w:val="o"/>
      <w:lvlJc w:val="left"/>
      <w:pPr>
        <w:ind w:left="4140" w:hanging="360"/>
      </w:pPr>
      <w:rPr>
        <w:rFonts w:ascii="Courier New" w:cs="Courier New" w:eastAsia="Courier New" w:hAnsi="Courier New"/>
      </w:rPr>
    </w:lvl>
    <w:lvl w:ilvl="5">
      <w:start w:val="1"/>
      <w:numFmt w:val="bullet"/>
      <w:lvlText w:val="▪"/>
      <w:lvlJc w:val="left"/>
      <w:pPr>
        <w:ind w:left="4860" w:hanging="360"/>
      </w:pPr>
      <w:rPr>
        <w:rFonts w:ascii="Noto Sans Symbols" w:cs="Noto Sans Symbols" w:eastAsia="Noto Sans Symbols" w:hAnsi="Noto Sans Symbols"/>
      </w:rPr>
    </w:lvl>
    <w:lvl w:ilvl="6">
      <w:start w:val="1"/>
      <w:numFmt w:val="bullet"/>
      <w:lvlText w:val="●"/>
      <w:lvlJc w:val="left"/>
      <w:pPr>
        <w:ind w:left="5580" w:hanging="360"/>
      </w:pPr>
      <w:rPr>
        <w:rFonts w:ascii="Noto Sans Symbols" w:cs="Noto Sans Symbols" w:eastAsia="Noto Sans Symbols" w:hAnsi="Noto Sans Symbols"/>
      </w:rPr>
    </w:lvl>
    <w:lvl w:ilvl="7">
      <w:start w:val="1"/>
      <w:numFmt w:val="bullet"/>
      <w:lvlText w:val="o"/>
      <w:lvlJc w:val="left"/>
      <w:pPr>
        <w:ind w:left="6300" w:hanging="360"/>
      </w:pPr>
      <w:rPr>
        <w:rFonts w:ascii="Courier New" w:cs="Courier New" w:eastAsia="Courier New" w:hAnsi="Courier New"/>
      </w:rPr>
    </w:lvl>
    <w:lvl w:ilvl="8">
      <w:start w:val="1"/>
      <w:numFmt w:val="bullet"/>
      <w:lvlText w:val="▪"/>
      <w:lvlJc w:val="left"/>
      <w:pPr>
        <w:ind w:left="7020" w:hanging="360"/>
      </w:pPr>
      <w:rPr>
        <w:rFonts w:ascii="Noto Sans Symbols" w:cs="Noto Sans Symbols" w:eastAsia="Noto Sans Symbols" w:hAnsi="Noto Sans Symbols"/>
      </w:rPr>
    </w:lvl>
  </w:abstractNum>
  <w:abstractNum w:abstractNumId="35">
    <w:lvl w:ilvl="0">
      <w:start w:val="3318"/>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72b4d"/>
        <w:sz w:val="22"/>
        <w:szCs w:val="22"/>
        <w:highlight w:val="white"/>
        <w:lang w:val="en"/>
      </w:rPr>
    </w:rPrDefault>
    <w:pPrDefault>
      <w:pPr>
        <w:spacing w:after="23" w:before="80" w:line="276" w:lineRule="auto"/>
        <w:ind w:left="-15" w:right="4"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pBdr>
        <w:top w:color="808080" w:space="6" w:sz="4" w:val="single"/>
      </w:pBdr>
      <w:spacing w:after="120" w:before="480" w:lineRule="auto"/>
      <w:ind w:left="2160" w:hanging="360"/>
    </w:pPr>
    <w:rPr>
      <w:b w:val="1"/>
      <w:color w:val="446caa"/>
      <w:sz w:val="36"/>
      <w:szCs w:val="36"/>
    </w:rPr>
  </w:style>
  <w:style w:type="paragraph" w:styleId="Heading2">
    <w:name w:val="heading 2"/>
    <w:basedOn w:val="Normal"/>
    <w:next w:val="Normal"/>
    <w:pPr>
      <w:keepNext w:val="1"/>
      <w:pageBreakBefore w:val="0"/>
      <w:pBdr>
        <w:top w:color="000000" w:space="0" w:sz="0" w:val="none"/>
      </w:pBdr>
      <w:spacing w:after="120" w:before="240" w:lineRule="auto"/>
      <w:ind w:left="2160" w:hanging="360"/>
    </w:pPr>
    <w:rPr>
      <w:b w:val="1"/>
      <w:color w:val="446caa"/>
      <w:sz w:val="28"/>
      <w:szCs w:val="28"/>
    </w:rPr>
  </w:style>
  <w:style w:type="paragraph" w:styleId="Heading3">
    <w:name w:val="heading 3"/>
    <w:basedOn w:val="Normal"/>
    <w:next w:val="Normal"/>
    <w:pPr>
      <w:keepNext w:val="1"/>
      <w:pageBreakBefore w:val="0"/>
      <w:pBdr>
        <w:top w:color="000000" w:space="0" w:sz="0" w:val="none"/>
      </w:pBdr>
      <w:spacing w:after="120" w:before="240" w:lineRule="auto"/>
      <w:ind w:left="720" w:firstLine="1080"/>
    </w:pPr>
    <w:rPr>
      <w:b w:val="1"/>
      <w:color w:val="446caa"/>
      <w:sz w:val="26"/>
      <w:szCs w:val="26"/>
    </w:rPr>
  </w:style>
  <w:style w:type="paragraph" w:styleId="Heading4">
    <w:name w:val="heading 4"/>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firstLine="108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432"/>
    </w:pPr>
    <w:rPr>
      <w:rFonts w:ascii="Arial" w:cs="Arial" w:eastAsia="Arial" w:hAnsi="Arial"/>
      <w:b w:val="1"/>
      <w:color w:val="446caa"/>
      <w:sz w:val="36"/>
      <w:szCs w:val="36"/>
    </w:rPr>
  </w:style>
  <w:style w:type="paragraph" w:styleId="Heading2">
    <w:name w:val="heading 2"/>
    <w:basedOn w:val="Normal"/>
    <w:next w:val="Normal"/>
    <w:pPr>
      <w:keepNext w:val="1"/>
      <w:pBdr>
        <w:top w:color="000000" w:space="0" w:sz="0" w:val="none"/>
      </w:pBdr>
      <w:spacing w:after="120" w:before="240" w:lineRule="auto"/>
      <w:ind w:left="990" w:hanging="945"/>
    </w:pPr>
    <w:rPr>
      <w:rFonts w:ascii="Arial" w:cs="Arial" w:eastAsia="Arial" w:hAnsi="Arial"/>
      <w:b w:val="1"/>
      <w:color w:val="446caa"/>
      <w:sz w:val="28"/>
      <w:szCs w:val="28"/>
    </w:rPr>
  </w:style>
  <w:style w:type="paragraph" w:styleId="Heading3">
    <w:name w:val="heading 3"/>
    <w:basedOn w:val="Normal"/>
    <w:next w:val="Normal"/>
    <w:pPr>
      <w:keepNext w:val="1"/>
      <w:pBdr>
        <w:top w:color="000000" w:space="0" w:sz="0" w:val="none"/>
      </w:pBdr>
      <w:spacing w:after="120" w:before="240" w:lineRule="auto"/>
      <w:ind w:left="1569"/>
    </w:pPr>
    <w:rPr>
      <w:rFonts w:ascii="Arial" w:cs="Arial" w:eastAsia="Arial" w:hAnsi="Arial"/>
      <w:b w:val="1"/>
      <w:color w:val="446caa"/>
      <w:sz w:val="28"/>
      <w:szCs w:val="28"/>
    </w:rPr>
  </w:style>
  <w:style w:type="paragraph" w:styleId="Heading4">
    <w:name w:val="heading 4"/>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hanging="72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qFormat w:val="1"/>
    <w:rsid w:val="00947AAD"/>
    <w:pPr>
      <w:spacing w:after="80" w:before="80"/>
    </w:pPr>
    <w:rPr>
      <w:rFonts w:ascii="Liberation Sans" w:hAnsi="Liberation Sans"/>
      <w:szCs w:val="24"/>
    </w:rPr>
  </w:style>
  <w:style w:type="paragraph" w:styleId="Heading1">
    <w:name w:val="heading 1"/>
    <w:basedOn w:val="Normal"/>
    <w:next w:val="Normal"/>
    <w:qFormat w:val="1"/>
    <w:rsid w:val="000B3F81"/>
    <w:pPr>
      <w:keepNext w:val="1"/>
      <w:pageBreakBefore w:val="1"/>
      <w:numPr>
        <w:numId w:val="3"/>
      </w:numPr>
      <w:pBdr>
        <w:top w:color="808080" w:space="6" w:sz="4" w:val="single"/>
      </w:pBdr>
      <w:spacing w:after="120" w:before="480"/>
      <w:outlineLvl w:val="0"/>
    </w:pPr>
    <w:rPr>
      <w:rFonts w:cs="Arial"/>
      <w:b w:val="1"/>
      <w:bCs w:val="1"/>
      <w:color w:val="446caa"/>
      <w:kern w:val="32"/>
      <w:sz w:val="36"/>
      <w:szCs w:val="36"/>
    </w:rPr>
  </w:style>
  <w:style w:type="paragraph" w:styleId="Heading2">
    <w:name w:val="heading 2"/>
    <w:aliases w:val="H2"/>
    <w:basedOn w:val="Heading1"/>
    <w:next w:val="Normal"/>
    <w:link w:val="Heading2Char"/>
    <w:qFormat w:val="1"/>
    <w:rsid w:val="00A710C8"/>
    <w:pPr>
      <w:pageBreakBefore w:val="0"/>
      <w:numPr>
        <w:ilvl w:val="1"/>
      </w:numPr>
      <w:pBdr>
        <w:top w:color="auto" w:space="0" w:sz="0" w:val="none"/>
      </w:pBdr>
      <w:spacing w:before="240"/>
      <w:outlineLvl w:val="1"/>
    </w:pPr>
    <w:rPr>
      <w:bCs w:val="0"/>
      <w:iCs w:val="1"/>
      <w:sz w:val="28"/>
      <w:szCs w:val="28"/>
    </w:rPr>
  </w:style>
  <w:style w:type="paragraph" w:styleId="Heading3">
    <w:name w:val="heading 3"/>
    <w:aliases w:val="H3"/>
    <w:basedOn w:val="Heading2"/>
    <w:next w:val="Normal"/>
    <w:link w:val="Heading3Char"/>
    <w:qFormat w:val="1"/>
    <w:pPr>
      <w:numPr>
        <w:ilvl w:val="2"/>
      </w:numPr>
      <w:ind w:left="720"/>
      <w:outlineLvl w:val="2"/>
    </w:pPr>
    <w:rPr>
      <w:bCs w:val="1"/>
      <w:sz w:val="26"/>
      <w:szCs w:val="26"/>
    </w:rPr>
  </w:style>
  <w:style w:type="paragraph" w:styleId="Heading4">
    <w:name w:val="heading 4"/>
    <w:aliases w:val="H4"/>
    <w:basedOn w:val="Heading3"/>
    <w:next w:val="Normal"/>
    <w:qFormat w:val="1"/>
    <w:pPr>
      <w:numPr>
        <w:ilvl w:val="3"/>
      </w:numPr>
      <w:outlineLvl w:val="3"/>
    </w:pPr>
    <w:rPr>
      <w:bCs w:val="0"/>
      <w:sz w:val="24"/>
      <w:szCs w:val="28"/>
    </w:rPr>
  </w:style>
  <w:style w:type="paragraph" w:styleId="Heading5">
    <w:name w:val="heading 5"/>
    <w:basedOn w:val="Heading4"/>
    <w:next w:val="Normal"/>
    <w:qFormat w:val="1"/>
    <w:pPr>
      <w:numPr>
        <w:ilvl w:val="4"/>
      </w:numPr>
      <w:outlineLvl w:val="4"/>
    </w:pPr>
    <w:rPr>
      <w:bCs w:val="1"/>
      <w:iCs w:val="0"/>
      <w:szCs w:val="26"/>
    </w:rPr>
  </w:style>
  <w:style w:type="paragraph" w:styleId="Heading6">
    <w:name w:val="heading 6"/>
    <w:basedOn w:val="Heading5"/>
    <w:next w:val="Normal"/>
    <w:qFormat w:val="1"/>
    <w:pPr>
      <w:numPr>
        <w:ilvl w:val="5"/>
      </w:numPr>
      <w:outlineLvl w:val="5"/>
    </w:pPr>
    <w:rPr>
      <w:bCs w:val="0"/>
      <w:sz w:val="22"/>
      <w:szCs w:val="22"/>
    </w:rPr>
  </w:style>
  <w:style w:type="paragraph" w:styleId="Heading7">
    <w:name w:val="heading 7"/>
    <w:basedOn w:val="Heading6"/>
    <w:next w:val="Normal"/>
    <w:qFormat w:val="1"/>
    <w:pPr>
      <w:numPr>
        <w:ilvl w:val="6"/>
      </w:numPr>
      <w:outlineLvl w:val="6"/>
    </w:pPr>
  </w:style>
  <w:style w:type="paragraph" w:styleId="Heading8">
    <w:name w:val="heading 8"/>
    <w:basedOn w:val="Heading7"/>
    <w:next w:val="Normal"/>
    <w:qFormat w:val="1"/>
    <w:pPr>
      <w:numPr>
        <w:ilvl w:val="7"/>
      </w:numPr>
      <w:outlineLvl w:val="7"/>
    </w:pPr>
    <w:rPr>
      <w:i w:val="1"/>
      <w:iCs w:val="1"/>
    </w:rPr>
  </w:style>
  <w:style w:type="paragraph" w:styleId="Heading9">
    <w:name w:val="heading 9"/>
    <w:basedOn w:val="Heading8"/>
    <w:next w:val="Normal"/>
    <w:qFormat w:val="1"/>
    <w:pPr>
      <w:numPr>
        <w:ilvl w:val="8"/>
      </w:numPr>
      <w:outlineLvl w:val="8"/>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qFormat w:val="1"/>
    <w:rsid w:val="000B3F81"/>
    <w:pPr>
      <w:pBdr>
        <w:top w:color="808080" w:space="1" w:sz="4" w:val="single"/>
      </w:pBdr>
      <w:spacing w:after="240" w:before="0"/>
    </w:pPr>
    <w:rPr>
      <w:rFonts w:cs="Arial"/>
      <w:b w:val="1"/>
      <w:bCs w:val="1"/>
      <w:color w:val="446caa"/>
      <w:kern w:val="28"/>
      <w:sz w:val="48"/>
      <w:szCs w:val="48"/>
    </w:rPr>
  </w:style>
  <w:style w:type="paragraph" w:styleId="Subtitle">
    <w:name w:val="Subtitle"/>
    <w:basedOn w:val="Title"/>
    <w:link w:val="SubtitleChar"/>
    <w:qFormat w:val="1"/>
    <w:rsid w:val="00B2415D"/>
    <w:rPr>
      <w:sz w:val="36"/>
      <w:szCs w:val="36"/>
    </w:rPr>
  </w:style>
  <w:style w:type="paragraph" w:styleId="Titlepageinfo" w:customStyle="1">
    <w:name w:val="Title page info"/>
    <w:basedOn w:val="Normal"/>
    <w:next w:val="Titlepageinfodescription"/>
    <w:rsid w:val="005B2651"/>
    <w:pPr>
      <w:keepNext w:val="1"/>
      <w:spacing w:after="0" w:before="120"/>
    </w:pPr>
    <w:rPr>
      <w:b w:val="1"/>
      <w:color w:val="446caa"/>
      <w:szCs w:val="20"/>
    </w:rPr>
  </w:style>
  <w:style w:type="paragraph" w:styleId="Titlepageinfodescription" w:customStyle="1">
    <w:name w:val="Title page info description"/>
    <w:basedOn w:val="Titlepageinfo"/>
    <w:next w:val="Titlepageinfo"/>
    <w:rsid w:val="005B2651"/>
    <w:pPr>
      <w:keepNext w:val="0"/>
      <w:spacing w:before="0"/>
      <w:contextualSpacing w:val="1"/>
    </w:pPr>
    <w:rPr>
      <w:b w:val="0"/>
      <w:color w:val="auto"/>
    </w:rPr>
  </w:style>
  <w:style w:type="paragraph" w:styleId="Contributor" w:customStyle="1">
    <w:name w:val="Contributor"/>
    <w:basedOn w:val="Titlepageinfodescription"/>
    <w:rsid w:val="00E31A55"/>
  </w:style>
  <w:style w:type="paragraph" w:styleId="Legalnotice" w:customStyle="1">
    <w:name w:val="Legal notice"/>
    <w:basedOn w:val="Titlepageinfodescription"/>
    <w:pPr>
      <w:spacing w:before="240"/>
    </w:pPr>
  </w:style>
  <w:style w:type="character" w:styleId="Datatype" w:customStyle="1">
    <w:name w:val="Datatype"/>
    <w:rPr>
      <w:rFonts w:ascii="Courier New" w:hAnsi="Courier New"/>
    </w:rPr>
  </w:style>
  <w:style w:type="character" w:styleId="Hyperlink">
    <w:name w:val="Hyperlink"/>
    <w:uiPriority w:val="99"/>
    <w:qFormat w:val="1"/>
    <w:rPr>
      <w:color w:val="0000ee"/>
      <w:u w:val="none"/>
    </w:rPr>
  </w:style>
  <w:style w:type="paragraph" w:styleId="TOC1">
    <w:name w:val="toc 1"/>
    <w:basedOn w:val="Normal"/>
    <w:next w:val="Normal"/>
    <w:autoRedefine w:val="1"/>
    <w:uiPriority w:val="39"/>
    <w:rsid w:val="003D3865"/>
    <w:pPr>
      <w:tabs>
        <w:tab w:val="left" w:pos="480"/>
        <w:tab w:val="right" w:leader="dot" w:pos="9350"/>
      </w:tabs>
      <w:spacing w:after="60" w:before="60"/>
    </w:pPr>
  </w:style>
  <w:style w:type="paragraph" w:styleId="TOC2">
    <w:name w:val="toc 2"/>
    <w:basedOn w:val="Normal"/>
    <w:next w:val="Normal"/>
    <w:autoRedefine w:val="1"/>
    <w:uiPriority w:val="39"/>
    <w:rsid w:val="000A6B35"/>
    <w:pPr>
      <w:tabs>
        <w:tab w:val="right" w:leader="dot" w:pos="9350"/>
      </w:tabs>
      <w:spacing w:after="60" w:before="60"/>
      <w:ind w:left="240"/>
    </w:pPr>
  </w:style>
  <w:style w:type="paragraph" w:styleId="TOC3">
    <w:name w:val="toc 3"/>
    <w:basedOn w:val="Normal"/>
    <w:next w:val="Normal"/>
    <w:autoRedefine w:val="1"/>
    <w:uiPriority w:val="39"/>
    <w:rsid w:val="000A6B35"/>
    <w:pPr>
      <w:tabs>
        <w:tab w:val="right" w:leader="dot" w:pos="9350"/>
      </w:tabs>
      <w:spacing w:after="60" w:before="60"/>
      <w:ind w:left="480"/>
    </w:pPr>
  </w:style>
  <w:style w:type="paragraph" w:styleId="Code" w:customStyle="1">
    <w:name w:val="Code"/>
    <w:basedOn w:val="Normal"/>
    <w:pPr>
      <w:keepLines w:val="1"/>
      <w:pBdr>
        <w:top w:color="auto" w:space="3" w:sz="4" w:val="single"/>
        <w:bottom w:color="auto" w:space="3" w:sz="4" w:val="single"/>
      </w:pBdr>
      <w:shd w:color="auto" w:fill="d9d9d9" w:val="clear"/>
      <w:spacing w:after="0" w:before="0"/>
      <w:ind w:left="432" w:right="432"/>
    </w:pPr>
    <w:rPr>
      <w:rFonts w:ascii="Courier New" w:hAnsi="Courier New"/>
      <w:sz w:val="18"/>
    </w:rPr>
  </w:style>
  <w:style w:type="paragraph" w:styleId="AppendixHeading2" w:customStyle="1">
    <w:name w:val="AppendixHeading2"/>
    <w:basedOn w:val="Heading2"/>
    <w:next w:val="Normal"/>
    <w:qFormat w:val="1"/>
    <w:rsid w:val="00F003C0"/>
    <w:pPr>
      <w:numPr>
        <w:numId w:val="6"/>
      </w:numPr>
    </w:pPr>
  </w:style>
  <w:style w:type="character" w:styleId="FollowedHyperlink">
    <w:name w:val="FollowedHyperlink"/>
    <w:rPr>
      <w:color w:val="800080"/>
      <w:u w:val="single"/>
    </w:rPr>
  </w:style>
  <w:style w:type="character" w:styleId="Element" w:customStyle="1">
    <w:name w:val="Element"/>
    <w:rPr>
      <w:rFonts w:ascii="Courier New" w:hAnsi="Courier New"/>
      <w:sz w:val="20"/>
    </w:rPr>
  </w:style>
  <w:style w:type="character" w:styleId="Attribute" w:customStyle="1">
    <w:name w:val="Attribute"/>
    <w:rPr>
      <w:rFonts w:ascii="Courier New" w:hAnsi="Courier New"/>
      <w:sz w:val="20"/>
    </w:rPr>
  </w:style>
  <w:style w:type="character" w:styleId="Keyword" w:customStyle="1">
    <w:name w:val="Keyword"/>
    <w:basedOn w:val="Element"/>
    <w:rPr>
      <w:rFonts w:ascii="Courier New" w:hAnsi="Courier New"/>
      <w:sz w:val="20"/>
    </w:rPr>
  </w:style>
  <w:style w:type="paragraph" w:styleId="NormalWeb">
    <w:name w:val="Normal (Web)"/>
    <w:basedOn w:val="Normal"/>
    <w:uiPriority w:val="99"/>
    <w:pPr>
      <w:spacing w:after="100" w:afterAutospacing="1" w:before="100" w:beforeAutospacing="1"/>
    </w:pPr>
    <w:rPr>
      <w:rFonts w:ascii="Arial Unicode MS" w:cs="Arial Unicode MS" w:eastAsia="Arial Unicode MS" w:hAnsi="Arial Unicode MS"/>
    </w:rPr>
  </w:style>
  <w:style w:type="character" w:styleId="Emphasis">
    <w:name w:val="Emphasis"/>
    <w:qFormat w:val="1"/>
    <w:rPr>
      <w:i w:val="1"/>
      <w:iCs w:val="1"/>
    </w:rPr>
  </w:style>
  <w:style w:type="character" w:styleId="HTMLTypewriter">
    <w:name w:val="HTML Typewriter"/>
    <w:rPr>
      <w:rFonts w:ascii="Arial Unicode MS" w:cs="Arial Unicode MS" w:eastAsia="Arial Unicode MS" w:hAnsi="Arial Unicode MS"/>
      <w:sz w:val="20"/>
      <w:szCs w:val="20"/>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pPr>
    <w:rPr>
      <w:rFonts w:ascii="Arial Unicode MS" w:cs="Arial Unicode MS" w:eastAsia="Arial Unicode MS" w:hAnsi="Arial Unicode MS"/>
      <w:szCs w:val="20"/>
    </w:rPr>
  </w:style>
  <w:style w:type="paragraph" w:styleId="NoteHeading">
    <w:name w:val="Note Heading"/>
    <w:basedOn w:val="Normal"/>
    <w:next w:val="Normal"/>
  </w:style>
  <w:style w:type="paragraph" w:styleId="Note" w:customStyle="1">
    <w:name w:val="Note"/>
    <w:basedOn w:val="Normal"/>
    <w:next w:val="Normal"/>
    <w:pPr>
      <w:spacing w:after="120" w:before="120"/>
      <w:ind w:left="720" w:right="720"/>
    </w:pPr>
  </w:style>
  <w:style w:type="paragraph" w:styleId="Definitionterm" w:customStyle="1">
    <w:name w:val="Definition term"/>
    <w:basedOn w:val="Normal"/>
    <w:next w:val="Definition"/>
    <w:pPr>
      <w:ind w:right="2880"/>
    </w:pPr>
    <w:rPr>
      <w:rFonts w:eastAsia="Arial Unicode MS"/>
      <w:b w:val="1"/>
    </w:rPr>
  </w:style>
  <w:style w:type="paragraph" w:styleId="Definition" w:customStyle="1">
    <w:name w:val="Definition"/>
    <w:basedOn w:val="Normal"/>
    <w:next w:val="Definitionterm"/>
    <w:pPr>
      <w:spacing w:after="120"/>
      <w:ind w:left="720"/>
    </w:pPr>
    <w:rPr>
      <w:rFonts w:eastAsia="Arial Unicode MS"/>
    </w:rPr>
  </w:style>
  <w:style w:type="paragraph" w:styleId="Ref" w:customStyle="1">
    <w:name w:val="Ref"/>
    <w:basedOn w:val="Normal"/>
    <w:autoRedefine w:val="1"/>
    <w:qFormat w:val="1"/>
    <w:rsid w:val="00AE0702"/>
    <w:pPr>
      <w:spacing w:after="40" w:before="40"/>
      <w:ind w:left="2160" w:hanging="1800"/>
    </w:pPr>
    <w:rPr>
      <w:bCs w:val="1"/>
      <w:color w:val="000000"/>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rsid w:val="005B2651"/>
    <w:pPr>
      <w:tabs>
        <w:tab w:val="center" w:pos="4320"/>
        <w:tab w:val="right" w:pos="8640"/>
      </w:tabs>
      <w:spacing w:after="0" w:before="120"/>
      <w:contextualSpacing w:val="1"/>
    </w:pPr>
    <w:rPr>
      <w:sz w:val="16"/>
      <w:lang w:eastAsia="x-none" w:val="x-none"/>
    </w:rPr>
  </w:style>
  <w:style w:type="character" w:styleId="PageNumber">
    <w:name w:val="page number"/>
    <w:basedOn w:val="DefaultParagraphFont"/>
  </w:style>
  <w:style w:type="paragraph" w:styleId="AppendixHeading1" w:customStyle="1">
    <w:name w:val="AppendixHeading1"/>
    <w:basedOn w:val="Heading1"/>
    <w:next w:val="Normal"/>
    <w:qFormat w:val="1"/>
    <w:rsid w:val="00225C3B"/>
    <w:pPr>
      <w:numPr>
        <w:numId w:val="6"/>
      </w:numPr>
      <w:spacing w:after="100" w:afterAutospacing="1" w:before="100" w:beforeAutospacing="1"/>
    </w:pPr>
    <w:rPr>
      <w:kern w:val="36"/>
    </w:rPr>
  </w:style>
  <w:style w:type="character" w:styleId="Refterm" w:customStyle="1">
    <w:name w:val="Ref term"/>
    <w:rPr>
      <w:b w:val="1"/>
    </w:rPr>
  </w:style>
  <w:style w:type="character" w:styleId="LineNumber">
    <w:name w:val="line number"/>
    <w:basedOn w:val="DefaultParagraphFont"/>
  </w:style>
  <w:style w:type="paragraph" w:styleId="TOC7">
    <w:name w:val="toc 7"/>
    <w:basedOn w:val="Normal"/>
    <w:next w:val="Normal"/>
    <w:autoRedefine w:val="1"/>
    <w:uiPriority w:val="39"/>
    <w:pPr>
      <w:spacing w:after="120" w:before="0"/>
      <w:ind w:left="1440"/>
    </w:pPr>
  </w:style>
  <w:style w:type="paragraph" w:styleId="Example" w:customStyle="1">
    <w:name w:val="Example"/>
    <w:basedOn w:val="Code"/>
    <w:pPr>
      <w:pBdr>
        <w:top w:color="auto" w:space="0" w:sz="0" w:val="none"/>
        <w:bottom w:color="auto" w:space="0" w:sz="0" w:val="none"/>
      </w:pBdr>
      <w:shd w:color="auto" w:fill="e6e6e6" w:val="clear"/>
    </w:pPr>
  </w:style>
  <w:style w:type="character" w:styleId="CODEtemp" w:customStyle="1">
    <w:name w:val="CODE temp"/>
    <w:rPr>
      <w:rFonts w:ascii="Courier New" w:hAnsi="Courier New"/>
      <w:sz w:val="20"/>
    </w:rPr>
  </w:style>
  <w:style w:type="paragraph" w:styleId="Codesmall" w:customStyle="1">
    <w:name w:val="Code small"/>
    <w:basedOn w:val="Code"/>
    <w:pPr>
      <w:shd w:color="auto" w:fill="e6e6e6" w:val="clear"/>
    </w:pPr>
    <w:rPr>
      <w:sz w:val="16"/>
    </w:rPr>
  </w:style>
  <w:style w:type="paragraph" w:styleId="Examplesmall" w:customStyle="1">
    <w:name w:val="Example small"/>
    <w:basedOn w:val="Example"/>
    <w:rPr>
      <w:sz w:val="16"/>
    </w:rPr>
  </w:style>
  <w:style w:type="paragraph" w:styleId="ListBullet">
    <w:name w:val="List Bullet"/>
    <w:basedOn w:val="Normal"/>
    <w:pPr>
      <w:numPr>
        <w:numId w:val="1"/>
      </w:numPr>
    </w:pPr>
  </w:style>
  <w:style w:type="paragraph" w:styleId="TOC4">
    <w:name w:val="toc 4"/>
    <w:basedOn w:val="TOC3"/>
    <w:next w:val="Normal"/>
    <w:autoRedefine w:val="1"/>
    <w:uiPriority w:val="39"/>
    <w:rsid w:val="00F8292F"/>
    <w:pPr>
      <w:ind w:left="720"/>
    </w:pPr>
    <w:rPr>
      <w:sz w:val="18"/>
    </w:rPr>
  </w:style>
  <w:style w:type="character" w:styleId="Variable" w:customStyle="1">
    <w:name w:val="Variable"/>
    <w:rPr>
      <w:i w:val="1"/>
    </w:rPr>
  </w:style>
  <w:style w:type="paragraph" w:styleId="TOC5">
    <w:name w:val="toc 5"/>
    <w:basedOn w:val="TOC4"/>
    <w:next w:val="Normal"/>
    <w:autoRedefine w:val="1"/>
    <w:uiPriority w:val="39"/>
    <w:pPr>
      <w:ind w:left="960"/>
    </w:pPr>
  </w:style>
  <w:style w:type="paragraph" w:styleId="TOC6">
    <w:name w:val="toc 6"/>
    <w:basedOn w:val="Normal"/>
    <w:next w:val="Normal"/>
    <w:autoRedefine w:val="1"/>
    <w:uiPriority w:val="39"/>
    <w:pPr>
      <w:ind w:left="1200"/>
    </w:pPr>
    <w:rPr>
      <w:sz w:val="18"/>
    </w:rPr>
  </w:style>
  <w:style w:type="paragraph" w:styleId="AppendixHeading4" w:customStyle="1">
    <w:name w:val="AppendixHeading4"/>
    <w:basedOn w:val="AppendixHeading3"/>
    <w:next w:val="Normal"/>
    <w:rsid w:val="00F003C0"/>
    <w:pPr>
      <w:numPr>
        <w:ilvl w:val="3"/>
      </w:numPr>
      <w:outlineLvl w:val="3"/>
    </w:pPr>
    <w:rPr>
      <w:iCs w:val="0"/>
      <w:sz w:val="24"/>
    </w:rPr>
  </w:style>
  <w:style w:type="character" w:styleId="FooterChar" w:customStyle="1">
    <w:name w:val="Footer Char"/>
    <w:link w:val="Footer"/>
    <w:rsid w:val="005B2651"/>
    <w:rPr>
      <w:rFonts w:ascii="Liberation Sans" w:hAnsi="Liberation Sans"/>
      <w:sz w:val="16"/>
      <w:szCs w:val="24"/>
      <w:lang w:eastAsia="x-none" w:val="x-none"/>
    </w:rPr>
  </w:style>
  <w:style w:type="paragraph" w:styleId="Caption">
    <w:name w:val="caption"/>
    <w:basedOn w:val="Normal"/>
    <w:next w:val="Normal"/>
    <w:link w:val="CaptionChar"/>
    <w:autoRedefine w:val="1"/>
    <w:qFormat w:val="1"/>
    <w:rsid w:val="00E64FC5"/>
    <w:pPr>
      <w:spacing w:after="120" w:before="120"/>
    </w:pPr>
    <w:rPr>
      <w:bCs w:val="1"/>
      <w:i w:val="1"/>
      <w:sz w:val="18"/>
      <w:szCs w:val="20"/>
    </w:rPr>
  </w:style>
  <w:style w:type="paragraph" w:styleId="ListBullet2">
    <w:name w:val="List Bullet 2"/>
    <w:basedOn w:val="Normal"/>
    <w:pPr>
      <w:numPr>
        <w:numId w:val="4"/>
      </w:numPr>
    </w:pPr>
  </w:style>
  <w:style w:type="paragraph" w:styleId="RelatedWork" w:customStyle="1">
    <w:name w:val="Related Work"/>
    <w:basedOn w:val="Titlepageinfodescription"/>
    <w:rsid w:val="00F32811"/>
    <w:pPr>
      <w:numPr>
        <w:numId w:val="5"/>
      </w:numPr>
      <w:tabs>
        <w:tab w:val="clear" w:pos="1440"/>
        <w:tab w:val="num" w:pos="1080"/>
      </w:tabs>
      <w:spacing w:after="80"/>
      <w:ind w:left="360"/>
    </w:pPr>
  </w:style>
  <w:style w:type="paragraph" w:styleId="Abstract" w:customStyle="1">
    <w:name w:val="Abstract"/>
    <w:basedOn w:val="Titlepageinfodescription"/>
    <w:rsid w:val="00001A43"/>
    <w:pPr>
      <w:spacing w:after="80"/>
      <w:contextualSpacing w:val="0"/>
    </w:pPr>
  </w:style>
  <w:style w:type="paragraph" w:styleId="Notices" w:customStyle="1">
    <w:name w:val="Notices"/>
    <w:basedOn w:val="Subtitle"/>
    <w:next w:val="TextBody"/>
    <w:rsid w:val="00B2415D"/>
    <w:pPr>
      <w:pageBreakBefore w:val="1"/>
    </w:pPr>
  </w:style>
  <w:style w:type="paragraph" w:styleId="TextBody" w:customStyle="1">
    <w:name w:val="Text Body"/>
    <w:basedOn w:val="Abstract"/>
    <w:rsid w:val="008677C6"/>
  </w:style>
  <w:style w:type="table" w:styleId="TableGrid">
    <w:name w:val="Table Grid"/>
    <w:basedOn w:val="TableNormal"/>
    <w:rsid w:val="008C100C"/>
    <w:pPr>
      <w:spacing w:after="80" w:before="8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ppendixHeading3" w:customStyle="1">
    <w:name w:val="AppendixHeading3"/>
    <w:basedOn w:val="Heading3"/>
    <w:next w:val="Normal"/>
    <w:rsid w:val="00B2415D"/>
    <w:pPr>
      <w:numPr>
        <w:numId w:val="6"/>
      </w:numPr>
    </w:pPr>
  </w:style>
  <w:style w:type="paragraph" w:styleId="BalloonText">
    <w:name w:val="Balloon Text"/>
    <w:basedOn w:val="Normal"/>
    <w:link w:val="BalloonTextChar"/>
    <w:rsid w:val="00BE0637"/>
    <w:pPr>
      <w:spacing w:after="0" w:before="0"/>
    </w:pPr>
    <w:rPr>
      <w:rFonts w:ascii="Tahoma" w:hAnsi="Tahoma"/>
      <w:sz w:val="16"/>
      <w:szCs w:val="16"/>
      <w:lang w:eastAsia="x-none" w:val="x-none"/>
    </w:rPr>
  </w:style>
  <w:style w:type="character" w:styleId="BalloonTextChar" w:customStyle="1">
    <w:name w:val="Balloon Text Char"/>
    <w:link w:val="BalloonText"/>
    <w:rsid w:val="00BE0637"/>
    <w:rPr>
      <w:rFonts w:ascii="Tahoma" w:cs="Tahoma" w:hAnsi="Tahoma"/>
      <w:sz w:val="16"/>
      <w:szCs w:val="16"/>
    </w:rPr>
  </w:style>
  <w:style w:type="paragraph" w:styleId="FootnoteText">
    <w:name w:val="footnote text"/>
    <w:basedOn w:val="Normal"/>
    <w:link w:val="FootnoteTextChar"/>
    <w:rsid w:val="00025117"/>
    <w:rPr>
      <w:szCs w:val="20"/>
    </w:rPr>
  </w:style>
  <w:style w:type="character" w:styleId="FootnoteTextChar" w:customStyle="1">
    <w:name w:val="Footnote Text Char"/>
    <w:link w:val="FootnoteText"/>
    <w:rsid w:val="00025117"/>
    <w:rPr>
      <w:rFonts w:ascii="Arial" w:hAnsi="Arial"/>
    </w:rPr>
  </w:style>
  <w:style w:type="character" w:styleId="FootnoteReference">
    <w:name w:val="footnote reference"/>
    <w:rsid w:val="00025117"/>
    <w:rPr>
      <w:vertAlign w:val="superscript"/>
    </w:rPr>
  </w:style>
  <w:style w:type="paragraph" w:styleId="AppendixHeading5" w:customStyle="1">
    <w:name w:val="AppendixHeading5"/>
    <w:basedOn w:val="AppendixHeading4"/>
    <w:next w:val="Normal"/>
    <w:rsid w:val="000B3F81"/>
    <w:pPr>
      <w:numPr>
        <w:ilvl w:val="4"/>
      </w:numPr>
      <w:spacing w:before="200"/>
      <w:outlineLvl w:val="4"/>
    </w:pPr>
    <w:rPr>
      <w:sz w:val="20"/>
    </w:rPr>
  </w:style>
  <w:style w:type="paragraph" w:styleId="TOC8">
    <w:name w:val="toc 8"/>
    <w:basedOn w:val="Normal"/>
    <w:next w:val="Normal"/>
    <w:autoRedefine w:val="1"/>
    <w:uiPriority w:val="39"/>
    <w:unhideWhenUsed w:val="1"/>
    <w:rsid w:val="00402451"/>
    <w:pPr>
      <w:spacing w:after="100"/>
      <w:ind w:left="1400"/>
    </w:pPr>
  </w:style>
  <w:style w:type="paragraph" w:styleId="TOC9">
    <w:name w:val="toc 9"/>
    <w:basedOn w:val="Normal"/>
    <w:next w:val="Normal"/>
    <w:autoRedefine w:val="1"/>
    <w:uiPriority w:val="39"/>
    <w:unhideWhenUsed w:val="1"/>
    <w:rsid w:val="002B4506"/>
    <w:pPr>
      <w:spacing w:after="100"/>
      <w:ind w:left="240"/>
    </w:pPr>
  </w:style>
  <w:style w:type="character" w:styleId="UnresolvedMention1" w:customStyle="1">
    <w:name w:val="Unresolved Mention1"/>
    <w:basedOn w:val="DefaultParagraphFont"/>
    <w:uiPriority w:val="99"/>
    <w:semiHidden w:val="1"/>
    <w:unhideWhenUsed w:val="1"/>
    <w:rsid w:val="000928F9"/>
    <w:rPr>
      <w:color w:val="808080"/>
      <w:shd w:color="auto" w:fill="e6e6e6" w:val="clear"/>
    </w:rPr>
  </w:style>
  <w:style w:type="character" w:styleId="UnresolvedMention">
    <w:name w:val="Unresolved Mention"/>
    <w:basedOn w:val="DefaultParagraphFont"/>
    <w:uiPriority w:val="99"/>
    <w:semiHidden w:val="1"/>
    <w:unhideWhenUsed w:val="1"/>
    <w:rsid w:val="007011A2"/>
    <w:rPr>
      <w:color w:val="808080"/>
      <w:shd w:color="auto" w:fill="e6e6e6" w:val="clear"/>
    </w:rPr>
  </w:style>
  <w:style w:type="character" w:styleId="Strong">
    <w:name w:val="Strong"/>
    <w:uiPriority w:val="22"/>
    <w:rsid w:val="00C80987"/>
    <w:rPr>
      <w:b w:val="1"/>
      <w:bCs w:val="1"/>
    </w:rPr>
  </w:style>
  <w:style w:type="paragraph" w:styleId="Revision">
    <w:name w:val="Revision"/>
    <w:hidden w:val="1"/>
    <w:uiPriority w:val="99"/>
    <w:semiHidden w:val="1"/>
    <w:rsid w:val="00E559E8"/>
    <w:rPr>
      <w:rFonts w:ascii="Liberation Sans" w:hAnsi="Liberation Sans"/>
      <w:szCs w:val="24"/>
    </w:rPr>
  </w:style>
  <w:style w:type="paragraph" w:styleId="footnotedescription" w:customStyle="1">
    <w:name w:val="footnote description"/>
    <w:next w:val="Normal"/>
    <w:link w:val="footnotedescriptionChar"/>
    <w:hidden w:val="1"/>
    <w:rsid w:val="006479BC"/>
    <w:pPr>
      <w:spacing w:line="269" w:lineRule="auto"/>
      <w:ind w:right="873" w:firstLine="217"/>
      <w:jc w:val="both"/>
    </w:pPr>
    <w:rPr>
      <w:rFonts w:ascii="Calibri" w:cs="Calibri" w:eastAsia="Calibri" w:hAnsi="Calibri"/>
      <w:color w:val="000000"/>
      <w:sz w:val="16"/>
      <w:szCs w:val="22"/>
      <w:lang w:eastAsia="en-GB" w:val="en-GB"/>
    </w:rPr>
  </w:style>
  <w:style w:type="character" w:styleId="footnotedescriptionChar" w:customStyle="1">
    <w:name w:val="footnote description Char"/>
    <w:link w:val="footnotedescription"/>
    <w:rsid w:val="006479BC"/>
    <w:rPr>
      <w:rFonts w:ascii="Calibri" w:cs="Calibri" w:eastAsia="Calibri" w:hAnsi="Calibri"/>
      <w:color w:val="000000"/>
      <w:sz w:val="16"/>
      <w:szCs w:val="22"/>
      <w:lang w:eastAsia="en-GB" w:val="en-GB"/>
    </w:rPr>
  </w:style>
  <w:style w:type="character" w:styleId="footnotemark" w:customStyle="1">
    <w:name w:val="footnote mark"/>
    <w:hidden w:val="1"/>
    <w:rsid w:val="006479BC"/>
    <w:rPr>
      <w:rFonts w:ascii="Calibri" w:cs="Calibri" w:eastAsia="Calibri" w:hAnsi="Calibri"/>
      <w:color w:val="000000"/>
      <w:sz w:val="16"/>
      <w:vertAlign w:val="superscript"/>
    </w:rPr>
  </w:style>
  <w:style w:type="table" w:styleId="TableGrid0" w:customStyle="1">
    <w:name w:val="TableGrid"/>
    <w:rsid w:val="00C84FE9"/>
    <w:rPr>
      <w:rFonts w:asciiTheme="minorHAnsi" w:cstheme="minorBidi" w:eastAsiaTheme="minorEastAsia" w:hAnsiTheme="minorHAnsi"/>
      <w:sz w:val="22"/>
      <w:szCs w:val="22"/>
      <w:lang w:eastAsia="en-GB" w:val="en-GB"/>
    </w:rPr>
    <w:tblPr>
      <w:tblCellMar>
        <w:top w:w="0.0" w:type="dxa"/>
        <w:left w:w="0.0" w:type="dxa"/>
        <w:bottom w:w="0.0" w:type="dxa"/>
        <w:right w:w="0.0" w:type="dxa"/>
      </w:tblCellMar>
    </w:tblPr>
  </w:style>
  <w:style w:type="character" w:styleId="CommentReference">
    <w:name w:val="annotation reference"/>
    <w:basedOn w:val="DefaultParagraphFont"/>
    <w:semiHidden w:val="1"/>
    <w:unhideWhenUsed w:val="1"/>
    <w:rsid w:val="00C84FE9"/>
    <w:rPr>
      <w:sz w:val="16"/>
      <w:szCs w:val="16"/>
    </w:rPr>
  </w:style>
  <w:style w:type="paragraph" w:styleId="CommentText">
    <w:name w:val="annotation text"/>
    <w:basedOn w:val="Normal"/>
    <w:link w:val="CommentTextChar"/>
    <w:unhideWhenUsed w:val="1"/>
    <w:rsid w:val="00C84FE9"/>
    <w:rPr>
      <w:szCs w:val="20"/>
    </w:rPr>
  </w:style>
  <w:style w:type="character" w:styleId="CommentTextChar" w:customStyle="1">
    <w:name w:val="Comment Text Char"/>
    <w:basedOn w:val="DefaultParagraphFont"/>
    <w:link w:val="CommentText"/>
    <w:rsid w:val="00C84FE9"/>
    <w:rPr>
      <w:rFonts w:ascii="Liberation Sans" w:hAnsi="Liberation Sans"/>
    </w:rPr>
  </w:style>
  <w:style w:type="paragraph" w:styleId="CommentSubject">
    <w:name w:val="annotation subject"/>
    <w:basedOn w:val="CommentText"/>
    <w:next w:val="CommentText"/>
    <w:link w:val="CommentSubjectChar"/>
    <w:semiHidden w:val="1"/>
    <w:unhideWhenUsed w:val="1"/>
    <w:rsid w:val="00C84FE9"/>
    <w:rPr>
      <w:b w:val="1"/>
      <w:bCs w:val="1"/>
    </w:rPr>
  </w:style>
  <w:style w:type="character" w:styleId="CommentSubjectChar" w:customStyle="1">
    <w:name w:val="Comment Subject Char"/>
    <w:basedOn w:val="CommentTextChar"/>
    <w:link w:val="CommentSubject"/>
    <w:semiHidden w:val="1"/>
    <w:rsid w:val="00C84FE9"/>
    <w:rPr>
      <w:rFonts w:ascii="Liberation Sans" w:hAnsi="Liberation Sans"/>
      <w:b w:val="1"/>
      <w:bCs w:val="1"/>
    </w:rPr>
  </w:style>
  <w:style w:type="paragraph" w:styleId="ListParagraph">
    <w:name w:val="List Paragraph"/>
    <w:basedOn w:val="Normal"/>
    <w:uiPriority w:val="34"/>
    <w:qFormat w:val="1"/>
    <w:rsid w:val="0021144E"/>
    <w:pPr>
      <w:ind w:left="720"/>
      <w:contextualSpacing w:val="1"/>
    </w:pPr>
  </w:style>
  <w:style w:type="character" w:styleId="Heading3Char" w:customStyle="1">
    <w:name w:val="Heading 3 Char"/>
    <w:aliases w:val="H3 Char"/>
    <w:basedOn w:val="DefaultParagraphFont"/>
    <w:link w:val="Heading3"/>
    <w:rsid w:val="00F37163"/>
    <w:rPr>
      <w:rFonts w:ascii="Liberation Sans" w:cs="Arial" w:hAnsi="Liberation Sans"/>
      <w:b w:val="1"/>
      <w:bCs w:val="1"/>
      <w:iCs w:val="1"/>
      <w:color w:val="446caa"/>
      <w:kern w:val="32"/>
      <w:sz w:val="26"/>
      <w:szCs w:val="26"/>
    </w:rPr>
  </w:style>
  <w:style w:type="paragraph" w:styleId="NoSpacing">
    <w:name w:val="No Spacing"/>
    <w:uiPriority w:val="1"/>
    <w:qFormat w:val="1"/>
  </w:style>
  <w:style w:type="character" w:styleId="apple-converted-space" w:customStyle="1">
    <w:name w:val="apple-converted-space"/>
    <w:basedOn w:val="DefaultParagraphFont"/>
    <w:rsid w:val="00213027"/>
  </w:style>
  <w:style w:type="character" w:styleId="error" w:customStyle="1">
    <w:name w:val="error"/>
    <w:basedOn w:val="DefaultParagraphFont"/>
    <w:rsid w:val="00295546"/>
  </w:style>
  <w:style w:type="character" w:styleId="SubtitleChar" w:customStyle="1">
    <w:name w:val="Subtitle Char"/>
    <w:basedOn w:val="DefaultParagraphFont"/>
    <w:link w:val="Subtitle"/>
    <w:rsid w:val="00476599"/>
    <w:rPr>
      <w:rFonts w:ascii="Liberation Sans" w:cs="Arial" w:hAnsi="Liberation Sans"/>
      <w:b w:val="1"/>
      <w:bCs w:val="1"/>
      <w:color w:val="446caa"/>
      <w:kern w:val="28"/>
      <w:sz w:val="36"/>
      <w:szCs w:val="36"/>
    </w:rPr>
  </w:style>
  <w:style w:type="numbering" w:styleId="CurrentList1" w:customStyle="1">
    <w:name w:val="Current List1"/>
    <w:uiPriority w:val="99"/>
    <w:rsid w:val="0055475D"/>
    <w:pPr>
      <w:numPr>
        <w:numId w:val="14"/>
      </w:numPr>
    </w:pPr>
  </w:style>
  <w:style w:type="character" w:styleId="HeaderChar" w:customStyle="1">
    <w:name w:val="Header Char"/>
    <w:basedOn w:val="DefaultParagraphFont"/>
    <w:link w:val="Header"/>
    <w:uiPriority w:val="99"/>
    <w:rsid w:val="00101482"/>
    <w:rPr>
      <w:rFonts w:ascii="Liberation Sans" w:hAnsi="Liberation Sans"/>
      <w:szCs w:val="24"/>
    </w:rPr>
  </w:style>
  <w:style w:type="paragraph" w:styleId="Caption-MQTT" w:customStyle="1">
    <w:name w:val="Caption-MQTT"/>
    <w:basedOn w:val="Caption"/>
    <w:link w:val="Caption-MQTTChar"/>
    <w:autoRedefine w:val="1"/>
    <w:qFormat w:val="1"/>
    <w:rsid w:val="00C60D81"/>
    <w:pPr>
      <w:spacing w:line="360" w:lineRule="auto"/>
      <w:jc w:val="center"/>
    </w:pPr>
    <w:rPr>
      <w:i w:val="0"/>
      <w:sz w:val="20"/>
      <w:u w:val="single"/>
    </w:rPr>
  </w:style>
  <w:style w:type="character" w:styleId="CaptionChar" w:customStyle="1">
    <w:name w:val="Caption Char"/>
    <w:basedOn w:val="DefaultParagraphFont"/>
    <w:link w:val="Caption"/>
    <w:rsid w:val="00E64FC5"/>
    <w:rPr>
      <w:rFonts w:ascii="Liberation Sans" w:hAnsi="Liberation Sans"/>
      <w:bCs w:val="1"/>
      <w:i w:val="1"/>
      <w:sz w:val="18"/>
    </w:rPr>
  </w:style>
  <w:style w:type="character" w:styleId="Caption-MQTTChar" w:customStyle="1">
    <w:name w:val="Caption-MQTT Char"/>
    <w:basedOn w:val="CaptionChar"/>
    <w:link w:val="Caption-MQTT"/>
    <w:rsid w:val="00C60D81"/>
    <w:rPr>
      <w:rFonts w:ascii="Liberation Sans" w:hAnsi="Liberation Sans"/>
      <w:bCs w:val="1"/>
      <w:i w:val="0"/>
      <w:sz w:val="18"/>
      <w:u w:val="single"/>
    </w:rPr>
  </w:style>
  <w:style w:type="character" w:styleId="Heading2Char" w:customStyle="1">
    <w:name w:val="Heading 2 Char"/>
    <w:aliases w:val="H2 Char"/>
    <w:basedOn w:val="DefaultParagraphFont"/>
    <w:link w:val="Heading2"/>
    <w:rsid w:val="007A6FEC"/>
    <w:rPr>
      <w:rFonts w:ascii="Liberation Sans" w:cs="Arial" w:hAnsi="Liberation Sans"/>
      <w:b w:val="1"/>
      <w:iCs w:val="1"/>
      <w:color w:val="446caa"/>
      <w:kern w:val="32"/>
      <w:sz w:val="28"/>
      <w:szCs w:val="28"/>
    </w:r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4">
    <w:basedOn w:val="TableNormal"/>
    <w:tblPr>
      <w:tblStyleRowBandSize w:val="1"/>
      <w:tblStyleColBandSize w:val="1"/>
      <w:tblCellMar/>
    </w:tblPr>
  </w:style>
  <w:style w:type="table" w:styleId="Table1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6">
    <w:basedOn w:val="TableNormal"/>
    <w:tblPr>
      <w:tblStyleRowBandSize w:val="1"/>
      <w:tblStyleColBandSize w:val="1"/>
    </w:tblPr>
  </w:style>
  <w:style w:type="table" w:styleId="Table1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42" Type="http://schemas.openxmlformats.org/officeDocument/2006/relationships/hyperlink" Target="https://www.oasis-open.org/policies-guidelines/ipr#Non-Assertion-Mode" TargetMode="External"/><Relationship Id="rId41" Type="http://schemas.openxmlformats.org/officeDocument/2006/relationships/hyperlink" Target="https://www.oasis-open.org/policies-guidelines/ipr#Non-Assertion-Mode" TargetMode="External"/><Relationship Id="rId44" Type="http://schemas.openxmlformats.org/officeDocument/2006/relationships/hyperlink" Target="https://www.oasis-open.org/policies-guidelines/ipr" TargetMode="External"/><Relationship Id="rId43" Type="http://schemas.openxmlformats.org/officeDocument/2006/relationships/hyperlink" Target="https://www.oasis-open.org/policies-guidelines/ipr" TargetMode="External"/><Relationship Id="rId46" Type="http://schemas.openxmlformats.org/officeDocument/2006/relationships/hyperlink" Target="https://docs.oasis-open.org/templates/ietf-rfc-list/ietf-rfc-list.html" TargetMode="External"/><Relationship Id="rId45" Type="http://schemas.openxmlformats.org/officeDocument/2006/relationships/hyperlink" Target="https://www.oasis-open.org/committees/mqtt/ipr.php" TargetMode="External"/><Relationship Id="rId107" Type="http://schemas.openxmlformats.org/officeDocument/2006/relationships/hyperlink" Target="https://docs.oasis-open.org/mqtt/mqtt/v5.0/mqtt-v5.0.html" TargetMode="External"/><Relationship Id="rId106" Type="http://schemas.openxmlformats.org/officeDocument/2006/relationships/hyperlink" Target="https://docs.oasis-open.org/mqtt/mqtt/v3.1.1/os/mqtt-v3.1.1-os.html" TargetMode="External"/><Relationship Id="rId105" Type="http://schemas.openxmlformats.org/officeDocument/2006/relationships/image" Target="media/image8.png"/><Relationship Id="rId104" Type="http://schemas.openxmlformats.org/officeDocument/2006/relationships/image" Target="media/image45.png"/><Relationship Id="rId109" Type="http://schemas.openxmlformats.org/officeDocument/2006/relationships/hyperlink" Target="https://docs.oasis-open.org/mqtt/mqtt/v5.0/cos02/mqtt-v5.0-cos02.html#USEUPRIVSH" TargetMode="External"/><Relationship Id="rId108" Type="http://schemas.openxmlformats.org/officeDocument/2006/relationships/hyperlink" Target="https://docs.oasis-open.org/mqtt/mqtt/v5.0/cos02/mqtt-v5.0-cos02.html#USEUPRIVSH" TargetMode="External"/><Relationship Id="rId48" Type="http://schemas.openxmlformats.org/officeDocument/2006/relationships/hyperlink" Target="https://docs.oasis-open.org/templates/w3c-recommendations-list/w3c-recommendations-list.html" TargetMode="External"/><Relationship Id="rId47" Type="http://schemas.openxmlformats.org/officeDocument/2006/relationships/hyperlink" Target="https://www.rfc-editor.org/in-notes/rfc-ref.txt" TargetMode="External"/><Relationship Id="rId49" Type="http://schemas.openxmlformats.org/officeDocument/2006/relationships/hyperlink" Target="http://www.rfc-editor.org/info/rfc2119" TargetMode="External"/><Relationship Id="rId103" Type="http://schemas.openxmlformats.org/officeDocument/2006/relationships/hyperlink" Target="https://datatracker.ietf.org/doc/html/rfc4422" TargetMode="External"/><Relationship Id="rId102" Type="http://schemas.openxmlformats.org/officeDocument/2006/relationships/hyperlink" Target="https://docs.oasis-open.org/mqtt/mqtt/v5.0/os/mqtt-v5.0-os.html#Unicode" TargetMode="External"/><Relationship Id="rId101" Type="http://schemas.openxmlformats.org/officeDocument/2006/relationships/hyperlink" Target="https://docs.oasis-open.org/mqtt/mqtt/v5.0/os/mqtt-v5.0-os.html#Unicode" TargetMode="External"/><Relationship Id="rId100" Type="http://schemas.openxmlformats.org/officeDocument/2006/relationships/image" Target="media/image38.png"/><Relationship Id="rId31" Type="http://schemas.openxmlformats.org/officeDocument/2006/relationships/hyperlink" Target="https://www.oasis-open.org/policies-guidelines/tc-process#wpComponentsGeneral" TargetMode="External"/><Relationship Id="rId30" Type="http://schemas.openxmlformats.org/officeDocument/2006/relationships/hyperlink" Target="https://docs.oasis-open.org/mqtt/mqtt-sn/v12.30/mqtt-sn-v12.30.docx" TargetMode="External"/><Relationship Id="rId33" Type="http://schemas.openxmlformats.org/officeDocument/2006/relationships/hyperlink" Target="https://www.oasis-open.org/policies-guidelines/ipr/" TargetMode="External"/><Relationship Id="rId32" Type="http://schemas.openxmlformats.org/officeDocument/2006/relationships/hyperlink" Target="https://docs.oasis-open.org/specGuidelines/ndr/namingDirectives.html" TargetMode="External"/><Relationship Id="rId35" Type="http://schemas.openxmlformats.org/officeDocument/2006/relationships/hyperlink" Target="https://www.oasis-open.org/" TargetMode="External"/><Relationship Id="rId34" Type="http://schemas.openxmlformats.org/officeDocument/2006/relationships/hyperlink" Target="https://www.oasis-open.org/policies-guidelines/ipr/" TargetMode="External"/><Relationship Id="rId37" Type="http://schemas.openxmlformats.org/officeDocument/2006/relationships/header" Target="header2.xml"/><Relationship Id="rId36" Type="http://schemas.openxmlformats.org/officeDocument/2006/relationships/hyperlink" Target="https://www.oasis-open.org/policies-guidelines/trademark/" TargetMode="External"/><Relationship Id="rId39" Type="http://schemas.openxmlformats.org/officeDocument/2006/relationships/footer" Target="footer2.xml"/><Relationship Id="rId38" Type="http://schemas.openxmlformats.org/officeDocument/2006/relationships/header" Target="header1.xml"/><Relationship Id="rId20" Type="http://schemas.openxmlformats.org/officeDocument/2006/relationships/hyperlink" Target="http://docs.oasis-open.org/mqtt/mqtt/v3.1.1/mqtt-v3.1.1.html" TargetMode="External"/><Relationship Id="rId22" Type="http://schemas.openxmlformats.org/officeDocument/2006/relationships/hyperlink" Target="https://www.oasis-open.org/committees/tc_home.php?wg_abbrev=mqtt#technical" TargetMode="External"/><Relationship Id="rId21" Type="http://schemas.openxmlformats.org/officeDocument/2006/relationships/hyperlink" Target="https://www.oasis-open.org/committees/download.php/66091/MQTT-SN_spec_v1.2.pdf" TargetMode="External"/><Relationship Id="rId24" Type="http://schemas.openxmlformats.org/officeDocument/2006/relationships/hyperlink" Target="https://www.oasis-open.org/committees/mqtt/" TargetMode="External"/><Relationship Id="rId23" Type="http://schemas.openxmlformats.org/officeDocument/2006/relationships/hyperlink" Target="https://www.oasis-open.org/committees/comments/index.php?wg_abbrev=mqtt" TargetMode="External"/><Relationship Id="rId129" Type="http://schemas.openxmlformats.org/officeDocument/2006/relationships/hyperlink" Target="https://docs.oasis-open.org/mqtt/mqtt/v5.0/cos02/mqtt-v5.0-cos02.html#RFC6749" TargetMode="External"/><Relationship Id="rId128" Type="http://schemas.openxmlformats.org/officeDocument/2006/relationships/hyperlink" Target="https://docs.oasis-open.org/mqtt/mqtt/v5.0/cos02/mqtt-v5.0-cos02.html#RFC6749" TargetMode="External"/><Relationship Id="rId127" Type="http://schemas.openxmlformats.org/officeDocument/2006/relationships/hyperlink" Target="https://docs.oasis-open.org/mqtt/mqtt/v5.0/cos02/mqtt-v5.0-cos02.html#RFC4511" TargetMode="External"/><Relationship Id="rId126" Type="http://schemas.openxmlformats.org/officeDocument/2006/relationships/hyperlink" Target="https://docs.oasis-open.org/mqtt/mqtt/v5.0/cos02/mqtt-v5.0-cos02.html#RFC4511" TargetMode="External"/><Relationship Id="rId26" Type="http://schemas.openxmlformats.org/officeDocument/2006/relationships/hyperlink" Target="https://www.oasis-open.org/policies-guidelines/ipr" TargetMode="External"/><Relationship Id="rId121" Type="http://schemas.openxmlformats.org/officeDocument/2006/relationships/hyperlink" Target="https://docs.oasis-open.org/mqtt/mqtt/v5.0/cos02/mqtt-v5.0-cos02.html#AES" TargetMode="External"/><Relationship Id="rId25" Type="http://schemas.openxmlformats.org/officeDocument/2006/relationships/hyperlink" Target="https://www.oasis-open.org/policies-guidelines/ipr#Non-Assertion-Mode" TargetMode="External"/><Relationship Id="rId120" Type="http://schemas.openxmlformats.org/officeDocument/2006/relationships/hyperlink" Target="https://media.defense.gov/2022/Sep/07/2003071834/-1/-1/0/CSA_CNSA_2.0_ALGORITHMS_.PDF" TargetMode="External"/><Relationship Id="rId28" Type="http://schemas.openxmlformats.org/officeDocument/2006/relationships/hyperlink" Target="https://www.oasis-open.org/policies-guidelines/tc-process#wpComponentsCompLang" TargetMode="External"/><Relationship Id="rId27" Type="http://schemas.openxmlformats.org/officeDocument/2006/relationships/hyperlink" Target="https://www.oasis-open.org/committees/mqtt/ipr.php" TargetMode="External"/><Relationship Id="rId125" Type="http://schemas.openxmlformats.org/officeDocument/2006/relationships/hyperlink" Target="https://docs.oasis-open.org/mqtt/mqtt/v5.0/cos02/mqtt-v5.0-cos02.html#ISO29192" TargetMode="External"/><Relationship Id="rId29" Type="http://schemas.openxmlformats.org/officeDocument/2006/relationships/hyperlink" Target="https://docs.oasis-open.org/mqtt/mqtt-sn/v12.30/csd01/mqtt-sn-v12.30-csd01.docx" TargetMode="External"/><Relationship Id="rId124" Type="http://schemas.openxmlformats.org/officeDocument/2006/relationships/hyperlink" Target="https://docs.oasis-open.org/mqtt/mqtt/v5.0/cos02/mqtt-v5.0-cos02.html#ISO29192" TargetMode="External"/><Relationship Id="rId123" Type="http://schemas.openxmlformats.org/officeDocument/2006/relationships/hyperlink" Target="https://docs.oasis-open.org/mqtt/mqtt/v5.0/cos02/mqtt-v5.0-cos02.html#CHACHA20" TargetMode="External"/><Relationship Id="rId122" Type="http://schemas.openxmlformats.org/officeDocument/2006/relationships/hyperlink" Target="https://docs.oasis-open.org/mqtt/mqtt/v5.0/cos02/mqtt-v5.0-cos02.html#AES" TargetMode="External"/><Relationship Id="rId95" Type="http://schemas.openxmlformats.org/officeDocument/2006/relationships/image" Target="media/image43.png"/><Relationship Id="rId94" Type="http://schemas.openxmlformats.org/officeDocument/2006/relationships/image" Target="media/image40.png"/><Relationship Id="rId97" Type="http://schemas.openxmlformats.org/officeDocument/2006/relationships/image" Target="media/image32.png"/><Relationship Id="rId96" Type="http://schemas.openxmlformats.org/officeDocument/2006/relationships/image" Target="media/image17.png"/><Relationship Id="rId11" Type="http://schemas.openxmlformats.org/officeDocument/2006/relationships/hyperlink" Target="mailto:davide.lenzarini@u-blox.com" TargetMode="External"/><Relationship Id="rId99" Type="http://schemas.openxmlformats.org/officeDocument/2006/relationships/image" Target="media/image16.png"/><Relationship Id="rId10" Type="http://schemas.openxmlformats.org/officeDocument/2006/relationships/hyperlink" Target="mailto:icraggs@gmail.com" TargetMode="External"/><Relationship Id="rId98" Type="http://schemas.openxmlformats.org/officeDocument/2006/relationships/image" Target="media/image39.png"/><Relationship Id="rId13" Type="http://schemas.openxmlformats.org/officeDocument/2006/relationships/hyperlink" Target="mailto:rahul.gupta@us.ibm.com" TargetMode="External"/><Relationship Id="rId12" Type="http://schemas.openxmlformats.org/officeDocument/2006/relationships/hyperlink" Target="mailto:icraggs@gmail.com" TargetMode="External"/><Relationship Id="rId91" Type="http://schemas.openxmlformats.org/officeDocument/2006/relationships/hyperlink" Target="https://eur02.safelinks.protection.outlook.com/?url=https%3A%2F%2Fwww.rfc-editor.org%2Frfc%2Frfc8152%23section-10.2.1&amp;data=05%7C01%7Cdavide.lenzarini%40u-blox.com%7C4c9137c28d464ec349b908db260113dd%7C80c4ffa675114bba9f03e5872a660c9b%7C0%7C0%7C638145558306431211%7CUnknown%7CTWFpbGZsb3d8eyJWIjoiMC4wLjAwMDAiLCJQIjoiV2luMzIiLCJBTiI6Ik1haWwiLCJXVCI6Mn0%3D%7C3000%7C%7C%7C&amp;sdata=DTxkXC3J%2B8Wj2l7qn6U5cFUExdZVFXPv2Ss3M2%2B1VLY%3D&amp;reserved=0" TargetMode="External"/><Relationship Id="rId90" Type="http://schemas.openxmlformats.org/officeDocument/2006/relationships/hyperlink" Target="https://www.rfc-editor.org/rfc/rfc3610" TargetMode="External"/><Relationship Id="rId93" Type="http://schemas.openxmlformats.org/officeDocument/2006/relationships/hyperlink" Target="https://en.wikipedia.org/wiki/Galois/Counter_Mode" TargetMode="External"/><Relationship Id="rId92" Type="http://schemas.openxmlformats.org/officeDocument/2006/relationships/hyperlink" Target="https://en.wikipedia.org/wiki/CCM_mode" TargetMode="External"/><Relationship Id="rId118" Type="http://schemas.openxmlformats.org/officeDocument/2006/relationships/hyperlink" Target="https://docs.oasis-open.org/mqtt/mqtt/v5.0/cos02/mqtt-v5.0-cos02.html#FIPS1402" TargetMode="External"/><Relationship Id="rId117" Type="http://schemas.openxmlformats.org/officeDocument/2006/relationships/hyperlink" Target="https://docs.oasis-open.org/mqtt/mqtt/v5.0/cos02/mqtt-v5.0-cos02.html#PCIDSS" TargetMode="External"/><Relationship Id="rId116" Type="http://schemas.openxmlformats.org/officeDocument/2006/relationships/hyperlink" Target="https://docs.oasis-open.org/mqtt/mqtt/v5.0/cos02/mqtt-v5.0-cos02.html#PCIDSS" TargetMode="External"/><Relationship Id="rId115" Type="http://schemas.openxmlformats.org/officeDocument/2006/relationships/hyperlink" Target="https://docs.oasis-open.org/mqtt/mqtt/v5.0/cos02/mqtt-v5.0-cos02.html#NISTCSF" TargetMode="External"/><Relationship Id="rId119" Type="http://schemas.openxmlformats.org/officeDocument/2006/relationships/hyperlink" Target="https://docs.oasis-open.org/mqtt/mqtt/v5.0/cos02/mqtt-v5.0-cos02.html#FIPS1402" TargetMode="External"/><Relationship Id="rId15" Type="http://schemas.openxmlformats.org/officeDocument/2006/relationships/hyperlink" Target="mailto:simon622@gmail.com" TargetMode="External"/><Relationship Id="rId110" Type="http://schemas.openxmlformats.org/officeDocument/2006/relationships/hyperlink" Target="https://docs.oasis-open.org/mqtt/mqtt/v5.0/cos02/mqtt-v5.0-cos02.html#PCIDSS" TargetMode="External"/><Relationship Id="rId14" Type="http://schemas.openxmlformats.org/officeDocument/2006/relationships/hyperlink" Target="http://www.ibm.com" TargetMode="External"/><Relationship Id="rId17" Type="http://schemas.openxmlformats.org/officeDocument/2006/relationships/hyperlink" Target="mailto:tara.walker@microsoft.com" TargetMode="External"/><Relationship Id="rId16" Type="http://schemas.openxmlformats.org/officeDocument/2006/relationships/hyperlink" Target="mailto:stefan@hagen.link" TargetMode="External"/><Relationship Id="rId19" Type="http://schemas.openxmlformats.org/officeDocument/2006/relationships/hyperlink" Target="https://docs.oasis-open.org/mqtt/mqtt/v5.0/mqtt-v5.0.html" TargetMode="External"/><Relationship Id="rId114" Type="http://schemas.openxmlformats.org/officeDocument/2006/relationships/hyperlink" Target="https://docs.oasis-open.org/mqtt/mqtt/v5.0/cos02/mqtt-v5.0-cos02.html#NISTCSF" TargetMode="External"/><Relationship Id="rId18" Type="http://schemas.openxmlformats.org/officeDocument/2006/relationships/hyperlink" Target="http://www.microsoft.com/" TargetMode="External"/><Relationship Id="rId113" Type="http://schemas.openxmlformats.org/officeDocument/2006/relationships/hyperlink" Target="https://docs.oasis-open.org/mqtt/mqtt/v5.0/cos02/mqtt-v5.0-cos02.html#SARBANES" TargetMode="External"/><Relationship Id="rId112" Type="http://schemas.openxmlformats.org/officeDocument/2006/relationships/hyperlink" Target="https://docs.oasis-open.org/mqtt/mqtt/v5.0/cos02/mqtt-v5.0-cos02.html#SARBANES" TargetMode="External"/><Relationship Id="rId111" Type="http://schemas.openxmlformats.org/officeDocument/2006/relationships/hyperlink" Target="https://docs.oasis-open.org/mqtt/mqtt/v5.0/cos02/mqtt-v5.0-cos02.html#PCIDSS" TargetMode="External"/><Relationship Id="rId84" Type="http://schemas.openxmlformats.org/officeDocument/2006/relationships/image" Target="media/image25.png"/><Relationship Id="rId83" Type="http://schemas.openxmlformats.org/officeDocument/2006/relationships/image" Target="media/image18.png"/><Relationship Id="rId86" Type="http://schemas.openxmlformats.org/officeDocument/2006/relationships/hyperlink" Target="https://nvlpubs.nist.gov/nistpubs/FIPS/NIST.FIPS.198-1.pdf" TargetMode="External"/><Relationship Id="rId85" Type="http://schemas.openxmlformats.org/officeDocument/2006/relationships/hyperlink" Target="https://www.rfc-editor.org/rfc/rfc2104" TargetMode="External"/><Relationship Id="rId88" Type="http://schemas.openxmlformats.org/officeDocument/2006/relationships/hyperlink" Target="https://nvlpubs.nist.gov/nistpubs/SpecialPublications/NIST.SP.800-38b.pdf" TargetMode="External"/><Relationship Id="rId150" Type="http://schemas.openxmlformats.org/officeDocument/2006/relationships/hyperlink" Target="https://media.defense.gov/2022/Sep/07/2003071834/-1/-1/0/CSA_CNSA_2.0_ALGORITHMS_.PDF" TargetMode="External"/><Relationship Id="rId87" Type="http://schemas.openxmlformats.org/officeDocument/2006/relationships/hyperlink" Target="https://eur02.safelinks.protection.outlook.com/?url=https%3A%2F%2Fwww.rfc-editor.org%2Frfc%2Frfc4493&amp;data=05%7C01%7Cdavide.lenzarini%40u-blox.com%7C4c9137c28d464ec349b908db260113dd%7C80c4ffa675114bba9f03e5872a660c9b%7C0%7C0%7C638145558306431211%7CUnknown%7CTWFpbGZsb3d8eyJWIjoiMC4wLjAwMDAiLCJQIjoiV2luMzIiLCJBTiI6Ik1haWwiLCJXVCI6Mn0%3D%7C3000%7C%7C%7C&amp;sdata=xugq2R3JL90RCv%2BzdnQqW7rtztg1MF6xtBAYnqa1K8s%3D&amp;reserved=0" TargetMode="External"/><Relationship Id="rId89" Type="http://schemas.openxmlformats.org/officeDocument/2006/relationships/hyperlink" Target="https://eur02.safelinks.protection.outlook.com/?url=https%3A%2F%2Fwww.rfc-editor.org%2Frfc%2Frfc3610&amp;data=05%7C01%7Cdavide.lenzarini%40u-blox.com%7C4c9137c28d464ec349b908db260113dd%7C80c4ffa675114bba9f03e5872a660c9b%7C0%7C0%7C638145558306431211%7CUnknown%7CTWFpbGZsb3d8eyJWIjoiMC4wLjAwMDAiLCJQIjoiV2luMzIiLCJBTiI6Ik1haWwiLCJXVCI6Mn0%3D%7C3000%7C%7C%7C&amp;sdata=vMkxcRTrFVbOOc6NEcSe9b4WVfyCOwnuV7Bj4tDb03s%3D&amp;reserved=0" TargetMode="External"/><Relationship Id="rId80" Type="http://schemas.openxmlformats.org/officeDocument/2006/relationships/image" Target="media/image35.png"/><Relationship Id="rId82" Type="http://schemas.openxmlformats.org/officeDocument/2006/relationships/image" Target="media/image28.png"/><Relationship Id="rId81"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docs.oasis-open.org/mqtt/mqtt/v5.0/cos02/mqtt-v5.0-cos02.html#NSAB" TargetMode="External"/><Relationship Id="rId4" Type="http://schemas.openxmlformats.org/officeDocument/2006/relationships/fontTable" Target="fontTable.xml"/><Relationship Id="rId148" Type="http://schemas.openxmlformats.org/officeDocument/2006/relationships/hyperlink" Target="https://docs.oasis-open.org/mqtt/mqtt/v5.0/cos02/mqtt-v5.0-cos02.html#RFC5246" TargetMode="External"/><Relationship Id="rId9" Type="http://schemas.openxmlformats.org/officeDocument/2006/relationships/hyperlink" Target="https://www.oasis-open.org/committees/mqtt/" TargetMode="External"/><Relationship Id="rId143" Type="http://schemas.openxmlformats.org/officeDocument/2006/relationships/hyperlink" Target="https://docs.oasis-open.org/mqtt/mqtt/v5.0/cos02/mqtt-v5.0-cos02.html#RFC5280" TargetMode="External"/><Relationship Id="rId142" Type="http://schemas.openxmlformats.org/officeDocument/2006/relationships/hyperlink" Target="https://docs.oasis-open.org/mqtt/mqtt/v5.0/cos02/mqtt-v5.0-cos02.html#RFC5280" TargetMode="External"/><Relationship Id="rId141" Type="http://schemas.openxmlformats.org/officeDocument/2006/relationships/hyperlink" Target="https://docs.oasis-open.org/mqtt/mqtt/v5.0/cos02/mqtt-v5.0-cos02.html#IEEE8021AR" TargetMode="External"/><Relationship Id="rId140" Type="http://schemas.openxmlformats.org/officeDocument/2006/relationships/hyperlink" Target="https://docs.oasis-open.org/mqtt/mqtt/v5.0/cos02/mqtt-v5.0-cos02.html#IEEE8021AR" TargetMode="External"/><Relationship Id="rId5" Type="http://schemas.openxmlformats.org/officeDocument/2006/relationships/numbering" Target="numbering.xml"/><Relationship Id="rId147" Type="http://schemas.openxmlformats.org/officeDocument/2006/relationships/hyperlink" Target="https://docs.oasis-open.org/mqtt/mqtt/v5.0/cos02/mqtt-v5.0-cos02.html#RFC1928" TargetMode="External"/><Relationship Id="rId6" Type="http://schemas.openxmlformats.org/officeDocument/2006/relationships/styles" Target="styles.xml"/><Relationship Id="rId146" Type="http://schemas.openxmlformats.org/officeDocument/2006/relationships/hyperlink" Target="https://docs.oasis-open.org/mqtt/mqtt/v5.0/cos02/mqtt-v5.0-cos02.html#RFC1928" TargetMode="External"/><Relationship Id="rId7" Type="http://schemas.openxmlformats.org/officeDocument/2006/relationships/customXml" Target="../customXML/item1.xml"/><Relationship Id="rId145" Type="http://schemas.openxmlformats.org/officeDocument/2006/relationships/hyperlink" Target="https://docs.oasis-open.org/mqtt/mqtt/v5.0/cos02/mqtt-v5.0-cos02.html#RFC6960" TargetMode="External"/><Relationship Id="rId8" Type="http://schemas.microsoft.com/office/2011/relationships/commentsExtended" Target="commentsExtended.xml"/><Relationship Id="rId144" Type="http://schemas.openxmlformats.org/officeDocument/2006/relationships/hyperlink" Target="https://docs.oasis-open.org/mqtt/mqtt/v5.0/cos02/mqtt-v5.0-cos02.html#RFC6960" TargetMode="External"/><Relationship Id="rId73" Type="http://schemas.openxmlformats.org/officeDocument/2006/relationships/image" Target="media/image15.png"/><Relationship Id="rId72" Type="http://schemas.openxmlformats.org/officeDocument/2006/relationships/image" Target="media/image34.png"/><Relationship Id="rId75" Type="http://schemas.openxmlformats.org/officeDocument/2006/relationships/image" Target="media/image11.png"/><Relationship Id="rId74" Type="http://schemas.openxmlformats.org/officeDocument/2006/relationships/image" Target="media/image6.png"/><Relationship Id="rId77" Type="http://schemas.openxmlformats.org/officeDocument/2006/relationships/image" Target="media/image22.png"/><Relationship Id="rId76" Type="http://schemas.openxmlformats.org/officeDocument/2006/relationships/image" Target="media/image3.png"/><Relationship Id="rId79" Type="http://schemas.openxmlformats.org/officeDocument/2006/relationships/image" Target="media/image26.png"/><Relationship Id="rId78" Type="http://schemas.openxmlformats.org/officeDocument/2006/relationships/image" Target="media/image41.png"/><Relationship Id="rId71" Type="http://schemas.openxmlformats.org/officeDocument/2006/relationships/image" Target="media/image13.png"/><Relationship Id="rId70" Type="http://schemas.openxmlformats.org/officeDocument/2006/relationships/image" Target="media/image1.png"/><Relationship Id="rId139" Type="http://schemas.openxmlformats.org/officeDocument/2006/relationships/hyperlink" Target="https://docs.oasis-open.org/mqtt/mqtt/v5.0/cos02/mqtt-v5.0-cos02.html#RFC6960" TargetMode="External"/><Relationship Id="rId138" Type="http://schemas.openxmlformats.org/officeDocument/2006/relationships/hyperlink" Target="https://docs.oasis-open.org/mqtt/mqtt/v5.0/cos02/mqtt-v5.0-cos02.html#RFC6960" TargetMode="External"/><Relationship Id="rId137" Type="http://schemas.openxmlformats.org/officeDocument/2006/relationships/hyperlink" Target="https://docs.oasis-open.org/mqtt/mqtt/v5.0/cos02/mqtt-v5.0-cos02.html#RFC5280" TargetMode="External"/><Relationship Id="rId132" Type="http://schemas.openxmlformats.org/officeDocument/2006/relationships/hyperlink" Target="https://docs.oasis-open.org/mqtt/mqtt/v5.0/cos02/mqtt-v5.0-cos02.html#RFC5246" TargetMode="External"/><Relationship Id="rId131" Type="http://schemas.openxmlformats.org/officeDocument/2006/relationships/hyperlink" Target="https://docs.oasis-open.org/mqtt/mqtt/v5.0/cos02/mqtt-v5.0-cos02.html#RFC5246" TargetMode="External"/><Relationship Id="rId130" Type="http://schemas.openxmlformats.org/officeDocument/2006/relationships/hyperlink" Target="https://datatracker.ietf.org/doc/rfc9147/" TargetMode="External"/><Relationship Id="rId136" Type="http://schemas.openxmlformats.org/officeDocument/2006/relationships/hyperlink" Target="https://docs.oasis-open.org/mqtt/mqtt/v5.0/cos02/mqtt-v5.0-cos02.html#RFC5280" TargetMode="External"/><Relationship Id="rId135" Type="http://schemas.openxmlformats.org/officeDocument/2006/relationships/hyperlink" Target="https://docs.oasis-open.org/mqtt/mqtt/v5.0/cos02/mqtt-v5.0-cos02.html#RFC5246" TargetMode="External"/><Relationship Id="rId134" Type="http://schemas.openxmlformats.org/officeDocument/2006/relationships/hyperlink" Target="https://datatracker.ietf.org/doc/rfc9147/" TargetMode="External"/><Relationship Id="rId133" Type="http://schemas.openxmlformats.org/officeDocument/2006/relationships/hyperlink" Target="https://docs.oasis-open.org/mqtt/mqtt/v5.0/cos02/mqtt-v5.0-cos02.html#RFC5246" TargetMode="External"/><Relationship Id="rId62" Type="http://schemas.openxmlformats.org/officeDocument/2006/relationships/image" Target="media/image33.png"/><Relationship Id="rId61" Type="http://schemas.openxmlformats.org/officeDocument/2006/relationships/hyperlink" Target="https://docs.oasis-open.org/mqtt/mqtt/v5.0/cos02/mqtt-v5.0-cos02.html#Unicode" TargetMode="External"/><Relationship Id="rId64" Type="http://schemas.openxmlformats.org/officeDocument/2006/relationships/image" Target="media/image24.png"/><Relationship Id="rId63" Type="http://schemas.openxmlformats.org/officeDocument/2006/relationships/image" Target="media/image9.png"/><Relationship Id="rId66" Type="http://schemas.openxmlformats.org/officeDocument/2006/relationships/image" Target="media/image20.png"/><Relationship Id="rId65" Type="http://schemas.openxmlformats.org/officeDocument/2006/relationships/image" Target="media/image12.png"/><Relationship Id="rId68" Type="http://schemas.openxmlformats.org/officeDocument/2006/relationships/image" Target="media/image19.png"/><Relationship Id="rId67" Type="http://schemas.openxmlformats.org/officeDocument/2006/relationships/image" Target="media/image2.png"/><Relationship Id="rId60" Type="http://schemas.openxmlformats.org/officeDocument/2006/relationships/hyperlink" Target="https://docs.oasis-open.org/mqtt/mqtt/v5.0/cos02/mqtt-v5.0-cos02.html#S4_13_Errors" TargetMode="External"/><Relationship Id="rId69" Type="http://schemas.openxmlformats.org/officeDocument/2006/relationships/image" Target="media/image36.png"/><Relationship Id="rId51" Type="http://schemas.openxmlformats.org/officeDocument/2006/relationships/hyperlink" Target="http://www.rfc-editor.org/info/rfc3629" TargetMode="External"/><Relationship Id="rId50" Type="http://schemas.openxmlformats.org/officeDocument/2006/relationships/hyperlink" Target="https://www.rfc-editor.org/info/rfc8174" TargetMode="External"/><Relationship Id="rId53" Type="http://schemas.openxmlformats.org/officeDocument/2006/relationships/hyperlink" Target="http://www.unicode.org/versions/latest/" TargetMode="External"/><Relationship Id="rId52" Type="http://schemas.openxmlformats.org/officeDocument/2006/relationships/hyperlink" Target="http://www.rfc-editor.org/info/rfc6455" TargetMode="External"/><Relationship Id="rId55" Type="http://schemas.openxmlformats.org/officeDocument/2006/relationships/hyperlink" Target="https://docs.oasis-open.org/mqtt/mqtt/v5.0/cos02/mqtt-v5.0-cos02.html#RFC3629" TargetMode="External"/><Relationship Id="rId54" Type="http://schemas.openxmlformats.org/officeDocument/2006/relationships/hyperlink" Target="https://www.rfc-editor.org/info/rfc3552" TargetMode="External"/><Relationship Id="rId160" Type="http://schemas.openxmlformats.org/officeDocument/2006/relationships/image" Target="media/image14.png"/><Relationship Id="rId57" Type="http://schemas.openxmlformats.org/officeDocument/2006/relationships/image" Target="media/image7.png"/><Relationship Id="rId56" Type="http://schemas.openxmlformats.org/officeDocument/2006/relationships/hyperlink" Target="https://docs.oasis-open.org/mqtt/mqtt/v5.0/cos02/mqtt-v5.0-cos02.html#Unicode" TargetMode="External"/><Relationship Id="rId159" Type="http://schemas.openxmlformats.org/officeDocument/2006/relationships/image" Target="media/image29.jpg"/><Relationship Id="rId59" Type="http://schemas.openxmlformats.org/officeDocument/2006/relationships/hyperlink" Target="https://docs.oasis-open.org/mqtt/mqtt/v5.0/cos02/mqtt-v5.0-cos02.html#RFC3629" TargetMode="External"/><Relationship Id="rId154" Type="http://schemas.openxmlformats.org/officeDocument/2006/relationships/image" Target="media/image42.png"/><Relationship Id="rId58" Type="http://schemas.openxmlformats.org/officeDocument/2006/relationships/hyperlink" Target="https://docs.oasis-open.org/mqtt/mqtt/v5.0/cos02/mqtt-v5.0-cos02.html#Unicode" TargetMode="External"/><Relationship Id="rId153" Type="http://schemas.openxmlformats.org/officeDocument/2006/relationships/hyperlink" Target="https://docs.oasis-open.org/templates/TCHandbook/ConformanceGuidelines.html" TargetMode="External"/><Relationship Id="rId152" Type="http://schemas.openxmlformats.org/officeDocument/2006/relationships/hyperlink" Target="https://www.oasis-open.org/policies-guidelines/oasis-defined-terms-2017-05-26#dConformanceClause" TargetMode="External"/><Relationship Id="rId151" Type="http://schemas.openxmlformats.org/officeDocument/2006/relationships/hyperlink" Target="https://www.oasis-open.org/policies-guidelines/tc-process#wpComponentsConfClause" TargetMode="External"/><Relationship Id="rId158" Type="http://schemas.openxmlformats.org/officeDocument/2006/relationships/image" Target="media/image37.png"/><Relationship Id="rId157" Type="http://schemas.openxmlformats.org/officeDocument/2006/relationships/image" Target="media/image30.png"/><Relationship Id="rId156" Type="http://schemas.openxmlformats.org/officeDocument/2006/relationships/image" Target="media/image21.png"/><Relationship Id="rId155"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MXdksAYkHZgQORHhuMC+shwZiw==">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2023-09-17T12:27:00Z</dcterms:created>
  <dc:creator>OASIS Message Queuing Telemetry Transport (MQTT) TC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C Name">
    <vt:lpwstr>TC Name</vt:lpwstr>
  </property>
  <property fmtid="{D5CDD505-2E9C-101B-9397-08002B2CF9AE}" pid="3" name="WP abbreviation">
    <vt:lpwstr>WP abbreviation, no version or stage</vt:lpwstr>
  </property>
  <property fmtid="{D5CDD505-2E9C-101B-9397-08002B2CF9AE}" pid="4" name="TC Chair">
    <vt:lpwstr>TC Chair</vt:lpwstr>
  </property>
  <property fmtid="{D5CDD505-2E9C-101B-9397-08002B2CF9AE}" pid="5" name="Editor #1">
    <vt:lpwstr>Editor #1</vt:lpwstr>
  </property>
  <property fmtid="{D5CDD505-2E9C-101B-9397-08002B2CF9AE}" pid="6" name="Editor #2">
    <vt:lpwstr>Editor #2</vt:lpwstr>
  </property>
  <property fmtid="{D5CDD505-2E9C-101B-9397-08002B2CF9AE}" pid="7" name="Editor #3">
    <vt:lpwstr>Editor #3</vt:lpwstr>
  </property>
  <property fmtid="{D5CDD505-2E9C-101B-9397-08002B2CF9AE}" pid="8" name="namespace #1">
    <vt:lpwstr>namespace #1</vt:lpwstr>
  </property>
  <property fmtid="{D5CDD505-2E9C-101B-9397-08002B2CF9AE}" pid="9" name="namespace #2">
    <vt:lpwstr>namespace #2</vt:lpwstr>
  </property>
  <property fmtid="{D5CDD505-2E9C-101B-9397-08002B2CF9AE}" pid="10" name="namespace #3">
    <vt:lpwstr>namespace #3</vt:lpwstr>
  </property>
  <property fmtid="{D5CDD505-2E9C-101B-9397-08002B2CF9AE}" pid="11" name="MSIP_Label_c0997be3-9859-456b-a520-3ea43b4737bf_Enabled">
    <vt:lpwstr>true</vt:lpwstr>
  </property>
  <property fmtid="{D5CDD505-2E9C-101B-9397-08002B2CF9AE}" pid="12" name="MSIP_Label_c0997be3-9859-456b-a520-3ea43b4737bf_SetDate">
    <vt:lpwstr>2021-03-26T09:11:06Z</vt:lpwstr>
  </property>
  <property fmtid="{D5CDD505-2E9C-101B-9397-08002B2CF9AE}" pid="13" name="MSIP_Label_c0997be3-9859-456b-a520-3ea43b4737bf_Method">
    <vt:lpwstr>Privileged</vt:lpwstr>
  </property>
  <property fmtid="{D5CDD505-2E9C-101B-9397-08002B2CF9AE}" pid="14" name="MSIP_Label_c0997be3-9859-456b-a520-3ea43b4737bf_Name">
    <vt:lpwstr>C1-Public</vt:lpwstr>
  </property>
  <property fmtid="{D5CDD505-2E9C-101B-9397-08002B2CF9AE}" pid="15" name="MSIP_Label_c0997be3-9859-456b-a520-3ea43b4737bf_SiteId">
    <vt:lpwstr>80c4ffa6-7511-4bba-9f03-e5872a660c9b</vt:lpwstr>
  </property>
  <property fmtid="{D5CDD505-2E9C-101B-9397-08002B2CF9AE}" pid="16" name="MSIP_Label_c0997be3-9859-456b-a520-3ea43b4737bf_ActionId">
    <vt:lpwstr>b2b60ba6-892a-40ef-9582-3717da478c35</vt:lpwstr>
  </property>
  <property fmtid="{D5CDD505-2E9C-101B-9397-08002B2CF9AE}" pid="17" name="MSIP_Label_c0997be3-9859-456b-a520-3ea43b4737bf_ContentBits">
    <vt:lpwstr>0</vt:lpwstr>
  </property>
  <property fmtid="{D5CDD505-2E9C-101B-9397-08002B2CF9AE}" pid="18" name="WDRevision">
    <vt:i4>18</vt:i4>
  </property>
</Properties>
</file>