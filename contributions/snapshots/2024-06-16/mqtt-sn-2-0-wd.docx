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color w:val="000000"/>
          <w:sz w:val="20"/>
          <w:szCs w:val="20"/>
          <w:shd w:fill="auto" w:val="clear"/>
          <w:rtl w:val="0"/>
        </w:rPr>
        <w:t xml:space="preserve">Andy Stanford-Clark (andysc@uk.ibm.com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r w:rsidDel="00000000" w:rsidR="00000000" w:rsidRPr="00000000">
        <w:rPr>
          <w:rFonts w:ascii="Arial" w:cs="Arial" w:eastAsia="Arial" w:hAnsi="Arial"/>
          <w:color w:val="000000"/>
          <w:sz w:val="20"/>
          <w:szCs w:val="20"/>
          <w:u w:val="none"/>
          <w:shd w:fill="auto" w:val="clear"/>
          <w:rtl w:val="0"/>
        </w:rPr>
        <w:t xml:space="preserve">K</w:t>
      </w:r>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MQTT For Sensor Networks (MQTT-SN)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and MQTT Differences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Changes from earlier Versions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1.2.1 MQTT-SN v1.2</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Organization of the MQTT-SN specification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Terminology</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Data representation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1.4.1 Bits (Byte)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1.4.2 Two Byte Integer</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1.4.3 Four Byte Integer</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1.4.4 UTF-8 Encoded String</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Correlation Id</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 Packet Size</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Correlation Id</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w:t>
              <w:tab/>
              <w:t xml:space="preserve">40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w:t>
              <w:tab/>
              <w:t xml:space="preserve">41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Topic Alias</w:t>
              <w:tab/>
              <w:t xml:space="preserve">41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Correlation Id</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w:t>
              <w:tab/>
              <w:t xml:space="preserve">41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Topic Alias</w:t>
              <w:tab/>
              <w:t xml:space="preserve">42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Correlation Id</w:t>
              <w:tab/>
              <w:t xml:space="preserve">42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PUBLISH WITHOUT SESSION</w:t>
              <w:tab/>
              <w:t xml:space="preserve">43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PUBLISH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(used for QoS 0)</w:t>
              <w:tab/>
              <w:t xml:space="preserve">44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(used for QoS 1 &amp; 2)</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47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47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w:t>
              <w:tab/>
              <w:t xml:space="preserve">47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47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48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w:t>
              <w:tab/>
              <w:t xml:space="preserve">48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48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w:t>
              <w:tab/>
              <w:t xml:space="preserve">49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(QoS 2 delivery part 3)</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49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49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49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w:t>
              <w:tab/>
              <w:t xml:space="preserve">49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w:t>
              <w:tab/>
              <w:t xml:space="preserve">50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w:t>
              <w:tab/>
              <w:t xml:space="preserve">51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w:t>
              <w:tab/>
              <w:t xml:space="preserve">52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52</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w:t>
              <w:tab/>
              <w:t xml:space="preserve">53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w:t>
              <w:tab/>
              <w:t xml:space="preserve">53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Correlation Id</w:t>
              <w:tab/>
              <w:t xml:space="preserve">54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w:t>
              <w:tab/>
              <w:t xml:space="preserve">54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54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Correlation Id</w:t>
              <w:tab/>
              <w:t xml:space="preserve">54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Messages Remaining</w:t>
              <w:tab/>
              <w:t xml:space="preserve">54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w:t>
              <w:tab/>
              <w:t xml:space="preserve">55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56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56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56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56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56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56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57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57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57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57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57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57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58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59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59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59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63</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64</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64</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81vmuzffuu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Session State informative examples</w:t>
              <w:tab/>
              <w:t xml:space="preserve">65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Session Establishment</w:t>
              <w:tab/>
              <w:t xml:space="preserve">65</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66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67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4.3.1 QoS 0: At most once delivery</w:t>
              <w:tab/>
              <w:t xml:space="preserve">67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4.3.1.1 Publish without session</w:t>
              <w:tab/>
              <w:t xml:space="preserve">68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1: At least once delivery</w:t>
              <w:tab/>
              <w:t xml:space="preserve">68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2: Exactly once delivery</w:t>
              <w:tab/>
              <w:t xml:space="preserve">69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Message delivery retry</w:t>
              <w:tab/>
              <w:t xml:space="preserve">70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Message receipt</w:t>
              <w:tab/>
              <w:t xml:space="preserve">71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Message ordering</w:t>
              <w:tab/>
              <w:t xml:space="preserve">71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74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Server redirection</w:t>
              <w:tab/>
              <w:t xml:space="preserve">75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Enhanced authentication</w:t>
              <w:tab/>
              <w:t xml:space="preserve">75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4.10.1 Re-authentication</w:t>
              <w:tab/>
              <w:t xml:space="preserve">76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Handling errors</w:t>
              <w:tab/>
              <w:t xml:space="preserve">77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Malformed Packet and Protocol Errors</w:t>
              <w:tab/>
              <w:t xml:space="preserve">77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4.11.2 Other errors</w:t>
              <w:tab/>
              <w:t xml:space="preserve">78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Example MQTT-SN Architecture(s)</w:t>
              <w:tab/>
              <w:t xml:space="preserve">78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4.12.1 Transparent Gateway</w:t>
              <w:tab/>
              <w:t xml:space="preserve">79</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4.12.2 Aggregating Gateway</w:t>
              <w:tab/>
              <w:t xml:space="preserve">80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Gateway Advertisement and Discovery</w:t>
              <w:tab/>
              <w:t xml:space="preserve">83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84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Gateway timers</w:t>
              <w:tab/>
              <w:t xml:space="preserve">86</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Clean start</w:t>
              <w:tab/>
              <w:t xml:space="preserve">86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Topic Registration</w:t>
              <w:tab/>
              <w:t xml:space="preserve">86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Mapping and Aliasing</w:t>
              <w:tab/>
              <w:t xml:space="preserve">87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Predefined topic alias and short topic names</w:t>
              <w:tab/>
              <w:t xml:space="preserve">88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Client’s Topic Subscribe/Unsubscribe Procedure</w:t>
              <w:tab/>
              <w:t xml:space="preserve">88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Publish Procedure</w:t>
              <w:tab/>
              <w:t xml:space="preserve">88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Gateway’s Publish Procedure</w:t>
              <w:tab/>
              <w:t xml:space="preserve">89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Keep Alive and PING Procedure</w:t>
              <w:tab/>
              <w:t xml:space="preserve">89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Client’s Disconnect Procedure</w:t>
              <w:tab/>
              <w:t xml:space="preserve">90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Retransmission Procedure in the Client and Gateway</w:t>
              <w:tab/>
              <w:t xml:space="preserve">90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90</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6sx1u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Authentication</w:t>
              <w:tab/>
              <w:t xml:space="preserve">93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Retained Packets</w:t>
              <w:tab/>
              <w:t xml:space="preserve">95</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4.28 Optional Features</w:t>
              <w:tab/>
              <w:t xml:space="preserve">95</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Conformance</w:t>
              <w:tab/>
              <w:t xml:space="preserve">96</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97</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98</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98</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99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99</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99</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99</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100</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100</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101</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102</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103</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108</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108</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108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108</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108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A">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1B">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1D">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1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1F">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20">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21">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22">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23">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4">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2B">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2C">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2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2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2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30">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31">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3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3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messages addressed to a specific Network Address.</w:t>
      </w:r>
    </w:p>
    <w:p w:rsidR="00000000" w:rsidDel="00000000" w:rsidP="00000000" w:rsidRDefault="00000000" w:rsidRPr="00000000" w14:paraId="0000013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3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messages intended to reach one network endpoint.</w:t>
      </w:r>
    </w:p>
    <w:p w:rsidR="00000000" w:rsidDel="00000000" w:rsidP="00000000" w:rsidRDefault="00000000" w:rsidRPr="00000000" w14:paraId="0000013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3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messages intended for more than one network endpoint.</w:t>
      </w:r>
    </w:p>
    <w:p w:rsidR="00000000" w:rsidDel="00000000" w:rsidP="00000000" w:rsidRDefault="00000000" w:rsidRPr="00000000" w14:paraId="0000013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Informative:</w:t>
      </w:r>
    </w:p>
    <w:p w:rsidR="00000000" w:rsidDel="00000000" w:rsidP="00000000" w:rsidRDefault="00000000" w:rsidRPr="00000000" w14:paraId="0000013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ab/>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3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3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3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3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3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4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41">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42">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43">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44">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45">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4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7">
      <w:pPr>
        <w:numPr>
          <w:ilvl w:val="0"/>
          <w:numId w:val="4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9">
      <w:pPr>
        <w:numPr>
          <w:ilvl w:val="0"/>
          <w:numId w:val="5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4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4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4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4E">
      <w:pPr>
        <w:numPr>
          <w:ilvl w:val="0"/>
          <w:numId w:val="41"/>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4F">
      <w:pPr>
        <w:numPr>
          <w:ilvl w:val="0"/>
          <w:numId w:val="4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50">
      <w:pPr>
        <w:numPr>
          <w:ilvl w:val="0"/>
          <w:numId w:val="4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51">
      <w:pPr>
        <w:numPr>
          <w:ilvl w:val="0"/>
          <w:numId w:val="4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52">
      <w:pPr>
        <w:numPr>
          <w:ilvl w:val="0"/>
          <w:numId w:val="41"/>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5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4">
      <w:pPr>
        <w:numPr>
          <w:ilvl w:val="0"/>
          <w:numId w:val="42"/>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messages from a Multicast Address.</w:t>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6">
      <w:pPr>
        <w:numPr>
          <w:ilvl w:val="0"/>
          <w:numId w:val="5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57">
      <w:pPr>
        <w:numPr>
          <w:ilvl w:val="0"/>
          <w:numId w:val="5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58">
      <w:pPr>
        <w:numPr>
          <w:ilvl w:val="0"/>
          <w:numId w:val="5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A">
      <w:pPr>
        <w:numPr>
          <w:ilvl w:val="0"/>
          <w:numId w:val="2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5B">
      <w:pPr>
        <w:numPr>
          <w:ilvl w:val="0"/>
          <w:numId w:val="2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messages to the MQTT Server for each MQTT-SN message received</w:t>
      </w:r>
    </w:p>
    <w:p w:rsidR="00000000" w:rsidDel="00000000" w:rsidP="00000000" w:rsidRDefault="00000000" w:rsidRPr="00000000" w14:paraId="0000015C">
      <w:pPr>
        <w:numPr>
          <w:ilvl w:val="0"/>
          <w:numId w:val="2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messages to the MQTT-SN Client for each MQTT messages received</w:t>
      </w:r>
    </w:p>
    <w:p w:rsidR="00000000" w:rsidDel="00000000" w:rsidP="00000000" w:rsidRDefault="00000000" w:rsidRPr="00000000" w14:paraId="0000015D">
      <w:pPr>
        <w:numPr>
          <w:ilvl w:val="0"/>
          <w:numId w:val="2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5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6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62">
      <w:pPr>
        <w:numPr>
          <w:ilvl w:val="0"/>
          <w:numId w:val="23"/>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63">
      <w:pPr>
        <w:numPr>
          <w:ilvl w:val="0"/>
          <w:numId w:val="2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64">
      <w:pPr>
        <w:numPr>
          <w:ilvl w:val="0"/>
          <w:numId w:val="2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65">
      <w:pPr>
        <w:numPr>
          <w:ilvl w:val="0"/>
          <w:numId w:val="2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66">
      <w:pPr>
        <w:numPr>
          <w:ilvl w:val="0"/>
          <w:numId w:val="23"/>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6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6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6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6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6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6D">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6F">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7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7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76">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7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7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7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7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7F">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80">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81">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82">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83">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84">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85">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86">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87">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88">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89">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8A">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8B">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8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8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8E">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8F">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90">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94">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95">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97">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98">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9A">
      <w:pPr>
        <w:numPr>
          <w:ilvl w:val="0"/>
          <w:numId w:val="54"/>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9B">
      <w:pPr>
        <w:numPr>
          <w:ilvl w:val="0"/>
          <w:numId w:val="54"/>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9C">
      <w:pPr>
        <w:numPr>
          <w:ilvl w:val="0"/>
          <w:numId w:val="54"/>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9D">
      <w:pPr>
        <w:numPr>
          <w:ilvl w:val="0"/>
          <w:numId w:val="54"/>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9E">
      <w:pPr>
        <w:numPr>
          <w:ilvl w:val="0"/>
          <w:numId w:val="54"/>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9F">
      <w:pPr>
        <w:numPr>
          <w:ilvl w:val="0"/>
          <w:numId w:val="54"/>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message-based security based on symmetric-key cryptography. </w:t>
      </w:r>
      <w:r w:rsidDel="00000000" w:rsidR="00000000" w:rsidRPr="00000000">
        <w:rPr>
          <w:rtl w:val="0"/>
        </w:rPr>
      </w:r>
    </w:p>
    <w:p w:rsidR="00000000" w:rsidDel="00000000" w:rsidP="00000000" w:rsidRDefault="00000000" w:rsidRPr="00000000" w14:paraId="000001A0">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A1">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A3">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A5">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A7">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A8">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A9">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A">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B">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C">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D">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E">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F">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0">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1">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2">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4">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BC">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B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 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3">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B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BF">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C3">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C4">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C5">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C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C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C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C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C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C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C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C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C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0">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D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0">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2">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E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F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0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8">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2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8">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2A">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2B">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2F">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31">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32">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3">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4">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5">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A">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B">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C">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3">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45">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46">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47">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4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49">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4A">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4B">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4C">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E">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1">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2">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6">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A">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E">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2">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6">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A">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0">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5">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F">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3">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B">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3">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7">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1">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C8">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9">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A">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B">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C">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1">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5">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9">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D">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1">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2">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5">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6">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0D">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1">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5">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9">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D">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1">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5">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9">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D">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1">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5">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9">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D">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1">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45">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7">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48">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49">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4A">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4B">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8">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E">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77">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79">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7B">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7E">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7F">
      <w:pPr>
        <w:rPr>
          <w:rFonts w:ascii="Arial" w:cs="Arial" w:eastAsia="Arial" w:hAnsi="Arial"/>
        </w:rPr>
      </w:pPr>
      <w:r w:rsidDel="00000000" w:rsidR="00000000" w:rsidRPr="00000000">
        <w:rPr>
          <w:rtl w:val="0"/>
        </w:rPr>
      </w:r>
    </w:p>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82">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83">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84">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85">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86">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87">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8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89">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8A">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8B">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8C">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8D">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8E">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8F">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9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9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93">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94">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9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9C">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9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message is accepted but there are no subscribers.If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3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3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Message rate too high</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4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46">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4B">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4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4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4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5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5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5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5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5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5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5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61">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6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66">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68">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6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C">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6E">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7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8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2">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84">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6">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9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B">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9C">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0">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5">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SEARCHGW not supported</w:t>
            </w:r>
          </w:p>
        </w:tc>
        <w:tc>
          <w:tcPr/>
          <w:p w:rsidR="00000000" w:rsidDel="00000000" w:rsidP="00000000" w:rsidRDefault="00000000" w:rsidRPr="00000000" w14:paraId="000004A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sdt>
        <w:sdtPr>
          <w:tag w:val="goog_rdk_20"/>
        </w:sdtPr>
        <w:sdtContent>
          <w:tr>
            <w:trPr>
              <w:cantSplit w:val="0"/>
              <w:trHeight w:val="778.9414062499999" w:hRule="atLeast"/>
              <w:tblHeader w:val="0"/>
              <w:ins w:author="davide.lenzarini@u-blox.com" w:id="1" w:date="2024-02-07T16:37:28Z"/>
            </w:trPr>
            <w:tc>
              <w:tcPr/>
              <w:sdt>
                <w:sdtPr>
                  <w:tag w:val="goog_rdk_22"/>
                </w:sdtPr>
                <w:sdtContent>
                  <w:p w:rsidR="00000000" w:rsidDel="00000000" w:rsidP="00000000" w:rsidRDefault="00000000" w:rsidRPr="00000000" w14:paraId="000004AA">
                    <w:pPr>
                      <w:spacing w:after="9" w:lineRule="auto"/>
                      <w:ind w:right="4"/>
                      <w:rPr>
                        <w:ins w:author="davide.lenzarini@u-blox.com" w:id="1" w:date="2024-02-07T16:37:28Z"/>
                        <w:rFonts w:ascii="Arial" w:cs="Arial" w:eastAsia="Arial" w:hAnsi="Arial"/>
                      </w:rPr>
                    </w:pPr>
                    <w:sdt>
                      <w:sdtPr>
                        <w:tag w:val="goog_rdk_21"/>
                      </w:sdtPr>
                      <w:sdtContent>
                        <w:ins w:author="davide.lenzarini@u-blox.com" w:id="1" w:date="2024-02-07T16:37:28Z">
                          <w:r w:rsidDel="00000000" w:rsidR="00000000" w:rsidRPr="00000000">
                            <w:rPr>
                              <w:rFonts w:ascii="Arial" w:cs="Arial" w:eastAsia="Arial" w:hAnsi="Arial"/>
                              <w:rtl w:val="0"/>
                            </w:rPr>
                            <w:t xml:space="preserve">245</w:t>
                          </w:r>
                        </w:ins>
                      </w:sdtContent>
                    </w:sdt>
                  </w:p>
                </w:sdtContent>
              </w:sdt>
            </w:tc>
            <w:tc>
              <w:tcPr/>
              <w:sdt>
                <w:sdtPr>
                  <w:tag w:val="goog_rdk_24"/>
                </w:sdtPr>
                <w:sdtContent>
                  <w:p w:rsidR="00000000" w:rsidDel="00000000" w:rsidP="00000000" w:rsidRDefault="00000000" w:rsidRPr="00000000" w14:paraId="000004AB">
                    <w:pPr>
                      <w:spacing w:after="9" w:lineRule="auto"/>
                      <w:ind w:right="4"/>
                      <w:rPr>
                        <w:ins w:author="davide.lenzarini@u-blox.com" w:id="1" w:date="2024-02-07T16:37:28Z"/>
                        <w:rFonts w:ascii="Arial" w:cs="Arial" w:eastAsia="Arial" w:hAnsi="Arial"/>
                      </w:rPr>
                    </w:pPr>
                    <w:sdt>
                      <w:sdtPr>
                        <w:tag w:val="goog_rdk_23"/>
                      </w:sdtPr>
                      <w:sdtContent>
                        <w:ins w:author="davide.lenzarini@u-blox.com" w:id="1" w:date="2024-02-07T16:37:28Z">
                          <w:r w:rsidDel="00000000" w:rsidR="00000000" w:rsidRPr="00000000">
                            <w:rPr>
                              <w:rFonts w:ascii="Arial" w:cs="Arial" w:eastAsia="Arial" w:hAnsi="Arial"/>
                              <w:rtl w:val="0"/>
                            </w:rPr>
                            <w:t xml:space="preserve">0xF5</w:t>
                          </w:r>
                        </w:ins>
                      </w:sdtContent>
                    </w:sdt>
                  </w:p>
                </w:sdtContent>
              </w:sdt>
            </w:tc>
            <w:tc>
              <w:tcPr/>
              <w:sdt>
                <w:sdtPr>
                  <w:tag w:val="goog_rdk_26"/>
                </w:sdtPr>
                <w:sdtContent>
                  <w:p w:rsidR="00000000" w:rsidDel="00000000" w:rsidP="00000000" w:rsidRDefault="00000000" w:rsidRPr="00000000" w14:paraId="000004AC">
                    <w:pPr>
                      <w:spacing w:after="9" w:lineRule="auto"/>
                      <w:ind w:right="4"/>
                      <w:rPr>
                        <w:ins w:author="davide.lenzarini@u-blox.com" w:id="1" w:date="2024-02-07T16:37:28Z"/>
                        <w:rFonts w:ascii="Arial" w:cs="Arial" w:eastAsia="Arial" w:hAnsi="Arial"/>
                      </w:rPr>
                    </w:pPr>
                    <w:sdt>
                      <w:sdtPr>
                        <w:tag w:val="goog_rdk_25"/>
                      </w:sdtPr>
                      <w:sdtContent>
                        <w:ins w:author="davide.lenzarini@u-blox.com" w:id="1" w:date="2024-02-07T16:37:28Z">
                          <w:r w:rsidDel="00000000" w:rsidR="00000000" w:rsidRPr="00000000">
                            <w:rPr>
                              <w:rFonts w:ascii="Arial" w:cs="Arial" w:eastAsia="Arial" w:hAnsi="Arial"/>
                              <w:rtl w:val="0"/>
                            </w:rPr>
                            <w:t xml:space="preserve">ADVERTISE not supported</w:t>
                          </w:r>
                        </w:ins>
                      </w:sdtContent>
                    </w:sdt>
                  </w:p>
                </w:sdtContent>
              </w:sdt>
            </w:tc>
            <w:tc>
              <w:tcPr/>
              <w:sdt>
                <w:sdtPr>
                  <w:tag w:val="goog_rdk_28"/>
                </w:sdtPr>
                <w:sdtContent>
                  <w:p w:rsidR="00000000" w:rsidDel="00000000" w:rsidP="00000000" w:rsidRDefault="00000000" w:rsidRPr="00000000" w14:paraId="000004AD">
                    <w:pPr>
                      <w:keepNext w:val="1"/>
                      <w:spacing w:after="9" w:lineRule="auto"/>
                      <w:ind w:right="4"/>
                      <w:rPr>
                        <w:ins w:author="davide.lenzarini@u-blox.com" w:id="1" w:date="2024-02-07T16:37:28Z"/>
                        <w:rFonts w:ascii="Arial" w:cs="Arial" w:eastAsia="Arial" w:hAnsi="Arial"/>
                      </w:rPr>
                    </w:pPr>
                    <w:sdt>
                      <w:sdtPr>
                        <w:tag w:val="goog_rdk_27"/>
                      </w:sdtPr>
                      <w:sdtContent>
                        <w:ins w:author="davide.lenzarini@u-blox.com" w:id="1" w:date="2024-02-07T16:37:28Z">
                          <w:r w:rsidDel="00000000" w:rsidR="00000000" w:rsidRPr="00000000">
                            <w:rPr>
                              <w:rFonts w:ascii="Arial" w:cs="Arial" w:eastAsia="Arial" w:hAnsi="Arial"/>
                              <w:rtl w:val="0"/>
                            </w:rPr>
                            <w:t xml:space="preserve">DISCONNECT</w:t>
                          </w:r>
                        </w:ins>
                      </w:sdtContent>
                    </w:sdt>
                  </w:p>
                </w:sdtContent>
              </w:sdt>
            </w:tc>
            <w:tc>
              <w:tcPr/>
              <w:sdt>
                <w:sdtPr>
                  <w:tag w:val="goog_rdk_30"/>
                </w:sdtPr>
                <w:sdtContent>
                  <w:p w:rsidR="00000000" w:rsidDel="00000000" w:rsidP="00000000" w:rsidRDefault="00000000" w:rsidRPr="00000000" w14:paraId="000004AE">
                    <w:pPr>
                      <w:keepNext w:val="1"/>
                      <w:spacing w:after="9" w:lineRule="auto"/>
                      <w:ind w:right="4"/>
                      <w:rPr>
                        <w:ins w:author="davide.lenzarini@u-blox.com" w:id="1" w:date="2024-02-07T16:37:28Z"/>
                        <w:rFonts w:ascii="Arial" w:cs="Arial" w:eastAsia="Arial" w:hAnsi="Arial"/>
                      </w:rPr>
                    </w:pPr>
                    <w:sdt>
                      <w:sdtPr>
                        <w:tag w:val="goog_rdk_29"/>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31"/>
        </w:sdtPr>
        <w:sdtContent>
          <w:tr>
            <w:trPr>
              <w:cantSplit w:val="0"/>
              <w:trHeight w:val="778.9414062499999" w:hRule="atLeast"/>
              <w:tblHeader w:val="0"/>
              <w:ins w:author="davide.lenzarini@u-blox.com" w:id="1" w:date="2024-02-07T16:37:28Z"/>
            </w:trPr>
            <w:tc>
              <w:tcPr/>
              <w:sdt>
                <w:sdtPr>
                  <w:tag w:val="goog_rdk_33"/>
                </w:sdtPr>
                <w:sdtContent>
                  <w:p w:rsidR="00000000" w:rsidDel="00000000" w:rsidP="00000000" w:rsidRDefault="00000000" w:rsidRPr="00000000" w14:paraId="000004AF">
                    <w:pPr>
                      <w:spacing w:after="9" w:lineRule="auto"/>
                      <w:ind w:right="4"/>
                      <w:rPr>
                        <w:ins w:author="davide.lenzarini@u-blox.com" w:id="1" w:date="2024-02-07T16:37:28Z"/>
                        <w:rFonts w:ascii="Arial" w:cs="Arial" w:eastAsia="Arial" w:hAnsi="Arial"/>
                      </w:rPr>
                    </w:pPr>
                    <w:sdt>
                      <w:sdtPr>
                        <w:tag w:val="goog_rdk_32"/>
                      </w:sdtPr>
                      <w:sdtContent>
                        <w:ins w:author="davide.lenzarini@u-blox.com" w:id="1" w:date="2024-02-07T16:37:28Z">
                          <w:r w:rsidDel="00000000" w:rsidR="00000000" w:rsidRPr="00000000">
                            <w:rPr>
                              <w:rFonts w:ascii="Arial" w:cs="Arial" w:eastAsia="Arial" w:hAnsi="Arial"/>
                              <w:rtl w:val="0"/>
                            </w:rPr>
                            <w:t xml:space="preserve">246</w:t>
                          </w:r>
                        </w:ins>
                      </w:sdtContent>
                    </w:sdt>
                  </w:p>
                </w:sdtContent>
              </w:sdt>
            </w:tc>
            <w:tc>
              <w:tcPr/>
              <w:sdt>
                <w:sdtPr>
                  <w:tag w:val="goog_rdk_35"/>
                </w:sdtPr>
                <w:sdtContent>
                  <w:p w:rsidR="00000000" w:rsidDel="00000000" w:rsidP="00000000" w:rsidRDefault="00000000" w:rsidRPr="00000000" w14:paraId="000004B0">
                    <w:pPr>
                      <w:spacing w:after="9" w:lineRule="auto"/>
                      <w:ind w:right="4"/>
                      <w:rPr>
                        <w:ins w:author="davide.lenzarini@u-blox.com" w:id="1" w:date="2024-02-07T16:37:28Z"/>
                        <w:rFonts w:ascii="Arial" w:cs="Arial" w:eastAsia="Arial" w:hAnsi="Arial"/>
                      </w:rPr>
                    </w:pPr>
                    <w:sdt>
                      <w:sdtPr>
                        <w:tag w:val="goog_rdk_34"/>
                      </w:sdtPr>
                      <w:sdtContent>
                        <w:ins w:author="davide.lenzarini@u-blox.com" w:id="1" w:date="2024-02-07T16:37:28Z">
                          <w:r w:rsidDel="00000000" w:rsidR="00000000" w:rsidRPr="00000000">
                            <w:rPr>
                              <w:rFonts w:ascii="Arial" w:cs="Arial" w:eastAsia="Arial" w:hAnsi="Arial"/>
                              <w:rtl w:val="0"/>
                            </w:rPr>
                            <w:t xml:space="preserve">0xF6</w:t>
                          </w:r>
                        </w:ins>
                      </w:sdtContent>
                    </w:sdt>
                  </w:p>
                </w:sdtContent>
              </w:sdt>
            </w:tc>
            <w:tc>
              <w:tcPr/>
              <w:sdt>
                <w:sdtPr>
                  <w:tag w:val="goog_rdk_37"/>
                </w:sdtPr>
                <w:sdtContent>
                  <w:p w:rsidR="00000000" w:rsidDel="00000000" w:rsidP="00000000" w:rsidRDefault="00000000" w:rsidRPr="00000000" w14:paraId="000004B1">
                    <w:pPr>
                      <w:spacing w:after="9" w:lineRule="auto"/>
                      <w:ind w:right="4"/>
                      <w:rPr>
                        <w:ins w:author="davide.lenzarini@u-blox.com" w:id="1" w:date="2024-02-07T16:37:28Z"/>
                        <w:rFonts w:ascii="Arial" w:cs="Arial" w:eastAsia="Arial" w:hAnsi="Arial"/>
                      </w:rPr>
                    </w:pPr>
                    <w:sdt>
                      <w:sdtPr>
                        <w:tag w:val="goog_rdk_36"/>
                      </w:sdtPr>
                      <w:sdtContent>
                        <w:ins w:author="davide.lenzarini@u-blox.com" w:id="1" w:date="2024-02-07T16:37:28Z">
                          <w:r w:rsidDel="00000000" w:rsidR="00000000" w:rsidRPr="00000000">
                            <w:rPr>
                              <w:rFonts w:ascii="Arial" w:cs="Arial" w:eastAsia="Arial" w:hAnsi="Arial"/>
                              <w:rtl w:val="0"/>
                            </w:rPr>
                            <w:t xml:space="preserve">GWINFO not supported</w:t>
                          </w:r>
                        </w:ins>
                      </w:sdtContent>
                    </w:sdt>
                  </w:p>
                </w:sdtContent>
              </w:sdt>
            </w:tc>
            <w:tc>
              <w:tcPr/>
              <w:sdt>
                <w:sdtPr>
                  <w:tag w:val="goog_rdk_39"/>
                </w:sdtPr>
                <w:sdtContent>
                  <w:p w:rsidR="00000000" w:rsidDel="00000000" w:rsidP="00000000" w:rsidRDefault="00000000" w:rsidRPr="00000000" w14:paraId="000004B2">
                    <w:pPr>
                      <w:keepNext w:val="1"/>
                      <w:spacing w:after="9" w:lineRule="auto"/>
                      <w:ind w:right="4"/>
                      <w:rPr>
                        <w:ins w:author="davide.lenzarini@u-blox.com" w:id="1" w:date="2024-02-07T16:37:28Z"/>
                        <w:rFonts w:ascii="Arial" w:cs="Arial" w:eastAsia="Arial" w:hAnsi="Arial"/>
                      </w:rPr>
                    </w:pPr>
                    <w:sdt>
                      <w:sdtPr>
                        <w:tag w:val="goog_rdk_38"/>
                      </w:sdtPr>
                      <w:sdtContent>
                        <w:ins w:author="davide.lenzarini@u-blox.com" w:id="1" w:date="2024-02-07T16:37:28Z">
                          <w:r w:rsidDel="00000000" w:rsidR="00000000" w:rsidRPr="00000000">
                            <w:rPr>
                              <w:rFonts w:ascii="Arial" w:cs="Arial" w:eastAsia="Arial" w:hAnsi="Arial"/>
                              <w:rtl w:val="0"/>
                            </w:rPr>
                            <w:t xml:space="preserve">DISCONNECT</w:t>
                          </w:r>
                        </w:ins>
                      </w:sdtContent>
                    </w:sdt>
                  </w:p>
                </w:sdtContent>
              </w:sdt>
            </w:tc>
            <w:tc>
              <w:tcPr/>
              <w:sdt>
                <w:sdtPr>
                  <w:tag w:val="goog_rdk_41"/>
                </w:sdtPr>
                <w:sdtContent>
                  <w:p w:rsidR="00000000" w:rsidDel="00000000" w:rsidP="00000000" w:rsidRDefault="00000000" w:rsidRPr="00000000" w14:paraId="000004B3">
                    <w:pPr>
                      <w:keepNext w:val="1"/>
                      <w:spacing w:after="9" w:lineRule="auto"/>
                      <w:ind w:right="4"/>
                      <w:rPr>
                        <w:ins w:author="davide.lenzarini@u-blox.com" w:id="1" w:date="2024-02-07T16:37:28Z"/>
                        <w:rFonts w:ascii="Arial" w:cs="Arial" w:eastAsia="Arial" w:hAnsi="Arial"/>
                      </w:rPr>
                    </w:pPr>
                    <w:sdt>
                      <w:sdtPr>
                        <w:tag w:val="goog_rdk_40"/>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42"/>
        </w:sdtPr>
        <w:sdtContent>
          <w:tr>
            <w:trPr>
              <w:cantSplit w:val="0"/>
              <w:trHeight w:val="778.9414062499999" w:hRule="atLeast"/>
              <w:tblHeader w:val="0"/>
              <w:ins w:author="davide.lenzarini@u-blox.com" w:id="1" w:date="2024-02-07T16:37:28Z"/>
            </w:trPr>
            <w:tc>
              <w:tcPr/>
              <w:sdt>
                <w:sdtPr>
                  <w:tag w:val="goog_rdk_44"/>
                </w:sdtPr>
                <w:sdtContent>
                  <w:p w:rsidR="00000000" w:rsidDel="00000000" w:rsidP="00000000" w:rsidRDefault="00000000" w:rsidRPr="00000000" w14:paraId="000004B4">
                    <w:pPr>
                      <w:spacing w:after="9" w:lineRule="auto"/>
                      <w:ind w:right="4"/>
                      <w:rPr>
                        <w:ins w:author="davide.lenzarini@u-blox.com" w:id="1" w:date="2024-02-07T16:37:28Z"/>
                        <w:rFonts w:ascii="Arial" w:cs="Arial" w:eastAsia="Arial" w:hAnsi="Arial"/>
                      </w:rPr>
                    </w:pPr>
                    <w:sdt>
                      <w:sdtPr>
                        <w:tag w:val="goog_rdk_43"/>
                      </w:sdtPr>
                      <w:sdtContent>
                        <w:ins w:author="davide.lenzarini@u-blox.com" w:id="1" w:date="2024-02-07T16:37:28Z">
                          <w:r w:rsidDel="00000000" w:rsidR="00000000" w:rsidRPr="00000000">
                            <w:rPr>
                              <w:rFonts w:ascii="Arial" w:cs="Arial" w:eastAsia="Arial" w:hAnsi="Arial"/>
                              <w:rtl w:val="0"/>
                            </w:rPr>
                            <w:t xml:space="preserve">247</w:t>
                          </w:r>
                        </w:ins>
                      </w:sdtContent>
                    </w:sdt>
                  </w:p>
                </w:sdtContent>
              </w:sdt>
            </w:tc>
            <w:tc>
              <w:tcPr/>
              <w:sdt>
                <w:sdtPr>
                  <w:tag w:val="goog_rdk_46"/>
                </w:sdtPr>
                <w:sdtContent>
                  <w:p w:rsidR="00000000" w:rsidDel="00000000" w:rsidP="00000000" w:rsidRDefault="00000000" w:rsidRPr="00000000" w14:paraId="000004B5">
                    <w:pPr>
                      <w:spacing w:after="9" w:lineRule="auto"/>
                      <w:ind w:right="4"/>
                      <w:rPr>
                        <w:ins w:author="davide.lenzarini@u-blox.com" w:id="1" w:date="2024-02-07T16:37:28Z"/>
                        <w:rFonts w:ascii="Arial" w:cs="Arial" w:eastAsia="Arial" w:hAnsi="Arial"/>
                      </w:rPr>
                    </w:pPr>
                    <w:sdt>
                      <w:sdtPr>
                        <w:tag w:val="goog_rdk_45"/>
                      </w:sdtPr>
                      <w:sdtContent>
                        <w:ins w:author="davide.lenzarini@u-blox.com" w:id="1" w:date="2024-02-07T16:37:28Z">
                          <w:r w:rsidDel="00000000" w:rsidR="00000000" w:rsidRPr="00000000">
                            <w:rPr>
                              <w:rFonts w:ascii="Arial" w:cs="Arial" w:eastAsia="Arial" w:hAnsi="Arial"/>
                              <w:rtl w:val="0"/>
                            </w:rPr>
                            <w:t xml:space="preserve">0xF7</w:t>
                          </w:r>
                        </w:ins>
                      </w:sdtContent>
                    </w:sdt>
                  </w:p>
                </w:sdtContent>
              </w:sdt>
            </w:tc>
            <w:tc>
              <w:tcPr/>
              <w:sdt>
                <w:sdtPr>
                  <w:tag w:val="goog_rdk_48"/>
                </w:sdtPr>
                <w:sdtContent>
                  <w:p w:rsidR="00000000" w:rsidDel="00000000" w:rsidP="00000000" w:rsidRDefault="00000000" w:rsidRPr="00000000" w14:paraId="000004B6">
                    <w:pPr>
                      <w:spacing w:after="9" w:lineRule="auto"/>
                      <w:ind w:right="4"/>
                      <w:rPr>
                        <w:ins w:author="davide.lenzarini@u-blox.com" w:id="1" w:date="2024-02-07T16:37:28Z"/>
                        <w:rFonts w:ascii="Arial" w:cs="Arial" w:eastAsia="Arial" w:hAnsi="Arial"/>
                      </w:rPr>
                    </w:pPr>
                    <w:sdt>
                      <w:sdtPr>
                        <w:tag w:val="goog_rdk_47"/>
                      </w:sdtPr>
                      <w:sdtContent>
                        <w:ins w:author="davide.lenzarini@u-blox.com" w:id="1" w:date="2024-02-07T16:37:28Z">
                          <w:r w:rsidDel="00000000" w:rsidR="00000000" w:rsidRPr="00000000">
                            <w:rPr>
                              <w:rFonts w:ascii="Arial" w:cs="Arial" w:eastAsia="Arial" w:hAnsi="Arial"/>
                              <w:rtl w:val="0"/>
                            </w:rPr>
                            <w:t xml:space="preserve">PUBLISH WITHOUT SESSION not supported</w:t>
                          </w:r>
                        </w:ins>
                      </w:sdtContent>
                    </w:sdt>
                  </w:p>
                </w:sdtContent>
              </w:sdt>
            </w:tc>
            <w:tc>
              <w:tcPr/>
              <w:sdt>
                <w:sdtPr>
                  <w:tag w:val="goog_rdk_50"/>
                </w:sdtPr>
                <w:sdtContent>
                  <w:p w:rsidR="00000000" w:rsidDel="00000000" w:rsidP="00000000" w:rsidRDefault="00000000" w:rsidRPr="00000000" w14:paraId="000004B7">
                    <w:pPr>
                      <w:keepNext w:val="1"/>
                      <w:spacing w:after="9" w:lineRule="auto"/>
                      <w:ind w:right="4"/>
                      <w:rPr>
                        <w:ins w:author="davide.lenzarini@u-blox.com" w:id="1" w:date="2024-02-07T16:37:28Z"/>
                        <w:rFonts w:ascii="Arial" w:cs="Arial" w:eastAsia="Arial" w:hAnsi="Arial"/>
                      </w:rPr>
                    </w:pPr>
                    <w:sdt>
                      <w:sdtPr>
                        <w:tag w:val="goog_rdk_49"/>
                      </w:sdtPr>
                      <w:sdtContent>
                        <w:ins w:author="davide.lenzarini@u-blox.com" w:id="1" w:date="2024-02-07T16:37:28Z">
                          <w:r w:rsidDel="00000000" w:rsidR="00000000" w:rsidRPr="00000000">
                            <w:rPr>
                              <w:rFonts w:ascii="Arial" w:cs="Arial" w:eastAsia="Arial" w:hAnsi="Arial"/>
                              <w:rtl w:val="0"/>
                            </w:rPr>
                            <w:t xml:space="preserve">DISCONNECT</w:t>
                          </w:r>
                        </w:ins>
                      </w:sdtContent>
                    </w:sdt>
                  </w:p>
                </w:sdtContent>
              </w:sdt>
            </w:tc>
            <w:tc>
              <w:tcPr/>
              <w:sdt>
                <w:sdtPr>
                  <w:tag w:val="goog_rdk_52"/>
                </w:sdtPr>
                <w:sdtContent>
                  <w:p w:rsidR="00000000" w:rsidDel="00000000" w:rsidP="00000000" w:rsidRDefault="00000000" w:rsidRPr="00000000" w14:paraId="000004B8">
                    <w:pPr>
                      <w:keepNext w:val="1"/>
                      <w:spacing w:after="9" w:lineRule="auto"/>
                      <w:ind w:right="4"/>
                      <w:rPr>
                        <w:ins w:author="davide.lenzarini@u-blox.com" w:id="1" w:date="2024-02-07T16:37:28Z"/>
                        <w:rFonts w:ascii="Arial" w:cs="Arial" w:eastAsia="Arial" w:hAnsi="Arial"/>
                      </w:rPr>
                    </w:pPr>
                    <w:sdt>
                      <w:sdtPr>
                        <w:tag w:val="goog_rdk_51"/>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53"/>
        </w:sdtPr>
        <w:sdtContent>
          <w:tr>
            <w:trPr>
              <w:cantSplit w:val="0"/>
              <w:trHeight w:val="778.9414062499999" w:hRule="atLeast"/>
              <w:tblHeader w:val="0"/>
              <w:ins w:author="davide.lenzarini@u-blox.com" w:id="1" w:date="2024-02-07T16:37:28Z"/>
            </w:trPr>
            <w:tc>
              <w:tcPr/>
              <w:sdt>
                <w:sdtPr>
                  <w:tag w:val="goog_rdk_55"/>
                </w:sdtPr>
                <w:sdtContent>
                  <w:p w:rsidR="00000000" w:rsidDel="00000000" w:rsidP="00000000" w:rsidRDefault="00000000" w:rsidRPr="00000000" w14:paraId="000004B9">
                    <w:pPr>
                      <w:spacing w:after="9" w:lineRule="auto"/>
                      <w:ind w:right="4"/>
                      <w:rPr>
                        <w:ins w:author="davide.lenzarini@u-blox.com" w:id="1" w:date="2024-02-07T16:37:28Z"/>
                        <w:rFonts w:ascii="Arial" w:cs="Arial" w:eastAsia="Arial" w:hAnsi="Arial"/>
                      </w:rPr>
                    </w:pPr>
                    <w:sdt>
                      <w:sdtPr>
                        <w:tag w:val="goog_rdk_54"/>
                      </w:sdtPr>
                      <w:sdtContent>
                        <w:ins w:author="davide.lenzarini@u-blox.com" w:id="1" w:date="2024-02-07T16:37:28Z">
                          <w:r w:rsidDel="00000000" w:rsidR="00000000" w:rsidRPr="00000000">
                            <w:rPr>
                              <w:rFonts w:ascii="Arial" w:cs="Arial" w:eastAsia="Arial" w:hAnsi="Arial"/>
                              <w:rtl w:val="0"/>
                            </w:rPr>
                            <w:t xml:space="preserve">248</w:t>
                          </w:r>
                        </w:ins>
                      </w:sdtContent>
                    </w:sdt>
                  </w:p>
                </w:sdtContent>
              </w:sdt>
            </w:tc>
            <w:tc>
              <w:tcPr/>
              <w:sdt>
                <w:sdtPr>
                  <w:tag w:val="goog_rdk_57"/>
                </w:sdtPr>
                <w:sdtContent>
                  <w:p w:rsidR="00000000" w:rsidDel="00000000" w:rsidP="00000000" w:rsidRDefault="00000000" w:rsidRPr="00000000" w14:paraId="000004BA">
                    <w:pPr>
                      <w:spacing w:after="9" w:lineRule="auto"/>
                      <w:ind w:right="4"/>
                      <w:rPr>
                        <w:ins w:author="davide.lenzarini@u-blox.com" w:id="1" w:date="2024-02-07T16:37:28Z"/>
                        <w:rFonts w:ascii="Arial" w:cs="Arial" w:eastAsia="Arial" w:hAnsi="Arial"/>
                      </w:rPr>
                    </w:pPr>
                    <w:sdt>
                      <w:sdtPr>
                        <w:tag w:val="goog_rdk_56"/>
                      </w:sdtPr>
                      <w:sdtContent>
                        <w:ins w:author="davide.lenzarini@u-blox.com" w:id="1" w:date="2024-02-07T16:37:28Z">
                          <w:r w:rsidDel="00000000" w:rsidR="00000000" w:rsidRPr="00000000">
                            <w:rPr>
                              <w:rFonts w:ascii="Arial" w:cs="Arial" w:eastAsia="Arial" w:hAnsi="Arial"/>
                              <w:rtl w:val="0"/>
                            </w:rPr>
                            <w:t xml:space="preserve">0xF8</w:t>
                          </w:r>
                        </w:ins>
                      </w:sdtContent>
                    </w:sdt>
                  </w:p>
                </w:sdtContent>
              </w:sdt>
            </w:tc>
            <w:tc>
              <w:tcPr/>
              <w:sdt>
                <w:sdtPr>
                  <w:tag w:val="goog_rdk_59"/>
                </w:sdtPr>
                <w:sdtContent>
                  <w:p w:rsidR="00000000" w:rsidDel="00000000" w:rsidP="00000000" w:rsidRDefault="00000000" w:rsidRPr="00000000" w14:paraId="000004BB">
                    <w:pPr>
                      <w:spacing w:after="9" w:lineRule="auto"/>
                      <w:ind w:right="4"/>
                      <w:rPr>
                        <w:ins w:author="davide.lenzarini@u-blox.com" w:id="1" w:date="2024-02-07T16:37:28Z"/>
                        <w:rFonts w:ascii="Arial" w:cs="Arial" w:eastAsia="Arial" w:hAnsi="Arial"/>
                      </w:rPr>
                    </w:pPr>
                    <w:sdt>
                      <w:sdtPr>
                        <w:tag w:val="goog_rdk_58"/>
                      </w:sdtPr>
                      <w:sdtContent>
                        <w:ins w:author="davide.lenzarini@u-blox.com" w:id="1" w:date="2024-02-07T16:37:28Z">
                          <w:r w:rsidDel="00000000" w:rsidR="00000000" w:rsidRPr="00000000">
                            <w:rPr>
                              <w:rFonts w:ascii="Arial" w:cs="Arial" w:eastAsia="Arial" w:hAnsi="Arial"/>
                              <w:rtl w:val="0"/>
                            </w:rPr>
                            <w:t xml:space="preserve">Unknown topic alias</w:t>
                          </w:r>
                        </w:ins>
                      </w:sdtContent>
                    </w:sdt>
                  </w:p>
                </w:sdtContent>
              </w:sdt>
            </w:tc>
            <w:tc>
              <w:tcPr/>
              <w:sdt>
                <w:sdtPr>
                  <w:tag w:val="goog_rdk_61"/>
                </w:sdtPr>
                <w:sdtContent>
                  <w:p w:rsidR="00000000" w:rsidDel="00000000" w:rsidP="00000000" w:rsidRDefault="00000000" w:rsidRPr="00000000" w14:paraId="000004BC">
                    <w:pPr>
                      <w:keepNext w:val="1"/>
                      <w:spacing w:after="9" w:lineRule="auto"/>
                      <w:ind w:right="4"/>
                      <w:rPr>
                        <w:ins w:author="davide.lenzarini@u-blox.com" w:id="1" w:date="2024-02-07T16:37:28Z"/>
                        <w:rFonts w:ascii="Arial" w:cs="Arial" w:eastAsia="Arial" w:hAnsi="Arial"/>
                      </w:rPr>
                    </w:pPr>
                    <w:sdt>
                      <w:sdtPr>
                        <w:tag w:val="goog_rdk_60"/>
                      </w:sdtPr>
                      <w:sdtContent>
                        <w:ins w:author="davide.lenzarini@u-blox.com" w:id="1" w:date="2024-02-07T16:37:28Z">
                          <w:r w:rsidDel="00000000" w:rsidR="00000000" w:rsidRPr="00000000">
                            <w:rPr>
                              <w:rFonts w:ascii="Arial" w:cs="Arial" w:eastAsia="Arial" w:hAnsi="Arial"/>
                              <w:rtl w:val="0"/>
                            </w:rPr>
                            <w:t xml:space="preserve">SUBACK, UNSUBACK, PUBACK, REGACK</w:t>
                          </w:r>
                        </w:ins>
                      </w:sdtContent>
                    </w:sdt>
                  </w:p>
                </w:sdtContent>
              </w:sdt>
            </w:tc>
            <w:tc>
              <w:tcPr/>
              <w:sdt>
                <w:sdtPr>
                  <w:tag w:val="goog_rdk_63"/>
                </w:sdtPr>
                <w:sdtContent>
                  <w:p w:rsidR="00000000" w:rsidDel="00000000" w:rsidP="00000000" w:rsidRDefault="00000000" w:rsidRPr="00000000" w14:paraId="000004BD">
                    <w:pPr>
                      <w:keepNext w:val="1"/>
                      <w:spacing w:after="9" w:lineRule="auto"/>
                      <w:ind w:right="4"/>
                      <w:rPr>
                        <w:ins w:author="davide.lenzarini@u-blox.com" w:id="1" w:date="2024-02-07T16:37:28Z"/>
                        <w:rFonts w:ascii="Arial" w:cs="Arial" w:eastAsia="Arial" w:hAnsi="Arial"/>
                      </w:rPr>
                    </w:pPr>
                    <w:sdt>
                      <w:sdtPr>
                        <w:tag w:val="goog_rdk_62"/>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64"/>
        </w:sdtPr>
        <w:sdtContent>
          <w:tr>
            <w:trPr>
              <w:cantSplit w:val="0"/>
              <w:trHeight w:val="778.9414062499999" w:hRule="atLeast"/>
              <w:tblHeader w:val="0"/>
              <w:ins w:author="davide.lenzarini@u-blox.com" w:id="1" w:date="2024-02-07T16:37:28Z"/>
            </w:trPr>
            <w:tc>
              <w:tcPr/>
              <w:sdt>
                <w:sdtPr>
                  <w:tag w:val="goog_rdk_66"/>
                </w:sdtPr>
                <w:sdtContent>
                  <w:p w:rsidR="00000000" w:rsidDel="00000000" w:rsidP="00000000" w:rsidRDefault="00000000" w:rsidRPr="00000000" w14:paraId="000004BE">
                    <w:pPr>
                      <w:spacing w:after="9" w:lineRule="auto"/>
                      <w:ind w:right="4"/>
                      <w:rPr>
                        <w:ins w:author="davide.lenzarini@u-blox.com" w:id="1" w:date="2024-02-07T16:37:28Z"/>
                        <w:rFonts w:ascii="Arial" w:cs="Arial" w:eastAsia="Arial" w:hAnsi="Arial"/>
                      </w:rPr>
                    </w:pPr>
                    <w:sdt>
                      <w:sdtPr>
                        <w:tag w:val="goog_rdk_65"/>
                      </w:sdtPr>
                      <w:sdtContent>
                        <w:ins w:author="davide.lenzarini@u-blox.com" w:id="1" w:date="2024-02-07T16:37:28Z">
                          <w:r w:rsidDel="00000000" w:rsidR="00000000" w:rsidRPr="00000000">
                            <w:rPr>
                              <w:rFonts w:ascii="Arial" w:cs="Arial" w:eastAsia="Arial" w:hAnsi="Arial"/>
                              <w:rtl w:val="0"/>
                            </w:rPr>
                            <w:t xml:space="preserve">249-255</w:t>
                          </w:r>
                        </w:ins>
                      </w:sdtContent>
                    </w:sdt>
                  </w:p>
                </w:sdtContent>
              </w:sdt>
            </w:tc>
            <w:tc>
              <w:tcPr/>
              <w:sdt>
                <w:sdtPr>
                  <w:tag w:val="goog_rdk_68"/>
                </w:sdtPr>
                <w:sdtContent>
                  <w:p w:rsidR="00000000" w:rsidDel="00000000" w:rsidP="00000000" w:rsidRDefault="00000000" w:rsidRPr="00000000" w14:paraId="000004BF">
                    <w:pPr>
                      <w:spacing w:after="9" w:lineRule="auto"/>
                      <w:ind w:right="4"/>
                      <w:rPr>
                        <w:ins w:author="davide.lenzarini@u-blox.com" w:id="1" w:date="2024-02-07T16:37:28Z"/>
                        <w:rFonts w:ascii="Arial" w:cs="Arial" w:eastAsia="Arial" w:hAnsi="Arial"/>
                      </w:rPr>
                    </w:pPr>
                    <w:sdt>
                      <w:sdtPr>
                        <w:tag w:val="goog_rdk_67"/>
                      </w:sdtPr>
                      <w:sdtContent>
                        <w:ins w:author="davide.lenzarini@u-blox.com" w:id="1" w:date="2024-02-07T16:37:28Z">
                          <w:r w:rsidDel="00000000" w:rsidR="00000000" w:rsidRPr="00000000">
                            <w:rPr>
                              <w:rFonts w:ascii="Arial" w:cs="Arial" w:eastAsia="Arial" w:hAnsi="Arial"/>
                              <w:rtl w:val="0"/>
                            </w:rPr>
                            <w:t xml:space="preserve">0xF9-0xFF</w:t>
                          </w:r>
                        </w:ins>
                      </w:sdtContent>
                    </w:sdt>
                  </w:p>
                </w:sdtContent>
              </w:sdt>
            </w:tc>
            <w:tc>
              <w:tcPr/>
              <w:sdt>
                <w:sdtPr>
                  <w:tag w:val="goog_rdk_70"/>
                </w:sdtPr>
                <w:sdtContent>
                  <w:p w:rsidR="00000000" w:rsidDel="00000000" w:rsidP="00000000" w:rsidRDefault="00000000" w:rsidRPr="00000000" w14:paraId="000004C0">
                    <w:pPr>
                      <w:spacing w:after="9" w:lineRule="auto"/>
                      <w:ind w:right="4"/>
                      <w:rPr>
                        <w:ins w:author="davide.lenzarini@u-blox.com" w:id="1" w:date="2024-02-07T16:37:28Z"/>
                        <w:rFonts w:ascii="Arial" w:cs="Arial" w:eastAsia="Arial" w:hAnsi="Arial"/>
                      </w:rPr>
                    </w:pPr>
                    <w:sdt>
                      <w:sdtPr>
                        <w:tag w:val="goog_rdk_69"/>
                      </w:sdtPr>
                      <w:sdtContent>
                        <w:ins w:author="davide.lenzarini@u-blox.com" w:id="1" w:date="2024-02-07T16:37:28Z">
                          <w:r w:rsidDel="00000000" w:rsidR="00000000" w:rsidRPr="00000000">
                            <w:rPr>
                              <w:rFonts w:ascii="Arial" w:cs="Arial" w:eastAsia="Arial" w:hAnsi="Arial"/>
                              <w:rtl w:val="0"/>
                            </w:rPr>
                            <w:t xml:space="preserve">Reserved for MQTT-SN</w:t>
                          </w:r>
                        </w:ins>
                      </w:sdtContent>
                    </w:sdt>
                  </w:p>
                </w:sdtContent>
              </w:sdt>
            </w:tc>
            <w:tc>
              <w:tcPr/>
              <w:sdt>
                <w:sdtPr>
                  <w:tag w:val="goog_rdk_72"/>
                </w:sdtPr>
                <w:sdtContent>
                  <w:p w:rsidR="00000000" w:rsidDel="00000000" w:rsidP="00000000" w:rsidRDefault="00000000" w:rsidRPr="00000000" w14:paraId="000004C1">
                    <w:pPr>
                      <w:keepNext w:val="1"/>
                      <w:spacing w:after="9" w:lineRule="auto"/>
                      <w:ind w:right="4"/>
                      <w:rPr>
                        <w:ins w:author="davide.lenzarini@u-blox.com" w:id="1" w:date="2024-02-07T16:37:28Z"/>
                        <w:rFonts w:ascii="Arial" w:cs="Arial" w:eastAsia="Arial" w:hAnsi="Arial"/>
                      </w:rPr>
                    </w:pPr>
                    <w:sdt>
                      <w:sdtPr>
                        <w:tag w:val="goog_rdk_71"/>
                      </w:sdtPr>
                      <w:sdtContent>
                        <w:ins w:author="davide.lenzarini@u-blox.com" w:id="1" w:date="2024-02-07T16:37:28Z">
                          <w:r w:rsidDel="00000000" w:rsidR="00000000" w:rsidRPr="00000000">
                            <w:rPr>
                              <w:rtl w:val="0"/>
                            </w:rPr>
                          </w:r>
                        </w:ins>
                      </w:sdtContent>
                    </w:sdt>
                  </w:p>
                </w:sdtContent>
              </w:sdt>
            </w:tc>
            <w:tc>
              <w:tcPr/>
              <w:sdt>
                <w:sdtPr>
                  <w:tag w:val="goog_rdk_74"/>
                </w:sdtPr>
                <w:sdtContent>
                  <w:p w:rsidR="00000000" w:rsidDel="00000000" w:rsidP="00000000" w:rsidRDefault="00000000" w:rsidRPr="00000000" w14:paraId="000004C2">
                    <w:pPr>
                      <w:keepNext w:val="1"/>
                      <w:spacing w:after="9" w:lineRule="auto"/>
                      <w:ind w:right="4"/>
                      <w:rPr>
                        <w:ins w:author="davide.lenzarini@u-blox.com" w:id="1" w:date="2024-02-07T16:37:28Z"/>
                        <w:rFonts w:ascii="Arial" w:cs="Arial" w:eastAsia="Arial" w:hAnsi="Arial"/>
                      </w:rPr>
                    </w:pPr>
                    <w:sdt>
                      <w:sdtPr>
                        <w:tag w:val="goog_rdk_73"/>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tbl>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4">
      <w:pPr>
        <w:rPr/>
      </w:pPr>
      <w:r w:rsidDel="00000000" w:rsidR="00000000" w:rsidRPr="00000000">
        <w:rPr>
          <w:rtl w:val="0"/>
        </w:rPr>
        <w:t xml:space="preserve">Note(s):</w:t>
      </w:r>
    </w:p>
    <w:sdt>
      <w:sdtPr>
        <w:tag w:val="goog_rdk_76"/>
      </w:sdtPr>
      <w:sdtContent>
        <w:p w:rsidR="00000000" w:rsidDel="00000000" w:rsidP="00000000" w:rsidRDefault="00000000" w:rsidRPr="00000000" w14:paraId="000004C5">
          <w:pPr>
            <w:numPr>
              <w:ilvl w:val="0"/>
              <w:numId w:val="56"/>
            </w:numPr>
            <w:spacing w:after="0" w:before="0" w:lineRule="auto"/>
            <w:ind w:left="720" w:hanging="360"/>
            <w:rPr>
              <w:ins w:author="davide.lenzarini@u-blox.com" w:id="2"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75"/>
            </w:sdtPr>
            <w:sdtContent>
              <w:ins w:author="davide.lenzarini@u-blox.com" w:id="2" w:date="2024-02-07T16:36:36Z">
                <w:r w:rsidDel="00000000" w:rsidR="00000000" w:rsidRPr="00000000">
                  <w:rPr>
                    <w:rtl w:val="0"/>
                  </w:rPr>
                </w:r>
              </w:ins>
            </w:sdtContent>
          </w:sdt>
        </w:p>
      </w:sdtContent>
    </w:sdt>
    <w:p w:rsidR="00000000" w:rsidDel="00000000" w:rsidP="00000000" w:rsidRDefault="00000000" w:rsidRPr="00000000" w14:paraId="000004C6">
      <w:pPr>
        <w:numPr>
          <w:ilvl w:val="0"/>
          <w:numId w:val="56"/>
        </w:numPr>
        <w:spacing w:after="0" w:before="0" w:lineRule="auto"/>
        <w:ind w:left="720" w:hanging="360"/>
        <w:rPr>
          <w:rFonts w:ascii="Arial" w:cs="Arial" w:eastAsia="Arial" w:hAnsi="Arial"/>
          <w:u w:val="none"/>
        </w:rPr>
      </w:pPr>
      <w:sdt>
        <w:sdtPr>
          <w:tag w:val="goog_rdk_77"/>
        </w:sdtPr>
        <w:sdtContent>
          <w:ins w:author="davide.lenzarini@u-blox.com" w:id="2" w:date="2024-02-07T16:36:36Z"/>
          <w:sdt>
            <w:sdtPr>
              <w:tag w:val="goog_rdk_78"/>
            </w:sdtPr>
            <w:sdtContent>
              <w:commentRangeStart w:id="17"/>
            </w:sdtContent>
          </w:sdt>
          <w:ins w:author="davide.lenzarini@u-blox.com" w:id="2" w:date="2024-02-07T16:36:36Z">
            <w:r w:rsidDel="00000000" w:rsidR="00000000" w:rsidRPr="00000000">
              <w:rPr>
                <w:rFonts w:ascii="Arial" w:cs="Arial" w:eastAsia="Arial" w:hAnsi="Arial"/>
                <w:rtl w:val="0"/>
              </w:rPr>
              <w:t xml:space="preserve">The MQTT-SN dedicated range of reason codes is from 0xE6 (230) to 0xFF(255).</w:t>
            </w:r>
          </w:ins>
        </w:sdtContent>
      </w:sdt>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4C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8">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C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CA">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CB">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CC">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C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C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CF">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0">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3">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4">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5">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6">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D7">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8">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D9">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79"/>
              </w:sdtPr>
              <w:sdtContent>
                <w:commentRangeStart w:id="18"/>
              </w:sdtContent>
            </w:sdt>
            <w:r w:rsidDel="00000000" w:rsidR="00000000" w:rsidRPr="00000000">
              <w:rPr>
                <w:rFonts w:ascii="Arial" w:cs="Arial" w:eastAsia="Arial" w:hAnsi="Arial"/>
                <w:rtl w:val="0"/>
              </w:rPr>
              <w:t xml:space="preserve">no negotiation.</w:t>
            </w:r>
            <w:commentRangeEnd w:id="18"/>
            <w:r w:rsidDel="00000000" w:rsidR="00000000" w:rsidRPr="00000000">
              <w:commentReference w:id="18"/>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2">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80"/>
        </w:sdtPr>
        <w:sdtContent>
          <w:commentRangeStart w:id="19"/>
        </w:sdtContent>
      </w:sdt>
      <w:r w:rsidDel="00000000" w:rsidR="00000000" w:rsidRPr="00000000">
        <w:rPr>
          <w:rFonts w:ascii="Arial" w:cs="Arial" w:eastAsia="Arial" w:hAnsi="Arial"/>
          <w:rtl w:val="0"/>
        </w:rPr>
        <w:t xml:space="preserve"> topic names and aliases.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4E5">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6">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7">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8">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E9">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EA">
      <w:pPr>
        <w:rPr>
          <w:rFonts w:ascii="Arial" w:cs="Arial" w:eastAsia="Arial" w:hAnsi="Arial"/>
        </w:rPr>
      </w:pPr>
      <w:r w:rsidDel="00000000" w:rsidR="00000000" w:rsidRPr="00000000">
        <w:rPr>
          <w:rtl w:val="0"/>
        </w:rPr>
      </w:r>
    </w:p>
    <w:p w:rsidR="00000000" w:rsidDel="00000000" w:rsidP="00000000" w:rsidRDefault="00000000" w:rsidRPr="00000000" w14:paraId="000004EB">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w:t>
      </w:r>
    </w:p>
    <w:p w:rsidR="00000000" w:rsidDel="00000000" w:rsidP="00000000" w:rsidRDefault="00000000" w:rsidRPr="00000000" w14:paraId="000004EC">
      <w:pPr>
        <w:ind w:right="4"/>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ED">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EE">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EF">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F0">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F1">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4">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5">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6">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7">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FF">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00">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8">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9">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11">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2">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A">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1B">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4">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6">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7">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9">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2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2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D">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2E">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2F">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31">
      <w:pPr>
        <w:pStyle w:val="Heading3"/>
        <w:keepLines w:val="1"/>
        <w:spacing w:after="77" w:before="0" w:line="259" w:lineRule="auto"/>
        <w:ind w:left="144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w:t>
      </w:r>
    </w:p>
    <w:p w:rsidR="00000000" w:rsidDel="00000000" w:rsidP="00000000" w:rsidRDefault="00000000" w:rsidRPr="00000000" w14:paraId="00000532">
      <w:pPr>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3">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4">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5">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6">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9">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A">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B">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3C">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3D">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5">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6">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4E">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4F">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8">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81"/>
        </w:sdtPr>
        <w:sdtContent>
          <w:commentRangeStart w:id="20"/>
        </w:sdtContent>
      </w:sdt>
      <w:r w:rsidDel="00000000" w:rsidR="00000000" w:rsidRPr="00000000">
        <w:rPr>
          <w:rFonts w:ascii="Arial" w:cs="Arial" w:eastAsia="Arial" w:hAnsi="Arial"/>
          <w:rtl w:val="0"/>
        </w:rPr>
        <w:t xml:space="preserve">1-hop </w:t>
      </w:r>
      <w:commentRangeEnd w:id="20"/>
      <w:r w:rsidDel="00000000" w:rsidR="00000000" w:rsidRPr="00000000">
        <w:commentReference w:id="20"/>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A">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5B">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5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5D">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5E">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5F">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0">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61">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6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7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7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6">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7">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0">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3">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5">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6">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7">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8">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99">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9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8">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6">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4">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5">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5">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B">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DD">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E0">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D">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EE">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EF">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FC">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F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02">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3">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7">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A">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0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8">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9">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6">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4">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5">
            <w:pPr>
              <w:jc w:val="center"/>
              <w:rPr>
                <w:rFonts w:ascii="Arial" w:cs="Arial" w:eastAsia="Arial" w:hAnsi="Arial"/>
              </w:rPr>
            </w:pPr>
            <w:sdt>
              <w:sdtPr>
                <w:tag w:val="goog_rdk_82"/>
              </w:sdtPr>
              <w:sdtContent>
                <w:commentRangeStart w:id="21"/>
              </w:sdtContent>
            </w:sdt>
            <w:sdt>
              <w:sdtPr>
                <w:tag w:val="goog_rdk_83"/>
              </w:sdtPr>
              <w:sdtContent>
                <w:commentRangeStart w:id="22"/>
              </w:sdtContent>
            </w:sdt>
            <w:r w:rsidDel="00000000" w:rsidR="00000000" w:rsidRPr="00000000">
              <w:rPr>
                <w:rFonts w:ascii="Arial" w:cs="Arial" w:eastAsia="Arial" w:hAnsi="Arial"/>
                <w:rtl w:val="0"/>
              </w:rPr>
              <w:t xml:space="preserve">Protocol Version</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r>
      <w:tr>
        <w:trPr>
          <w:cantSplit w:val="0"/>
          <w:tblHeader w:val="0"/>
        </w:trPr>
        <w:tc>
          <w:tcPr/>
          <w:p w:rsidR="00000000" w:rsidDel="00000000" w:rsidP="00000000" w:rsidRDefault="00000000" w:rsidRPr="00000000" w14:paraId="00000642">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3">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50">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51">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5E">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5F">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6C">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6D">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A">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B">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8">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9">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6">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7">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4">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5">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B2">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3">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C0">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1">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CE">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F">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DC">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DD">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A">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B">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8">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9">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6">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7">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4">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5">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22">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3">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30">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31">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3E">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3F">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4C">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4D">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A">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B">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9">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6A">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C">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6D">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6E">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3">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4">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5">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76">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7">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8">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9">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A">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B">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7C">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7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7F">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3">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4">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5">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6">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7">
      <w:pPr>
        <w:rPr>
          <w:rFonts w:ascii="Arial" w:cs="Arial" w:eastAsia="Arial" w:hAnsi="Arial"/>
          <w:color w:val="000000"/>
        </w:rPr>
      </w:pPr>
      <w:sdt>
        <w:sdtPr>
          <w:tag w:val="goog_rdk_84"/>
        </w:sdtPr>
        <w:sdtContent>
          <w:commentRangeStart w:id="23"/>
        </w:sdtContent>
      </w:sdt>
      <w:sdt>
        <w:sdtPr>
          <w:tag w:val="goog_rdk_85"/>
        </w:sdtPr>
        <w:sdtContent>
          <w:commentRangeStart w:id="24"/>
        </w:sdtContent>
      </w:sdt>
      <w:sdt>
        <w:sdtPr>
          <w:tag w:val="goog_rdk_86"/>
        </w:sdtPr>
        <w:sdtContent>
          <w:commentRangeStart w:id="25"/>
        </w:sdtContent>
      </w:sdt>
      <w:sdt>
        <w:sdtPr>
          <w:tag w:val="goog_rdk_87"/>
        </w:sdtPr>
        <w:sdtContent>
          <w:commentRangeStart w:id="26"/>
        </w:sdtContent>
      </w:sdt>
      <w:sdt>
        <w:sdtPr>
          <w:tag w:val="goog_rdk_88"/>
        </w:sdtPr>
        <w:sdtContent>
          <w:commentRangeStart w:id="27"/>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78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A">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B">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8C">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8D">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8E">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8F">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0">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1">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2">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3">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4">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5">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6">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7">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8">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9">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A">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9C">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D">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9E">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9F">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0">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1">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2">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5">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6">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7">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8">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9">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A">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B">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AD">
      <w:pPr>
        <w:numPr>
          <w:ilvl w:val="0"/>
          <w:numId w:val="26"/>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p>
    <w:p w:rsidR="00000000" w:rsidDel="00000000" w:rsidP="00000000" w:rsidRDefault="00000000" w:rsidRPr="00000000" w14:paraId="000007AE">
      <w:pPr>
        <w:numPr>
          <w:ilvl w:val="0"/>
          <w:numId w:val="26"/>
        </w:numPr>
        <w:spacing w:after="24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AF">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0">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Session ends.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1">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2">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3">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5">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6">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7">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8">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9">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A">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C">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D">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E">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F">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0">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C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2">
      <w:pPr>
        <w:numPr>
          <w:ilvl w:val="0"/>
          <w:numId w:val="3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r:id="rId56">
        <w:r w:rsidDel="00000000" w:rsidR="00000000" w:rsidRPr="00000000">
          <w:rPr>
            <w:rFonts w:ascii="Arial" w:cs="Arial" w:eastAsia="Arial" w:hAnsi="Arial"/>
            <w:highlight w:val="yellow"/>
            <w:rtl w:val="0"/>
          </w:rPr>
          <w:t xml:space="preserve"> </w:t>
        </w:r>
      </w:hyperlink>
      <w:hyperlink r:id="rId57">
        <w:r w:rsidDel="00000000" w:rsidR="00000000" w:rsidRPr="00000000">
          <w:rPr>
            <w:rFonts w:ascii="Arial" w:cs="Arial" w:eastAsia="Arial" w:hAnsi="Arial"/>
            <w:color w:val="1155cc"/>
            <w:highlight w:val="yellow"/>
            <w:u w:val="single"/>
            <w:rtl w:val="0"/>
          </w:rPr>
          <w:t xml:space="preserve">section 3.1</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section</w:t>
      </w:r>
      <w:sdt>
        <w:sdtPr>
          <w:tag w:val="goog_rdk_89"/>
        </w:sdtPr>
        <w:sdtContent>
          <w:commentRangeStart w:id="28"/>
        </w:sdtContent>
      </w:sdt>
      <w:r w:rsidDel="00000000" w:rsidR="00000000" w:rsidRPr="00000000">
        <w:rPr>
          <w:rFonts w:ascii="Arial" w:cs="Arial" w:eastAsia="Arial" w:hAnsi="Arial"/>
          <w:color w:val="000000"/>
          <w:rtl w:val="0"/>
        </w:rPr>
        <w:t xml:space="preserve"> 4.13</w:t>
      </w:r>
      <w:commentRangeEnd w:id="28"/>
      <w:r w:rsidDel="00000000" w:rsidR="00000000" w:rsidRPr="00000000">
        <w:commentReference w:id="28"/>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3">
      <w:pPr>
        <w:numPr>
          <w:ilvl w:val="0"/>
          <w:numId w:val="5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w:t>
      </w:r>
      <w:hyperlink r:id="rId58">
        <w:r w:rsidDel="00000000" w:rsidR="00000000" w:rsidRPr="00000000">
          <w:rPr>
            <w:rFonts w:ascii="Arial" w:cs="Arial" w:eastAsia="Arial" w:hAnsi="Arial"/>
            <w:rtl w:val="0"/>
          </w:rPr>
          <w:t xml:space="preserve"> </w:t>
        </w:r>
      </w:hyperlink>
      <w:sdt>
        <w:sdtPr>
          <w:tag w:val="goog_rdk_90"/>
        </w:sdtPr>
        <w:sdtContent>
          <w:commentRangeStart w:id="29"/>
        </w:sdtContent>
      </w:sdt>
      <w:hyperlink r:id="rId59">
        <w:r w:rsidDel="00000000" w:rsidR="00000000" w:rsidRPr="00000000">
          <w:rPr>
            <w:rFonts w:ascii="Arial" w:cs="Arial" w:eastAsia="Arial" w:hAnsi="Arial"/>
            <w:color w:val="1155cc"/>
            <w:u w:val="single"/>
            <w:rtl w:val="0"/>
          </w:rPr>
          <w:t xml:space="preserve">section 3.2</w:t>
        </w:r>
      </w:hyperlink>
      <w:r w:rsidDel="00000000" w:rsidR="00000000" w:rsidRPr="00000000">
        <w:rPr>
          <w:rFonts w:ascii="Arial" w:cs="Arial" w:eastAsia="Arial" w:hAnsi="Arial"/>
          <w:rtl w:val="0"/>
        </w:rPr>
        <w:t xml:space="preserve"> and</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7C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5">
      <w:pPr>
        <w:numPr>
          <w:ilvl w:val="0"/>
          <w:numId w:val="19"/>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w:t>
      </w:r>
      <w:hyperlink r:id="rId62">
        <w:r w:rsidDel="00000000" w:rsidR="00000000" w:rsidRPr="00000000">
          <w:rPr>
            <w:rFonts w:ascii="Arial" w:cs="Arial" w:eastAsia="Arial" w:hAnsi="Arial"/>
            <w:highlight w:val="yellow"/>
            <w:rtl w:val="0"/>
          </w:rPr>
          <w:t xml:space="preserve"> </w:t>
        </w:r>
      </w:hyperlink>
      <w:hyperlink r:id="rId63">
        <w:r w:rsidDel="00000000" w:rsidR="00000000" w:rsidRPr="00000000">
          <w:rPr>
            <w:rFonts w:ascii="Arial" w:cs="Arial" w:eastAsia="Arial" w:hAnsi="Arial"/>
            <w:color w:val="1155cc"/>
            <w:highlight w:val="yellow"/>
            <w:u w:val="single"/>
            <w:rtl w:val="0"/>
          </w:rPr>
          <w:t xml:space="preserve">section 4.13</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6">
      <w:pPr>
        <w:numPr>
          <w:ilvl w:val="0"/>
          <w:numId w:val="19"/>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4.15</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7">
      <w:pPr>
        <w:numPr>
          <w:ilvl w:val="0"/>
          <w:numId w:val="19"/>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8">
      <w:pPr>
        <w:numPr>
          <w:ilvl w:val="0"/>
          <w:numId w:val="19"/>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message delivery and Keep Alive monitoring.</w:t>
      </w:r>
    </w:p>
    <w:p w:rsidR="00000000" w:rsidDel="00000000" w:rsidP="00000000" w:rsidRDefault="00000000" w:rsidRPr="00000000" w14:paraId="000007C9">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A">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C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91"/>
        </w:sdtPr>
        <w:sdtContent>
          <w:commentRangeStart w:id="30"/>
        </w:sdtContent>
      </w:sdt>
      <w:sdt>
        <w:sdtPr>
          <w:tag w:val="goog_rdk_92"/>
        </w:sdtPr>
        <w:sdtContent>
          <w:commentRangeStart w:id="31"/>
        </w:sdtContent>
      </w:sdt>
      <w:sdt>
        <w:sdtPr>
          <w:tag w:val="goog_rdk_93"/>
        </w:sdtPr>
        <w:sdtContent>
          <w:commentRangeStart w:id="32"/>
        </w:sdtContent>
      </w:sdt>
      <w:r w:rsidDel="00000000" w:rsidR="00000000" w:rsidRPr="00000000">
        <w:rPr>
          <w:rFonts w:ascii="Arial" w:cs="Arial" w:eastAsia="Arial" w:hAnsi="Arial"/>
          <w:rtl w:val="0"/>
        </w:rPr>
        <w:t xml:space="preserve">ents are allowed to send further MQTT Control Packets im</w:t>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CC">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D">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CE">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F">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D0">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1">
      <w:pPr>
        <w:spacing w:after="240" w:before="240" w:lineRule="auto"/>
        <w:ind w:left="580" w:right="0" w:firstLine="0"/>
        <w:rPr>
          <w:rFonts w:ascii="Arial" w:cs="Arial" w:eastAsia="Arial" w:hAnsi="Arial"/>
        </w:rPr>
      </w:pPr>
      <w:sdt>
        <w:sdtPr>
          <w:tag w:val="goog_rdk_94"/>
        </w:sdtPr>
        <w:sdtContent>
          <w:commentRangeStart w:id="33"/>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7D2">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3">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D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D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D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2">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1">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0">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1">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0">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1C">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1D">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1E">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1F">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A">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C">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2E">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3D">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3E">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4C">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4D">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5B">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5C">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A">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6B">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9">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A">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8">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9">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7">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8">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6">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7">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5">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6">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4">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5">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3">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4">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2">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3">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1">
            <w:pPr>
              <w:rPr>
                <w:rFonts w:ascii="Arial" w:cs="Arial" w:eastAsia="Arial" w:hAnsi="Arial"/>
              </w:rPr>
            </w:pPr>
            <w:r w:rsidDel="00000000" w:rsidR="00000000" w:rsidRPr="00000000">
              <w:rPr>
                <w:rFonts w:ascii="Arial" w:cs="Arial" w:eastAsia="Arial" w:hAnsi="Arial"/>
                <w:rtl w:val="0"/>
              </w:rPr>
              <w:t xml:space="preserve">Byte 11…N</w:t>
            </w:r>
          </w:p>
        </w:tc>
        <w:tc>
          <w:tcPr>
            <w:gridSpan w:val="14"/>
          </w:tcPr>
          <w:p w:rsidR="00000000" w:rsidDel="00000000" w:rsidP="00000000" w:rsidRDefault="00000000" w:rsidRPr="00000000" w14:paraId="000008F2">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1">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902">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3">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4">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5">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6">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7">
      <w:pPr>
        <w:numPr>
          <w:ilvl w:val="0"/>
          <w:numId w:val="49"/>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8">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9">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A">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0C">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95"/>
        </w:sdtPr>
        <w:sdtContent>
          <w:commentRangeStart w:id="34"/>
        </w:sdtContent>
      </w:sdt>
      <w:r w:rsidDel="00000000" w:rsidR="00000000" w:rsidRPr="00000000">
        <w:rPr>
          <w:rFonts w:ascii="Arial" w:cs="Arial" w:eastAsia="Arial" w:hAnsi="Arial"/>
          <w:rtl w:val="0"/>
        </w:rPr>
        <w:t xml:space="preserve">should</w:t>
      </w:r>
      <w:commentRangeEnd w:id="34"/>
      <w:r w:rsidDel="00000000" w:rsidR="00000000" w:rsidRPr="00000000">
        <w:commentReference w:id="34"/>
      </w:r>
      <w:r w:rsidDel="00000000" w:rsidR="00000000" w:rsidRPr="00000000">
        <w:rPr>
          <w:rFonts w:ascii="Arial" w:cs="Arial" w:eastAsia="Arial" w:hAnsi="Arial"/>
          <w:rtl w:val="0"/>
        </w:rPr>
        <w:t xml:space="preserve"> be considered.</w:t>
      </w:r>
    </w:p>
    <w:p w:rsidR="00000000" w:rsidDel="00000000" w:rsidP="00000000" w:rsidRDefault="00000000" w:rsidRPr="00000000" w14:paraId="0000090D">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0E">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0F">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10">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11">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12">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96"/>
        </w:sdtPr>
        <w:sdtContent>
          <w:commentRangeStart w:id="35"/>
        </w:sdtContent>
      </w:sdt>
      <w:sdt>
        <w:sdtPr>
          <w:tag w:val="goog_rdk_97"/>
        </w:sdtPr>
        <w:sdtContent>
          <w:commentRangeStart w:id="36"/>
        </w:sdtContent>
      </w:sdt>
      <w:r w:rsidDel="00000000" w:rsidR="00000000" w:rsidRPr="00000000">
        <w:rPr>
          <w:highlight w:val="yellow"/>
          <w:rtl w:val="0"/>
        </w:rPr>
        <w:t xml:space="preserve">128</w:t>
      </w:r>
      <w:commentRangeEnd w:id="35"/>
      <w:r w:rsidDel="00000000" w:rsidR="00000000" w:rsidRPr="00000000">
        <w:commentReference w:id="35"/>
      </w:r>
      <w:commentRangeEnd w:id="36"/>
      <w:r w:rsidDel="00000000" w:rsidR="00000000" w:rsidRPr="00000000">
        <w:commentReference w:id="36"/>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3">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4">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5">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7">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8">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9">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A">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B">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C">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D">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1E">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1F">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0">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1">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22">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3">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4">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tl w:val="0"/>
        </w:rPr>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2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2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2E">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2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7">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0">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1">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9">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A">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52">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3">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5B">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5C">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4">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5">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6D">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6E">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7">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8">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A">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7B">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7C">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7D">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7E">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7F">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0">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81">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2">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3">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5">
      <w:pPr>
        <w:ind w:left="720" w:firstLine="0"/>
        <w:rPr>
          <w:rFonts w:ascii="Arial" w:cs="Arial" w:eastAsia="Arial" w:hAnsi="Arial"/>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r w:rsidDel="00000000" w:rsidR="00000000" w:rsidRPr="00000000">
        <w:rPr>
          <w:rtl w:val="0"/>
        </w:rPr>
      </w:r>
    </w:p>
    <w:p w:rsidR="00000000" w:rsidDel="00000000" w:rsidP="00000000" w:rsidRDefault="00000000" w:rsidRPr="00000000" w14:paraId="00000986">
      <w:pPr>
        <w:pStyle w:val="Heading3"/>
        <w:keepLines w:val="1"/>
        <w:spacing w:after="118" w:before="0" w:line="259" w:lineRule="auto"/>
        <w:ind w:left="0" w:firstLine="0"/>
        <w:rPr>
          <w:rFonts w:ascii="Arial" w:cs="Arial" w:eastAsia="Arial" w:hAnsi="Arial"/>
        </w:rPr>
      </w:pPr>
      <w:bookmarkStart w:colFirst="0" w:colLast="0" w:name="_heading=h.45jfvxd" w:id="94"/>
      <w:bookmarkEnd w:id="94"/>
      <w:r w:rsidDel="00000000" w:rsidR="00000000" w:rsidRPr="00000000">
        <w:rPr>
          <w:rtl w:val="0"/>
        </w:rPr>
        <w:t xml:space="preserve">3.1.7 </w:t>
      </w:r>
      <w:r w:rsidDel="00000000" w:rsidR="00000000" w:rsidRPr="00000000">
        <w:rPr>
          <w:rFonts w:ascii="Arial" w:cs="Arial" w:eastAsia="Arial" w:hAnsi="Arial"/>
          <w:rtl w:val="0"/>
        </w:rPr>
        <w:t xml:space="preserve">REGISTER</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8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8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8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8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8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8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90">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99">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9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2">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3">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AB">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A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4">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5">
            <w:pPr>
              <w:jc w:val="center"/>
              <w:rPr>
                <w:rFonts w:ascii="Arial" w:cs="Arial" w:eastAsia="Arial" w:hAnsi="Arial"/>
              </w:rPr>
            </w:pPr>
            <w:r w:rsidDel="00000000" w:rsidR="00000000" w:rsidRPr="00000000">
              <w:rPr>
                <w:rFonts w:ascii="Arial" w:cs="Arial" w:eastAsia="Arial" w:hAnsi="Arial"/>
                <w:rtl w:val="0"/>
              </w:rPr>
              <w:t xml:space="preserve">Topic AliasMSB</w:t>
            </w:r>
            <w:r w:rsidDel="00000000" w:rsidR="00000000" w:rsidRPr="00000000">
              <w:rPr>
                <w:rtl w:val="0"/>
              </w:rPr>
            </w:r>
          </w:p>
        </w:tc>
      </w:tr>
      <w:tr>
        <w:trPr>
          <w:cantSplit w:val="0"/>
          <w:tblHeader w:val="0"/>
        </w:trPr>
        <w:tc>
          <w:tcPr/>
          <w:p w:rsidR="00000000" w:rsidDel="00000000" w:rsidP="00000000" w:rsidRDefault="00000000" w:rsidRPr="00000000" w14:paraId="000009BD">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BE">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6">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7">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D0">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1">
      <w:pPr>
        <w:pStyle w:val="Heading4"/>
        <w:ind w:left="0" w:firstLine="0"/>
        <w:rPr>
          <w:rFonts w:ascii="Arial" w:cs="Arial" w:eastAsia="Arial" w:hAnsi="Arial"/>
        </w:rPr>
      </w:pPr>
      <w:bookmarkStart w:colFirst="0" w:colLast="0" w:name="_heading=h.2koq656" w:id="95"/>
      <w:bookmarkEnd w:id="95"/>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3">
      <w:pPr>
        <w:pStyle w:val="Heading4"/>
        <w:ind w:left="0" w:firstLine="0"/>
        <w:rPr>
          <w:rFonts w:ascii="Arial" w:cs="Arial" w:eastAsia="Arial" w:hAnsi="Arial"/>
        </w:rPr>
      </w:pPr>
      <w:bookmarkStart w:colFirst="0" w:colLast="0" w:name="_heading=h.3jtnz0s" w:id="96"/>
      <w:bookmarkEnd w:id="96"/>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4">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5">
      <w:pPr>
        <w:pStyle w:val="Heading4"/>
        <w:ind w:left="0" w:firstLine="0"/>
        <w:rPr>
          <w:rFonts w:ascii="Arial" w:cs="Arial" w:eastAsia="Arial" w:hAnsi="Arial"/>
        </w:rPr>
      </w:pPr>
      <w:bookmarkStart w:colFirst="0" w:colLast="0" w:name="_heading=h.zu0gcz" w:id="97"/>
      <w:bookmarkEnd w:id="97"/>
      <w:r w:rsidDel="00000000" w:rsidR="00000000" w:rsidRPr="00000000">
        <w:rPr>
          <w:rFonts w:ascii="Arial" w:cs="Arial" w:eastAsia="Arial" w:hAnsi="Arial"/>
          <w:rtl w:val="0"/>
        </w:rPr>
        <w:t xml:space="preserve">3.1.7.3 Topic Alias</w:t>
      </w:r>
    </w:p>
    <w:p w:rsidR="00000000" w:rsidDel="00000000" w:rsidP="00000000" w:rsidRDefault="00000000" w:rsidRPr="00000000" w14:paraId="000009D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7">
      <w:pPr>
        <w:pStyle w:val="Heading4"/>
        <w:ind w:left="0" w:firstLine="0"/>
        <w:rPr>
          <w:rFonts w:ascii="Arial" w:cs="Arial" w:eastAsia="Arial" w:hAnsi="Arial"/>
        </w:rPr>
      </w:pPr>
      <w:bookmarkStart w:colFirst="0" w:colLast="0" w:name="_heading=h.1yyy98l" w:id="98"/>
      <w:bookmarkEnd w:id="98"/>
      <w:r w:rsidDel="00000000" w:rsidR="00000000" w:rsidRPr="00000000">
        <w:rPr>
          <w:rFonts w:ascii="Arial" w:cs="Arial" w:eastAsia="Arial" w:hAnsi="Arial"/>
          <w:rtl w:val="0"/>
        </w:rPr>
        <w:t xml:space="preserve">33.1.7.4 Topic Name</w:t>
      </w:r>
    </w:p>
    <w:p w:rsidR="00000000" w:rsidDel="00000000" w:rsidP="00000000" w:rsidRDefault="00000000" w:rsidRPr="00000000" w14:paraId="000009D8">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D9">
      <w:pPr>
        <w:pStyle w:val="Heading3"/>
        <w:keepLines w:val="1"/>
        <w:spacing w:after="77" w:before="0" w:line="259" w:lineRule="auto"/>
        <w:ind w:left="0" w:firstLine="0"/>
        <w:rPr>
          <w:rFonts w:ascii="Arial" w:cs="Arial" w:eastAsia="Arial" w:hAnsi="Arial"/>
        </w:rPr>
      </w:pPr>
      <w:bookmarkStart w:colFirst="0" w:colLast="0" w:name="_heading=h.4iylrwe" w:id="99"/>
      <w:bookmarkEnd w:id="99"/>
      <w:r w:rsidDel="00000000" w:rsidR="00000000" w:rsidRPr="00000000">
        <w:rPr>
          <w:rtl w:val="0"/>
        </w:rPr>
        <w:t xml:space="preserve">3.1.8 </w:t>
      </w:r>
      <w:r w:rsidDel="00000000" w:rsidR="00000000" w:rsidRPr="00000000">
        <w:rPr>
          <w:rFonts w:ascii="Arial" w:cs="Arial" w:eastAsia="Arial" w:hAnsi="Arial"/>
          <w:rtl w:val="0"/>
        </w:rPr>
        <w:t xml:space="preserve">REGACK</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D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D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D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D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D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D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5">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0">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FB">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FC">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07">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08">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9">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0B">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D">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0E">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1">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8">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9">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1A">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1C">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1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27">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2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2">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3">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3D">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3E">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48">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49">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4">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5">
      <w:pPr>
        <w:pStyle w:val="Heading4"/>
        <w:ind w:left="0" w:right="4" w:firstLine="0"/>
        <w:rPr>
          <w:rFonts w:ascii="Arial" w:cs="Arial" w:eastAsia="Arial" w:hAnsi="Arial"/>
        </w:rPr>
      </w:pPr>
      <w:bookmarkStart w:colFirst="0" w:colLast="0" w:name="_heading=h.2y3w247" w:id="100"/>
      <w:bookmarkEnd w:id="100"/>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57">
      <w:pPr>
        <w:pStyle w:val="Heading4"/>
        <w:ind w:left="0" w:right="4" w:firstLine="0"/>
        <w:rPr>
          <w:rFonts w:ascii="Arial" w:cs="Arial" w:eastAsia="Arial" w:hAnsi="Arial"/>
        </w:rPr>
      </w:pPr>
      <w:bookmarkStart w:colFirst="0" w:colLast="0" w:name="_heading=h.1d96cc0" w:id="101"/>
      <w:bookmarkEnd w:id="101"/>
      <w:r w:rsidDel="00000000" w:rsidR="00000000" w:rsidRPr="00000000">
        <w:rPr>
          <w:rFonts w:ascii="Arial" w:cs="Arial" w:eastAsia="Arial" w:hAnsi="Arial"/>
          <w:rtl w:val="0"/>
        </w:rPr>
        <w:t xml:space="preserve">3.1.8.2 REGACK Flags</w:t>
      </w:r>
    </w:p>
    <w:p w:rsidR="00000000" w:rsidDel="00000000" w:rsidP="00000000" w:rsidRDefault="00000000" w:rsidRPr="00000000" w14:paraId="00000A58">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59">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5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5B">
      <w:pPr>
        <w:pStyle w:val="Heading4"/>
        <w:ind w:left="0" w:firstLine="0"/>
        <w:rPr>
          <w:rFonts w:ascii="Arial" w:cs="Arial" w:eastAsia="Arial" w:hAnsi="Arial"/>
        </w:rPr>
      </w:pPr>
      <w:bookmarkStart w:colFirst="0" w:colLast="0" w:name="_heading=h.2ce457m" w:id="102"/>
      <w:bookmarkEnd w:id="102"/>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5C">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5D">
      <w:pPr>
        <w:pStyle w:val="Heading4"/>
        <w:ind w:left="0" w:right="4" w:firstLine="0"/>
        <w:rPr>
          <w:rFonts w:ascii="Arial" w:cs="Arial" w:eastAsia="Arial" w:hAnsi="Arial"/>
        </w:rPr>
      </w:pPr>
      <w:bookmarkStart w:colFirst="0" w:colLast="0" w:name="_heading=h.3x8tuzt" w:id="103"/>
      <w:bookmarkEnd w:id="103"/>
      <w:r w:rsidDel="00000000" w:rsidR="00000000" w:rsidRPr="00000000">
        <w:rPr>
          <w:rFonts w:ascii="Arial" w:cs="Arial" w:eastAsia="Arial" w:hAnsi="Arial"/>
          <w:rtl w:val="0"/>
        </w:rPr>
        <w:t xml:space="preserve">3.1.8.4 Topic Alias</w:t>
      </w:r>
    </w:p>
    <w:p w:rsidR="00000000" w:rsidDel="00000000" w:rsidP="00000000" w:rsidRDefault="00000000" w:rsidRPr="00000000" w14:paraId="00000A5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5F">
      <w:pPr>
        <w:pStyle w:val="Heading4"/>
        <w:ind w:left="0" w:right="4" w:firstLine="0"/>
        <w:rPr>
          <w:rFonts w:ascii="Arial" w:cs="Arial" w:eastAsia="Arial" w:hAnsi="Arial"/>
        </w:rPr>
      </w:pPr>
      <w:bookmarkStart w:colFirst="0" w:colLast="0" w:name="_heading=h.rjefff" w:id="104"/>
      <w:bookmarkEnd w:id="104"/>
      <w:r w:rsidDel="00000000" w:rsidR="00000000" w:rsidRPr="00000000">
        <w:rPr>
          <w:rFonts w:ascii="Arial" w:cs="Arial" w:eastAsia="Arial" w:hAnsi="Arial"/>
          <w:rtl w:val="0"/>
        </w:rPr>
        <w:t xml:space="preserve">3.1.8.5 Reason Code</w:t>
      </w:r>
    </w:p>
    <w:p w:rsidR="00000000" w:rsidDel="00000000" w:rsidP="00000000" w:rsidRDefault="00000000" w:rsidRPr="00000000" w14:paraId="00000A60">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1">
      <w:pPr>
        <w:pStyle w:val="Heading3"/>
        <w:ind w:left="0" w:firstLine="0"/>
        <w:rPr/>
      </w:pPr>
      <w:bookmarkStart w:colFirst="0" w:colLast="0" w:name="_heading=h.3bj1y38" w:id="105"/>
      <w:bookmarkEnd w:id="105"/>
      <w:r w:rsidDel="00000000" w:rsidR="00000000" w:rsidRPr="00000000">
        <w:rPr>
          <w:rtl w:val="0"/>
        </w:rPr>
        <w:t xml:space="preserve">3.1.9 Publish Variants</w:t>
      </w:r>
    </w:p>
    <w:p w:rsidR="00000000" w:rsidDel="00000000" w:rsidP="00000000" w:rsidRDefault="00000000" w:rsidRPr="00000000" w14:paraId="00000A62">
      <w:pPr>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p>
    <w:p w:rsidR="00000000" w:rsidDel="00000000" w:rsidP="00000000" w:rsidRDefault="00000000" w:rsidRPr="00000000" w14:paraId="00000A63">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4">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A65">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A66">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A67">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A68">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A69">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6A">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Without Session</w:t>
            </w:r>
          </w:p>
        </w:tc>
        <w:tc>
          <w:tcPr/>
          <w:p w:rsidR="00000000" w:rsidDel="00000000" w:rsidP="00000000" w:rsidRDefault="00000000" w:rsidRPr="00000000" w14:paraId="00000A6B">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A6C">
            <w:pPr>
              <w:spacing w:after="9" w:lineRule="auto"/>
              <w:ind w:right="990"/>
              <w:rPr>
                <w:rFonts w:ascii="Arial" w:cs="Arial" w:eastAsia="Arial" w:hAnsi="Arial"/>
                <w:sz w:val="18"/>
                <w:szCs w:val="18"/>
              </w:rPr>
            </w:pPr>
            <w:r w:rsidDel="00000000" w:rsidR="00000000" w:rsidRPr="00000000">
              <w:rPr>
                <w:rFonts w:ascii="Arial" w:cs="Arial" w:eastAsia="Arial" w:hAnsi="Arial"/>
                <w:sz w:val="19"/>
                <w:szCs w:val="19"/>
                <w:rtl w:val="0"/>
              </w:rPr>
              <w:t xml:space="preserve">A PUBLISH Packet sent by a Client and does not need not to have an active Session</w:t>
            </w:r>
            <w:r w:rsidDel="00000000" w:rsidR="00000000" w:rsidRPr="00000000">
              <w:rPr>
                <w:rtl w:val="0"/>
              </w:rPr>
            </w:r>
          </w:p>
        </w:tc>
      </w:tr>
    </w:tbl>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pStyle w:val="Heading3"/>
        <w:keepLines w:val="1"/>
        <w:spacing w:after="77" w:before="0" w:line="259" w:lineRule="auto"/>
        <w:ind w:left="0" w:firstLine="0"/>
        <w:rPr>
          <w:rFonts w:ascii="Arial" w:cs="Arial" w:eastAsia="Arial" w:hAnsi="Arial"/>
        </w:rPr>
      </w:pPr>
      <w:bookmarkStart w:colFirst="0" w:colLast="0" w:name="_heading=h.j8sehv" w:id="106"/>
      <w:bookmarkEnd w:id="106"/>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w:t>
      </w: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7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7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7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7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8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8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8F">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9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9E">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WITHOUT SESSION</w:t>
            </w:r>
          </w:p>
        </w:tc>
      </w:tr>
      <w:tr>
        <w:trPr>
          <w:cantSplit w:val="0"/>
          <w:trHeight w:val="200" w:hRule="atLeast"/>
          <w:tblHeader w:val="0"/>
        </w:trPr>
        <w:tc>
          <w:tcPr>
            <w:vMerge w:val="continue"/>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A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B1">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8">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BC">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C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C">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A">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B">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9">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EA">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WITHOUT SESSION packet</w:t>
      </w:r>
    </w:p>
    <w:p w:rsidR="00000000" w:rsidDel="00000000" w:rsidP="00000000" w:rsidRDefault="00000000" w:rsidRPr="00000000" w14:paraId="00000AF9">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AFA">
      <w:pPr>
        <w:ind w:left="0" w:firstLine="0"/>
        <w:rPr>
          <w:rFonts w:ascii="Arial" w:cs="Arial" w:eastAsia="Arial" w:hAnsi="Arial"/>
          <w:color w:val="ff0000"/>
        </w:rPr>
      </w:pPr>
      <w:r w:rsidDel="00000000" w:rsidR="00000000" w:rsidRPr="00000000">
        <w:rPr>
          <w:rFonts w:ascii="Arial" w:cs="Arial" w:eastAsia="Arial" w:hAnsi="Arial"/>
          <w:rtl w:val="0"/>
        </w:rPr>
        <w:t xml:space="preserve">PUBLISH WITHOUT SESSION does not have a corresponding feature in MQTT. </w:t>
      </w:r>
      <w:r w:rsidDel="00000000" w:rsidR="00000000" w:rsidRPr="00000000">
        <w:rPr>
          <w:rFonts w:ascii="Arial" w:cs="Arial" w:eastAsia="Arial" w:hAnsi="Arial"/>
          <w:highlight w:val="yellow"/>
          <w:rtl w:val="0"/>
        </w:rPr>
        <w:t xml:space="preserve">If forwarded to an MQTT connection, PUBLISH WITHOUT SESSION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AF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C">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PUBLISH WITHOUT SESSION packet is generally sent to a Multicast Address.</w:t>
      </w:r>
    </w:p>
    <w:p w:rsidR="00000000" w:rsidDel="00000000" w:rsidP="00000000" w:rsidRDefault="00000000" w:rsidRPr="00000000" w14:paraId="00000AF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E">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PUBLISH WITHOUT SESSION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FF">
      <w:pPr>
        <w:pStyle w:val="Heading4"/>
        <w:ind w:left="0" w:right="4" w:firstLine="0"/>
        <w:rPr>
          <w:rFonts w:ascii="Arial" w:cs="Arial" w:eastAsia="Arial" w:hAnsi="Arial"/>
        </w:rPr>
      </w:pPr>
      <w:bookmarkStart w:colFirst="0" w:colLast="0" w:name="_heading=h.338fx5o" w:id="107"/>
      <w:bookmarkEnd w:id="107"/>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B0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1">
      <w:pPr>
        <w:pStyle w:val="Heading4"/>
        <w:ind w:left="0" w:right="4" w:firstLine="0"/>
        <w:rPr>
          <w:rFonts w:ascii="Arial" w:cs="Arial" w:eastAsia="Arial" w:hAnsi="Arial"/>
        </w:rPr>
      </w:pPr>
      <w:bookmarkStart w:colFirst="0" w:colLast="0" w:name="_heading=h.1idq7dh" w:id="108"/>
      <w:bookmarkEnd w:id="108"/>
      <w:r w:rsidDel="00000000" w:rsidR="00000000" w:rsidRPr="00000000">
        <w:rPr>
          <w:rFonts w:ascii="Arial" w:cs="Arial" w:eastAsia="Arial" w:hAnsi="Arial"/>
          <w:rtl w:val="0"/>
        </w:rPr>
        <w:t xml:space="preserve">3.1.10.2 PUBLISH Flags</w:t>
      </w:r>
    </w:p>
    <w:p w:rsidR="00000000" w:rsidDel="00000000" w:rsidP="00000000" w:rsidRDefault="00000000" w:rsidRPr="00000000" w14:paraId="00000B02">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B03">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04">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PUBLISH WITHOUT SESSION packets.</w:t>
      </w:r>
      <w:r w:rsidDel="00000000" w:rsidR="00000000" w:rsidRPr="00000000">
        <w:rPr>
          <w:rtl w:val="0"/>
        </w:rPr>
      </w:r>
    </w:p>
    <w:p w:rsidR="00000000" w:rsidDel="00000000" w:rsidP="00000000" w:rsidRDefault="00000000" w:rsidRPr="00000000" w14:paraId="00000B05">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06">
      <w:pPr>
        <w:pStyle w:val="Heading4"/>
        <w:ind w:left="0" w:right="4" w:firstLine="0"/>
        <w:rPr>
          <w:rFonts w:ascii="Arial" w:cs="Arial" w:eastAsia="Arial" w:hAnsi="Arial"/>
        </w:rPr>
      </w:pPr>
      <w:bookmarkStart w:colFirst="0" w:colLast="0" w:name="_heading=h.42ddq1a" w:id="109"/>
      <w:bookmarkEnd w:id="109"/>
      <w:r w:rsidDel="00000000" w:rsidR="00000000" w:rsidRPr="00000000">
        <w:rPr>
          <w:rFonts w:ascii="Arial" w:cs="Arial" w:eastAsia="Arial" w:hAnsi="Arial"/>
          <w:rtl w:val="0"/>
        </w:rPr>
        <w:t xml:space="preserve">3.1.10.3 Topic Data</w:t>
      </w:r>
    </w:p>
    <w:p w:rsidR="00000000" w:rsidDel="00000000" w:rsidP="00000000" w:rsidRDefault="00000000" w:rsidRPr="00000000" w14:paraId="00000B0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8">
      <w:pPr>
        <w:pStyle w:val="Heading4"/>
        <w:ind w:left="0" w:right="4" w:firstLine="0"/>
        <w:rPr>
          <w:rFonts w:ascii="Arial" w:cs="Arial" w:eastAsia="Arial" w:hAnsi="Arial"/>
        </w:rPr>
      </w:pPr>
      <w:bookmarkStart w:colFirst="0" w:colLast="0" w:name="_heading=h.2hio093" w:id="110"/>
      <w:bookmarkEnd w:id="110"/>
      <w:r w:rsidDel="00000000" w:rsidR="00000000" w:rsidRPr="00000000">
        <w:rPr>
          <w:rFonts w:ascii="Arial" w:cs="Arial" w:eastAsia="Arial" w:hAnsi="Arial"/>
          <w:rtl w:val="0"/>
        </w:rPr>
        <w:t xml:space="preserve">3.1.10.4 Data</w:t>
      </w:r>
    </w:p>
    <w:p w:rsidR="00000000" w:rsidDel="00000000" w:rsidP="00000000" w:rsidRDefault="00000000" w:rsidRPr="00000000" w14:paraId="00000B09">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0A">
      <w:pPr>
        <w:pStyle w:val="Heading3"/>
        <w:keepLines w:val="1"/>
        <w:spacing w:after="77" w:before="0" w:line="259" w:lineRule="auto"/>
        <w:ind w:left="0" w:firstLine="0"/>
        <w:rPr>
          <w:rFonts w:ascii="Arial" w:cs="Arial" w:eastAsia="Arial" w:hAnsi="Arial"/>
        </w:rPr>
      </w:pPr>
      <w:bookmarkStart w:colFirst="0" w:colLast="0" w:name="_heading=h.wnyagw" w:id="111"/>
      <w:bookmarkEnd w:id="111"/>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0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0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0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0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1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1A">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1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29">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2A">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38">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39">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48">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4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4B">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4C">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4E">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5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5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5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6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68">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9">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77">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8">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6">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87">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6">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97">
      <w:pPr>
        <w:pStyle w:val="Heading4"/>
        <w:ind w:left="0" w:right="4" w:firstLine="0"/>
        <w:rPr>
          <w:rFonts w:ascii="Arial" w:cs="Arial" w:eastAsia="Arial" w:hAnsi="Arial"/>
        </w:rPr>
      </w:pPr>
      <w:bookmarkStart w:colFirst="0" w:colLast="0" w:name="_heading=h.3gnlt4p" w:id="112"/>
      <w:bookmarkEnd w:id="112"/>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98">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99">
      <w:pPr>
        <w:pStyle w:val="Heading4"/>
        <w:ind w:left="0" w:right="4" w:firstLine="0"/>
        <w:rPr>
          <w:rFonts w:ascii="Arial" w:cs="Arial" w:eastAsia="Arial" w:hAnsi="Arial"/>
        </w:rPr>
      </w:pPr>
      <w:bookmarkStart w:colFirst="0" w:colLast="0" w:name="_heading=h.1vsw3ci" w:id="113"/>
      <w:bookmarkEnd w:id="113"/>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9A">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B">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C">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9E">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9F">
      <w:pPr>
        <w:pStyle w:val="Heading4"/>
        <w:ind w:left="0" w:right="4" w:firstLine="0"/>
        <w:rPr>
          <w:rFonts w:ascii="Arial" w:cs="Arial" w:eastAsia="Arial" w:hAnsi="Arial"/>
        </w:rPr>
      </w:pPr>
      <w:bookmarkStart w:colFirst="0" w:colLast="0" w:name="_heading=h.4fsjm0b" w:id="114"/>
      <w:bookmarkEnd w:id="114"/>
      <w:r w:rsidDel="00000000" w:rsidR="00000000" w:rsidRPr="00000000">
        <w:rPr>
          <w:rFonts w:ascii="Arial" w:cs="Arial" w:eastAsia="Arial" w:hAnsi="Arial"/>
          <w:rtl w:val="0"/>
        </w:rPr>
        <w:t xml:space="preserve">3.1.11.3 Topic Data</w:t>
      </w:r>
    </w:p>
    <w:p w:rsidR="00000000" w:rsidDel="00000000" w:rsidP="00000000" w:rsidRDefault="00000000" w:rsidRPr="00000000" w14:paraId="00000BA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1">
      <w:pPr>
        <w:pStyle w:val="Heading4"/>
        <w:ind w:left="0" w:right="4" w:firstLine="0"/>
        <w:rPr>
          <w:rFonts w:ascii="Arial" w:cs="Arial" w:eastAsia="Arial" w:hAnsi="Arial"/>
        </w:rPr>
      </w:pPr>
      <w:bookmarkStart w:colFirst="0" w:colLast="0" w:name="_heading=h.2uxtw84" w:id="115"/>
      <w:bookmarkEnd w:id="115"/>
      <w:r w:rsidDel="00000000" w:rsidR="00000000" w:rsidRPr="00000000">
        <w:rPr>
          <w:rFonts w:ascii="Arial" w:cs="Arial" w:eastAsia="Arial" w:hAnsi="Arial"/>
          <w:rtl w:val="0"/>
        </w:rPr>
        <w:t xml:space="preserve">3.1.11.4 Data</w:t>
      </w:r>
    </w:p>
    <w:p w:rsidR="00000000" w:rsidDel="00000000" w:rsidP="00000000" w:rsidRDefault="00000000" w:rsidRPr="00000000" w14:paraId="00000BA2">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3">
      <w:pPr>
        <w:spacing w:after="3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BA4">
      <w:pPr>
        <w:pStyle w:val="Heading3"/>
        <w:keepLines w:val="1"/>
        <w:spacing w:after="77" w:before="0" w:line="259" w:lineRule="auto"/>
        <w:ind w:left="0" w:firstLine="0"/>
        <w:rPr>
          <w:rFonts w:ascii="Arial" w:cs="Arial" w:eastAsia="Arial" w:hAnsi="Arial"/>
        </w:rPr>
      </w:pPr>
      <w:bookmarkStart w:colFirst="0" w:colLast="0" w:name="_heading=h.1a346fx" w:id="116"/>
      <w:bookmarkEnd w:id="116"/>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p w:rsidR="00000000" w:rsidDel="00000000" w:rsidP="00000000" w:rsidRDefault="00000000" w:rsidRPr="00000000" w14:paraId="00000BA5">
      <w:pPr>
        <w:rPr>
          <w:rFonts w:ascii="Arial" w:cs="Arial" w:eastAsia="Arial" w:hAnsi="Arial"/>
        </w:rPr>
      </w:pP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A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A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A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5">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4">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3">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6">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E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E9">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E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0">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F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F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F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2">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3">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2">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1">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0">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3F">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4F">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0">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C51">
      <w:pPr>
        <w:ind w:left="720" w:firstLine="0"/>
        <w:rPr>
          <w:rFonts w:ascii="Arial" w:cs="Arial" w:eastAsia="Arial" w:hAnsi="Arial"/>
          <w:highlight w:val="yellow"/>
        </w:rPr>
      </w:pPr>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C52">
      <w:pPr>
        <w:ind w:left="720" w:firstLine="0"/>
        <w:rPr>
          <w:rFonts w:ascii="Arial" w:cs="Arial" w:eastAsia="Arial" w:hAnsi="Arial"/>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 </w:t>
      </w:r>
      <w:r w:rsidDel="00000000" w:rsidR="00000000" w:rsidRPr="00000000">
        <w:rPr>
          <w:rtl w:val="0"/>
        </w:rPr>
      </w:r>
    </w:p>
    <w:p w:rsidR="00000000" w:rsidDel="00000000" w:rsidP="00000000" w:rsidRDefault="00000000" w:rsidRPr="00000000" w14:paraId="00000C53">
      <w:pPr>
        <w:pStyle w:val="Heading4"/>
        <w:ind w:left="0" w:right="4" w:firstLine="0"/>
        <w:rPr>
          <w:rFonts w:ascii="Arial" w:cs="Arial" w:eastAsia="Arial" w:hAnsi="Arial"/>
        </w:rPr>
      </w:pPr>
      <w:bookmarkStart w:colFirst="0" w:colLast="0" w:name="_heading=h.3u2rp3q" w:id="117"/>
      <w:bookmarkEnd w:id="117"/>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5">
      <w:pPr>
        <w:pStyle w:val="Heading4"/>
        <w:ind w:left="0" w:right="4" w:firstLine="0"/>
        <w:rPr>
          <w:rFonts w:ascii="Arial" w:cs="Arial" w:eastAsia="Arial" w:hAnsi="Arial"/>
        </w:rPr>
      </w:pPr>
      <w:bookmarkStart w:colFirst="0" w:colLast="0" w:name="_heading=h.2981zbj" w:id="118"/>
      <w:bookmarkEnd w:id="118"/>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6">
      <w:pPr>
        <w:ind w:right="4"/>
        <w:rPr>
          <w:rFonts w:ascii="Arial" w:cs="Arial" w:eastAsia="Arial" w:hAnsi="Arial"/>
        </w:rPr>
      </w:pPr>
      <w:bookmarkStart w:colFirst="0" w:colLast="0" w:name="_heading=h.odc9jc" w:id="119"/>
      <w:bookmarkEnd w:id="119"/>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7">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w:t>
      </w:r>
      <w:sdt>
        <w:sdtPr>
          <w:tag w:val="goog_rdk_98"/>
        </w:sdtPr>
        <w:sdtContent>
          <w:commentRangeStart w:id="37"/>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to “0b00” for QoS 0, “0b01” for QoS 1, “0b10” for QoS 2, and “0b11” for QoS -1. 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C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 </w:t>
      </w:r>
    </w:p>
    <w:p w:rsidR="00000000" w:rsidDel="00000000" w:rsidP="00000000" w:rsidRDefault="00000000" w:rsidRPr="00000000" w14:paraId="00000C5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C5C">
      <w:pPr>
        <w:pStyle w:val="Heading4"/>
        <w:ind w:left="0" w:right="4" w:firstLine="0"/>
        <w:rPr>
          <w:rFonts w:ascii="Arial" w:cs="Arial" w:eastAsia="Arial" w:hAnsi="Arial"/>
        </w:rPr>
      </w:pPr>
      <w:bookmarkStart w:colFirst="0" w:colLast="0" w:name="_heading=h.1nia2ey" w:id="120"/>
      <w:bookmarkEnd w:id="120"/>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5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5E">
      <w:pPr>
        <w:pStyle w:val="Heading4"/>
        <w:ind w:left="0" w:right="4" w:firstLine="0"/>
        <w:rPr>
          <w:rFonts w:ascii="Arial" w:cs="Arial" w:eastAsia="Arial" w:hAnsi="Arial"/>
        </w:rPr>
      </w:pPr>
      <w:bookmarkStart w:colFirst="0" w:colLast="0" w:name="_heading=h.47hxl2r" w:id="121"/>
      <w:bookmarkEnd w:id="121"/>
      <w:r w:rsidDel="00000000" w:rsidR="00000000" w:rsidRPr="00000000">
        <w:rPr>
          <w:rFonts w:ascii="Arial" w:cs="Arial" w:eastAsia="Arial" w:hAnsi="Arial"/>
          <w:rtl w:val="0"/>
        </w:rPr>
        <w:t xml:space="preserve">3.1.12.5 Topic Data</w:t>
      </w:r>
    </w:p>
    <w:p w:rsidR="00000000" w:rsidDel="00000000" w:rsidP="00000000" w:rsidRDefault="00000000" w:rsidRPr="00000000" w14:paraId="00000C5F">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60">
      <w:pPr>
        <w:pStyle w:val="Heading4"/>
        <w:ind w:left="0" w:right="4" w:firstLine="0"/>
        <w:rPr>
          <w:rFonts w:ascii="Arial" w:cs="Arial" w:eastAsia="Arial" w:hAnsi="Arial"/>
        </w:rPr>
      </w:pPr>
      <w:bookmarkStart w:colFirst="0" w:colLast="0" w:name="_heading=h.2mn7vak" w:id="122"/>
      <w:bookmarkEnd w:id="122"/>
      <w:r w:rsidDel="00000000" w:rsidR="00000000" w:rsidRPr="00000000">
        <w:rPr>
          <w:rFonts w:ascii="Arial" w:cs="Arial" w:eastAsia="Arial" w:hAnsi="Arial"/>
          <w:rtl w:val="0"/>
        </w:rPr>
        <w:t xml:space="preserve">3.1.12.6 Data</w:t>
      </w:r>
    </w:p>
    <w:p w:rsidR="00000000" w:rsidDel="00000000" w:rsidP="00000000" w:rsidRDefault="00000000" w:rsidRPr="00000000" w14:paraId="00000C61">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62">
      <w:pPr>
        <w:pStyle w:val="Heading3"/>
        <w:keepLines w:val="1"/>
        <w:spacing w:after="77" w:before="0" w:line="259" w:lineRule="auto"/>
        <w:ind w:left="0" w:firstLine="0"/>
        <w:rPr>
          <w:rFonts w:ascii="Arial" w:cs="Arial" w:eastAsia="Arial" w:hAnsi="Arial"/>
        </w:rPr>
      </w:pPr>
      <w:bookmarkStart w:colFirst="0" w:colLast="0" w:name="_heading=h.11si5id" w:id="123"/>
      <w:bookmarkEnd w:id="123"/>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6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6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6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6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6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6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6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6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6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6C">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6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75">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76">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7E">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7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87">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8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90">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91">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9A">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PUBLISH WITHOUT SESSION</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9B">
      <w:pPr>
        <w:pStyle w:val="Heading4"/>
        <w:ind w:left="0" w:right="4" w:firstLine="0"/>
        <w:rPr>
          <w:rFonts w:ascii="Arial" w:cs="Arial" w:eastAsia="Arial" w:hAnsi="Arial"/>
        </w:rPr>
      </w:pPr>
      <w:bookmarkStart w:colFirst="0" w:colLast="0" w:name="_heading=h.3ls5o66" w:id="124"/>
      <w:bookmarkEnd w:id="124"/>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9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9D">
      <w:pPr>
        <w:pStyle w:val="Heading4"/>
        <w:ind w:left="0" w:right="4" w:firstLine="0"/>
        <w:rPr>
          <w:rFonts w:ascii="Arial" w:cs="Arial" w:eastAsia="Arial" w:hAnsi="Arial"/>
        </w:rPr>
      </w:pPr>
      <w:bookmarkStart w:colFirst="0" w:colLast="0" w:name="_heading=h.20xfydz" w:id="125"/>
      <w:bookmarkEnd w:id="125"/>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9E">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9F">
      <w:pPr>
        <w:pStyle w:val="Heading4"/>
        <w:ind w:left="0" w:right="4" w:firstLine="0"/>
        <w:rPr>
          <w:rFonts w:ascii="Arial" w:cs="Arial" w:eastAsia="Arial" w:hAnsi="Arial"/>
        </w:rPr>
      </w:pPr>
      <w:bookmarkStart w:colFirst="0" w:colLast="0" w:name="_heading=h.4kx3h1s" w:id="126"/>
      <w:bookmarkEnd w:id="126"/>
      <w:r w:rsidDel="00000000" w:rsidR="00000000" w:rsidRPr="00000000">
        <w:rPr>
          <w:rFonts w:ascii="Arial" w:cs="Arial" w:eastAsia="Arial" w:hAnsi="Arial"/>
          <w:rtl w:val="0"/>
        </w:rPr>
        <w:t xml:space="preserve">3.1.13.3 Reason Code</w:t>
      </w:r>
    </w:p>
    <w:p w:rsidR="00000000" w:rsidDel="00000000" w:rsidP="00000000" w:rsidRDefault="00000000" w:rsidRPr="00000000" w14:paraId="00000CA0">
      <w:pPr>
        <w:spacing w:after="174" w:before="0" w:line="248.00000000000006" w:lineRule="auto"/>
        <w:ind w:right="4"/>
        <w:jc w:val="both"/>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r w:rsidDel="00000000" w:rsidR="00000000" w:rsidRPr="00000000">
        <w:rPr>
          <w:rtl w:val="0"/>
        </w:rPr>
      </w:r>
    </w:p>
    <w:p w:rsidR="00000000" w:rsidDel="00000000" w:rsidP="00000000" w:rsidRDefault="00000000" w:rsidRPr="00000000" w14:paraId="00000CA1">
      <w:pPr>
        <w:pStyle w:val="Heading3"/>
        <w:keepLines w:val="1"/>
        <w:spacing w:after="109" w:before="0" w:line="259" w:lineRule="auto"/>
        <w:ind w:left="0" w:right="4" w:firstLine="0"/>
        <w:rPr>
          <w:rFonts w:ascii="Arial" w:cs="Arial" w:eastAsia="Arial" w:hAnsi="Arial"/>
        </w:rPr>
      </w:pPr>
      <w:bookmarkStart w:colFirst="0" w:colLast="0" w:name="_heading=h.302dr9l" w:id="127"/>
      <w:bookmarkEnd w:id="127"/>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A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A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A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A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A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A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A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A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A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B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B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C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C7">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C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D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D9">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DA">
      <w:pPr>
        <w:pStyle w:val="Heading4"/>
        <w:ind w:left="0" w:right="4" w:firstLine="0"/>
        <w:rPr>
          <w:rFonts w:ascii="Arial" w:cs="Arial" w:eastAsia="Arial" w:hAnsi="Arial"/>
        </w:rPr>
      </w:pPr>
      <w:bookmarkStart w:colFirst="0" w:colLast="0" w:name="_heading=h.1f7o1he" w:id="128"/>
      <w:bookmarkEnd w:id="128"/>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CD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C">
      <w:pPr>
        <w:pStyle w:val="Heading4"/>
        <w:ind w:left="0" w:right="4" w:firstLine="0"/>
        <w:rPr>
          <w:rFonts w:ascii="Arial" w:cs="Arial" w:eastAsia="Arial" w:hAnsi="Arial"/>
        </w:rPr>
      </w:pPr>
      <w:bookmarkStart w:colFirst="0" w:colLast="0" w:name="_heading=h.3z7bk57" w:id="129"/>
      <w:bookmarkEnd w:id="129"/>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CD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E">
      <w:pPr>
        <w:pStyle w:val="Heading4"/>
        <w:ind w:left="0" w:right="4" w:firstLine="0"/>
        <w:rPr>
          <w:rFonts w:ascii="Arial" w:cs="Arial" w:eastAsia="Arial" w:hAnsi="Arial"/>
        </w:rPr>
      </w:pPr>
      <w:bookmarkStart w:colFirst="0" w:colLast="0" w:name="_heading=h.e5jf58hkzqw8" w:id="130"/>
      <w:bookmarkEnd w:id="130"/>
      <w:r w:rsidDel="00000000" w:rsidR="00000000" w:rsidRPr="00000000">
        <w:rPr>
          <w:rFonts w:ascii="Arial" w:cs="Arial" w:eastAsia="Arial" w:hAnsi="Arial"/>
          <w:rtl w:val="0"/>
        </w:rPr>
        <w:t xml:space="preserve">3.1.14.3 Reason Code</w:t>
      </w:r>
    </w:p>
    <w:p w:rsidR="00000000" w:rsidDel="00000000" w:rsidP="00000000" w:rsidRDefault="00000000" w:rsidRPr="00000000" w14:paraId="00000CD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CE0">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E1">
      <w:pPr>
        <w:pStyle w:val="Heading3"/>
        <w:keepLines w:val="1"/>
        <w:spacing w:after="109" w:before="0" w:line="259" w:lineRule="auto"/>
        <w:ind w:left="0" w:right="4" w:firstLine="0"/>
        <w:rPr>
          <w:rFonts w:ascii="Arial" w:cs="Arial" w:eastAsia="Arial" w:hAnsi="Arial"/>
        </w:rPr>
      </w:pPr>
      <w:bookmarkStart w:colFirst="0" w:colLast="0" w:name="_heading=h.2eclud0" w:id="131"/>
      <w:bookmarkEnd w:id="131"/>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E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E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E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E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E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E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E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E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F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F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0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07">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1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19">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1A">
      <w:pPr>
        <w:pStyle w:val="Heading4"/>
        <w:ind w:left="0" w:right="4" w:firstLine="0"/>
        <w:rPr>
          <w:rFonts w:ascii="Arial" w:cs="Arial" w:eastAsia="Arial" w:hAnsi="Arial"/>
        </w:rPr>
      </w:pPr>
      <w:bookmarkStart w:colFirst="0" w:colLast="0" w:name="_heading=h.thw4kt" w:id="132"/>
      <w:bookmarkEnd w:id="132"/>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1B">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C">
      <w:pPr>
        <w:pStyle w:val="Heading4"/>
        <w:ind w:left="0" w:right="4" w:firstLine="0"/>
        <w:rPr>
          <w:rFonts w:ascii="Arial" w:cs="Arial" w:eastAsia="Arial" w:hAnsi="Arial"/>
        </w:rPr>
      </w:pPr>
      <w:bookmarkStart w:colFirst="0" w:colLast="0" w:name="_heading=h.3dhjn8m" w:id="133"/>
      <w:bookmarkEnd w:id="133"/>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1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E">
      <w:pPr>
        <w:pStyle w:val="Heading4"/>
        <w:ind w:left="0" w:right="4" w:firstLine="0"/>
        <w:rPr>
          <w:rFonts w:ascii="Arial" w:cs="Arial" w:eastAsia="Arial" w:hAnsi="Arial"/>
        </w:rPr>
      </w:pPr>
      <w:bookmarkStart w:colFirst="0" w:colLast="0" w:name="_heading=h.o7qegribw1em" w:id="134"/>
      <w:bookmarkEnd w:id="134"/>
      <w:r w:rsidDel="00000000" w:rsidR="00000000" w:rsidRPr="00000000">
        <w:rPr>
          <w:rFonts w:ascii="Arial" w:cs="Arial" w:eastAsia="Arial" w:hAnsi="Arial"/>
          <w:rtl w:val="0"/>
        </w:rPr>
        <w:t xml:space="preserve">3.1.15.3 Reason Code</w:t>
      </w:r>
    </w:p>
    <w:p w:rsidR="00000000" w:rsidDel="00000000" w:rsidP="00000000" w:rsidRDefault="00000000" w:rsidRPr="00000000" w14:paraId="00000D1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20">
      <w:pPr>
        <w:pStyle w:val="Heading3"/>
        <w:keepLines w:val="1"/>
        <w:spacing w:after="109" w:before="0" w:line="259" w:lineRule="auto"/>
        <w:ind w:left="0" w:right="4" w:firstLine="0"/>
        <w:rPr>
          <w:rFonts w:ascii="Arial" w:cs="Arial" w:eastAsia="Arial" w:hAnsi="Arial"/>
        </w:rPr>
      </w:pPr>
      <w:bookmarkStart w:colFirst="0" w:colLast="0" w:name="_heading=h.1smtxgf" w:id="135"/>
      <w:bookmarkEnd w:id="135"/>
      <w:r w:rsidDel="00000000" w:rsidR="00000000" w:rsidRPr="00000000">
        <w:rPr>
          <w:rtl w:val="0"/>
        </w:rPr>
        <w:t xml:space="preserve">3.1.16 </w:t>
      </w:r>
      <w:r w:rsidDel="00000000" w:rsidR="00000000" w:rsidRPr="00000000">
        <w:rPr>
          <w:rFonts w:ascii="Arial" w:cs="Arial" w:eastAsia="Arial" w:hAnsi="Arial"/>
          <w:rtl w:val="0"/>
        </w:rPr>
        <w:t xml:space="preserve">PUBCOMP (QoS 2 delivery part 3)</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2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2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2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2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2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2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2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2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3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3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D">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4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46">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58">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59">
      <w:pPr>
        <w:pStyle w:val="Heading4"/>
        <w:ind w:left="0" w:right="4" w:firstLine="0"/>
        <w:rPr>
          <w:rFonts w:ascii="Arial" w:cs="Arial" w:eastAsia="Arial" w:hAnsi="Arial"/>
        </w:rPr>
      </w:pPr>
      <w:bookmarkStart w:colFirst="0" w:colLast="0" w:name="_heading=h.4cmhg48" w:id="136"/>
      <w:bookmarkEnd w:id="136"/>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5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B">
      <w:pPr>
        <w:pStyle w:val="Heading4"/>
        <w:ind w:left="0" w:right="4" w:firstLine="0"/>
        <w:rPr>
          <w:rFonts w:ascii="Arial" w:cs="Arial" w:eastAsia="Arial" w:hAnsi="Arial"/>
        </w:rPr>
      </w:pPr>
      <w:bookmarkStart w:colFirst="0" w:colLast="0" w:name="_heading=h.2rrrqc1" w:id="137"/>
      <w:bookmarkEnd w:id="137"/>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5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D">
      <w:pPr>
        <w:pStyle w:val="Heading4"/>
        <w:ind w:left="0" w:right="4" w:firstLine="0"/>
        <w:rPr>
          <w:rFonts w:ascii="Arial" w:cs="Arial" w:eastAsia="Arial" w:hAnsi="Arial"/>
        </w:rPr>
      </w:pPr>
      <w:bookmarkStart w:colFirst="0" w:colLast="0" w:name="_heading=h.j9ce9nedlrkd" w:id="138"/>
      <w:bookmarkEnd w:id="138"/>
      <w:r w:rsidDel="00000000" w:rsidR="00000000" w:rsidRPr="00000000">
        <w:rPr>
          <w:rFonts w:ascii="Arial" w:cs="Arial" w:eastAsia="Arial" w:hAnsi="Arial"/>
          <w:rtl w:val="0"/>
        </w:rPr>
        <w:t xml:space="preserve">3.1.16.3 Reason Code</w:t>
      </w:r>
    </w:p>
    <w:p w:rsidR="00000000" w:rsidDel="00000000" w:rsidP="00000000" w:rsidRDefault="00000000" w:rsidRPr="00000000" w14:paraId="00000D5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5F">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60">
      <w:pPr>
        <w:pStyle w:val="Heading3"/>
        <w:keepLines w:val="1"/>
        <w:spacing w:after="118" w:before="0" w:line="259" w:lineRule="auto"/>
        <w:ind w:left="0" w:firstLine="0"/>
        <w:rPr>
          <w:rFonts w:ascii="Arial" w:cs="Arial" w:eastAsia="Arial" w:hAnsi="Arial"/>
        </w:rPr>
      </w:pPr>
      <w:bookmarkStart w:colFirst="0" w:colLast="0" w:name="_heading=h.16x20ju" w:id="139"/>
      <w:bookmarkEnd w:id="139"/>
      <w:r w:rsidDel="00000000" w:rsidR="00000000" w:rsidRPr="00000000">
        <w:rPr>
          <w:rtl w:val="0"/>
        </w:rPr>
        <w:t xml:space="preserve">3.1.17 </w:t>
      </w:r>
      <w:r w:rsidDel="00000000" w:rsidR="00000000" w:rsidRPr="00000000">
        <w:rPr>
          <w:rFonts w:ascii="Arial" w:cs="Arial" w:eastAsia="Arial" w:hAnsi="Arial"/>
          <w:rtl w:val="0"/>
        </w:rPr>
        <w:t xml:space="preserve">SUBSCRIBE </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6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6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6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6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6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6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6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F">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7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7D">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7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8B">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8C">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9A">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9B">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9D">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9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A1">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A3">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A6">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A7">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A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A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B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B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B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B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B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B8">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B9">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C6">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C7">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D4">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D5">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DD9">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DD">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DE">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DE3">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DE4">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DF2">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DF3">
      <w:pPr>
        <w:pStyle w:val="Heading4"/>
        <w:ind w:left="0" w:firstLine="0"/>
        <w:rPr>
          <w:rFonts w:ascii="Arial" w:cs="Arial" w:eastAsia="Arial" w:hAnsi="Arial"/>
        </w:rPr>
      </w:pPr>
      <w:bookmarkStart w:colFirst="0" w:colLast="0" w:name="_heading=h.3qwpj7n" w:id="140"/>
      <w:bookmarkEnd w:id="140"/>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DF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F5">
      <w:pPr>
        <w:pStyle w:val="Heading4"/>
        <w:ind w:left="0" w:firstLine="0"/>
        <w:rPr>
          <w:rFonts w:ascii="Arial" w:cs="Arial" w:eastAsia="Arial" w:hAnsi="Arial"/>
        </w:rPr>
      </w:pPr>
      <w:bookmarkStart w:colFirst="0" w:colLast="0" w:name="_heading=h.261ztfg" w:id="141"/>
      <w:bookmarkEnd w:id="141"/>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DF6">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D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D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D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D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DF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DF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DF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DF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00">
      <w:pPr>
        <w:pStyle w:val="Heading4"/>
        <w:ind w:left="0" w:right="4" w:firstLine="0"/>
        <w:rPr>
          <w:rFonts w:ascii="Arial" w:cs="Arial" w:eastAsia="Arial" w:hAnsi="Arial"/>
        </w:rPr>
      </w:pPr>
      <w:bookmarkStart w:colFirst="0" w:colLast="0" w:name="_heading=h.l7a3n9" w:id="142"/>
      <w:bookmarkEnd w:id="142"/>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0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02">
      <w:pPr>
        <w:pStyle w:val="Heading4"/>
        <w:ind w:left="0" w:right="4" w:firstLine="0"/>
        <w:rPr>
          <w:rFonts w:ascii="Arial" w:cs="Arial" w:eastAsia="Arial" w:hAnsi="Arial"/>
        </w:rPr>
      </w:pPr>
      <w:bookmarkStart w:colFirst="0" w:colLast="0" w:name="_heading=h.356xmb2" w:id="143"/>
      <w:bookmarkEnd w:id="143"/>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03">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04">
      <w:pPr>
        <w:pStyle w:val="Heading3"/>
        <w:keepLines w:val="1"/>
        <w:spacing w:after="77" w:before="0" w:line="259" w:lineRule="auto"/>
        <w:ind w:left="0" w:firstLine="0"/>
        <w:rPr>
          <w:rFonts w:ascii="Arial" w:cs="Arial" w:eastAsia="Arial" w:hAnsi="Arial"/>
        </w:rPr>
      </w:pPr>
      <w:bookmarkStart w:colFirst="0" w:colLast="0" w:name="_heading=h.1kc7wiv" w:id="144"/>
      <w:bookmarkEnd w:id="144"/>
      <w:r w:rsidDel="00000000" w:rsidR="00000000" w:rsidRPr="00000000">
        <w:rPr>
          <w:rtl w:val="0"/>
        </w:rPr>
        <w:t xml:space="preserve">3.1.18 </w:t>
      </w:r>
      <w:r w:rsidDel="00000000" w:rsidR="00000000" w:rsidRPr="00000000">
        <w:rPr>
          <w:rFonts w:ascii="Arial" w:cs="Arial" w:eastAsia="Arial" w:hAnsi="Arial"/>
          <w:rtl w:val="0"/>
        </w:rPr>
        <w:t xml:space="preserve">SUBACK</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0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0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0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0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0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0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0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0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1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13">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1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21">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2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2F">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30">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3E">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3F">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41">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42">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4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4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4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4A">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4B">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4E">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4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5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5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5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5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5C">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5D">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6A">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6B">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78">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79">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86">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87">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94">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95">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A3">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A4">
      <w:pPr>
        <w:pStyle w:val="Heading4"/>
        <w:ind w:left="0" w:right="4" w:firstLine="0"/>
        <w:rPr>
          <w:rFonts w:ascii="Arial" w:cs="Arial" w:eastAsia="Arial" w:hAnsi="Arial"/>
        </w:rPr>
      </w:pPr>
      <w:bookmarkStart w:colFirst="0" w:colLast="0" w:name="_heading=h.44bvf6o" w:id="145"/>
      <w:bookmarkEnd w:id="14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A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A6">
      <w:pPr>
        <w:pStyle w:val="Heading4"/>
        <w:ind w:left="0" w:right="4" w:firstLine="0"/>
        <w:rPr>
          <w:rFonts w:ascii="Arial" w:cs="Arial" w:eastAsia="Arial" w:hAnsi="Arial"/>
        </w:rPr>
      </w:pPr>
      <w:bookmarkStart w:colFirst="0" w:colLast="0" w:name="_heading=h.2jh5peh" w:id="146"/>
      <w:bookmarkEnd w:id="146"/>
      <w:r w:rsidDel="00000000" w:rsidR="00000000" w:rsidRPr="00000000">
        <w:rPr>
          <w:rFonts w:ascii="Arial" w:cs="Arial" w:eastAsia="Arial" w:hAnsi="Arial"/>
          <w:rtl w:val="0"/>
        </w:rPr>
        <w:t xml:space="preserve">3.1.18.2 Flags</w:t>
      </w:r>
    </w:p>
    <w:p w:rsidR="00000000" w:rsidDel="00000000" w:rsidP="00000000" w:rsidRDefault="00000000" w:rsidRPr="00000000" w14:paraId="00000EA7">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99"/>
        </w:sdtPr>
        <w:sdtContent>
          <w:commentRangeStart w:id="38"/>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38"/>
      <w:r w:rsidDel="00000000" w:rsidR="00000000" w:rsidRPr="00000000">
        <w:commentReference w:id="38"/>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A9">
      <w:pPr>
        <w:pStyle w:val="Heading4"/>
        <w:ind w:left="0" w:right="4" w:firstLine="0"/>
        <w:rPr>
          <w:rFonts w:ascii="Arial" w:cs="Arial" w:eastAsia="Arial" w:hAnsi="Arial"/>
        </w:rPr>
      </w:pPr>
      <w:bookmarkStart w:colFirst="0" w:colLast="0" w:name="_heading=h.ymfzma" w:id="147"/>
      <w:bookmarkEnd w:id="147"/>
      <w:r w:rsidDel="00000000" w:rsidR="00000000" w:rsidRPr="00000000">
        <w:rPr>
          <w:rFonts w:ascii="Arial" w:cs="Arial" w:eastAsia="Arial" w:hAnsi="Arial"/>
          <w:rtl w:val="0"/>
        </w:rPr>
        <w:t xml:space="preserve">3.1.18.3 Topic Data</w:t>
      </w:r>
    </w:p>
    <w:p w:rsidR="00000000" w:rsidDel="00000000" w:rsidP="00000000" w:rsidRDefault="00000000" w:rsidRPr="00000000" w14:paraId="00000EAA">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100"/>
        </w:sdtPr>
        <w:sdtContent>
          <w:ins w:author="davide.lenzarini@u-blox.com" w:id="3" w:date="2024-03-20T08:37:30Z">
            <w:r w:rsidDel="00000000" w:rsidR="00000000" w:rsidRPr="00000000">
              <w:rPr>
                <w:rFonts w:ascii="Arial" w:cs="Arial" w:eastAsia="Arial" w:hAnsi="Arial"/>
                <w:rtl w:val="0"/>
              </w:rPr>
              <w:t xml:space="preserve">returned Topic Data</w:t>
            </w:r>
          </w:ins>
        </w:sdtContent>
      </w:sdt>
      <w:sdt>
        <w:sdtPr>
          <w:tag w:val="goog_rdk_101"/>
        </w:sdtPr>
        <w:sdtContent>
          <w:del w:author="davide.lenzarini@u-blox.com" w:id="3"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102"/>
        </w:sdtPr>
        <w:sdtContent>
          <w:commentRangeStart w:id="39"/>
        </w:sdtContent>
      </w:sdt>
      <w:r w:rsidDel="00000000" w:rsidR="00000000" w:rsidRPr="00000000">
        <w:rPr>
          <w:rFonts w:ascii="Arial" w:cs="Arial" w:eastAsia="Arial" w:hAnsi="Arial"/>
          <w:rtl w:val="0"/>
        </w:rPr>
        <w:t xml:space="preserve">not relevant</w:t>
      </w:r>
      <w:sdt>
        <w:sdtPr>
          <w:tag w:val="goog_rdk_103"/>
        </w:sdtPr>
        <w:sdtContent>
          <w:ins w:author="davide.lenzarini@u-blox.com" w:id="4"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39"/>
      <w:r w:rsidDel="00000000" w:rsidR="00000000" w:rsidRPr="00000000">
        <w:commentReference w:id="39"/>
      </w:r>
      <w:r w:rsidDel="00000000" w:rsidR="00000000" w:rsidRPr="00000000">
        <w:rPr>
          <w:rFonts w:ascii="Arial" w:cs="Arial" w:eastAsia="Arial" w:hAnsi="Arial"/>
          <w:rtl w:val="0"/>
        </w:rPr>
        <w:t xml:space="preserve">)</w:t>
      </w:r>
    </w:p>
    <w:p w:rsidR="00000000" w:rsidDel="00000000" w:rsidP="00000000" w:rsidRDefault="00000000" w:rsidRPr="00000000" w14:paraId="00000EAB">
      <w:pPr>
        <w:pStyle w:val="Heading4"/>
        <w:ind w:left="0" w:right="4" w:firstLine="0"/>
        <w:rPr>
          <w:rFonts w:ascii="Arial" w:cs="Arial" w:eastAsia="Arial" w:hAnsi="Arial"/>
        </w:rPr>
      </w:pPr>
      <w:bookmarkStart w:colFirst="0" w:colLast="0" w:name="_heading=h.3im3ia3" w:id="148"/>
      <w:bookmarkEnd w:id="14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A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AD">
      <w:pPr>
        <w:pStyle w:val="Heading4"/>
        <w:ind w:left="0" w:right="4" w:firstLine="0"/>
        <w:rPr>
          <w:rFonts w:ascii="Arial" w:cs="Arial" w:eastAsia="Arial" w:hAnsi="Arial"/>
        </w:rPr>
      </w:pPr>
      <w:bookmarkStart w:colFirst="0" w:colLast="0" w:name="_heading=h.1xrdshw" w:id="149"/>
      <w:bookmarkEnd w:id="14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A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AF">
      <w:pPr>
        <w:pStyle w:val="Heading3"/>
        <w:keepLines w:val="1"/>
        <w:spacing w:after="118" w:before="0" w:line="259" w:lineRule="auto"/>
        <w:ind w:left="0" w:firstLine="0"/>
        <w:rPr>
          <w:rFonts w:ascii="Arial" w:cs="Arial" w:eastAsia="Arial" w:hAnsi="Arial"/>
        </w:rPr>
      </w:pPr>
      <w:bookmarkStart w:colFirst="0" w:colLast="0" w:name="_heading=h.4hr1b5p" w:id="150"/>
      <w:bookmarkEnd w:id="150"/>
      <w:r w:rsidDel="00000000" w:rsidR="00000000" w:rsidRPr="00000000">
        <w:rPr>
          <w:rtl w:val="0"/>
        </w:rPr>
        <w:t xml:space="preserve">3.1.19 </w:t>
      </w:r>
      <w:r w:rsidDel="00000000" w:rsidR="00000000" w:rsidRPr="00000000">
        <w:rPr>
          <w:rFonts w:ascii="Arial" w:cs="Arial" w:eastAsia="Arial" w:hAnsi="Arial"/>
          <w:rtl w:val="0"/>
        </w:rPr>
        <w:t xml:space="preserve">UNSUBSCRIBE</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B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B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B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B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B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B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B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B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B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B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C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C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C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D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EDE">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ED">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E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F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F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F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F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F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F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F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F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0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0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0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0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0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0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0B">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0C">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1A">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1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29">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2A">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32">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33">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34">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39">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3A">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49">
      <w:pPr>
        <w:spacing w:after="119" w:lineRule="auto"/>
        <w:ind w:left="-5" w:right="990" w:firstLine="0"/>
        <w:rPr>
          <w:rFonts w:ascii="Arial" w:cs="Arial" w:eastAsia="Arial" w:hAnsi="Arial"/>
        </w:rPr>
      </w:pPr>
      <w:bookmarkStart w:colFirst="0" w:colLast="0" w:name="_heading=h.2wwbldi" w:id="151"/>
      <w:bookmarkEnd w:id="15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4A">
      <w:pPr>
        <w:pStyle w:val="Heading4"/>
        <w:ind w:left="0" w:firstLine="0"/>
        <w:rPr>
          <w:rFonts w:ascii="Arial" w:cs="Arial" w:eastAsia="Arial" w:hAnsi="Arial"/>
        </w:rPr>
      </w:pPr>
      <w:bookmarkStart w:colFirst="0" w:colLast="0" w:name="_heading=h.1c1lvlb" w:id="152"/>
      <w:bookmarkEnd w:id="15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4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4C">
      <w:pPr>
        <w:pStyle w:val="Heading4"/>
        <w:ind w:left="0" w:right="4" w:firstLine="0"/>
        <w:rPr>
          <w:rFonts w:ascii="Arial" w:cs="Arial" w:eastAsia="Arial" w:hAnsi="Arial"/>
        </w:rPr>
      </w:pPr>
      <w:bookmarkStart w:colFirst="0" w:colLast="0" w:name="_heading=h.3w19e94" w:id="153"/>
      <w:bookmarkEnd w:id="15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4D">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4E">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50">
      <w:pPr>
        <w:pStyle w:val="Heading4"/>
        <w:ind w:left="0" w:right="4" w:firstLine="0"/>
        <w:rPr>
          <w:rFonts w:ascii="Arial" w:cs="Arial" w:eastAsia="Arial" w:hAnsi="Arial"/>
        </w:rPr>
      </w:pPr>
      <w:bookmarkStart w:colFirst="0" w:colLast="0" w:name="_heading=h.2b6jogx" w:id="154"/>
      <w:bookmarkEnd w:id="15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5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52">
      <w:pPr>
        <w:pStyle w:val="Heading4"/>
        <w:ind w:left="0" w:right="4" w:firstLine="0"/>
        <w:rPr>
          <w:rFonts w:ascii="Arial" w:cs="Arial" w:eastAsia="Arial" w:hAnsi="Arial"/>
        </w:rPr>
      </w:pPr>
      <w:bookmarkStart w:colFirst="0" w:colLast="0" w:name="_heading=h.qbtyoq" w:id="155"/>
      <w:bookmarkEnd w:id="15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53">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54">
      <w:pPr>
        <w:pStyle w:val="Heading3"/>
        <w:keepLines w:val="1"/>
        <w:spacing w:after="48" w:before="0" w:line="259" w:lineRule="auto"/>
        <w:ind w:left="0" w:right="4" w:firstLine="0"/>
        <w:rPr>
          <w:rFonts w:ascii="Arial" w:cs="Arial" w:eastAsia="Arial" w:hAnsi="Arial"/>
        </w:rPr>
      </w:pPr>
      <w:bookmarkStart w:colFirst="0" w:colLast="0" w:name="_heading=h.3abhhcj" w:id="156"/>
      <w:bookmarkEnd w:id="156"/>
      <w:r w:rsidDel="00000000" w:rsidR="00000000" w:rsidRPr="00000000">
        <w:rPr>
          <w:rtl w:val="0"/>
        </w:rPr>
        <w:t xml:space="preserve">3.1.20 </w:t>
      </w:r>
      <w:r w:rsidDel="00000000" w:rsidR="00000000" w:rsidRPr="00000000">
        <w:rPr>
          <w:rFonts w:ascii="Arial" w:cs="Arial" w:eastAsia="Arial" w:hAnsi="Arial"/>
          <w:rtl w:val="0"/>
        </w:rPr>
        <w:t xml:space="preserve">UNSUBACK</w:t>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55">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56">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57">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58">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59">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5A">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5B">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5C">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5D">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5E">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5F">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67">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68">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70">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71">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79">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7A">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82">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83">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8C">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8D">
      <w:pPr>
        <w:pStyle w:val="Heading4"/>
        <w:ind w:left="0" w:right="4" w:firstLine="0"/>
        <w:rPr>
          <w:rFonts w:ascii="Arial" w:cs="Arial" w:eastAsia="Arial" w:hAnsi="Arial"/>
        </w:rPr>
      </w:pPr>
      <w:bookmarkStart w:colFirst="0" w:colLast="0" w:name="_heading=h.1pgrrkc" w:id="157"/>
      <w:bookmarkEnd w:id="157"/>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8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8F">
      <w:pPr>
        <w:pStyle w:val="Heading4"/>
        <w:ind w:left="0" w:right="4" w:firstLine="0"/>
        <w:rPr>
          <w:rFonts w:ascii="Arial" w:cs="Arial" w:eastAsia="Arial" w:hAnsi="Arial"/>
        </w:rPr>
      </w:pPr>
      <w:bookmarkStart w:colFirst="0" w:colLast="0" w:name="_heading=h.49gfa85" w:id="158"/>
      <w:bookmarkEnd w:id="158"/>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90">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91">
      <w:pPr>
        <w:pStyle w:val="Heading4"/>
        <w:ind w:left="0" w:right="4" w:firstLine="0"/>
        <w:rPr>
          <w:rFonts w:ascii="Arial" w:cs="Arial" w:eastAsia="Arial" w:hAnsi="Arial"/>
        </w:rPr>
      </w:pPr>
      <w:bookmarkStart w:colFirst="0" w:colLast="0" w:name="_heading=h.2olpkfy" w:id="159"/>
      <w:bookmarkEnd w:id="159"/>
      <w:r w:rsidDel="00000000" w:rsidR="00000000" w:rsidRPr="00000000">
        <w:rPr>
          <w:rFonts w:ascii="Arial" w:cs="Arial" w:eastAsia="Arial" w:hAnsi="Arial"/>
          <w:rtl w:val="0"/>
        </w:rPr>
        <w:t xml:space="preserve">3.1.20.3 Reason Code</w:t>
      </w:r>
    </w:p>
    <w:p w:rsidR="00000000" w:rsidDel="00000000" w:rsidP="00000000" w:rsidRDefault="00000000" w:rsidRPr="00000000" w14:paraId="00000F92">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93">
      <w:pPr>
        <w:pStyle w:val="Heading3"/>
        <w:keepLines w:val="1"/>
        <w:spacing w:after="77" w:before="0" w:line="259" w:lineRule="auto"/>
        <w:ind w:left="0" w:firstLine="0"/>
        <w:rPr>
          <w:rFonts w:ascii="Arial" w:cs="Arial" w:eastAsia="Arial" w:hAnsi="Arial"/>
        </w:rPr>
      </w:pPr>
      <w:bookmarkStart w:colFirst="0" w:colLast="0" w:name="_heading=h.13qzunr" w:id="160"/>
      <w:bookmarkEnd w:id="160"/>
      <w:r w:rsidDel="00000000" w:rsidR="00000000" w:rsidRPr="00000000">
        <w:rPr>
          <w:rtl w:val="0"/>
        </w:rPr>
        <w:t xml:space="preserve">3.1.21 </w:t>
      </w:r>
      <w:r w:rsidDel="00000000" w:rsidR="00000000" w:rsidRPr="00000000">
        <w:rPr>
          <w:rFonts w:ascii="Arial" w:cs="Arial" w:eastAsia="Arial" w:hAnsi="Arial"/>
          <w:rtl w:val="0"/>
        </w:rPr>
        <w:t xml:space="preserve">PINGREQ</w:t>
      </w:r>
    </w:p>
    <w:tbl>
      <w:tblPr>
        <w:tblStyle w:val="Table3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9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9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9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9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9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9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9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9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9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9D">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9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A6">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A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AF">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0">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B8">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B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C1">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0FC2">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FCB">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FCC">
      <w:pPr>
        <w:pStyle w:val="Heading4"/>
        <w:ind w:left="0" w:right="4" w:firstLine="0"/>
        <w:rPr>
          <w:rFonts w:ascii="Arial" w:cs="Arial" w:eastAsia="Arial" w:hAnsi="Arial"/>
        </w:rPr>
      </w:pPr>
      <w:bookmarkStart w:colFirst="0" w:colLast="0" w:name="_heading=h.3nqndbk" w:id="161"/>
      <w:bookmarkEnd w:id="161"/>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FC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CE">
      <w:pPr>
        <w:pStyle w:val="Heading4"/>
        <w:ind w:left="0" w:firstLine="0"/>
        <w:rPr>
          <w:rFonts w:ascii="Arial" w:cs="Arial" w:eastAsia="Arial" w:hAnsi="Arial"/>
        </w:rPr>
      </w:pPr>
      <w:bookmarkStart w:colFirst="0" w:colLast="0" w:name="_heading=h.sqbpplpqb01e" w:id="162"/>
      <w:bookmarkEnd w:id="162"/>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0FC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FD0">
      <w:pPr>
        <w:pStyle w:val="Heading4"/>
        <w:ind w:left="0" w:right="4" w:firstLine="0"/>
        <w:rPr>
          <w:rFonts w:ascii="Arial" w:cs="Arial" w:eastAsia="Arial" w:hAnsi="Arial"/>
        </w:rPr>
      </w:pPr>
      <w:bookmarkStart w:colFirst="0" w:colLast="0" w:name="_heading=h.22vxnjd" w:id="163"/>
      <w:bookmarkEnd w:id="163"/>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0FD1">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0FD2">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FD3">
      <w:pPr>
        <w:pStyle w:val="Heading3"/>
        <w:keepLines w:val="1"/>
        <w:spacing w:after="77" w:before="0" w:line="259" w:lineRule="auto"/>
        <w:ind w:left="0" w:right="4" w:firstLine="0"/>
        <w:rPr>
          <w:rFonts w:ascii="Arial" w:cs="Arial" w:eastAsia="Arial" w:hAnsi="Arial"/>
        </w:rPr>
      </w:pPr>
      <w:bookmarkStart w:colFirst="0" w:colLast="0" w:name="_heading=h.i17xr6" w:id="164"/>
      <w:bookmarkEnd w:id="164"/>
      <w:r w:rsidDel="00000000" w:rsidR="00000000" w:rsidRPr="00000000">
        <w:rPr>
          <w:rtl w:val="0"/>
        </w:rPr>
        <w:t xml:space="preserve">3.1.22 </w:t>
      </w:r>
      <w:r w:rsidDel="00000000" w:rsidR="00000000" w:rsidRPr="00000000">
        <w:rPr>
          <w:rFonts w:ascii="Arial" w:cs="Arial" w:eastAsia="Arial" w:hAnsi="Arial"/>
          <w:rtl w:val="0"/>
        </w:rPr>
        <w:t xml:space="preserve">PINGRESP</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D4">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D5">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D6">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D7">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D8">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D9">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DA">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DB">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DC">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DD">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DE">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E6">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E7">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EF">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0">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F8">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F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1">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02">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0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100C">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0D">
      <w:pPr>
        <w:pStyle w:val="Heading4"/>
        <w:ind w:left="0" w:right="4" w:firstLine="0"/>
        <w:rPr>
          <w:rFonts w:ascii="Arial" w:cs="Arial" w:eastAsia="Arial" w:hAnsi="Arial"/>
        </w:rPr>
      </w:pPr>
      <w:bookmarkStart w:colFirst="0" w:colLast="0" w:name="_heading=h.320vgez" w:id="165"/>
      <w:bookmarkEnd w:id="165"/>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0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0F">
      <w:pPr>
        <w:pStyle w:val="Heading4"/>
        <w:ind w:left="0" w:firstLine="0"/>
        <w:rPr>
          <w:rFonts w:ascii="Arial" w:cs="Arial" w:eastAsia="Arial" w:hAnsi="Arial"/>
        </w:rPr>
      </w:pPr>
      <w:bookmarkStart w:colFirst="0" w:colLast="0" w:name="_heading=h.fodwg3l5deju" w:id="166"/>
      <w:bookmarkEnd w:id="166"/>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10">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11">
      <w:pPr>
        <w:pStyle w:val="Heading4"/>
        <w:ind w:left="0" w:right="4" w:firstLine="0"/>
        <w:rPr>
          <w:rFonts w:ascii="Arial" w:cs="Arial" w:eastAsia="Arial" w:hAnsi="Arial"/>
        </w:rPr>
      </w:pPr>
      <w:bookmarkStart w:colFirst="0" w:colLast="0" w:name="_heading=h.1h65qms" w:id="167"/>
      <w:bookmarkEnd w:id="167"/>
      <w:r w:rsidDel="00000000" w:rsidR="00000000" w:rsidRPr="00000000">
        <w:rPr>
          <w:rFonts w:ascii="Arial" w:cs="Arial" w:eastAsia="Arial" w:hAnsi="Arial"/>
          <w:rtl w:val="0"/>
        </w:rPr>
        <w:t xml:space="preserve">3.1.22.3 Messages Remaining</w:t>
      </w:r>
    </w:p>
    <w:p w:rsidR="00000000" w:rsidDel="00000000" w:rsidP="00000000" w:rsidRDefault="00000000" w:rsidRPr="00000000" w14:paraId="00001012">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34"/>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13">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14">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15">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16">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17">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18">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19">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1A">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waiting to be delivered greater than 0.</w:t>
            </w:r>
          </w:p>
        </w:tc>
      </w:tr>
    </w:tbl>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1C">
      <w:pPr>
        <w:pStyle w:val="Heading3"/>
        <w:keepLines w:val="1"/>
        <w:spacing w:after="77" w:before="0" w:line="259" w:lineRule="auto"/>
        <w:ind w:left="0" w:firstLine="0"/>
        <w:rPr>
          <w:rFonts w:ascii="Arial" w:cs="Arial" w:eastAsia="Arial" w:hAnsi="Arial"/>
        </w:rPr>
      </w:pPr>
      <w:bookmarkStart w:colFirst="0" w:colLast="0" w:name="_heading=h.415t9al" w:id="168"/>
      <w:bookmarkEnd w:id="168"/>
      <w:r w:rsidDel="00000000" w:rsidR="00000000" w:rsidRPr="00000000">
        <w:rPr>
          <w:rtl w:val="0"/>
        </w:rPr>
        <w:t xml:space="preserve">3.1.23 </w:t>
      </w:r>
      <w:r w:rsidDel="00000000" w:rsidR="00000000" w:rsidRPr="00000000">
        <w:rPr>
          <w:rFonts w:ascii="Arial" w:cs="Arial" w:eastAsia="Arial" w:hAnsi="Arial"/>
          <w:rtl w:val="0"/>
        </w:rPr>
        <w:t xml:space="preserve">DISCONNECT</w:t>
      </w:r>
    </w:p>
    <w:tbl>
      <w:tblPr>
        <w:tblStyle w:val="Table35"/>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1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1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1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2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2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2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2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2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2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E">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2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F">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4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50">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51">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62">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6A">
            <w:pPr>
              <w:jc w:val="center"/>
              <w:rPr>
                <w:rFonts w:ascii="Arial" w:cs="Arial" w:eastAsia="Arial" w:hAnsi="Arial"/>
                <w:i w:val="1"/>
                <w:sz w:val="18"/>
                <w:szCs w:val="18"/>
              </w:rPr>
            </w:pPr>
            <w:sdt>
              <w:sdtPr>
                <w:tag w:val="goog_rdk_104"/>
              </w:sdtPr>
              <w:sdtContent>
                <w:commentRangeStart w:id="40"/>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6C">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6E">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71">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72">
            <w:pPr>
              <w:rPr>
                <w:rFonts w:ascii="Arial" w:cs="Arial" w:eastAsia="Arial" w:hAnsi="Arial"/>
              </w:rPr>
            </w:pPr>
            <w:commentRangeEnd w:id="40"/>
            <w:r w:rsidDel="00000000" w:rsidR="00000000" w:rsidRPr="00000000">
              <w:commentReference w:id="40"/>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7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B">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D">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F">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81">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83">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84">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94">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95">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A5">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A6">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B6">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B7">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C7">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0C8">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0D8">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0D9">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0EA">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105"/>
        </w:sdtPr>
        <w:sdtContent>
          <w:commentRangeStart w:id="41"/>
        </w:sdtContent>
      </w:sdt>
      <w:r w:rsidDel="00000000" w:rsidR="00000000" w:rsidRPr="00000000">
        <w:rPr>
          <w:rFonts w:ascii="Arial" w:cs="Arial" w:eastAsia="Arial" w:hAnsi="Arial"/>
          <w:rtl w:val="0"/>
        </w:rPr>
        <w:t xml:space="preserve">wants to </w:t>
      </w:r>
      <w:commentRangeEnd w:id="41"/>
      <w:r w:rsidDel="00000000" w:rsidR="00000000" w:rsidRPr="00000000">
        <w:commentReference w:id="41"/>
      </w:r>
      <w:r w:rsidDel="00000000" w:rsidR="00000000" w:rsidRPr="00000000">
        <w:rPr>
          <w:rFonts w:ascii="Arial" w:cs="Arial" w:eastAsia="Arial" w:hAnsi="Arial"/>
          <w:rtl w:val="0"/>
        </w:rPr>
        <w:t xml:space="preserve">delete</w:t>
      </w:r>
      <w:sdt>
        <w:sdtPr>
          <w:tag w:val="goog_rdk_106"/>
        </w:sdtPr>
        <w:sdtContent>
          <w:commentRangeStart w:id="42"/>
        </w:sdtContent>
      </w:sdt>
      <w:r w:rsidDel="00000000" w:rsidR="00000000" w:rsidRPr="00000000">
        <w:rPr>
          <w:rFonts w:ascii="Arial" w:cs="Arial" w:eastAsia="Arial" w:hAnsi="Arial"/>
          <w:rtl w:val="0"/>
        </w:rPr>
        <w:t xml:space="preserve"> </w:t>
      </w:r>
      <w:commentRangeEnd w:id="42"/>
      <w:r w:rsidDel="00000000" w:rsidR="00000000" w:rsidRPr="00000000">
        <w:commentReference w:id="42"/>
      </w:r>
      <w:r w:rsidDel="00000000" w:rsidR="00000000" w:rsidRPr="00000000">
        <w:rPr>
          <w:rFonts w:ascii="Arial" w:cs="Arial" w:eastAsia="Arial" w:hAnsi="Arial"/>
          <w:rtl w:val="0"/>
        </w:rPr>
        <w:t xml:space="preserve">the Virtual connection. </w:t>
      </w:r>
      <w:sdt>
        <w:sdtPr>
          <w:tag w:val="goog_rdk_107"/>
        </w:sdtPr>
        <w:sdtContent>
          <w:commentRangeStart w:id="43"/>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43"/>
      <w:r w:rsidDel="00000000" w:rsidR="00000000" w:rsidRPr="00000000">
        <w:commentReference w:id="43"/>
      </w:r>
      <w:r w:rsidDel="00000000" w:rsidR="00000000" w:rsidRPr="00000000">
        <w:rPr>
          <w:rFonts w:ascii="Arial" w:cs="Arial" w:eastAsia="Arial" w:hAnsi="Arial"/>
          <w:rtl w:val="0"/>
        </w:rPr>
        <w:t xml:space="preserve"> </w:t>
      </w:r>
      <w:sdt>
        <w:sdtPr>
          <w:tag w:val="goog_rdk_108"/>
        </w:sdtPr>
        <w:sdtContent>
          <w:commentRangeStart w:id="44"/>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44"/>
      <w:r w:rsidDel="00000000" w:rsidR="00000000" w:rsidRPr="00000000">
        <w:commentReference w:id="44"/>
      </w:r>
      <w:sdt>
        <w:sdtPr>
          <w:tag w:val="goog_rdk_109"/>
        </w:sdtPr>
        <w:sdtContent>
          <w:commentRangeStart w:id="45"/>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10EB">
      <w:pPr>
        <w:spacing w:after="23"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p>
    <w:p w:rsidR="00000000" w:rsidDel="00000000" w:rsidP="00000000" w:rsidRDefault="00000000" w:rsidRPr="00000000" w14:paraId="000010EC">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0ED">
      <w:pPr>
        <w:spacing w:after="306" w:lineRule="auto"/>
        <w:ind w:right="4"/>
        <w:rPr>
          <w:rFonts w:ascii="Arial" w:cs="Arial" w:eastAsia="Arial" w:hAnsi="Arial"/>
        </w:rPr>
      </w:pPr>
      <w:sdt>
        <w:sdtPr>
          <w:tag w:val="goog_rdk_110"/>
        </w:sdtPr>
        <w:sdtContent>
          <w:commentRangeStart w:id="46"/>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10EE">
      <w:pPr>
        <w:pStyle w:val="Heading4"/>
        <w:ind w:left="0" w:right="4" w:firstLine="0"/>
        <w:rPr>
          <w:rFonts w:ascii="Arial" w:cs="Arial" w:eastAsia="Arial" w:hAnsi="Arial"/>
        </w:rPr>
      </w:pPr>
      <w:bookmarkStart w:colFirst="0" w:colLast="0" w:name="_heading=h.2gb3jie" w:id="169"/>
      <w:bookmarkEnd w:id="169"/>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0E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F0">
      <w:pPr>
        <w:pStyle w:val="Heading4"/>
        <w:ind w:left="0" w:firstLine="0"/>
        <w:rPr>
          <w:rFonts w:ascii="Arial" w:cs="Arial" w:eastAsia="Arial" w:hAnsi="Arial"/>
        </w:rPr>
      </w:pPr>
      <w:bookmarkStart w:colFirst="0" w:colLast="0" w:name="_heading=h.vgdtq7" w:id="170"/>
      <w:bookmarkEnd w:id="170"/>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0F1">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0F2">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0F8">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11"/>
        </w:sdtPr>
        <w:sdtContent>
          <w:commentRangeStart w:id="47"/>
        </w:sdtContent>
      </w:sdt>
      <w:r w:rsidDel="00000000" w:rsidR="00000000" w:rsidRPr="00000000">
        <w:rPr>
          <w:rFonts w:ascii="Arial" w:cs="Arial" w:eastAsia="Arial" w:hAnsi="Arial"/>
          <w:highlight w:val="yellow"/>
          <w:rtl w:val="0"/>
        </w:rPr>
        <w:t xml:space="preserve">Gateway</w:t>
      </w:r>
      <w:commentRangeEnd w:id="47"/>
      <w:r w:rsidDel="00000000" w:rsidR="00000000" w:rsidRPr="00000000">
        <w:commentReference w:id="47"/>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0F9">
      <w:pPr>
        <w:pStyle w:val="Heading4"/>
        <w:ind w:left="0" w:right="4" w:firstLine="0"/>
        <w:rPr>
          <w:rFonts w:ascii="Arial" w:cs="Arial" w:eastAsia="Arial" w:hAnsi="Arial"/>
        </w:rPr>
      </w:pPr>
      <w:bookmarkStart w:colFirst="0" w:colLast="0" w:name="_heading=h.3fg1ce0" w:id="171"/>
      <w:bookmarkEnd w:id="171"/>
      <w:r w:rsidDel="00000000" w:rsidR="00000000" w:rsidRPr="00000000">
        <w:rPr>
          <w:rFonts w:ascii="Arial" w:cs="Arial" w:eastAsia="Arial" w:hAnsi="Arial"/>
          <w:rtl w:val="0"/>
        </w:rPr>
        <w:t xml:space="preserve">3.1.23.3 Reason Code</w:t>
      </w:r>
    </w:p>
    <w:p w:rsidR="00000000" w:rsidDel="00000000" w:rsidP="00000000" w:rsidRDefault="00000000" w:rsidRPr="00000000" w14:paraId="000010F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0FB">
      <w:pPr>
        <w:spacing w:after="174" w:before="0" w:line="248.00000000000006" w:lineRule="auto"/>
        <w:ind w:right="4"/>
        <w:jc w:val="both"/>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0FC">
      <w:pPr>
        <w:pStyle w:val="Heading4"/>
        <w:ind w:left="0" w:right="4" w:firstLine="0"/>
        <w:rPr>
          <w:rFonts w:ascii="Arial" w:cs="Arial" w:eastAsia="Arial" w:hAnsi="Arial"/>
        </w:rPr>
      </w:pPr>
      <w:bookmarkStart w:colFirst="0" w:colLast="0" w:name="_heading=h.1ulbmlt" w:id="172"/>
      <w:bookmarkEnd w:id="172"/>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0FD">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0FE">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0FF">
      <w:pPr>
        <w:pStyle w:val="Heading4"/>
        <w:ind w:left="0" w:right="4" w:firstLine="0"/>
        <w:rPr>
          <w:rFonts w:ascii="Arial" w:cs="Arial" w:eastAsia="Arial" w:hAnsi="Arial"/>
        </w:rPr>
      </w:pPr>
      <w:bookmarkStart w:colFirst="0" w:colLast="0" w:name="_heading=h.4ekz59m" w:id="173"/>
      <w:bookmarkEnd w:id="173"/>
      <w:r w:rsidDel="00000000" w:rsidR="00000000" w:rsidRPr="00000000">
        <w:rPr>
          <w:rFonts w:ascii="Arial" w:cs="Arial" w:eastAsia="Arial" w:hAnsi="Arial"/>
          <w:rtl w:val="0"/>
        </w:rPr>
        <w:t xml:space="preserve">3.1.23.5 </w:t>
      </w:r>
      <w:sdt>
        <w:sdtPr>
          <w:tag w:val="goog_rdk_112"/>
        </w:sdtPr>
        <w:sdtContent>
          <w:commentRangeStart w:id="48"/>
        </w:sdtContent>
      </w:sdt>
      <w:r w:rsidDel="00000000" w:rsidR="00000000" w:rsidRPr="00000000">
        <w:rPr>
          <w:rFonts w:ascii="Arial" w:cs="Arial" w:eastAsia="Arial" w:hAnsi="Arial"/>
          <w:rtl w:val="0"/>
        </w:rPr>
        <w:t xml:space="preserve">Reason String</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1100">
      <w:pPr>
        <w:rPr>
          <w:u w:val="single"/>
        </w:rPr>
      </w:pPr>
      <w:r w:rsidDel="00000000" w:rsidR="00000000" w:rsidRPr="00000000">
        <w:rPr>
          <w:rFonts w:ascii="Arial" w:cs="Arial" w:eastAsia="Arial" w:hAnsi="Arial"/>
          <w:rtl w:val="0"/>
        </w:rPr>
        <w:t xml:space="preserve">Fixed Length UTF-8 Encoded String representing a clear text description of disconnection.</w:t>
      </w:r>
      <w:r w:rsidDel="00000000" w:rsidR="00000000" w:rsidRPr="00000000">
        <w:rPr>
          <w:rtl w:val="0"/>
        </w:rPr>
      </w:r>
    </w:p>
    <w:p w:rsidR="00000000" w:rsidDel="00000000" w:rsidP="00000000" w:rsidRDefault="00000000" w:rsidRPr="00000000" w14:paraId="00001101">
      <w:pPr>
        <w:pStyle w:val="Heading3"/>
        <w:ind w:left="0" w:firstLine="0"/>
        <w:rPr>
          <w:rFonts w:ascii="Arial" w:cs="Arial" w:eastAsia="Arial" w:hAnsi="Arial"/>
        </w:rPr>
      </w:pPr>
      <w:bookmarkStart w:colFirst="0" w:colLast="0" w:name="_heading=h.1e03kqp" w:id="174"/>
      <w:bookmarkEnd w:id="174"/>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02">
      <w:pPr>
        <w:spacing w:after="9" w:lineRule="auto"/>
        <w:ind w:left="-5" w:right="990" w:firstLine="0"/>
        <w:rPr>
          <w:rFonts w:ascii="Arial" w:cs="Arial" w:eastAsia="Arial" w:hAnsi="Arial"/>
        </w:rPr>
      </w:pPr>
      <w:r w:rsidDel="00000000" w:rsidR="00000000" w:rsidRPr="00000000">
        <w:rPr>
          <w:rtl w:val="0"/>
        </w:rPr>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0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0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0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0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0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0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0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0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0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0C">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0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15">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16">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1E">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1F">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27">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28">
            <w:pPr>
              <w:jc w:val="center"/>
              <w:rPr>
                <w:rFonts w:ascii="Arial" w:cs="Arial" w:eastAsia="Arial" w:hAnsi="Arial"/>
              </w:rPr>
            </w:pPr>
            <w:sdt>
              <w:sdtPr>
                <w:tag w:val="goog_rdk_113"/>
              </w:sdtPr>
              <w:sdtContent>
                <w:commentRangeStart w:id="49"/>
              </w:sdtContent>
            </w:sdt>
            <w:sdt>
              <w:sdtPr>
                <w:tag w:val="goog_rdk_114"/>
              </w:sdtPr>
              <w:sdtContent>
                <w:commentRangeStart w:id="50"/>
              </w:sdtContent>
            </w:sdt>
            <w:sdt>
              <w:sdtPr>
                <w:tag w:val="goog_rdk_115"/>
              </w:sdtPr>
              <w:sdtContent>
                <w:commentRangeStart w:id="51"/>
              </w:sdtContent>
            </w:sdt>
            <w:r w:rsidDel="00000000" w:rsidR="00000000" w:rsidRPr="00000000">
              <w:rPr>
                <w:rFonts w:ascii="Arial" w:cs="Arial" w:eastAsia="Arial" w:hAnsi="Arial"/>
                <w:rtl w:val="0"/>
              </w:rPr>
              <w:t xml:space="preserve">Wireless Node Id</w:t>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tc>
      </w:tr>
      <w:tr>
        <w:trPr>
          <w:cantSplit w:val="0"/>
          <w:tblHeader w:val="0"/>
        </w:trPr>
        <w:tc>
          <w:tcPr/>
          <w:p w:rsidR="00000000" w:rsidDel="00000000" w:rsidP="00000000" w:rsidRDefault="00000000" w:rsidRPr="00000000" w14:paraId="00001130">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31">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3A">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w:t>
      </w:r>
      <w:sdt>
        <w:sdtPr>
          <w:tag w:val="goog_rdk_116"/>
        </w:sdtPr>
        <w:sdtContent>
          <w:commentRangeStart w:id="52"/>
        </w:sdtContent>
      </w:sdt>
      <w:r w:rsidDel="00000000" w:rsidR="00000000" w:rsidRPr="00000000">
        <w:rPr>
          <w:rFonts w:ascii="Arial" w:cs="Arial" w:eastAsia="Arial" w:hAnsi="Arial"/>
          <w:rtl w:val="0"/>
        </w:rPr>
        <w:t xml:space="preserve">frames </w:t>
      </w:r>
      <w:commentRangeEnd w:id="52"/>
      <w:r w:rsidDel="00000000" w:rsidR="00000000" w:rsidRPr="00000000">
        <w:commentReference w:id="52"/>
      </w:r>
      <w:r w:rsidDel="00000000" w:rsidR="00000000" w:rsidRPr="00000000">
        <w:rPr>
          <w:rFonts w:ascii="Arial" w:cs="Arial" w:eastAsia="Arial" w:hAnsi="Arial"/>
          <w:rtl w:val="0"/>
        </w:rPr>
        <w:t xml:space="preserve">it receives on the</w:t>
      </w:r>
      <w:sdt>
        <w:sdtPr>
          <w:tag w:val="goog_rdk_117"/>
        </w:sdtPr>
        <w:sdtContent>
          <w:commentRangeStart w:id="53"/>
        </w:sdtContent>
      </w:sdt>
      <w:r w:rsidDel="00000000" w:rsidR="00000000" w:rsidRPr="00000000">
        <w:rPr>
          <w:rFonts w:ascii="Arial" w:cs="Arial" w:eastAsia="Arial" w:hAnsi="Arial"/>
          <w:rtl w:val="0"/>
        </w:rPr>
        <w:t xml:space="preserve"> wireless side </w:t>
      </w:r>
      <w:commentRangeEnd w:id="53"/>
      <w:r w:rsidDel="00000000" w:rsidR="00000000" w:rsidRPr="00000000">
        <w:commentReference w:id="53"/>
      </w:r>
      <w:r w:rsidDel="00000000" w:rsidR="00000000" w:rsidRPr="00000000">
        <w:rPr>
          <w:rFonts w:ascii="Arial" w:cs="Arial" w:eastAsia="Arial" w:hAnsi="Arial"/>
          <w:rtl w:val="0"/>
        </w:rPr>
        <w:t xml:space="preserve">and forwards them unchanged to the gateway; in the opposite direction, it decapsulates the</w:t>
      </w:r>
      <w:sdt>
        <w:sdtPr>
          <w:tag w:val="goog_rdk_118"/>
        </w:sdtPr>
        <w:sdtContent>
          <w:commentRangeStart w:id="54"/>
        </w:sdtContent>
      </w:sdt>
      <w:r w:rsidDel="00000000" w:rsidR="00000000" w:rsidRPr="00000000">
        <w:rPr>
          <w:rFonts w:ascii="Arial" w:cs="Arial" w:eastAsia="Arial" w:hAnsi="Arial"/>
          <w:rtl w:val="0"/>
        </w:rPr>
        <w:t xml:space="preserve"> frames</w:t>
      </w:r>
      <w:commentRangeEnd w:id="54"/>
      <w:r w:rsidDel="00000000" w:rsidR="00000000" w:rsidRPr="00000000">
        <w:commentReference w:id="54"/>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3B">
      <w:pPr>
        <w:pStyle w:val="Heading4"/>
        <w:ind w:left="0" w:right="4" w:firstLine="0"/>
        <w:rPr>
          <w:rFonts w:ascii="Arial" w:cs="Arial" w:eastAsia="Arial" w:hAnsi="Arial"/>
        </w:rPr>
      </w:pPr>
      <w:bookmarkStart w:colFirst="0" w:colLast="0" w:name="_heading=h.3xzr3ei" w:id="175"/>
      <w:bookmarkEnd w:id="175"/>
      <w:r w:rsidDel="00000000" w:rsidR="00000000" w:rsidRPr="00000000">
        <w:rPr>
          <w:rFonts w:ascii="Arial" w:cs="Arial" w:eastAsia="Arial" w:hAnsi="Arial"/>
          <w:rtl w:val="0"/>
        </w:rPr>
        <w:t xml:space="preserve">3.1.24.1 Length</w:t>
      </w:r>
    </w:p>
    <w:p w:rsidR="00000000" w:rsidDel="00000000" w:rsidP="00000000" w:rsidRDefault="00000000" w:rsidRPr="00000000" w14:paraId="0000113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3D">
      <w:pPr>
        <w:pStyle w:val="Heading4"/>
        <w:ind w:left="0" w:right="4" w:firstLine="0"/>
        <w:rPr>
          <w:rFonts w:ascii="Arial" w:cs="Arial" w:eastAsia="Arial" w:hAnsi="Arial"/>
        </w:rPr>
      </w:pPr>
      <w:bookmarkStart w:colFirst="0" w:colLast="0" w:name="_heading=h.2d51dmb" w:id="176"/>
      <w:bookmarkEnd w:id="176"/>
      <w:r w:rsidDel="00000000" w:rsidR="00000000" w:rsidRPr="00000000">
        <w:rPr>
          <w:rFonts w:ascii="Arial" w:cs="Arial" w:eastAsia="Arial" w:hAnsi="Arial"/>
          <w:rtl w:val="0"/>
        </w:rPr>
        <w:t xml:space="preserve">3.1.24.2 Packet Type</w:t>
      </w:r>
    </w:p>
    <w:p w:rsidR="00000000" w:rsidDel="00000000" w:rsidP="00000000" w:rsidRDefault="00000000" w:rsidRPr="00000000" w14:paraId="0000113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3F">
      <w:pPr>
        <w:pStyle w:val="Heading4"/>
        <w:ind w:left="0" w:right="4" w:firstLine="0"/>
        <w:rPr>
          <w:rFonts w:ascii="Arial" w:cs="Arial" w:eastAsia="Arial" w:hAnsi="Arial"/>
        </w:rPr>
      </w:pPr>
      <w:bookmarkStart w:colFirst="0" w:colLast="0" w:name="_heading=h.sabnu4" w:id="177"/>
      <w:bookmarkEnd w:id="177"/>
      <w:r w:rsidDel="00000000" w:rsidR="00000000" w:rsidRPr="00000000">
        <w:rPr>
          <w:rFonts w:ascii="Arial" w:cs="Arial" w:eastAsia="Arial" w:hAnsi="Arial"/>
          <w:rtl w:val="0"/>
        </w:rPr>
        <w:t xml:space="preserve">3.1.24.3 Ctrl</w:t>
      </w:r>
    </w:p>
    <w:p w:rsidR="00000000" w:rsidDel="00000000" w:rsidP="00000000" w:rsidRDefault="00000000" w:rsidRPr="00000000" w14:paraId="0000114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1">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2">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3">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4">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5">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6">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7">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8">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9">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A">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B">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51">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52">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4">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7">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8">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9">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A">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B">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C">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5E">
      <w:pPr>
        <w:pStyle w:val="Heading4"/>
        <w:ind w:left="0" w:right="4" w:firstLine="0"/>
        <w:rPr>
          <w:rFonts w:ascii="Arial" w:cs="Arial" w:eastAsia="Arial" w:hAnsi="Arial"/>
        </w:rPr>
      </w:pPr>
      <w:bookmarkStart w:colFirst="0" w:colLast="0" w:name="_heading=h.3c9z6hx" w:id="178"/>
      <w:bookmarkEnd w:id="178"/>
      <w:r w:rsidDel="00000000" w:rsidR="00000000" w:rsidRPr="00000000">
        <w:rPr>
          <w:rFonts w:ascii="Arial" w:cs="Arial" w:eastAsia="Arial" w:hAnsi="Arial"/>
          <w:rtl w:val="0"/>
        </w:rPr>
        <w:t xml:space="preserve">3.1.24.4 Radius</w:t>
      </w:r>
    </w:p>
    <w:p w:rsidR="00000000" w:rsidDel="00000000" w:rsidP="00000000" w:rsidRDefault="00000000" w:rsidRPr="00000000" w14:paraId="0000115F">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60">
      <w:pPr>
        <w:pStyle w:val="Heading4"/>
        <w:ind w:left="0" w:right="4" w:firstLine="0"/>
        <w:rPr>
          <w:rFonts w:ascii="Arial" w:cs="Arial" w:eastAsia="Arial" w:hAnsi="Arial"/>
        </w:rPr>
      </w:pPr>
      <w:bookmarkStart w:colFirst="0" w:colLast="0" w:name="_heading=h.1rf9gpq" w:id="179"/>
      <w:bookmarkEnd w:id="179"/>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6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62">
      <w:pPr>
        <w:pStyle w:val="Heading4"/>
        <w:ind w:left="0" w:right="4" w:firstLine="0"/>
        <w:rPr>
          <w:rFonts w:ascii="Arial" w:cs="Arial" w:eastAsia="Arial" w:hAnsi="Arial"/>
        </w:rPr>
      </w:pPr>
      <w:bookmarkStart w:colFirst="0" w:colLast="0" w:name="_heading=h.4bewzdj" w:id="180"/>
      <w:bookmarkEnd w:id="180"/>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63">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64">
      <w:pPr>
        <w:pStyle w:val="Heading3"/>
        <w:ind w:left="0" w:firstLine="0"/>
        <w:rPr/>
      </w:pPr>
      <w:bookmarkStart w:colFirst="0" w:colLast="0" w:name="_heading=h.15cqrsoyxc87" w:id="181"/>
      <w:bookmarkEnd w:id="181"/>
      <w:r w:rsidDel="00000000" w:rsidR="00000000" w:rsidRPr="00000000">
        <w:rPr>
          <w:rtl w:val="0"/>
        </w:rPr>
        <w:t xml:space="preserve">3.1.25 Protection Encapsulation</w:t>
      </w:r>
    </w:p>
    <w:p w:rsidR="00000000" w:rsidDel="00000000" w:rsidP="00000000" w:rsidRDefault="00000000" w:rsidRPr="00000000" w14:paraId="00001165">
      <w:pPr>
        <w:pStyle w:val="Heading3"/>
        <w:keepLines w:val="1"/>
        <w:spacing w:after="77" w:before="0" w:line="259" w:lineRule="auto"/>
        <w:ind w:left="1440" w:firstLine="0"/>
        <w:rPr/>
      </w:pPr>
      <w:bookmarkStart w:colFirst="0" w:colLast="0" w:name="_heading=h.efvs1al4eeri" w:id="182"/>
      <w:bookmarkEnd w:id="182"/>
      <w:r w:rsidDel="00000000" w:rsidR="00000000" w:rsidRPr="00000000">
        <w:rPr>
          <w:rtl w:val="0"/>
        </w:rPr>
      </w:r>
    </w:p>
    <w:tbl>
      <w:tblPr>
        <w:tblStyle w:val="Table38"/>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6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6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6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6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6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7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7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73">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7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80">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8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8D">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8E">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9B">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A2">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A5">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A7">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A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A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1B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B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B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1B4">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1B5">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1C1">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1C2">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1CE">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1CF">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1DB">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1DC">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1E8">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1E9">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1F5">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1F6">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02">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03">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0F">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10">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119"/>
        </w:sdtPr>
        <w:sdtContent>
          <w:commentRangeStart w:id="55"/>
        </w:sdtContent>
      </w:sdt>
      <w:sdt>
        <w:sdtPr>
          <w:tag w:val="goog_rdk_120"/>
        </w:sdtPr>
        <w:sdtContent>
          <w:commentRangeStart w:id="56"/>
        </w:sdtContent>
      </w:sdt>
      <w:r w:rsidDel="00000000" w:rsidR="00000000" w:rsidRPr="00000000">
        <w:rPr>
          <w:rFonts w:ascii="Arial" w:cs="Arial" w:eastAsia="Arial" w:hAnsi="Arial"/>
          <w:rtl w:val="0"/>
        </w:rPr>
        <w:t xml:space="preserve"> packet is protected</w:t>
      </w:r>
      <w:commentRangeEnd w:id="55"/>
      <w:r w:rsidDel="00000000" w:rsidR="00000000" w:rsidRPr="00000000">
        <w:commentReference w:id="55"/>
      </w:r>
      <w:commentRangeEnd w:id="56"/>
      <w:r w:rsidDel="00000000" w:rsidR="00000000" w:rsidRPr="00000000">
        <w:commentReference w:id="56"/>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11">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12">
      <w:pPr>
        <w:spacing w:after="9" w:lineRule="auto"/>
        <w:ind w:left="-5" w:right="4" w:firstLine="0"/>
        <w:rPr>
          <w:rFonts w:ascii="Arial" w:cs="Arial" w:eastAsia="Arial" w:hAnsi="Arial"/>
        </w:rPr>
      </w:pPr>
      <w:sdt>
        <w:sdtPr>
          <w:tag w:val="goog_rdk_121"/>
        </w:sdtPr>
        <w:sdtContent>
          <w:commentRangeStart w:id="57"/>
        </w:sdtContent>
      </w:sdt>
      <w:sdt>
        <w:sdtPr>
          <w:tag w:val="goog_rdk_122"/>
        </w:sdtPr>
        <w:sdtContent>
          <w:commentRangeStart w:id="58"/>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57"/>
      <w:r w:rsidDel="00000000" w:rsidR="00000000" w:rsidRPr="00000000">
        <w:commentReference w:id="57"/>
      </w:r>
      <w:commentRangeEnd w:id="58"/>
      <w:r w:rsidDel="00000000" w:rsidR="00000000" w:rsidRPr="00000000">
        <w:commentReference w:id="58"/>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13">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14">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15">
      <w:pPr>
        <w:spacing w:after="9" w:lineRule="auto"/>
        <w:ind w:left="-5" w:right="4" w:firstLine="0"/>
        <w:rPr>
          <w:rFonts w:ascii="Arial" w:cs="Arial" w:eastAsia="Arial" w:hAnsi="Arial"/>
          <w:b w:val="1"/>
        </w:rPr>
      </w:pPr>
      <w:sdt>
        <w:sdtPr>
          <w:tag w:val="goog_rdk_123"/>
        </w:sdtPr>
        <w:sdtContent>
          <w:commentRangeStart w:id="59"/>
        </w:sdtContent>
      </w:sdt>
      <w:sdt>
        <w:sdtPr>
          <w:tag w:val="goog_rdk_124"/>
        </w:sdtPr>
        <w:sdtContent>
          <w:commentRangeStart w:id="60"/>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16">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17">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18">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19">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121A">
      <w:pPr>
        <w:pStyle w:val="Heading4"/>
        <w:ind w:left="0" w:right="4" w:firstLine="0"/>
        <w:rPr>
          <w:rFonts w:ascii="Arial" w:cs="Arial" w:eastAsia="Arial" w:hAnsi="Arial"/>
        </w:rPr>
      </w:pPr>
      <w:bookmarkStart w:colFirst="0" w:colLast="0" w:name="_heading=h.j9tutdzg8gdj" w:id="183"/>
      <w:bookmarkEnd w:id="183"/>
      <w:r w:rsidDel="00000000" w:rsidR="00000000" w:rsidRPr="00000000">
        <w:rPr>
          <w:rFonts w:ascii="Arial" w:cs="Arial" w:eastAsia="Arial" w:hAnsi="Arial"/>
          <w:rtl w:val="0"/>
        </w:rPr>
        <w:t xml:space="preserve">3.1.25.1 Length</w:t>
      </w:r>
    </w:p>
    <w:p w:rsidR="00000000" w:rsidDel="00000000" w:rsidP="00000000" w:rsidRDefault="00000000" w:rsidRPr="00000000" w14:paraId="0000121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1C">
      <w:pPr>
        <w:pStyle w:val="Heading4"/>
        <w:ind w:left="0" w:right="4" w:firstLine="0"/>
        <w:rPr>
          <w:rFonts w:ascii="Arial" w:cs="Arial" w:eastAsia="Arial" w:hAnsi="Arial"/>
        </w:rPr>
      </w:pPr>
      <w:bookmarkStart w:colFirst="0" w:colLast="0" w:name="_heading=h.8duggxbcbw2" w:id="184"/>
      <w:bookmarkEnd w:id="184"/>
      <w:r w:rsidDel="00000000" w:rsidR="00000000" w:rsidRPr="00000000">
        <w:rPr>
          <w:rFonts w:ascii="Arial" w:cs="Arial" w:eastAsia="Arial" w:hAnsi="Arial"/>
          <w:rtl w:val="0"/>
        </w:rPr>
        <w:t xml:space="preserve">3.1.25.2 Packet Type</w:t>
      </w:r>
    </w:p>
    <w:p w:rsidR="00000000" w:rsidDel="00000000" w:rsidP="00000000" w:rsidRDefault="00000000" w:rsidRPr="00000000" w14:paraId="0000121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1E">
      <w:pPr>
        <w:pStyle w:val="Heading4"/>
        <w:ind w:left="0" w:right="4" w:firstLine="0"/>
        <w:rPr>
          <w:rFonts w:ascii="Arial" w:cs="Arial" w:eastAsia="Arial" w:hAnsi="Arial"/>
        </w:rPr>
      </w:pPr>
      <w:bookmarkStart w:colFirst="0" w:colLast="0" w:name="_heading=h.g1mmf1c4lvqh" w:id="185"/>
      <w:bookmarkEnd w:id="185"/>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1F">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20">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21">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22">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23">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24">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25">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26">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27">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28">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29">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2A">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2B">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2C">
      <w:pPr>
        <w:numPr>
          <w:ilvl w:val="0"/>
          <w:numId w:val="22"/>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2D">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2E">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2F">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30">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31">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32">
      <w:pPr>
        <w:numPr>
          <w:ilvl w:val="0"/>
          <w:numId w:val="47"/>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33">
      <w:pPr>
        <w:numPr>
          <w:ilvl w:val="1"/>
          <w:numId w:val="47"/>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34">
      <w:pPr>
        <w:numPr>
          <w:ilvl w:val="1"/>
          <w:numId w:val="47"/>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35">
      <w:pPr>
        <w:numPr>
          <w:ilvl w:val="1"/>
          <w:numId w:val="47"/>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36">
      <w:pPr>
        <w:numPr>
          <w:ilvl w:val="1"/>
          <w:numId w:val="47"/>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37">
      <w:pPr>
        <w:pStyle w:val="Heading4"/>
        <w:ind w:left="0" w:right="4" w:firstLine="0"/>
        <w:rPr>
          <w:rFonts w:ascii="Arial" w:cs="Arial" w:eastAsia="Arial" w:hAnsi="Arial"/>
        </w:rPr>
      </w:pPr>
      <w:bookmarkStart w:colFirst="0" w:colLast="0" w:name="_heading=h.m1zk7agco355" w:id="186"/>
      <w:bookmarkEnd w:id="186"/>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38">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39">
      <w:pPr>
        <w:spacing w:after="307" w:lineRule="auto"/>
        <w:ind w:left="-15" w:right="4" w:firstLine="0"/>
        <w:rPr>
          <w:rFonts w:ascii="Arial" w:cs="Arial" w:eastAsia="Arial" w:hAnsi="Arial"/>
        </w:rPr>
      </w:pPr>
      <w:r w:rsidDel="00000000" w:rsidR="00000000" w:rsidRPr="00000000">
        <w:rPr>
          <w:rtl w:val="0"/>
        </w:rPr>
      </w:r>
    </w:p>
    <w:tbl>
      <w:tblPr>
        <w:tblStyle w:val="Table39"/>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A">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B">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C">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D">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E">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F">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0">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4">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5">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7">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9">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A">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E">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F">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3">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4">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8">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9">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A">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B">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C">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D">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E">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2">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3">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7">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8">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C">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D">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1">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2">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6">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7">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B">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C">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0">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1">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5">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6">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A">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B">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F">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0">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8">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9">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A">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9E">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9F">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A0">
      <w:pPr>
        <w:numPr>
          <w:ilvl w:val="0"/>
          <w:numId w:val="15"/>
        </w:numPr>
        <w:spacing w:after="0" w:before="0" w:lineRule="auto"/>
        <w:ind w:left="720" w:hanging="360"/>
        <w:rPr>
          <w:rFonts w:ascii="Arial" w:cs="Arial" w:eastAsia="Arial" w:hAnsi="Arial"/>
          <w:u w:val="none"/>
        </w:rPr>
      </w:pPr>
      <w:sdt>
        <w:sdtPr>
          <w:tag w:val="goog_rdk_125"/>
        </w:sdtPr>
        <w:sdtContent>
          <w:commentRangeStart w:id="61"/>
        </w:sdtContent>
      </w:sdt>
      <w:r w:rsidDel="00000000" w:rsidR="00000000" w:rsidRPr="00000000">
        <w:rPr>
          <w:rFonts w:ascii="Arial" w:cs="Arial" w:eastAsia="Arial" w:hAnsi="Arial"/>
          <w:color w:val="222222"/>
          <w:rtl w:val="0"/>
        </w:rPr>
        <w:t xml:space="preserve">Reference </w:t>
      </w:r>
      <w:hyperlink r:id="rId64">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A1">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5">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A2">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6">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67">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A3">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68">
        <w:r w:rsidDel="00000000" w:rsidR="00000000" w:rsidRPr="00000000">
          <w:rPr>
            <w:rFonts w:ascii="Arial" w:cs="Arial" w:eastAsia="Arial" w:hAnsi="Arial"/>
            <w:rtl w:val="0"/>
          </w:rPr>
          <w:t xml:space="preserve"> </w:t>
        </w:r>
      </w:hyperlink>
      <w:hyperlink r:id="rId69">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70">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A4">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A5">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A6">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A7">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A8">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12A9">
      <w:pPr>
        <w:pStyle w:val="Heading4"/>
        <w:ind w:left="0" w:right="4" w:firstLine="0"/>
        <w:rPr>
          <w:rFonts w:ascii="Roboto" w:cs="Roboto" w:eastAsia="Roboto" w:hAnsi="Roboto"/>
          <w:b w:val="1"/>
          <w:color w:val="222222"/>
          <w:sz w:val="24"/>
          <w:szCs w:val="24"/>
          <w:u w:val="single"/>
        </w:rPr>
      </w:pPr>
      <w:bookmarkStart w:colFirst="0" w:colLast="0" w:name="_heading=h.jo2d2fngx6hj" w:id="187"/>
      <w:bookmarkEnd w:id="187"/>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AA">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AB">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AC">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AD">
      <w:pPr>
        <w:numPr>
          <w:ilvl w:val="0"/>
          <w:numId w:val="58"/>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2AE">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AF">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B0">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2B1">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2B2">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2B3">
      <w:pPr>
        <w:numPr>
          <w:ilvl w:val="0"/>
          <w:numId w:val="38"/>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B4">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2B5">
      <w:pPr>
        <w:spacing w:after="0" w:before="0" w:lineRule="auto"/>
        <w:ind w:left="720" w:firstLine="0"/>
        <w:rPr>
          <w:rFonts w:ascii="Arial" w:cs="Arial" w:eastAsia="Arial" w:hAnsi="Arial"/>
          <w:b w:val="1"/>
          <w:i w:val="1"/>
          <w:color w:val="222222"/>
          <w:u w:val="single"/>
          <w:shd w:fill="fff2cc" w:val="clear"/>
        </w:rPr>
      </w:pPr>
      <w:sdt>
        <w:sdtPr>
          <w:tag w:val="goog_rdk_126"/>
        </w:sdtPr>
        <w:sdtContent>
          <w:commentRangeStart w:id="62"/>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2B6">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2B7">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2B8">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2B9">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12BA">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2BB">
      <w:pPr>
        <w:pStyle w:val="Heading4"/>
        <w:ind w:left="0" w:right="4" w:firstLine="0"/>
        <w:rPr>
          <w:rFonts w:ascii="Arial" w:cs="Arial" w:eastAsia="Arial" w:hAnsi="Arial"/>
        </w:rPr>
      </w:pPr>
      <w:bookmarkStart w:colFirst="0" w:colLast="0" w:name="_heading=h.vjl219ghlhvi" w:id="188"/>
      <w:bookmarkEnd w:id="188"/>
      <w:r w:rsidDel="00000000" w:rsidR="00000000" w:rsidRPr="00000000">
        <w:rPr>
          <w:rFonts w:ascii="Arial" w:cs="Arial" w:eastAsia="Arial" w:hAnsi="Arial"/>
          <w:rtl w:val="0"/>
        </w:rPr>
        <w:t xml:space="preserve">3.1.25.6 Random</w:t>
      </w:r>
    </w:p>
    <w:p w:rsidR="00000000" w:rsidDel="00000000" w:rsidP="00000000" w:rsidRDefault="00000000" w:rsidRPr="00000000" w14:paraId="000012BC">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2BD">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BE">
      <w:pPr>
        <w:numPr>
          <w:ilvl w:val="0"/>
          <w:numId w:val="38"/>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BF">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71">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72">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2C0">
      <w:pPr>
        <w:pStyle w:val="Heading4"/>
        <w:ind w:left="0" w:right="4" w:firstLine="0"/>
        <w:rPr>
          <w:rFonts w:ascii="Arial" w:cs="Arial" w:eastAsia="Arial" w:hAnsi="Arial"/>
        </w:rPr>
      </w:pPr>
      <w:bookmarkStart w:colFirst="0" w:colLast="0" w:name="_heading=h.q30yx1mc4rc1" w:id="189"/>
      <w:bookmarkEnd w:id="189"/>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2C1">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2C2">
      <w:pPr>
        <w:pStyle w:val="Heading4"/>
        <w:ind w:left="0" w:right="4" w:firstLine="0"/>
        <w:rPr>
          <w:rFonts w:ascii="Roboto" w:cs="Roboto" w:eastAsia="Roboto" w:hAnsi="Roboto"/>
          <w:color w:val="222222"/>
          <w:sz w:val="24"/>
          <w:szCs w:val="24"/>
          <w:highlight w:val="white"/>
        </w:rPr>
      </w:pPr>
      <w:bookmarkStart w:colFirst="0" w:colLast="0" w:name="_heading=h.3y6o9vhqakro" w:id="190"/>
      <w:bookmarkEnd w:id="190"/>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2C3">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2C4">
      <w:pPr>
        <w:pStyle w:val="Heading4"/>
        <w:ind w:left="0" w:right="4" w:firstLine="0"/>
        <w:rPr>
          <w:rFonts w:ascii="Arial" w:cs="Arial" w:eastAsia="Arial" w:hAnsi="Arial"/>
          <w:color w:val="222222"/>
          <w:sz w:val="22"/>
          <w:szCs w:val="22"/>
          <w:highlight w:val="white"/>
        </w:rPr>
      </w:pPr>
      <w:bookmarkStart w:colFirst="0" w:colLast="0" w:name="_heading=h.dovnwl46a7is" w:id="191"/>
      <w:bookmarkEnd w:id="191"/>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2C5">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2C6">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2C7">
      <w:pPr>
        <w:pStyle w:val="Heading4"/>
        <w:ind w:left="0" w:right="4" w:firstLine="0"/>
        <w:rPr>
          <w:rFonts w:ascii="Arial" w:cs="Arial" w:eastAsia="Arial" w:hAnsi="Arial"/>
        </w:rPr>
      </w:pPr>
      <w:bookmarkStart w:colFirst="0" w:colLast="0" w:name="_heading=h.j75p96o6vesm" w:id="192"/>
      <w:bookmarkEnd w:id="192"/>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2C8">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2C9">
      <w:pPr>
        <w:pStyle w:val="Heading1"/>
        <w:ind w:left="0" w:firstLine="0"/>
        <w:rPr>
          <w:rFonts w:ascii="Arial" w:cs="Arial" w:eastAsia="Arial" w:hAnsi="Arial"/>
        </w:rPr>
      </w:pPr>
      <w:bookmarkStart w:colFirst="0" w:colLast="0" w:name="_heading=h.2qk79lc" w:id="193"/>
      <w:bookmarkEnd w:id="193"/>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2CA">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2CB">
      <w:pPr>
        <w:pStyle w:val="Heading2"/>
        <w:keepLines w:val="1"/>
        <w:spacing w:after="64" w:before="0" w:line="259" w:lineRule="auto"/>
        <w:ind w:left="0" w:firstLine="0"/>
        <w:rPr>
          <w:rFonts w:ascii="Arial" w:cs="Arial" w:eastAsia="Arial" w:hAnsi="Arial"/>
        </w:rPr>
      </w:pPr>
      <w:bookmarkStart w:colFirst="0" w:colLast="0" w:name="_heading=h.21od6so" w:id="194"/>
      <w:bookmarkEnd w:id="194"/>
      <w:r w:rsidDel="00000000" w:rsidR="00000000" w:rsidRPr="00000000">
        <w:rPr>
          <w:rFonts w:ascii="Arial" w:cs="Arial" w:eastAsia="Arial" w:hAnsi="Arial"/>
          <w:rtl w:val="0"/>
        </w:rPr>
        <w:t xml:space="preserve">4.1 </w:t>
      </w:r>
      <w:sdt>
        <w:sdtPr>
          <w:tag w:val="goog_rdk_127"/>
        </w:sdtPr>
        <w:sdtContent>
          <w:commentRangeStart w:id="63"/>
        </w:sdtContent>
      </w:sdt>
      <w:r w:rsidDel="00000000" w:rsidR="00000000" w:rsidRPr="00000000">
        <w:rPr>
          <w:rFonts w:ascii="Arial" w:cs="Arial" w:eastAsia="Arial" w:hAnsi="Arial"/>
          <w:rtl w:val="0"/>
        </w:rPr>
        <w:t xml:space="preserve">Session state</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12CC">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2CD">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2CE">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2CF">
      <w:pPr>
        <w:numPr>
          <w:ilvl w:val="0"/>
          <w:numId w:val="39"/>
        </w:numPr>
        <w:spacing w:after="0" w:afterAutospacing="0" w:before="240" w:lineRule="auto"/>
        <w:ind w:left="720" w:right="0" w:hanging="360"/>
        <w:rPr>
          <w:u w:val="none"/>
        </w:rPr>
      </w:pPr>
      <w:r w:rsidDel="00000000" w:rsidR="00000000" w:rsidRPr="00000000">
        <w:rPr>
          <w:rtl w:val="0"/>
        </w:rPr>
        <w:t xml:space="preserve">QoS 1 and QoS 2 messages which have been sent to the Server, but have not been completely acknowledged.</w:t>
      </w:r>
    </w:p>
    <w:p w:rsidR="00000000" w:rsidDel="00000000" w:rsidP="00000000" w:rsidRDefault="00000000" w:rsidRPr="00000000" w14:paraId="000012D0">
      <w:pPr>
        <w:numPr>
          <w:ilvl w:val="0"/>
          <w:numId w:val="39"/>
        </w:numPr>
        <w:spacing w:after="240" w:before="0" w:beforeAutospacing="0" w:lineRule="auto"/>
        <w:ind w:left="720" w:right="0" w:hanging="360"/>
        <w:rPr>
          <w:u w:val="none"/>
        </w:rPr>
      </w:pPr>
      <w:r w:rsidDel="00000000" w:rsidR="00000000" w:rsidRPr="00000000">
        <w:rPr>
          <w:rtl w:val="0"/>
        </w:rPr>
        <w:t xml:space="preserve">QoS 2 </w:t>
      </w:r>
      <w:sdt>
        <w:sdtPr>
          <w:tag w:val="goog_rdk_128"/>
        </w:sdtPr>
        <w:sdtContent>
          <w:commentRangeStart w:id="64"/>
        </w:sdtContent>
      </w:sdt>
      <w:r w:rsidDel="00000000" w:rsidR="00000000" w:rsidRPr="00000000">
        <w:rPr>
          <w:rtl w:val="0"/>
        </w:rPr>
        <w:t xml:space="preserve">messages </w:t>
      </w:r>
      <w:commentRangeEnd w:id="64"/>
      <w:r w:rsidDel="00000000" w:rsidR="00000000" w:rsidRPr="00000000">
        <w:commentReference w:id="64"/>
      </w:r>
      <w:r w:rsidDel="00000000" w:rsidR="00000000" w:rsidRPr="00000000">
        <w:rPr>
          <w:rtl w:val="0"/>
        </w:rPr>
        <w:t xml:space="preserve">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2D1">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2D2">
      <w:pPr>
        <w:numPr>
          <w:ilvl w:val="0"/>
          <w:numId w:val="35"/>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2D3">
      <w:pPr>
        <w:numPr>
          <w:ilvl w:val="0"/>
          <w:numId w:val="35"/>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2D4">
      <w:pPr>
        <w:numPr>
          <w:ilvl w:val="0"/>
          <w:numId w:val="35"/>
        </w:numPr>
        <w:spacing w:after="0" w:afterAutospacing="0" w:before="0" w:beforeAutospacing="0" w:lineRule="auto"/>
        <w:ind w:left="720" w:right="0" w:hanging="360"/>
        <w:rPr>
          <w:u w:val="none"/>
        </w:rPr>
      </w:pPr>
      <w:r w:rsidDel="00000000" w:rsidR="00000000" w:rsidRPr="00000000">
        <w:rPr>
          <w:rtl w:val="0"/>
        </w:rPr>
        <w:t xml:space="preserve">QoS 1 and QoS 2 messages which have been sent to the Client, but have not been completely acknowledged.</w:t>
      </w:r>
    </w:p>
    <w:p w:rsidR="00000000" w:rsidDel="00000000" w:rsidP="00000000" w:rsidRDefault="00000000" w:rsidRPr="00000000" w14:paraId="000012D5">
      <w:pPr>
        <w:numPr>
          <w:ilvl w:val="0"/>
          <w:numId w:val="35"/>
        </w:numPr>
        <w:spacing w:after="0" w:afterAutospacing="0" w:before="0" w:beforeAutospacing="0" w:lineRule="auto"/>
        <w:ind w:left="720" w:right="0" w:hanging="360"/>
        <w:rPr>
          <w:u w:val="none"/>
        </w:rPr>
      </w:pPr>
      <w:r w:rsidDel="00000000" w:rsidR="00000000" w:rsidRPr="00000000">
        <w:rPr>
          <w:rtl w:val="0"/>
        </w:rPr>
        <w:t xml:space="preserve">QoS 1 and QoS 2 messages pending transmission to the Client and OPTIONALLY QoS 0 messages pending transmission to the Client.</w:t>
      </w:r>
    </w:p>
    <w:p w:rsidR="00000000" w:rsidDel="00000000" w:rsidP="00000000" w:rsidRDefault="00000000" w:rsidRPr="00000000" w14:paraId="000012D6">
      <w:pPr>
        <w:numPr>
          <w:ilvl w:val="0"/>
          <w:numId w:val="35"/>
        </w:numPr>
        <w:spacing w:after="0" w:afterAutospacing="0" w:before="0" w:beforeAutospacing="0" w:lineRule="auto"/>
        <w:ind w:left="720" w:right="0" w:hanging="360"/>
        <w:rPr>
          <w:u w:val="none"/>
        </w:rPr>
      </w:pPr>
      <w:r w:rsidDel="00000000" w:rsidR="00000000" w:rsidRPr="00000000">
        <w:rPr>
          <w:rtl w:val="0"/>
        </w:rPr>
        <w:t xml:space="preserve">QoS 2 messages which have been received from the Client, but have not been completely acknowledged.</w:t>
      </w:r>
    </w:p>
    <w:p w:rsidR="00000000" w:rsidDel="00000000" w:rsidP="00000000" w:rsidRDefault="00000000" w:rsidRPr="00000000" w14:paraId="000012D7">
      <w:pPr>
        <w:numPr>
          <w:ilvl w:val="0"/>
          <w:numId w:val="35"/>
        </w:numPr>
        <w:spacing w:after="0" w:afterAutospacing="0" w:before="0" w:beforeAutospacing="0" w:lineRule="auto"/>
        <w:ind w:left="720" w:right="0" w:hanging="360"/>
        <w:rPr>
          <w:u w:val="none"/>
        </w:rPr>
      </w:pPr>
      <w:sdt>
        <w:sdtPr>
          <w:tag w:val="goog_rdk_129"/>
        </w:sdtPr>
        <w:sdtContent>
          <w:commentRangeStart w:id="65"/>
        </w:sdtContent>
      </w:sdt>
      <w:sdt>
        <w:sdtPr>
          <w:tag w:val="goog_rdk_130"/>
        </w:sdtPr>
        <w:sdtContent>
          <w:commentRangeStart w:id="66"/>
        </w:sdtContent>
      </w:sdt>
      <w:r w:rsidDel="00000000" w:rsidR="00000000" w:rsidRPr="00000000">
        <w:rPr>
          <w:rtl w:val="0"/>
        </w:rPr>
        <w:t xml:space="preserve">The Will Message</w:t>
      </w:r>
      <w:sdt>
        <w:sdtPr>
          <w:tag w:val="goog_rdk_131"/>
        </w:sdtPr>
        <w:sdtContent>
          <w:ins w:author="davide.lenzarini@u-blox.com" w:id="5" w:date="2024-03-19T17:48:32Z">
            <w:commentRangeEnd w:id="65"/>
            <w:r w:rsidDel="00000000" w:rsidR="00000000" w:rsidRPr="00000000">
              <w:commentReference w:id="65"/>
            </w:r>
            <w:commentRangeEnd w:id="66"/>
            <w:r w:rsidDel="00000000" w:rsidR="00000000" w:rsidRPr="00000000">
              <w:commentReference w:id="66"/>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2D8">
      <w:pPr>
        <w:numPr>
          <w:ilvl w:val="0"/>
          <w:numId w:val="35"/>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2D9">
      <w:pPr>
        <w:pStyle w:val="Heading3"/>
        <w:keepNext w:val="0"/>
        <w:pBdr>
          <w:top w:color="auto" w:space="0" w:sz="0" w:val="none"/>
        </w:pBdr>
        <w:spacing w:after="80" w:before="280" w:lineRule="auto"/>
        <w:ind w:left="0" w:right="0" w:firstLine="0"/>
        <w:rPr/>
      </w:pPr>
      <w:bookmarkStart w:colFirst="0" w:colLast="0" w:name="_heading=h.nasxg3iedd75" w:id="195"/>
      <w:bookmarkEnd w:id="195"/>
      <w:r w:rsidDel="00000000" w:rsidR="00000000" w:rsidRPr="00000000">
        <w:rPr>
          <w:rtl w:val="0"/>
        </w:rPr>
        <w:t xml:space="preserve">4.1.1 Storing Session State</w:t>
      </w:r>
    </w:p>
    <w:p w:rsidR="00000000" w:rsidDel="00000000" w:rsidP="00000000" w:rsidRDefault="00000000" w:rsidRPr="00000000" w14:paraId="000012DA">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2DB">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2DC">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sdt>
        <w:sdtPr>
          <w:tag w:val="goog_rdk_132"/>
        </w:sdtPr>
        <w:sdtContent>
          <w:commentRangeStart w:id="67"/>
        </w:sdtContent>
      </w:sdt>
      <w:sdt>
        <w:sdtPr>
          <w:tag w:val="goog_rdk_133"/>
        </w:sdtPr>
        <w:sdtContent>
          <w:commentRangeStart w:id="68"/>
        </w:sdtContent>
      </w:sdt>
      <w:r w:rsidDel="00000000" w:rsidR="00000000" w:rsidRPr="00000000">
        <w:rPr>
          <w:highlight w:val="yellow"/>
          <w:rtl w:val="0"/>
        </w:rPr>
        <w:t xml:space="preserve"> </w:t>
      </w:r>
      <w:commentRangeEnd w:id="67"/>
      <w:r w:rsidDel="00000000" w:rsidR="00000000" w:rsidRPr="00000000">
        <w:commentReference w:id="67"/>
      </w:r>
      <w:commentRangeEnd w:id="68"/>
      <w:r w:rsidDel="00000000" w:rsidR="00000000" w:rsidRPr="00000000">
        <w:commentReference w:id="68"/>
      </w:r>
      <w:r w:rsidDel="00000000" w:rsidR="00000000" w:rsidRPr="00000000">
        <w:rPr>
          <w:highlight w:val="yellow"/>
          <w:rtl w:val="0"/>
        </w:rPr>
        <w:t xml:space="preserve">and </w:t>
      </w:r>
      <w:sdt>
        <w:sdtPr>
          <w:tag w:val="goog_rdk_134"/>
        </w:sdtPr>
        <w:sdtContent>
          <w:commentRangeStart w:id="69"/>
        </w:sdtContent>
      </w:sdt>
      <w:r w:rsidDel="00000000" w:rsidR="00000000" w:rsidRPr="00000000">
        <w:rPr>
          <w:highlight w:val="yellow"/>
          <w:rtl w:val="0"/>
        </w:rPr>
        <w:t xml:space="preserve">the Session Expiry Interval has passed</w:t>
      </w:r>
      <w:commentRangeEnd w:id="69"/>
      <w:r w:rsidDel="00000000" w:rsidR="00000000" w:rsidRPr="00000000">
        <w:commentReference w:id="69"/>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2DD">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2DE">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2DF">
      <w:pPr>
        <w:pStyle w:val="Heading3"/>
        <w:keepLines w:val="1"/>
        <w:spacing w:after="64" w:before="0" w:line="259" w:lineRule="auto"/>
        <w:ind w:left="0" w:firstLine="0"/>
        <w:rPr/>
      </w:pPr>
      <w:bookmarkStart w:colFirst="0" w:colLast="0" w:name="_heading=h.434ayfz" w:id="196"/>
      <w:bookmarkEnd w:id="196"/>
      <w:r w:rsidDel="00000000" w:rsidR="00000000" w:rsidRPr="00000000">
        <w:rPr>
          <w:rtl w:val="0"/>
        </w:rPr>
        <w:t xml:space="preserve">4.1.2 Session Establishment</w:t>
      </w:r>
    </w:p>
    <w:p w:rsidR="00000000" w:rsidDel="00000000" w:rsidP="00000000" w:rsidRDefault="00000000" w:rsidRPr="00000000" w14:paraId="000012E0">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2E1">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2E2">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3.png"/>
            <a:graphic>
              <a:graphicData uri="http://schemas.openxmlformats.org/drawingml/2006/picture">
                <pic:pic>
                  <pic:nvPicPr>
                    <pic:cNvPr id="0" name="image3.png"/>
                    <pic:cNvPicPr preferRelativeResize="0"/>
                  </pic:nvPicPr>
                  <pic:blipFill>
                    <a:blip r:embed="rId73"/>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2E3">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2E4">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2E5">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2E6">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2E7">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2E8">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2E9">
      <w:pPr>
        <w:pStyle w:val="Heading2"/>
        <w:keepLines w:val="1"/>
        <w:spacing w:after="64" w:before="0" w:line="259" w:lineRule="auto"/>
        <w:ind w:left="0" w:firstLine="0"/>
        <w:rPr>
          <w:rFonts w:ascii="Arial" w:cs="Arial" w:eastAsia="Arial" w:hAnsi="Arial"/>
        </w:rPr>
      </w:pPr>
      <w:bookmarkStart w:colFirst="0" w:colLast="0" w:name="_heading=h.fc1j1f7dq6oy" w:id="197"/>
      <w:bookmarkEnd w:id="197"/>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2EA">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2EB">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2EC">
      <w:pPr>
        <w:numPr>
          <w:ilvl w:val="0"/>
          <w:numId w:val="53"/>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2ED">
      <w:pPr>
        <w:numPr>
          <w:ilvl w:val="0"/>
          <w:numId w:val="53"/>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2EE">
      <w:pPr>
        <w:numPr>
          <w:ilvl w:val="0"/>
          <w:numId w:val="53"/>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2EF">
      <w:pPr>
        <w:numPr>
          <w:ilvl w:val="0"/>
          <w:numId w:val="53"/>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2F0">
      <w:pPr>
        <w:numPr>
          <w:ilvl w:val="0"/>
          <w:numId w:val="53"/>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2F1">
      <w:pPr>
        <w:numPr>
          <w:ilvl w:val="0"/>
          <w:numId w:val="53"/>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2F2">
      <w:pPr>
        <w:numPr>
          <w:ilvl w:val="0"/>
          <w:numId w:val="53"/>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2F3">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F4">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2F5">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2F6">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2F7">
      <w:pPr>
        <w:numPr>
          <w:ilvl w:val="0"/>
          <w:numId w:val="32"/>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2F8">
      <w:pPr>
        <w:numPr>
          <w:ilvl w:val="0"/>
          <w:numId w:val="32"/>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2F9">
      <w:pPr>
        <w:numPr>
          <w:ilvl w:val="0"/>
          <w:numId w:val="32"/>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2FA">
      <w:pPr>
        <w:numPr>
          <w:ilvl w:val="0"/>
          <w:numId w:val="32"/>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2FB">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2FC">
      <w:pPr>
        <w:numPr>
          <w:ilvl w:val="0"/>
          <w:numId w:val="32"/>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2FD">
      <w:pPr>
        <w:numPr>
          <w:ilvl w:val="0"/>
          <w:numId w:val="32"/>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2FE">
      <w:pPr>
        <w:numPr>
          <w:ilvl w:val="0"/>
          <w:numId w:val="32"/>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2FF">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00">
      <w:pPr>
        <w:spacing w:after="240" w:before="240" w:lineRule="auto"/>
        <w:ind w:left="0" w:firstLine="0"/>
        <w:rPr>
          <w:shd w:fill="ffe599" w:val="clear"/>
        </w:rPr>
      </w:pPr>
      <w:r w:rsidDel="00000000" w:rsidR="00000000" w:rsidRPr="00000000">
        <w:rPr>
          <w:shd w:fill="ffe599" w:val="clear"/>
          <w:rtl w:val="0"/>
        </w:rPr>
        <w:t xml:space="preserve">Both </w:t>
      </w:r>
      <w:sdt>
        <w:sdtPr>
          <w:tag w:val="goog_rdk_135"/>
        </w:sdtPr>
        <w:sdtContent>
          <w:commentRangeStart w:id="70"/>
        </w:sdtContent>
      </w:sdt>
      <w:sdt>
        <w:sdtPr>
          <w:tag w:val="goog_rdk_136"/>
        </w:sdtPr>
        <w:sdtContent>
          <w:commentRangeStart w:id="71"/>
        </w:sdtContent>
      </w:sdt>
      <w:r w:rsidDel="00000000" w:rsidR="00000000" w:rsidRPr="00000000">
        <w:rPr>
          <w:shd w:fill="ffe599" w:val="clear"/>
          <w:rtl w:val="0"/>
        </w:rPr>
        <w:t xml:space="preserve">TCP and UDP ports 1883 and 8883 are registered with IANA for MQTT and secure communication respectively.</w:t>
      </w:r>
      <w:commentRangeEnd w:id="70"/>
      <w:r w:rsidDel="00000000" w:rsidR="00000000" w:rsidRPr="00000000">
        <w:commentReference w:id="70"/>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130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02">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03">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04">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05">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0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07">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08">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09">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0A">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0B">
      <w:pPr>
        <w:pStyle w:val="Heading2"/>
        <w:keepLines w:val="1"/>
        <w:spacing w:after="64" w:before="0" w:line="259" w:lineRule="auto"/>
        <w:ind w:left="0" w:firstLine="0"/>
        <w:rPr>
          <w:rFonts w:ascii="Arial" w:cs="Arial" w:eastAsia="Arial" w:hAnsi="Arial"/>
        </w:rPr>
      </w:pPr>
      <w:bookmarkStart w:colFirst="0" w:colLast="0" w:name="_heading=h.2i9l8ns" w:id="198"/>
      <w:bookmarkEnd w:id="198"/>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0C">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0D">
      <w:pPr>
        <w:pStyle w:val="Heading3"/>
        <w:ind w:left="0" w:firstLine="0"/>
        <w:rPr/>
      </w:pPr>
      <w:bookmarkStart w:colFirst="0" w:colLast="0" w:name="_heading=h.be76rdrlcegt" w:id="199"/>
      <w:bookmarkEnd w:id="199"/>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0E">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0F">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10">
      <w:pPr>
        <w:numPr>
          <w:ilvl w:val="0"/>
          <w:numId w:val="17"/>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11">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12">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13">
      <w:pPr>
        <w:numPr>
          <w:ilvl w:val="0"/>
          <w:numId w:val="11"/>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14">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15">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16">
      <w:pPr>
        <w:pStyle w:val="Heading3"/>
        <w:ind w:left="0" w:firstLine="0"/>
        <w:rPr>
          <w:rFonts w:ascii="Arial" w:cs="Arial" w:eastAsia="Arial" w:hAnsi="Arial"/>
        </w:rPr>
      </w:pPr>
      <w:bookmarkStart w:colFirst="0" w:colLast="0" w:name="_heading=h.xevivl" w:id="200"/>
      <w:bookmarkEnd w:id="200"/>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17">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18">
      <w:pPr>
        <w:rPr>
          <w:rFonts w:ascii="Arial" w:cs="Arial" w:eastAsia="Arial" w:hAnsi="Arial"/>
        </w:rPr>
      </w:pPr>
      <w:bookmarkStart w:colFirst="0" w:colLast="0" w:name="_heading=h.3hej1je" w:id="201"/>
      <w:bookmarkEnd w:id="201"/>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19">
      <w:pPr>
        <w:numPr>
          <w:ilvl w:val="0"/>
          <w:numId w:val="44"/>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1A">
      <w:pPr>
        <w:rPr>
          <w:rFonts w:ascii="Arial" w:cs="Arial" w:eastAsia="Arial" w:hAnsi="Arial"/>
        </w:rPr>
      </w:pPr>
      <w:bookmarkStart w:colFirst="0" w:colLast="0" w:name="_heading=h.1wjtbr7" w:id="202"/>
      <w:bookmarkEnd w:id="202"/>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1B">
      <w:pPr>
        <w:numPr>
          <w:ilvl w:val="0"/>
          <w:numId w:val="44"/>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1C">
      <w:pPr>
        <w:ind w:left="720" w:firstLine="0"/>
        <w:rPr>
          <w:rFonts w:ascii="Arial" w:cs="Arial" w:eastAsia="Arial" w:hAnsi="Arial"/>
        </w:rPr>
      </w:pPr>
      <w:bookmarkStart w:colFirst="0" w:colLast="0" w:name="_heading=h.4gjguf0" w:id="203"/>
      <w:bookmarkEnd w:id="203"/>
      <w:r w:rsidDel="00000000" w:rsidR="00000000" w:rsidRPr="00000000">
        <w:rPr>
          <w:rtl w:val="0"/>
        </w:rPr>
      </w:r>
    </w:p>
    <w:tbl>
      <w:tblPr>
        <w:tblStyle w:val="Table40"/>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1D">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1E">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1F">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20">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2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2">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2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4">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25">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2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8">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29">
      <w:pPr>
        <w:rPr/>
      </w:pPr>
      <w:sdt>
        <w:sdtPr>
          <w:tag w:val="goog_rdk_137"/>
        </w:sdtPr>
        <w:sdtContent>
          <w:commentRangeStart w:id="72"/>
        </w:sdtContent>
      </w:sdt>
      <w:r w:rsidDel="00000000" w:rsidR="00000000" w:rsidRPr="00000000">
        <w:rPr>
          <w:rtl w:val="0"/>
        </w:rPr>
      </w:r>
    </w:p>
    <w:p w:rsidR="00000000" w:rsidDel="00000000" w:rsidP="00000000" w:rsidRDefault="00000000" w:rsidRPr="00000000" w14:paraId="0000132A">
      <w:pPr>
        <w:pStyle w:val="Heading3"/>
        <w:ind w:left="0" w:firstLine="0"/>
        <w:rPr>
          <w:rFonts w:ascii="Arial" w:cs="Arial" w:eastAsia="Arial" w:hAnsi="Arial"/>
        </w:rPr>
      </w:pPr>
      <w:bookmarkStart w:colFirst="0" w:colLast="0" w:name="_heading=h.1au1eum" w:id="204"/>
      <w:bookmarkEnd w:id="204"/>
      <w:commentRangeEnd w:id="72"/>
      <w:r w:rsidDel="00000000" w:rsidR="00000000" w:rsidRPr="00000000">
        <w:commentReference w:id="72"/>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2B">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2C">
      <w:pPr>
        <w:spacing w:after="120" w:before="0" w:lineRule="auto"/>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132D">
      <w:pPr>
        <w:rPr>
          <w:rFonts w:ascii="Arial" w:cs="Arial" w:eastAsia="Arial" w:hAnsi="Arial"/>
        </w:rPr>
      </w:pPr>
      <w:bookmarkStart w:colFirst="0" w:colLast="0" w:name="_heading=h.3utoxif" w:id="205"/>
      <w:bookmarkEnd w:id="205"/>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2E">
      <w:pPr>
        <w:numPr>
          <w:ilvl w:val="0"/>
          <w:numId w:val="44"/>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p>
    <w:p w:rsidR="00000000" w:rsidDel="00000000" w:rsidP="00000000" w:rsidRDefault="00000000" w:rsidRPr="00000000" w14:paraId="0000132F">
      <w:pPr>
        <w:numPr>
          <w:ilvl w:val="0"/>
          <w:numId w:val="44"/>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138"/>
        </w:sdtPr>
        <w:sdtContent>
          <w:commentRangeStart w:id="73"/>
        </w:sdtContent>
      </w:sdt>
      <w:r w:rsidDel="00000000" w:rsidR="00000000" w:rsidRPr="00000000">
        <w:rPr>
          <w:rFonts w:ascii="Arial" w:cs="Arial" w:eastAsia="Arial" w:hAnsi="Arial"/>
          <w:highlight w:val="yellow"/>
          <w:rtl w:val="0"/>
        </w:rPr>
        <w:t xml:space="preserve">and DUP flag set to 0</w:t>
      </w:r>
      <w:commentRangeEnd w:id="73"/>
      <w:r w:rsidDel="00000000" w:rsidR="00000000" w:rsidRPr="00000000">
        <w:commentReference w:id="73"/>
      </w:r>
      <w:r w:rsidDel="00000000" w:rsidR="00000000" w:rsidRPr="00000000">
        <w:rPr>
          <w:rFonts w:ascii="Arial" w:cs="Arial" w:eastAsia="Arial" w:hAnsi="Arial"/>
          <w:rtl w:val="0"/>
        </w:rPr>
        <w:t xml:space="preserve"> </w:t>
      </w:r>
    </w:p>
    <w:p w:rsidR="00000000" w:rsidDel="00000000" w:rsidP="00000000" w:rsidRDefault="00000000" w:rsidRPr="00000000" w14:paraId="00001330">
      <w:pPr>
        <w:numPr>
          <w:ilvl w:val="0"/>
          <w:numId w:val="44"/>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331">
      <w:pPr>
        <w:rPr>
          <w:rFonts w:ascii="Arial" w:cs="Arial" w:eastAsia="Arial" w:hAnsi="Arial"/>
          <w:highlight w:val="yellow"/>
        </w:rPr>
      </w:pPr>
      <w:bookmarkStart w:colFirst="0" w:colLast="0" w:name="_heading=h.29yz7q8" w:id="206"/>
      <w:bookmarkEnd w:id="206"/>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32">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33">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139"/>
        </w:sdtPr>
        <w:sdtContent>
          <w:commentRangeStart w:id="74"/>
        </w:sdtContent>
      </w:sdt>
      <w:r w:rsidDel="00000000" w:rsidR="00000000" w:rsidRPr="00000000">
        <w:rPr>
          <w:rFonts w:ascii="Arial" w:cs="Arial" w:eastAsia="Arial" w:hAnsi="Arial"/>
          <w:b w:val="1"/>
          <w:highlight w:val="yellow"/>
          <w:rtl w:val="0"/>
        </w:rPr>
        <w:t xml:space="preserve">At any given time a sender </w:t>
      </w:r>
      <w:sdt>
        <w:sdtPr>
          <w:tag w:val="goog_rdk_140"/>
        </w:sdtPr>
        <w:sdtContent>
          <w:commentRangeStart w:id="75"/>
        </w:sdtContent>
      </w:sdt>
      <w:r w:rsidDel="00000000" w:rsidR="00000000" w:rsidRPr="00000000">
        <w:rPr>
          <w:rFonts w:ascii="Arial" w:cs="Arial" w:eastAsia="Arial" w:hAnsi="Arial"/>
          <w:b w:val="1"/>
          <w:highlight w:val="yellow"/>
          <w:rtl w:val="0"/>
        </w:rPr>
        <w:t xml:space="preserve">must</w:t>
      </w:r>
      <w:commentRangeEnd w:id="75"/>
      <w:r w:rsidDel="00000000" w:rsidR="00000000" w:rsidRPr="00000000">
        <w:commentReference w:id="75"/>
      </w:r>
      <w:r w:rsidDel="00000000" w:rsidR="00000000" w:rsidRPr="00000000">
        <w:rPr>
          <w:rFonts w:ascii="Arial" w:cs="Arial" w:eastAsia="Arial" w:hAnsi="Arial"/>
          <w:b w:val="1"/>
          <w:highlight w:val="yellow"/>
          <w:rtl w:val="0"/>
        </w:rPr>
        <w:t xml:space="preserve"> ONLY have 1 outstanding application message in flight.</w:t>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133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35">
      <w:pPr>
        <w:rPr>
          <w:rFonts w:ascii="Arial" w:cs="Arial" w:eastAsia="Arial" w:hAnsi="Arial"/>
        </w:rPr>
      </w:pPr>
      <w:bookmarkStart w:colFirst="0" w:colLast="0" w:name="_heading=h.p49hy1" w:id="207"/>
      <w:bookmarkEnd w:id="207"/>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36">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37">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38">
      <w:pPr>
        <w:jc w:val="both"/>
        <w:rPr>
          <w:rFonts w:ascii="Arial" w:cs="Arial" w:eastAsia="Arial" w:hAnsi="Arial"/>
        </w:rPr>
      </w:pPr>
      <w:r w:rsidDel="00000000" w:rsidR="00000000" w:rsidRPr="00000000">
        <w:rPr>
          <w:rtl w:val="0"/>
        </w:rPr>
      </w:r>
    </w:p>
    <w:p w:rsidR="00000000" w:rsidDel="00000000" w:rsidP="00000000" w:rsidRDefault="00000000" w:rsidRPr="00000000" w14:paraId="00001339">
      <w:pPr>
        <w:ind w:left="720" w:firstLine="0"/>
        <w:rPr>
          <w:rFonts w:ascii="Arial" w:cs="Arial" w:eastAsia="Arial" w:hAnsi="Arial"/>
        </w:rPr>
      </w:pPr>
      <w:bookmarkStart w:colFirst="0" w:colLast="0" w:name="_heading=h.393x0lu" w:id="208"/>
      <w:bookmarkEnd w:id="208"/>
      <w:r w:rsidDel="00000000" w:rsidR="00000000" w:rsidRPr="00000000">
        <w:rPr>
          <w:rFonts w:ascii="Arial" w:cs="Arial" w:eastAsia="Arial" w:hAnsi="Arial"/>
          <w:rtl w:val="0"/>
        </w:rPr>
        <w:t xml:space="preserve">Figure 4.2 – QoS 1 protocol flow diagram, Informative example</w:t>
      </w:r>
    </w:p>
    <w:tbl>
      <w:tblPr>
        <w:tblStyle w:val="Table41"/>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3A">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3B">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3C">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3D">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3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3F">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40">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4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42">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4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5">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4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7">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48">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49">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4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B">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4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4D">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4E">
      <w:pPr>
        <w:numPr>
          <w:ilvl w:val="0"/>
          <w:numId w:val="21"/>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4F">
      <w:pPr>
        <w:pStyle w:val="Heading3"/>
        <w:ind w:left="0" w:firstLine="0"/>
        <w:rPr>
          <w:rFonts w:ascii="Arial" w:cs="Arial" w:eastAsia="Arial" w:hAnsi="Arial"/>
        </w:rPr>
      </w:pPr>
      <w:bookmarkStart w:colFirst="0" w:colLast="0" w:name="_heading=h.1o97atn" w:id="209"/>
      <w:bookmarkEnd w:id="209"/>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50">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51">
      <w:pPr>
        <w:rPr>
          <w:rFonts w:ascii="Arial" w:cs="Arial" w:eastAsia="Arial" w:hAnsi="Arial"/>
        </w:rPr>
      </w:pPr>
      <w:bookmarkStart w:colFirst="0" w:colLast="0" w:name="_heading=h.488uthg" w:id="210"/>
      <w:bookmarkEnd w:id="210"/>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52">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53">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54">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55">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56">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57">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5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359">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5A">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this version of MQTT-SN and in contrast to MQTT 5.0, the sender MUST only send further PUBLISH packets with different Packet Identifiers when it is not waiting to receive acknowledgements. </w:t>
      </w:r>
      <w:sdt>
        <w:sdtPr>
          <w:tag w:val="goog_rdk_141"/>
        </w:sdtPr>
        <w:sdtContent>
          <w:commentRangeStart w:id="76"/>
        </w:sdtContent>
      </w:sdt>
      <w:r w:rsidDel="00000000" w:rsidR="00000000" w:rsidRPr="00000000">
        <w:rPr>
          <w:rFonts w:ascii="Arial" w:cs="Arial" w:eastAsia="Arial" w:hAnsi="Arial"/>
          <w:b w:val="1"/>
          <w:highlight w:val="yellow"/>
          <w:rtl w:val="0"/>
        </w:rPr>
        <w:t xml:space="preserve">At any given time a sender has </w:t>
      </w:r>
      <w:sdt>
        <w:sdtPr>
          <w:tag w:val="goog_rdk_142"/>
        </w:sdtPr>
        <w:sdtContent>
          <w:commentRangeStart w:id="77"/>
        </w:sdtContent>
      </w:sdt>
      <w:r w:rsidDel="00000000" w:rsidR="00000000" w:rsidRPr="00000000">
        <w:rPr>
          <w:rFonts w:ascii="Arial" w:cs="Arial" w:eastAsia="Arial" w:hAnsi="Arial"/>
          <w:b w:val="1"/>
          <w:highlight w:val="yellow"/>
          <w:rtl w:val="0"/>
        </w:rPr>
        <w:t xml:space="preserve">only 1 outstanding application message </w:t>
      </w:r>
      <w:commentRangeEnd w:id="77"/>
      <w:r w:rsidDel="00000000" w:rsidR="00000000" w:rsidRPr="00000000">
        <w:commentReference w:id="77"/>
      </w:r>
      <w:r w:rsidDel="00000000" w:rsidR="00000000" w:rsidRPr="00000000">
        <w:rPr>
          <w:rFonts w:ascii="Arial" w:cs="Arial" w:eastAsia="Arial" w:hAnsi="Arial"/>
          <w:b w:val="1"/>
          <w:highlight w:val="yellow"/>
          <w:rtl w:val="0"/>
        </w:rPr>
        <w:t xml:space="preserve">inflight.</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135B">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5C">
      <w:pPr>
        <w:rPr>
          <w:rFonts w:ascii="Arial" w:cs="Arial" w:eastAsia="Arial" w:hAnsi="Arial"/>
          <w:b w:val="1"/>
          <w:color w:val="000000"/>
          <w:sz w:val="18"/>
          <w:szCs w:val="18"/>
        </w:rPr>
      </w:pPr>
      <w:bookmarkStart w:colFirst="0" w:colLast="0" w:name="_heading=h.2ne53p9" w:id="211"/>
      <w:bookmarkEnd w:id="211"/>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5D">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5E">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5F">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143"/>
        </w:sdtPr>
        <w:sdtContent>
          <w:commentRangeStart w:id="78"/>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78"/>
      <w:r w:rsidDel="00000000" w:rsidR="00000000" w:rsidRPr="00000000">
        <w:commentReference w:id="78"/>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60">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146"/>
      </w:sdtPr>
      <w:sdtContent>
        <w:p w:rsidR="00000000" w:rsidDel="00000000" w:rsidP="00000000" w:rsidRDefault="00000000" w:rsidRPr="00000000" w14:paraId="00001361">
          <w:pPr>
            <w:numPr>
              <w:ilvl w:val="0"/>
              <w:numId w:val="48"/>
            </w:numPr>
            <w:ind w:left="720" w:hanging="360"/>
            <w:rPr>
              <w:rFonts w:ascii="Arial" w:cs="Arial" w:eastAsia="Arial" w:hAnsi="Arial"/>
              <w:b w:val="0"/>
              <w:color w:val="172b4d"/>
              <w:sz w:val="21"/>
              <w:szCs w:val="21"/>
              <w:highlight w:val="yellow"/>
              <w:rPrChange w:author="davide.lenzarini@u-blox.com" w:id="7"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4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144"/>
            </w:sdtPr>
            <w:sdtContent>
              <w:ins w:author="davide.lenzarini@u-blox.com" w:id="6"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145"/>
            </w:sdtPr>
            <w:sdtContent>
              <w:r w:rsidDel="00000000" w:rsidR="00000000" w:rsidRPr="00000000">
                <w:rPr>
                  <w:rtl w:val="0"/>
                </w:rPr>
              </w:r>
            </w:sdtContent>
          </w:sdt>
        </w:p>
      </w:sdtContent>
    </w:sdt>
    <w:p w:rsidR="00000000" w:rsidDel="00000000" w:rsidP="00000000" w:rsidRDefault="00000000" w:rsidRPr="00000000" w14:paraId="00001362">
      <w:pPr>
        <w:pStyle w:val="Heading2"/>
        <w:ind w:left="0" w:firstLine="0"/>
        <w:rPr/>
      </w:pPr>
      <w:bookmarkStart w:colFirst="0" w:colLast="0" w:name="_heading=h.6udnv5yl5cv5" w:id="212"/>
      <w:bookmarkEnd w:id="212"/>
      <w:r w:rsidDel="00000000" w:rsidR="00000000" w:rsidRPr="00000000">
        <w:rPr>
          <w:rtl w:val="0"/>
        </w:rPr>
        <w:t xml:space="preserve">4.4 Message delivery retry</w:t>
      </w:r>
    </w:p>
    <w:p w:rsidR="00000000" w:rsidDel="00000000" w:rsidP="00000000" w:rsidRDefault="00000000" w:rsidRPr="00000000" w14:paraId="00001363">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tl w:val="0"/>
        </w:rPr>
      </w:r>
    </w:p>
    <w:p w:rsidR="00000000" w:rsidDel="00000000" w:rsidP="00000000" w:rsidRDefault="00000000" w:rsidRPr="00000000" w14:paraId="00001364">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[MQTT-SN-4.4-1]</w:t>
      </w:r>
      <w:r w:rsidDel="00000000" w:rsidR="00000000" w:rsidRPr="00000000">
        <w:rPr>
          <w:sz w:val="22"/>
          <w:szCs w:val="22"/>
          <w:rtl w:val="0"/>
        </w:rPr>
        <w:t xml:space="preserve">. </w:t>
      </w:r>
    </w:p>
    <w:p w:rsidR="00000000" w:rsidDel="00000000" w:rsidP="00000000" w:rsidRDefault="00000000" w:rsidRPr="00000000" w14:paraId="00001365">
      <w:pPr>
        <w:spacing w:after="240" w:before="240" w:lineRule="auto"/>
        <w:ind w:left="0" w:right="0" w:firstLine="0"/>
        <w:rPr/>
      </w:pPr>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rtl w:val="0"/>
        </w:rPr>
      </w:r>
    </w:p>
    <w:p w:rsidR="00000000" w:rsidDel="00000000" w:rsidP="00000000" w:rsidRDefault="00000000" w:rsidRPr="00000000" w14:paraId="00001366">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2"/>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7">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8">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9">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A">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C">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D">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F">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1">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2">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5">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8">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A">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B">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C">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E">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F">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1">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3">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4">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7">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8">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A">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B">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C">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D">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E">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0">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91">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92">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147"/>
        </w:sdtPr>
        <w:sdtContent>
          <w:commentRangeStart w:id="79"/>
        </w:sdtContent>
      </w:sdt>
      <w:r w:rsidDel="00000000" w:rsidR="00000000" w:rsidRPr="00000000">
        <w:rPr>
          <w:rtl w:val="0"/>
        </w:rPr>
        <w:t xml:space="preserve">he receiver does not need to complete delivery of the Application Message before sending the </w:t>
      </w:r>
      <w:sdt>
        <w:sdtPr>
          <w:tag w:val="goog_rdk_148"/>
        </w:sdtPr>
        <w:sdtContent>
          <w:commentRangeStart w:id="80"/>
        </w:sdtContent>
      </w:sdt>
      <w:r w:rsidDel="00000000" w:rsidR="00000000" w:rsidRPr="00000000">
        <w:rPr>
          <w:rtl w:val="0"/>
        </w:rPr>
        <w:t xml:space="preserve">PUBREC or</w:t>
      </w:r>
      <w:commentRangeEnd w:id="80"/>
      <w:r w:rsidDel="00000000" w:rsidR="00000000" w:rsidRPr="00000000">
        <w:commentReference w:id="80"/>
      </w:r>
      <w:r w:rsidDel="00000000" w:rsidR="00000000" w:rsidRPr="00000000">
        <w:rPr>
          <w:rtl w:val="0"/>
        </w:rPr>
        <w:t xml:space="preserve"> PUBCOMP.</w:t>
      </w:r>
      <w:commentRangeEnd w:id="79"/>
      <w:r w:rsidDel="00000000" w:rsidR="00000000" w:rsidRPr="00000000">
        <w:commentReference w:id="79"/>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93">
      <w:pPr>
        <w:pStyle w:val="Heading2"/>
        <w:ind w:left="0" w:firstLine="0"/>
        <w:rPr/>
      </w:pPr>
      <w:bookmarkStart w:colFirst="0" w:colLast="0" w:name="_heading=h.xoc2pfhnyfst" w:id="213"/>
      <w:bookmarkEnd w:id="213"/>
      <w:r w:rsidDel="00000000" w:rsidR="00000000" w:rsidRPr="00000000">
        <w:rPr>
          <w:rtl w:val="0"/>
        </w:rPr>
        <w:t xml:space="preserve">4.5 Application Message receipt</w:t>
      </w:r>
    </w:p>
    <w:p w:rsidR="00000000" w:rsidDel="00000000" w:rsidP="00000000" w:rsidRDefault="00000000" w:rsidRPr="00000000" w14:paraId="00001394">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395">
      <w:pPr>
        <w:spacing w:after="240" w:before="240" w:lineRule="auto"/>
        <w:ind w:left="0" w:right="0" w:firstLine="0"/>
        <w:rPr/>
      </w:pPr>
      <w:r w:rsidDel="00000000" w:rsidR="00000000" w:rsidRPr="00000000">
        <w:rPr>
          <w:rtl w:val="0"/>
        </w:rPr>
        <w:t xml:space="preserve">Under normal circumstances Clients receive messages in response to Subscriptions they have created. A Client could also receive messages that do not match any of its explicit Subscriptions. This can happen if the Server automatically assigned a subscription to the Client. A Client could also receive messages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396">
      <w:pPr>
        <w:pStyle w:val="Heading2"/>
        <w:ind w:left="0" w:firstLine="0"/>
        <w:rPr/>
      </w:pPr>
      <w:bookmarkStart w:colFirst="0" w:colLast="0" w:name="_heading=h.rrfw7sclv8s" w:id="214"/>
      <w:bookmarkEnd w:id="214"/>
      <w:r w:rsidDel="00000000" w:rsidR="00000000" w:rsidRPr="00000000">
        <w:rPr>
          <w:rtl w:val="0"/>
        </w:rPr>
        <w:t xml:space="preserve">4.6 Application Message ordering</w:t>
      </w:r>
    </w:p>
    <w:p w:rsidR="00000000" w:rsidDel="00000000" w:rsidP="00000000" w:rsidRDefault="00000000" w:rsidRPr="00000000" w14:paraId="00001397">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message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98">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messages.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99">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9A">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9B">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9C">
      <w:pPr>
        <w:pStyle w:val="Heading2"/>
        <w:keepNext w:val="0"/>
        <w:spacing w:after="80" w:before="360" w:lineRule="auto"/>
        <w:ind w:left="0" w:right="990" w:firstLine="0"/>
        <w:rPr/>
      </w:pPr>
      <w:bookmarkStart w:colFirst="0" w:colLast="0" w:name="_heading=h.g7vjj8m1vj3z" w:id="215"/>
      <w:bookmarkEnd w:id="215"/>
      <w:r w:rsidDel="00000000" w:rsidR="00000000" w:rsidRPr="00000000">
        <w:rPr>
          <w:rtl w:val="0"/>
        </w:rPr>
        <w:t xml:space="preserve">4.7 Topic Names and Topic Filters</w:t>
      </w:r>
    </w:p>
    <w:p w:rsidR="00000000" w:rsidDel="00000000" w:rsidP="00000000" w:rsidRDefault="00000000" w:rsidRPr="00000000" w14:paraId="0000139D">
      <w:pPr>
        <w:pStyle w:val="Heading3"/>
        <w:ind w:left="0" w:firstLine="0"/>
        <w:rPr/>
      </w:pPr>
      <w:bookmarkStart w:colFirst="0" w:colLast="0" w:name="_heading=h.q0s32id4lv9p" w:id="216"/>
      <w:bookmarkEnd w:id="216"/>
      <w:r w:rsidDel="00000000" w:rsidR="00000000" w:rsidRPr="00000000">
        <w:rPr>
          <w:rtl w:val="0"/>
        </w:rPr>
        <w:t xml:space="preserve">4.7.1 Topic wildcards</w:t>
      </w:r>
    </w:p>
    <w:p w:rsidR="00000000" w:rsidDel="00000000" w:rsidP="00000000" w:rsidRDefault="00000000" w:rsidRPr="00000000" w14:paraId="0000139E">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9F">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3A0">
      <w:pPr>
        <w:spacing w:after="240" w:before="240" w:lineRule="auto"/>
        <w:rPr>
          <w:rFonts w:ascii="Arial" w:cs="Arial" w:eastAsia="Arial" w:hAnsi="Arial"/>
        </w:rPr>
      </w:pPr>
      <w:sdt>
        <w:sdtPr>
          <w:tag w:val="goog_rdk_149"/>
        </w:sdtPr>
        <w:sdtContent>
          <w:commentRangeStart w:id="81"/>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81"/>
      <w:r w:rsidDel="00000000" w:rsidR="00000000" w:rsidRPr="00000000">
        <w:commentReference w:id="81"/>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3A1">
      <w:pPr>
        <w:pStyle w:val="Heading4"/>
        <w:ind w:left="0" w:firstLine="0"/>
        <w:rPr/>
      </w:pPr>
      <w:bookmarkStart w:colFirst="0" w:colLast="0" w:name="_heading=h.3kbulner4ob4" w:id="217"/>
      <w:bookmarkEnd w:id="217"/>
      <w:r w:rsidDel="00000000" w:rsidR="00000000" w:rsidRPr="00000000">
        <w:rPr>
          <w:rtl w:val="0"/>
        </w:rPr>
        <w:t xml:space="preserve">4.7.1.1 Topic level separator</w:t>
      </w:r>
    </w:p>
    <w:p w:rsidR="00000000" w:rsidDel="00000000" w:rsidP="00000000" w:rsidRDefault="00000000" w:rsidRPr="00000000" w14:paraId="000013A2">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3A3">
      <w:pPr>
        <w:pStyle w:val="Heading4"/>
        <w:ind w:left="0" w:firstLine="0"/>
        <w:rPr/>
      </w:pPr>
      <w:bookmarkStart w:colFirst="0" w:colLast="0" w:name="_heading=h.ychcrpqsu69r" w:id="218"/>
      <w:bookmarkEnd w:id="218"/>
      <w:r w:rsidDel="00000000" w:rsidR="00000000" w:rsidRPr="00000000">
        <w:rPr>
          <w:rtl w:val="0"/>
        </w:rPr>
        <w:t xml:space="preserve">4.7.1.2 Multi-level wildcard</w:t>
      </w:r>
    </w:p>
    <w:p w:rsidR="00000000" w:rsidDel="00000000" w:rsidP="00000000" w:rsidRDefault="00000000" w:rsidRPr="00000000" w14:paraId="000013A4">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3A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6">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messages published using these Topic Names:</w:t>
      </w:r>
    </w:p>
    <w:p w:rsidR="00000000" w:rsidDel="00000000" w:rsidP="00000000" w:rsidRDefault="00000000" w:rsidRPr="00000000" w14:paraId="000013A7">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3A8">
      <w:pPr>
        <w:numPr>
          <w:ilvl w:val="0"/>
          <w:numId w:val="13"/>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3A9">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3AA">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B">
      <w:pPr>
        <w:numPr>
          <w:ilvl w:val="0"/>
          <w:numId w:val="27"/>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3AC">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3AD">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3AE">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3AF">
      <w:pPr>
        <w:numPr>
          <w:ilvl w:val="0"/>
          <w:numId w:val="27"/>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3B0">
      <w:pPr>
        <w:pStyle w:val="Heading4"/>
        <w:ind w:left="0" w:firstLine="0"/>
        <w:rPr/>
      </w:pPr>
      <w:bookmarkStart w:colFirst="0" w:colLast="0" w:name="_heading=h.x4yye38w41vd" w:id="219"/>
      <w:bookmarkEnd w:id="219"/>
      <w:r w:rsidDel="00000000" w:rsidR="00000000" w:rsidRPr="00000000">
        <w:rPr>
          <w:rtl w:val="0"/>
        </w:rPr>
        <w:t xml:space="preserve">4.7.1.3 Single-level wildcard</w:t>
      </w:r>
    </w:p>
    <w:p w:rsidR="00000000" w:rsidDel="00000000" w:rsidP="00000000" w:rsidRDefault="00000000" w:rsidRPr="00000000" w14:paraId="000013B1">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3B2">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3B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B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3B5">
      <w:pPr>
        <w:numPr>
          <w:ilvl w:val="0"/>
          <w:numId w:val="20"/>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3B6">
      <w:pPr>
        <w:numPr>
          <w:ilvl w:val="0"/>
          <w:numId w:val="20"/>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3B7">
      <w:pPr>
        <w:numPr>
          <w:ilvl w:val="0"/>
          <w:numId w:val="20"/>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3B8">
      <w:pPr>
        <w:numPr>
          <w:ilvl w:val="0"/>
          <w:numId w:val="20"/>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3B9">
      <w:pPr>
        <w:numPr>
          <w:ilvl w:val="0"/>
          <w:numId w:val="20"/>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3BA">
      <w:pPr>
        <w:pStyle w:val="Heading3"/>
        <w:ind w:left="0" w:firstLine="0"/>
        <w:rPr/>
      </w:pPr>
      <w:bookmarkStart w:colFirst="0" w:colLast="0" w:name="_heading=h.p61p07rh2x26" w:id="220"/>
      <w:bookmarkEnd w:id="220"/>
      <w:r w:rsidDel="00000000" w:rsidR="00000000" w:rsidRPr="00000000">
        <w:rPr>
          <w:rtl w:val="0"/>
        </w:rPr>
        <w:t xml:space="preserve">4.7.2  Topics beginning with $</w:t>
      </w:r>
    </w:p>
    <w:p w:rsidR="00000000" w:rsidDel="00000000" w:rsidP="00000000" w:rsidRDefault="00000000" w:rsidRPr="00000000" w14:paraId="000013BB">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3B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BD">
      <w:pPr>
        <w:numPr>
          <w:ilvl w:val="0"/>
          <w:numId w:val="12"/>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3BE">
      <w:pPr>
        <w:numPr>
          <w:ilvl w:val="0"/>
          <w:numId w:val="12"/>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3BF">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C0">
      <w:pPr>
        <w:numPr>
          <w:ilvl w:val="0"/>
          <w:numId w:val="16"/>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3C1">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3C2">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3C3">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3C4">
      <w:pPr>
        <w:numPr>
          <w:ilvl w:val="0"/>
          <w:numId w:val="16"/>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3C5">
      <w:pPr>
        <w:pStyle w:val="Heading3"/>
        <w:ind w:left="0" w:firstLine="0"/>
        <w:rPr/>
      </w:pPr>
      <w:bookmarkStart w:colFirst="0" w:colLast="0" w:name="_heading=h.rvcur5x0am" w:id="221"/>
      <w:bookmarkEnd w:id="221"/>
      <w:r w:rsidDel="00000000" w:rsidR="00000000" w:rsidRPr="00000000">
        <w:rPr>
          <w:rtl w:val="0"/>
        </w:rPr>
        <w:t xml:space="preserve">4.7.3 Topic semantic and usage</w:t>
      </w:r>
    </w:p>
    <w:p w:rsidR="00000000" w:rsidDel="00000000" w:rsidP="00000000" w:rsidRDefault="00000000" w:rsidRPr="00000000" w14:paraId="000013C6">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3C7">
      <w:pPr>
        <w:numPr>
          <w:ilvl w:val="0"/>
          <w:numId w:val="43"/>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3C8">
      <w:pPr>
        <w:numPr>
          <w:ilvl w:val="0"/>
          <w:numId w:val="43"/>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3C9">
      <w:pPr>
        <w:numPr>
          <w:ilvl w:val="0"/>
          <w:numId w:val="43"/>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3CA">
      <w:pPr>
        <w:numPr>
          <w:ilvl w:val="0"/>
          <w:numId w:val="43"/>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3CB">
      <w:pPr>
        <w:numPr>
          <w:ilvl w:val="0"/>
          <w:numId w:val="43"/>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3CC">
      <w:pPr>
        <w:numPr>
          <w:ilvl w:val="0"/>
          <w:numId w:val="43"/>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75">
        <w:r w:rsidDel="00000000" w:rsidR="00000000" w:rsidRPr="00000000">
          <w:rPr>
            <w:rFonts w:ascii="Arial" w:cs="Arial" w:eastAsia="Arial" w:hAnsi="Arial"/>
            <w:rtl w:val="0"/>
          </w:rPr>
          <w:t xml:space="preserve"> </w:t>
        </w:r>
      </w:hyperlink>
      <w:hyperlink r:id="rId76">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3CD">
      <w:pPr>
        <w:numPr>
          <w:ilvl w:val="0"/>
          <w:numId w:val="43"/>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3CE">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3CF">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3D0">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D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3D2">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D3">
      <w:pPr>
        <w:numPr>
          <w:ilvl w:val="0"/>
          <w:numId w:val="31"/>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3D4">
      <w:pPr>
        <w:numPr>
          <w:ilvl w:val="0"/>
          <w:numId w:val="31"/>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3D5">
      <w:pPr>
        <w:numPr>
          <w:ilvl w:val="0"/>
          <w:numId w:val="31"/>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3D6">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3D7">
      <w:pPr>
        <w:pStyle w:val="Heading2"/>
        <w:ind w:left="0" w:firstLine="0"/>
        <w:rPr/>
      </w:pPr>
      <w:bookmarkStart w:colFirst="0" w:colLast="0" w:name="_heading=h.zh9mgr3i86c2" w:id="222"/>
      <w:bookmarkEnd w:id="222"/>
      <w:r w:rsidDel="00000000" w:rsidR="00000000" w:rsidRPr="00000000">
        <w:rPr>
          <w:rtl w:val="0"/>
        </w:rPr>
        <w:t xml:space="preserve">4.8 Subscriptions</w:t>
      </w:r>
    </w:p>
    <w:p w:rsidR="00000000" w:rsidDel="00000000" w:rsidP="00000000" w:rsidRDefault="00000000" w:rsidRPr="00000000" w14:paraId="000013D8">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3D9">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3DA">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3DB">
      <w:pPr>
        <w:pStyle w:val="Heading2"/>
        <w:ind w:left="0" w:firstLine="0"/>
        <w:rPr/>
      </w:pPr>
      <w:bookmarkStart w:colFirst="0" w:colLast="0" w:name="_heading=h.k5nujtaz6h05" w:id="223"/>
      <w:bookmarkEnd w:id="223"/>
      <w:r w:rsidDel="00000000" w:rsidR="00000000" w:rsidRPr="00000000">
        <w:rPr>
          <w:rtl w:val="0"/>
        </w:rPr>
        <w:t xml:space="preserve">4.9 Server redirection</w:t>
      </w:r>
    </w:p>
    <w:p w:rsidR="00000000" w:rsidDel="00000000" w:rsidP="00000000" w:rsidRDefault="00000000" w:rsidRPr="00000000" w14:paraId="000013DC">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3DD">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3DE">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3DF">
      <w:pPr>
        <w:pStyle w:val="Heading2"/>
        <w:ind w:left="0" w:firstLine="0"/>
        <w:rPr/>
      </w:pPr>
      <w:bookmarkStart w:colFirst="0" w:colLast="0" w:name="_heading=h.n3l7hni8c3ae" w:id="224"/>
      <w:bookmarkEnd w:id="224"/>
      <w:r w:rsidDel="00000000" w:rsidR="00000000" w:rsidRPr="00000000">
        <w:rPr>
          <w:rtl w:val="0"/>
        </w:rPr>
        <w:t xml:space="preserve">4.10 Enhanced authentication</w:t>
      </w:r>
    </w:p>
    <w:p w:rsidR="00000000" w:rsidDel="00000000" w:rsidP="00000000" w:rsidRDefault="00000000" w:rsidRPr="00000000" w14:paraId="000013E0">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3E1">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3E2">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3E3">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3E4">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E5">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3E6">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3E7">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3E8">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3E9">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3EA">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9">
        <w:r w:rsidDel="00000000" w:rsidR="00000000" w:rsidRPr="00000000">
          <w:rPr>
            <w:highlight w:val="yellow"/>
            <w:rtl w:val="0"/>
          </w:rPr>
          <w:t xml:space="preserve"> </w:t>
        </w:r>
      </w:hyperlink>
      <w:hyperlink r:id="rId80">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3EB">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3EC">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3ED">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EE">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3EF">
      <w:pPr>
        <w:numPr>
          <w:ilvl w:val="0"/>
          <w:numId w:val="5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3F0">
      <w:pPr>
        <w:numPr>
          <w:ilvl w:val="0"/>
          <w:numId w:val="5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3F1">
      <w:pPr>
        <w:numPr>
          <w:ilvl w:val="0"/>
          <w:numId w:val="5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3F2">
      <w:pPr>
        <w:numPr>
          <w:ilvl w:val="0"/>
          <w:numId w:val="5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3F3">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3F4">
      <w:pPr>
        <w:numPr>
          <w:ilvl w:val="0"/>
          <w:numId w:val="18"/>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3F5">
      <w:pPr>
        <w:numPr>
          <w:ilvl w:val="0"/>
          <w:numId w:val="1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3F6">
      <w:pPr>
        <w:numPr>
          <w:ilvl w:val="0"/>
          <w:numId w:val="1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3F7">
      <w:pPr>
        <w:numPr>
          <w:ilvl w:val="0"/>
          <w:numId w:val="1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3F8">
      <w:pPr>
        <w:numPr>
          <w:ilvl w:val="0"/>
          <w:numId w:val="1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3F9">
      <w:pPr>
        <w:numPr>
          <w:ilvl w:val="0"/>
          <w:numId w:val="18"/>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3FA">
      <w:pPr>
        <w:pStyle w:val="Heading3"/>
        <w:ind w:left="0" w:firstLine="0"/>
        <w:rPr/>
      </w:pPr>
      <w:bookmarkStart w:colFirst="0" w:colLast="0" w:name="_heading=h.ut22r1f7l7us" w:id="225"/>
      <w:bookmarkEnd w:id="225"/>
      <w:r w:rsidDel="00000000" w:rsidR="00000000" w:rsidRPr="00000000">
        <w:rPr>
          <w:rtl w:val="0"/>
        </w:rPr>
        <w:t xml:space="preserve">4.10.1 Re-authentication</w:t>
      </w:r>
    </w:p>
    <w:p w:rsidR="00000000" w:rsidDel="00000000" w:rsidP="00000000" w:rsidRDefault="00000000" w:rsidRPr="00000000" w14:paraId="000013FB">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3FC">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3FD">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81">
        <w:r w:rsidDel="00000000" w:rsidR="00000000" w:rsidRPr="00000000">
          <w:rPr>
            <w:highlight w:val="yellow"/>
            <w:rtl w:val="0"/>
          </w:rPr>
          <w:t xml:space="preserve"> </w:t>
        </w:r>
      </w:hyperlink>
      <w:hyperlink r:id="rId82">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3FE">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3FF">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00">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01">
      <w:pPr>
        <w:pStyle w:val="Heading2"/>
        <w:ind w:left="0" w:firstLine="0"/>
        <w:rPr/>
      </w:pPr>
      <w:bookmarkStart w:colFirst="0" w:colLast="0" w:name="_heading=h.v8vlgf6xm72a" w:id="226"/>
      <w:bookmarkEnd w:id="226"/>
      <w:r w:rsidDel="00000000" w:rsidR="00000000" w:rsidRPr="00000000">
        <w:rPr>
          <w:rtl w:val="0"/>
        </w:rPr>
        <w:t xml:space="preserve">4.11 Handling errors</w:t>
      </w:r>
    </w:p>
    <w:p w:rsidR="00000000" w:rsidDel="00000000" w:rsidP="00000000" w:rsidRDefault="00000000" w:rsidRPr="00000000" w14:paraId="00001402">
      <w:pPr>
        <w:pStyle w:val="Heading3"/>
        <w:ind w:left="0" w:firstLine="0"/>
        <w:rPr/>
      </w:pPr>
      <w:bookmarkStart w:colFirst="0" w:colLast="0" w:name="_heading=h.kbby30dtgah8" w:id="227"/>
      <w:bookmarkEnd w:id="227"/>
      <w:r w:rsidDel="00000000" w:rsidR="00000000" w:rsidRPr="00000000">
        <w:rPr>
          <w:rtl w:val="0"/>
        </w:rPr>
        <w:t xml:space="preserve">4.11.1 Malformed Packet and Protocol Errors</w:t>
      </w:r>
    </w:p>
    <w:p w:rsidR="00000000" w:rsidDel="00000000" w:rsidP="00000000" w:rsidRDefault="00000000" w:rsidRPr="00000000" w14:paraId="00001403">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04">
      <w:pPr>
        <w:numPr>
          <w:ilvl w:val="0"/>
          <w:numId w:val="34"/>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05">
      <w:pPr>
        <w:numPr>
          <w:ilvl w:val="0"/>
          <w:numId w:val="34"/>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06">
      <w:pPr>
        <w:numPr>
          <w:ilvl w:val="0"/>
          <w:numId w:val="34"/>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07">
      <w:pPr>
        <w:numPr>
          <w:ilvl w:val="0"/>
          <w:numId w:val="34"/>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08">
      <w:pPr>
        <w:numPr>
          <w:ilvl w:val="0"/>
          <w:numId w:val="34"/>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09">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0A">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0B">
      <w:pPr>
        <w:numPr>
          <w:ilvl w:val="0"/>
          <w:numId w:val="24"/>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0C">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0D">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0E">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0F">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10">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11">
      <w:pPr>
        <w:numPr>
          <w:ilvl w:val="0"/>
          <w:numId w:val="24"/>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12">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section </w:t>
      </w:r>
      <w:sdt>
        <w:sdtPr>
          <w:tag w:val="goog_rdk_150"/>
        </w:sdtPr>
        <w:sdtContent>
          <w:commentRangeStart w:id="82"/>
        </w:sdtContent>
      </w:sdt>
      <w:r w:rsidDel="00000000" w:rsidR="00000000" w:rsidRPr="00000000">
        <w:rPr>
          <w:rtl w:val="0"/>
        </w:rPr>
        <w:t xml:space="preserve">3.14.2.1</w:t>
      </w:r>
      <w:commentRangeEnd w:id="82"/>
      <w:r w:rsidDel="00000000" w:rsidR="00000000" w:rsidRPr="00000000">
        <w:commentReference w:id="82"/>
      </w:r>
      <w:hyperlink r:id="rId85">
        <w:r w:rsidDel="00000000" w:rsidR="00000000" w:rsidRPr="00000000">
          <w:rPr>
            <w:rtl w:val="0"/>
          </w:rPr>
          <w:t xml:space="preserve"> </w:t>
        </w:r>
      </w:hyperlink>
      <w:hyperlink r:id="rId86">
        <w:r w:rsidDel="00000000" w:rsidR="00000000" w:rsidRPr="00000000">
          <w:rPr>
            <w:color w:val="1155cc"/>
            <w:u w:val="single"/>
            <w:rtl w:val="0"/>
          </w:rPr>
          <w:t xml:space="preserve">Disconnect Reason Code</w:t>
        </w:r>
      </w:hyperlink>
      <w:r w:rsidDel="00000000" w:rsidR="00000000" w:rsidRPr="00000000">
        <w:rPr>
          <w:rtl w:val="0"/>
        </w:rPr>
        <w:t xml:space="preserve">.</w:t>
      </w:r>
    </w:p>
    <w:p w:rsidR="00000000" w:rsidDel="00000000" w:rsidP="00000000" w:rsidRDefault="00000000" w:rsidRPr="00000000" w14:paraId="00001413">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w:t>
      </w:r>
      <w:sdt>
        <w:sdtPr>
          <w:tag w:val="goog_rdk_151"/>
        </w:sdtPr>
        <w:sdtContent>
          <w:commentRangeStart w:id="83"/>
        </w:sdtContent>
      </w:sdt>
      <w:hyperlink r:id="rId87">
        <w:r w:rsidDel="00000000" w:rsidR="00000000" w:rsidRPr="00000000">
          <w:rPr>
            <w:color w:val="1155cc"/>
            <w:u w:val="single"/>
            <w:rtl w:val="0"/>
          </w:rPr>
          <w:t xml:space="preserve"> section 3.2.2.2 - Connect Reason Code</w:t>
        </w:r>
      </w:hyperlink>
      <w:r w:rsidDel="00000000" w:rsidR="00000000" w:rsidRPr="00000000">
        <w:rPr>
          <w:rtl w:val="0"/>
        </w:rPr>
        <w:t xml:space="preserve"> or in section</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3.14.2.1 – Disconnect Reason Code</w:t>
        </w:r>
      </w:hyperlink>
      <w:r w:rsidDel="00000000" w:rsidR="00000000" w:rsidRPr="00000000">
        <w:rPr>
          <w:rtl w:val="0"/>
        </w:rPr>
        <w:t xml:space="preserve">.</w:t>
      </w:r>
      <w:commentRangeEnd w:id="83"/>
      <w:r w:rsidDel="00000000" w:rsidR="00000000" w:rsidRPr="00000000">
        <w:commentReference w:id="83"/>
      </w:r>
      <w:r w:rsidDel="00000000" w:rsidR="00000000" w:rsidRPr="00000000">
        <w:rPr>
          <w:rtl w:val="0"/>
        </w:rPr>
        <w:t xml:space="preserve"> There are no consequences for other Sessions.</w:t>
      </w:r>
    </w:p>
    <w:p w:rsidR="00000000" w:rsidDel="00000000" w:rsidP="00000000" w:rsidRDefault="00000000" w:rsidRPr="00000000" w14:paraId="00001414">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15">
      <w:pPr>
        <w:pStyle w:val="Heading3"/>
        <w:ind w:left="0" w:firstLine="0"/>
        <w:rPr/>
      </w:pPr>
      <w:bookmarkStart w:colFirst="0" w:colLast="0" w:name="_heading=h.j0ufrffgt029" w:id="228"/>
      <w:bookmarkEnd w:id="228"/>
      <w:r w:rsidDel="00000000" w:rsidR="00000000" w:rsidRPr="00000000">
        <w:rPr>
          <w:rtl w:val="0"/>
        </w:rPr>
        <w:t xml:space="preserve">4.11.2 Other errors</w:t>
      </w:r>
    </w:p>
    <w:p w:rsidR="00000000" w:rsidDel="00000000" w:rsidP="00000000" w:rsidRDefault="00000000" w:rsidRPr="00000000" w14:paraId="00001416">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17">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18">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19">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1A">
      <w:pPr>
        <w:spacing w:after="240" w:before="240" w:lineRule="auto"/>
        <w:ind w:left="0" w:right="0" w:firstLine="0"/>
        <w:rPr/>
      </w:pPr>
      <w:r w:rsidDel="00000000" w:rsidR="00000000" w:rsidRPr="00000000">
        <w:rPr>
          <w:rtl w:val="0"/>
        </w:rPr>
        <w:t xml:space="preserve">Refer to section </w:t>
      </w:r>
      <w:sdt>
        <w:sdtPr>
          <w:tag w:val="goog_rdk_152"/>
        </w:sdtPr>
        <w:sdtContent>
          <w:commentRangeStart w:id="84"/>
        </w:sdtContent>
      </w:sdt>
      <w:sdt>
        <w:sdtPr>
          <w:tag w:val="goog_rdk_153"/>
        </w:sdtPr>
        <w:sdtContent>
          <w:commentRangeStart w:id="85"/>
        </w:sdtContent>
      </w:sdt>
      <w:r w:rsidDel="00000000" w:rsidR="00000000" w:rsidRPr="00000000">
        <w:rPr>
          <w:rtl w:val="0"/>
        </w:rPr>
        <w:t xml:space="preserve">5.4.9</w:t>
      </w:r>
      <w:commentRangeEnd w:id="84"/>
      <w:r w:rsidDel="00000000" w:rsidR="00000000" w:rsidRPr="00000000">
        <w:commentReference w:id="84"/>
      </w:r>
      <w:commentRangeEnd w:id="85"/>
      <w:r w:rsidDel="00000000" w:rsidR="00000000" w:rsidRPr="00000000">
        <w:commentReference w:id="85"/>
      </w:r>
      <w:r w:rsidDel="00000000" w:rsidR="00000000" w:rsidRPr="00000000">
        <w:rPr>
          <w:rtl w:val="0"/>
        </w:rPr>
        <w:t xml:space="preserve"> for information about handling Disallowed Unicode code points.</w:t>
      </w:r>
    </w:p>
    <w:p w:rsidR="00000000" w:rsidDel="00000000" w:rsidP="00000000" w:rsidRDefault="00000000" w:rsidRPr="00000000" w14:paraId="0000141B">
      <w:pPr>
        <w:pStyle w:val="Heading2"/>
        <w:spacing w:after="240" w:before="240" w:lineRule="auto"/>
        <w:ind w:left="0" w:right="0" w:firstLine="0"/>
        <w:rPr>
          <w:rFonts w:ascii="Arial" w:cs="Arial" w:eastAsia="Arial" w:hAnsi="Arial"/>
        </w:rPr>
      </w:pPr>
      <w:bookmarkStart w:colFirst="0" w:colLast="0" w:name="_heading=h.1vpy4wyrild2" w:id="229"/>
      <w:bookmarkEnd w:id="229"/>
      <w:r w:rsidDel="00000000" w:rsidR="00000000" w:rsidRPr="00000000">
        <w:rPr>
          <w:rFonts w:ascii="Arial" w:cs="Arial" w:eastAsia="Arial" w:hAnsi="Arial"/>
          <w:rtl w:val="0"/>
        </w:rPr>
        <w:t xml:space="preserve">4.12 Example MQTT-SN Architectures</w:t>
      </w:r>
    </w:p>
    <w:p w:rsidR="00000000" w:rsidDel="00000000" w:rsidP="00000000" w:rsidRDefault="00000000" w:rsidRPr="00000000" w14:paraId="0000141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1D">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1E">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1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20">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21">
      <w:pPr>
        <w:spacing w:after="303" w:line="259" w:lineRule="auto"/>
        <w:ind w:left="284" w:right="4" w:firstLine="0"/>
        <w:rPr>
          <w:rFonts w:ascii="Arial" w:cs="Arial" w:eastAsia="Arial" w:hAnsi="Arial"/>
        </w:rPr>
      </w:pPr>
      <w:sdt>
        <w:sdtPr>
          <w:tag w:val="goog_rdk_155"/>
        </w:sdtPr>
        <w:sdtContent>
          <w:del w:author="davide.lenzarini@u-blox.com" w:id="8" w:date="2024-03-14T11:37:29Z"/>
          <w:sdt>
            <w:sdtPr>
              <w:tag w:val="goog_rdk_156"/>
            </w:sdtPr>
            <w:sdtContent>
              <w:commentRangeStart w:id="86"/>
            </w:sdtContent>
          </w:sdt>
          <w:del w:author="davide.lenzarini@u-blox.com" w:id="8" w:date="2024-03-14T11:37:29Z">
            <w:sdt>
              <w:sdtPr>
                <w:tag w:val="goog_rdk_157"/>
              </w:sdtPr>
              <w:sdtContent>
                <w:commentRangeStart w:id="87"/>
              </w:sdtContent>
            </w:sdt>
            <w:r w:rsidDel="00000000" w:rsidR="00000000" w:rsidRPr="00000000">
              <w:rPr>
                <w:rFonts w:ascii="Arial" w:cs="Arial" w:eastAsia="Arial" w:hAnsi="Arial"/>
              </w:rPr>
              <w:drawing>
                <wp:inline distB="0" distT="0" distL="0" distR="0">
                  <wp:extent cx="5729288" cy="5321408"/>
                  <wp:effectExtent b="0" l="0" r="0" t="0"/>
                  <wp:docPr id="29" name="image4.png"/>
                  <a:graphic>
                    <a:graphicData uri="http://schemas.openxmlformats.org/drawingml/2006/picture">
                      <pic:pic>
                        <pic:nvPicPr>
                          <pic:cNvPr id="0" name="image4.png"/>
                          <pic:cNvPicPr preferRelativeResize="0"/>
                        </pic:nvPicPr>
                        <pic:blipFill>
                          <a:blip r:embed="rId90"/>
                          <a:srcRect b="1599" l="-1824" r="-1388" t="0"/>
                          <a:stretch>
                            <a:fillRect/>
                          </a:stretch>
                        </pic:blipFill>
                        <pic:spPr>
                          <a:xfrm>
                            <a:off x="0" y="0"/>
                            <a:ext cx="5729288" cy="5321408"/>
                          </a:xfrm>
                          <a:prstGeom prst="rect"/>
                          <a:ln/>
                        </pic:spPr>
                      </pic:pic>
                    </a:graphicData>
                  </a:graphic>
                </wp:inline>
              </w:drawing>
            </w:r>
          </w:del>
        </w:sdtContent>
      </w:sdt>
      <w:commentRangeEnd w:id="86"/>
      <w:r w:rsidDel="00000000" w:rsidR="00000000" w:rsidRPr="00000000">
        <w:commentReference w:id="86"/>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1422">
      <w:pPr>
        <w:spacing w:after="203" w:line="265" w:lineRule="auto"/>
        <w:ind w:right="4"/>
        <w:jc w:val="center"/>
        <w:rPr>
          <w:rFonts w:ascii="Arial" w:cs="Arial" w:eastAsia="Arial" w:hAnsi="Arial"/>
        </w:rPr>
      </w:pPr>
      <w:sdt>
        <w:sdtPr>
          <w:tag w:val="goog_rdk_159"/>
        </w:sdtPr>
        <w:sdtContent>
          <w:del w:author="davide.lenzarini@u-blox.com" w:id="9"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23">
      <w:pPr>
        <w:pStyle w:val="Heading3"/>
        <w:ind w:left="0" w:right="4" w:firstLine="0"/>
        <w:rPr>
          <w:rFonts w:ascii="Arial" w:cs="Arial" w:eastAsia="Arial" w:hAnsi="Arial"/>
        </w:rPr>
      </w:pPr>
      <w:bookmarkStart w:colFirst="0" w:colLast="0" w:name="_heading=h.3pp52gy" w:id="230"/>
      <w:bookmarkEnd w:id="230"/>
      <w:r w:rsidDel="00000000" w:rsidR="00000000" w:rsidRPr="00000000">
        <w:rPr>
          <w:rtl w:val="0"/>
        </w:rPr>
        <w:t xml:space="preserve">4.12.1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2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2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65"/>
      </w:sdtPr>
      <w:sdtContent>
        <w:p w:rsidR="00000000" w:rsidDel="00000000" w:rsidP="00000000" w:rsidRDefault="00000000" w:rsidRPr="00000000" w14:paraId="00001426">
          <w:pPr>
            <w:spacing w:after="303" w:line="259" w:lineRule="auto"/>
            <w:ind w:right="4"/>
            <w:rPr>
              <w:ins w:author="davide.lenzarini@u-blox.com" w:id="10" w:date="2024-03-14T11:32:00Z"/>
              <w:rFonts w:ascii="Arial" w:cs="Arial" w:eastAsia="Arial" w:hAnsi="Arial"/>
            </w:rPr>
          </w:pPr>
          <w:r w:rsidDel="00000000" w:rsidR="00000000" w:rsidRPr="00000000">
            <w:rPr>
              <w:rFonts w:ascii="Arial" w:cs="Arial" w:eastAsia="Arial" w:hAnsi="Arial"/>
              <w:rtl w:val="0"/>
            </w:rPr>
            <w:t xml:space="preserve">          </w:t>
          </w:r>
          <w:sdt>
            <w:sdtPr>
              <w:tag w:val="goog_rdk_160"/>
            </w:sdtPr>
            <w:sdtContent>
              <w:del w:author="davide.lenzarini@u-blox.com" w:id="10" w:date="2024-03-14T11:32:00Z"/>
              <w:sdt>
                <w:sdtPr>
                  <w:tag w:val="goog_rdk_161"/>
                </w:sdtPr>
                <w:sdtContent>
                  <w:commentRangeStart w:id="88"/>
                </w:sdtContent>
              </w:sdt>
              <w:del w:author="davide.lenzarini@u-blox.com" w:id="10" w:date="2024-03-14T11:32:00Z">
                <w:sdt>
                  <w:sdtPr>
                    <w:tag w:val="goog_rdk_162"/>
                  </w:sdtPr>
                  <w:sdtContent>
                    <w:commentRangeStart w:id="89"/>
                  </w:sdtContent>
                </w:sdt>
                <w:sdt>
                  <w:sdtPr>
                    <w:tag w:val="goog_rdk_163"/>
                  </w:sdtPr>
                  <w:sdtContent>
                    <w:commentRangeStart w:id="90"/>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5.png"/>
                      <a:graphic>
                        <a:graphicData uri="http://schemas.openxmlformats.org/drawingml/2006/picture">
                          <pic:pic>
                            <pic:nvPicPr>
                              <pic:cNvPr descr="A close up of a map&#10;&#10;Description automatically generated" id="0" name="image5.png"/>
                              <pic:cNvPicPr preferRelativeResize="0"/>
                            </pic:nvPicPr>
                            <pic:blipFill>
                              <a:blip r:embed="rId91"/>
                              <a:srcRect b="0" l="0" r="0" t="0"/>
                              <a:stretch>
                                <a:fillRect/>
                              </a:stretch>
                            </pic:blipFill>
                            <pic:spPr>
                              <a:xfrm>
                                <a:off x="0" y="0"/>
                                <a:ext cx="4861756" cy="1810693"/>
                              </a:xfrm>
                              <a:prstGeom prst="rect"/>
                              <a:ln/>
                            </pic:spPr>
                          </pic:pic>
                        </a:graphicData>
                      </a:graphic>
                    </wp:inline>
                  </w:drawing>
                </w:r>
              </w:del>
            </w:sdtContent>
          </w:sdt>
          <w:sdt>
            <w:sdtPr>
              <w:tag w:val="goog_rdk_164"/>
            </w:sdtPr>
            <w:sdtContent>
              <w:ins w:author="davide.lenzarini@u-blox.com" w:id="10" w:date="2024-03-14T11:32:00Z">
                <w:commentRangeEnd w:id="88"/>
                <w:r w:rsidDel="00000000" w:rsidR="00000000" w:rsidRPr="00000000">
                  <w:commentReference w:id="88"/>
                </w:r>
                <w:commentRangeEnd w:id="89"/>
                <w:r w:rsidDel="00000000" w:rsidR="00000000" w:rsidRPr="00000000">
                  <w:commentReference w:id="89"/>
                </w:r>
                <w:commentRangeEnd w:id="90"/>
                <w:r w:rsidDel="00000000" w:rsidR="00000000" w:rsidRPr="00000000">
                  <w:commentReference w:id="90"/>
                </w:r>
                <w:r w:rsidDel="00000000" w:rsidR="00000000" w:rsidRPr="00000000">
                  <w:rPr>
                    <w:rtl w:val="0"/>
                  </w:rPr>
                </w:r>
              </w:ins>
            </w:sdtContent>
          </w:sdt>
        </w:p>
      </w:sdtContent>
    </w:sdt>
    <w:sdt>
      <w:sdtPr>
        <w:tag w:val="goog_rdk_168"/>
      </w:sdtPr>
      <w:sdtContent>
        <w:p w:rsidR="00000000" w:rsidDel="00000000" w:rsidP="00000000" w:rsidRDefault="00000000" w:rsidRPr="00000000" w14:paraId="00001427">
          <w:pPr>
            <w:spacing w:after="303" w:line="259" w:lineRule="auto"/>
            <w:ind w:right="4"/>
            <w:jc w:val="center"/>
            <w:rPr>
              <w:shd w:fill="auto" w:val="clear"/>
              <w:rPrChange w:author="davide.lenzarini@u-blox.com" w:id="12"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67"/>
            </w:sdtPr>
            <w:sdtContent>
              <w:ins w:author="davide.lenzarini@u-blox.com" w:id="11"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6.png"/>
                      <a:graphic>
                        <a:graphicData uri="http://schemas.openxmlformats.org/drawingml/2006/picture">
                          <pic:pic>
                            <pic:nvPicPr>
                              <pic:cNvPr id="0" name="image6.png"/>
                              <pic:cNvPicPr preferRelativeResize="0"/>
                            </pic:nvPicPr>
                            <pic:blipFill>
                              <a:blip r:embed="rId92"/>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28">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69"/>
        </w:sdtPr>
        <w:sdtContent>
          <w:ins w:author="davide.lenzarini@u-blox.com" w:id="13" w:date="2024-03-14T11:41:43Z">
            <w:r w:rsidDel="00000000" w:rsidR="00000000" w:rsidRPr="00000000">
              <w:rPr>
                <w:rFonts w:ascii="Arial" w:cs="Arial" w:eastAsia="Arial" w:hAnsi="Arial"/>
                <w:rtl w:val="0"/>
              </w:rPr>
              <w:t xml:space="preserve">XX</w:t>
            </w:r>
          </w:ins>
        </w:sdtContent>
      </w:sdt>
      <w:sdt>
        <w:sdtPr>
          <w:tag w:val="goog_rdk_170"/>
        </w:sdtPr>
        <w:sdtContent>
          <w:del w:author="davide.lenzarini@u-blox.com" w:id="13"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71"/>
        </w:sdtPr>
        <w:sdtContent>
          <w:del w:author="davide.lenzarini@u-blox.com" w:id="14"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72"/>
        </w:sdtPr>
        <w:sdtContent>
          <w:ins w:author="davide.lenzarini@u-blox.com" w:id="15" w:date="2024-03-14T11:35:46Z">
            <w:r w:rsidDel="00000000" w:rsidR="00000000" w:rsidRPr="00000000">
              <w:rPr>
                <w:rFonts w:ascii="Arial" w:cs="Arial" w:eastAsia="Arial" w:hAnsi="Arial"/>
                <w:rtl w:val="0"/>
              </w:rPr>
              <w:t xml:space="preserve"> scenario</w:t>
            </w:r>
          </w:ins>
        </w:sdtContent>
      </w:sdt>
      <w:sdt>
        <w:sdtPr>
          <w:tag w:val="goog_rdk_173"/>
        </w:sdtPr>
        <w:sdtContent>
          <w:del w:author="davide.lenzarini@u-blox.com" w:id="15"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29">
      <w:pPr>
        <w:pStyle w:val="Heading3"/>
        <w:ind w:left="0" w:right="4" w:firstLine="0"/>
        <w:rPr>
          <w:rFonts w:ascii="Arial" w:cs="Arial" w:eastAsia="Arial" w:hAnsi="Arial"/>
        </w:rPr>
      </w:pPr>
      <w:bookmarkStart w:colFirst="0" w:colLast="0" w:name="_heading=h.24ufcor" w:id="231"/>
      <w:bookmarkEnd w:id="231"/>
      <w:r w:rsidDel="00000000" w:rsidR="00000000" w:rsidRPr="00000000">
        <w:rPr>
          <w:rtl w:val="0"/>
        </w:rPr>
        <w:t xml:space="preserve">4.12.2 </w:t>
      </w:r>
      <w:r w:rsidDel="00000000" w:rsidR="00000000" w:rsidRPr="00000000">
        <w:rPr>
          <w:rFonts w:ascii="Arial" w:cs="Arial" w:eastAsia="Arial" w:hAnsi="Arial"/>
          <w:rtl w:val="0"/>
        </w:rPr>
        <w:t xml:space="preserve">Aggregating Gateway</w:t>
      </w:r>
    </w:p>
    <w:sdt>
      <w:sdtPr>
        <w:tag w:val="goog_rdk_175"/>
      </w:sdtPr>
      <w:sdtContent>
        <w:p w:rsidR="00000000" w:rsidDel="00000000" w:rsidP="00000000" w:rsidRDefault="00000000" w:rsidRPr="00000000" w14:paraId="0000142A">
          <w:pPr>
            <w:spacing w:after="460" w:lineRule="auto"/>
            <w:ind w:left="-5" w:right="4" w:firstLine="0"/>
            <w:rPr>
              <w:ins w:author="davide.lenzarini@u-blox.com" w:id="16"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74"/>
            </w:sdtPr>
            <w:sdtContent>
              <w:ins w:author="davide.lenzarini@u-blox.com" w:id="16" w:date="2024-03-14T11:38:25Z">
                <w:r w:rsidDel="00000000" w:rsidR="00000000" w:rsidRPr="00000000">
                  <w:rPr>
                    <w:rtl w:val="0"/>
                  </w:rPr>
                </w:r>
              </w:ins>
            </w:sdtContent>
          </w:sdt>
        </w:p>
      </w:sdtContent>
    </w:sdt>
    <w:sdt>
      <w:sdtPr>
        <w:tag w:val="goog_rdk_177"/>
      </w:sdtPr>
      <w:sdtContent>
        <w:p w:rsidR="00000000" w:rsidDel="00000000" w:rsidP="00000000" w:rsidRDefault="00000000" w:rsidRPr="00000000" w14:paraId="0000142B">
          <w:pPr>
            <w:spacing w:after="460" w:lineRule="auto"/>
            <w:ind w:left="-5" w:right="4" w:firstLine="0"/>
            <w:jc w:val="center"/>
            <w:rPr>
              <w:ins w:author="davide.lenzarini@u-blox.com" w:id="16" w:date="2024-03-14T11:38:25Z"/>
              <w:rFonts w:ascii="Arial" w:cs="Arial" w:eastAsia="Arial" w:hAnsi="Arial"/>
            </w:rPr>
          </w:pPr>
          <w:sdt>
            <w:sdtPr>
              <w:tag w:val="goog_rdk_176"/>
            </w:sdtPr>
            <w:sdtContent>
              <w:ins w:author="davide.lenzarini@u-blox.com" w:id="16"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10.png"/>
                      <a:graphic>
                        <a:graphicData uri="http://schemas.openxmlformats.org/drawingml/2006/picture">
                          <pic:pic>
                            <pic:nvPicPr>
                              <pic:cNvPr id="0" name="image10.png"/>
                              <pic:cNvPicPr preferRelativeResize="0"/>
                            </pic:nvPicPr>
                            <pic:blipFill>
                              <a:blip r:embed="rId93"/>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79"/>
      </w:sdtPr>
      <w:sdtContent>
        <w:p w:rsidR="00000000" w:rsidDel="00000000" w:rsidP="00000000" w:rsidRDefault="00000000" w:rsidRPr="00000000" w14:paraId="0000142C">
          <w:pPr>
            <w:spacing w:after="572" w:line="265" w:lineRule="auto"/>
            <w:jc w:val="center"/>
            <w:rPr>
              <w:shd w:fill="auto" w:val="clear"/>
              <w:rPrChange w:author="davide.lenzarini@u-blox.com" w:id="17"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78"/>
            </w:sdtPr>
            <w:sdtContent>
              <w:ins w:author="davide.lenzarini@u-blox.com" w:id="16"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82"/>
      </w:sdtPr>
      <w:sdtContent>
        <w:p w:rsidR="00000000" w:rsidDel="00000000" w:rsidP="00000000" w:rsidRDefault="00000000" w:rsidRPr="00000000" w14:paraId="0000142D">
          <w:pPr>
            <w:pStyle w:val="Heading3"/>
            <w:keepLines w:val="1"/>
            <w:spacing w:after="64" w:before="0" w:line="259" w:lineRule="auto"/>
            <w:ind w:left="0" w:firstLine="0"/>
            <w:rPr>
              <w:ins w:author="davide.lenzarini@u-blox.com" w:id="18" w:date="2024-03-14T11:39:33Z"/>
            </w:rPr>
          </w:pPr>
          <w:sdt>
            <w:sdtPr>
              <w:tag w:val="goog_rdk_181"/>
            </w:sdtPr>
            <w:sdtContent>
              <w:ins w:author="davide.lenzarini@u-blox.com" w:id="18" w:date="2024-03-14T11:39:33Z">
                <w:bookmarkStart w:colFirst="0" w:colLast="0" w:name="_heading=h.jzpmwk" w:id="232"/>
                <w:bookmarkEnd w:id="232"/>
                <w:r w:rsidDel="00000000" w:rsidR="00000000" w:rsidRPr="00000000">
                  <w:rPr>
                    <w:rtl w:val="0"/>
                  </w:rPr>
                  <w:t xml:space="preserve">4.11.3 Forwarder encapsulator</w:t>
                </w:r>
              </w:ins>
            </w:sdtContent>
          </w:sdt>
        </w:p>
      </w:sdtContent>
    </w:sdt>
    <w:sdt>
      <w:sdtPr>
        <w:tag w:val="goog_rdk_184"/>
      </w:sdtPr>
      <w:sdtContent>
        <w:p w:rsidR="00000000" w:rsidDel="00000000" w:rsidP="00000000" w:rsidRDefault="00000000" w:rsidRPr="00000000" w14:paraId="0000142E">
          <w:pPr>
            <w:spacing w:after="572" w:line="265" w:lineRule="auto"/>
            <w:jc w:val="center"/>
            <w:rPr>
              <w:ins w:author="davide.lenzarini@u-blox.com" w:id="18" w:date="2024-03-14T11:39:33Z"/>
              <w:rFonts w:ascii="Arial" w:cs="Arial" w:eastAsia="Arial" w:hAnsi="Arial"/>
            </w:rPr>
          </w:pPr>
          <w:sdt>
            <w:sdtPr>
              <w:tag w:val="goog_rdk_183"/>
            </w:sdtPr>
            <w:sdtContent>
              <w:ins w:author="davide.lenzarini@u-blox.com" w:id="18"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2.png"/>
                      <a:graphic>
                        <a:graphicData uri="http://schemas.openxmlformats.org/drawingml/2006/picture">
                          <pic:pic>
                            <pic:nvPicPr>
                              <pic:cNvPr id="0" name="image2.png"/>
                              <pic:cNvPicPr preferRelativeResize="0"/>
                            </pic:nvPicPr>
                            <pic:blipFill>
                              <a:blip r:embed="rId94"/>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86"/>
      </w:sdtPr>
      <w:sdtContent>
        <w:p w:rsidR="00000000" w:rsidDel="00000000" w:rsidP="00000000" w:rsidRDefault="00000000" w:rsidRPr="00000000" w14:paraId="0000142F">
          <w:pPr>
            <w:spacing w:after="572" w:line="265" w:lineRule="auto"/>
            <w:jc w:val="center"/>
            <w:rPr>
              <w:ins w:author="davide.lenzarini@u-blox.com" w:id="18" w:date="2024-03-14T11:39:33Z"/>
              <w:rFonts w:ascii="Arial" w:cs="Arial" w:eastAsia="Arial" w:hAnsi="Arial"/>
            </w:rPr>
          </w:pPr>
          <w:sdt>
            <w:sdtPr>
              <w:tag w:val="goog_rdk_185"/>
            </w:sdtPr>
            <w:sdtContent>
              <w:ins w:author="davide.lenzarini@u-blox.com" w:id="18"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12.png"/>
                      <a:graphic>
                        <a:graphicData uri="http://schemas.openxmlformats.org/drawingml/2006/picture">
                          <pic:pic>
                            <pic:nvPicPr>
                              <pic:cNvPr id="0" name="image12.png"/>
                              <pic:cNvPicPr preferRelativeResize="0"/>
                            </pic:nvPicPr>
                            <pic:blipFill>
                              <a:blip r:embed="rId95"/>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88"/>
      </w:sdtPr>
      <w:sdtContent>
        <w:p w:rsidR="00000000" w:rsidDel="00000000" w:rsidP="00000000" w:rsidRDefault="00000000" w:rsidRPr="00000000" w14:paraId="00001430">
          <w:pPr>
            <w:spacing w:after="572" w:line="265" w:lineRule="auto"/>
            <w:jc w:val="center"/>
            <w:rPr>
              <w:ins w:author="davide.lenzarini@u-blox.com" w:id="18" w:date="2024-03-14T11:39:33Z"/>
              <w:rFonts w:ascii="Arial" w:cs="Arial" w:eastAsia="Arial" w:hAnsi="Arial"/>
            </w:rPr>
          </w:pPr>
          <w:sdt>
            <w:sdtPr>
              <w:tag w:val="goog_rdk_187"/>
            </w:sdtPr>
            <w:sdtContent>
              <w:ins w:author="davide.lenzarini@u-blox.com" w:id="18"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90"/>
      </w:sdtPr>
      <w:sdtContent>
        <w:p w:rsidR="00000000" w:rsidDel="00000000" w:rsidP="00000000" w:rsidRDefault="00000000" w:rsidRPr="00000000" w14:paraId="00001431">
          <w:pPr>
            <w:pStyle w:val="Heading3"/>
            <w:keepLines w:val="1"/>
            <w:spacing w:after="64" w:before="0" w:line="259" w:lineRule="auto"/>
            <w:ind w:left="0" w:firstLine="0"/>
            <w:rPr>
              <w:ins w:author="davide.lenzarini@u-blox.com" w:id="18" w:date="2024-03-14T11:39:33Z"/>
            </w:rPr>
          </w:pPr>
          <w:sdt>
            <w:sdtPr>
              <w:tag w:val="goog_rdk_189"/>
            </w:sdtPr>
            <w:sdtContent>
              <w:ins w:author="davide.lenzarini@u-blox.com" w:id="18" w:date="2024-03-14T11:39:33Z">
                <w:bookmarkStart w:colFirst="0" w:colLast="0" w:name="_heading=h.1ypnvbsijucn" w:id="233"/>
                <w:bookmarkEnd w:id="233"/>
                <w:r w:rsidDel="00000000" w:rsidR="00000000" w:rsidRPr="00000000">
                  <w:rPr>
                    <w:rtl w:val="0"/>
                  </w:rPr>
                  <w:t xml:space="preserve">4.12.4 MQTT-SN broker</w:t>
                </w:r>
              </w:ins>
            </w:sdtContent>
          </w:sdt>
        </w:p>
      </w:sdtContent>
    </w:sdt>
    <w:sdt>
      <w:sdtPr>
        <w:tag w:val="goog_rdk_192"/>
      </w:sdtPr>
      <w:sdtContent>
        <w:p w:rsidR="00000000" w:rsidDel="00000000" w:rsidP="00000000" w:rsidRDefault="00000000" w:rsidRPr="00000000" w14:paraId="00001432">
          <w:pPr>
            <w:spacing w:after="572" w:line="265" w:lineRule="auto"/>
            <w:jc w:val="center"/>
            <w:rPr>
              <w:ins w:author="davide.lenzarini@u-blox.com" w:id="18" w:date="2024-03-14T11:39:33Z"/>
              <w:rFonts w:ascii="Arial" w:cs="Arial" w:eastAsia="Arial" w:hAnsi="Arial"/>
            </w:rPr>
          </w:pPr>
          <w:sdt>
            <w:sdtPr>
              <w:tag w:val="goog_rdk_191"/>
            </w:sdtPr>
            <w:sdtContent>
              <w:ins w:author="davide.lenzarini@u-blox.com" w:id="18"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7.png"/>
                      <a:graphic>
                        <a:graphicData uri="http://schemas.openxmlformats.org/drawingml/2006/picture">
                          <pic:pic>
                            <pic:nvPicPr>
                              <pic:cNvPr id="0" name="image7.png"/>
                              <pic:cNvPicPr preferRelativeResize="0"/>
                            </pic:nvPicPr>
                            <pic:blipFill>
                              <a:blip r:embed="rId96"/>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94"/>
      </w:sdtPr>
      <w:sdtContent>
        <w:p w:rsidR="00000000" w:rsidDel="00000000" w:rsidP="00000000" w:rsidRDefault="00000000" w:rsidRPr="00000000" w14:paraId="00001433">
          <w:pPr>
            <w:spacing w:after="572" w:line="265" w:lineRule="auto"/>
            <w:jc w:val="center"/>
            <w:rPr>
              <w:ins w:author="davide.lenzarini@u-blox.com" w:id="18" w:date="2024-03-14T11:39:33Z"/>
              <w:rFonts w:ascii="Arial" w:cs="Arial" w:eastAsia="Arial" w:hAnsi="Arial"/>
            </w:rPr>
          </w:pPr>
          <w:sdt>
            <w:sdtPr>
              <w:tag w:val="goog_rdk_193"/>
            </w:sdtPr>
            <w:sdtContent>
              <w:ins w:author="davide.lenzarini@u-blox.com" w:id="18"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34">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pStyle w:val="Heading2"/>
        <w:keepLines w:val="1"/>
        <w:spacing w:after="64" w:before="0" w:line="259" w:lineRule="auto"/>
        <w:ind w:left="0" w:right="4" w:firstLine="0"/>
        <w:rPr>
          <w:rFonts w:ascii="Arial" w:cs="Arial" w:eastAsia="Arial" w:hAnsi="Arial"/>
        </w:rPr>
      </w:pPr>
      <w:bookmarkStart w:colFirst="0" w:colLast="0" w:name="_heading=h.1j4nfs6" w:id="234"/>
      <w:bookmarkEnd w:id="234"/>
      <w:r w:rsidDel="00000000" w:rsidR="00000000" w:rsidRPr="00000000">
        <w:rPr>
          <w:rFonts w:ascii="Arial" w:cs="Arial" w:eastAsia="Arial" w:hAnsi="Arial"/>
          <w:rtl w:val="0"/>
        </w:rPr>
        <w:t xml:space="preserve">4.13 Gateway Advertisement and Discovery</w:t>
      </w:r>
    </w:p>
    <w:p w:rsidR="00000000" w:rsidDel="00000000" w:rsidP="00000000" w:rsidRDefault="00000000" w:rsidRPr="00000000" w14:paraId="0000143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3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95"/>
        </w:sdtPr>
        <w:sdtContent>
          <w:commentRangeStart w:id="91"/>
        </w:sdtContent>
      </w:sdt>
      <w:sdt>
        <w:sdtPr>
          <w:tag w:val="goog_rdk_196"/>
        </w:sdtPr>
        <w:sdtContent>
          <w:commentRangeStart w:id="92"/>
        </w:sdtContent>
      </w:sdt>
      <w:sdt>
        <w:sdtPr>
          <w:tag w:val="goog_rdk_197"/>
        </w:sdtPr>
        <w:sdtContent>
          <w:commentRangeStart w:id="93"/>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91"/>
      <w:r w:rsidDel="00000000" w:rsidR="00000000" w:rsidRPr="00000000">
        <w:commentReference w:id="91"/>
      </w:r>
      <w:commentRangeEnd w:id="92"/>
      <w:r w:rsidDel="00000000" w:rsidR="00000000" w:rsidRPr="00000000">
        <w:commentReference w:id="92"/>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1439">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98"/>
        </w:sdtPr>
        <w:sdtContent>
          <w:commentRangeStart w:id="94"/>
        </w:sdtContent>
      </w:sdt>
      <w:r w:rsidDel="00000000" w:rsidR="00000000" w:rsidRPr="00000000">
        <w:rPr>
          <w:rFonts w:ascii="Arial" w:cs="Arial" w:eastAsia="Arial" w:hAnsi="Arial"/>
          <w:rtl w:val="0"/>
        </w:rPr>
        <w:t xml:space="preserve">should</w:t>
      </w:r>
      <w:commentRangeEnd w:id="94"/>
      <w:r w:rsidDel="00000000" w:rsidR="00000000" w:rsidRPr="00000000">
        <w:commentReference w:id="94"/>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3A">
      <w:pPr>
        <w:spacing w:after="26" w:lineRule="auto"/>
        <w:ind w:left="-15" w:right="4" w:firstLine="0"/>
        <w:rPr>
          <w:rFonts w:ascii="Arial" w:cs="Arial" w:eastAsia="Arial" w:hAnsi="Arial"/>
        </w:rPr>
      </w:pPr>
      <w:sdt>
        <w:sdtPr>
          <w:tag w:val="goog_rdk_199"/>
        </w:sdtPr>
        <w:sdtContent>
          <w:commentRangeStart w:id="95"/>
        </w:sdtContent>
      </w:sdt>
      <w:r w:rsidDel="00000000" w:rsidR="00000000" w:rsidRPr="00000000">
        <w:rPr>
          <w:rFonts w:ascii="Arial" w:cs="Arial" w:eastAsia="Arial" w:hAnsi="Arial"/>
          <w:rtl w:val="0"/>
        </w:rPr>
        <w:t xml:space="preserve">The time duration</w:t>
      </w:r>
      <w:commentRangeEnd w:id="95"/>
      <w:r w:rsidDel="00000000" w:rsidR="00000000" w:rsidRPr="00000000">
        <w:commentReference w:id="95"/>
      </w:r>
      <w:r w:rsidDel="00000000" w:rsidR="00000000" w:rsidRPr="00000000">
        <w:rPr>
          <w:rFonts w:ascii="Arial" w:cs="Arial" w:eastAsia="Arial" w:hAnsi="Arial"/>
          <w:rtl w:val="0"/>
        </w:rPr>
        <w:t xml:space="preserve"> </w:t>
      </w:r>
      <w:sdt>
        <w:sdtPr>
          <w:tag w:val="goog_rdk_200"/>
        </w:sdtPr>
        <w:sdtContent>
          <w:commentRangeStart w:id="96"/>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96"/>
      <w:r w:rsidDel="00000000" w:rsidR="00000000" w:rsidRPr="00000000">
        <w:commentReference w:id="96"/>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3B">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3C">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201"/>
        </w:sdtPr>
        <w:sdtContent>
          <w:commentRangeStart w:id="97"/>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97"/>
      <w:r w:rsidDel="00000000" w:rsidR="00000000" w:rsidRPr="00000000">
        <w:commentReference w:id="97"/>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3D">
      <w:pPr>
        <w:spacing w:after="0" w:lineRule="auto"/>
        <w:ind w:left="-15" w:right="4" w:firstLine="0"/>
        <w:rPr>
          <w:rFonts w:ascii="Arial" w:cs="Arial" w:eastAsia="Arial" w:hAnsi="Arial"/>
        </w:rPr>
      </w:pPr>
      <w:sdt>
        <w:sdtPr>
          <w:tag w:val="goog_rdk_202"/>
        </w:sdtPr>
        <w:sdtContent>
          <w:commentRangeStart w:id="98"/>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98"/>
      <w:r w:rsidDel="00000000" w:rsidR="00000000" w:rsidRPr="00000000">
        <w:commentReference w:id="98"/>
      </w:r>
      <w:r w:rsidDel="00000000" w:rsidR="00000000" w:rsidRPr="00000000">
        <w:rPr>
          <w:rtl w:val="0"/>
        </w:rPr>
      </w:r>
    </w:p>
    <w:p w:rsidR="00000000" w:rsidDel="00000000" w:rsidP="00000000" w:rsidRDefault="00000000" w:rsidRPr="00000000" w14:paraId="0000143E">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3F">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40">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41">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42">
      <w:pPr>
        <w:pStyle w:val="Heading2"/>
        <w:keepLines w:val="1"/>
        <w:spacing w:after="64" w:before="0" w:line="259" w:lineRule="auto"/>
        <w:ind w:left="0" w:firstLine="0"/>
        <w:rPr>
          <w:rFonts w:ascii="Arial" w:cs="Arial" w:eastAsia="Arial" w:hAnsi="Arial"/>
        </w:rPr>
      </w:pPr>
      <w:bookmarkStart w:colFirst="0" w:colLast="0" w:name="_heading=h.3mj2wkv" w:id="235"/>
      <w:bookmarkEnd w:id="235"/>
      <w:r w:rsidDel="00000000" w:rsidR="00000000" w:rsidRPr="00000000">
        <w:rPr>
          <w:rFonts w:ascii="Arial" w:cs="Arial" w:eastAsia="Arial" w:hAnsi="Arial"/>
          <w:rtl w:val="0"/>
        </w:rPr>
        <w:t xml:space="preserve">4.14 Client states</w:t>
      </w:r>
    </w:p>
    <w:p w:rsidR="00000000" w:rsidDel="00000000" w:rsidP="00000000" w:rsidRDefault="00000000" w:rsidRPr="00000000" w14:paraId="00001443">
      <w:pPr>
        <w:rPr>
          <w:rFonts w:ascii="Arial" w:cs="Arial" w:eastAsia="Arial" w:hAnsi="Arial"/>
        </w:rPr>
      </w:pPr>
      <w:sdt>
        <w:sdtPr>
          <w:tag w:val="goog_rdk_203"/>
        </w:sdtPr>
        <w:sdtContent>
          <w:commentRangeStart w:id="99"/>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99"/>
      <w:r w:rsidDel="00000000" w:rsidR="00000000" w:rsidRPr="00000000">
        <w:commentReference w:id="99"/>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44">
      <w:pPr>
        <w:rPr>
          <w:rFonts w:ascii="Arial" w:cs="Arial" w:eastAsia="Arial" w:hAnsi="Arial"/>
        </w:rPr>
      </w:pPr>
      <w:r w:rsidDel="00000000" w:rsidR="00000000" w:rsidRPr="00000000">
        <w:rPr>
          <w:rtl w:val="0"/>
        </w:rPr>
      </w:r>
    </w:p>
    <w:tbl>
      <w:tblPr>
        <w:tblStyle w:val="Table4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45">
            <w:pPr>
              <w:jc w:val="center"/>
              <w:rPr>
                <w:rFonts w:ascii="Arial" w:cs="Arial" w:eastAsia="Arial" w:hAnsi="Arial"/>
                <w:b w:val="1"/>
              </w:rPr>
            </w:pPr>
            <w:sdt>
              <w:sdtPr>
                <w:tag w:val="goog_rdk_204"/>
              </w:sdtPr>
              <w:sdtContent>
                <w:commentRangeStart w:id="100"/>
              </w:sdtContent>
            </w:sdt>
            <w:sdt>
              <w:sdtPr>
                <w:tag w:val="goog_rdk_205"/>
              </w:sdtPr>
              <w:sdtContent>
                <w:commentRangeStart w:id="101"/>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46">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47">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48">
            <w:pPr>
              <w:rPr>
                <w:rFonts w:ascii="Arial" w:cs="Arial" w:eastAsia="Arial" w:hAnsi="Arial"/>
                <w:b w:val="1"/>
              </w:rPr>
            </w:pPr>
            <w:commentRangeEnd w:id="100"/>
            <w:r w:rsidDel="00000000" w:rsidR="00000000" w:rsidRPr="00000000">
              <w:commentReference w:id="100"/>
            </w:r>
            <w:commentRangeEnd w:id="101"/>
            <w:r w:rsidDel="00000000" w:rsidR="00000000" w:rsidRPr="00000000">
              <w:commentReference w:id="101"/>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49">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4A">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4B">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4C">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206"/>
              </w:sdtPr>
              <w:sdtContent>
                <w:commentRangeStart w:id="102"/>
              </w:sdtContent>
            </w:sdt>
            <w:r w:rsidDel="00000000" w:rsidR="00000000" w:rsidRPr="00000000">
              <w:rPr>
                <w:rFonts w:ascii="Arial" w:cs="Arial" w:eastAsia="Arial" w:hAnsi="Arial"/>
                <w:rtl w:val="0"/>
              </w:rPr>
              <w:t xml:space="preserve">by way of supervised gateway timers</w:t>
            </w:r>
            <w:commentRangeEnd w:id="102"/>
            <w:r w:rsidDel="00000000" w:rsidR="00000000" w:rsidRPr="00000000">
              <w:commentReference w:id="102"/>
            </w:r>
            <w:r w:rsidDel="00000000" w:rsidR="00000000" w:rsidRPr="00000000">
              <w:rPr>
                <w:rFonts w:ascii="Arial" w:cs="Arial" w:eastAsia="Arial" w:hAnsi="Arial"/>
                <w:rtl w:val="0"/>
              </w:rPr>
              <w:t xml:space="preserve">).</w:t>
            </w:r>
          </w:p>
        </w:tc>
        <w:tc>
          <w:tcPr/>
          <w:p w:rsidR="00000000" w:rsidDel="00000000" w:rsidP="00000000" w:rsidRDefault="00000000" w:rsidRPr="00000000" w14:paraId="0000144D">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4E">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4F">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50">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207"/>
              </w:sdtPr>
              <w:sdtContent>
                <w:commentRangeStart w:id="103"/>
              </w:sdtContent>
            </w:sdt>
            <w:r w:rsidDel="00000000" w:rsidR="00000000" w:rsidRPr="00000000">
              <w:rPr>
                <w:rFonts w:ascii="Arial" w:cs="Arial" w:eastAsia="Arial" w:hAnsi="Arial"/>
                <w:rtl w:val="0"/>
              </w:rPr>
              <w:t xml:space="preserve">way of supervised gateway timers</w:t>
            </w:r>
            <w:commentRangeEnd w:id="103"/>
            <w:r w:rsidDel="00000000" w:rsidR="00000000" w:rsidRPr="00000000">
              <w:commentReference w:id="10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51">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52">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53">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54">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55">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56">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08"/>
              </w:sdtPr>
              <w:sdtContent>
                <w:commentRangeStart w:id="104"/>
              </w:sdtContent>
            </w:sdt>
            <w:sdt>
              <w:sdtPr>
                <w:tag w:val="goog_rdk_209"/>
              </w:sdtPr>
              <w:sdtContent>
                <w:commentRangeStart w:id="105"/>
              </w:sdtContent>
            </w:sdt>
            <w:sdt>
              <w:sdtPr>
                <w:tag w:val="goog_rdk_210"/>
              </w:sdtPr>
              <w:sdtContent>
                <w:commentRangeStart w:id="106"/>
              </w:sdtContent>
            </w:sdt>
            <w:sdt>
              <w:sdtPr>
                <w:tag w:val="goog_rdk_211"/>
              </w:sdtPr>
              <w:sdtContent>
                <w:commentRangeStart w:id="107"/>
              </w:sdtContent>
            </w:sdt>
            <w:r w:rsidDel="00000000" w:rsidR="00000000" w:rsidRPr="00000000">
              <w:rPr>
                <w:rFonts w:ascii="Arial" w:cs="Arial" w:eastAsia="Arial" w:hAnsi="Arial"/>
                <w:rtl w:val="0"/>
              </w:rPr>
              <w:t xml:space="preserve">by way of supervised gateway timers</w:t>
            </w:r>
            <w:commentRangeEnd w:id="104"/>
            <w:r w:rsidDel="00000000" w:rsidR="00000000" w:rsidRPr="00000000">
              <w:commentReference w:id="104"/>
            </w:r>
            <w:commentRangeEnd w:id="105"/>
            <w:r w:rsidDel="00000000" w:rsidR="00000000" w:rsidRPr="00000000">
              <w:commentReference w:id="105"/>
            </w:r>
            <w:commentRangeEnd w:id="106"/>
            <w:r w:rsidDel="00000000" w:rsidR="00000000" w:rsidRPr="00000000">
              <w:commentReference w:id="106"/>
            </w:r>
            <w:commentRangeEnd w:id="107"/>
            <w:r w:rsidDel="00000000" w:rsidR="00000000" w:rsidRPr="00000000">
              <w:commentReference w:id="107"/>
            </w:r>
            <w:r w:rsidDel="00000000" w:rsidR="00000000" w:rsidRPr="00000000">
              <w:rPr>
                <w:rFonts w:ascii="Arial" w:cs="Arial" w:eastAsia="Arial" w:hAnsi="Arial"/>
                <w:rtl w:val="0"/>
              </w:rPr>
              <w:t xml:space="preserve">).</w:t>
            </w:r>
          </w:p>
        </w:tc>
        <w:tc>
          <w:tcPr/>
          <w:p w:rsidR="00000000" w:rsidDel="00000000" w:rsidP="00000000" w:rsidRDefault="00000000" w:rsidRPr="00000000" w14:paraId="00001457">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58">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59">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5A">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5B">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5C">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5D">
      <w:pPr>
        <w:jc w:val="left"/>
        <w:rPr>
          <w:rFonts w:ascii="Arial" w:cs="Arial" w:eastAsia="Arial" w:hAnsi="Arial"/>
        </w:rPr>
      </w:pPr>
      <w:r w:rsidDel="00000000" w:rsidR="00000000" w:rsidRPr="00000000">
        <w:rPr>
          <w:rtl w:val="0"/>
        </w:rPr>
      </w:r>
    </w:p>
    <w:p w:rsidR="00000000" w:rsidDel="00000000" w:rsidP="00000000" w:rsidRDefault="00000000" w:rsidRPr="00000000" w14:paraId="0000145E">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9.png"/>
            <a:graphic>
              <a:graphicData uri="http://schemas.openxmlformats.org/drawingml/2006/picture">
                <pic:pic>
                  <pic:nvPicPr>
                    <pic:cNvPr id="0" name="image9.png"/>
                    <pic:cNvPicPr preferRelativeResize="0"/>
                  </pic:nvPicPr>
                  <pic:blipFill>
                    <a:blip r:embed="rId97"/>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5F">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212"/>
        </w:sdtPr>
        <w:sdtContent>
          <w:commentRangeStart w:id="108"/>
        </w:sdtContent>
      </w:sdt>
      <w:r w:rsidDel="00000000" w:rsidR="00000000" w:rsidRPr="00000000">
        <w:rPr>
          <w:rFonts w:ascii="Arial" w:cs="Arial" w:eastAsia="Arial" w:hAnsi="Arial"/>
          <w:rtl w:val="0"/>
        </w:rPr>
        <w:t xml:space="preserve">The Server View of the Client State</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1460">
      <w:pPr>
        <w:pStyle w:val="Heading3"/>
        <w:ind w:left="0" w:firstLine="0"/>
        <w:rPr/>
      </w:pPr>
      <w:bookmarkStart w:colFirst="0" w:colLast="0" w:name="_heading=h.qfa0p4gzzbmu" w:id="236"/>
      <w:bookmarkEnd w:id="236"/>
      <w:r w:rsidDel="00000000" w:rsidR="00000000" w:rsidRPr="00000000">
        <w:rPr>
          <w:rtl w:val="0"/>
        </w:rPr>
        <w:t xml:space="preserve">4.14.1 Gateway timers</w:t>
      </w:r>
    </w:p>
    <w:p w:rsidR="00000000" w:rsidDel="00000000" w:rsidP="00000000" w:rsidRDefault="00000000" w:rsidRPr="00000000" w14:paraId="00001461">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62">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63">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64">
      <w:pPr>
        <w:pStyle w:val="Heading2"/>
        <w:keepLines w:val="1"/>
        <w:spacing w:after="64" w:before="0" w:line="259" w:lineRule="auto"/>
        <w:ind w:left="0" w:firstLine="0"/>
        <w:rPr>
          <w:rFonts w:ascii="Arial" w:cs="Arial" w:eastAsia="Arial" w:hAnsi="Arial"/>
        </w:rPr>
      </w:pPr>
      <w:bookmarkStart w:colFirst="0" w:colLast="0" w:name="_heading=h.gtnh0h" w:id="237"/>
      <w:bookmarkEnd w:id="237"/>
      <w:r w:rsidDel="00000000" w:rsidR="00000000" w:rsidRPr="00000000">
        <w:rPr>
          <w:rFonts w:ascii="Arial" w:cs="Arial" w:eastAsia="Arial" w:hAnsi="Arial"/>
          <w:rtl w:val="0"/>
        </w:rPr>
        <w:t xml:space="preserve">4.15 Clean start</w:t>
      </w:r>
    </w:p>
    <w:p w:rsidR="00000000" w:rsidDel="00000000" w:rsidP="00000000" w:rsidRDefault="00000000" w:rsidRPr="00000000" w14:paraId="00001465">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66">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67">
      <w:pPr>
        <w:numPr>
          <w:ilvl w:val="0"/>
          <w:numId w:val="36"/>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68">
      <w:pPr>
        <w:numPr>
          <w:ilvl w:val="0"/>
          <w:numId w:val="36"/>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69">
      <w:pPr>
        <w:numPr>
          <w:ilvl w:val="0"/>
          <w:numId w:val="36"/>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6A">
      <w:pPr>
        <w:numPr>
          <w:ilvl w:val="0"/>
          <w:numId w:val="36"/>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6B">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6C">
      <w:pPr>
        <w:pStyle w:val="Heading2"/>
        <w:keepLines w:val="1"/>
        <w:spacing w:after="64" w:before="0" w:line="259" w:lineRule="auto"/>
        <w:ind w:left="0" w:firstLine="0"/>
        <w:rPr>
          <w:rFonts w:ascii="Arial" w:cs="Arial" w:eastAsia="Arial" w:hAnsi="Arial"/>
        </w:rPr>
      </w:pPr>
      <w:bookmarkStart w:colFirst="0" w:colLast="0" w:name="_heading=h.1fyl9w3" w:id="238"/>
      <w:bookmarkEnd w:id="238"/>
      <w:r w:rsidDel="00000000" w:rsidR="00000000" w:rsidRPr="00000000">
        <w:rPr>
          <w:rFonts w:ascii="Arial" w:cs="Arial" w:eastAsia="Arial" w:hAnsi="Arial"/>
          <w:rtl w:val="0"/>
        </w:rPr>
        <w:t xml:space="preserve">4.16 Topic Registration</w:t>
      </w:r>
    </w:p>
    <w:p w:rsidR="00000000" w:rsidDel="00000000" w:rsidP="00000000" w:rsidRDefault="00000000" w:rsidRPr="00000000" w14:paraId="0000146D">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6E">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6F">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70">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213"/>
        </w:sdtPr>
        <w:sdtContent>
          <w:commentRangeStart w:id="109"/>
        </w:sdtContent>
      </w:sdt>
      <w:sdt>
        <w:sdtPr>
          <w:tag w:val="goog_rdk_214"/>
        </w:sdtPr>
        <w:sdtContent>
          <w:commentRangeStart w:id="110"/>
        </w:sdtContent>
      </w:sdt>
      <w:sdt>
        <w:sdtPr>
          <w:tag w:val="goog_rdk_215"/>
        </w:sdtPr>
        <w:sdtContent>
          <w:commentRangeStart w:id="111"/>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09"/>
      <w:r w:rsidDel="00000000" w:rsidR="00000000" w:rsidRPr="00000000">
        <w:commentReference w:id="109"/>
      </w:r>
      <w:commentRangeEnd w:id="110"/>
      <w:r w:rsidDel="00000000" w:rsidR="00000000" w:rsidRPr="00000000">
        <w:commentReference w:id="110"/>
      </w:r>
      <w:commentRangeEnd w:id="111"/>
      <w:r w:rsidDel="00000000" w:rsidR="00000000" w:rsidRPr="00000000">
        <w:commentReference w:id="111"/>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71">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72">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73">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74">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75">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76">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77">
      <w:pPr>
        <w:ind w:left="720" w:firstLine="0"/>
        <w:rPr>
          <w:rFonts w:ascii="Arial" w:cs="Arial" w:eastAsia="Arial" w:hAnsi="Arial"/>
        </w:rPr>
      </w:pPr>
      <w:sdt>
        <w:sdtPr>
          <w:tag w:val="goog_rdk_216"/>
        </w:sdtPr>
        <w:sdtContent>
          <w:commentRangeStart w:id="112"/>
        </w:sdtContent>
      </w:sdt>
      <w:sdt>
        <w:sdtPr>
          <w:tag w:val="goog_rdk_217"/>
        </w:sdtPr>
        <w:sdtContent>
          <w:commentRangeStart w:id="113"/>
        </w:sdtContent>
      </w:sdt>
      <w:sdt>
        <w:sdtPr>
          <w:tag w:val="goog_rdk_218"/>
        </w:sdtPr>
        <w:sdtContent>
          <w:commentRangeStart w:id="114"/>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12"/>
      <w:r w:rsidDel="00000000" w:rsidR="00000000" w:rsidRPr="00000000">
        <w:commentReference w:id="112"/>
      </w:r>
      <w:commentRangeEnd w:id="113"/>
      <w:r w:rsidDel="00000000" w:rsidR="00000000" w:rsidRPr="00000000">
        <w:commentReference w:id="113"/>
      </w:r>
      <w:commentRangeEnd w:id="114"/>
      <w:r w:rsidDel="00000000" w:rsidR="00000000" w:rsidRPr="00000000">
        <w:commentReference w:id="114"/>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478">
      <w:pPr>
        <w:pStyle w:val="Heading2"/>
        <w:ind w:left="0" w:firstLine="0"/>
        <w:rPr>
          <w:rFonts w:ascii="Arial" w:cs="Arial" w:eastAsia="Arial" w:hAnsi="Arial"/>
        </w:rPr>
      </w:pPr>
      <w:bookmarkStart w:colFirst="0" w:colLast="0" w:name="_heading=h.3zy8sjw" w:id="239"/>
      <w:bookmarkEnd w:id="239"/>
      <w:r w:rsidDel="00000000" w:rsidR="00000000" w:rsidRPr="00000000">
        <w:rPr>
          <w:rFonts w:ascii="Arial" w:cs="Arial" w:eastAsia="Arial" w:hAnsi="Arial"/>
          <w:rtl w:val="0"/>
        </w:rPr>
        <w:t xml:space="preserve">4.17 Topic Mapping and Aliasing</w:t>
      </w:r>
    </w:p>
    <w:p w:rsidR="00000000" w:rsidDel="00000000" w:rsidP="00000000" w:rsidRDefault="00000000" w:rsidRPr="00000000" w14:paraId="00001479">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7A">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7B">
      <w:pPr>
        <w:pStyle w:val="Heading2"/>
        <w:keepLines w:val="1"/>
        <w:spacing w:after="64" w:before="0" w:line="259" w:lineRule="auto"/>
        <w:ind w:left="0" w:firstLine="0"/>
        <w:rPr>
          <w:rFonts w:ascii="Arial" w:cs="Arial" w:eastAsia="Arial" w:hAnsi="Arial"/>
        </w:rPr>
      </w:pPr>
      <w:bookmarkStart w:colFirst="0" w:colLast="0" w:name="_heading=h.2f3j2rp" w:id="240"/>
      <w:bookmarkEnd w:id="240"/>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18 Predefined topic aliases and short topic names</w:t>
      </w:r>
    </w:p>
    <w:p w:rsidR="00000000" w:rsidDel="00000000" w:rsidP="00000000" w:rsidRDefault="00000000" w:rsidRPr="00000000" w14:paraId="0000147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7D">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7E">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7F">
      <w:pPr>
        <w:pStyle w:val="Heading2"/>
        <w:keepLines w:val="1"/>
        <w:spacing w:after="64" w:before="0" w:line="259" w:lineRule="auto"/>
        <w:ind w:left="0" w:right="4" w:firstLine="0"/>
        <w:rPr>
          <w:rFonts w:ascii="Arial" w:cs="Arial" w:eastAsia="Arial" w:hAnsi="Arial"/>
        </w:rPr>
      </w:pPr>
      <w:bookmarkStart w:colFirst="0" w:colLast="0" w:name="_heading=h.u8tczi" w:id="241"/>
      <w:bookmarkEnd w:id="241"/>
      <w:r w:rsidDel="00000000" w:rsidR="00000000" w:rsidRPr="00000000">
        <w:rPr>
          <w:rFonts w:ascii="Arial" w:cs="Arial" w:eastAsia="Arial" w:hAnsi="Arial"/>
          <w:rtl w:val="0"/>
        </w:rPr>
        <w:t xml:space="preserve">4.19 Client’s Topic Subscribe/Unsubscribe Procedure</w:t>
      </w:r>
    </w:p>
    <w:p w:rsidR="00000000" w:rsidDel="00000000" w:rsidP="00000000" w:rsidRDefault="00000000" w:rsidRPr="00000000" w14:paraId="00001480">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219"/>
        </w:sdtPr>
        <w:sdtContent>
          <w:commentRangeStart w:id="115"/>
        </w:sdtContent>
      </w:sdt>
      <w:r w:rsidDel="00000000" w:rsidR="00000000" w:rsidRPr="00000000">
        <w:rPr>
          <w:rFonts w:ascii="Arial" w:cs="Arial" w:eastAsia="Arial" w:hAnsi="Arial"/>
          <w:rtl w:val="0"/>
        </w:rPr>
        <w:t xml:space="preserve">name </w:t>
      </w:r>
      <w:commentRangeEnd w:id="115"/>
      <w:r w:rsidDel="00000000" w:rsidR="00000000" w:rsidRPr="00000000">
        <w:commentReference w:id="115"/>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20"/>
        </w:sdtPr>
        <w:sdtContent>
          <w:commentRangeStart w:id="116"/>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16"/>
      <w:r w:rsidDel="00000000" w:rsidR="00000000" w:rsidRPr="00000000">
        <w:commentReference w:id="116"/>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8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8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48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84">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85">
      <w:pPr>
        <w:pStyle w:val="Heading2"/>
        <w:keepLines w:val="1"/>
        <w:spacing w:after="64" w:before="0" w:line="259" w:lineRule="auto"/>
        <w:ind w:left="0" w:firstLine="0"/>
        <w:rPr>
          <w:rFonts w:ascii="Arial" w:cs="Arial" w:eastAsia="Arial" w:hAnsi="Arial"/>
        </w:rPr>
      </w:pPr>
      <w:bookmarkStart w:colFirst="0" w:colLast="0" w:name="_heading=h.3e8gvnb" w:id="242"/>
      <w:bookmarkEnd w:id="242"/>
      <w:r w:rsidDel="00000000" w:rsidR="00000000" w:rsidRPr="00000000">
        <w:rPr>
          <w:rFonts w:ascii="Arial" w:cs="Arial" w:eastAsia="Arial" w:hAnsi="Arial"/>
          <w:rtl w:val="0"/>
        </w:rPr>
        <w:t xml:space="preserve">4.20 Client’s Publish Procedure</w:t>
      </w:r>
    </w:p>
    <w:p w:rsidR="00000000" w:rsidDel="00000000" w:rsidP="00000000" w:rsidRDefault="00000000" w:rsidRPr="00000000" w14:paraId="0000148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8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88">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89">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8A">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8B">
      <w:pPr>
        <w:rPr>
          <w:rFonts w:ascii="Arial" w:cs="Arial" w:eastAsia="Arial" w:hAnsi="Arial"/>
        </w:rPr>
      </w:pPr>
      <w:sdt>
        <w:sdtPr>
          <w:tag w:val="goog_rdk_221"/>
        </w:sdtPr>
        <w:sdtContent>
          <w:commentRangeStart w:id="117"/>
        </w:sdtContent>
      </w:sdt>
      <w:sdt>
        <w:sdtPr>
          <w:tag w:val="goog_rdk_222"/>
        </w:sdtPr>
        <w:sdtContent>
          <w:commentRangeStart w:id="118"/>
        </w:sdtContent>
      </w:sdt>
      <w:r w:rsidDel="00000000" w:rsidR="00000000" w:rsidRPr="00000000">
        <w:rPr>
          <w:rFonts w:ascii="Arial" w:cs="Arial" w:eastAsia="Arial" w:hAnsi="Arial"/>
          <w:rtl w:val="0"/>
        </w:rPr>
        <w:t xml:space="preserve">A Client or Gateway processes a single outbound QoS 1 or QoS 2 message at a time</w:t>
      </w:r>
      <w:commentRangeEnd w:id="117"/>
      <w:r w:rsidDel="00000000" w:rsidR="00000000" w:rsidRPr="00000000">
        <w:commentReference w:id="117"/>
      </w:r>
      <w:commentRangeEnd w:id="118"/>
      <w:r w:rsidDel="00000000" w:rsidR="00000000" w:rsidRPr="00000000">
        <w:commentReference w:id="118"/>
      </w:r>
      <w:r w:rsidDel="00000000" w:rsidR="00000000" w:rsidRPr="00000000">
        <w:rPr>
          <w:rFonts w:ascii="Arial" w:cs="Arial" w:eastAsia="Arial" w:hAnsi="Arial"/>
          <w:rtl w:val="0"/>
        </w:rPr>
        <w:t xml:space="preserve">.</w:t>
      </w:r>
    </w:p>
    <w:p w:rsidR="00000000" w:rsidDel="00000000" w:rsidP="00000000" w:rsidRDefault="00000000" w:rsidRPr="00000000" w14:paraId="0000148C">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8D">
      <w:pPr>
        <w:rPr>
          <w:rFonts w:ascii="Arial" w:cs="Arial" w:eastAsia="Arial" w:hAnsi="Arial"/>
          <w:highlight w:val="yellow"/>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[MQTT-SN-???]</w:t>
      </w:r>
    </w:p>
    <w:p w:rsidR="00000000" w:rsidDel="00000000" w:rsidP="00000000" w:rsidRDefault="00000000" w:rsidRPr="00000000" w14:paraId="0000148E">
      <w:pPr>
        <w:pStyle w:val="Heading2"/>
        <w:keepLines w:val="1"/>
        <w:spacing w:after="64" w:before="0" w:line="259" w:lineRule="auto"/>
        <w:ind w:left="0" w:firstLine="0"/>
        <w:rPr>
          <w:rFonts w:ascii="Arial" w:cs="Arial" w:eastAsia="Arial" w:hAnsi="Arial"/>
        </w:rPr>
      </w:pPr>
      <w:bookmarkStart w:colFirst="0" w:colLast="0" w:name="_heading=h.1tdr5v4" w:id="243"/>
      <w:bookmarkEnd w:id="243"/>
      <w:r w:rsidDel="00000000" w:rsidR="00000000" w:rsidRPr="00000000">
        <w:rPr>
          <w:rFonts w:ascii="Arial" w:cs="Arial" w:eastAsia="Arial" w:hAnsi="Arial"/>
          <w:rtl w:val="0"/>
        </w:rPr>
        <w:t xml:space="preserve">4.21 Gateway’s Publish Procedure</w:t>
      </w:r>
    </w:p>
    <w:p w:rsidR="00000000" w:rsidDel="00000000" w:rsidP="00000000" w:rsidRDefault="00000000" w:rsidRPr="00000000" w14:paraId="0000148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w:t>
      </w:r>
      <w:sdt>
        <w:sdtPr>
          <w:tag w:val="goog_rdk_223"/>
        </w:sdtPr>
        <w:sdtContent>
          <w:commentRangeStart w:id="119"/>
        </w:sdtContent>
      </w:sdt>
      <w:r w:rsidDel="00000000" w:rsidR="00000000" w:rsidRPr="00000000">
        <w:rPr>
          <w:rFonts w:ascii="Arial" w:cs="Arial" w:eastAsia="Arial" w:hAnsi="Arial"/>
          <w:rtl w:val="0"/>
        </w:rPr>
        <w:t xml:space="preserve">Section 3.14</w:t>
      </w:r>
      <w:commentRangeEnd w:id="119"/>
      <w:r w:rsidDel="00000000" w:rsidR="00000000" w:rsidRPr="00000000">
        <w:commentReference w:id="119"/>
      </w:r>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9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9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92">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93">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94">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95">
      <w:pPr>
        <w:pStyle w:val="Heading2"/>
        <w:keepLines w:val="1"/>
        <w:spacing w:after="64" w:before="0" w:line="259" w:lineRule="auto"/>
        <w:ind w:left="0" w:firstLine="0"/>
        <w:rPr>
          <w:rFonts w:ascii="Arial" w:cs="Arial" w:eastAsia="Arial" w:hAnsi="Arial"/>
        </w:rPr>
      </w:pPr>
      <w:bookmarkStart w:colFirst="0" w:colLast="0" w:name="_heading=h.4ddeoix" w:id="244"/>
      <w:bookmarkEnd w:id="244"/>
      <w:r w:rsidDel="00000000" w:rsidR="00000000" w:rsidRPr="00000000">
        <w:rPr>
          <w:rFonts w:ascii="Arial" w:cs="Arial" w:eastAsia="Arial" w:hAnsi="Arial"/>
          <w:rtl w:val="0"/>
        </w:rPr>
        <w:t xml:space="preserve">4.22 Keep Alive and PING Procedure</w:t>
      </w:r>
    </w:p>
    <w:p w:rsidR="00000000" w:rsidDel="00000000" w:rsidP="00000000" w:rsidRDefault="00000000" w:rsidRPr="00000000" w14:paraId="0000149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9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224"/>
        </w:sdtPr>
        <w:sdtContent>
          <w:ins w:author="davide.lenzarini@u-blox.com" w:id="19" w:date="2024-03-20T08:48:04Z"/>
          <w:sdt>
            <w:sdtPr>
              <w:tag w:val="goog_rdk_225"/>
            </w:sdtPr>
            <w:sdtContent>
              <w:commentRangeStart w:id="120"/>
            </w:sdtContent>
          </w:sdt>
          <w:ins w:author="davide.lenzarini@u-blox.com" w:id="19" w:date="2024-03-20T08:48:04Z">
            <w:sdt>
              <w:sdtPr>
                <w:tag w:val="goog_rdk_226"/>
              </w:sdtPr>
              <w:sdtContent>
                <w:commentRangeStart w:id="121"/>
              </w:sdtContent>
            </w:sdt>
            <w:r w:rsidDel="00000000" w:rsidR="00000000" w:rsidRPr="00000000">
              <w:rPr>
                <w:rFonts w:ascii="Arial" w:cs="Arial" w:eastAsia="Arial" w:hAnsi="Arial"/>
                <w:rtl w:val="0"/>
              </w:rPr>
              <w:t xml:space="preserve">virtually </w:t>
            </w:r>
          </w:ins>
        </w:sdtContent>
      </w:sdt>
      <w:commentRangeEnd w:id="120"/>
      <w:r w:rsidDel="00000000" w:rsidR="00000000" w:rsidRPr="00000000">
        <w:commentReference w:id="120"/>
      </w:r>
      <w:commentRangeEnd w:id="121"/>
      <w:r w:rsidDel="00000000" w:rsidR="00000000" w:rsidRPr="00000000">
        <w:commentReference w:id="121"/>
      </w:r>
      <w:r w:rsidDel="00000000" w:rsidR="00000000" w:rsidRPr="00000000">
        <w:rPr>
          <w:rFonts w:ascii="Arial" w:cs="Arial" w:eastAsia="Arial" w:hAnsi="Arial"/>
          <w:rtl w:val="0"/>
        </w:rPr>
        <w:t xml:space="preserve">connected. </w:t>
      </w:r>
      <w:sdt>
        <w:sdtPr>
          <w:tag w:val="goog_rdk_227"/>
        </w:sdtPr>
        <w:sdtContent>
          <w:commentRangeStart w:id="122"/>
        </w:sdtContent>
      </w:sdt>
      <w:r w:rsidDel="00000000" w:rsidR="00000000" w:rsidRPr="00000000">
        <w:rPr>
          <w:rFonts w:ascii="Arial" w:cs="Arial" w:eastAsia="Arial" w:hAnsi="Arial"/>
          <w:rtl w:val="0"/>
        </w:rPr>
        <w:t xml:space="preserve">Otherwise, the received PINGREQ packet is ignored.</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1498">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99">
      <w:pPr>
        <w:pStyle w:val="Heading2"/>
        <w:keepLines w:val="1"/>
        <w:spacing w:after="64" w:before="0" w:line="259" w:lineRule="auto"/>
        <w:ind w:left="0" w:right="4" w:firstLine="0"/>
        <w:rPr>
          <w:rFonts w:ascii="Arial" w:cs="Arial" w:eastAsia="Arial" w:hAnsi="Arial"/>
        </w:rPr>
      </w:pPr>
      <w:bookmarkStart w:colFirst="0" w:colLast="0" w:name="_heading=h.2sioyqq" w:id="245"/>
      <w:bookmarkEnd w:id="245"/>
      <w:r w:rsidDel="00000000" w:rsidR="00000000" w:rsidRPr="00000000">
        <w:rPr>
          <w:rFonts w:ascii="Arial" w:cs="Arial" w:eastAsia="Arial" w:hAnsi="Arial"/>
          <w:rtl w:val="0"/>
        </w:rPr>
        <w:t xml:space="preserve">4.23 Client’s Disconnect Procedure</w:t>
      </w:r>
    </w:p>
    <w:p w:rsidR="00000000" w:rsidDel="00000000" w:rsidP="00000000" w:rsidRDefault="00000000" w:rsidRPr="00000000" w14:paraId="0000149A">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49B">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p>
    <w:p w:rsidR="00000000" w:rsidDel="00000000" w:rsidP="00000000" w:rsidRDefault="00000000" w:rsidRPr="00000000" w14:paraId="0000149C">
      <w:pPr>
        <w:pStyle w:val="Heading2"/>
        <w:keepLines w:val="1"/>
        <w:spacing w:after="64" w:before="0" w:line="259" w:lineRule="auto"/>
        <w:ind w:left="0" w:right="4" w:firstLine="0"/>
        <w:rPr>
          <w:rFonts w:ascii="Arial" w:cs="Arial" w:eastAsia="Arial" w:hAnsi="Arial"/>
        </w:rPr>
      </w:pPr>
      <w:bookmarkStart w:colFirst="0" w:colLast="0" w:name="_heading=h.17nz8yj" w:id="246"/>
      <w:bookmarkEnd w:id="246"/>
      <w:r w:rsidDel="00000000" w:rsidR="00000000" w:rsidRPr="00000000">
        <w:rPr>
          <w:rFonts w:ascii="Arial" w:cs="Arial" w:eastAsia="Arial" w:hAnsi="Arial"/>
          <w:rtl w:val="0"/>
        </w:rPr>
        <w:t xml:space="preserve">4.24 Retransmission Procedure in the Client and Gateway</w:t>
      </w:r>
    </w:p>
    <w:p w:rsidR="00000000" w:rsidDel="00000000" w:rsidP="00000000" w:rsidRDefault="00000000" w:rsidRPr="00000000" w14:paraId="0000149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49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228"/>
        </w:sdtPr>
        <w:sdtContent>
          <w:commentRangeStart w:id="123"/>
        </w:sdtContent>
      </w:sdt>
      <w:r w:rsidDel="00000000" w:rsidR="00000000" w:rsidRPr="00000000">
        <w:rPr>
          <w:rFonts w:ascii="Arial" w:cs="Arial" w:eastAsia="Arial" w:hAnsi="Arial"/>
          <w:highlight w:val="yellow"/>
          <w:rtl w:val="0"/>
        </w:rPr>
        <w:t xml:space="preserve">Packets</w:t>
      </w:r>
      <w:commentRangeEnd w:id="123"/>
      <w:r w:rsidDel="00000000" w:rsidR="00000000" w:rsidRPr="00000000">
        <w:commentReference w:id="123"/>
      </w:r>
      <w:r w:rsidDel="00000000" w:rsidR="00000000" w:rsidRPr="00000000">
        <w:rPr>
          <w:rFonts w:ascii="Arial" w:cs="Arial" w:eastAsia="Arial" w:hAnsi="Arial"/>
          <w:highlight w:val="yellow"/>
          <w:rtl w:val="0"/>
        </w:rPr>
        <w:t xml:space="preserve">, including a PROTECTION encapsulation if there is one, after T</w:t>
      </w:r>
      <w:sdt>
        <w:sdtPr>
          <w:tag w:val="goog_rdk_229"/>
        </w:sdtPr>
        <w:sdtContent>
          <w:r w:rsidDel="00000000" w:rsidR="00000000" w:rsidRPr="00000000">
            <w:rPr>
              <w:rFonts w:ascii="Arial" w:cs="Arial" w:eastAsia="Arial" w:hAnsi="Arial"/>
              <w:highlight w:val="yellow"/>
              <w:vertAlign w:val="subscript"/>
              <w:rtl w:val="0"/>
              <w:rPrChange w:author="davide.lenzarini@u-blox.com" w:id="20" w:date="2024-03-20T08:52:17Z">
                <w:rPr>
                  <w:rFonts w:ascii="Arial" w:cs="Arial" w:eastAsia="Arial" w:hAnsi="Arial"/>
                  <w:highlight w:val="yellow"/>
                </w:rPr>
              </w:rPrChange>
            </w:rPr>
            <w:t xml:space="preserve">retry</w:t>
          </w:r>
        </w:sdtContent>
      </w:sdt>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9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230"/>
        </w:sdtPr>
        <w:sdtContent>
          <w:commentRangeStart w:id="124"/>
        </w:sdtContent>
      </w:sdt>
      <w:r w:rsidDel="00000000" w:rsidR="00000000" w:rsidRPr="00000000">
        <w:rPr>
          <w:rFonts w:ascii="Arial" w:cs="Arial" w:eastAsia="Arial" w:hAnsi="Arial"/>
          <w:highlight w:val="yellow"/>
          <w:rtl w:val="0"/>
        </w:rPr>
        <w:t xml:space="preserve">Packets</w:t>
      </w:r>
      <w:commentRangeEnd w:id="124"/>
      <w:r w:rsidDel="00000000" w:rsidR="00000000" w:rsidRPr="00000000">
        <w:commentReference w:id="124"/>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A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w:t>
      </w:r>
      <w:sdt>
        <w:sdtPr>
          <w:tag w:val="goog_rdk_231"/>
        </w:sdtPr>
        <w:sdtContent>
          <w:commentRangeStart w:id="125"/>
        </w:sdtContent>
      </w:sdt>
      <w:r w:rsidDel="00000000" w:rsidR="00000000" w:rsidRPr="00000000">
        <w:rPr>
          <w:rFonts w:ascii="Arial" w:cs="Arial" w:eastAsia="Arial" w:hAnsi="Arial"/>
          <w:highlight w:val="yellow"/>
          <w:rtl w:val="0"/>
        </w:rPr>
        <w:t xml:space="preserve">close </w:t>
      </w:r>
      <w:commentRangeEnd w:id="125"/>
      <w:r w:rsidDel="00000000" w:rsidR="00000000" w:rsidRPr="00000000">
        <w:commentReference w:id="125"/>
      </w:r>
      <w:r w:rsidDel="00000000" w:rsidR="00000000" w:rsidRPr="00000000">
        <w:rPr>
          <w:rFonts w:ascii="Arial" w:cs="Arial" w:eastAsia="Arial" w:hAnsi="Arial"/>
          <w:highlight w:val="yellow"/>
          <w:rtl w:val="0"/>
        </w:rPr>
        <w:t xml:space="preserve">the Virtual Connection.</w:t>
      </w:r>
    </w:p>
    <w:p w:rsidR="00000000" w:rsidDel="00000000" w:rsidP="00000000" w:rsidRDefault="00000000" w:rsidRPr="00000000" w14:paraId="000014A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232"/>
        </w:sdtPr>
        <w:sdtContent>
          <w:commentRangeStart w:id="126"/>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26"/>
      <w:r w:rsidDel="00000000" w:rsidR="00000000" w:rsidRPr="00000000">
        <w:commentReference w:id="126"/>
      </w:r>
      <w:r w:rsidDel="00000000" w:rsidR="00000000" w:rsidRPr="00000000">
        <w:rPr>
          <w:rtl w:val="0"/>
        </w:rPr>
      </w:r>
    </w:p>
    <w:p w:rsidR="00000000" w:rsidDel="00000000" w:rsidP="00000000" w:rsidRDefault="00000000" w:rsidRPr="00000000" w14:paraId="000014A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A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4A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w:t>
      </w:r>
      <w:sdt>
        <w:sdtPr>
          <w:tag w:val="goog_rdk_233"/>
        </w:sdtPr>
        <w:sdtContent>
          <w:commentRangeStart w:id="127"/>
        </w:sdtContent>
      </w:sdt>
      <w:r w:rsidDel="00000000" w:rsidR="00000000" w:rsidRPr="00000000">
        <w:rPr>
          <w:rFonts w:ascii="Arial" w:cs="Arial" w:eastAsia="Arial" w:hAnsi="Arial"/>
          <w:rtl w:val="0"/>
        </w:rPr>
        <w:t xml:space="preserve">closed</w:t>
      </w:r>
      <w:commentRangeEnd w:id="127"/>
      <w:r w:rsidDel="00000000" w:rsidR="00000000" w:rsidRPr="00000000">
        <w:commentReference w:id="127"/>
      </w:r>
      <w:r w:rsidDel="00000000" w:rsidR="00000000" w:rsidRPr="00000000">
        <w:rPr>
          <w:rFonts w:ascii="Arial" w:cs="Arial" w:eastAsia="Arial" w:hAnsi="Arial"/>
          <w:rtl w:val="0"/>
        </w:rPr>
        <w:t xml:space="preserve">, the protocol will restart when a new CONNECT packet flows from the Client.</w:t>
      </w:r>
    </w:p>
    <w:p w:rsidR="00000000" w:rsidDel="00000000" w:rsidP="00000000" w:rsidRDefault="00000000" w:rsidRPr="00000000" w14:paraId="000014A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Non normative comment.</w:t>
      </w:r>
    </w:p>
    <w:p w:rsidR="00000000" w:rsidDel="00000000" w:rsidP="00000000" w:rsidRDefault="00000000" w:rsidRPr="00000000" w14:paraId="000014A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A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234"/>
        </w:sdtPr>
        <w:sdtContent>
          <w:commentRangeStart w:id="128"/>
        </w:sdtContent>
      </w:sdt>
      <w:r w:rsidDel="00000000" w:rsidR="00000000" w:rsidRPr="00000000">
        <w:rPr>
          <w:rFonts w:ascii="Arial" w:cs="Arial" w:eastAsia="Arial" w:hAnsi="Arial"/>
          <w:rtl w:val="0"/>
        </w:rPr>
        <w:t xml:space="preserve">also </w:t>
      </w:r>
      <w:commentRangeEnd w:id="128"/>
      <w:r w:rsidDel="00000000" w:rsidR="00000000" w:rsidRPr="00000000">
        <w:commentReference w:id="128"/>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4A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p>
    <w:p w:rsidR="00000000" w:rsidDel="00000000" w:rsidP="00000000" w:rsidRDefault="00000000" w:rsidRPr="00000000" w14:paraId="000014A9">
      <w:pPr>
        <w:pStyle w:val="Heading2"/>
        <w:keepLines w:val="1"/>
        <w:spacing w:after="94" w:before="0" w:line="259" w:lineRule="auto"/>
        <w:ind w:left="0" w:firstLine="0"/>
        <w:rPr>
          <w:rFonts w:ascii="Arial" w:cs="Arial" w:eastAsia="Arial" w:hAnsi="Arial"/>
        </w:rPr>
      </w:pPr>
      <w:bookmarkStart w:colFirst="0" w:colLast="0" w:name="_heading=h.3rnmrmc" w:id="247"/>
      <w:bookmarkEnd w:id="247"/>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4AA">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4AB">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4AC">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4AD">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AE">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4AF">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4B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235"/>
        </w:sdtPr>
        <w:sdtContent>
          <w:commentRangeStart w:id="129"/>
        </w:sdtContent>
      </w:sdt>
      <w:r w:rsidDel="00000000" w:rsidR="00000000" w:rsidRPr="00000000">
        <w:rPr>
          <w:rFonts w:ascii="Arial" w:cs="Arial" w:eastAsia="Arial" w:hAnsi="Arial"/>
          <w:color w:val="000000"/>
          <w:rtl w:val="0"/>
        </w:rPr>
        <w:t xml:space="preserve">the gateway detects a timeout in the delivery,</w:t>
      </w:r>
      <w:commentRangeEnd w:id="129"/>
      <w:r w:rsidDel="00000000" w:rsidR="00000000" w:rsidRPr="00000000">
        <w:commentReference w:id="129"/>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4B1">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4B2">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236"/>
        </w:sdtPr>
        <w:sdtContent>
          <w:commentRangeStart w:id="130"/>
        </w:sdtContent>
      </w:sdt>
      <w:r w:rsidDel="00000000" w:rsidR="00000000" w:rsidRPr="00000000">
        <w:rPr>
          <w:rFonts w:ascii="Arial" w:cs="Arial" w:eastAsia="Arial" w:hAnsi="Arial"/>
          <w:rtl w:val="0"/>
        </w:rPr>
        <w:t xml:space="preserve">3.18</w:t>
      </w:r>
      <w:commentRangeEnd w:id="130"/>
      <w:r w:rsidDel="00000000" w:rsidR="00000000" w:rsidRPr="00000000">
        <w:commentReference w:id="130"/>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237"/>
        </w:sdtPr>
        <w:sdtContent>
          <w:r w:rsidDel="00000000" w:rsidR="00000000" w:rsidRPr="00000000">
            <w:rPr>
              <w:rFonts w:ascii="Arial" w:cs="Arial" w:eastAsia="Arial" w:hAnsi="Arial"/>
              <w:color w:val="000000"/>
              <w:vertAlign w:val="subscript"/>
              <w:rtl w:val="0"/>
              <w:rPrChange w:author="davide.lenzarini@u-blox.com" w:id="21"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238"/>
        </w:sdtPr>
        <w:sdtContent>
          <w:commentRangeStart w:id="131"/>
        </w:sdtContent>
      </w:sdt>
      <w:r w:rsidDel="00000000" w:rsidR="00000000" w:rsidRPr="00000000">
        <w:rPr>
          <w:rFonts w:ascii="Arial" w:cs="Arial" w:eastAsia="Arial" w:hAnsi="Arial"/>
          <w:color w:val="000000"/>
          <w:rtl w:val="0"/>
        </w:rPr>
        <w:t xml:space="preserve">receives </w:t>
      </w:r>
      <w:commentRangeEnd w:id="131"/>
      <w:r w:rsidDel="00000000" w:rsidR="00000000" w:rsidRPr="00000000">
        <w:commentReference w:id="131"/>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239"/>
        </w:sdtPr>
        <w:sdtContent>
          <w:commentRangeStart w:id="132"/>
        </w:sdtContent>
      </w:sdt>
      <w:r w:rsidDel="00000000" w:rsidR="00000000" w:rsidRPr="00000000">
        <w:rPr>
          <w:rFonts w:ascii="Arial" w:cs="Arial" w:eastAsia="Arial" w:hAnsi="Arial"/>
          <w:color w:val="000000"/>
          <w:rtl w:val="0"/>
        </w:rPr>
        <w:t xml:space="preserve">PINGRESP</w:t>
      </w:r>
      <w:commentRangeEnd w:id="132"/>
      <w:r w:rsidDel="00000000" w:rsidR="00000000" w:rsidRPr="00000000">
        <w:commentReference w:id="132"/>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240"/>
        </w:sdtPr>
        <w:sdtContent>
          <w:r w:rsidDel="00000000" w:rsidR="00000000" w:rsidRPr="00000000">
            <w:rPr>
              <w:rFonts w:ascii="Arial" w:cs="Arial" w:eastAsia="Arial" w:hAnsi="Arial"/>
              <w:color w:val="000000"/>
              <w:vertAlign w:val="subscript"/>
              <w:rtl w:val="0"/>
              <w:rPrChange w:author="davide.lenzarini@u-blox.com" w:id="22"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241"/>
        </w:sdtPr>
        <w:sdtContent>
          <w:r w:rsidDel="00000000" w:rsidR="00000000" w:rsidRPr="00000000">
            <w:rPr>
              <w:rFonts w:ascii="Arial" w:cs="Arial" w:eastAsia="Arial" w:hAnsi="Arial"/>
              <w:color w:val="000000"/>
              <w:vertAlign w:val="subscript"/>
              <w:rtl w:val="0"/>
              <w:rPrChange w:author="davide.lenzarini@u-blox.com" w:id="23"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B3">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242"/>
        </w:sdtPr>
        <w:sdtContent>
          <w:commentRangeStart w:id="133"/>
        </w:sdtContent>
      </w:sdt>
      <w:sdt>
        <w:sdtPr>
          <w:tag w:val="goog_rdk_243"/>
        </w:sdtPr>
        <w:sdtContent>
          <w:commentRangeStart w:id="134"/>
        </w:sdtContent>
      </w:sdt>
      <w:sdt>
        <w:sdtPr>
          <w:tag w:val="goog_rdk_244"/>
        </w:sdtPr>
        <w:sdtContent>
          <w:commentRangeStart w:id="135"/>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33"/>
      <w:r w:rsidDel="00000000" w:rsidR="00000000" w:rsidRPr="00000000">
        <w:commentReference w:id="133"/>
      </w:r>
      <w:commentRangeEnd w:id="134"/>
      <w:r w:rsidDel="00000000" w:rsidR="00000000" w:rsidRPr="00000000">
        <w:commentReference w:id="134"/>
      </w:r>
      <w:commentRangeEnd w:id="135"/>
      <w:r w:rsidDel="00000000" w:rsidR="00000000" w:rsidRPr="00000000">
        <w:commentReference w:id="135"/>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B4">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4B5">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4B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245"/>
        </w:sdtPr>
        <w:sdtContent>
          <w:commentRangeStart w:id="136"/>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36"/>
      <w:r w:rsidDel="00000000" w:rsidR="00000000" w:rsidRPr="00000000">
        <w:commentReference w:id="136"/>
      </w:r>
      <w:r w:rsidDel="00000000" w:rsidR="00000000" w:rsidRPr="00000000">
        <w:rPr>
          <w:rFonts w:ascii="Arial" w:cs="Arial" w:eastAsia="Arial" w:hAnsi="Arial"/>
          <w:color w:val="000000"/>
          <w:highlight w:val="yellow"/>
          <w:rtl w:val="0"/>
        </w:rPr>
        <w:t xml:space="preserve">.</w:t>
      </w:r>
      <w:sdt>
        <w:sdtPr>
          <w:tag w:val="goog_rdk_246"/>
        </w:sdtPr>
        <w:sdtContent>
          <w:commentRangeStart w:id="137"/>
        </w:sdtContent>
      </w:sdt>
      <w:r w:rsidDel="00000000" w:rsidR="00000000" w:rsidRPr="00000000">
        <w:rPr>
          <w:rFonts w:ascii="Arial" w:cs="Arial" w:eastAsia="Arial" w:hAnsi="Arial"/>
          <w:color w:val="000000"/>
          <w:highlight w:val="yellow"/>
          <w:rtl w:val="0"/>
        </w:rPr>
        <w:t xml:space="preserve"> </w:t>
      </w:r>
      <w:sdt>
        <w:sdtPr>
          <w:tag w:val="goog_rdk_247"/>
        </w:sdtPr>
        <w:sdtContent>
          <w:commentRangeStart w:id="138"/>
        </w:sdtContent>
      </w:sdt>
      <w:sdt>
        <w:sdtPr>
          <w:tag w:val="goog_rdk_248"/>
        </w:sdtPr>
        <w:sdtContent>
          <w:commentRangeStart w:id="139"/>
        </w:sdtContent>
      </w:sdt>
      <w:sdt>
        <w:sdtPr>
          <w:tag w:val="goog_rdk_249"/>
        </w:sdtPr>
        <w:sdtContent>
          <w:commentRangeStart w:id="140"/>
        </w:sdtContent>
      </w:sdt>
      <w:sdt>
        <w:sdtPr>
          <w:tag w:val="goog_rdk_250"/>
        </w:sdtPr>
        <w:sdtContent>
          <w:commentRangeStart w:id="141"/>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38"/>
      <w:r w:rsidDel="00000000" w:rsidR="00000000" w:rsidRPr="00000000">
        <w:commentReference w:id="138"/>
      </w:r>
      <w:commentRangeEnd w:id="139"/>
      <w:r w:rsidDel="00000000" w:rsidR="00000000" w:rsidRPr="00000000">
        <w:commentReference w:id="139"/>
      </w:r>
      <w:commentRangeEnd w:id="140"/>
      <w:r w:rsidDel="00000000" w:rsidR="00000000" w:rsidRPr="00000000">
        <w:commentReference w:id="140"/>
      </w:r>
      <w:commentRangeEnd w:id="141"/>
      <w:r w:rsidDel="00000000" w:rsidR="00000000" w:rsidRPr="00000000">
        <w:commentReference w:id="141"/>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37"/>
      <w:r w:rsidDel="00000000" w:rsidR="00000000" w:rsidRPr="00000000">
        <w:commentReference w:id="137"/>
      </w:r>
      <w:r w:rsidDel="00000000" w:rsidR="00000000" w:rsidRPr="00000000">
        <w:rPr>
          <w:rtl w:val="0"/>
        </w:rPr>
      </w:r>
    </w:p>
    <w:p w:rsidR="00000000" w:rsidDel="00000000" w:rsidP="00000000" w:rsidRDefault="00000000" w:rsidRPr="00000000" w14:paraId="000014B7">
      <w:pPr>
        <w:rPr>
          <w:rFonts w:ascii="Arial" w:cs="Arial" w:eastAsia="Arial" w:hAnsi="Arial"/>
          <w:color w:val="000000"/>
        </w:rPr>
      </w:pPr>
      <w:r w:rsidDel="00000000" w:rsidR="00000000" w:rsidRPr="00000000">
        <w:rPr>
          <w:rtl w:val="0"/>
        </w:rPr>
      </w:r>
    </w:p>
    <w:p w:rsidR="00000000" w:rsidDel="00000000" w:rsidP="00000000" w:rsidRDefault="00000000" w:rsidRPr="00000000" w14:paraId="000014B8">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4B9">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4BA">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13.png"/>
            <a:graphic>
              <a:graphicData uri="http://schemas.openxmlformats.org/drawingml/2006/picture">
                <pic:pic>
                  <pic:nvPicPr>
                    <pic:cNvPr id="0" name="image13.png"/>
                    <pic:cNvPicPr preferRelativeResize="0"/>
                  </pic:nvPicPr>
                  <pic:blipFill>
                    <a:blip r:embed="rId98"/>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4BB">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251"/>
        </w:sdtPr>
        <w:sdtContent>
          <w:commentRangeStart w:id="142"/>
        </w:sdtContent>
      </w:sdt>
      <w:r w:rsidDel="00000000" w:rsidR="00000000" w:rsidRPr="00000000">
        <w:rPr>
          <w:rFonts w:ascii="Arial" w:cs="Arial" w:eastAsia="Arial" w:hAnsi="Arial"/>
          <w:rtl w:val="0"/>
        </w:rPr>
        <w:t xml:space="preserve">Awake ping packet flush</w:t>
      </w:r>
      <w:commentRangeEnd w:id="142"/>
      <w:r w:rsidDel="00000000" w:rsidR="00000000" w:rsidRPr="00000000">
        <w:commentReference w:id="142"/>
      </w:r>
      <w:r w:rsidDel="00000000" w:rsidR="00000000" w:rsidRPr="00000000">
        <w:rPr>
          <w:rtl w:val="0"/>
        </w:rPr>
      </w:r>
    </w:p>
    <w:p w:rsidR="00000000" w:rsidDel="00000000" w:rsidP="00000000" w:rsidRDefault="00000000" w:rsidRPr="00000000" w14:paraId="000014BC">
      <w:pPr>
        <w:pStyle w:val="Heading2"/>
        <w:ind w:left="0" w:firstLine="0"/>
        <w:rPr>
          <w:rFonts w:ascii="Arial" w:cs="Arial" w:eastAsia="Arial" w:hAnsi="Arial"/>
        </w:rPr>
      </w:pPr>
      <w:bookmarkStart w:colFirst="0" w:colLast="0" w:name="_heading=h.ly7c1y" w:id="248"/>
      <w:bookmarkEnd w:id="248"/>
      <w:r w:rsidDel="00000000" w:rsidR="00000000" w:rsidRPr="00000000">
        <w:rPr>
          <w:rFonts w:ascii="Arial" w:cs="Arial" w:eastAsia="Arial" w:hAnsi="Arial"/>
          <w:rtl w:val="0"/>
        </w:rPr>
        <w:t xml:space="preserve">4.26 Retained Packets</w:t>
      </w:r>
    </w:p>
    <w:p w:rsidR="00000000" w:rsidDel="00000000" w:rsidP="00000000" w:rsidRDefault="00000000" w:rsidRPr="00000000" w14:paraId="000014BD">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4BE">
      <w:pPr>
        <w:pStyle w:val="Heading2"/>
        <w:ind w:left="0" w:firstLine="0"/>
        <w:rPr>
          <w:rFonts w:ascii="Arial" w:cs="Arial" w:eastAsia="Arial" w:hAnsi="Arial"/>
        </w:rPr>
      </w:pPr>
      <w:bookmarkStart w:colFirst="0" w:colLast="0" w:name="_heading=h.mo7ahow0t2fa" w:id="249"/>
      <w:bookmarkEnd w:id="249"/>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4BF">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4C0">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4C1">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4C2">
      <w:pPr>
        <w:pStyle w:val="Heading1"/>
        <w:ind w:left="0" w:firstLine="0"/>
        <w:rPr>
          <w:rFonts w:ascii="Arial" w:cs="Arial" w:eastAsia="Arial" w:hAnsi="Arial"/>
        </w:rPr>
      </w:pPr>
      <w:bookmarkStart w:colFirst="0" w:colLast="0" w:name="_heading=h.ao41zqqg0txn" w:id="250"/>
      <w:bookmarkEnd w:id="250"/>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4C3">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4C4">
      <w:pPr>
        <w:numPr>
          <w:ilvl w:val="0"/>
          <w:numId w:val="28"/>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4C5">
      <w:pPr>
        <w:numPr>
          <w:ilvl w:val="1"/>
          <w:numId w:val="28"/>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4C6">
      <w:pPr>
        <w:numPr>
          <w:ilvl w:val="1"/>
          <w:numId w:val="28"/>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4C7">
      <w:pPr>
        <w:numPr>
          <w:ilvl w:val="1"/>
          <w:numId w:val="28"/>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4C8">
      <w:pPr>
        <w:numPr>
          <w:ilvl w:val="1"/>
          <w:numId w:val="28"/>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4C9">
      <w:pPr>
        <w:pStyle w:val="Heading2"/>
        <w:ind w:left="0" w:firstLine="0"/>
        <w:rPr/>
      </w:pPr>
      <w:bookmarkStart w:colFirst="0" w:colLast="0" w:name="_heading=h.l3biudxg4em6" w:id="251"/>
      <w:bookmarkEnd w:id="251"/>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4CA">
      <w:pPr>
        <w:pStyle w:val="Heading1"/>
        <w:ind w:left="0" w:firstLine="0"/>
        <w:rPr>
          <w:rFonts w:ascii="Arial" w:cs="Arial" w:eastAsia="Arial" w:hAnsi="Arial"/>
        </w:rPr>
      </w:pPr>
      <w:bookmarkStart w:colFirst="0" w:colLast="0" w:name="_heading=h.2k82xt6" w:id="252"/>
      <w:bookmarkEnd w:id="252"/>
      <w:r w:rsidDel="00000000" w:rsidR="00000000" w:rsidRPr="00000000">
        <w:rPr>
          <w:rFonts w:ascii="Arial" w:cs="Arial" w:eastAsia="Arial" w:hAnsi="Arial"/>
          <w:rtl w:val="0"/>
        </w:rPr>
        <w:t xml:space="preserve">6 Conformance</w:t>
      </w:r>
    </w:p>
    <w:p w:rsidR="00000000" w:rsidDel="00000000" w:rsidP="00000000" w:rsidRDefault="00000000" w:rsidRPr="00000000" w14:paraId="000014CB">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99">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4CC">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00">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CD">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01">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CE">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4CF">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53"/>
      <w:bookmarkEnd w:id="253"/>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4D0">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4D1">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4D2">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4D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4D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4D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4D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4D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B">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4D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4D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4D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0">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4E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4E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4E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4E5">
      <w:pPr>
        <w:spacing w:after="40" w:before="40" w:lineRule="auto"/>
        <w:rPr>
          <w:rFonts w:ascii="Arial" w:cs="Arial" w:eastAsia="Arial" w:hAnsi="Arial"/>
          <w:highlight w:val="yellow"/>
        </w:rPr>
      </w:pPr>
      <w:hyperlink r:id="rId102">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E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103">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E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4E8">
      <w:pPr>
        <w:spacing w:after="40" w:before="40" w:lineRule="auto"/>
        <w:rPr>
          <w:rFonts w:ascii="Arial" w:cs="Arial" w:eastAsia="Arial" w:hAnsi="Arial"/>
          <w:highlight w:val="yellow"/>
        </w:rPr>
      </w:pPr>
      <w:hyperlink r:id="rId104">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E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4E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B">
      <w:pPr>
        <w:pStyle w:val="Heading2"/>
        <w:spacing w:after="120" w:before="240" w:lineRule="auto"/>
        <w:ind w:left="0" w:firstLine="0"/>
        <w:rPr/>
      </w:pPr>
      <w:bookmarkStart w:colFirst="0" w:colLast="0" w:name="_heading=h.2pjpzxrro3v8" w:id="254"/>
      <w:bookmarkEnd w:id="254"/>
      <w:r w:rsidDel="00000000" w:rsidR="00000000" w:rsidRPr="00000000">
        <w:rPr>
          <w:rtl w:val="0"/>
        </w:rPr>
        <w:t xml:space="preserve">A.1 Normative References</w:t>
      </w:r>
    </w:p>
    <w:p w:rsidR="00000000" w:rsidDel="00000000" w:rsidP="00000000" w:rsidRDefault="00000000" w:rsidRPr="00000000" w14:paraId="000014EC">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4ED">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4E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05">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F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4F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06">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F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F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4F4">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4F5">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4F6">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4F7">
      <w:pPr>
        <w:rPr>
          <w:rFonts w:ascii="Arial" w:cs="Arial" w:eastAsia="Arial" w:hAnsi="Arial"/>
          <w:color w:val="0000ee"/>
        </w:rPr>
      </w:pPr>
      <w:hyperlink r:id="rId107">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4F8">
      <w:pPr>
        <w:rPr>
          <w:rFonts w:ascii="Arial" w:cs="Arial" w:eastAsia="Arial" w:hAnsi="Arial"/>
        </w:rPr>
      </w:pPr>
      <w:r w:rsidDel="00000000" w:rsidR="00000000" w:rsidRPr="00000000">
        <w:rPr>
          <w:rtl w:val="0"/>
        </w:rPr>
      </w:r>
    </w:p>
    <w:bookmarkStart w:colFirst="0" w:colLast="0" w:name="bookmark=kix.32y02sm2iqny" w:id="255"/>
    <w:bookmarkEnd w:id="255"/>
    <w:p w:rsidR="00000000" w:rsidDel="00000000" w:rsidP="00000000" w:rsidRDefault="00000000" w:rsidRPr="00000000" w14:paraId="000014F9">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4FA">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4FB">
      <w:pPr>
        <w:rPr>
          <w:rFonts w:ascii="Arial" w:cs="Arial" w:eastAsia="Arial" w:hAnsi="Arial"/>
        </w:rPr>
      </w:pPr>
      <w:hyperlink r:id="rId108">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4FC">
      <w:pPr>
        <w:rPr>
          <w:rFonts w:ascii="Arial" w:cs="Arial" w:eastAsia="Arial" w:hAnsi="Arial"/>
        </w:rPr>
      </w:pPr>
      <w:r w:rsidDel="00000000" w:rsidR="00000000" w:rsidRPr="00000000">
        <w:rPr>
          <w:rtl w:val="0"/>
        </w:rPr>
      </w:r>
    </w:p>
    <w:bookmarkStart w:colFirst="0" w:colLast="0" w:name="bookmark=kix.51xi25h5vzte" w:id="256"/>
    <w:bookmarkEnd w:id="256"/>
    <w:p w:rsidR="00000000" w:rsidDel="00000000" w:rsidP="00000000" w:rsidRDefault="00000000" w:rsidRPr="00000000" w14:paraId="000014FD">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4FE">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4FF">
      <w:pPr>
        <w:rPr>
          <w:rFonts w:ascii="Arial" w:cs="Arial" w:eastAsia="Arial" w:hAnsi="Arial"/>
        </w:rPr>
      </w:pPr>
      <w:hyperlink r:id="rId109">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00">
      <w:pPr>
        <w:rPr>
          <w:rFonts w:ascii="Arial" w:cs="Arial" w:eastAsia="Arial" w:hAnsi="Arial"/>
        </w:rPr>
      </w:pPr>
      <w:r w:rsidDel="00000000" w:rsidR="00000000" w:rsidRPr="00000000">
        <w:rPr>
          <w:rtl w:val="0"/>
        </w:rPr>
      </w:r>
    </w:p>
    <w:bookmarkStart w:colFirst="0" w:colLast="0" w:name="bookmark=kix.sm86r7ecajs3" w:id="257"/>
    <w:bookmarkEnd w:id="257"/>
    <w:p w:rsidR="00000000" w:rsidDel="00000000" w:rsidP="00000000" w:rsidRDefault="00000000" w:rsidRPr="00000000" w14:paraId="00001501">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02">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03">
      <w:pPr>
        <w:rPr>
          <w:rFonts w:ascii="Arial" w:cs="Arial" w:eastAsia="Arial" w:hAnsi="Arial"/>
          <w:highlight w:val="yellow"/>
        </w:rPr>
      </w:pPr>
      <w:hyperlink r:id="rId110">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04">
      <w:pPr>
        <w:pStyle w:val="Heading2"/>
        <w:spacing w:after="120" w:before="240" w:lineRule="auto"/>
        <w:ind w:left="0" w:firstLine="0"/>
        <w:rPr/>
      </w:pPr>
      <w:bookmarkStart w:colFirst="0" w:colLast="0" w:name="_heading=h.wmz8ensz9jqs" w:id="258"/>
      <w:bookmarkEnd w:id="258"/>
      <w:r w:rsidDel="00000000" w:rsidR="00000000" w:rsidRPr="00000000">
        <w:rPr>
          <w:rtl w:val="0"/>
        </w:rPr>
        <w:t xml:space="preserve">A.2 Informative References</w:t>
      </w:r>
    </w:p>
    <w:p w:rsidR="00000000" w:rsidDel="00000000" w:rsidP="00000000" w:rsidRDefault="00000000" w:rsidRPr="00000000" w14:paraId="00001505">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0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0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0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11">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0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0A">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0B">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0C">
      <w:pPr>
        <w:pStyle w:val="Heading1"/>
        <w:ind w:left="0" w:firstLine="0"/>
        <w:rPr/>
      </w:pPr>
      <w:bookmarkStart w:colFirst="0" w:colLast="0" w:name="_heading=h.twhu880t27o" w:id="259"/>
      <w:bookmarkEnd w:id="259"/>
      <w:sdt>
        <w:sdtPr>
          <w:tag w:val="goog_rdk_252"/>
        </w:sdtPr>
        <w:sdtContent>
          <w:commentRangeStart w:id="143"/>
        </w:sdtContent>
      </w:sdt>
      <w:r w:rsidDel="00000000" w:rsidR="00000000" w:rsidRPr="00000000">
        <w:rPr>
          <w:rtl w:val="0"/>
        </w:rPr>
        <w:t xml:space="preserve">Appendix B. Backwards Compatibility</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pStyle w:val="Heading3"/>
        <w:keepLines w:val="1"/>
        <w:spacing w:after="77" w:before="0" w:line="259" w:lineRule="auto"/>
        <w:ind w:left="0" w:firstLine="0"/>
        <w:rPr/>
      </w:pPr>
      <w:bookmarkStart w:colFirst="0" w:colLast="0" w:name="_heading=h.1qoc8b1" w:id="260"/>
      <w:bookmarkEnd w:id="260"/>
      <w:r w:rsidDel="00000000" w:rsidR="00000000" w:rsidRPr="00000000">
        <w:rPr>
          <w:rtl w:val="0"/>
        </w:rPr>
        <w:t xml:space="preserve">B.1 PUBLISH QoS -1 (Packet from MQTT-SN 1.2)</w:t>
      </w:r>
    </w:p>
    <w:p w:rsidR="00000000" w:rsidDel="00000000" w:rsidP="00000000" w:rsidRDefault="00000000" w:rsidRPr="00000000" w14:paraId="0000150F">
      <w:pPr>
        <w:rPr>
          <w:rFonts w:ascii="Arial" w:cs="Arial" w:eastAsia="Arial" w:hAnsi="Arial"/>
        </w:rPr>
      </w:pPr>
      <w:r w:rsidDel="00000000" w:rsidR="00000000" w:rsidRPr="00000000">
        <w:rPr>
          <w:rtl w:val="0"/>
        </w:rPr>
      </w:r>
    </w:p>
    <w:tbl>
      <w:tblPr>
        <w:tblStyle w:val="Table4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1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1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1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1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1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1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1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1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1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1E">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1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2C">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2D">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3A">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3B">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49">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4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4C">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4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4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5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5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54">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5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5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5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5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6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6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6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6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67">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68">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75">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76">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83">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84">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91">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92">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9F">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5A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5AD">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5AE">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5A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5B0">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5B1">
      <w:pPr>
        <w:pStyle w:val="Heading4"/>
        <w:ind w:left="0" w:right="4" w:firstLine="0"/>
        <w:rPr>
          <w:rFonts w:ascii="Arial" w:cs="Arial" w:eastAsia="Arial" w:hAnsi="Arial"/>
        </w:rPr>
      </w:pPr>
      <w:bookmarkStart w:colFirst="0" w:colLast="0" w:name="_heading=h.4anzqyu" w:id="261"/>
      <w:bookmarkEnd w:id="261"/>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5B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43"/>
      <w:r w:rsidDel="00000000" w:rsidR="00000000" w:rsidRPr="00000000">
        <w:commentReference w:id="143"/>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253"/>
        </w:sdtPr>
        <w:sdtContent>
          <w:commentRangeStart w:id="144"/>
        </w:sdtContent>
      </w:sdt>
      <w:r w:rsidDel="00000000" w:rsidR="00000000" w:rsidRPr="00000000">
        <w:rPr>
          <w:rtl w:val="0"/>
        </w:rPr>
      </w:r>
    </w:p>
    <w:p w:rsidR="00000000" w:rsidDel="00000000" w:rsidP="00000000" w:rsidRDefault="00000000" w:rsidRPr="00000000" w14:paraId="000015B3">
      <w:pPr>
        <w:pStyle w:val="Heading4"/>
        <w:ind w:left="0" w:right="4" w:firstLine="0"/>
        <w:rPr>
          <w:rFonts w:ascii="Arial" w:cs="Arial" w:eastAsia="Arial" w:hAnsi="Arial"/>
        </w:rPr>
      </w:pPr>
      <w:bookmarkStart w:colFirst="0" w:colLast="0" w:name="_heading=h.14ykbeg" w:id="262"/>
      <w:bookmarkEnd w:id="262"/>
      <w:r w:rsidDel="00000000" w:rsidR="00000000" w:rsidRPr="00000000">
        <w:rPr>
          <w:rFonts w:ascii="Arial" w:cs="Arial" w:eastAsia="Arial" w:hAnsi="Arial"/>
          <w:rtl w:val="0"/>
        </w:rPr>
        <w:t xml:space="preserve">B.1.2 PUBLISH Flags</w:t>
      </w:r>
    </w:p>
    <w:p w:rsidR="00000000" w:rsidDel="00000000" w:rsidP="00000000" w:rsidRDefault="00000000" w:rsidRPr="00000000" w14:paraId="000015B4">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5B5">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5B6">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5B7">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5B8">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5B9">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5BA">
      <w:pPr>
        <w:pStyle w:val="Heading4"/>
        <w:ind w:left="0" w:right="4" w:firstLine="0"/>
        <w:rPr>
          <w:rFonts w:ascii="Arial" w:cs="Arial" w:eastAsia="Arial" w:hAnsi="Arial"/>
        </w:rPr>
      </w:pPr>
      <w:bookmarkStart w:colFirst="0" w:colLast="0" w:name="_heading=h.3oy7u29" w:id="263"/>
      <w:bookmarkEnd w:id="263"/>
      <w:r w:rsidDel="00000000" w:rsidR="00000000" w:rsidRPr="00000000">
        <w:rPr>
          <w:rFonts w:ascii="Arial" w:cs="Arial" w:eastAsia="Arial" w:hAnsi="Arial"/>
          <w:rtl w:val="0"/>
        </w:rPr>
        <w:t xml:space="preserve">B.1.3 Topic Id</w:t>
      </w:r>
    </w:p>
    <w:p w:rsidR="00000000" w:rsidDel="00000000" w:rsidP="00000000" w:rsidRDefault="00000000" w:rsidRPr="00000000" w14:paraId="000015BB">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5BC">
      <w:pPr>
        <w:pStyle w:val="Heading4"/>
        <w:ind w:left="0" w:right="4" w:firstLine="0"/>
        <w:rPr>
          <w:rFonts w:ascii="Arial" w:cs="Arial" w:eastAsia="Arial" w:hAnsi="Arial"/>
        </w:rPr>
      </w:pPr>
      <w:bookmarkStart w:colFirst="0" w:colLast="0" w:name="_heading=h.243i4a2" w:id="264"/>
      <w:bookmarkEnd w:id="264"/>
      <w:r w:rsidDel="00000000" w:rsidR="00000000" w:rsidRPr="00000000">
        <w:rPr>
          <w:rFonts w:ascii="Arial" w:cs="Arial" w:eastAsia="Arial" w:hAnsi="Arial"/>
          <w:rtl w:val="0"/>
        </w:rPr>
        <w:t xml:space="preserve">B.1.4 Data</w:t>
      </w:r>
    </w:p>
    <w:p w:rsidR="00000000" w:rsidDel="00000000" w:rsidP="00000000" w:rsidRDefault="00000000" w:rsidRPr="00000000" w14:paraId="000015BD">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44"/>
      <w:r w:rsidDel="00000000" w:rsidR="00000000" w:rsidRPr="00000000">
        <w:commentReference w:id="144"/>
      </w:r>
      <w:r w:rsidDel="00000000" w:rsidR="00000000" w:rsidRPr="00000000">
        <w:rPr>
          <w:rtl w:val="0"/>
        </w:rPr>
      </w:r>
    </w:p>
    <w:p w:rsidR="00000000" w:rsidDel="00000000" w:rsidP="00000000" w:rsidRDefault="00000000" w:rsidRPr="00000000" w14:paraId="000015BE">
      <w:pPr>
        <w:pStyle w:val="Heading1"/>
        <w:spacing w:after="360" w:before="360" w:lineRule="auto"/>
        <w:ind w:left="0" w:firstLine="0"/>
        <w:rPr/>
      </w:pPr>
      <w:bookmarkStart w:colFirst="0" w:colLast="0" w:name="_heading=h.55r6c0xsdoov" w:id="265"/>
      <w:bookmarkEnd w:id="265"/>
      <w:r w:rsidDel="00000000" w:rsidR="00000000" w:rsidRPr="00000000">
        <w:rPr>
          <w:rtl w:val="0"/>
        </w:rPr>
        <w:t xml:space="preserve">Appendix C. Security and Privacy Considerations</w:t>
      </w:r>
    </w:p>
    <w:p w:rsidR="00000000" w:rsidDel="00000000" w:rsidP="00000000" w:rsidRDefault="00000000" w:rsidRPr="00000000" w14:paraId="000015BF">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5C0">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5C1">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5C2">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5C3">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5C4">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5C5">
      <w:pPr>
        <w:rPr>
          <w:rFonts w:ascii="Arial" w:cs="Arial" w:eastAsia="Arial" w:hAnsi="Arial"/>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5C7">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5C8">
      <w:pPr>
        <w:keepNext w:val="1"/>
        <w:spacing w:after="120" w:before="240" w:lineRule="auto"/>
        <w:ind w:left="144.00000000000006" w:hanging="15"/>
        <w:rPr>
          <w:rFonts w:ascii="Arial" w:cs="Arial" w:eastAsia="Arial" w:hAnsi="Arial"/>
          <w:b w:val="1"/>
          <w:color w:val="446caa"/>
        </w:rPr>
      </w:pPr>
      <w:bookmarkStart w:colFirst="0" w:colLast="0" w:name="_heading=h.452snld" w:id="266"/>
      <w:bookmarkEnd w:id="266"/>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5C9">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5CA">
      <w:pPr>
        <w:rPr>
          <w:rFonts w:ascii="Arial" w:cs="Arial" w:eastAsia="Arial" w:hAnsi="Arial"/>
        </w:rPr>
      </w:pPr>
      <w:r w:rsidDel="00000000" w:rsidR="00000000" w:rsidRPr="00000000">
        <w:rPr>
          <w:rtl w:val="0"/>
        </w:rPr>
      </w:r>
    </w:p>
    <w:p w:rsidR="00000000" w:rsidDel="00000000" w:rsidP="00000000" w:rsidRDefault="00000000" w:rsidRPr="00000000" w14:paraId="000015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5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5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5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5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5D0">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D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D2">
      <w:pPr>
        <w:pStyle w:val="Heading1"/>
        <w:spacing w:after="360" w:before="360" w:lineRule="auto"/>
        <w:ind w:left="0" w:firstLine="0"/>
        <w:rPr/>
      </w:pPr>
      <w:bookmarkStart w:colFirst="0" w:colLast="0" w:name="_heading=h.bc8w7ov5oli4" w:id="267"/>
      <w:bookmarkEnd w:id="267"/>
      <w:r w:rsidDel="00000000" w:rsidR="00000000" w:rsidRPr="00000000">
        <w:rPr>
          <w:rtl w:val="0"/>
        </w:rPr>
        <w:t xml:space="preserve">Appendix D. Acknowledgments</w:t>
      </w:r>
    </w:p>
    <w:p w:rsidR="00000000" w:rsidDel="00000000" w:rsidP="00000000" w:rsidRDefault="00000000" w:rsidRPr="00000000" w14:paraId="000015D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5D4">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5D5">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5D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D7">
      <w:pPr>
        <w:pStyle w:val="Heading2"/>
        <w:spacing w:after="120" w:before="240" w:lineRule="auto"/>
        <w:ind w:left="0" w:firstLine="0"/>
        <w:rPr/>
      </w:pPr>
      <w:bookmarkStart w:colFirst="0" w:colLast="0" w:name="_heading=h.glow6i83isd5" w:id="268"/>
      <w:bookmarkEnd w:id="268"/>
      <w:r w:rsidDel="00000000" w:rsidR="00000000" w:rsidRPr="00000000">
        <w:rPr>
          <w:rtl w:val="0"/>
        </w:rPr>
        <w:t xml:space="preserve">D.1 Special Thanks</w:t>
      </w:r>
    </w:p>
    <w:p w:rsidR="00000000" w:rsidDel="00000000" w:rsidP="00000000" w:rsidRDefault="00000000" w:rsidRPr="00000000" w14:paraId="000015D8">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5D9">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5D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DB">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D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DD">
      <w:pPr>
        <w:pStyle w:val="Heading2"/>
        <w:spacing w:after="120" w:before="240" w:lineRule="auto"/>
        <w:ind w:left="0" w:firstLine="0"/>
        <w:rPr/>
      </w:pPr>
      <w:bookmarkStart w:colFirst="0" w:colLast="0" w:name="_heading=h.tdeowwajj1wf" w:id="269"/>
      <w:bookmarkEnd w:id="269"/>
      <w:r w:rsidDel="00000000" w:rsidR="00000000" w:rsidRPr="00000000">
        <w:rPr>
          <w:rtl w:val="0"/>
        </w:rPr>
        <w:t xml:space="preserve">D.2 Participants</w:t>
      </w:r>
    </w:p>
    <w:p w:rsidR="00000000" w:rsidDel="00000000" w:rsidP="00000000" w:rsidRDefault="00000000" w:rsidRPr="00000000" w14:paraId="000015DE">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5DF">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5E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E1">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5E3">
      <w:pPr>
        <w:pStyle w:val="Heading1"/>
        <w:spacing w:after="360" w:before="360" w:lineRule="auto"/>
        <w:ind w:left="0" w:firstLine="0"/>
        <w:rPr>
          <w:rFonts w:ascii="Arial" w:cs="Arial" w:eastAsia="Arial" w:hAnsi="Arial"/>
          <w:highlight w:val="yellow"/>
        </w:rPr>
      </w:pPr>
      <w:bookmarkStart w:colFirst="0" w:colLast="0" w:name="_heading=h.ewpzaw2f211a" w:id="270"/>
      <w:bookmarkEnd w:id="270"/>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5E4">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5E5">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5E6">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5"/>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A">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B">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C">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D">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E">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F">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0">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5F2">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3">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5F4">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5">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6">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8">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9">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A">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C">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D">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E">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0">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1">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2">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4">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5">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6">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8">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9">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C">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D">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0">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1">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4">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5">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8">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9">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A">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C">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D">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0">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1">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2">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3">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4">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5">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6">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8">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9">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A">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C">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D">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E">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F">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0">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1">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2">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4">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5">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6">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8">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9">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C">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3D">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3E">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3F">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40">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41">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42">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43">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4">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7">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48">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49">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4A">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4B">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4C">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4D">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E">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55">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B">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5C">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5D">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60">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61">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70">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3">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4">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7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7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7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7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81">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82">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71"/>
      <w:bookmarkEnd w:id="271"/>
      <w:r w:rsidDel="00000000" w:rsidR="00000000" w:rsidRPr="00000000">
        <w:rPr>
          <w:rtl w:val="0"/>
        </w:rPr>
      </w:r>
    </w:p>
    <w:p w:rsidR="00000000" w:rsidDel="00000000" w:rsidP="00000000" w:rsidRDefault="00000000" w:rsidRPr="00000000" w14:paraId="00001683">
      <w:pPr>
        <w:pStyle w:val="Heading1"/>
        <w:keepNext w:val="1"/>
        <w:pBdr>
          <w:top w:color="808080" w:space="6" w:sz="4" w:val="single"/>
        </w:pBdr>
        <w:spacing w:after="120" w:before="480" w:lineRule="auto"/>
        <w:ind w:left="0" w:firstLine="0"/>
        <w:rPr>
          <w:vertAlign w:val="baseline"/>
        </w:rPr>
      </w:pPr>
      <w:bookmarkStart w:colFirst="0" w:colLast="0" w:name="_heading=h.3jd0qos" w:id="272"/>
      <w:bookmarkEnd w:id="272"/>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84">
      <w:pPr>
        <w:pStyle w:val="Heading2"/>
        <w:ind w:left="0" w:firstLine="0"/>
        <w:rPr>
          <w:vertAlign w:val="baseline"/>
        </w:rPr>
      </w:pPr>
      <w:bookmarkStart w:colFirst="0" w:colLast="0" w:name="_heading=h.1yib0wl" w:id="273"/>
      <w:bookmarkEnd w:id="273"/>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85">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86">
      <w:pPr>
        <w:pStyle w:val="Heading2"/>
        <w:ind w:left="0" w:firstLine="0"/>
        <w:rPr>
          <w:vertAlign w:val="baseline"/>
        </w:rPr>
      </w:pPr>
      <w:bookmarkStart w:colFirst="0" w:colLast="0" w:name="_heading=h.4ihyjke" w:id="274"/>
      <w:bookmarkEnd w:id="274"/>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87">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p w:rsidR="00000000" w:rsidDel="00000000" w:rsidP="00000000" w:rsidRDefault="00000000" w:rsidRPr="00000000" w14:paraId="00001688">
      <w:pPr>
        <w:spacing w:after="9" w:lineRule="auto"/>
        <w:ind w:left="-5" w:right="4" w:firstLine="0"/>
        <w:rPr>
          <w:rFonts w:ascii="Arial" w:cs="Arial" w:eastAsia="Arial" w:hAnsi="Arial"/>
        </w:rPr>
      </w:pPr>
      <w:r w:rsidDel="00000000" w:rsidR="00000000" w:rsidRPr="00000000">
        <w:rPr>
          <w:rtl w:val="0"/>
        </w:rPr>
      </w:r>
    </w:p>
    <w:tbl>
      <w:tblPr>
        <w:tblStyle w:val="Table46"/>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89">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8A">
            <w:pPr>
              <w:spacing w:after="0" w:line="259" w:lineRule="auto"/>
              <w:ind w:right="4"/>
              <w:jc w:val="center"/>
              <w:rPr>
                <w:rFonts w:ascii="Arial" w:cs="Arial" w:eastAsia="Arial" w:hAnsi="Arial"/>
                <w:b w:val="1"/>
              </w:rPr>
            </w:pPr>
            <w:sdt>
              <w:sdtPr>
                <w:tag w:val="goog_rdk_254"/>
              </w:sdtPr>
              <w:sdtContent>
                <w:commentRangeStart w:id="145"/>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B">
            <w:pPr>
              <w:spacing w:after="0" w:line="259" w:lineRule="auto"/>
              <w:ind w:right="4"/>
              <w:rPr>
                <w:rFonts w:ascii="Arial" w:cs="Arial" w:eastAsia="Arial" w:hAnsi="Arial"/>
                <w:sz w:val="20"/>
                <w:szCs w:val="20"/>
                <w:vertAlign w:val="subscript"/>
              </w:rPr>
            </w:pPr>
            <w:commentRangeEnd w:id="145"/>
            <w:r w:rsidDel="00000000" w:rsidR="00000000" w:rsidRPr="00000000">
              <w:commentReference w:id="145"/>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D">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F">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3">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4">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5">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sdt>
              <w:sdtPr>
                <w:tag w:val="goog_rdk_255"/>
              </w:sdtPr>
              <w:sdtContent>
                <w:commentRangeStart w:id="146"/>
              </w:sdtContent>
            </w:sdt>
            <w:r w:rsidDel="00000000" w:rsidR="00000000" w:rsidRPr="00000000">
              <w:rPr>
                <w:rFonts w:ascii="Arial" w:cs="Arial" w:eastAsia="Arial" w:hAnsi="Arial"/>
                <w:sz w:val="20"/>
                <w:szCs w:val="20"/>
                <w:rtl w:val="0"/>
              </w:rPr>
              <w:t xml:space="preserve">E4</w:t>
            </w:r>
            <w:commentRangeEnd w:id="146"/>
            <w:r w:rsidDel="00000000" w:rsidR="00000000" w:rsidRPr="00000000">
              <w:commentReference w:id="146"/>
            </w:r>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7">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sdt>
              <w:sdtPr>
                <w:tag w:val="goog_rdk_256"/>
              </w:sdtPr>
              <w:sdtContent>
                <w:del w:author="davide.lenzarini@u-blox.com" w:id="24" w:date="2024-03-20T09:05:30Z">
                  <w:r w:rsidDel="00000000" w:rsidR="00000000" w:rsidRPr="00000000">
                    <w:rPr>
                      <w:rFonts w:ascii="Arial" w:cs="Arial" w:eastAsia="Arial" w:hAnsi="Arial"/>
                      <w:sz w:val="20"/>
                      <w:szCs w:val="20"/>
                      <w:rtl w:val="0"/>
                    </w:rPr>
                    <w:delText xml:space="preserve"> seconds</w:delText>
                  </w:r>
                </w:del>
              </w:sdtContent>
            </w:sdt>
            <w:r w:rsidDel="00000000" w:rsidR="00000000" w:rsidRPr="00000000">
              <w:rPr>
                <w:rtl w:val="0"/>
              </w:rPr>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9">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69B">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69C">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69D">
      <w:pPr>
        <w:pStyle w:val="Heading2"/>
        <w:ind w:left="0" w:firstLine="0"/>
        <w:rPr>
          <w:vertAlign w:val="baseline"/>
        </w:rPr>
      </w:pPr>
      <w:bookmarkStart w:colFirst="0" w:colLast="0" w:name="_heading=h.2xn8ts7" w:id="275"/>
      <w:bookmarkEnd w:id="275"/>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69E">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69F">
      <w:pPr>
        <w:pStyle w:val="Heading2"/>
        <w:ind w:left="0" w:firstLine="0"/>
        <w:rPr>
          <w:vertAlign w:val="baseline"/>
        </w:rPr>
      </w:pPr>
      <w:bookmarkStart w:colFirst="0" w:colLast="0" w:name="_heading=h.1csj400" w:id="276"/>
      <w:bookmarkEnd w:id="276"/>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6A0">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6A1">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6A2">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6A3">
      <w:pPr>
        <w:numPr>
          <w:ilvl w:val="0"/>
          <w:numId w:val="57"/>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6A4">
      <w:pPr>
        <w:numPr>
          <w:ilvl w:val="0"/>
          <w:numId w:val="57"/>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6A5">
      <w:pPr>
        <w:numPr>
          <w:ilvl w:val="0"/>
          <w:numId w:val="57"/>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6A6">
      <w:pPr>
        <w:numPr>
          <w:ilvl w:val="0"/>
          <w:numId w:val="57"/>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6A7">
      <w:pPr>
        <w:numPr>
          <w:ilvl w:val="0"/>
          <w:numId w:val="57"/>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6A8">
      <w:pPr>
        <w:numPr>
          <w:ilvl w:val="0"/>
          <w:numId w:val="57"/>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6A9">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6AA">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6AB">
      <w:pPr>
        <w:pStyle w:val="Heading1"/>
        <w:spacing w:after="360" w:before="360" w:lineRule="auto"/>
        <w:ind w:left="0" w:firstLine="0"/>
        <w:rPr/>
      </w:pPr>
      <w:bookmarkStart w:colFirst="0" w:colLast="0" w:name="_heading=h.sg1xgdru14ui" w:id="277"/>
      <w:bookmarkEnd w:id="277"/>
      <w:r w:rsidDel="00000000" w:rsidR="00000000" w:rsidRPr="00000000">
        <w:rPr>
          <w:rtl w:val="0"/>
        </w:rPr>
        <w:t xml:space="preserve">Appendix G. Notices</w:t>
      </w:r>
    </w:p>
    <w:p w:rsidR="00000000" w:rsidDel="00000000" w:rsidP="00000000" w:rsidRDefault="00000000" w:rsidRPr="00000000" w14:paraId="000016A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6AD">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6AE">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12">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13">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6AF">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6B0">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6B1">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6B2">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6B3">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6B4">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6B5">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6B6">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114">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15">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p>
    <w:p w:rsidR="00000000" w:rsidDel="00000000" w:rsidP="00000000" w:rsidRDefault="00000000" w:rsidRPr="00000000" w14:paraId="000016B7">
      <w:pPr>
        <w:rPr>
          <w:rFonts w:ascii="Arial" w:cs="Arial" w:eastAsia="Arial" w:hAnsi="Arial"/>
          <w:b w:val="0"/>
        </w:rPr>
      </w:pP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fan Hagen" w:id="143" w:date="2024-03-03T08:53:53Z">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44" w:date="2024-03-03T08:53:53Z">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16" w:date="2023-10-26T13:21:10Z">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75" w:date="2024-03-19T16:49:34Z">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6" w:date="2024-06-12T08:52:02Z">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59" w:date="2023-10-20T09:26:02Z">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60" w:date="2024-01-04T16:48:28Z">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3" w:date="2023-10-20T12:41:18Z">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4" w:date="2023-11-02T14:12:55Z">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5" w:date="2023-11-02T14:52:40Z">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6" w:date="2023-11-02T14:53:30Z">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7" w:date="2023-11-02T15:58:55Z">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53" w:date="2024-03-19T16:09:39Z">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81" w:date="2024-03-18T15:44:35Z">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Andrew Banks" w:id="108" w:date="2024-06-16T09:32:40Z">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84" w:date="2024-03-19T17:42:59Z">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85" w:date="2024-06-11T15:41:31Z">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Richard Coppen" w:id="20" w:date="2024-03-19T12:22:45Z">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Andrew Banks" w:id="52" w:date="2024-03-19T16:08:19Z">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Andrew Banks" w:id="54" w:date="2024-03-19T16:07:44Z">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79" w:date="2024-03-19T16:07:38Z">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09" w:date="2024-03-19T17:55:57Z">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10" w:date="2024-03-20T14:04:25Z">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11" w:date="2024-03-20T14:22:55Z">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38" w:date="2024-03-20T08:38:34Z">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63" w:date="2024-03-18T12:26:05Z">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55" w:date="2024-03-19T16:20:12Z">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56" w:date="2024-05-02T12:17:44Z">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83" w:date="2024-06-13T15:17:01Z">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davide.lenzarini@u-blox.com" w:id="39" w:date="2024-03-14T09:44:26Z">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30" w:date="2024-06-11T16:09:18Z">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31" w:date="2024-06-13T15:32:08Z">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32" w:date="2024-06-13T15:34:20Z">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57" w:date="2024-03-19T16:39:58Z">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58" w:date="2024-05-02T12:18:26Z">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33" w:date="2024-06-11T16:15:50Z">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davide.lenzarini@u-blox.com" w:id="28" w:date="2024-06-13T15:23:51Z">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Stefan Hagen" w:id="21" w:date="2024-02-01T16:59:35Z">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2" w:date="2024-02-22T13:05:28Z">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29" w:date="2024-06-13T15:23:44Z">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davide.lenzarini@u-blox.com" w:id="82" w:date="2024-06-13T15:15:25Z">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Ian Craggs" w:id="4" w:date="2024-03-19T10:30:16Z">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99" w:date="2024-06-13T16:05:28Z">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23" w:date="2024-03-20T08:54:09Z">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42" w:date="2023-10-12T19:28:02Z">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30" w:date="2024-03-20T09:03:26Z">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davide.lenzarini@u-blox.com" w:id="146" w:date="2024-03-20T08:51:57Z">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27" w:date="2024-03-20T08:57:48Z">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changed</w:t>
      </w:r>
    </w:p>
  </w:comment>
  <w:comment w:author="Andrew Banks" w:id="44" w:date="2024-03-19T15:53:06Z">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28" w:date="2024-03-20T09:00:07Z">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00" w:date="2023-10-12T19:20:15Z">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01" w:date="2024-01-05T15:08:54Z">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65" w:date="2024-03-19T15:21:48Z">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66" w:date="2024-03-19T15:23:50Z">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76" w:date="2024-02-22T16:20:02Z">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74" w:date="2024-02-22T16:19:54Z">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32" w:date="2024-03-20T09:04:50Z">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31" w:date="2024-03-20T09:04:24Z">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86" w:date="2024-02-15T17:21:45Z">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87" w:date="2024-03-18T16:06:47Z">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25" w:date="2024-03-20T08:56:30Z">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modified</w:t>
      </w:r>
    </w:p>
  </w:comment>
  <w:comment w:author="davide.lenzarini@u-blox.com" w:id="115" w:date="2024-03-20T08:35:53Z">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72" w:date="2024-03-20T10:34:54Z">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24" w:date="2024-03-20T08:55:23Z">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22" w:date="2024-03-20T08:48:29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37" w:date="2024-03-20T09:07:26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19" w:date="2024-03-20T08:45:44Z">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Andrew Banks" w:id="43" w:date="2024-03-19T15:54:52Z">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26" w:date="2024-03-20T08:57:22Z">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Richard Coppen" w:id="77" w:date="2024-03-20T15:06:02Z">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inflight of one is at the packet ack depth or ack debt rather than an a message exchange</w:t>
      </w:r>
    </w:p>
  </w:comment>
  <w:comment w:author="davide.lenzarini@u-blox.com" w:id="117" w:date="2024-03-20T08:45:05Z">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18" w:date="2024-03-20T14:33:27Z">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20" w:date="2024-06-13T14:25:07Z">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21" w:date="2024-06-13T15:41:53Z">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17" w:date="2024-02-07T16:41:05Z">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Stefan Hagen" w:id="62" w:date="2023-11-16T16:45:21Z">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47" w:date="2024-01-04T16:52:29Z">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03" w:date="2024-02-14T10:03:36Z">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78" w:date="2024-03-19T16:04:02Z">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Stefan Hagen" w:id="95" w:date="2024-03-18T16:14:25Z">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96" w:date="2024-03-18T16:13:21Z">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42" w:date="2024-03-19T17:41:20Z">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94" w:date="2024-03-18T16:09:57Z">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02" w:date="2024-02-14T09:56:26Z">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40" w:date="2023-10-12T14:50:37Z">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98" w:date="2024-03-18T16:20:57Z">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45" w:date="2023-10-05T18:07:12Z">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97" w:date="2024-03-18T16:19:29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8" w:date="2023-12-08T14:31:19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46" w:date="2024-03-19T15:33:30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67" w:date="2024-03-19T15:28:38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consistent with terminology</w:t>
      </w:r>
    </w:p>
  </w:comment>
  <w:comment w:author="Ian Craggs" w:id="68" w:date="2024-03-20T11:16:49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36" w:date="2024-03-20T14:35:28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35" w:date="2024-02-13T14:12:29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36" w:date="2024-06-13T12:56:25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Andrew Banks" w:id="48" w:date="2024-03-19T15:28:12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need  DISCONNECT actions conformance clauses.</w:t>
      </w:r>
    </w:p>
  </w:comment>
  <w:comment w:author="Richard Coppen" w:id="18" w:date="2024-03-19T14:22:50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88" w:date="2023-11-16T15:43:09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89" w:date="2023-12-08T15:53:24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90" w:date="2024-01-11T20:17:16Z">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41" w:date="2024-03-19T15:41:47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4" w:date="2024-03-19T14:40:45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19" w:date="2024-03-19T14:25:15Z">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45" w:date="2024-03-19T15:45:06Z">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12" w:date="2023-10-05T17:47:17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13" w:date="2024-02-22T14:51:43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14" w:date="2024-02-22T15:37:09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80" w:date="2024-03-20T13:54:26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29" w:date="2023-10-05T17:55:10Z">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33" w:date="2023-10-05T17:57:41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34" w:date="2024-02-07T15:54:50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35" w:date="2024-02-13T07:47:44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Richard Coppen" w:id="37" w:date="2024-03-19T14:50:20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table would be clearer unless there is one in the Operation Behavior section. A link to the table or that section would be helpful.</w:t>
      </w:r>
    </w:p>
  </w:comment>
  <w:comment w:author="Stefan Hagen" w:id="61" w:date="2024-03-03T17:43:50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49" w:date="2023-10-05T15:57:55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50" w:date="2023-10-20T08:48:53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51" w:date="2023-10-20T11:31:25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64" w:date="2024-03-20T10:06:31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or "packets". It seems inconsistent all over the document</w:t>
      </w:r>
    </w:p>
  </w:comment>
  <w:comment w:author="davide.lenzarini@u-blox.com" w:id="69" w:date="2024-03-19T15:25:59Z">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70" w:date="2023-11-23T17:39:04Z">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71" w:date="2023-11-23T17:42:22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91" w:date="2023-10-12T19:15:52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92" w:date="2023-10-20T08:59:01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93" w:date="2023-10-20T08:59:10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38" w:date="2023-10-05T17:51:33Z">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39" w:date="2024-03-20T14:36:59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40" w:date="2024-03-20T14:37:44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41" w:date="2024-03-20T14:39:15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73" w:date="2024-03-19T15:48:20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davide.lenzarini@u-blox.com" w:id="104" w:date="2023-10-05T17:39:46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05" w:date="2024-02-02T15:09:56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06" w:date="2024-02-05T08:15:56Z">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07" w:date="2024-02-05T08:16:22Z">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6BE" w15:done="0"/>
  <w15:commentEx w15:paraId="000016C0" w15:done="0"/>
  <w15:commentEx w15:paraId="000016C1" w15:done="0"/>
  <w15:commentEx w15:paraId="000016C2" w15:paraIdParent="000016C1" w15:done="0"/>
  <w15:commentEx w15:paraId="000016C3" w15:done="0"/>
  <w15:commentEx w15:paraId="000016C4" w15:done="0"/>
  <w15:commentEx w15:paraId="000016C5" w15:done="0"/>
  <w15:commentEx w15:paraId="000016C6" w15:paraIdParent="000016C5" w15:done="0"/>
  <w15:commentEx w15:paraId="000016C7" w15:done="0"/>
  <w15:commentEx w15:paraId="000016C9" w15:paraIdParent="000016C7" w15:done="0"/>
  <w15:commentEx w15:paraId="000016CA" w15:done="0"/>
  <w15:commentEx w15:paraId="000016CB" w15:paraIdParent="000016CA" w15:done="0"/>
  <w15:commentEx w15:paraId="000016CC" w15:paraIdParent="000016CA" w15:done="0"/>
  <w15:commentEx w15:paraId="000016CD" w15:paraIdParent="000016CA" w15:done="0"/>
  <w15:commentEx w15:paraId="000016CF" w15:paraIdParent="000016CA" w15:done="0"/>
  <w15:commentEx w15:paraId="000016D0" w15:done="0"/>
  <w15:commentEx w15:paraId="000016DB" w15:done="0"/>
  <w15:commentEx w15:paraId="000016DE" w15:done="0"/>
  <w15:commentEx w15:paraId="000016DF" w15:done="0"/>
  <w15:commentEx w15:paraId="000016E0" w15:paraIdParent="000016DF" w15:done="0"/>
  <w15:commentEx w15:paraId="000016E1" w15:done="0"/>
  <w15:commentEx w15:paraId="000016E2" w15:done="0"/>
  <w15:commentEx w15:paraId="000016E3" w15:done="0"/>
  <w15:commentEx w15:paraId="000016E4" w15:done="0"/>
  <w15:commentEx w15:paraId="000016E7" w15:done="0"/>
  <w15:commentEx w15:paraId="000016E8" w15:done="0"/>
  <w15:commentEx w15:paraId="000016E9" w15:done="0"/>
  <w15:commentEx w15:paraId="000016EA" w15:paraIdParent="000016E9" w15:done="0"/>
  <w15:commentEx w15:paraId="000016EB" w15:done="0"/>
  <w15:commentEx w15:paraId="000016EC" w15:paraIdParent="000016EB" w15:done="0"/>
  <w15:commentEx w15:paraId="000016ED" w15:paraIdParent="000016EB" w15:done="0"/>
  <w15:commentEx w15:paraId="000016EE" w15:done="0"/>
  <w15:commentEx w15:paraId="000016F7" w15:done="0"/>
  <w15:commentEx w15:paraId="000016F8" w15:done="0"/>
  <w15:commentEx w15:paraId="000016F9" w15:paraIdParent="000016F8" w15:done="0"/>
  <w15:commentEx w15:paraId="000016FA" w15:done="0"/>
  <w15:commentEx w15:paraId="000016FB" w15:done="0"/>
  <w15:commentEx w15:paraId="000016FC" w15:done="0"/>
  <w15:commentEx w15:paraId="000016FD" w15:done="0"/>
  <w15:commentEx w15:paraId="000016FE" w15:done="0"/>
  <w15:commentEx w15:paraId="000016FF" w15:paraIdParent="000016FE" w15:done="0"/>
  <w15:commentEx w15:paraId="00001700" w15:paraIdParent="000016FE" w15:done="0"/>
  <w15:commentEx w15:paraId="00001701" w15:done="0"/>
  <w15:commentEx w15:paraId="00001702" w15:paraIdParent="00001701" w15:done="0"/>
  <w15:commentEx w15:paraId="00001703" w15:done="0"/>
  <w15:commentEx w15:paraId="00001704" w15:done="0"/>
  <w15:commentEx w15:paraId="00001707" w15:done="0"/>
  <w15:commentEx w15:paraId="00001708" w15:paraIdParent="00001707" w15:done="0"/>
  <w15:commentEx w15:paraId="00001709" w15:done="0"/>
  <w15:commentEx w15:paraId="0000170A" w15:done="0"/>
  <w15:commentEx w15:paraId="0000170B" w15:done="0"/>
  <w15:commentEx w15:paraId="0000170C" w15:done="0"/>
  <w15:commentEx w15:paraId="0000170D" w15:done="0"/>
  <w15:commentEx w15:paraId="0000170E" w15:done="0"/>
  <w15:commentEx w15:paraId="0000170F" w15:done="0"/>
  <w15:commentEx w15:paraId="00001710" w15:done="0"/>
  <w15:commentEx w15:paraId="00001711" w15:done="0"/>
  <w15:commentEx w15:paraId="00001712" w15:done="0"/>
  <w15:commentEx w15:paraId="00001713" w15:done="0"/>
  <w15:commentEx w15:paraId="00001718" w15:done="0"/>
  <w15:commentEx w15:paraId="00001719" w15:done="0"/>
  <w15:commentEx w15:paraId="0000171E" w15:done="0"/>
  <w15:commentEx w15:paraId="0000171F" w15:paraIdParent="0000171E" w15:done="0"/>
  <w15:commentEx w15:paraId="00001720" w15:done="0"/>
  <w15:commentEx w15:paraId="00001721" w15:paraIdParent="00001720" w15:done="0"/>
  <w15:commentEx w15:paraId="00001722" w15:done="0"/>
  <w15:commentEx w15:paraId="00001723" w15:done="0"/>
  <w15:commentEx w15:paraId="00001724" w15:done="0"/>
  <w15:commentEx w15:paraId="00001725" w15:done="0"/>
  <w15:commentEx w15:paraId="00001726" w15:done="0"/>
  <w15:commentEx w15:paraId="00001728" w15:paraIdParent="00001726" w15:done="0"/>
  <w15:commentEx w15:paraId="00001729" w15:done="0"/>
  <w15:commentEx w15:paraId="0000172A" w15:done="0"/>
  <w15:commentEx w15:paraId="0000172B" w15:done="0"/>
  <w15:commentEx w15:paraId="0000172C" w15:done="0"/>
  <w15:commentEx w15:paraId="0000172E" w15:done="0"/>
  <w15:commentEx w15:paraId="0000172F" w15:done="0"/>
  <w15:commentEx w15:paraId="00001730" w15:done="0"/>
  <w15:commentEx w15:paraId="00001731" w15:done="0"/>
  <w15:commentEx w15:paraId="00001732" w15:done="0"/>
  <w15:commentEx w15:paraId="00001733" w15:done="0"/>
  <w15:commentEx w15:paraId="00001734" w15:done="0"/>
  <w15:commentEx w15:paraId="00001735" w15:done="0"/>
  <w15:commentEx w15:paraId="00001736" w15:done="0"/>
  <w15:commentEx w15:paraId="00001737" w15:paraIdParent="00001736" w15:done="0"/>
  <w15:commentEx w15:paraId="00001738" w15:done="0"/>
  <w15:commentEx w15:paraId="00001739" w15:paraIdParent="00001738" w15:done="0"/>
  <w15:commentEx w15:paraId="0000173A" w15:done="0"/>
  <w15:commentEx w15:paraId="0000173B" w15:done="0"/>
  <w15:commentEx w15:paraId="0000173C" w15:done="0"/>
  <w15:commentEx w15:paraId="0000173D" w15:done="0"/>
  <w15:commentEx w15:paraId="0000173E" w15:done="0"/>
  <w15:commentEx w15:paraId="0000173F" w15:done="0"/>
  <w15:commentEx w15:paraId="00001741" w15:done="0"/>
  <w15:commentEx w15:paraId="00001742" w15:done="0"/>
  <w15:commentEx w15:paraId="00001743" w15:done="0"/>
  <w15:commentEx w15:paraId="00001744" w15:done="0"/>
  <w15:commentEx w15:paraId="00001745" w15:done="0"/>
  <w15:commentEx w15:paraId="00001746" w15:done="0"/>
  <w15:commentEx w15:paraId="00001747" w15:done="0"/>
  <w15:commentEx w15:paraId="0000174A" w15:done="0"/>
  <w15:commentEx w15:paraId="0000174B" w15:done="0"/>
  <w15:commentEx w15:paraId="0000174C" w15:paraIdParent="0000174B" w15:done="0"/>
  <w15:commentEx w15:paraId="0000174D" w15:done="0"/>
  <w15:commentEx w15:paraId="0000174E" w15:done="0"/>
  <w15:commentEx w15:paraId="0000174F" w15:paraIdParent="0000174E" w15:done="0"/>
  <w15:commentEx w15:paraId="00001750" w15:done="0"/>
  <w15:commentEx w15:paraId="00001751" w15:done="0"/>
  <w15:commentEx w15:paraId="00001752" w15:paraIdParent="00001751" w15:done="0"/>
  <w15:commentEx w15:paraId="00001753" w15:done="0"/>
  <w15:commentEx w15:paraId="00001754" w15:done="0"/>
  <w15:commentEx w15:paraId="00001755" w15:done="0"/>
  <w15:commentEx w15:paraId="00001756" w15:paraIdParent="00001755" w15:done="0"/>
  <w15:commentEx w15:paraId="00001757" w15:paraIdParent="00001755" w15:done="0"/>
  <w15:commentEx w15:paraId="00001758" w15:done="0"/>
  <w15:commentEx w15:paraId="00001759" w15:done="0"/>
  <w15:commentEx w15:paraId="0000175A" w15:done="0"/>
  <w15:commentEx w15:paraId="0000175D" w15:done="0"/>
  <w15:commentEx w15:paraId="0000175E" w15:done="0"/>
  <w15:commentEx w15:paraId="0000175F" w15:paraIdParent="0000175E" w15:done="0"/>
  <w15:commentEx w15:paraId="00001760" w15:paraIdParent="0000175E" w15:done="0"/>
  <w15:commentEx w15:paraId="00001761" w15:done="0"/>
  <w15:commentEx w15:paraId="00001762" w15:done="0"/>
  <w15:commentEx w15:paraId="00001763" w15:done="0"/>
  <w15:commentEx w15:paraId="00001764" w15:paraIdParent="00001763" w15:done="0"/>
  <w15:commentEx w15:paraId="00001765" w15:paraIdParent="00001763" w15:done="0"/>
  <w15:commentEx w15:paraId="00001766" w15:done="0"/>
  <w15:commentEx w15:paraId="00001767" w15:done="0"/>
  <w15:commentEx w15:paraId="00001768" w15:done="0"/>
  <w15:commentEx w15:paraId="00001769" w15:paraIdParent="00001768" w15:done="0"/>
  <w15:commentEx w15:paraId="0000176A" w15:paraIdParent="00001768" w15:done="0"/>
  <w15:commentEx w15:paraId="0000176B" w15:done="0"/>
  <w15:commentEx w15:paraId="0000176C" w15:done="0"/>
  <w15:commentEx w15:paraId="0000176E" w15:done="0"/>
  <w15:commentEx w15:paraId="00001770" w15:paraIdParent="0000176E" w15:done="0"/>
  <w15:commentEx w15:paraId="00001775" w15:done="0"/>
  <w15:commentEx w15:paraId="00001776" w15:paraIdParent="00001775" w15:done="0"/>
  <w15:commentEx w15:paraId="00001777" w15:paraIdParent="00001775" w15:done="0"/>
  <w15:commentEx w15:paraId="00001778" w15:done="0"/>
  <w15:commentEx w15:paraId="00001779" w15:paraIdParent="00001778" w15:done="0"/>
  <w15:commentEx w15:paraId="0000177A" w15:paraIdParent="00001778" w15:done="0"/>
  <w15:commentEx w15:paraId="0000177B" w15:paraIdParent="00001778" w15:done="0"/>
  <w15:commentEx w15:paraId="0000177C" w15:done="0"/>
  <w15:commentEx w15:paraId="0000177D" w15:done="0"/>
  <w15:commentEx w15:paraId="0000177E" w15:paraIdParent="0000177D" w15:done="0"/>
  <w15:commentEx w15:paraId="0000177F" w15:paraIdParent="0000177D" w15:done="0"/>
  <w15:commentEx w15:paraId="00001780" w15:paraIdParent="0000177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6B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8">
    <w:pPr>
      <w:rPr/>
    </w:pPr>
    <w:r w:rsidDel="00000000" w:rsidR="00000000" w:rsidRPr="00000000">
      <w:rPr/>
      <w:drawing>
        <wp:inline distB="114300" distT="114300" distL="114300" distR="114300">
          <wp:extent cx="2200275" cy="457200"/>
          <wp:effectExtent b="0" l="0" r="0" t="0"/>
          <wp:docPr id="37"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37">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8">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107" Type="http://schemas.openxmlformats.org/officeDocument/2006/relationships/hyperlink" Target="http://www.rfc-editor.org/info/rfc2119" TargetMode="External"/><Relationship Id="rId106" Type="http://schemas.openxmlformats.org/officeDocument/2006/relationships/hyperlink" Target="https://www.rfc-editor.org/info/rfc8174" TargetMode="External"/><Relationship Id="rId105" Type="http://schemas.openxmlformats.org/officeDocument/2006/relationships/hyperlink" Target="https://www.rfc-editor.org/info/rfc2119" TargetMode="External"/><Relationship Id="rId104" Type="http://schemas.openxmlformats.org/officeDocument/2006/relationships/hyperlink" Target="https://docs.oasis-open.org/templates/w3c-recommendations-list/w3c-recommendations-list.html" TargetMode="External"/><Relationship Id="rId109" Type="http://schemas.openxmlformats.org/officeDocument/2006/relationships/hyperlink" Target="http://www.rfc-editor.org/info/rfc6455" TargetMode="External"/><Relationship Id="rId108" Type="http://schemas.openxmlformats.org/officeDocument/2006/relationships/hyperlink" Target="http://www.rfc-editor.org/info/rfc3629"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3" Type="http://schemas.openxmlformats.org/officeDocument/2006/relationships/hyperlink" Target="https://www.rfc-editor.org/in-notes/rfc-ref.txt" TargetMode="External"/><Relationship Id="rId102" Type="http://schemas.openxmlformats.org/officeDocument/2006/relationships/hyperlink" Target="https://docs.oasis-open.org/templates/ietf-rfc-list/ietf-rfc-list.html" TargetMode="External"/><Relationship Id="rId101" Type="http://schemas.openxmlformats.org/officeDocument/2006/relationships/hyperlink" Target="https://docs.oasis-open.org/templates/TCHandbook/ConformanceGuidelines.html" TargetMode="External"/><Relationship Id="rId100" Type="http://schemas.openxmlformats.org/officeDocument/2006/relationships/hyperlink" Target="https://www.oasis-open.org/policies-guidelines/oasis-defined-terms-2017-05-26#dConformanceClause"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image" Target="media/image12.png"/><Relationship Id="rId94" Type="http://schemas.openxmlformats.org/officeDocument/2006/relationships/image" Target="media/image2.png"/><Relationship Id="rId97" Type="http://schemas.openxmlformats.org/officeDocument/2006/relationships/image" Target="media/image9.png"/><Relationship Id="rId96" Type="http://schemas.openxmlformats.org/officeDocument/2006/relationships/image" Target="media/image7.png"/><Relationship Id="rId11" Type="http://schemas.openxmlformats.org/officeDocument/2006/relationships/hyperlink" Target="mailto:Andrew_Banks@uk.ibm.com" TargetMode="External"/><Relationship Id="rId99" Type="http://schemas.openxmlformats.org/officeDocument/2006/relationships/hyperlink" Target="https://www.oasis-open.org/policies-guidelines/tc-process#wpComponentsConfClause" TargetMode="External"/><Relationship Id="rId10" Type="http://schemas.openxmlformats.org/officeDocument/2006/relationships/hyperlink" Target="mailto:icraggs@gmail.com" TargetMode="External"/><Relationship Id="rId98" Type="http://schemas.openxmlformats.org/officeDocument/2006/relationships/image" Target="media/image13.png"/><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image" Target="media/image5.png"/><Relationship Id="rId90" Type="http://schemas.openxmlformats.org/officeDocument/2006/relationships/image" Target="media/image4.png"/><Relationship Id="rId93" Type="http://schemas.openxmlformats.org/officeDocument/2006/relationships/image" Target="media/image10.png"/><Relationship Id="rId92" Type="http://schemas.openxmlformats.org/officeDocument/2006/relationships/image" Target="media/image6.png"/><Relationship Id="rId115" Type="http://schemas.openxmlformats.org/officeDocument/2006/relationships/hyperlink" Target="https://www.oasis-open.org/policies-guidelines/trademark/" TargetMode="External"/><Relationship Id="rId15" Type="http://schemas.openxmlformats.org/officeDocument/2006/relationships/hyperlink" Target="mailto:rahul.gupta@us.ibm.com" TargetMode="External"/><Relationship Id="rId110" Type="http://schemas.openxmlformats.org/officeDocument/2006/relationships/hyperlink" Target="http://www.unicode.org/versions/latest/"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14" Type="http://schemas.openxmlformats.org/officeDocument/2006/relationships/hyperlink" Target="https://www.oasis-open.org/" TargetMode="External"/><Relationship Id="rId18" Type="http://schemas.openxmlformats.org/officeDocument/2006/relationships/hyperlink" Target="mailto:stefan@hagen.link" TargetMode="External"/><Relationship Id="rId113" Type="http://schemas.openxmlformats.org/officeDocument/2006/relationships/hyperlink" Target="https://www.oasis-open.org/policies-guidelines/ipr/" TargetMode="External"/><Relationship Id="rId112" Type="http://schemas.openxmlformats.org/officeDocument/2006/relationships/hyperlink" Target="https://www.oasis-open.org/policies-guidelines/ipr/" TargetMode="External"/><Relationship Id="rId111" Type="http://schemas.openxmlformats.org/officeDocument/2006/relationships/hyperlink" Target="https://www.rfc-editor.org/info/rfc3552" TargetMode="External"/><Relationship Id="rId84" Type="http://schemas.openxmlformats.org/officeDocument/2006/relationships/hyperlink" Target="https://docs.oasis-open.org/mqtt/mqtt/v5.0/os/mqtt-v5.0-os.html#_CONNECT_Actions" TargetMode="External"/><Relationship Id="rId83" Type="http://schemas.openxmlformats.org/officeDocument/2006/relationships/hyperlink" Target="https://docs.oasis-open.org/mqtt/mqtt/v5.0/os/mqtt-v5.0-os.html#_CONNECT_Actions" TargetMode="External"/><Relationship Id="rId86" Type="http://schemas.openxmlformats.org/officeDocument/2006/relationships/hyperlink" Target="https://docs.oasis-open.org/mqtt/mqtt/v5.0/os/mqtt-v5.0-os.html#_Disconnect_Reason_Code" TargetMode="External"/><Relationship Id="rId85" Type="http://schemas.openxmlformats.org/officeDocument/2006/relationships/hyperlink" Target="https://docs.oasis-open.org/mqtt/mqtt/v5.0/os/mqtt-v5.0-os.html#_Disconnect_Reason_Code" TargetMode="External"/><Relationship Id="rId88" Type="http://schemas.openxmlformats.org/officeDocument/2006/relationships/hyperlink" Target="https://docs.oasis-open.org/mqtt/mqtt/v5.0/os/mqtt-v5.0-os.html#_Disconnect_Return_codes" TargetMode="External"/><Relationship Id="rId87" Type="http://schemas.openxmlformats.org/officeDocument/2006/relationships/hyperlink" Target="https://docs.oasis-open.org/mqtt/mqtt/v5.0/os/mqtt-v5.0-os.html#_Connect_Reason_Code" TargetMode="External"/><Relationship Id="rId89" Type="http://schemas.openxmlformats.org/officeDocument/2006/relationships/hyperlink" Target="https://docs.oasis-open.org/mqtt/mqtt/v5.0/os/mqtt-v5.0-os.html#_Disconnect_Return_codes" TargetMode="External"/><Relationship Id="rId80" Type="http://schemas.openxmlformats.org/officeDocument/2006/relationships/hyperlink" Target="https://docs.oasis-open.org/mqtt/mqtt/v5.0/os/mqtt-v5.0-os.html#S4_13_Errors" TargetMode="External"/><Relationship Id="rId82" Type="http://schemas.openxmlformats.org/officeDocument/2006/relationships/hyperlink" Target="https://docs.oasis-open.org/mqtt/mqtt/v5.0/os/mqtt-v5.0-os.html#S4_13_Errors" TargetMode="External"/><Relationship Id="rId81" Type="http://schemas.openxmlformats.org/officeDocument/2006/relationships/hyperlink" Target="https://docs.oasis-open.org/mqtt/mqtt/v5.0/os/mqtt-v5.0-os.html#S4_13_Erro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3.png"/><Relationship Id="rId72" Type="http://schemas.openxmlformats.org/officeDocument/2006/relationships/hyperlink" Target="https://en.wikipedia.org/wiki/Galois/Counter_Mode" TargetMode="External"/><Relationship Id="rId75" Type="http://schemas.openxmlformats.org/officeDocument/2006/relationships/hyperlink" Target="https://docs.oasis-open.org/mqtt/mqtt/v5.0/os/mqtt-v5.0-os.html#Unicode" TargetMode="External"/><Relationship Id="rId74" Type="http://schemas.openxmlformats.org/officeDocument/2006/relationships/image" Target="media/image1.png"/><Relationship Id="rId77" Type="http://schemas.openxmlformats.org/officeDocument/2006/relationships/hyperlink" Target="https://docs.oasis-open.org/mqtt/mqtt/v5.0/os/mqtt-v5.0-os.html#S4_13_Errors" TargetMode="External"/><Relationship Id="rId76" Type="http://schemas.openxmlformats.org/officeDocument/2006/relationships/hyperlink" Target="https://docs.oasis-open.org/mqtt/mqtt/v5.0/os/mqtt-v5.0-os.html#Unicode" TargetMode="External"/><Relationship Id="rId79" Type="http://schemas.openxmlformats.org/officeDocument/2006/relationships/hyperlink" Target="https://docs.oasis-open.org/mqtt/mqtt/v5.0/os/mqtt-v5.0-os.html#S4_13_Errors" TargetMode="External"/><Relationship Id="rId78" Type="http://schemas.openxmlformats.org/officeDocument/2006/relationships/hyperlink" Target="https://docs.oasis-open.org/mqtt/mqtt/v5.0/os/mqtt-v5.0-os.html#S4_13_Errors" TargetMode="External"/><Relationship Id="rId71" Type="http://schemas.openxmlformats.org/officeDocument/2006/relationships/hyperlink" Target="https://en.wikipedia.org/wiki/CCM_mode" TargetMode="External"/><Relationship Id="rId70"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2" Type="http://schemas.openxmlformats.org/officeDocument/2006/relationships/hyperlink" Target="https://docs.oasis-open.org/mqtt/mqtt/v5.0/cos02/mqtt-v5.0-cos02.html#S4_13_Errors" TargetMode="External"/><Relationship Id="rId61" Type="http://schemas.openxmlformats.org/officeDocument/2006/relationships/hyperlink" Target="https://docs.oasis-open.org/mqtt/mqtt/v5.0/cos02/mqtt-v5.0-cos02.html#S4_13_Errors" TargetMode="External"/><Relationship Id="rId64" Type="http://schemas.openxmlformats.org/officeDocument/2006/relationships/hyperlink" Target="https://www.rfc-editor.org/rfc/rfc2104" TargetMode="External"/><Relationship Id="rId63" Type="http://schemas.openxmlformats.org/officeDocument/2006/relationships/hyperlink" Target="https://docs.oasis-open.org/mqtt/mqtt/v5.0/cos02/mqtt-v5.0-cos02.html#S4_13_Errors" TargetMode="External"/><Relationship Id="rId66"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65" Type="http://schemas.openxmlformats.org/officeDocument/2006/relationships/hyperlink" Target="https://nvlpubs.nist.gov/nistpubs/FIPS/NIST.FIPS.198-1.pdf" TargetMode="External"/><Relationship Id="rId68"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67" Type="http://schemas.openxmlformats.org/officeDocument/2006/relationships/hyperlink" Target="https://nvlpubs.nist.gov/nistpubs/SpecialPublications/NIST.SP.800-38b.pdf" TargetMode="External"/><Relationship Id="rId60" Type="http://schemas.openxmlformats.org/officeDocument/2006/relationships/hyperlink" Target="https://docs.oasis-open.org/mqtt/mqtt/v5.0/cos02/mqtt-v5.0-cos02.html#S4_13_Errors" TargetMode="External"/><Relationship Id="rId69" Type="http://schemas.openxmlformats.org/officeDocument/2006/relationships/hyperlink" Target="https://www.rfc-editor.org/rfc/rfc3610"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S4_13_Errors"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image" Target="media/image11.png"/><Relationship Id="rId54" Type="http://schemas.openxmlformats.org/officeDocument/2006/relationships/hyperlink" Target="https://docs.oasis-open.org/mqtt/mqtt/v5.0/cos02/mqtt-v5.0-cos02.html#Unicode" TargetMode="External"/><Relationship Id="rId57" Type="http://schemas.openxmlformats.org/officeDocument/2006/relationships/hyperlink" Target="https://docs.oasis-open.org/mqtt/mqtt/v5.0/cos02/mqtt-v5.0-cos02.html#_CONNECT_%E2%80%93_Connection" TargetMode="External"/><Relationship Id="rId56" Type="http://schemas.openxmlformats.org/officeDocument/2006/relationships/hyperlink" Target="https://docs.oasis-open.org/mqtt/mqtt/v5.0/cos02/mqtt-v5.0-cos02.html#_CONNECT_%E2%80%93_Connection" TargetMode="External"/><Relationship Id="rId59" Type="http://schemas.openxmlformats.org/officeDocument/2006/relationships/hyperlink" Target="https://docs.oasis-open.org/mqtt/mqtt/v5.0/cos02/mqtt-v5.0-cos02.html#_CONNACK_%E2%80%93_Connect" TargetMode="External"/><Relationship Id="rId58" Type="http://schemas.openxmlformats.org/officeDocument/2006/relationships/hyperlink" Target="https://docs.oasis-open.org/mqtt/mqtt/v5.0/cos02/mqtt-v5.0-cos02.html#_CONNACK_%E2%80%93_Conn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8C12a6Kx5D5IjI0cDbfP93kYg==">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yLzAQoKdGV4dC9wbGFpbh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yobIhUxMTM5NjUyMjQ0MjgwNTgwOTM3MzkoADgAMMr+49LWMTjK/uPS1jFaDHV6NHpvajUwN2NuenICIAB4AIgBApoBBggAEAAYAKoB5wE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wAQC4AQFClwYKC0FBQUJISkxvbUxrEgtBQUFCRnh3WGoyMBrkAQoJdGV4dC9odG1s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LlAQoKdGV4dC9wbGFpbh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4qGyIVMTAzOTc0MTE4OTE0NDAzMDc4ODc2KAA4ADD1mN+K3TE49Zjfit0xWgx2ajJuOGdpazVveXhyAiAAeACIAQKaAQYIABAAGACqAdkB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jLooGrzTF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4i3QMKCnRleHQvcGxhaW4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IsoCCgp0ZXh0L3BsYWlu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KhsiFTExNjA4MTg5OTE3MTEzNDUzMDAwMygAOAAw/JyJhrkxOPyciYa5MVABWgxkZThmaTR3NDQ1YXVyAiAAeACIAQKaAQYIABAAGACqAb4C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sAEAuAEBWgx4bnhmMGdvZHlxMnRyAiAAeACIAQKaAQYIABAAGACqAdED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EAgoLQUFBQlBEOTJST0ESkgIKC0FBQUJQRDkyUk9BEgtBQUFCUEQ5MlJPQRopCgl0ZXh0L2h0bWwSHEV4dGVuZCBsaXN0IHRvIGNvbXBsZXRlIHNldC4iKgoKdGV4dC9wbGFpbhIcRXh0ZW5kIGxpc3QgdG8gY29tcGxldGUgc2V0LiobIhUxMDM5NzQxMTg5MTQ0MDMwNzg4NzYoADgAMPmf/c78MTj5n/3O/DFKMAoKdGV4dC9wbGFpbhIiU1VCU0NSSUJFLCBVTlNVQlNDUklCRSwgb3IgUFVCTElTSFoMM3YzM3lqZDFqeDFkcgIgAHgAmgEGCAAQABgAqgEeEhxFeHRlbmQgbGlzdCB0byBjb21wbGV0ZSBzZXQusAEAuAEAGPmf/c78MSD5n/3O/DE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vICCgtBQUFCR0pKcGxZTRLAAg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x4rHo9gxWgxqdTFxMW5uZWVjamFyAiAAeACIAQKaAQYIABAAGACqAT0SO0lhbiB0byB2ZXJpZnkgaWYgdGhpcyByZXNlcnZhdGlvbiBpcyBwb3NzaWJsZSBhbmQgY29uZmlybWVksAEAuAEBGMeKx6PYMSDHisej2DEwAEIQa2l4LjhpdmNkdXQyaGRzZy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IpICCgp0ZXh0L3BsYWlu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obIhUxMDgxODQzNzU4MTQwNTA2NjIwNzYoADgAMO/v9pLlMTjv7/aS5TFKkwEKCnRleHQvcGxhaW4ShAFUaGUgdHJhbnNtaXNzaW9uIHJhZGl1cyBSYiBvZiB0aGUgU0VBUkNIR1cgcGFja2V0IGlzIGxpbWl0ZWQsIGUuZy4gdG8gYSBzaW5nbGUgaG9wIGluIGNhc2Ugb2YgYSBkZW5zZSBkZXBsb3ltZW50IG9mIE1RVFQtU04gY2xpZW50cy5aDDU0bXBzN2pxejVmN3ICIAB4AJoBBggAEAAYAKoBhgI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sAEAuAEAGO/v9pLlMSDv7/aS5TEwAEIQa2l4LmIyNW1uMTJ5ZnVjaCLWCAoLQUFBQTZjWFRyLVUSpAgKC0FBQUE2Y1hUci1VEgtBQUFBNmNYVHItVRrBAgoJdGV4dC9odG1s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K4AgoKdGV4dC9wbGFpbhKpAkl0IHNob3VsZCBiZSBiZSBjb25zaXN0ZW50IHdpdGggdGhlIENvbm5lY3QgIktlZXAgQWxpdmUgVGltZXIi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obIhUxMTU2MjYzNTcxNDI3MzU4MTIyNjYoADgAMOrnloiwMTjq55aIsDFaDHZjMDlnMXV3bG04eHICIAB4AIgBApoBBggAEAAYAKoBtgI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sAEAuAEBGOrnloiwMSDq55aIsDEwAEIQa2l4LmNqZG9qdjFrd21lMCKbCgoLQUFBQkhicmVib2cS6QkKC0FBQUJIYnJlYm9nEgtBQUFCSGJyZWJvZxrlAgoJdGV4dC9odG1s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LiBwoLQUFBQkpoNGhtNUESsAcKC0FBQUJKaDRobTVBEgtBQUFCSmg0aG01QRrhAQoJdGV4dC9odG1s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Iu8BCgp0ZXh0L3BsYWlu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qGyIVMTEzOTY1MjI0NDI4MDU4MDkzNzM5KAA4ADDt25fitDE47duX4rQxWgxqM2Zlcnd6ZTZsMmRyAiAAeACIAQKaAQYIABAAGACqAeMB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KXFQoLQUFBQkJMUkdMNEES5RQKC0FBQUJCTFJHTDRBEgtBQUFCQkxSR0w0QRrRAwoJdGV4dC9odG1sEsMDRnJvbSA8YSBocmVmPSJodHRwczovL3d3dy5nb29nbGUuY29tL3VybD9xPWh0dHBzOi8vaXNzdWVzLm9hc2lzLW9wZW4ub3JnL2Jyb3dzZS9NUVRULTYwNCZhbXA7c2E9RCZhbXA7c291cmNlPWRvY3MmYW1wO3VzdD0xNzE4NTMyODc1MTU2Nzk2JmFtcDt1c2c9QU92VmF3MmxvdUp6NTZ4cGNVdWtYZVh1V1RUNS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xODUzMjg3NTE1Njc5NiZhbXA7dXNnPUFPdlZhdzJsb3VKejU2eHBjVXVrWGVYdVdUVDU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zMmhpb3F6MgloLjFobXN5eXMyCWguNDFtZ2htbDIJaC4yZ3JxcnVlMghoLnZ4MTIyNzIJaC4zZndva3EwMgloLjF2MXl1eHQyCWguMTljNnkxODIJaC4zdGJ1Z3AxMghoLm5tZjE0bjIJaC4zN20yanNnMgloLjFtcmN1MDkyCWguNDZyMGNvMjIJaC4ybHdhbXZ2MgloLjExMWt4M28yCWguM2wxOGZyaDIJaC4yemJnaXV3MgloLjFlZ3F0MnAyCWguM3lnZWJxaTIJaC4yZGxvbHliMghoLnNxeXc2NDIJaC4zY3FtZXR4MgloLjFydndwMXEyCWguNGJ2azdwajIJaC4ycjB1aHhjMgloLjE2NjRzNTUyCWguM3E1c2FzeTIJaC4yNWIybDByMghoLmtnY3Y4azIJaC4zNGcwZHdk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IQoUc3VnZ2VzdC4yanVndWV2cmc2NWISCUFub255bW91c2ohChRzdWdnZXN0LnVtcDA1dnM3cGl4bRIJQW5vbnltb3VzajMKFHN1Z2dlc3QuaWFycTV6d2Rnc3JiEhtkYXZpZGUubGVuemFyaW5pQHUtYmxveC5jb21qMwoUc3VnZ2VzdC5jY2IycmF5NjRvazASG2RhdmlkZS5sZW56YXJpbmlAdS1ibG94LmNvbWozChRzdWdnZXN0LnRvbzd2dnQxN3lkbhIbZGF2aWRlLmxlbnphcmluaUB1LWJsb3guY29taiEKFHN1Z2dlc3QuMm5ueGR1a2c4ZjY0EglBbm9ueW1vdXN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