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9">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0">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1">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5">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61">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C1">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C2">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C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C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20"/>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1">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2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6">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4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4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5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5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F">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5">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B">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4">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9">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A">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C">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D">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8">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9">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9">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5">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63">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9">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7">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5">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3">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E1">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F">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B">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9">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43">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F">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E">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2">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7">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8">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A">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B">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8">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9">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B">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1">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5">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6">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8">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9">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D">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E">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2">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3">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6">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9">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B">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C">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D">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E">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F">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1">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B2">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3">
      <w:pPr>
        <w:numPr>
          <w:ilvl w:val="0"/>
          <w:numId w:val="31"/>
        </w:numPr>
        <w:spacing w:after="24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C">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D">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7">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8">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A">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B">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C">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4"/>
        </w:sdtPr>
        <w:sdtContent>
          <w:commentRangeStart w:id="29"/>
        </w:sdtContent>
      </w:sdt>
      <w:sdt>
        <w:sdtPr>
          <w:tag w:val="goog_rdk_35"/>
        </w:sdtPr>
        <w:sdtContent>
          <w:commentRangeStart w:id="30"/>
        </w:sdtContent>
      </w:sdt>
      <w:sdt>
        <w:sdtPr>
          <w:tag w:val="goog_rdk_36"/>
        </w:sdtPr>
        <w:sdtContent>
          <w:commentRangeStart w:id="31"/>
        </w:sdtContent>
      </w:sdt>
      <w:r w:rsidDel="00000000" w:rsidR="00000000" w:rsidRPr="00000000">
        <w:rPr>
          <w:rFonts w:ascii="Arial" w:cs="Arial" w:eastAsia="Arial" w:hAnsi="Arial"/>
          <w:rtl w:val="0"/>
        </w:rPr>
        <w:t xml:space="preserve">ents are allowed to send further MQTT Control Packets im</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2">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3">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4">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sdt>
        <w:sdtPr>
          <w:tag w:val="goog_rdk_37"/>
        </w:sdtPr>
        <w:sdtContent>
          <w:commentRangeStart w:id="32"/>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D7">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8">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1">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C">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C">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6">
            <w:pPr>
              <w:rPr>
                <w:rFonts w:ascii="Arial" w:cs="Arial" w:eastAsia="Arial" w:hAnsi="Arial"/>
              </w:rPr>
            </w:pPr>
            <w:sdt>
              <w:sdtPr>
                <w:tag w:val="goog_rdk_38"/>
              </w:sdtPr>
              <w:sdtContent>
                <w:commentRangeStart w:id="33"/>
              </w:sdtContent>
            </w:sdt>
            <w:r w:rsidDel="00000000" w:rsidR="00000000" w:rsidRPr="00000000">
              <w:rPr>
                <w:rFonts w:ascii="Arial" w:cs="Arial" w:eastAsia="Arial" w:hAnsi="Arial"/>
                <w:rtl w:val="0"/>
              </w:rPr>
              <w:t xml:space="preserve">Byte 11</w:t>
            </w:r>
            <w:commentRangeEnd w:id="33"/>
            <w:r w:rsidDel="00000000" w:rsidR="00000000" w:rsidRPr="00000000">
              <w:commentReference w:id="33"/>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7">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8">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C">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D">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E">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F">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1">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39"/>
        </w:sdtPr>
        <w:sdtContent>
          <w:commentRangeStart w:id="34"/>
        </w:sdtContent>
      </w:sdt>
      <w:r w:rsidDel="00000000" w:rsidR="00000000" w:rsidRPr="00000000">
        <w:rPr>
          <w:rFonts w:ascii="Arial" w:cs="Arial" w:eastAsia="Arial" w:hAnsi="Arial"/>
          <w:rtl w:val="0"/>
        </w:rPr>
        <w:t xml:space="preserve">should</w:t>
      </w:r>
      <w:commentRangeEnd w:id="34"/>
      <w:r w:rsidDel="00000000" w:rsidR="00000000" w:rsidRPr="00000000">
        <w:commentReference w:id="34"/>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2">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3">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7">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0"/>
        </w:sdtPr>
        <w:sdtContent>
          <w:commentRangeStart w:id="35"/>
        </w:sdtContent>
      </w:sdt>
      <w:sdt>
        <w:sdtPr>
          <w:tag w:val="goog_rdk_41"/>
        </w:sdtPr>
        <w:sdtContent>
          <w:commentRangeStart w:id="36"/>
        </w:sdtContent>
      </w:sdt>
      <w:r w:rsidDel="00000000" w:rsidR="00000000" w:rsidRPr="00000000">
        <w:rPr>
          <w:highlight w:val="yellow"/>
          <w:rtl w:val="0"/>
        </w:rPr>
        <w:t xml:space="preserve">128</w:t>
      </w:r>
      <w:commentRangeEnd w:id="35"/>
      <w:r w:rsidDel="00000000" w:rsidR="00000000" w:rsidRPr="00000000">
        <w:commentReference w:id="35"/>
      </w:r>
      <w:commentRangeEnd w:id="36"/>
      <w:r w:rsidDel="00000000" w:rsidR="00000000" w:rsidRPr="00000000">
        <w:commentReference w:id="3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9">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3">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9">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61">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A">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73">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1">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2">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A">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B">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C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A">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0">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E2">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A0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2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2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3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5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6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4">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5">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9">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A">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B">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C">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D">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E">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7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75">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A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F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F">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0">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4">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8">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9">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A">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C">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F">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0">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13">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2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2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5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5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9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F">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1">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E">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F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9">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D">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5">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9">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B">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D">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F">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0">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2">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D">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E">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0">
      <w:pPr>
        <w:spacing w:after="240" w:before="240" w:lineRule="auto"/>
        <w:ind w:left="0" w:right="0" w:firstLine="0"/>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3"/>
        </w:sdtPr>
        <w:sdtContent>
          <w:commentRangeStart w:id="38"/>
        </w:sdtContent>
      </w:sdt>
      <w:r w:rsidDel="00000000" w:rsidR="00000000" w:rsidRPr="00000000">
        <w:rPr>
          <w:rFonts w:ascii="Arial" w:cs="Arial" w:eastAsia="Arial" w:hAnsi="Arial"/>
          <w:highlight w:val="yellow"/>
          <w:rtl w:val="0"/>
        </w:rPr>
        <w:t xml:space="preserve">Server</w:t>
      </w:r>
      <w:commentRangeEnd w:id="38"/>
      <w:r w:rsidDel="00000000" w:rsidR="00000000" w:rsidRPr="00000000">
        <w:commentReference w:id="3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C91">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2">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94">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5">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96">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C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5">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E">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F">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1">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3">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D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5">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D6">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7">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4">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C">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D">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5">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6">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F">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0">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2">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1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4">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16">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8">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E">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0">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1">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52">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3">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5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5">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7">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8">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9">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6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6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7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7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F">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2">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9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4">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9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96">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8">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A">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A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A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C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C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D4">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D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B">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E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F3">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0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01">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E">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13">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7">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8">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D">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E">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C">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D">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F">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30">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3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A">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C">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E">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40">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4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42">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4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44">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45">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6">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7">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9">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5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5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5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5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6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7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75">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83">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86">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90">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A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A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A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B0">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E">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C">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9">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B">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C">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4"/>
        </w:sdtPr>
        <w:sdtContent>
          <w:commentRangeStart w:id="39"/>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39"/>
      <w:r w:rsidDel="00000000" w:rsidR="00000000" w:rsidRPr="00000000">
        <w:commentReference w:id="39"/>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E">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F">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5"/>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46"/>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47"/>
        </w:sdtPr>
        <w:sdtContent>
          <w:commentRangeStart w:id="40"/>
        </w:sdtContent>
      </w:sdt>
      <w:r w:rsidDel="00000000" w:rsidR="00000000" w:rsidRPr="00000000">
        <w:rPr>
          <w:rFonts w:ascii="Arial" w:cs="Arial" w:eastAsia="Arial" w:hAnsi="Arial"/>
          <w:rtl w:val="0"/>
        </w:rPr>
        <w:t xml:space="preserve">not relevant</w:t>
      </w:r>
      <w:sdt>
        <w:sdtPr>
          <w:tag w:val="goog_rdk_48"/>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0"/>
      <w:r w:rsidDel="00000000" w:rsidR="00000000" w:rsidRPr="00000000">
        <w:commentReference w:id="40"/>
      </w:r>
      <w:r w:rsidDel="00000000" w:rsidR="00000000" w:rsidRPr="00000000">
        <w:rPr>
          <w:rFonts w:ascii="Arial" w:cs="Arial" w:eastAsia="Arial" w:hAnsi="Arial"/>
          <w:rtl w:val="0"/>
        </w:rPr>
        <w:t xml:space="preserve">)</w:t>
      </w:r>
    </w:p>
    <w:p w:rsidR="00000000" w:rsidDel="00000000" w:rsidP="00000000" w:rsidRDefault="00000000" w:rsidRPr="00000000" w14:paraId="00000EF0">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F1">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F2">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F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F4">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F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4">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F0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3">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1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22">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23">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32">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4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4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50">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5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6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E">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E">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F">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E">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F">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91">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92">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93">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95">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9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7">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9">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C">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D">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E">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F">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A0">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C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C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8">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9">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B">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C">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D">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E">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F">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E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E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F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04">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0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D">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E">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16">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17">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9">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B">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C">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E">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2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21">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50">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105B">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D">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E">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F">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60">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61">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63">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64">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5">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6">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7">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8">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A">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7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7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7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C">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D">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E">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F">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B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8">
            <w:pPr>
              <w:jc w:val="center"/>
              <w:rPr>
                <w:rFonts w:ascii="Arial" w:cs="Arial" w:eastAsia="Arial" w:hAnsi="Arial"/>
                <w:i w:val="1"/>
                <w:sz w:val="18"/>
                <w:szCs w:val="18"/>
              </w:rPr>
            </w:pPr>
            <w:sdt>
              <w:sdtPr>
                <w:tag w:val="goog_rdk_49"/>
              </w:sdtPr>
              <w:sdtContent>
                <w:commentRangeStart w:id="41"/>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A">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F">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C0">
            <w:pPr>
              <w:rPr>
                <w:rFonts w:ascii="Arial" w:cs="Arial" w:eastAsia="Arial" w:hAnsi="Arial"/>
              </w:rPr>
            </w:pPr>
            <w:commentRangeEnd w:id="41"/>
            <w:r w:rsidDel="00000000" w:rsidR="00000000" w:rsidRPr="00000000">
              <w:commentReference w:id="41"/>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F">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D2">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E2">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E3">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F3">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F4">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4">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105">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6">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7">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8">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0"/>
        </w:sdtPr>
        <w:sdtContent>
          <w:commentRangeStart w:id="42"/>
        </w:sdtContent>
      </w:sdt>
      <w:r w:rsidDel="00000000" w:rsidR="00000000" w:rsidRPr="00000000">
        <w:rPr>
          <w:rFonts w:ascii="Arial" w:cs="Arial" w:eastAsia="Arial" w:hAnsi="Arial"/>
          <w:rtl w:val="0"/>
        </w:rPr>
        <w:t xml:space="preserve">wants to </w:t>
      </w:r>
      <w:commentRangeEnd w:id="42"/>
      <w:r w:rsidDel="00000000" w:rsidR="00000000" w:rsidRPr="00000000">
        <w:commentReference w:id="42"/>
      </w:r>
      <w:r w:rsidDel="00000000" w:rsidR="00000000" w:rsidRPr="00000000">
        <w:rPr>
          <w:rFonts w:ascii="Arial" w:cs="Arial" w:eastAsia="Arial" w:hAnsi="Arial"/>
          <w:rtl w:val="0"/>
        </w:rPr>
        <w:t xml:space="preserve">delete</w:t>
      </w:r>
      <w:sdt>
        <w:sdtPr>
          <w:tag w:val="goog_rdk_51"/>
        </w:sdtPr>
        <w:sdtContent>
          <w:commentRangeStart w:id="43"/>
        </w:sdtContent>
      </w:sdt>
      <w:r w:rsidDel="00000000" w:rsidR="00000000" w:rsidRPr="00000000">
        <w:rPr>
          <w:rFonts w:ascii="Arial" w:cs="Arial" w:eastAsia="Arial" w:hAnsi="Arial"/>
          <w:rtl w:val="0"/>
        </w:rPr>
        <w:t xml:space="preserve"> </w:t>
      </w:r>
      <w:commentRangeEnd w:id="43"/>
      <w:r w:rsidDel="00000000" w:rsidR="00000000" w:rsidRPr="00000000">
        <w:commentReference w:id="43"/>
      </w:r>
      <w:r w:rsidDel="00000000" w:rsidR="00000000" w:rsidRPr="00000000">
        <w:rPr>
          <w:rFonts w:ascii="Arial" w:cs="Arial" w:eastAsia="Arial" w:hAnsi="Arial"/>
          <w:rtl w:val="0"/>
        </w:rPr>
        <w:t xml:space="preserve">the Virtual connection. </w:t>
      </w:r>
      <w:sdt>
        <w:sdtPr>
          <w:tag w:val="goog_rdk_52"/>
        </w:sdtPr>
        <w:sdtContent>
          <w:commentRangeStart w:id="44"/>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4"/>
      <w:r w:rsidDel="00000000" w:rsidR="00000000" w:rsidRPr="00000000">
        <w:commentReference w:id="44"/>
      </w:r>
      <w:r w:rsidDel="00000000" w:rsidR="00000000" w:rsidRPr="00000000">
        <w:rPr>
          <w:rFonts w:ascii="Arial" w:cs="Arial" w:eastAsia="Arial" w:hAnsi="Arial"/>
          <w:rtl w:val="0"/>
        </w:rPr>
        <w:t xml:space="preserve"> </w:t>
      </w:r>
      <w:sdt>
        <w:sdtPr>
          <w:tag w:val="goog_rdk_53"/>
        </w:sdtPr>
        <w:sdtContent>
          <w:commentRangeStart w:id="45"/>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5"/>
      <w:r w:rsidDel="00000000" w:rsidR="00000000" w:rsidRPr="00000000">
        <w:commentReference w:id="45"/>
      </w:r>
      <w:sdt>
        <w:sdtPr>
          <w:tag w:val="goog_rdk_54"/>
        </w:sdtPr>
        <w:sdtContent>
          <w:commentRangeStart w:id="46"/>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1139">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A">
      <w:pPr>
        <w:spacing w:after="306" w:lineRule="auto"/>
        <w:ind w:right="4"/>
        <w:rPr>
          <w:rFonts w:ascii="Arial" w:cs="Arial" w:eastAsia="Arial" w:hAnsi="Arial"/>
        </w:rPr>
      </w:pPr>
      <w:sdt>
        <w:sdtPr>
          <w:tag w:val="goog_rdk_55"/>
        </w:sdtPr>
        <w:sdtContent>
          <w:commentRangeStart w:id="47"/>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113B">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D">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E">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F">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45">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56"/>
        </w:sdtPr>
        <w:sdtContent>
          <w:commentRangeStart w:id="48"/>
        </w:sdtContent>
      </w:sdt>
      <w:r w:rsidDel="00000000" w:rsidR="00000000" w:rsidRPr="00000000">
        <w:rPr>
          <w:rFonts w:ascii="Arial" w:cs="Arial" w:eastAsia="Arial" w:hAnsi="Arial"/>
          <w:highlight w:val="yellow"/>
          <w:rtl w:val="0"/>
        </w:rPr>
        <w:t xml:space="preserve">Gateway</w:t>
      </w:r>
      <w:commentRangeEnd w:id="48"/>
      <w:r w:rsidDel="00000000" w:rsidR="00000000" w:rsidRPr="00000000">
        <w:commentReference w:id="48"/>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6">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8">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9">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A">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B">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C">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D">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E">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50">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51">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52">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53">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54">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55">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6">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7">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9">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5A">
      <w:pPr>
        <w:spacing w:after="24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115B">
      <w:pPr>
        <w:pStyle w:val="Heading3"/>
        <w:keepLines w:val="1"/>
        <w:spacing w:after="77" w:before="0" w:line="259" w:lineRule="auto"/>
        <w:ind w:left="0" w:firstLine="0"/>
        <w:rPr>
          <w:rFonts w:ascii="Arial" w:cs="Arial" w:eastAsia="Arial" w:hAnsi="Arial"/>
        </w:rPr>
      </w:pPr>
      <w:bookmarkStart w:colFirst="0" w:colLast="0" w:name="_heading=h.elrc49qsiun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5">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E">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F">
            <w:pPr>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1177">
      <w:pP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tl w:val="0"/>
        </w:rPr>
        <w:t xml:space="preserve">Table ??: WAKEUP packet</w:t>
      </w:r>
    </w:p>
    <w:p w:rsidR="00000000" w:rsidDel="00000000" w:rsidP="00000000" w:rsidRDefault="00000000" w:rsidRPr="00000000" w14:paraId="00001178">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79">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7A">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54">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7B">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117C">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7D">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E">
      <w:pPr>
        <w:spacing w:after="9" w:lineRule="auto"/>
        <w:ind w:left="-5" w:right="990" w:firstLine="0"/>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7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8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8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8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8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9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9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B">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A3">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A4">
            <w:pPr>
              <w:jc w:val="center"/>
              <w:rPr>
                <w:rFonts w:ascii="Arial" w:cs="Arial" w:eastAsia="Arial" w:hAnsi="Arial"/>
              </w:rPr>
            </w:pPr>
            <w:sdt>
              <w:sdtPr>
                <w:tag w:val="goog_rdk_57"/>
              </w:sdtPr>
              <w:sdtContent>
                <w:commentRangeStart w:id="49"/>
              </w:sdtContent>
            </w:sdt>
            <w:sdt>
              <w:sdtPr>
                <w:tag w:val="goog_rdk_58"/>
              </w:sdtPr>
              <w:sdtContent>
                <w:commentRangeStart w:id="50"/>
              </w:sdtContent>
            </w:sdt>
            <w:sdt>
              <w:sdtPr>
                <w:tag w:val="goog_rdk_59"/>
              </w:sdtPr>
              <w:sdtContent>
                <w:commentRangeStart w:id="51"/>
              </w:sdtContent>
            </w:sdt>
            <w:r w:rsidDel="00000000" w:rsidR="00000000" w:rsidRPr="00000000">
              <w:rPr>
                <w:rFonts w:ascii="Arial" w:cs="Arial" w:eastAsia="Arial" w:hAnsi="Arial"/>
                <w:rtl w:val="0"/>
              </w:rPr>
              <w:t xml:space="preserve">Wireless Node Id</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r>
      <w:tr>
        <w:trPr>
          <w:cantSplit w:val="0"/>
          <w:tblHeader w:val="0"/>
        </w:trPr>
        <w:tc>
          <w:tcPr/>
          <w:p w:rsidR="00000000" w:rsidDel="00000000" w:rsidP="00000000" w:rsidRDefault="00000000" w:rsidRPr="00000000" w14:paraId="000011AC">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D">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B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60"/>
        </w:sdtPr>
        <w:sdtContent>
          <w:commentRangeStart w:id="52"/>
        </w:sdtContent>
      </w:sdt>
      <w:r w:rsidDel="00000000" w:rsidR="00000000" w:rsidRPr="00000000">
        <w:rPr>
          <w:rFonts w:ascii="Arial" w:cs="Arial" w:eastAsia="Arial" w:hAnsi="Arial"/>
          <w:rtl w:val="0"/>
        </w:rPr>
        <w:t xml:space="preserve"> wireless side </w:t>
      </w:r>
      <w:commentRangeEnd w:id="52"/>
      <w:r w:rsidDel="00000000" w:rsidR="00000000" w:rsidRPr="00000000">
        <w:commentReference w:id="52"/>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B7">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9">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B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B">
      <w:pPr>
        <w:pStyle w:val="Heading4"/>
        <w:ind w:left="0" w:right="4" w:firstLine="0"/>
        <w:rPr>
          <w:rFonts w:ascii="Arial" w:cs="Arial" w:eastAsia="Arial" w:hAnsi="Arial"/>
        </w:rPr>
      </w:pPr>
      <w:bookmarkStart w:colFirst="0" w:colLast="0" w:name="_heading=h.sabnu4" w:id="193"/>
      <w:bookmarkEnd w:id="193"/>
      <w:r w:rsidDel="00000000" w:rsidR="00000000" w:rsidRPr="00000000">
        <w:rPr>
          <w:rFonts w:ascii="Arial" w:cs="Arial" w:eastAsia="Arial" w:hAnsi="Arial"/>
          <w:rtl w:val="0"/>
        </w:rPr>
        <w:t xml:space="preserve">3.1.25.3 Ctrl</w:t>
      </w:r>
    </w:p>
    <w:p w:rsidR="00000000" w:rsidDel="00000000" w:rsidP="00000000" w:rsidRDefault="00000000" w:rsidRPr="00000000" w14:paraId="000011B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D">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0">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2">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3">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4">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5">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6">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7">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D">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E">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0">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8">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A">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DB">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DC">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E">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DF">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E0">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p w:rsidR="00000000" w:rsidDel="00000000" w:rsidP="00000000" w:rsidRDefault="00000000" w:rsidRPr="00000000" w14:paraId="000011E1">
      <w:pPr>
        <w:pStyle w:val="Heading3"/>
        <w:keepLines w:val="1"/>
        <w:spacing w:after="77" w:before="0" w:line="259" w:lineRule="auto"/>
        <w:ind w:left="1440" w:firstLine="0"/>
        <w:rPr/>
      </w:pPr>
      <w:bookmarkStart w:colFirst="0" w:colLast="0" w:name="_heading=h.efvs1al4eeri" w:id="198"/>
      <w:bookmarkEnd w:id="198"/>
      <w:r w:rsidDel="00000000" w:rsidR="00000000" w:rsidRPr="00000000">
        <w:rPr>
          <w:rtl w:val="0"/>
        </w:rPr>
      </w:r>
    </w:p>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EF">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F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C">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9">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A">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7">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E">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21">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2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2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30">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31">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D">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E">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A">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B">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7">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8">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64">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65">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72">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E">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7F">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B">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8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1"/>
        </w:sdtPr>
        <w:sdtContent>
          <w:commentRangeStart w:id="53"/>
        </w:sdtContent>
      </w:sdt>
      <w:sdt>
        <w:sdtPr>
          <w:tag w:val="goog_rdk_62"/>
        </w:sdtPr>
        <w:sdtContent>
          <w:commentRangeStart w:id="54"/>
        </w:sdtContent>
      </w:sdt>
      <w:r w:rsidDel="00000000" w:rsidR="00000000" w:rsidRPr="00000000">
        <w:rPr>
          <w:rFonts w:ascii="Arial" w:cs="Arial" w:eastAsia="Arial" w:hAnsi="Arial"/>
          <w:rtl w:val="0"/>
        </w:rPr>
        <w:t xml:space="preserve"> packet is protected</w:t>
      </w:r>
      <w:commentRangeEnd w:id="53"/>
      <w:r w:rsidDel="00000000" w:rsidR="00000000" w:rsidRPr="00000000">
        <w:commentReference w:id="53"/>
      </w:r>
      <w:commentRangeEnd w:id="54"/>
      <w:r w:rsidDel="00000000" w:rsidR="00000000" w:rsidRPr="00000000">
        <w:commentReference w:id="54"/>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8E">
      <w:pPr>
        <w:spacing w:after="9" w:lineRule="auto"/>
        <w:ind w:left="-5" w:right="4" w:firstLine="0"/>
        <w:rPr>
          <w:rFonts w:ascii="Arial" w:cs="Arial" w:eastAsia="Arial" w:hAnsi="Arial"/>
        </w:rPr>
      </w:pPr>
      <w:sdt>
        <w:sdtPr>
          <w:tag w:val="goog_rdk_63"/>
        </w:sdtPr>
        <w:sdtContent>
          <w:commentRangeStart w:id="55"/>
        </w:sdtContent>
      </w:sdt>
      <w:sdt>
        <w:sdtPr>
          <w:tag w:val="goog_rdk_64"/>
        </w:sdtPr>
        <w:sdtContent>
          <w:commentRangeStart w:id="5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8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90">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91">
      <w:pPr>
        <w:spacing w:after="9" w:lineRule="auto"/>
        <w:ind w:left="-5" w:right="4" w:firstLine="0"/>
        <w:rPr>
          <w:rFonts w:ascii="Arial" w:cs="Arial" w:eastAsia="Arial" w:hAnsi="Arial"/>
          <w:b w:val="1"/>
        </w:rPr>
      </w:pPr>
      <w:sdt>
        <w:sdtPr>
          <w:tag w:val="goog_rdk_65"/>
        </w:sdtPr>
        <w:sdtContent>
          <w:commentRangeStart w:id="57"/>
        </w:sdtContent>
      </w:sdt>
      <w:sdt>
        <w:sdtPr>
          <w:tag w:val="goog_rdk_66"/>
        </w:sdtPr>
        <w:sdtContent>
          <w:commentRangeStart w:id="5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9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93">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94">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95">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1296">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98">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A">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9B">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9C">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D">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9E">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9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A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A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A2">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A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A4">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A5">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7">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8">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A9">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A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A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A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E">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AF">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B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B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B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B3">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B4">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5">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6">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7">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8">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A">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B">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1C">
      <w:pPr>
        <w:numPr>
          <w:ilvl w:val="0"/>
          <w:numId w:val="17"/>
        </w:numPr>
        <w:spacing w:after="0" w:before="0" w:lineRule="auto"/>
        <w:ind w:left="720" w:hanging="360"/>
        <w:rPr>
          <w:rFonts w:ascii="Arial" w:cs="Arial" w:eastAsia="Arial" w:hAnsi="Arial"/>
          <w:u w:val="none"/>
        </w:rPr>
      </w:pPr>
      <w:sdt>
        <w:sdtPr>
          <w:tag w:val="goog_rdk_67"/>
        </w:sdtPr>
        <w:sdtContent>
          <w:commentRangeStart w:id="59"/>
        </w:sdtContent>
      </w:sdt>
      <w:r w:rsidDel="00000000" w:rsidR="00000000" w:rsidRPr="00000000">
        <w:rPr>
          <w:rFonts w:ascii="Arial" w:cs="Arial" w:eastAsia="Arial" w:hAnsi="Arial"/>
          <w:color w:val="222222"/>
          <w:rtl w:val="0"/>
        </w:rPr>
        <w:t xml:space="preserve">Reference </w:t>
      </w:r>
      <w:hyperlink r:id="rId5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D">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1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2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2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2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2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2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1325">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2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327">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8">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9">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A">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B">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C">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2D">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2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2F">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0">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31">
      <w:pPr>
        <w:spacing w:after="0" w:before="0" w:lineRule="auto"/>
        <w:ind w:left="720" w:firstLine="0"/>
        <w:rPr>
          <w:rFonts w:ascii="Arial" w:cs="Arial" w:eastAsia="Arial" w:hAnsi="Arial"/>
          <w:b w:val="1"/>
          <w:i w:val="1"/>
          <w:color w:val="222222"/>
          <w:u w:val="single"/>
          <w:shd w:fill="fff2cc" w:val="clear"/>
        </w:rPr>
      </w:pPr>
      <w:sdt>
        <w:sdtPr>
          <w:tag w:val="goog_rdk_68"/>
        </w:sdtPr>
        <w:sdtContent>
          <w:commentRangeStart w:id="6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32">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33">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34">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5">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1336">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7">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38">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9">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A">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B">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69"/>
        </w:sdtPr>
        <w:sdtContent>
          <w:del w:author="davide.lenzarini@u-blox.com" w:id="4"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C">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3D">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E">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3F">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40">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41">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42">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43">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44">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45">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46">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47">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70"/>
        </w:sdtPr>
        <w:sdtContent>
          <w:commentRangeStart w:id="61"/>
        </w:sdtContent>
      </w:sdt>
      <w:r w:rsidDel="00000000" w:rsidR="00000000" w:rsidRPr="00000000">
        <w:rPr>
          <w:rFonts w:ascii="Arial" w:cs="Arial" w:eastAsia="Arial" w:hAnsi="Arial"/>
          <w:rtl w:val="0"/>
        </w:rPr>
        <w:t xml:space="preserve">Session state</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348">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49">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4A">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4B">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4C">
      <w:pPr>
        <w:numPr>
          <w:ilvl w:val="0"/>
          <w:numId w:val="47"/>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4D">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4E">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4F">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50">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51">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5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53">
      <w:pPr>
        <w:numPr>
          <w:ilvl w:val="0"/>
          <w:numId w:val="43"/>
        </w:numPr>
        <w:spacing w:after="0" w:afterAutospacing="0" w:before="0" w:beforeAutospacing="0" w:lineRule="auto"/>
        <w:ind w:left="720" w:right="0" w:hanging="360"/>
        <w:rPr>
          <w:u w:val="none"/>
        </w:rPr>
      </w:pPr>
      <w:sdt>
        <w:sdtPr>
          <w:tag w:val="goog_rdk_71"/>
        </w:sdtPr>
        <w:sdtContent>
          <w:commentRangeStart w:id="62"/>
        </w:sdtContent>
      </w:sdt>
      <w:sdt>
        <w:sdtPr>
          <w:tag w:val="goog_rdk_72"/>
        </w:sdtPr>
        <w:sdtContent>
          <w:commentRangeStart w:id="63"/>
        </w:sdtContent>
      </w:sdt>
      <w:r w:rsidDel="00000000" w:rsidR="00000000" w:rsidRPr="00000000">
        <w:rPr>
          <w:rtl w:val="0"/>
        </w:rPr>
        <w:t xml:space="preserve">The Will Message</w:t>
      </w:r>
      <w:sdt>
        <w:sdtPr>
          <w:tag w:val="goog_rdk_73"/>
        </w:sdtPr>
        <w:sdtContent>
          <w:ins w:author="davide.lenzarini@u-blox.com" w:id="5" w:date="2024-03-19T17:48:32Z">
            <w:commentRangeEnd w:id="62"/>
            <w:r w:rsidDel="00000000" w:rsidR="00000000" w:rsidRPr="00000000">
              <w:commentReference w:id="62"/>
            </w:r>
            <w:commentRangeEnd w:id="63"/>
            <w:r w:rsidDel="00000000" w:rsidR="00000000" w:rsidRPr="00000000">
              <w:commentReference w:id="63"/>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54">
      <w:pPr>
        <w:numPr>
          <w:ilvl w:val="0"/>
          <w:numId w:val="43"/>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55">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56">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57">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58">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59">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74"/>
        </w:sdtPr>
        <w:sdtContent>
          <w:commentRangeStart w:id="64"/>
        </w:sdtContent>
      </w:sdt>
      <w:r w:rsidDel="00000000" w:rsidR="00000000" w:rsidRPr="00000000">
        <w:rPr>
          <w:highlight w:val="yellow"/>
          <w:rtl w:val="0"/>
        </w:rPr>
        <w:t xml:space="preserve">the Session Expiry Interval has passed</w:t>
      </w:r>
      <w:commentRangeEnd w:id="64"/>
      <w:r w:rsidDel="00000000" w:rsidR="00000000" w:rsidRPr="00000000">
        <w:commentReference w:id="64"/>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5A">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5B">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5C">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5D">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5E">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5F">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60">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61">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63">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4">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5">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66">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67">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68">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69">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6A">
      <w:pPr>
        <w:numPr>
          <w:ilvl w:val="0"/>
          <w:numId w:val="63"/>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6B">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6C">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6D">
      <w:pPr>
        <w:numPr>
          <w:ilvl w:val="0"/>
          <w:numId w:val="63"/>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6E">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6F">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70">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1">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72">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73">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74">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75">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76">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77">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78">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79">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7A">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7B">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7C">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D">
      <w:pPr>
        <w:spacing w:after="240" w:before="240" w:lineRule="auto"/>
        <w:ind w:left="0" w:firstLine="0"/>
        <w:rPr>
          <w:shd w:fill="ffe599" w:val="clear"/>
        </w:rPr>
      </w:pPr>
      <w:r w:rsidDel="00000000" w:rsidR="00000000" w:rsidRPr="00000000">
        <w:rPr>
          <w:shd w:fill="ffe599" w:val="clear"/>
          <w:rtl w:val="0"/>
        </w:rPr>
        <w:t xml:space="preserve">Both </w:t>
      </w:r>
      <w:sdt>
        <w:sdtPr>
          <w:tag w:val="goog_rdk_75"/>
        </w:sdtPr>
        <w:sdtContent>
          <w:commentRangeStart w:id="65"/>
        </w:sdtContent>
      </w:sdt>
      <w:sdt>
        <w:sdtPr>
          <w:tag w:val="goog_rdk_76"/>
        </w:sdtPr>
        <w:sdtContent>
          <w:commentRangeStart w:id="66"/>
        </w:sdtContent>
      </w:sdt>
      <w:r w:rsidDel="00000000" w:rsidR="00000000" w:rsidRPr="00000000">
        <w:rPr>
          <w:shd w:fill="ffe599" w:val="clear"/>
          <w:rtl w:val="0"/>
        </w:rPr>
        <w:t xml:space="preserve">TCP and UDP ports 1883 and 8883 are registered with IANA for MQTT and secure communication respectively.</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3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7F">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80">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8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8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8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84">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8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8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87">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88">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89">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8A">
      <w:pPr>
        <w:pStyle w:val="Heading3"/>
        <w:ind w:left="0" w:firstLine="0"/>
        <w:rPr/>
      </w:pPr>
      <w:bookmarkStart w:colFirst="0" w:colLast="0" w:name="_heading=h.be76rdrlcegt" w:id="215"/>
      <w:bookmarkEnd w:id="215"/>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8B">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8D">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8E">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8F">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90">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91">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92">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93">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4">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5">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6">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7">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8">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9">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A">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B">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9D">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9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F">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2">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5">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6">
      <w:pPr>
        <w:rPr/>
      </w:pPr>
      <w:sdt>
        <w:sdtPr>
          <w:tag w:val="goog_rdk_77"/>
        </w:sdtPr>
        <w:sdtContent>
          <w:commentRangeStart w:id="67"/>
        </w:sdtContent>
      </w:sdt>
      <w:r w:rsidDel="00000000" w:rsidR="00000000" w:rsidRPr="00000000">
        <w:rPr>
          <w:rtl w:val="0"/>
        </w:rPr>
      </w:r>
    </w:p>
    <w:p w:rsidR="00000000" w:rsidDel="00000000" w:rsidP="00000000" w:rsidRDefault="00000000" w:rsidRPr="00000000" w14:paraId="000013A7">
      <w:pPr>
        <w:pStyle w:val="Heading3"/>
        <w:ind w:left="0" w:firstLine="0"/>
        <w:rPr>
          <w:rFonts w:ascii="Arial" w:cs="Arial" w:eastAsia="Arial" w:hAnsi="Arial"/>
        </w:rPr>
      </w:pPr>
      <w:bookmarkStart w:colFirst="0" w:colLast="0" w:name="_heading=h.1au1eum" w:id="220"/>
      <w:bookmarkEnd w:id="220"/>
      <w:commentRangeEnd w:id="67"/>
      <w:r w:rsidDel="00000000" w:rsidR="00000000" w:rsidRPr="00000000">
        <w:commentReference w:id="67"/>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8">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9">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A">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AB">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78"/>
        </w:sdtPr>
        <w:sdtContent>
          <w:commentRangeStart w:id="68"/>
        </w:sdtContent>
      </w:sdt>
      <w:sdt>
        <w:sdtPr>
          <w:tag w:val="goog_rdk_79"/>
        </w:sdtPr>
        <w:sdtContent>
          <w:commentRangeStart w:id="69"/>
        </w:sdtContent>
      </w:sdt>
      <w:r w:rsidDel="00000000" w:rsidR="00000000" w:rsidRPr="00000000">
        <w:rPr>
          <w:rFonts w:ascii="Arial" w:cs="Arial" w:eastAsia="Arial" w:hAnsi="Arial"/>
          <w:highlight w:val="yellow"/>
          <w:rtl w:val="0"/>
        </w:rPr>
        <w:t xml:space="preserve">and DUP flag set to 0</w:t>
      </w:r>
      <w:commentRangeEnd w:id="68"/>
      <w:r w:rsidDel="00000000" w:rsidR="00000000" w:rsidRPr="00000000">
        <w:commentReference w:id="68"/>
      </w:r>
      <w:commentRangeEnd w:id="69"/>
      <w:r w:rsidDel="00000000" w:rsidR="00000000" w:rsidRPr="00000000">
        <w:commentReference w:id="6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AC">
      <w:pPr>
        <w:numPr>
          <w:ilvl w:val="0"/>
          <w:numId w:val="53"/>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AD">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AE">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AF">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80"/>
        </w:sdtPr>
        <w:sdtContent>
          <w:commentRangeStart w:id="70"/>
        </w:sdtContent>
      </w:sdt>
      <w:r w:rsidDel="00000000" w:rsidR="00000000" w:rsidRPr="00000000">
        <w:rPr>
          <w:rFonts w:ascii="Arial" w:cs="Arial" w:eastAsia="Arial" w:hAnsi="Arial"/>
          <w:b w:val="1"/>
          <w:highlight w:val="yellow"/>
          <w:rtl w:val="0"/>
        </w:rPr>
        <w:t xml:space="preserve">At any given time a sender </w:t>
      </w:r>
      <w:sdt>
        <w:sdtPr>
          <w:tag w:val="goog_rdk_81"/>
        </w:sdtPr>
        <w:sdtContent>
          <w:commentRangeStart w:id="71"/>
        </w:sdtContent>
      </w:sdt>
      <w:r w:rsidDel="00000000" w:rsidR="00000000" w:rsidRPr="00000000">
        <w:rPr>
          <w:rFonts w:ascii="Arial" w:cs="Arial" w:eastAsia="Arial" w:hAnsi="Arial"/>
          <w:b w:val="1"/>
          <w:highlight w:val="yellow"/>
          <w:rtl w:val="0"/>
        </w:rPr>
        <w:t xml:space="preserve">must</w:t>
      </w:r>
      <w:commentRangeEnd w:id="71"/>
      <w:r w:rsidDel="00000000" w:rsidR="00000000" w:rsidRPr="00000000">
        <w:commentReference w:id="71"/>
      </w:r>
      <w:r w:rsidDel="00000000" w:rsidR="00000000" w:rsidRPr="00000000">
        <w:rPr>
          <w:rFonts w:ascii="Arial" w:cs="Arial" w:eastAsia="Arial" w:hAnsi="Arial"/>
          <w:b w:val="1"/>
          <w:highlight w:val="yellow"/>
          <w:rtl w:val="0"/>
        </w:rPr>
        <w:t xml:space="preserve"> ONLY have 1 outstanding application message in flight.</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3B0">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1">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B3">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4">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5">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6">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7">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9">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C">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1">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2">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3">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5">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C7">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C8">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C9">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CB">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C">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CD">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C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C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D2">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3">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4">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5">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6">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82"/>
        </w:sdtPr>
        <w:sdtContent>
          <w:commentRangeStart w:id="72"/>
        </w:sdtContent>
      </w:sdt>
      <w:sdt>
        <w:sdtPr>
          <w:tag w:val="goog_rdk_83"/>
        </w:sdtPr>
        <w:sdtContent>
          <w:commentRangeStart w:id="73"/>
        </w:sdtContent>
      </w:sdt>
      <w:sdt>
        <w:sdtPr>
          <w:tag w:val="goog_rdk_84"/>
        </w:sdtPr>
        <w:sdtContent>
          <w:commentRangeStart w:id="74"/>
        </w:sdtContent>
      </w:sdt>
      <w:sdt>
        <w:sdtPr>
          <w:tag w:val="goog_rdk_85"/>
        </w:sdtPr>
        <w:sdtContent>
          <w:commentRangeStart w:id="75"/>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88"/>
      </w:sdtPr>
      <w:sdtContent>
        <w:p w:rsidR="00000000" w:rsidDel="00000000" w:rsidP="00000000" w:rsidRDefault="00000000" w:rsidRPr="00000000" w14:paraId="000013D8">
          <w:pPr>
            <w:numPr>
              <w:ilvl w:val="0"/>
              <w:numId w:val="58"/>
            </w:numPr>
            <w:ind w:left="720" w:hanging="360"/>
            <w:rPr>
              <w:rFonts w:ascii="Arial" w:cs="Arial" w:eastAsia="Arial" w:hAnsi="Arial"/>
              <w:b w:val="0"/>
              <w:color w:val="172b4d"/>
              <w:sz w:val="21"/>
              <w:szCs w:val="21"/>
              <w:highlight w:val="yellow"/>
              <w:rPrChange w:author="davide.lenzarini@u-blox.com" w:id="7"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86"/>
            </w:sdtPr>
            <w:sdtContent>
              <w:ins w:author="davide.lenzarini@u-blox.com" w:id="6"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87"/>
            </w:sdtPr>
            <w:sdtContent>
              <w:r w:rsidDel="00000000" w:rsidR="00000000" w:rsidRPr="00000000">
                <w:rPr>
                  <w:rtl w:val="0"/>
                </w:rPr>
              </w:r>
            </w:sdtContent>
          </w:sdt>
        </w:p>
      </w:sdtContent>
    </w:sdt>
    <w:p w:rsidR="00000000" w:rsidDel="00000000" w:rsidP="00000000" w:rsidRDefault="00000000" w:rsidRPr="00000000" w14:paraId="000013D9">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DA">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DB">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DC">
      <w:pPr>
        <w:numPr>
          <w:ilvl w:val="0"/>
          <w:numId w:val="32"/>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DD">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DE">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DF">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E0">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E1">
      <w:pPr>
        <w:spacing w:after="240" w:before="240" w:lineRule="auto"/>
        <w:ind w:left="0" w:right="0" w:firstLine="0"/>
        <w:rPr/>
      </w:pPr>
      <w:sdt>
        <w:sdtPr>
          <w:tag w:val="goog_rdk_89"/>
        </w:sdtPr>
        <w:sdtContent>
          <w:commentRangeStart w:id="76"/>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E2">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3">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4">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5">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0D">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0E">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90"/>
        </w:sdtPr>
        <w:sdtContent>
          <w:commentRangeStart w:id="77"/>
        </w:sdtContent>
      </w:sdt>
      <w:r w:rsidDel="00000000" w:rsidR="00000000" w:rsidRPr="00000000">
        <w:rPr>
          <w:rtl w:val="0"/>
        </w:rPr>
        <w:t xml:space="preserve">he receiver does not need to complete delivery of the Application Message before sending the </w:t>
      </w:r>
      <w:sdt>
        <w:sdtPr>
          <w:tag w:val="goog_rdk_91"/>
        </w:sdtPr>
        <w:sdtContent>
          <w:commentRangeStart w:id="78"/>
        </w:sdtContent>
      </w:sdt>
      <w:r w:rsidDel="00000000" w:rsidR="00000000" w:rsidRPr="00000000">
        <w:rPr>
          <w:rtl w:val="0"/>
        </w:rPr>
        <w:t xml:space="preserve">PUBREC or</w:t>
      </w:r>
      <w:commentRangeEnd w:id="78"/>
      <w:r w:rsidDel="00000000" w:rsidR="00000000" w:rsidRPr="00000000">
        <w:commentReference w:id="78"/>
      </w:r>
      <w:r w:rsidDel="00000000" w:rsidR="00000000" w:rsidRPr="00000000">
        <w:rPr>
          <w:rtl w:val="0"/>
        </w:rPr>
        <w:t xml:space="preserve"> PUBCOMP.</w:t>
      </w:r>
      <w:commentRangeEnd w:id="77"/>
      <w:r w:rsidDel="00000000" w:rsidR="00000000" w:rsidRPr="00000000">
        <w:commentReference w:id="77"/>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40F">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92"/>
        </w:sdtPr>
        <w:sdtContent>
          <w:commentRangeStart w:id="79"/>
        </w:sdtContent>
      </w:sdt>
      <w:r w:rsidDel="00000000" w:rsidR="00000000" w:rsidRPr="00000000">
        <w:rPr>
          <w:rFonts w:ascii="Arial" w:cs="Arial" w:eastAsia="Arial" w:hAnsi="Arial"/>
          <w:highlight w:val="yellow"/>
          <w:rtl w:val="0"/>
        </w:rPr>
        <w:t xml:space="preserve">Packets</w:t>
      </w:r>
      <w:commentRangeEnd w:id="79"/>
      <w:r w:rsidDel="00000000" w:rsidR="00000000" w:rsidRPr="00000000">
        <w:commentReference w:id="7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93"/>
        </w:sdtPr>
        <w:sdtContent>
          <w:commentRangeStart w:id="80"/>
        </w:sdtContent>
      </w:sdt>
      <w:r w:rsidDel="00000000" w:rsidR="00000000" w:rsidRPr="00000000">
        <w:rPr>
          <w:rFonts w:ascii="Arial" w:cs="Arial" w:eastAsia="Arial" w:hAnsi="Arial"/>
          <w:highlight w:val="yellow"/>
          <w:rtl w:val="0"/>
        </w:rPr>
        <w:t xml:space="preserve">Packets</w:t>
      </w:r>
      <w:commentRangeEnd w:id="80"/>
      <w:r w:rsidDel="00000000" w:rsidR="00000000" w:rsidRPr="00000000">
        <w:commentReference w:id="8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94"/>
        </w:sdtPr>
        <w:sdtContent>
          <w:commentRangeStart w:id="81"/>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95"/>
        </w:sdtPr>
        <w:sdtContent>
          <w:commentRangeStart w:id="82"/>
        </w:sdtContent>
      </w:sdt>
      <w:r w:rsidDel="00000000" w:rsidR="00000000" w:rsidRPr="00000000">
        <w:rPr>
          <w:rFonts w:ascii="Arial" w:cs="Arial" w:eastAsia="Arial" w:hAnsi="Arial"/>
          <w:rtl w:val="0"/>
        </w:rPr>
        <w:t xml:space="preserve">also </w:t>
      </w:r>
      <w:commentRangeEnd w:id="82"/>
      <w:r w:rsidDel="00000000" w:rsidR="00000000" w:rsidRPr="00000000">
        <w:commentReference w:id="82"/>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1C">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1D">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1E">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1F">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20">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21">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2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23">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24">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25">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26">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27">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428">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29">
      <w:pPr>
        <w:spacing w:after="240" w:before="240" w:lineRule="auto"/>
        <w:rPr>
          <w:rFonts w:ascii="Arial" w:cs="Arial" w:eastAsia="Arial" w:hAnsi="Arial"/>
        </w:rPr>
      </w:pPr>
      <w:sdt>
        <w:sdtPr>
          <w:tag w:val="goog_rdk_96"/>
        </w:sdtPr>
        <w:sdtContent>
          <w:commentRangeStart w:id="83"/>
        </w:sdtContent>
      </w:sdt>
      <w:sdt>
        <w:sdtPr>
          <w:tag w:val="goog_rdk_97"/>
        </w:sdtPr>
        <w:sdtContent>
          <w:commentRangeStart w:id="84"/>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2A">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2B">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2C">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2D">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2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30">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31">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32">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3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4">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35">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36">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37">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38">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39">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3A">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3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3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3E">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3F">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40">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41">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42">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43">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44">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4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6">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47">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4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9">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4A">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4B">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4C">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4D">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4E">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4F">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50">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51">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52">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53">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5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55">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56">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57">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5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59">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5B">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C">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5D">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5E">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5F">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60">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61">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64">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65">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66">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67">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68">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69">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6A">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6B">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6C">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6D">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70">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71">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73">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74">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75">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76">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77">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78">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7A">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0">
        <w:r w:rsidDel="00000000" w:rsidR="00000000" w:rsidRPr="00000000">
          <w:rPr>
            <w:highlight w:val="yellow"/>
            <w:rtl w:val="0"/>
          </w:rPr>
          <w:t xml:space="preserve"> </w:t>
        </w:r>
      </w:hyperlink>
      <w:hyperlink r:id="rId71">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7C">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7E">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7F">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80">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81">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82">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83">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84">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85">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86">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87">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88">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8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8A">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8B">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8C">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8D">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8E">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8F">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90">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91">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92">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93">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94">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95">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96">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97">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98">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99">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9A">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9B">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9C">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9D">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9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9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A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A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A2">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A3">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A4">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A5">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A6">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A7">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A9">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AA">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Refer to section </w:t>
      </w:r>
      <w:sdt>
        <w:sdtPr>
          <w:tag w:val="goog_rdk_98"/>
        </w:sdtPr>
        <w:sdtContent>
          <w:commentRangeStart w:id="85"/>
        </w:sdtContent>
      </w:sdt>
      <w:sdt>
        <w:sdtPr>
          <w:tag w:val="goog_rdk_99"/>
        </w:sdtPr>
        <w:sdtContent>
          <w:commentRangeStart w:id="86"/>
        </w:sdtContent>
      </w:sdt>
      <w:r w:rsidDel="00000000" w:rsidR="00000000" w:rsidRPr="00000000">
        <w:rPr>
          <w:rtl w:val="0"/>
        </w:rPr>
        <w:t xml:space="preserve">5.4.9</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t xml:space="preserve"> for information about handling Disallowed Unicode code points.</w:t>
      </w:r>
    </w:p>
    <w:p w:rsidR="00000000" w:rsidDel="00000000" w:rsidP="00000000" w:rsidRDefault="00000000" w:rsidRPr="00000000" w14:paraId="000014AC">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A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AE">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AF">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B1">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B2">
      <w:pPr>
        <w:spacing w:after="303" w:line="259" w:lineRule="auto"/>
        <w:ind w:left="284" w:right="4" w:firstLine="0"/>
        <w:rPr>
          <w:rFonts w:ascii="Arial" w:cs="Arial" w:eastAsia="Arial" w:hAnsi="Arial"/>
        </w:rPr>
      </w:pPr>
      <w:sdt>
        <w:sdtPr>
          <w:tag w:val="goog_rdk_101"/>
        </w:sdtPr>
        <w:sdtContent>
          <w:del w:author="davide.lenzarini@u-blox.com" w:id="8" w:date="2024-03-14T11:37:29Z"/>
          <w:sdt>
            <w:sdtPr>
              <w:tag w:val="goog_rdk_102"/>
            </w:sdtPr>
            <w:sdtContent>
              <w:commentRangeStart w:id="87"/>
            </w:sdtContent>
          </w:sdt>
          <w:del w:author="davide.lenzarini@u-blox.com" w:id="8" w:date="2024-03-14T11:37:29Z">
            <w:sdt>
              <w:sdtPr>
                <w:tag w:val="goog_rdk_103"/>
              </w:sdtPr>
              <w:sdtContent>
                <w:commentRangeStart w:id="88"/>
              </w:sdtContent>
            </w:sdt>
            <w:r w:rsidDel="00000000" w:rsidR="00000000" w:rsidRPr="00000000">
              <w:rPr>
                <w:rFonts w:ascii="Arial" w:cs="Arial" w:eastAsia="Arial" w:hAnsi="Arial"/>
              </w:rPr>
              <w:drawing>
                <wp:inline distB="0" distT="0" distL="0" distR="0">
                  <wp:extent cx="5729288" cy="5321408"/>
                  <wp:effectExtent b="0" l="0" r="0" t="0"/>
                  <wp:docPr id="29" name="image12.png"/>
                  <a:graphic>
                    <a:graphicData uri="http://schemas.openxmlformats.org/drawingml/2006/picture">
                      <pic:pic>
                        <pic:nvPicPr>
                          <pic:cNvPr id="0" name="image12.png"/>
                          <pic:cNvPicPr preferRelativeResize="0"/>
                        </pic:nvPicPr>
                        <pic:blipFill>
                          <a:blip r:embed="rId76"/>
                          <a:srcRect b="1599" l="-1824" r="-1388" t="0"/>
                          <a:stretch>
                            <a:fillRect/>
                          </a:stretch>
                        </pic:blipFill>
                        <pic:spPr>
                          <a:xfrm>
                            <a:off x="0" y="0"/>
                            <a:ext cx="5729288" cy="5321408"/>
                          </a:xfrm>
                          <a:prstGeom prst="rect"/>
                          <a:ln/>
                        </pic:spPr>
                      </pic:pic>
                    </a:graphicData>
                  </a:graphic>
                </wp:inline>
              </w:drawing>
            </w:r>
          </w:del>
        </w:sdtContent>
      </w:sdt>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4B3">
      <w:pPr>
        <w:spacing w:after="203" w:line="265" w:lineRule="auto"/>
        <w:ind w:right="4"/>
        <w:jc w:val="center"/>
        <w:rPr>
          <w:rFonts w:ascii="Arial" w:cs="Arial" w:eastAsia="Arial" w:hAnsi="Arial"/>
        </w:rPr>
      </w:pPr>
      <w:sdt>
        <w:sdtPr>
          <w:tag w:val="goog_rdk_105"/>
        </w:sdtPr>
        <w:sdtContent>
          <w:del w:author="davide.lenzarini@u-blox.com" w:id="9"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B4">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B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B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1"/>
      </w:sdtPr>
      <w:sdtContent>
        <w:p w:rsidR="00000000" w:rsidDel="00000000" w:rsidP="00000000" w:rsidRDefault="00000000" w:rsidRPr="00000000" w14:paraId="000014B7">
          <w:pPr>
            <w:spacing w:after="303" w:line="259" w:lineRule="auto"/>
            <w:ind w:right="4"/>
            <w:rPr>
              <w:ins w:author="davide.lenzarini@u-blox.com" w:id="10" w:date="2024-03-14T11:32:00Z"/>
              <w:rFonts w:ascii="Arial" w:cs="Arial" w:eastAsia="Arial" w:hAnsi="Arial"/>
            </w:rPr>
          </w:pPr>
          <w:r w:rsidDel="00000000" w:rsidR="00000000" w:rsidRPr="00000000">
            <w:rPr>
              <w:rFonts w:ascii="Arial" w:cs="Arial" w:eastAsia="Arial" w:hAnsi="Arial"/>
              <w:rtl w:val="0"/>
            </w:rPr>
            <w:t xml:space="preserve">          </w:t>
          </w:r>
          <w:sdt>
            <w:sdtPr>
              <w:tag w:val="goog_rdk_106"/>
            </w:sdtPr>
            <w:sdtContent>
              <w:del w:author="davide.lenzarini@u-blox.com" w:id="10" w:date="2024-03-14T11:32:00Z"/>
              <w:sdt>
                <w:sdtPr>
                  <w:tag w:val="goog_rdk_107"/>
                </w:sdtPr>
                <w:sdtContent>
                  <w:commentRangeStart w:id="89"/>
                </w:sdtContent>
              </w:sdt>
              <w:del w:author="davide.lenzarini@u-blox.com" w:id="10" w:date="2024-03-14T11:32:00Z">
                <w:sdt>
                  <w:sdtPr>
                    <w:tag w:val="goog_rdk_108"/>
                  </w:sdtPr>
                  <w:sdtContent>
                    <w:commentRangeStart w:id="90"/>
                  </w:sdtContent>
                </w:sdt>
                <w:sdt>
                  <w:sdtPr>
                    <w:tag w:val="goog_rdk_109"/>
                  </w:sdtPr>
                  <w:sdtContent>
                    <w:commentRangeStart w:id="91"/>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9.png"/>
                      <a:graphic>
                        <a:graphicData uri="http://schemas.openxmlformats.org/drawingml/2006/picture">
                          <pic:pic>
                            <pic:nvPicPr>
                              <pic:cNvPr descr="A close up of a map&#10;&#10;Description automatically generated" id="0" name="image9.png"/>
                              <pic:cNvPicPr preferRelativeResize="0"/>
                            </pic:nvPicPr>
                            <pic:blipFill>
                              <a:blip r:embed="rId77"/>
                              <a:srcRect b="0" l="0" r="0" t="0"/>
                              <a:stretch>
                                <a:fillRect/>
                              </a:stretch>
                            </pic:blipFill>
                            <pic:spPr>
                              <a:xfrm>
                                <a:off x="0" y="0"/>
                                <a:ext cx="4861756" cy="1810693"/>
                              </a:xfrm>
                              <a:prstGeom prst="rect"/>
                              <a:ln/>
                            </pic:spPr>
                          </pic:pic>
                        </a:graphicData>
                      </a:graphic>
                    </wp:inline>
                  </w:drawing>
                </w:r>
              </w:del>
            </w:sdtContent>
          </w:sdt>
          <w:sdt>
            <w:sdtPr>
              <w:tag w:val="goog_rdk_110"/>
            </w:sdtPr>
            <w:sdtContent>
              <w:ins w:author="davide.lenzarini@u-blox.com" w:id="10" w:date="2024-03-14T11:32:00Z">
                <w:commentRangeEnd w:id="89"/>
                <w:r w:rsidDel="00000000" w:rsidR="00000000" w:rsidRPr="00000000">
                  <w:commentReference w:id="89"/>
                </w:r>
                <w:commentRangeEnd w:id="90"/>
                <w:r w:rsidDel="00000000" w:rsidR="00000000" w:rsidRPr="00000000">
                  <w:commentReference w:id="90"/>
                </w:r>
                <w:commentRangeEnd w:id="91"/>
                <w:r w:rsidDel="00000000" w:rsidR="00000000" w:rsidRPr="00000000">
                  <w:commentReference w:id="91"/>
                </w:r>
                <w:r w:rsidDel="00000000" w:rsidR="00000000" w:rsidRPr="00000000">
                  <w:rPr>
                    <w:rtl w:val="0"/>
                  </w:rPr>
                </w:r>
              </w:ins>
            </w:sdtContent>
          </w:sdt>
        </w:p>
      </w:sdtContent>
    </w:sdt>
    <w:sdt>
      <w:sdtPr>
        <w:tag w:val="goog_rdk_114"/>
      </w:sdtPr>
      <w:sdtContent>
        <w:p w:rsidR="00000000" w:rsidDel="00000000" w:rsidP="00000000" w:rsidRDefault="00000000" w:rsidRPr="00000000" w14:paraId="000014B8">
          <w:pPr>
            <w:spacing w:after="303" w:line="259" w:lineRule="auto"/>
            <w:ind w:right="4"/>
            <w:jc w:val="center"/>
            <w:rPr>
              <w:shd w:fill="auto" w:val="clear"/>
              <w:rPrChange w:author="davide.lenzarini@u-blox.com" w:id="12"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13"/>
            </w:sdtPr>
            <w:sdtContent>
              <w:ins w:author="davide.lenzarini@u-blox.com" w:id="11"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B9">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15"/>
        </w:sdtPr>
        <w:sdtContent>
          <w:ins w:author="davide.lenzarini@u-blox.com" w:id="13" w:date="2024-03-14T11:41:43Z">
            <w:r w:rsidDel="00000000" w:rsidR="00000000" w:rsidRPr="00000000">
              <w:rPr>
                <w:rFonts w:ascii="Arial" w:cs="Arial" w:eastAsia="Arial" w:hAnsi="Arial"/>
                <w:rtl w:val="0"/>
              </w:rPr>
              <w:t xml:space="preserve">XX</w:t>
            </w:r>
          </w:ins>
        </w:sdtContent>
      </w:sdt>
      <w:sdt>
        <w:sdtPr>
          <w:tag w:val="goog_rdk_116"/>
        </w:sdtPr>
        <w:sdtContent>
          <w:del w:author="davide.lenzarini@u-blox.com" w:id="13"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17"/>
        </w:sdtPr>
        <w:sdtContent>
          <w:del w:author="davide.lenzarini@u-blox.com" w:id="14"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18"/>
        </w:sdtPr>
        <w:sdtContent>
          <w:ins w:author="davide.lenzarini@u-blox.com" w:id="15" w:date="2024-03-14T11:35:46Z">
            <w:r w:rsidDel="00000000" w:rsidR="00000000" w:rsidRPr="00000000">
              <w:rPr>
                <w:rFonts w:ascii="Arial" w:cs="Arial" w:eastAsia="Arial" w:hAnsi="Arial"/>
                <w:rtl w:val="0"/>
              </w:rPr>
              <w:t xml:space="preserve"> scenario</w:t>
            </w:r>
          </w:ins>
        </w:sdtContent>
      </w:sdt>
      <w:sdt>
        <w:sdtPr>
          <w:tag w:val="goog_rdk_119"/>
        </w:sdtPr>
        <w:sdtContent>
          <w:del w:author="davide.lenzarini@u-blox.com" w:id="15"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BA">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1"/>
      </w:sdtPr>
      <w:sdtContent>
        <w:p w:rsidR="00000000" w:rsidDel="00000000" w:rsidP="00000000" w:rsidRDefault="00000000" w:rsidRPr="00000000" w14:paraId="000014BB">
          <w:pPr>
            <w:spacing w:after="460" w:lineRule="auto"/>
            <w:ind w:left="-5" w:right="4" w:firstLine="0"/>
            <w:rPr>
              <w:ins w:author="davide.lenzarini@u-blox.com" w:id="16"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20"/>
            </w:sdtPr>
            <w:sdtContent>
              <w:ins w:author="davide.lenzarini@u-blox.com" w:id="16" w:date="2024-03-14T11:38:25Z">
                <w:r w:rsidDel="00000000" w:rsidR="00000000" w:rsidRPr="00000000">
                  <w:rPr>
                    <w:rtl w:val="0"/>
                  </w:rPr>
                </w:r>
              </w:ins>
            </w:sdtContent>
          </w:sdt>
        </w:p>
      </w:sdtContent>
    </w:sdt>
    <w:sdt>
      <w:sdtPr>
        <w:tag w:val="goog_rdk_123"/>
      </w:sdtPr>
      <w:sdtContent>
        <w:p w:rsidR="00000000" w:rsidDel="00000000" w:rsidP="00000000" w:rsidRDefault="00000000" w:rsidRPr="00000000" w14:paraId="000014BC">
          <w:pPr>
            <w:spacing w:after="460" w:lineRule="auto"/>
            <w:ind w:left="-5" w:right="4" w:firstLine="0"/>
            <w:jc w:val="center"/>
            <w:rPr>
              <w:ins w:author="davide.lenzarini@u-blox.com" w:id="16" w:date="2024-03-14T11:38:25Z"/>
              <w:rFonts w:ascii="Arial" w:cs="Arial" w:eastAsia="Arial" w:hAnsi="Arial"/>
            </w:rPr>
          </w:pPr>
          <w:sdt>
            <w:sdtPr>
              <w:tag w:val="goog_rdk_122"/>
            </w:sdtPr>
            <w:sdtContent>
              <w:ins w:author="davide.lenzarini@u-blox.com" w:id="16"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0.png"/>
                      <a:graphic>
                        <a:graphicData uri="http://schemas.openxmlformats.org/drawingml/2006/picture">
                          <pic:pic>
                            <pic:nvPicPr>
                              <pic:cNvPr id="0" name="image10.png"/>
                              <pic:cNvPicPr preferRelativeResize="0"/>
                            </pic:nvPicPr>
                            <pic:blipFill>
                              <a:blip r:embed="rId79"/>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25"/>
      </w:sdtPr>
      <w:sdtContent>
        <w:p w:rsidR="00000000" w:rsidDel="00000000" w:rsidP="00000000" w:rsidRDefault="00000000" w:rsidRPr="00000000" w14:paraId="000014BD">
          <w:pPr>
            <w:spacing w:after="572" w:line="265" w:lineRule="auto"/>
            <w:jc w:val="center"/>
            <w:rPr>
              <w:shd w:fill="auto" w:val="clear"/>
              <w:rPrChange w:author="davide.lenzarini@u-blox.com" w:id="17"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24"/>
            </w:sdtPr>
            <w:sdtContent>
              <w:ins w:author="davide.lenzarini@u-blox.com" w:id="16"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28"/>
      </w:sdtPr>
      <w:sdtContent>
        <w:p w:rsidR="00000000" w:rsidDel="00000000" w:rsidP="00000000" w:rsidRDefault="00000000" w:rsidRPr="00000000" w14:paraId="000014BE">
          <w:pPr>
            <w:pStyle w:val="Heading3"/>
            <w:keepLines w:val="1"/>
            <w:spacing w:after="64" w:before="0" w:line="259" w:lineRule="auto"/>
            <w:ind w:left="0" w:firstLine="0"/>
            <w:rPr>
              <w:ins w:author="davide.lenzarini@u-blox.com" w:id="18" w:date="2024-03-14T11:39:33Z"/>
            </w:rPr>
          </w:pPr>
          <w:sdt>
            <w:sdtPr>
              <w:tag w:val="goog_rdk_127"/>
            </w:sdtPr>
            <w:sdtContent>
              <w:ins w:author="davide.lenzarini@u-blox.com" w:id="18"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130"/>
      </w:sdtPr>
      <w:sdtContent>
        <w:p w:rsidR="00000000" w:rsidDel="00000000" w:rsidP="00000000" w:rsidRDefault="00000000" w:rsidRPr="00000000" w14:paraId="000014BF">
          <w:pPr>
            <w:spacing w:after="572" w:line="265" w:lineRule="auto"/>
            <w:jc w:val="center"/>
            <w:rPr>
              <w:ins w:author="davide.lenzarini@u-blox.com" w:id="18" w:date="2024-03-14T11:39:33Z"/>
              <w:rFonts w:ascii="Arial" w:cs="Arial" w:eastAsia="Arial" w:hAnsi="Arial"/>
            </w:rPr>
          </w:pPr>
          <w:sdt>
            <w:sdtPr>
              <w:tag w:val="goog_rdk_129"/>
            </w:sdtPr>
            <w:sdtContent>
              <w:ins w:author="davide.lenzarini@u-blox.com" w:id="18"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7.png"/>
                      <a:graphic>
                        <a:graphicData uri="http://schemas.openxmlformats.org/drawingml/2006/picture">
                          <pic:pic>
                            <pic:nvPicPr>
                              <pic:cNvPr id="0" name="image7.png"/>
                              <pic:cNvPicPr preferRelativeResize="0"/>
                            </pic:nvPicPr>
                            <pic:blipFill>
                              <a:blip r:embed="rId80"/>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32"/>
      </w:sdtPr>
      <w:sdtContent>
        <w:p w:rsidR="00000000" w:rsidDel="00000000" w:rsidP="00000000" w:rsidRDefault="00000000" w:rsidRPr="00000000" w14:paraId="000014C0">
          <w:pPr>
            <w:spacing w:after="572" w:line="265" w:lineRule="auto"/>
            <w:jc w:val="center"/>
            <w:rPr>
              <w:ins w:author="davide.lenzarini@u-blox.com" w:id="18" w:date="2024-03-14T11:39:33Z"/>
              <w:rFonts w:ascii="Arial" w:cs="Arial" w:eastAsia="Arial" w:hAnsi="Arial"/>
            </w:rPr>
          </w:pPr>
          <w:sdt>
            <w:sdtPr>
              <w:tag w:val="goog_rdk_131"/>
            </w:sdtPr>
            <w:sdtContent>
              <w:ins w:author="davide.lenzarini@u-blox.com" w:id="18"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34"/>
      </w:sdtPr>
      <w:sdtContent>
        <w:p w:rsidR="00000000" w:rsidDel="00000000" w:rsidP="00000000" w:rsidRDefault="00000000" w:rsidRPr="00000000" w14:paraId="000014C1">
          <w:pPr>
            <w:spacing w:after="572" w:line="265" w:lineRule="auto"/>
            <w:jc w:val="center"/>
            <w:rPr>
              <w:ins w:author="davide.lenzarini@u-blox.com" w:id="18" w:date="2024-03-14T11:39:33Z"/>
              <w:rFonts w:ascii="Arial" w:cs="Arial" w:eastAsia="Arial" w:hAnsi="Arial"/>
            </w:rPr>
          </w:pPr>
          <w:sdt>
            <w:sdtPr>
              <w:tag w:val="goog_rdk_133"/>
            </w:sdtPr>
            <w:sdtContent>
              <w:ins w:author="davide.lenzarini@u-blox.com" w:id="18"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36"/>
      </w:sdtPr>
      <w:sdtContent>
        <w:p w:rsidR="00000000" w:rsidDel="00000000" w:rsidP="00000000" w:rsidRDefault="00000000" w:rsidRPr="00000000" w14:paraId="000014C2">
          <w:pPr>
            <w:pStyle w:val="Heading3"/>
            <w:keepLines w:val="1"/>
            <w:spacing w:after="64" w:before="0" w:line="259" w:lineRule="auto"/>
            <w:ind w:left="0" w:firstLine="0"/>
            <w:rPr>
              <w:ins w:author="davide.lenzarini@u-blox.com" w:id="18" w:date="2024-03-14T11:39:33Z"/>
            </w:rPr>
          </w:pPr>
          <w:sdt>
            <w:sdtPr>
              <w:tag w:val="goog_rdk_135"/>
            </w:sdtPr>
            <w:sdtContent>
              <w:ins w:author="davide.lenzarini@u-blox.com" w:id="18"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138"/>
      </w:sdtPr>
      <w:sdtContent>
        <w:p w:rsidR="00000000" w:rsidDel="00000000" w:rsidP="00000000" w:rsidRDefault="00000000" w:rsidRPr="00000000" w14:paraId="000014C3">
          <w:pPr>
            <w:spacing w:after="572" w:line="265" w:lineRule="auto"/>
            <w:jc w:val="center"/>
            <w:rPr>
              <w:ins w:author="davide.lenzarini@u-blox.com" w:id="18" w:date="2024-03-14T11:39:33Z"/>
              <w:rFonts w:ascii="Arial" w:cs="Arial" w:eastAsia="Arial" w:hAnsi="Arial"/>
            </w:rPr>
          </w:pPr>
          <w:sdt>
            <w:sdtPr>
              <w:tag w:val="goog_rdk_137"/>
            </w:sdtPr>
            <w:sdtContent>
              <w:ins w:author="davide.lenzarini@u-blox.com" w:id="18"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40"/>
      </w:sdtPr>
      <w:sdtContent>
        <w:p w:rsidR="00000000" w:rsidDel="00000000" w:rsidP="00000000" w:rsidRDefault="00000000" w:rsidRPr="00000000" w14:paraId="000014C4">
          <w:pPr>
            <w:spacing w:after="572" w:line="265" w:lineRule="auto"/>
            <w:jc w:val="center"/>
            <w:rPr>
              <w:ins w:author="davide.lenzarini@u-blox.com" w:id="18" w:date="2024-03-14T11:39:33Z"/>
              <w:rFonts w:ascii="Arial" w:cs="Arial" w:eastAsia="Arial" w:hAnsi="Arial"/>
            </w:rPr>
          </w:pPr>
          <w:sdt>
            <w:sdtPr>
              <w:tag w:val="goog_rdk_139"/>
            </w:sdtPr>
            <w:sdtContent>
              <w:ins w:author="davide.lenzarini@u-blox.com" w:id="18"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C5">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C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1"/>
        </w:sdtPr>
        <w:sdtContent>
          <w:commentRangeStart w:id="92"/>
        </w:sdtContent>
      </w:sdt>
      <w:sdt>
        <w:sdtPr>
          <w:tag w:val="goog_rdk_142"/>
        </w:sdtPr>
        <w:sdtContent>
          <w:commentRangeStart w:id="93"/>
        </w:sdtContent>
      </w:sdt>
      <w:sdt>
        <w:sdtPr>
          <w:tag w:val="goog_rdk_143"/>
        </w:sdtPr>
        <w:sdtContent>
          <w:commentRangeStart w:id="94"/>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2"/>
      <w:r w:rsidDel="00000000" w:rsidR="00000000" w:rsidRPr="00000000">
        <w:commentReference w:id="92"/>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4CA">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44"/>
        </w:sdtPr>
        <w:sdtContent>
          <w:commentRangeStart w:id="95"/>
        </w:sdtContent>
      </w:sdt>
      <w:r w:rsidDel="00000000" w:rsidR="00000000" w:rsidRPr="00000000">
        <w:rPr>
          <w:rFonts w:ascii="Arial" w:cs="Arial" w:eastAsia="Arial" w:hAnsi="Arial"/>
          <w:rtl w:val="0"/>
        </w:rPr>
        <w:t xml:space="preserve">should</w:t>
      </w:r>
      <w:commentRangeEnd w:id="95"/>
      <w:r w:rsidDel="00000000" w:rsidR="00000000" w:rsidRPr="00000000">
        <w:commentReference w:id="95"/>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CB">
      <w:pPr>
        <w:spacing w:after="26" w:lineRule="auto"/>
        <w:ind w:left="-15" w:right="4" w:firstLine="0"/>
        <w:rPr>
          <w:rFonts w:ascii="Arial" w:cs="Arial" w:eastAsia="Arial" w:hAnsi="Arial"/>
        </w:rPr>
      </w:pPr>
      <w:sdt>
        <w:sdtPr>
          <w:tag w:val="goog_rdk_145"/>
        </w:sdtPr>
        <w:sdtContent>
          <w:commentRangeStart w:id="96"/>
        </w:sdtContent>
      </w:sdt>
      <w:r w:rsidDel="00000000" w:rsidR="00000000" w:rsidRPr="00000000">
        <w:rPr>
          <w:rFonts w:ascii="Arial" w:cs="Arial" w:eastAsia="Arial" w:hAnsi="Arial"/>
          <w:rtl w:val="0"/>
        </w:rPr>
        <w:t xml:space="preserve">The time duration</w:t>
      </w:r>
      <w:commentRangeEnd w:id="96"/>
      <w:r w:rsidDel="00000000" w:rsidR="00000000" w:rsidRPr="00000000">
        <w:commentReference w:id="96"/>
      </w:r>
      <w:r w:rsidDel="00000000" w:rsidR="00000000" w:rsidRPr="00000000">
        <w:rPr>
          <w:rFonts w:ascii="Arial" w:cs="Arial" w:eastAsia="Arial" w:hAnsi="Arial"/>
          <w:rtl w:val="0"/>
        </w:rPr>
        <w:t xml:space="preserve"> </w:t>
      </w:r>
      <w:sdt>
        <w:sdtPr>
          <w:tag w:val="goog_rdk_146"/>
        </w:sdtPr>
        <w:sdtContent>
          <w:commentRangeStart w:id="97"/>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97"/>
      <w:r w:rsidDel="00000000" w:rsidR="00000000" w:rsidRPr="00000000">
        <w:commentReference w:id="97"/>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CC">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CD">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47"/>
        </w:sdtPr>
        <w:sdtContent>
          <w:commentRangeStart w:id="98"/>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8"/>
      <w:r w:rsidDel="00000000" w:rsidR="00000000" w:rsidRPr="00000000">
        <w:commentReference w:id="98"/>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CE">
      <w:pPr>
        <w:spacing w:after="0" w:lineRule="auto"/>
        <w:ind w:left="-15" w:right="4" w:firstLine="0"/>
        <w:rPr>
          <w:rFonts w:ascii="Arial" w:cs="Arial" w:eastAsia="Arial" w:hAnsi="Arial"/>
        </w:rPr>
      </w:pPr>
      <w:sdt>
        <w:sdtPr>
          <w:tag w:val="goog_rdk_148"/>
        </w:sdtPr>
        <w:sdtContent>
          <w:commentRangeStart w:id="99"/>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4CF">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D0">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D1">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D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D3">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D4">
      <w:pPr>
        <w:rPr>
          <w:rFonts w:ascii="Arial" w:cs="Arial" w:eastAsia="Arial" w:hAnsi="Arial"/>
        </w:rPr>
      </w:pPr>
      <w:sdt>
        <w:sdtPr>
          <w:tag w:val="goog_rdk_149"/>
        </w:sdtPr>
        <w:sdtContent>
          <w:commentRangeStart w:id="100"/>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0"/>
      <w:r w:rsidDel="00000000" w:rsidR="00000000" w:rsidRPr="00000000">
        <w:commentReference w:id="100"/>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D5">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D6">
            <w:pPr>
              <w:jc w:val="center"/>
              <w:rPr>
                <w:rFonts w:ascii="Arial" w:cs="Arial" w:eastAsia="Arial" w:hAnsi="Arial"/>
                <w:b w:val="1"/>
              </w:rPr>
            </w:pPr>
            <w:sdt>
              <w:sdtPr>
                <w:tag w:val="goog_rdk_150"/>
              </w:sdtPr>
              <w:sdtContent>
                <w:commentRangeStart w:id="101"/>
              </w:sdtContent>
            </w:sdt>
            <w:sdt>
              <w:sdtPr>
                <w:tag w:val="goog_rdk_151"/>
              </w:sdtPr>
              <w:sdtContent>
                <w:commentRangeStart w:id="102"/>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D7">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D8">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D9">
            <w:pPr>
              <w:rPr>
                <w:rFonts w:ascii="Arial" w:cs="Arial" w:eastAsia="Arial" w:hAnsi="Arial"/>
                <w:b w:val="1"/>
              </w:rPr>
            </w:pPr>
            <w:commentRangeEnd w:id="101"/>
            <w:r w:rsidDel="00000000" w:rsidR="00000000" w:rsidRPr="00000000">
              <w:commentReference w:id="101"/>
            </w:r>
            <w:commentRangeEnd w:id="102"/>
            <w:r w:rsidDel="00000000" w:rsidR="00000000" w:rsidRPr="00000000">
              <w:commentReference w:id="102"/>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DB">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DC">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52"/>
              </w:sdtPr>
              <w:sdtContent>
                <w:commentRangeStart w:id="103"/>
              </w:sdtContent>
            </w:sdt>
            <w:r w:rsidDel="00000000" w:rsidR="00000000" w:rsidRPr="00000000">
              <w:rPr>
                <w:rFonts w:ascii="Arial" w:cs="Arial" w:eastAsia="Arial" w:hAnsi="Arial"/>
                <w:rtl w:val="0"/>
              </w:rPr>
              <w:t xml:space="preserve">by way of supervised gateway timers</w:t>
            </w:r>
            <w:commentRangeEnd w:id="103"/>
            <w:r w:rsidDel="00000000" w:rsidR="00000000" w:rsidRPr="00000000">
              <w:commentReference w:id="10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DE">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DF">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0">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53"/>
              </w:sdtPr>
              <w:sdtContent>
                <w:commentRangeStart w:id="104"/>
              </w:sdtContent>
            </w:sdt>
            <w:r w:rsidDel="00000000" w:rsidR="00000000" w:rsidRPr="00000000">
              <w:rPr>
                <w:rFonts w:ascii="Arial" w:cs="Arial" w:eastAsia="Arial" w:hAnsi="Arial"/>
                <w:rtl w:val="0"/>
              </w:rPr>
              <w:t xml:space="preserve">way of supervised gateway timers</w:t>
            </w:r>
            <w:commentRangeEnd w:id="104"/>
            <w:r w:rsidDel="00000000" w:rsidR="00000000" w:rsidRPr="00000000">
              <w:commentReference w:id="104"/>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2">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E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E4">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6">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E7">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54"/>
              </w:sdtPr>
              <w:sdtContent>
                <w:commentRangeStart w:id="105"/>
              </w:sdtContent>
            </w:sdt>
            <w:sdt>
              <w:sdtPr>
                <w:tag w:val="goog_rdk_155"/>
              </w:sdtPr>
              <w:sdtContent>
                <w:commentRangeStart w:id="106"/>
              </w:sdtContent>
            </w:sdt>
            <w:sdt>
              <w:sdtPr>
                <w:tag w:val="goog_rdk_156"/>
              </w:sdtPr>
              <w:sdtContent>
                <w:commentRangeStart w:id="107"/>
              </w:sdtContent>
            </w:sdt>
            <w:sdt>
              <w:sdtPr>
                <w:tag w:val="goog_rdk_157"/>
              </w:sdtPr>
              <w:sdtContent>
                <w:commentRangeStart w:id="108"/>
              </w:sdtContent>
            </w:sdt>
            <w:r w:rsidDel="00000000" w:rsidR="00000000" w:rsidRPr="00000000">
              <w:rPr>
                <w:rFonts w:ascii="Arial" w:cs="Arial" w:eastAsia="Arial" w:hAnsi="Arial"/>
                <w:rtl w:val="0"/>
              </w:rPr>
              <w:t xml:space="preserve">by way of supervised gateway timers</w:t>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commentRangeEnd w:id="108"/>
            <w:r w:rsidDel="00000000" w:rsidR="00000000" w:rsidRPr="00000000">
              <w:commentReference w:id="10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8">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A">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B">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EE">
      <w:pPr>
        <w:jc w:val="left"/>
        <w:rPr>
          <w:rFonts w:ascii="Arial" w:cs="Arial" w:eastAsia="Arial" w:hAnsi="Arial"/>
        </w:rPr>
      </w:pPr>
      <w:r w:rsidDel="00000000" w:rsidR="00000000" w:rsidRPr="00000000">
        <w:rPr>
          <w:rtl w:val="0"/>
        </w:rPr>
      </w:r>
    </w:p>
    <w:p w:rsidR="00000000" w:rsidDel="00000000" w:rsidP="00000000" w:rsidRDefault="00000000" w:rsidRPr="00000000" w14:paraId="000014EF">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1.png"/>
            <a:graphic>
              <a:graphicData uri="http://schemas.openxmlformats.org/drawingml/2006/picture">
                <pic:pic>
                  <pic:nvPicPr>
                    <pic:cNvPr id="0" name="image11.png"/>
                    <pic:cNvPicPr preferRelativeResize="0"/>
                  </pic:nvPicPr>
                  <pic:blipFill>
                    <a:blip r:embed="rId8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F0">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58"/>
        </w:sdtPr>
        <w:sdtContent>
          <w:commentRangeStart w:id="109"/>
        </w:sdtContent>
      </w:sdt>
      <w:r w:rsidDel="00000000" w:rsidR="00000000" w:rsidRPr="00000000">
        <w:rPr>
          <w:rFonts w:ascii="Arial" w:cs="Arial" w:eastAsia="Arial" w:hAnsi="Arial"/>
          <w:rtl w:val="0"/>
        </w:rPr>
        <w:t xml:space="preserve">The Server View of the Client State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4F1">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4F2">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F3">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F4">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F5">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4F6">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F7">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F8">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F9">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FA">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FB">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FC">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FD">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FE">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FF">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00">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59"/>
        </w:sdtPr>
        <w:sdtContent>
          <w:commentRangeStart w:id="110"/>
        </w:sdtContent>
      </w:sdt>
      <w:sdt>
        <w:sdtPr>
          <w:tag w:val="goog_rdk_160"/>
        </w:sdtPr>
        <w:sdtContent>
          <w:commentRangeStart w:id="111"/>
        </w:sdtContent>
      </w:sdt>
      <w:sdt>
        <w:sdtPr>
          <w:tag w:val="goog_rdk_161"/>
        </w:sdtPr>
        <w:sdtContent>
          <w:commentRangeStart w:id="112"/>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0"/>
      <w:r w:rsidDel="00000000" w:rsidR="00000000" w:rsidRPr="00000000">
        <w:commentReference w:id="110"/>
      </w:r>
      <w:commentRangeEnd w:id="111"/>
      <w:r w:rsidDel="00000000" w:rsidR="00000000" w:rsidRPr="00000000">
        <w:commentReference w:id="111"/>
      </w:r>
      <w:commentRangeEnd w:id="112"/>
      <w:r w:rsidDel="00000000" w:rsidR="00000000" w:rsidRPr="00000000">
        <w:commentReference w:id="112"/>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502">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0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8">
      <w:pPr>
        <w:ind w:left="720" w:firstLine="0"/>
        <w:rPr>
          <w:rFonts w:ascii="Arial" w:cs="Arial" w:eastAsia="Arial" w:hAnsi="Arial"/>
        </w:rPr>
      </w:pPr>
      <w:sdt>
        <w:sdtPr>
          <w:tag w:val="goog_rdk_162"/>
        </w:sdtPr>
        <w:sdtContent>
          <w:commentRangeStart w:id="113"/>
        </w:sdtContent>
      </w:sdt>
      <w:sdt>
        <w:sdtPr>
          <w:tag w:val="goog_rdk_163"/>
        </w:sdtPr>
        <w:sdtContent>
          <w:commentRangeStart w:id="114"/>
        </w:sdtContent>
      </w:sdt>
      <w:sdt>
        <w:sdtPr>
          <w:tag w:val="goog_rdk_164"/>
        </w:sdtPr>
        <w:sdtContent>
          <w:commentRangeStart w:id="11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09">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50C">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0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0E">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0F">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10">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11">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65"/>
        </w:sdtPr>
        <w:sdtContent>
          <w:commentRangeStart w:id="116"/>
        </w:sdtContent>
      </w:sdt>
      <w:r w:rsidDel="00000000" w:rsidR="00000000" w:rsidRPr="00000000">
        <w:rPr>
          <w:rFonts w:ascii="Arial" w:cs="Arial" w:eastAsia="Arial" w:hAnsi="Arial"/>
          <w:rtl w:val="0"/>
        </w:rPr>
        <w:t xml:space="preserve">name </w:t>
      </w:r>
      <w:commentRangeEnd w:id="116"/>
      <w:r w:rsidDel="00000000" w:rsidR="00000000" w:rsidRPr="00000000">
        <w:commentReference w:id="11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66"/>
        </w:sdtPr>
        <w:sdtContent>
          <w:commentRangeStart w:id="11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7"/>
      <w:r w:rsidDel="00000000" w:rsidR="00000000" w:rsidRPr="00000000">
        <w:commentReference w:id="11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1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1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51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15">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16">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1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51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19">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1A">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1B">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1C">
      <w:pPr>
        <w:rPr>
          <w:rFonts w:ascii="Arial" w:cs="Arial" w:eastAsia="Arial" w:hAnsi="Arial"/>
        </w:rPr>
      </w:pPr>
      <w:sdt>
        <w:sdtPr>
          <w:tag w:val="goog_rdk_167"/>
        </w:sdtPr>
        <w:sdtContent>
          <w:commentRangeStart w:id="118"/>
        </w:sdtContent>
      </w:sdt>
      <w:sdt>
        <w:sdtPr>
          <w:tag w:val="goog_rdk_168"/>
        </w:sdtPr>
        <w:sdtContent>
          <w:commentRangeStart w:id="119"/>
        </w:sdtContent>
      </w:sdt>
      <w:r w:rsidDel="00000000" w:rsidR="00000000" w:rsidRPr="00000000">
        <w:rPr>
          <w:rFonts w:ascii="Arial" w:cs="Arial" w:eastAsia="Arial" w:hAnsi="Arial"/>
          <w:rtl w:val="0"/>
        </w:rPr>
        <w:t xml:space="preserve">A Client or Gateway processes a single outbound QoS 1 or QoS 2 message at a time</w:t>
      </w:r>
      <w:commentRangeEnd w:id="118"/>
      <w:r w:rsidDel="00000000" w:rsidR="00000000" w:rsidRPr="00000000">
        <w:commentReference w:id="118"/>
      </w:r>
      <w:commentRangeEnd w:id="119"/>
      <w:r w:rsidDel="00000000" w:rsidR="00000000" w:rsidRPr="00000000">
        <w:commentReference w:id="119"/>
      </w:r>
      <w:r w:rsidDel="00000000" w:rsidR="00000000" w:rsidRPr="00000000">
        <w:rPr>
          <w:rFonts w:ascii="Arial" w:cs="Arial" w:eastAsia="Arial" w:hAnsi="Arial"/>
          <w:rtl w:val="0"/>
        </w:rPr>
        <w:t xml:space="preserve">.</w:t>
      </w:r>
    </w:p>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1E">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1F">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2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2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23">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2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25">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26">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2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69"/>
        </w:sdtPr>
        <w:sdtContent>
          <w:ins w:author="davide.lenzarini@u-blox.com" w:id="19" w:date="2024-03-20T08:48:04Z"/>
          <w:sdt>
            <w:sdtPr>
              <w:tag w:val="goog_rdk_170"/>
            </w:sdtPr>
            <w:sdtContent>
              <w:commentRangeStart w:id="120"/>
            </w:sdtContent>
          </w:sdt>
          <w:ins w:author="davide.lenzarini@u-blox.com" w:id="19" w:date="2024-03-20T08:48:04Z">
            <w:sdt>
              <w:sdtPr>
                <w:tag w:val="goog_rdk_171"/>
              </w:sdtPr>
              <w:sdtContent>
                <w:commentRangeStart w:id="121"/>
              </w:sdtContent>
            </w:sdt>
            <w:r w:rsidDel="00000000" w:rsidR="00000000" w:rsidRPr="00000000">
              <w:rPr>
                <w:rFonts w:ascii="Arial" w:cs="Arial" w:eastAsia="Arial" w:hAnsi="Arial"/>
                <w:rtl w:val="0"/>
              </w:rPr>
              <w:t xml:space="preserve">virtually </w:t>
            </w:r>
          </w:ins>
        </w:sdtContent>
      </w:sdt>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connected. </w:t>
      </w:r>
      <w:sdt>
        <w:sdtPr>
          <w:tag w:val="goog_rdk_172"/>
        </w:sdtPr>
        <w:sdtContent>
          <w:commentRangeStart w:id="122"/>
        </w:sdtContent>
      </w:sdt>
      <w:r w:rsidDel="00000000" w:rsidR="00000000" w:rsidRPr="00000000">
        <w:rPr>
          <w:rFonts w:ascii="Arial" w:cs="Arial" w:eastAsia="Arial" w:hAnsi="Arial"/>
          <w:rtl w:val="0"/>
        </w:rPr>
        <w:t xml:space="preserve">Otherwise, the received PINGREQ packet is ignored.</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529">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2A">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2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2C">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2D">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2E">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2F">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30">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31">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32">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33">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3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73"/>
        </w:sdtPr>
        <w:sdtContent>
          <w:commentRangeStart w:id="123"/>
        </w:sdtContent>
      </w:sdt>
      <w:r w:rsidDel="00000000" w:rsidR="00000000" w:rsidRPr="00000000">
        <w:rPr>
          <w:rFonts w:ascii="Arial" w:cs="Arial" w:eastAsia="Arial" w:hAnsi="Arial"/>
          <w:color w:val="000000"/>
          <w:rtl w:val="0"/>
        </w:rPr>
        <w:t xml:space="preserve">the gateway detects a timeout in the delivery,</w:t>
      </w:r>
      <w:commentRangeEnd w:id="123"/>
      <w:r w:rsidDel="00000000" w:rsidR="00000000" w:rsidRPr="00000000">
        <w:commentReference w:id="12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35">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36">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74"/>
        </w:sdtPr>
        <w:sdtContent>
          <w:commentRangeStart w:id="124"/>
        </w:sdtContent>
      </w:sdt>
      <w:r w:rsidDel="00000000" w:rsidR="00000000" w:rsidRPr="00000000">
        <w:rPr>
          <w:rFonts w:ascii="Arial" w:cs="Arial" w:eastAsia="Arial" w:hAnsi="Arial"/>
          <w:rtl w:val="0"/>
        </w:rPr>
        <w:t xml:space="preserve">3.18</w:t>
      </w:r>
      <w:commentRangeEnd w:id="124"/>
      <w:r w:rsidDel="00000000" w:rsidR="00000000" w:rsidRPr="00000000">
        <w:commentReference w:id="12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75"/>
        </w:sdtPr>
        <w:sdtContent>
          <w:r w:rsidDel="00000000" w:rsidR="00000000" w:rsidRPr="00000000">
            <w:rPr>
              <w:rFonts w:ascii="Arial" w:cs="Arial" w:eastAsia="Arial" w:hAnsi="Arial"/>
              <w:color w:val="000000"/>
              <w:vertAlign w:val="subscript"/>
              <w:rtl w:val="0"/>
              <w:rPrChange w:author="davide.lenzarini@u-blox.com" w:id="20"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76"/>
        </w:sdtPr>
        <w:sdtContent>
          <w:commentRangeStart w:id="125"/>
        </w:sdtContent>
      </w:sdt>
      <w:r w:rsidDel="00000000" w:rsidR="00000000" w:rsidRPr="00000000">
        <w:rPr>
          <w:rFonts w:ascii="Arial" w:cs="Arial" w:eastAsia="Arial" w:hAnsi="Arial"/>
          <w:color w:val="000000"/>
          <w:rtl w:val="0"/>
        </w:rPr>
        <w:t xml:space="preserve">receives </w:t>
      </w:r>
      <w:commentRangeEnd w:id="125"/>
      <w:r w:rsidDel="00000000" w:rsidR="00000000" w:rsidRPr="00000000">
        <w:commentReference w:id="12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77"/>
        </w:sdtPr>
        <w:sdtContent>
          <w:commentRangeStart w:id="126"/>
        </w:sdtContent>
      </w:sdt>
      <w:r w:rsidDel="00000000" w:rsidR="00000000" w:rsidRPr="00000000">
        <w:rPr>
          <w:rFonts w:ascii="Arial" w:cs="Arial" w:eastAsia="Arial" w:hAnsi="Arial"/>
          <w:color w:val="000000"/>
          <w:rtl w:val="0"/>
        </w:rPr>
        <w:t xml:space="preserve">PINGRESP</w:t>
      </w:r>
      <w:commentRangeEnd w:id="126"/>
      <w:r w:rsidDel="00000000" w:rsidR="00000000" w:rsidRPr="00000000">
        <w:commentReference w:id="12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78"/>
        </w:sdtPr>
        <w:sdtContent>
          <w:r w:rsidDel="00000000" w:rsidR="00000000" w:rsidRPr="00000000">
            <w:rPr>
              <w:rFonts w:ascii="Arial" w:cs="Arial" w:eastAsia="Arial" w:hAnsi="Arial"/>
              <w:color w:val="000000"/>
              <w:vertAlign w:val="subscript"/>
              <w:rtl w:val="0"/>
              <w:rPrChange w:author="davide.lenzarini@u-blox.com" w:id="21"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79"/>
        </w:sdtPr>
        <w:sdtContent>
          <w:r w:rsidDel="00000000" w:rsidR="00000000" w:rsidRPr="00000000">
            <w:rPr>
              <w:rFonts w:ascii="Arial" w:cs="Arial" w:eastAsia="Arial" w:hAnsi="Arial"/>
              <w:color w:val="000000"/>
              <w:vertAlign w:val="subscript"/>
              <w:rtl w:val="0"/>
              <w:rPrChange w:author="davide.lenzarini@u-blox.com" w:id="22"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7">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80"/>
        </w:sdtPr>
        <w:sdtContent>
          <w:commentRangeStart w:id="127"/>
        </w:sdtContent>
      </w:sdt>
      <w:sdt>
        <w:sdtPr>
          <w:tag w:val="goog_rdk_181"/>
        </w:sdtPr>
        <w:sdtContent>
          <w:commentRangeStart w:id="128"/>
        </w:sdtContent>
      </w:sdt>
      <w:sdt>
        <w:sdtPr>
          <w:tag w:val="goog_rdk_182"/>
        </w:sdtPr>
        <w:sdtContent>
          <w:commentRangeStart w:id="12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27"/>
      <w:r w:rsidDel="00000000" w:rsidR="00000000" w:rsidRPr="00000000">
        <w:commentReference w:id="127"/>
      </w:r>
      <w:commentRangeEnd w:id="128"/>
      <w:r w:rsidDel="00000000" w:rsidR="00000000" w:rsidRPr="00000000">
        <w:commentReference w:id="128"/>
      </w:r>
      <w:commentRangeEnd w:id="129"/>
      <w:r w:rsidDel="00000000" w:rsidR="00000000" w:rsidRPr="00000000">
        <w:commentReference w:id="12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8">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3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3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83"/>
        </w:sdtPr>
        <w:sdtContent>
          <w:commentRangeStart w:id="13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0"/>
      <w:r w:rsidDel="00000000" w:rsidR="00000000" w:rsidRPr="00000000">
        <w:commentReference w:id="130"/>
      </w:r>
      <w:r w:rsidDel="00000000" w:rsidR="00000000" w:rsidRPr="00000000">
        <w:rPr>
          <w:rFonts w:ascii="Arial" w:cs="Arial" w:eastAsia="Arial" w:hAnsi="Arial"/>
          <w:color w:val="000000"/>
          <w:highlight w:val="yellow"/>
          <w:rtl w:val="0"/>
        </w:rPr>
        <w:t xml:space="preserve">.</w:t>
      </w:r>
      <w:sdt>
        <w:sdtPr>
          <w:tag w:val="goog_rdk_184"/>
        </w:sdtPr>
        <w:sdtContent>
          <w:commentRangeStart w:id="131"/>
        </w:sdtContent>
      </w:sdt>
      <w:r w:rsidDel="00000000" w:rsidR="00000000" w:rsidRPr="00000000">
        <w:rPr>
          <w:rFonts w:ascii="Arial" w:cs="Arial" w:eastAsia="Arial" w:hAnsi="Arial"/>
          <w:color w:val="000000"/>
          <w:highlight w:val="yellow"/>
          <w:rtl w:val="0"/>
        </w:rPr>
        <w:t xml:space="preserve"> </w:t>
      </w:r>
      <w:sdt>
        <w:sdtPr>
          <w:tag w:val="goog_rdk_185"/>
        </w:sdtPr>
        <w:sdtContent>
          <w:commentRangeStart w:id="132"/>
        </w:sdtContent>
      </w:sdt>
      <w:sdt>
        <w:sdtPr>
          <w:tag w:val="goog_rdk_186"/>
        </w:sdtPr>
        <w:sdtContent>
          <w:commentRangeStart w:id="133"/>
        </w:sdtContent>
      </w:sdt>
      <w:sdt>
        <w:sdtPr>
          <w:tag w:val="goog_rdk_187"/>
        </w:sdtPr>
        <w:sdtContent>
          <w:commentRangeStart w:id="134"/>
        </w:sdtContent>
      </w:sdt>
      <w:sdt>
        <w:sdtPr>
          <w:tag w:val="goog_rdk_188"/>
        </w:sdtPr>
        <w:sdtContent>
          <w:commentRangeStart w:id="13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2"/>
      <w:r w:rsidDel="00000000" w:rsidR="00000000" w:rsidRPr="00000000">
        <w:commentReference w:id="132"/>
      </w:r>
      <w:commentRangeEnd w:id="133"/>
      <w:r w:rsidDel="00000000" w:rsidR="00000000" w:rsidRPr="00000000">
        <w:commentReference w:id="133"/>
      </w:r>
      <w:commentRangeEnd w:id="134"/>
      <w:r w:rsidDel="00000000" w:rsidR="00000000" w:rsidRPr="00000000">
        <w:commentReference w:id="134"/>
      </w:r>
      <w:commentRangeEnd w:id="135"/>
      <w:r w:rsidDel="00000000" w:rsidR="00000000" w:rsidRPr="00000000">
        <w:commentReference w:id="13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153B">
      <w:pPr>
        <w:rPr>
          <w:rFonts w:ascii="Arial" w:cs="Arial" w:eastAsia="Arial" w:hAnsi="Arial"/>
          <w:color w:val="000000"/>
        </w:rPr>
      </w:pPr>
      <w:r w:rsidDel="00000000" w:rsidR="00000000" w:rsidRPr="00000000">
        <w:rPr>
          <w:rtl w:val="0"/>
        </w:rPr>
      </w:r>
    </w:p>
    <w:p w:rsidR="00000000" w:rsidDel="00000000" w:rsidP="00000000" w:rsidRDefault="00000000" w:rsidRPr="00000000" w14:paraId="0000153C">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3D">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3E">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3F">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89"/>
        </w:sdtPr>
        <w:sdtContent>
          <w:commentRangeStart w:id="136"/>
        </w:sdtContent>
      </w:sdt>
      <w:r w:rsidDel="00000000" w:rsidR="00000000" w:rsidRPr="00000000">
        <w:rPr>
          <w:rFonts w:ascii="Arial" w:cs="Arial" w:eastAsia="Arial" w:hAnsi="Arial"/>
          <w:rtl w:val="0"/>
        </w:rPr>
        <w:t xml:space="preserve">Awake ping packet flush</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540">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41">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4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4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44">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45">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46">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4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4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A">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4B">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4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4D">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4E">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52">
      <w:pPr>
        <w:pStyle w:val="Heading1"/>
        <w:ind w:left="0" w:firstLine="0"/>
        <w:rPr>
          <w:rFonts w:ascii="Arial" w:cs="Arial" w:eastAsia="Arial" w:hAnsi="Arial"/>
        </w:rPr>
      </w:pPr>
      <w:bookmarkStart w:colFirst="0" w:colLast="0" w:name="_heading=h.ao41zqqg0txn" w:id="268"/>
      <w:bookmarkEnd w:id="268"/>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53">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54">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55">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56">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57">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58">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59">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5A">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5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5F">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6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6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6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6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0">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7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7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75">
      <w:pPr>
        <w:spacing w:after="40" w:before="40" w:lineRule="auto"/>
        <w:rPr>
          <w:rFonts w:ascii="Arial" w:cs="Arial" w:eastAsia="Arial" w:hAnsi="Arial"/>
          <w:highlight w:val="yellow"/>
        </w:rPr>
      </w:pPr>
      <w:hyperlink r:id="rId8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8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78">
      <w:pPr>
        <w:spacing w:after="40" w:before="40" w:lineRule="auto"/>
        <w:rPr>
          <w:rFonts w:ascii="Arial" w:cs="Arial" w:eastAsia="Arial" w:hAnsi="Arial"/>
          <w:highlight w:val="yellow"/>
        </w:rPr>
      </w:pPr>
      <w:hyperlink r:id="rId9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7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B">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7C">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7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8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8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85">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86">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87">
      <w:pPr>
        <w:rPr>
          <w:rFonts w:ascii="Arial" w:cs="Arial" w:eastAsia="Arial" w:hAnsi="Arial"/>
          <w:color w:val="0000ee"/>
        </w:rPr>
      </w:pPr>
      <w:hyperlink r:id="rId9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88">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89">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8A">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8B">
      <w:pPr>
        <w:rPr>
          <w:rFonts w:ascii="Arial" w:cs="Arial" w:eastAsia="Arial" w:hAnsi="Arial"/>
        </w:rPr>
      </w:pPr>
      <w:hyperlink r:id="rId9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8C">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8D">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8E">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8F">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90">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91">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93">
      <w:pPr>
        <w:rPr>
          <w:rFonts w:ascii="Arial" w:cs="Arial" w:eastAsia="Arial" w:hAnsi="Arial"/>
          <w:highlight w:val="yellow"/>
        </w:rPr>
      </w:pPr>
      <w:hyperlink r:id="rId96">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4">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95">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9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9B">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9C">
      <w:pPr>
        <w:pStyle w:val="Heading1"/>
        <w:ind w:left="0" w:firstLine="0"/>
        <w:rPr/>
      </w:pPr>
      <w:bookmarkStart w:colFirst="0" w:colLast="0" w:name="_heading=h.twhu880t27o" w:id="277"/>
      <w:bookmarkEnd w:id="277"/>
      <w:sdt>
        <w:sdtPr>
          <w:tag w:val="goog_rdk_190"/>
        </w:sdtPr>
        <w:sdtContent>
          <w:commentRangeStart w:id="137"/>
        </w:sdtContent>
      </w:sdt>
      <w:r w:rsidDel="00000000" w:rsidR="00000000" w:rsidRPr="00000000">
        <w:rPr>
          <w:rtl w:val="0"/>
        </w:rPr>
        <w:t xml:space="preserve">Appendix B. Backwards Compatibility</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9F">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A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A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A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A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A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A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A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A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B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BD">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C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C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D9">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D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D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D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D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E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E4">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E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E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F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F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F8">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0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06">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1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14">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2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F">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3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3D">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3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3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4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41">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37"/>
      <w:r w:rsidDel="00000000" w:rsidR="00000000" w:rsidRPr="00000000">
        <w:commentReference w:id="13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191"/>
        </w:sdtPr>
        <w:sdtContent>
          <w:commentRangeStart w:id="138"/>
        </w:sdtContent>
      </w:sdt>
      <w:r w:rsidDel="00000000" w:rsidR="00000000" w:rsidRPr="00000000">
        <w:rPr>
          <w:rtl w:val="0"/>
        </w:rPr>
      </w:r>
    </w:p>
    <w:p w:rsidR="00000000" w:rsidDel="00000000" w:rsidP="00000000" w:rsidRDefault="00000000" w:rsidRPr="00000000" w14:paraId="00001643">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4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4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4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4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4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49">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4A">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4B">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4C">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4D">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64E">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55">
      <w:pPr>
        <w:rPr>
          <w:rFonts w:ascii="Arial" w:cs="Arial" w:eastAsia="Arial" w:hAnsi="Arial"/>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57">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58">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59">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5A">
      <w:pPr>
        <w:rPr>
          <w:rFonts w:ascii="Arial" w:cs="Arial" w:eastAsia="Arial" w:hAnsi="Arial"/>
        </w:rPr>
      </w:pPr>
      <w:r w:rsidDel="00000000" w:rsidR="00000000" w:rsidRPr="00000000">
        <w:rPr>
          <w:rtl w:val="0"/>
        </w:rPr>
      </w:r>
    </w:p>
    <w:p w:rsidR="00000000" w:rsidDel="00000000" w:rsidP="00000000" w:rsidRDefault="00000000" w:rsidRPr="00000000" w14:paraId="000016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6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6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2">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6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7">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69">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B">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D">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6F">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73">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E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E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E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F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0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0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1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12">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13">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14">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15">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16">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1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8">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9">
            <w:pPr>
              <w:spacing w:after="0" w:line="259" w:lineRule="auto"/>
              <w:ind w:right="4"/>
              <w:jc w:val="center"/>
              <w:rPr>
                <w:rFonts w:ascii="Arial" w:cs="Arial" w:eastAsia="Arial" w:hAnsi="Arial"/>
                <w:b w:val="1"/>
              </w:rPr>
            </w:pPr>
            <w:sdt>
              <w:sdtPr>
                <w:tag w:val="goog_rdk_192"/>
              </w:sdtPr>
              <w:sdtContent>
                <w:commentRangeStart w:id="13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A">
            <w:pPr>
              <w:spacing w:after="0" w:line="259" w:lineRule="auto"/>
              <w:ind w:right="4"/>
              <w:rPr>
                <w:rFonts w:ascii="Arial" w:cs="Arial" w:eastAsia="Arial" w:hAnsi="Arial"/>
                <w:sz w:val="20"/>
                <w:szCs w:val="20"/>
                <w:vertAlign w:val="subscript"/>
              </w:rPr>
            </w:pPr>
            <w:commentRangeEnd w:id="139"/>
            <w:r w:rsidDel="00000000" w:rsidR="00000000" w:rsidRPr="00000000">
              <w:commentReference w:id="13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2A">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2B">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2C">
      <w:pPr>
        <w:pStyle w:val="Heading2"/>
        <w:ind w:left="0" w:firstLine="0"/>
        <w:rPr>
          <w:vertAlign w:val="baseline"/>
        </w:rPr>
      </w:pPr>
      <w:bookmarkStart w:colFirst="0" w:colLast="0" w:name="_heading=h.2xn8ts7" w:id="293"/>
      <w:bookmarkEnd w:id="293"/>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2D">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2E">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2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30">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3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32">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33">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34">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3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36">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37">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3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3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3A">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3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3C">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9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45">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Stefan Hagen" w:id="137" w:date="2024-03-03T08:53:53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38" w:date="2024-03-03T08:53:53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7" w:date="2023-10-26T13:21:10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1" w:date="2024-03-19T16:49:34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57" w:date="2023-10-20T09:26:02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58" w:date="2024-01-04T16:48:28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2" w:date="2024-03-19T16:09:39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83" w:date="2024-03-18T15:44:35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84" w:date="2024-06-20T11:10:24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09" w:date="2024-06-16T09:32:40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85" w:date="2024-03-19T17:42:59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86" w:date="2024-06-11T15:41:31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38" w:date="2024-06-27T15:24:32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37" w:date="2024-06-27T15:27:19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77" w:date="2024-03-19T16:07:38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0" w:date="2024-03-19T17:55:57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1" w:date="2024-03-20T14:04:25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2" w:date="2024-03-20T14:22:55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39" w:date="2024-03-20T08:38:34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1" w:date="2024-03-18T12:26:05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3" w:date="2024-03-19T16:20:12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4" w:date="2024-05-02T12:17:44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0" w:date="2024-03-14T09:44:26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29" w:date="2024-06-11T16:09:18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0" w:date="2024-06-13T15:32:08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1" w:date="2024-06-13T15:34:20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5" w:date="2024-03-19T16:39:58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6" w:date="2024-05-02T12:18:26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2" w:date="2024-06-11T16:15:50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Stefan Hagen" w:id="22" w:date="2024-02-01T16:59:35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Ian Craggs" w:id="4" w:date="2024-03-19T10:30:16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0" w:date="2024-06-13T16:05:28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79" w:date="2024-03-20T08:54:09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36" w:date="2023-10-12T19:28:0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24" w:date="2024-03-20T09:03:26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5" w:date="2024-03-19T15:53:06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82" w:date="2024-03-20T09:00:07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1" w:date="2023-10-12T19:20:1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2" w:date="2024-01-05T15:08:54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2" w:date="2024-03-19T15:21:48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3" w:date="2024-03-19T15:23:50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0" w:date="2024-02-22T16:19:54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26" w:date="2024-03-20T09:04:50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25" w:date="2024-03-20T09:04:24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87" w:date="2024-02-15T17:21:45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8" w:date="2024-03-18T16:06:47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16" w:date="2024-03-20T08:35:53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67" w:date="2024-03-20T10:34:54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76" w:date="2024-06-25T10:18:44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0" w:date="2024-03-20T08:55:23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22" w:date="2024-03-20T08:48:29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1" w:date="2024-03-20T09:07:26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4" w:date="2024-03-19T15:54:52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81" w:date="2024-03-20T08:57:22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18" w:date="2024-03-20T08:45:05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19" w:date="2024-03-20T14:33:27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0" w:date="2024-06-13T14:25:07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1" w:date="2024-06-13T15:41:53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3" w:date="2024-06-25T04:33:39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0" w:date="2023-11-16T16:45:21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8" w:date="2024-01-04T16:52:29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04" w:date="2024-02-14T10:03:36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2" w:date="2024-03-19T16:04:02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73" w:date="2024-06-27T08:24:14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74" w:date="2024-06-27T08:43:05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75" w:date="2024-06-27T08:43:35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96" w:date="2024-03-18T16:14:25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97" w:date="2024-03-18T16:13:21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3" w:date="2024-03-19T17:41:20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95" w:date="2024-03-18T16:09:57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03" w:date="2024-02-14T09:56:26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1" w:date="2023-10-12T14:50:37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9" w:date="2024-03-18T16:20:57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39" w:date="2023-10-05T18:07:12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8" w:date="2024-03-18T16:19:29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7" w:date="2024-03-19T15:33:30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30" w:date="2024-03-20T14:35:28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5" w:date="2024-02-13T14:12:29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6" w:date="2024-06-13T12:56:25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9" w:date="2023-11-16T15:43:09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0" w:date="2023-12-08T15:53:24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1" w:date="2024-01-11T20:17:16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2" w:date="2024-03-19T15:41:47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4" w:date="2024-03-19T14:40:45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6" w:date="2024-03-19T15:45:06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13" w:date="2023-10-05T17:47:17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4" w:date="2024-02-22T14:51:43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5" w:date="2024-02-22T15:37:09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78" w:date="2024-03-20T13:54:26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3" w:date="2023-10-05T17:55:10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27" w:date="2023-10-05T17:57:41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28" w:date="2024-02-07T15:54:50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29" w:date="2024-02-13T07:47:44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59" w:date="2024-03-03T17:43:50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9" w:date="2023-10-05T15:57:55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0" w:date="2023-10-20T08:48:53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1" w:date="2023-10-20T11:31:25Z">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4" w:date="2024-03-19T15:25:59Z">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65" w:date="2023-11-23T17:39:04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66" w:date="2023-11-23T17:42:22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2" w:date="2023-10-12T19:15:52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3" w:date="2023-10-20T08:59:01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4" w:date="2023-10-20T08:59:10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2" w:date="2023-10-05T17:51:33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3" w:date="2024-03-20T14:36:59Z">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34" w:date="2024-03-20T14:37:44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35" w:date="2024-03-20T14:39:15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68" w:date="2024-03-19T15:48:20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69" w:date="2024-06-20T11:05:09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05" w:date="2023-10-05T17:39:46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6" w:date="2024-02-02T15:09:56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7" w:date="2024-02-05T08:15:56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8" w:date="2024-02-05T08:16:22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174C" w15:done="0"/>
  <w15:commentEx w15:paraId="0000174E" w15:done="0"/>
  <w15:commentEx w15:paraId="0000174F" w15:done="0"/>
  <w15:commentEx w15:paraId="00001750" w15:paraIdParent="0000174F" w15:done="0"/>
  <w15:commentEx w15:paraId="00001751" w15:done="0"/>
  <w15:commentEx w15:paraId="00001752" w15:done="0"/>
  <w15:commentEx w15:paraId="00001753" w15:done="0"/>
  <w15:commentEx w15:paraId="00001754" w15:paraIdParent="00001753" w15:done="0"/>
  <w15:commentEx w15:paraId="00001755" w15:done="0"/>
  <w15:commentEx w15:paraId="00001757" w15:paraIdParent="00001755" w15:done="0"/>
  <w15:commentEx w15:paraId="00001758" w15:done="0"/>
  <w15:commentEx w15:paraId="00001759" w15:paraIdParent="00001758" w15:done="0"/>
  <w15:commentEx w15:paraId="0000175A" w15:paraIdParent="00001758" w15:done="0"/>
  <w15:commentEx w15:paraId="0000175B" w15:paraIdParent="00001758" w15:done="0"/>
  <w15:commentEx w15:paraId="0000175D" w15:paraIdParent="00001758" w15:done="0"/>
  <w15:commentEx w15:paraId="0000175E" w15:done="0"/>
  <w15:commentEx w15:paraId="00001769" w15:done="0"/>
  <w15:commentEx w15:paraId="0000176A" w15:paraIdParent="00001769" w15:done="0"/>
  <w15:commentEx w15:paraId="0000176D" w15:done="0"/>
  <w15:commentEx w15:paraId="0000176E" w15:done="0"/>
  <w15:commentEx w15:paraId="0000176F" w15:paraIdParent="0000176E" w15:done="0"/>
  <w15:commentEx w15:paraId="00001770" w15:done="0"/>
  <w15:commentEx w15:paraId="00001771" w15:done="0"/>
  <w15:commentEx w15:paraId="00001772" w15:done="0"/>
  <w15:commentEx w15:paraId="00001773" w15:done="0"/>
  <w15:commentEx w15:paraId="00001776" w15:done="0"/>
  <w15:commentEx w15:paraId="00001777" w15:done="0"/>
  <w15:commentEx w15:paraId="00001778" w15:done="0"/>
  <w15:commentEx w15:paraId="00001779" w15:paraIdParent="00001778" w15:done="0"/>
  <w15:commentEx w15:paraId="0000177A" w15:done="0"/>
  <w15:commentEx w15:paraId="0000177B" w15:paraIdParent="0000177A" w15:done="0"/>
  <w15:commentEx w15:paraId="0000177C" w15:paraIdParent="0000177A" w15:done="0"/>
  <w15:commentEx w15:paraId="0000177D" w15:done="0"/>
  <w15:commentEx w15:paraId="00001786" w15:done="0"/>
  <w15:commentEx w15:paraId="00001787" w15:done="0"/>
  <w15:commentEx w15:paraId="00001788" w15:paraIdParent="00001787" w15:done="0"/>
  <w15:commentEx w15:paraId="00001789" w15:done="0"/>
  <w15:commentEx w15:paraId="0000178A" w15:done="0"/>
  <w15:commentEx w15:paraId="0000178B" w15:done="0"/>
  <w15:commentEx w15:paraId="0000178C" w15:done="0"/>
  <w15:commentEx w15:paraId="0000178D" w15:paraIdParent="0000178C" w15:done="0"/>
  <w15:commentEx w15:paraId="0000178E" w15:paraIdParent="0000178C" w15:done="0"/>
  <w15:commentEx w15:paraId="0000178F" w15:done="0"/>
  <w15:commentEx w15:paraId="00001790" w15:paraIdParent="0000178F" w15:done="0"/>
  <w15:commentEx w15:paraId="00001791" w15:done="0"/>
  <w15:commentEx w15:paraId="00001794" w15:done="0"/>
  <w15:commentEx w15:paraId="00001795" w15:paraIdParent="00001794" w15:done="0"/>
  <w15:commentEx w15:paraId="00001796" w15:done="0"/>
  <w15:commentEx w15:paraId="00001797" w15:done="0"/>
  <w15:commentEx w15:paraId="00001798" w15:done="0"/>
  <w15:commentEx w15:paraId="00001799" w15:done="0"/>
  <w15:commentEx w15:paraId="0000179A" w15:done="0"/>
  <w15:commentEx w15:paraId="0000179B" w15:done="0"/>
  <w15:commentEx w15:paraId="0000179C" w15:done="0"/>
  <w15:commentEx w15:paraId="000017A1" w15:done="0"/>
  <w15:commentEx w15:paraId="000017A2" w15:done="0"/>
  <w15:commentEx w15:paraId="000017A7" w15:done="0"/>
  <w15:commentEx w15:paraId="000017A8" w15:paraIdParent="000017A7" w15:done="0"/>
  <w15:commentEx w15:paraId="000017A9" w15:done="0"/>
  <w15:commentEx w15:paraId="000017AA" w15:paraIdParent="000017A9" w15:done="0"/>
  <w15:commentEx w15:paraId="000017AB" w15:done="0"/>
  <w15:commentEx w15:paraId="000017AC" w15:done="0"/>
  <w15:commentEx w15:paraId="000017AD" w15:done="0"/>
  <w15:commentEx w15:paraId="000017AE" w15:done="0"/>
  <w15:commentEx w15:paraId="000017B0" w15:paraIdParent="000017AE" w15:done="0"/>
  <w15:commentEx w15:paraId="000017B1" w15:done="0"/>
  <w15:commentEx w15:paraId="000017B2" w15:done="0"/>
  <w15:commentEx w15:paraId="000017B3" w15:done="0"/>
  <w15:commentEx w15:paraId="000017B5" w15:done="0"/>
  <w15:commentEx w15:paraId="000017B6" w15:done="0"/>
  <w15:commentEx w15:paraId="000017B7" w15:done="0"/>
  <w15:commentEx w15:paraId="000017B8" w15:done="0"/>
  <w15:commentEx w15:paraId="000017B9" w15:done="0"/>
  <w15:commentEx w15:paraId="000017BA" w15:done="0"/>
  <w15:commentEx w15:paraId="000017BB" w15:done="0"/>
  <w15:commentEx w15:paraId="000017BC" w15:done="0"/>
  <w15:commentEx w15:paraId="000017BD" w15:paraIdParent="000017BC" w15:done="0"/>
  <w15:commentEx w15:paraId="000017BE" w15:done="0"/>
  <w15:commentEx w15:paraId="000017BF" w15:paraIdParent="000017BE" w15:done="0"/>
  <w15:commentEx w15:paraId="000017C0" w15:done="0"/>
  <w15:commentEx w15:paraId="000017C1" w15:paraIdParent="000017C0" w15:done="0"/>
  <w15:commentEx w15:paraId="000017C4" w15:done="0"/>
  <w15:commentEx w15:paraId="000017C5" w15:done="0"/>
  <w15:commentEx w15:paraId="000017C6" w15:done="0"/>
  <w15:commentEx w15:paraId="000017C7" w15:done="0"/>
  <w15:commentEx w15:paraId="000017C8" w15:done="0"/>
  <w15:commentEx w15:paraId="000017C9" w15:paraIdParent="000017C8" w15:done="0"/>
  <w15:commentEx w15:paraId="000017CA" w15:paraIdParent="000017C8" w15:done="0"/>
  <w15:commentEx w15:paraId="000017CB" w15:paraIdParent="000017C8" w15:done="0"/>
  <w15:commentEx w15:paraId="000017CC" w15:done="0"/>
  <w15:commentEx w15:paraId="000017CE" w15:done="0"/>
  <w15:commentEx w15:paraId="000017CF" w15:done="0"/>
  <w15:commentEx w15:paraId="000017D0" w15:done="0"/>
  <w15:commentEx w15:paraId="000017D1" w15:done="0"/>
  <w15:commentEx w15:paraId="000017D2" w15:done="0"/>
  <w15:commentEx w15:paraId="000017D3" w15:done="0"/>
  <w15:commentEx w15:paraId="000017D4" w15:done="0"/>
  <w15:commentEx w15:paraId="000017D7" w15:done="0"/>
  <w15:commentEx w15:paraId="000017D8" w15:done="0"/>
  <w15:commentEx w15:paraId="000017D9" w15:paraIdParent="000017D8" w15:done="0"/>
  <w15:commentEx w15:paraId="000017DA" w15:done="0"/>
  <w15:commentEx w15:paraId="000017DB" w15:done="0"/>
  <w15:commentEx w15:paraId="000017DC" w15:done="0"/>
  <w15:commentEx w15:paraId="000017DD" w15:paraIdParent="000017DC" w15:done="0"/>
  <w15:commentEx w15:paraId="000017DE" w15:done="0"/>
  <w15:commentEx w15:paraId="000017DF" w15:done="0"/>
  <w15:commentEx w15:paraId="000017E0" w15:paraIdParent="000017DF" w15:done="0"/>
  <w15:commentEx w15:paraId="000017E1" w15:paraIdParent="000017DF" w15:done="0"/>
  <w15:commentEx w15:paraId="000017E2" w15:done="0"/>
  <w15:commentEx w15:paraId="000017E3" w15:done="0"/>
  <w15:commentEx w15:paraId="000017E4" w15:done="0"/>
  <w15:commentEx w15:paraId="000017E7" w15:done="0"/>
  <w15:commentEx w15:paraId="000017E8" w15:done="0"/>
  <w15:commentEx w15:paraId="000017E9" w15:paraIdParent="000017E8" w15:done="0"/>
  <w15:commentEx w15:paraId="000017EA" w15:paraIdParent="000017E8" w15:done="0"/>
  <w15:commentEx w15:paraId="000017EB" w15:done="0"/>
  <w15:commentEx w15:paraId="000017EC" w15:done="0"/>
  <w15:commentEx w15:paraId="000017ED" w15:done="0"/>
  <w15:commentEx w15:paraId="000017EE" w15:paraIdParent="000017ED" w15:done="0"/>
  <w15:commentEx w15:paraId="000017EF" w15:paraIdParent="000017ED" w15:done="0"/>
  <w15:commentEx w15:paraId="000017F0" w15:done="0"/>
  <w15:commentEx w15:paraId="000017F1" w15:done="0"/>
  <w15:commentEx w15:paraId="000017F2" w15:paraIdParent="000017F1" w15:done="0"/>
  <w15:commentEx w15:paraId="000017F3" w15:paraIdParent="000017F1" w15:done="0"/>
  <w15:commentEx w15:paraId="000017F4" w15:done="0"/>
  <w15:commentEx w15:paraId="000017F6" w15:done="0"/>
  <w15:commentEx w15:paraId="000017F8" w15:paraIdParent="000017F6" w15:done="0"/>
  <w15:commentEx w15:paraId="000017FD" w15:done="0"/>
  <w15:commentEx w15:paraId="000017FE" w15:paraIdParent="000017FD" w15:done="0"/>
  <w15:commentEx w15:paraId="000017FF" w15:paraIdParent="000017FD" w15:done="0"/>
  <w15:commentEx w15:paraId="00001800" w15:done="0"/>
  <w15:commentEx w15:paraId="00001801" w15:paraIdParent="00001800" w15:done="0"/>
  <w15:commentEx w15:paraId="00001802" w15:paraIdParent="00001800" w15:done="0"/>
  <w15:commentEx w15:paraId="00001803" w15:paraIdParent="00001800" w15:done="0"/>
  <w15:commentEx w15:paraId="00001804" w15:done="0"/>
  <w15:commentEx w15:paraId="00001805" w15:paraIdParent="00001804" w15:done="0"/>
  <w15:commentEx w15:paraId="00001806" w15:done="0"/>
  <w15:commentEx w15:paraId="00001807" w15:paraIdParent="00001806" w15:done="0"/>
  <w15:commentEx w15:paraId="00001808" w15:paraIdParent="00001806" w15:done="0"/>
  <w15:commentEx w15:paraId="00001809" w15:paraIdParent="0000180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6">
    <w:pPr>
      <w:rPr/>
    </w:pPr>
    <w:r w:rsidDel="00000000" w:rsidR="00000000" w:rsidRPr="00000000">
      <w:rPr/>
      <w:drawing>
        <wp:inline distB="114300" distT="114300" distL="114300" distR="114300">
          <wp:extent cx="2200275" cy="457200"/>
          <wp:effectExtent b="0" l="0" r="0" t="0"/>
          <wp:docPr id="3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hyperlink" Target="https://docs.oasis-open.org/mqtt/mqtt/v5.0/cos02/mqtt-v5.0-cos02.html#Unicode" TargetMode="External"/><Relationship Id="rId101" Type="http://schemas.openxmlformats.org/officeDocument/2006/relationships/hyperlink" Target="https://www.oasis-open.org/policies-guidelines/trademark/" TargetMode="External"/><Relationship Id="rId100" Type="http://schemas.openxmlformats.org/officeDocument/2006/relationships/hyperlink" Target="https://www.oasis-open.org/"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95" Type="http://schemas.openxmlformats.org/officeDocument/2006/relationships/hyperlink" Target="http://www.rfc-editor.org/info/rfc6455" TargetMode="External"/><Relationship Id="rId94" Type="http://schemas.openxmlformats.org/officeDocument/2006/relationships/hyperlink" Target="http://www.rfc-editor.org/info/rfc3629" TargetMode="External"/><Relationship Id="rId97" Type="http://schemas.openxmlformats.org/officeDocument/2006/relationships/hyperlink" Target="https://www.rfc-editor.org/info/rfc3552" TargetMode="External"/><Relationship Id="rId96" Type="http://schemas.openxmlformats.org/officeDocument/2006/relationships/hyperlink" Target="http://www.unicode.org/versions/latest/" TargetMode="External"/><Relationship Id="rId11" Type="http://schemas.openxmlformats.org/officeDocument/2006/relationships/hyperlink" Target="mailto:davide.lenzarini@u-blox.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ipr/"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www.rfc-editor.org/info/rfc2119" TargetMode="External"/><Relationship Id="rId90" Type="http://schemas.openxmlformats.org/officeDocument/2006/relationships/hyperlink" Target="https://docs.oasis-open.org/templates/w3c-recommendations-list/w3c-recommendations-list.html" TargetMode="External"/><Relationship Id="rId93" Type="http://schemas.openxmlformats.org/officeDocument/2006/relationships/hyperlink" Target="http://www.rfc-editor.org/info/rfc2119" TargetMode="External"/><Relationship Id="rId92" Type="http://schemas.openxmlformats.org/officeDocument/2006/relationships/hyperlink" Target="https://www.rfc-editor.org/info/rfc8174" TargetMode="External"/><Relationship Id="rId15" Type="http://schemas.openxmlformats.org/officeDocument/2006/relationships/hyperlink" Target="mailto:simon622@gmail.com"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 Id="rId84" Type="http://schemas.openxmlformats.org/officeDocument/2006/relationships/image" Target="media/image2.png"/><Relationship Id="rId83" Type="http://schemas.openxmlformats.org/officeDocument/2006/relationships/image" Target="media/image11.png"/><Relationship Id="rId86" Type="http://schemas.openxmlformats.org/officeDocument/2006/relationships/hyperlink" Target="https://www.oasis-open.org/policies-guidelines/oasis-defined-terms-2017-05-26#dConformanceClause" TargetMode="External"/><Relationship Id="rId85" Type="http://schemas.openxmlformats.org/officeDocument/2006/relationships/hyperlink" Target="https://www.oasis-open.org/policies-guidelines/tc-process#wpComponentsConfClause" TargetMode="External"/><Relationship Id="rId88" Type="http://schemas.openxmlformats.org/officeDocument/2006/relationships/hyperlink" Target="https://docs.oasis-open.org/templates/ietf-rfc-list/ietf-rfc-list.html" TargetMode="External"/><Relationship Id="rId87" Type="http://schemas.openxmlformats.org/officeDocument/2006/relationships/hyperlink" Target="https://docs.oasis-open.org/templates/TCHandbook/ConformanceGuidelines.html" TargetMode="External"/><Relationship Id="rId89" Type="http://schemas.openxmlformats.org/officeDocument/2006/relationships/hyperlink" Target="https://www.rfc-editor.org/in-notes/rfc-ref.txt" TargetMode="External"/><Relationship Id="rId80" Type="http://schemas.openxmlformats.org/officeDocument/2006/relationships/image" Target="media/image7.png"/><Relationship Id="rId82" Type="http://schemas.openxmlformats.org/officeDocument/2006/relationships/image" Target="media/image5.png"/><Relationship Id="rId81"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_CONNECT_Actions" TargetMode="External"/><Relationship Id="rId77" Type="http://schemas.openxmlformats.org/officeDocument/2006/relationships/image" Target="media/image9.png"/><Relationship Id="rId76" Type="http://schemas.openxmlformats.org/officeDocument/2006/relationships/image" Target="media/image12.png"/><Relationship Id="rId79" Type="http://schemas.openxmlformats.org/officeDocument/2006/relationships/image" Target="media/image10.png"/><Relationship Id="rId78" Type="http://schemas.openxmlformats.org/officeDocument/2006/relationships/image" Target="media/image3.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n.wikipedia.org/wiki/CCM_mode" TargetMode="External"/><Relationship Id="rId6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4" Type="http://schemas.openxmlformats.org/officeDocument/2006/relationships/image" Target="media/image4.png"/><Relationship Id="rId63" Type="http://schemas.openxmlformats.org/officeDocument/2006/relationships/hyperlink" Target="https://en.wikipedia.org/wiki/Galois/Counter_Mode" TargetMode="External"/><Relationship Id="rId66" Type="http://schemas.openxmlformats.org/officeDocument/2006/relationships/hyperlink" Target="https://docs.oasis-open.org/mqtt/mqtt/v5.0/os/mqtt-v5.0-os.html#Unicode" TargetMode="External"/><Relationship Id="rId65" Type="http://schemas.openxmlformats.org/officeDocument/2006/relationships/image" Target="media/image1.png"/><Relationship Id="rId68" Type="http://schemas.openxmlformats.org/officeDocument/2006/relationships/hyperlink" Target="https://docs.oasis-open.org/mqtt/mqtt/v5.0/os/mqtt-v5.0-os.html#S4_13_Errors"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www.rfc-editor.org/rfc/rfc361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S4_13_Errors" TargetMode="External"/><Relationship Id="rId50" Type="http://schemas.openxmlformats.org/officeDocument/2006/relationships/hyperlink" Target="https://docs.oasis-open.org/mqtt/mqtt/v5.0/cos02/mqtt-v5.0-cos02.html#RFC3629" TargetMode="External"/><Relationship Id="rId53" Type="http://schemas.openxmlformats.org/officeDocument/2006/relationships/image" Target="media/image13.png"/><Relationship Id="rId52" Type="http://schemas.openxmlformats.org/officeDocument/2006/relationships/hyperlink" Target="https://docs.oasis-open.org/mqtt/mqtt/v5.0/cos02/mqtt-v5.0-cos02.html#Unicode" TargetMode="External"/><Relationship Id="rId55" Type="http://schemas.openxmlformats.org/officeDocument/2006/relationships/hyperlink" Target="https://www.rfc-editor.org/rfc/rfc2104" TargetMode="External"/><Relationship Id="rId54" Type="http://schemas.openxmlformats.org/officeDocument/2006/relationships/hyperlink" Target="https://docs.google.com/document/d/1Q_l-TOttOqktQmnupRv7Un1Y8KzULIxc/edit?pli=1#heading=h.23ckvvd" TargetMode="External"/><Relationship Id="rId5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6" Type="http://schemas.openxmlformats.org/officeDocument/2006/relationships/hyperlink" Target="https://nvlpubs.nist.gov/nistpubs/FIPS/NIST.FIPS.198-1.pdf" TargetMode="External"/><Relationship Id="rId5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8" Type="http://schemas.openxmlformats.org/officeDocument/2006/relationships/hyperlink" Target="https://nvlpubs.nist.gov/nistpubs/SpecialPublications/NIST.SP.800-38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3Uqpa5V0QfkRKKcGqAj4wU4rw==">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IwNzY4MzYxNTc1MTAmYW1wO3VzZz1BT3ZWYXcxSC1yclZjZmxibk9HaEhFVXdLdXA5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yMDc2ODM2MTU3NTEwJmFtcDt1c2c9QU92VmF3MUgtcnJWY2ZsYm5PR2hIRVV3S3VwOS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mAgKC0FBQUJPUWNWWVpZEuYH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ptO70oUy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bTu9KFMjAAQhBraXguOXk0NGJsbnFkcjRk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pACCgtBQUFCT3VaNTBKWRLaAQoLQUFBQk91WjUwSlkSC0FBQUJPdVo1MEpZGg0KCXRleHQvaHRtbBIAIg4KCnRleHQvcGxhaW4SACobIhUxMTU2MjYzNTcxNDI3MzU4MTIyNjYoADgAML+QppqPMjiNnqaajzJKOgokYXBwbGljYXRpb24vdm5kLmdvb2dsZS1hcHBzLmRvY3MubWRzGhLC19rkAQwSCgoGCgAQFBgAEAFaDHY0OTN5dW40Y2xsZnICIAB4AIIBFHN1Z2dlc3QuOHcxMWNkeDV6dnc4mgEGCAAQABgAsAEAuAEAGL+QppqPMiCNnqaajzIwAEIUc3VnZ2VzdC44dzExY2R4NXp2dzg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IAQKaAQYIABAAGACwAQC4AQEYnabv5eMxINqxsebjMTAAQhNzdWdnZXN0Lm16ejM4aHYyNDRi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nwIKC0FBQUJLQmFpeU1REu0BCgtBQUFCS0JhaXlNURILQUFBQktCYWl5TVEaJQoJdGV4dC9odG1sEhhJIHJlY29tbWVuZCB0byByZW1vdmUgaXQiJgoKdGV4dC9wbGFpbhIYSSByZWNvbW1lbmQgdG8gcmVtb3ZlIGl0KhsiFTExNTYyNjM1NzE0MjczNTgxMjI2NigAOAAwsJWR4eUxOLCVkeHlMUoXCgp0ZXh0L3BsYWluEglQVUJSRUMgb3JaDGtrOGVyMWVtd2M5d3ICIAB4AJoBBggAEAAYAKoBGhIYSSByZWNvbW1lbmQgdG8gcmVtb3ZlIGl0sAEAuAEAGLCVkeHlMSCwlZHh5TEwAEIQa2l4LnNqNmxuc2czNjJ0bi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LvAQoKdGV4dC9wbGFpbh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KhsiFTExMzk2NTIyNDQyODA1ODA5MzczOSgAOAAw7duX4rQxOO3bl+K0MVoMajNmZXJ3emU2bDJkcgIgAHgAiAECmgEGCAAQABgAqgHjAR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sAEAuAEBQrgGCgtBQUFBOWIta284cxILQUFBQTZjWFRyeWsa+QEKCXRleHQvaHRtbB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8i3AEKCnRleHQvcGxhaW4SzQFJIHRoaW5rIHdlIHNob3VsZCBkZWZpbmUgdGhlIGxlbmd0aCBvZiB0aGUgIndpcmVsZXNzIG5vZGUgaWQiIHZpYSB0aGUgQ1RSTCBmb3IgaW5zdGFuY2Ugb3RoZXJ3aXNlIGl0IGlzIHVuY2xlYXIgaG93IHRvIGRlY29kZSB0aGlzIG1lc3NhZ2UuIFdoZW4gdGhlICJXaXJlbGVzcyBOb2RlIElkIiBlbmRzIGFuZCB0aGUgIk1RVFQgU04gcGFja2V0IiBiZWdpbnM/KhsiFTExNTYyNjM1NzE0MjczNTgxMjI2NigAOAAw9vXq5rQxOPb16ua0MVoMbzkyMjBlajN3N3pocgIgAHgAiAECmgEGCAAQABgAqgHuAR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pcVCgtBQUFCQkxSR0w0QRLlFAoLQUFBQkJMUkdMNEESC0FBQUJCTFJHTDRBGtEDCgl0ZXh0L2h0bWwSwwNGcm9tIDxhIGhyZWY9Imh0dHBzOi8vd3d3Lmdvb2dsZS5jb20vdXJsP3E9aHR0cHM6Ly9pc3N1ZXMub2FzaXMtb3Blbi5vcmcvYnJvd3NlL01RVFQtNjA0JmFtcDtzYT1EJmFtcDtzb3VyY2U9ZG9jcyZhbXA7dXN0PTE3MjIwNzY4MzYxNDAxNTUmYW1wO3VzZz1BT3ZWYXczSHdZNWZyUzVHUlRkbThSd1RxVlU3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IyMDc2ODM2MTQwMTU1JmFtcDt1c2c9QU92VmF3M0h3WTVmclM1R1JUZG04UndUcVZVNy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DmgueG9jMnBmaG55ZnN0Mg1oLnJyZnc3c2NsdjhzMg5oLmc3dmpqOG0xdmozejIOaC5xMHMzMmlkNGx2OXAyDmguM2tidWxuZXI0b2I0Mg5oLnljaGNycHFzdTY5cjIOaC54NHl5ZTM4dzQxdmQyDmgucDYxcDA3cmgyeDI2MgxoLnJ2Y3VyNXgwYW0yDmguemg5bWdyM2k4NmMyMg5oLmJmb2puNnRqbnZnbT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45ZTJ0MTNkNTZvcjU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IKE3N1Z2dlc3QubGloeGlwbjQ2OGc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bTZrd2V6ZWl6aHpqEhtkYXZpZGUubGVuemFyaW5pQHUtYmxveC5jb21qMwoUc3VnZ2VzdC4zZzljdGZid3d5cnASG2RhdmlkZS5sZW56YXJpbmlAdS1ibG94LmNvbWozChRzdWdnZXN0LndyMW8zcnJ1aW41eR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taXl3NDI5NWtiZ3gSG2RhdmlkZS5sZW56YXJpbmlAdS1ibG94LmNvbWohChRzdWdnZXN0LjhmbHg5NmlzeGl1chIJQW5vbnltb3VzaiEKFHN1Z2dlc3QueGp6NnR1cHV2c3BrEglBbm9ueW1vdXNqMwoUc3VnZ2VzdC43d3F6YXN3a3NtNncSG2RhdmlkZS5sZW56YXJpbmlAdS1ibG94LmNvbWozChRzdWdnZXN0LmpqaXRxb3J1ajFoNBIbZGF2aWRlLmxlbnphcmluaUB1LWJsb3guY29taiEKFHN1Z2dlc3QuYmJuYTV2aDZ1Z2UwEglBbm9ueW1vdXNqIQoUc3VnZ2VzdC43YXZwM2x4NXNsNXISCUFub255bW91c2ohChRzdWdnZXN0LjVzeWpvb2h1djVrdRIJQW5vbnltb3Vz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Y2IycmF5NjRvazASG2RhdmlkZS5sZW56YXJpbmlAdS1ibG94LmNvbWozChRzdWdnZXN0LnRvbzd2dnQxN3lkbhIbZGF2aWRlLmxlbnphcmluaUB1LWJsb3guY29taiEKFHN1Z2dlc3QuMm5ueGR1a2c4ZjY0EglBbm9ueW1vdXN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