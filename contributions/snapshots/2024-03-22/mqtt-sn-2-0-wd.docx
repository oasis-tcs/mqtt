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w:t>
      </w:r>
      <w:r w:rsidDel="00000000" w:rsidR="00000000" w:rsidRPr="00000000">
        <w:rPr>
          <w:rFonts w:ascii="Arial" w:cs="Arial" w:eastAsia="Arial" w:hAnsi="Arial"/>
          <w:b w:val="1"/>
          <w:color w:val="446caa"/>
          <w:rtl w:val="0"/>
        </w:rPr>
        <w:t xml:space="preserve">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u w:val="none"/>
                <w:shd w:fill="auto" w:val="clear"/>
                <w:vertAlign w:val="baseline"/>
                <w:rtl w:val="0"/>
              </w:rPr>
              <w:t xml:space="preserve">1.1 MQTT For Sensor Networks (MQTT-SN)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u w:val="none"/>
                <w:shd w:fill="auto" w:val="clear"/>
                <w:vertAlign w:val="baseline"/>
                <w:rtl w:val="0"/>
              </w:rPr>
              <w:t xml:space="preserve">1.1.1 MQTT-SN and MQTT Differences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u w:val="none"/>
                <w:shd w:fill="auto" w:val="clear"/>
                <w:vertAlign w:val="baseline"/>
                <w:rtl w:val="0"/>
              </w:rPr>
              <w:t xml:space="preserve">1.2 Changes from earlier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u w:val="none"/>
                <w:shd w:fill="auto" w:val="clear"/>
                <w:vertAlign w:val="baseline"/>
                <w:rtl w:val="0"/>
              </w:rPr>
              <w:t xml:space="preserve">1.2.1 MQTT-SN v1.2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u w:val="none"/>
                <w:shd w:fill="auto" w:val="clear"/>
                <w:vertAlign w:val="baseline"/>
                <w:rtl w:val="0"/>
              </w:rPr>
              <w:t xml:space="preserve">1.3 Organization of the MQTT-SN specification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u w:val="none"/>
                <w:shd w:fill="auto" w:val="clear"/>
                <w:vertAlign w:val="baseline"/>
                <w:rtl w:val="0"/>
              </w:rPr>
              <w:t xml:space="preserve">1.4 Terminology</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u w:val="none"/>
                <w:shd w:fill="auto" w:val="clear"/>
                <w:vertAlign w:val="baseline"/>
                <w:rtl w:val="0"/>
              </w:rPr>
              <w:t xml:space="preserve">1.4 Data representation</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u w:val="none"/>
                <w:shd w:fill="auto" w:val="clear"/>
                <w:vertAlign w:val="baseline"/>
                <w:rtl w:val="0"/>
              </w:rPr>
              <w:t xml:space="preserve">1.4.1 Bits (Byte)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u w:val="none"/>
                <w:shd w:fill="auto" w:val="clear"/>
                <w:vertAlign w:val="baseline"/>
                <w:rtl w:val="0"/>
              </w:rPr>
              <w:t xml:space="preserve">1.4.2 Two Byte Integer</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u w:val="none"/>
                <w:shd w:fill="auto" w:val="clear"/>
                <w:vertAlign w:val="baseline"/>
                <w:rtl w:val="0"/>
              </w:rPr>
              <w:t xml:space="preserve">1.4.3 Four Byte Integer</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u w:val="none"/>
                <w:shd w:fill="auto" w:val="clear"/>
                <w:vertAlign w:val="baseline"/>
                <w:rtl w:val="0"/>
              </w:rPr>
              <w:t xml:space="preserve">1.4.4 UTF-8 Encoded String</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u w:val="none"/>
                <w:shd w:fill="auto" w:val="clear"/>
                <w:vertAlign w:val="baseline"/>
                <w:rtl w:val="0"/>
              </w:rPr>
              <w:t xml:space="preserve">2 MQTT-SN Control Packet format</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u w:val="none"/>
                <w:shd w:fill="auto" w:val="clear"/>
                <w:vertAlign w:val="baseline"/>
                <w:rtl w:val="0"/>
              </w:rPr>
              <w:t xml:space="preserve">2.1 Structure of an MQTT-SN Control Packet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u w:val="none"/>
                <w:shd w:fill="auto" w:val="clear"/>
                <w:vertAlign w:val="baseline"/>
                <w:rtl w:val="0"/>
              </w:rPr>
              <w:t xml:space="preserve">2.1.1 Packet Header</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u w:val="none"/>
                <w:shd w:fill="auto" w:val="clear"/>
                <w:vertAlign w:val="baseline"/>
                <w:rtl w:val="0"/>
              </w:rPr>
              <w:t xml:space="preserve">2.1.2 Length</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u w:val="none"/>
                <w:shd w:fill="auto" w:val="clear"/>
                <w:vertAlign w:val="baseline"/>
                <w:rtl w:val="0"/>
              </w:rPr>
              <w:t xml:space="preserve">2.1.3 MQTT-SN Control Packet Type</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u w:val="none"/>
                <w:shd w:fill="auto" w:val="clear"/>
                <w:vertAlign w:val="baseline"/>
                <w:rtl w:val="0"/>
              </w:rPr>
              <w:t xml:space="preserve">2.2 Packet Identifier</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u w:val="none"/>
                <w:shd w:fill="auto" w:val="clear"/>
                <w:vertAlign w:val="baseline"/>
                <w:rtl w:val="0"/>
              </w:rPr>
              <w:t xml:space="preserve">2.3 MQTT-SN Packet Fields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u w:val="none"/>
                <w:shd w:fill="auto" w:val="clear"/>
                <w:vertAlign w:val="baseline"/>
                <w:rtl w:val="0"/>
              </w:rPr>
              <w:t xml:space="preserve">2.3.1 Protocol Id</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u w:val="none"/>
                <w:shd w:fill="auto" w:val="clear"/>
                <w:vertAlign w:val="baseline"/>
                <w:rtl w:val="0"/>
              </w:rPr>
              <w:t xml:space="preserve">2.3.2 Radius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u w:val="none"/>
                <w:shd w:fill="auto" w:val="clear"/>
                <w:vertAlign w:val="baseline"/>
                <w:rtl w:val="0"/>
              </w:rPr>
              <w:t xml:space="preserve">2.3.3 Reason Code</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u w:val="none"/>
                <w:shd w:fill="auto" w:val="clear"/>
                <w:vertAlign w:val="baseline"/>
                <w:rtl w:val="0"/>
              </w:rPr>
              <w:t xml:space="preserve">2.3.4 Topic Alias Type</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u w:val="none"/>
                <w:shd w:fill="auto" w:val="clear"/>
                <w:vertAlign w:val="baseline"/>
                <w:rtl w:val="0"/>
              </w:rPr>
              <w:t xml:space="preserve">2.3.5 Topic Name</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u w:val="none"/>
                <w:shd w:fill="auto" w:val="clear"/>
                <w:vertAlign w:val="baseline"/>
                <w:rtl w:val="0"/>
              </w:rPr>
              <w:t xml:space="preserve">2.3.6 Will Payload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u w:val="none"/>
                <w:shd w:fill="auto" w:val="clear"/>
                <w:vertAlign w:val="baseline"/>
                <w:rtl w:val="0"/>
              </w:rPr>
              <w:t xml:space="preserve">2.3.7 Will Topic</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u w:val="none"/>
                <w:shd w:fill="auto" w:val="clear"/>
                <w:vertAlign w:val="baseline"/>
                <w:rtl w:val="0"/>
              </w:rPr>
              <w:t xml:space="preserve">2.4 Topic Alias Types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u w:val="none"/>
                <w:shd w:fill="auto" w:val="clear"/>
                <w:vertAlign w:val="baseline"/>
                <w:rtl w:val="0"/>
              </w:rPr>
              <w:t xml:space="preserve">3 MQTT-SN Control Packets</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 Format of Individual Packets</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 ADVERTISE</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 Length &amp; Packet Type</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 GwId</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 Duration</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 SEARCHGW</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 Length &amp; Packet Type</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 Radius</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 GWINFO</w:t>
              <w:tab/>
              <w:t xml:space="preserve">27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3.1.3.1 Length &amp; Packet Type</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3.1.3.2 GwId</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3.1.3.3 GwAdd</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 CONNECT</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 Length &amp; Packet Type</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3.1.4.2 Connect Flags</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3.1.4.3 Protocol Version</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3.1.4.4 Keep Alive Timer</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3.1.4.5 Session Expiry Interval</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3.1.4.6 Max Packet Size</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3.1.4.7 Client Identifier</w:t>
              <w:tab/>
              <w:t xml:space="preserve">31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3.1.4.8 Connect Will Flags (optional, only with Will flag set)</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3.1.4.9 Will Topic Alias or Will Topic Length (optional, only with Will flag set)</w:t>
              <w:tab/>
              <w:t xml:space="preserve">32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3.1.4.10 Will Payload Length (optional, only with Will flag set)</w:t>
              <w:tab/>
              <w:t xml:space="preserve">32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3.1.4.11 Will Payload (optional, only with Will flag set)</w:t>
              <w:tab/>
              <w:t xml:space="preserve">32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3.1.4.12 Authentication Method Length (optional, only with Auth flag set)</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3.1.4.13 Authentication Method (optional, only with Auth flag set)</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3.1.4.14 Authentication Data Length (optional, only with Auth flag set)</w:t>
              <w:tab/>
              <w:t xml:space="preserve">33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3.1.4.15 Authentication Data (optional, only with Auth flag set)</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 CONNACK</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3.1.5.1 Length &amp; Packet Type</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3.1.5.2 Reason Code</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3.1.5.3 Connack Flags</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3.1.5.4 Session Expiry Interval</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3.1.5.5 Authentication Method Length (optional, only with Auth flag set)</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3.1.5.6 Authentication Method (optional, only with Auth flag set)</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3.1.5.7 Authentication Data Length (optional, only with Auth flag set)</w:t>
              <w:tab/>
              <w:t xml:space="preserve">34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3.1.5.8 Authentication Data (optional, only with Auth flag set)</w:t>
              <w:tab/>
              <w:t xml:space="preserve">34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3.1.5.8 Assigned Client Identifier</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 AUTH</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3.1.6.1 Length &amp; Packet Type</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3.1.6.2 Reason Code</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3.1.6.3 Auth Method Length</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3.1.6.4 Auth Method</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3.1.6.5 Auth Data</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 REGISTER</w:t>
              <w:tab/>
              <w:t xml:space="preserve">36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3.1.7.1 Length &amp; Packet Type</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3.1.7.2 Topic Alias</w:t>
              <w:tab/>
              <w:t xml:space="preserve">36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3.1.7.3 Packet Id</w:t>
              <w:tab/>
              <w:t xml:space="preserve">36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3.1.7.4 Topic Name</w:t>
              <w:tab/>
              <w:t xml:space="preserve">36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 REGACK</w:t>
              <w:tab/>
              <w:t xml:space="preserve">36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3.1.8.1 Length &amp; Packet Type</w:t>
              <w:tab/>
              <w:t xml:space="preserve">37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3.1.8.2 REGACK Flags</w:t>
              <w:tab/>
              <w:t xml:space="preserve">37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3.1.8.3 Topic Alias</w:t>
              <w:tab/>
              <w:t xml:space="preserve">37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3.1.8.4 Packet Id</w:t>
              <w:tab/>
              <w:t xml:space="preserve">37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3.1.8.5 Reason Code</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u w:val="none"/>
                <w:shd w:fill="auto" w:val="clear"/>
                <w:vertAlign w:val="baseline"/>
                <w:rtl w:val="0"/>
              </w:rPr>
              <w:t xml:space="preserve">3.1.9 Publish Variants</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 PUBLISH WITHOUT SESSION</w:t>
              <w:tab/>
              <w:t xml:space="preserve">38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3.1.10.1 Length &amp; Packet Type</w:t>
              <w:tab/>
              <w:t xml:space="preserve">39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3.1.10.2 PUBLISH Flags</w:t>
              <w:tab/>
              <w:t xml:space="preserve">39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3.1.10.3 Topic Data</w:t>
              <w:tab/>
              <w:t xml:space="preserve">39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3.1.10.4 Data</w:t>
              <w:tab/>
              <w:t xml:space="preserve">39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 PUBLISH (used for QoS 0)</w:t>
              <w:tab/>
              <w:t xml:space="preserve">39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3.1.11.1 Length &amp; Packet Type</w:t>
              <w:tab/>
              <w:t xml:space="preserve">40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3.1.11.2 PUBLISH Flags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3.1.11.3 Topic Data</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3.1.11.4 Data</w:t>
              <w:tab/>
              <w:t xml:space="preserve">40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 PUBLISH (used for QoS 1 &amp; 2)</w:t>
              <w:tab/>
              <w:t xml:space="preserve">41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3.1.12.1 Length &amp; Packet Type</w:t>
              <w:tab/>
              <w:t xml:space="preserve">41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3.1.12.2 PUBLISH Flags</w:t>
              <w:tab/>
              <w:t xml:space="preserve">41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3.1.12.4 Packet Id</w:t>
              <w:tab/>
              <w:t xml:space="preserve">42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3.1.12.5 Topic Data</w:t>
              <w:tab/>
              <w:t xml:space="preserve">42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3.1.12.6 Data</w:t>
              <w:tab/>
              <w:t xml:space="preserve">42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 PUBACK – Publish Acknowledgement</w:t>
              <w:tab/>
              <w:t xml:space="preserve">42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3.1.13.1 Length &amp; Packet Type</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3.1.13.2 Packet Id</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3.1.13.3 Reason Code</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 PUBREC (QoS 2 delivery part 1)</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3.1.14.1 Length &amp; Packet Type</w:t>
              <w:tab/>
              <w:t xml:space="preserve">43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3.1.14.2 Packet Id</w:t>
              <w:tab/>
              <w:t xml:space="preserve">43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3.1.14.3 Reason Code</w:t>
              <w:tab/>
              <w:t xml:space="preserve">43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 PUBREL (QoS 2 delivery part 2)</w:t>
              <w:tab/>
              <w:t xml:space="preserve">43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3.1.15.1 Length &amp; Packet Type</w:t>
              <w:tab/>
              <w:t xml:space="preserve">44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3.1.15.2 Packet Id</w:t>
              <w:tab/>
              <w:t xml:space="preserve">44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3.1.15.3 Reason Code</w:t>
              <w:tab/>
              <w:t xml:space="preserve">44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 PUBCOMP (QoS 2 delivery part 3)</w:t>
              <w:tab/>
              <w:t xml:space="preserve">44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3.1.16.1 Length &amp; Packet Type</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3.1.16.2 Packet Identifier</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3.1.16.3 Reason Code</w:t>
              <w:tab/>
              <w:t xml:space="preserve">44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 SUBSCRIBE</w:t>
              <w:tab/>
              <w:t xml:space="preserve">44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3.1.17.1 Length &amp; Packet Type</w:t>
              <w:tab/>
              <w:t xml:space="preserve">45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3.1.17.2 SUBSCRIBE Flags</w:t>
              <w:tab/>
              <w:t xml:space="preserve">45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3.1.17.3 Packet Id</w:t>
              <w:tab/>
              <w:t xml:space="preserve">45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3.1.17.4 Topic Data or Topic Filter</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 SUBACK</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3.1.18.1 Length &amp; Packet Type</w:t>
              <w:tab/>
              <w:t xml:space="preserve">46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3.1.18.2 Flags</w:t>
              <w:tab/>
              <w:t xml:space="preserve">46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3.1.18.3 Topic Data</w:t>
              <w:tab/>
              <w:t xml:space="preserve">46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3.1.18.4 Packet Identifier</w:t>
              <w:tab/>
              <w:t xml:space="preserve">46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3.1.18.5 Reason Code</w:t>
              <w:tab/>
              <w:t xml:space="preserve">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 UNSUBSCRIBE</w:t>
              <w:tab/>
              <w:t xml:space="preserve">47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3.1.19.1 Length &amp; Packet Type</w:t>
              <w:tab/>
              <w:t xml:space="preserve">47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3.1.19.2 UNSUBSCRIBE Flags</w:t>
              <w:tab/>
              <w:t xml:space="preserve">47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3.1.19.3 Packet Identifier</w:t>
              <w:tab/>
              <w:t xml:space="preserve">47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3.1.19.4 Topic Data or Topic Filter</w:t>
              <w:tab/>
              <w:t xml:space="preserve">47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 UNSUBACK</w:t>
              <w:tab/>
              <w:t xml:space="preserve">47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3.1.20.1 Length &amp; Packet Type</w:t>
              <w:tab/>
              <w:t xml:space="preserve">48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3.1.20.2 Packet Identifier</w:t>
              <w:tab/>
              <w:t xml:space="preserve">48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3.1.20.3 Reason Code</w:t>
              <w:tab/>
              <w:t xml:space="preserve">48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 PINGREQ</w:t>
              <w:tab/>
              <w:t xml:space="preserve">48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3.1.21.1 Length &amp; Packet Type</w:t>
              <w:tab/>
              <w:t xml:space="preserve">48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3.1.21.2 Client Identifier (optional)</w:t>
              <w:tab/>
              <w:t xml:space="preserve">48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 PINGRESP</w:t>
              <w:tab/>
              <w:t xml:space="preserve">48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3.1.22.1 Length &amp; Packet Type</w:t>
              <w:tab/>
              <w:t xml:space="preserve">49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3.1.22.2 Messages Remaining</w:t>
              <w:tab/>
              <w:t xml:space="preserve">49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 DISCONNECT</w:t>
              <w:tab/>
              <w:t xml:space="preserve">49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3.1.23.1 Length &amp; Packet Type</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3.1.23.2 Disconnect Flags</w:t>
              <w:tab/>
              <w:t xml:space="preserve">50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3.1.23.3 Reason Code</w:t>
              <w:tab/>
              <w:t xml:space="preserve">50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3.1.23.4 Session Expiry Interval</w:t>
              <w:tab/>
              <w:t xml:space="preserve">51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3.1.23.5 Reason String</w:t>
              <w:tab/>
              <w:t xml:space="preserve">51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 Forwarder Encapsulation</w:t>
              <w:tab/>
              <w:t xml:space="preserve">51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3.1.24.1 Length</w:t>
              <w:tab/>
              <w:t xml:space="preserve">51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3.1.24.2 Packet Type</w:t>
              <w:tab/>
              <w:t xml:space="preserve">51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3.1.24.3 Ctrl</w:t>
              <w:tab/>
              <w:t xml:space="preserve">51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3.1.24.4 Radius</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3.1.24.5 Wireless Node Id</w:t>
              <w:tab/>
              <w:t xml:space="preserve">52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3.1.24.6 MQTT SN Packet</w:t>
              <w:tab/>
              <w:t xml:space="preserve">52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 Protection Encapsulation</w:t>
              <w:tab/>
              <w:t xml:space="preserve">52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3.1.25.1 Length</w:t>
              <w:tab/>
              <w:t xml:space="preserve">53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3.1.25.2 Packet Type</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3.1.25.3 Protection Flags</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3.1.25.4 Protection Scheme</w:t>
              <w:tab/>
              <w:t xml:space="preserve">54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3.1.25.5 Sender Id</w:t>
              <w:tab/>
              <w:t xml:space="preserve">55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3.1.25.6 Random</w:t>
              <w:tab/>
              <w:t xml:space="preserve">55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3.1.25.7 Crypto Material</w:t>
              <w:tab/>
              <w:t xml:space="preserve">56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3.1.25.8 Monotonic Counter</w:t>
              <w:tab/>
              <w:t xml:space="preserve">56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3.1.25.9 Protected MQTT-SN Packet</w:t>
              <w:tab/>
              <w:t xml:space="preserve">56</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3.1.25.10 Authentication Tag</w:t>
              <w:tab/>
              <w:t xml:space="preserve">56</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u w:val="none"/>
                <w:shd w:fill="auto" w:val="clear"/>
                <w:vertAlign w:val="baseline"/>
                <w:rtl w:val="0"/>
              </w:rPr>
              <w:t xml:space="preserve">4 Operational behavior</w:t>
              <w:tab/>
              <w:t xml:space="preserve">57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5phjt5">
            <w:r w:rsidDel="00000000" w:rsidR="00000000" w:rsidRPr="00000000">
              <w:rPr>
                <w:rFonts w:ascii="Arial" w:cs="Arial" w:eastAsia="Arial" w:hAnsi="Arial"/>
                <w:b w:val="0"/>
                <w:i w:val="0"/>
                <w:smallCaps w:val="0"/>
                <w:strike w:val="0"/>
                <w:color w:val="000000"/>
                <w:u w:val="none"/>
                <w:shd w:fill="auto" w:val="clear"/>
                <w:vertAlign w:val="baseline"/>
                <w:rtl w:val="0"/>
              </w:rPr>
              <w:t xml:space="preserve">4.1 Example MQTT-SN Architecture(s)</w:t>
              <w:tab/>
              <w:t xml:space="preserve">57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u w:val="none"/>
                <w:shd w:fill="auto" w:val="clear"/>
                <w:vertAlign w:val="baseline"/>
                <w:rtl w:val="0"/>
              </w:rPr>
              <w:t xml:space="preserve">4.1.1 Transparent Gateway</w:t>
              <w:tab/>
              <w:t xml:space="preserve">58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u w:val="none"/>
                <w:shd w:fill="auto" w:val="clear"/>
                <w:vertAlign w:val="baseline"/>
                <w:rtl w:val="0"/>
              </w:rPr>
              <w:t xml:space="preserve">4.1.2 Aggregating Gateway</w:t>
              <w:tab/>
              <w:t xml:space="preserve">59</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jzpmwk">
            <w:r w:rsidDel="00000000" w:rsidR="00000000" w:rsidRPr="00000000">
              <w:rPr>
                <w:rFonts w:ascii="Arial" w:cs="Arial" w:eastAsia="Arial" w:hAnsi="Arial"/>
                <w:b w:val="0"/>
                <w:i w:val="0"/>
                <w:smallCaps w:val="0"/>
                <w:strike w:val="0"/>
                <w:color w:val="000000"/>
                <w:u w:val="none"/>
                <w:shd w:fill="auto" w:val="clear"/>
                <w:vertAlign w:val="baseline"/>
                <w:rtl w:val="0"/>
              </w:rPr>
              <w:t xml:space="preserve">4.2 Networks &amp; Transport Layers</w:t>
              <w:tab/>
              <w:t xml:space="preserve">59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u w:val="none"/>
                <w:shd w:fill="auto" w:val="clear"/>
                <w:vertAlign w:val="baseline"/>
                <w:rtl w:val="0"/>
              </w:rPr>
              <w:t xml:space="preserve">4.3 Gateway Advertisement and Discovery</w:t>
              <w:tab/>
              <w:t xml:space="preserve">60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u w:val="none"/>
                <w:shd w:fill="auto" w:val="clear"/>
                <w:vertAlign w:val="baseline"/>
                <w:rtl w:val="0"/>
              </w:rPr>
              <w:t xml:space="preserve">4.4 Session Establishment</w:t>
              <w:tab/>
              <w:t xml:space="preserve">61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u w:val="none"/>
                <w:shd w:fill="auto" w:val="clear"/>
                <w:vertAlign w:val="baseline"/>
                <w:rtl w:val="0"/>
              </w:rPr>
              <w:t xml:space="preserve">4.5 Quality of Service levels and protocol flows</w:t>
              <w:tab/>
              <w:t xml:space="preserve">62</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u w:val="none"/>
                <w:shd w:fill="auto" w:val="clear"/>
                <w:vertAlign w:val="baseline"/>
                <w:rtl w:val="0"/>
              </w:rPr>
              <w:t xml:space="preserve">4.5.1 QoS 0: At most once delivery</w:t>
              <w:tab/>
              <w:t xml:space="preserve">62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u w:val="none"/>
                <w:shd w:fill="auto" w:val="clear"/>
                <w:vertAlign w:val="baseline"/>
                <w:rtl w:val="0"/>
              </w:rPr>
              <w:t xml:space="preserve">4.5.2 QoS 1: At least once delivery</w:t>
              <w:tab/>
              <w:t xml:space="preserve">63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u w:val="none"/>
                <w:shd w:fill="auto" w:val="clear"/>
                <w:vertAlign w:val="baseline"/>
                <w:rtl w:val="0"/>
              </w:rPr>
              <w:t xml:space="preserve">4.5.3 QoS 2: Exactly once delivery</w:t>
              <w:tab/>
              <w:t xml:space="preserve">64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u w:val="none"/>
                <w:shd w:fill="auto" w:val="clear"/>
                <w:vertAlign w:val="baseline"/>
                <w:rtl w:val="0"/>
              </w:rPr>
              <w:t xml:space="preserve">4.6 Client states</w:t>
              <w:tab/>
              <w:t xml:space="preserve">64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u w:val="none"/>
                <w:shd w:fill="auto" w:val="clear"/>
                <w:vertAlign w:val="baseline"/>
                <w:rtl w:val="0"/>
              </w:rPr>
              <w:t xml:space="preserve">4.6.1 Gateway timers</w:t>
              <w:tab/>
              <w:t xml:space="preserve">66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u w:val="none"/>
                <w:shd w:fill="auto" w:val="clear"/>
                <w:vertAlign w:val="baseline"/>
                <w:rtl w:val="0"/>
              </w:rPr>
              <w:t xml:space="preserve">4.7 Session state</w:t>
              <w:tab/>
              <w:t xml:space="preserve">67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u w:val="none"/>
                <w:shd w:fill="auto" w:val="clear"/>
                <w:vertAlign w:val="baseline"/>
                <w:rtl w:val="0"/>
              </w:rPr>
              <w:t xml:space="preserve">4.8 Clean start</w:t>
              <w:tab/>
              <w:t xml:space="preserve">67</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u w:val="none"/>
                <w:shd w:fill="auto" w:val="clear"/>
                <w:vertAlign w:val="baseline"/>
                <w:rtl w:val="0"/>
              </w:rPr>
              <w:t xml:space="preserve">4.10 Topic Name and Topic Filter Registration Procedure</w:t>
              <w:tab/>
              <w:t xml:space="preserve">71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u w:val="none"/>
                <w:shd w:fill="auto" w:val="clear"/>
                <w:vertAlign w:val="baseline"/>
                <w:rtl w:val="0"/>
              </w:rPr>
              <w:t xml:space="preserve">4.11 Topic Name and Topic Filter Mapping and Aliasing</w:t>
              <w:tab/>
              <w:t xml:space="preserve">72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u w:val="none"/>
                <w:shd w:fill="auto" w:val="clear"/>
                <w:vertAlign w:val="baseline"/>
                <w:rtl w:val="0"/>
              </w:rPr>
              <w:t xml:space="preserve">4.12 Predefined topic alias’ and short topic names</w:t>
              <w:tab/>
              <w:t xml:space="preserve">72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u w:val="none"/>
                <w:shd w:fill="auto" w:val="clear"/>
                <w:vertAlign w:val="baseline"/>
                <w:rtl w:val="0"/>
              </w:rPr>
              <w:t xml:space="preserve">4.13 Client’s Topic Subscribe/Unsubscribe Procedure</w:t>
              <w:tab/>
              <w:t xml:space="preserve">72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u w:val="none"/>
                <w:shd w:fill="auto" w:val="clear"/>
                <w:vertAlign w:val="baseline"/>
                <w:rtl w:val="0"/>
              </w:rPr>
              <w:t xml:space="preserve">4.14 Client’s Publish Procedure</w:t>
              <w:tab/>
              <w:t xml:space="preserve">73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u w:val="none"/>
                <w:shd w:fill="auto" w:val="clear"/>
                <w:vertAlign w:val="baseline"/>
                <w:rtl w:val="0"/>
              </w:rPr>
              <w:t xml:space="preserve">4.15 Gateway’s Publish Procedure</w:t>
              <w:tab/>
              <w:t xml:space="preserve">73</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u w:val="none"/>
                <w:shd w:fill="auto" w:val="clear"/>
                <w:vertAlign w:val="baseline"/>
                <w:rtl w:val="0"/>
              </w:rPr>
              <w:t xml:space="preserve">4.16 Keep Alive and PING Procedure</w:t>
              <w:tab/>
              <w:t xml:space="preserve">74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u w:val="none"/>
                <w:shd w:fill="auto" w:val="clear"/>
                <w:vertAlign w:val="baseline"/>
                <w:rtl w:val="0"/>
              </w:rPr>
              <w:t xml:space="preserve">4.17 Client’s Disconnect Procedure</w:t>
              <w:tab/>
              <w:t xml:space="preserve">74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u w:val="none"/>
                <w:shd w:fill="auto" w:val="clear"/>
                <w:vertAlign w:val="baseline"/>
                <w:rtl w:val="0"/>
              </w:rPr>
              <w:t xml:space="preserve">4.18 Client’s Retransmission Procedure</w:t>
              <w:tab/>
              <w:t xml:space="preserve">74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u w:val="none"/>
                <w:shd w:fill="auto" w:val="clear"/>
                <w:vertAlign w:val="baseline"/>
                <w:rtl w:val="0"/>
              </w:rPr>
              <w:t xml:space="preserve">4.19 Sleeping clients</w:t>
              <w:tab/>
              <w:t xml:space="preserve">75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u w:val="none"/>
                <w:shd w:fill="auto" w:val="clear"/>
                <w:vertAlign w:val="baseline"/>
                <w:rtl w:val="0"/>
              </w:rPr>
              <w:t xml:space="preserve">4.20 Authentication</w:t>
              <w:tab/>
              <w:t xml:space="preserve">77</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u w:val="none"/>
                <w:shd w:fill="auto" w:val="clear"/>
                <w:vertAlign w:val="baseline"/>
                <w:rtl w:val="0"/>
              </w:rPr>
              <w:t xml:space="preserve">4.21 Retained Packets</w:t>
              <w:tab/>
              <w:t xml:space="preserve">79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u w:val="none"/>
                <w:shd w:fill="auto" w:val="clear"/>
                <w:vertAlign w:val="baseline"/>
                <w:rtl w:val="0"/>
              </w:rPr>
              <w:t xml:space="preserve">4.22 Optional Features</w:t>
              <w:tab/>
              <w:t xml:space="preserve">79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u w:val="none"/>
                <w:shd w:fill="auto" w:val="clear"/>
                <w:vertAlign w:val="baseline"/>
                <w:rtl w:val="0"/>
              </w:rPr>
              <w:t xml:space="preserve">5 Conformance</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A. References</w:t>
              <w:tab/>
              <w:t xml:space="preserve">81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u w:val="none"/>
                <w:shd w:fill="auto" w:val="clear"/>
                <w:vertAlign w:val="baseline"/>
                <w:rtl w:val="0"/>
              </w:rPr>
              <w:t xml:space="preserve">A.1 Normative References</w:t>
              <w:tab/>
              <w:t xml:space="preserve">81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u w:val="none"/>
                <w:shd w:fill="auto" w:val="clear"/>
                <w:vertAlign w:val="baseline"/>
                <w:rtl w:val="0"/>
              </w:rPr>
              <w:t xml:space="preserve">A.2 Informative References</w:t>
              <w:tab/>
              <w:t xml:space="preserve">82</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B. Backwards Compatibility</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u w:val="none"/>
                <w:shd w:fill="auto" w:val="clear"/>
                <w:vertAlign w:val="baseline"/>
                <w:rtl w:val="0"/>
              </w:rPr>
              <w:t xml:space="preserve">B.1 PUBLISH QoS -1 (Packet from MQTT-SN 1.2)</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u w:val="none"/>
                <w:shd w:fill="auto" w:val="clear"/>
                <w:vertAlign w:val="baseline"/>
                <w:rtl w:val="0"/>
              </w:rPr>
              <w:t xml:space="preserve">B.1.1 Length &amp; Packet Type</w:t>
              <w:tab/>
              <w:t xml:space="preserve">83</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u w:val="none"/>
                <w:shd w:fill="auto" w:val="clear"/>
                <w:vertAlign w:val="baseline"/>
                <w:rtl w:val="0"/>
              </w:rPr>
              <w:t xml:space="preserve">B.1.2 PUBLISH Flags</w:t>
              <w:tab/>
              <w:t xml:space="preserve">83</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u w:val="none"/>
                <w:shd w:fill="auto" w:val="clear"/>
                <w:vertAlign w:val="baseline"/>
                <w:rtl w:val="0"/>
              </w:rPr>
              <w:t xml:space="preserve">B.1.3 Topic Id</w:t>
              <w:tab/>
              <w:t xml:space="preserve">84</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u w:val="none"/>
                <w:shd w:fill="auto" w:val="clear"/>
                <w:vertAlign w:val="baseline"/>
                <w:rtl w:val="0"/>
              </w:rPr>
              <w:t xml:space="preserve">B.1.4 Data</w:t>
              <w:tab/>
              <w:t xml:space="preserve">84</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C. Security and Privacy Considerations</w:t>
              <w:tab/>
              <w:t xml:space="preserve">85</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D. Acknowledgments</w:t>
              <w:tab/>
              <w:t xml:space="preserve">86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u w:val="none"/>
                <w:shd w:fill="auto" w:val="clear"/>
                <w:vertAlign w:val="baseline"/>
                <w:rtl w:val="0"/>
              </w:rPr>
              <w:t xml:space="preserve">D.1 Special Thanks</w:t>
              <w:tab/>
              <w:t xml:space="preserve">86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u w:val="none"/>
                <w:shd w:fill="auto" w:val="clear"/>
                <w:vertAlign w:val="baseline"/>
                <w:rtl w:val="0"/>
              </w:rPr>
              <w:t xml:space="preserve">D.2 Participants</w:t>
              <w:tab/>
              <w:t xml:space="preserve">86</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E. Revision History</w:t>
              <w:tab/>
              <w:t xml:space="preserve">87</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F. Implementation Notes</w:t>
              <w:tab/>
              <w:t xml:space="preserve">92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u w:val="none"/>
                <w:shd w:fill="auto" w:val="clear"/>
                <w:vertAlign w:val="baseline"/>
                <w:rtl w:val="0"/>
              </w:rPr>
              <w:t xml:space="preserve">F.1 Support of PUBLISH WITHOUT SESSION</w:t>
              <w:tab/>
              <w:t xml:space="preserve">92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u w:val="none"/>
                <w:shd w:fill="auto" w:val="clear"/>
                <w:vertAlign w:val="baseline"/>
                <w:rtl w:val="0"/>
              </w:rPr>
              <w:t xml:space="preserve">F.2 “Best practice” values for timers and counters</w:t>
              <w:tab/>
              <w:t xml:space="preserve">92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u w:val="none"/>
                <w:shd w:fill="auto" w:val="clear"/>
                <w:vertAlign w:val="baseline"/>
                <w:rtl w:val="0"/>
              </w:rPr>
              <w:t xml:space="preserve">F.3 Mapping of Topic Alias to Topic Names and Topic Filters</w:t>
              <w:tab/>
              <w:t xml:space="preserve">92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u w:val="none"/>
                <w:shd w:fill="auto" w:val="clear"/>
                <w:vertAlign w:val="baseline"/>
                <w:rtl w:val="0"/>
              </w:rPr>
              <w:t xml:space="preserve">F.4 Exponential Backoff</w:t>
              <w:tab/>
              <w:t xml:space="preserve">92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G. Notices</w:t>
            </w:r>
          </w:hyperlink>
          <w:hyperlink w:anchor="_heading=h.sg1xgdru14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4">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4"/>
      <w:bookmarkEnd w:id="4"/>
      <w:r w:rsidDel="00000000" w:rsidR="00000000" w:rsidRPr="00000000">
        <w:rPr>
          <w:rtl w:val="0"/>
        </w:rPr>
      </w:r>
    </w:p>
    <w:p w:rsidR="00000000" w:rsidDel="00000000" w:rsidP="00000000" w:rsidRDefault="00000000" w:rsidRPr="00000000" w14:paraId="00000115">
      <w:pPr>
        <w:pStyle w:val="Heading1"/>
        <w:rPr/>
      </w:pPr>
      <w:bookmarkStart w:colFirst="0" w:colLast="0" w:name="_heading=h.3dy6vkm" w:id="5"/>
      <w:bookmarkEnd w:id="5"/>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7">
      <w:pPr>
        <w:pStyle w:val="Heading2"/>
        <w:rPr/>
      </w:pPr>
      <w:bookmarkStart w:colFirst="0" w:colLast="0" w:name="_heading=h.4olrp2glo5nb" w:id="6"/>
      <w:bookmarkEnd w:id="6"/>
      <w:r w:rsidDel="00000000" w:rsidR="00000000" w:rsidRPr="00000000">
        <w:rPr>
          <w:rtl w:val="0"/>
        </w:rPr>
        <w:t xml:space="preserve">1.1 MQTT For Sensor Networks (MQTT-SN) </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1F">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1">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3">
      <w:pPr>
        <w:pStyle w:val="Heading3"/>
        <w:rPr/>
      </w:pPr>
      <w:bookmarkStart w:colFirst="0" w:colLast="0" w:name="_heading=h.ox4v8n854qgm" w:id="7"/>
      <w:bookmarkEnd w:id="7"/>
      <w:r w:rsidDel="00000000" w:rsidR="00000000" w:rsidRPr="00000000">
        <w:rPr>
          <w:rtl w:val="0"/>
        </w:rPr>
        <w:t xml:space="preserve">1.1.1 MQTT-SN and MQTT </w:t>
      </w:r>
      <w:r w:rsidDel="00000000" w:rsidR="00000000" w:rsidRPr="00000000">
        <w:rPr>
          <w:rtl w:val="0"/>
        </w:rPr>
        <w:t xml:space="preserve">Differences</w:t>
      </w:r>
      <w:r w:rsidDel="00000000" w:rsidR="00000000" w:rsidRPr="00000000">
        <w:rPr>
          <w:rtl w:val="0"/>
        </w:rPr>
      </w:r>
    </w:p>
    <w:p w:rsidR="00000000" w:rsidDel="00000000" w:rsidP="00000000" w:rsidRDefault="00000000" w:rsidRPr="00000000" w14:paraId="0000012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26">
      <w:pPr>
        <w:numPr>
          <w:ilvl w:val="0"/>
          <w:numId w:val="16"/>
        </w:numPr>
        <w:ind w:left="432"/>
        <w:rPr>
          <w:rFonts w:ascii="Arial" w:cs="Arial" w:eastAsia="Arial" w:hAnsi="Arial"/>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27">
      <w:pPr>
        <w:numPr>
          <w:ilvl w:val="0"/>
          <w:numId w:val="16"/>
        </w:numPr>
        <w:ind w:left="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28">
      <w:pPr>
        <w:numPr>
          <w:ilvl w:val="0"/>
          <w:numId w:val="16"/>
        </w:numPr>
        <w:ind w:left="432"/>
        <w:rPr>
          <w:rFonts w:ascii="Arial" w:cs="Arial" w:eastAsia="Arial" w:hAnsi="Arial"/>
        </w:rPr>
      </w:pPr>
      <w:r w:rsidDel="00000000" w:rsidR="00000000" w:rsidRPr="00000000">
        <w:rPr>
          <w:rFonts w:ascii="Arial" w:cs="Arial" w:eastAsia="Arial" w:hAnsi="Arial"/>
          <w:rtl w:val="0"/>
        </w:rPr>
        <w:t xml:space="preserve">If the network supports broadcast, Gateway discovery can be implemented, otherwise the Gateway addresses must be configured in the nodes.</w:t>
      </w:r>
    </w:p>
    <w:p w:rsidR="00000000" w:rsidDel="00000000" w:rsidP="00000000" w:rsidRDefault="00000000" w:rsidRPr="00000000" w14:paraId="00000129">
      <w:pPr>
        <w:numPr>
          <w:ilvl w:val="0"/>
          <w:numId w:val="16"/>
        </w:numPr>
        <w:ind w:left="432"/>
        <w:rPr>
          <w:rFonts w:ascii="Arial" w:cs="Arial" w:eastAsia="Arial" w:hAnsi="Arial"/>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2A">
      <w:pPr>
        <w:numPr>
          <w:ilvl w:val="0"/>
          <w:numId w:val="16"/>
        </w:numPr>
        <w:ind w:left="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2B">
      <w:pPr>
        <w:numPr>
          <w:ilvl w:val="0"/>
          <w:numId w:val="16"/>
        </w:numPr>
        <w:ind w:left="432"/>
        <w:rPr>
          <w:rFonts w:ascii="Arial" w:cs="Arial" w:eastAsia="Arial" w:hAnsi="Arial"/>
        </w:rPr>
      </w:pPr>
      <w:r w:rsidDel="00000000" w:rsidR="00000000" w:rsidRPr="00000000">
        <w:rPr>
          <w:rFonts w:ascii="Arial" w:cs="Arial" w:eastAsia="Arial" w:hAnsi="Arial"/>
          <w:rtl w:val="0"/>
        </w:rPr>
        <w:t xml:space="preserve">A new Quality of Service level (</w:t>
      </w:r>
      <w:sdt>
        <w:sdtPr>
          <w:tag w:val="goog_rdk_2"/>
        </w:sdtPr>
        <w:sdtContent>
          <w:ins w:author="davide.lenzarini@u-blox.com" w:id="0" w:date="2024-02-15T17:32:01Z">
            <w:r w:rsidDel="00000000" w:rsidR="00000000" w:rsidRPr="00000000">
              <w:rPr>
                <w:rFonts w:ascii="Arial" w:cs="Arial" w:eastAsia="Arial" w:hAnsi="Arial"/>
                <w:rtl w:val="0"/>
              </w:rPr>
              <w:t xml:space="preserve">WITH</w:t>
            </w:r>
          </w:ins>
        </w:sdtContent>
      </w:sdt>
      <w:r w:rsidDel="00000000" w:rsidR="00000000" w:rsidRPr="00000000">
        <w:rPr>
          <w:rFonts w:ascii="Arial" w:cs="Arial" w:eastAsia="Arial" w:hAnsi="Arial"/>
          <w:rtl w:val="0"/>
        </w:rPr>
        <w:t xml:space="preserve">OUT </w:t>
      </w:r>
      <w:sdt>
        <w:sdtPr>
          <w:tag w:val="goog_rdk_3"/>
        </w:sdtPr>
        <w:sdtContent>
          <w:del w:author="davide.lenzarini@u-blox.com" w:id="1" w:date="2024-02-06T13:23:23Z">
            <w:r w:rsidDel="00000000" w:rsidR="00000000" w:rsidRPr="00000000">
              <w:rPr>
                <w:rFonts w:ascii="Arial" w:cs="Arial" w:eastAsia="Arial" w:hAnsi="Arial"/>
                <w:rtl w:val="0"/>
              </w:rPr>
              <w:delText xml:space="preserve">OF </w:delText>
            </w:r>
          </w:del>
        </w:sdtContent>
      </w:sdt>
      <w:sdt>
        <w:sdtPr>
          <w:tag w:val="goog_rdk_4"/>
        </w:sdtPr>
        <w:sdtContent>
          <w:ins w:author="davide.lenzarini@u-blox.com" w:id="1" w:date="2024-02-06T13:23:23Z">
            <w:r w:rsidDel="00000000" w:rsidR="00000000" w:rsidRPr="00000000">
              <w:rPr>
                <w:rFonts w:ascii="Arial" w:cs="Arial" w:eastAsia="Arial" w:hAnsi="Arial"/>
                <w:rtl w:val="0"/>
              </w:rPr>
              <w:t xml:space="preserve">SESSION</w:t>
            </w:r>
          </w:ins>
        </w:sdtContent>
      </w:sdt>
      <w:sdt>
        <w:sdtPr>
          <w:tag w:val="goog_rdk_5"/>
        </w:sdtPr>
        <w:sdtContent>
          <w:del w:author="davide.lenzarini@u-blox.com" w:id="1" w:date="2024-02-06T13:23:23Z">
            <w:r w:rsidDel="00000000" w:rsidR="00000000" w:rsidRPr="00000000">
              <w:rPr>
                <w:rFonts w:ascii="Arial" w:cs="Arial" w:eastAsia="Arial" w:hAnsi="Arial"/>
                <w:rtl w:val="0"/>
              </w:rPr>
              <w:delText xml:space="preserve">BAND</w:delText>
            </w:r>
          </w:del>
        </w:sdtContent>
      </w:sdt>
      <w:r w:rsidDel="00000000" w:rsidR="00000000" w:rsidRPr="00000000">
        <w:rPr>
          <w:rFonts w:ascii="Arial" w:cs="Arial" w:eastAsia="Arial" w:hAnsi="Arial"/>
          <w:rtl w:val="0"/>
        </w:rPr>
        <w:t xml:space="preserve">) is introduced in MQTT-SN, allowing devices to publish without a GW session having been established.</w:t>
      </w:r>
    </w:p>
    <w:p w:rsidR="00000000" w:rsidDel="00000000" w:rsidP="00000000" w:rsidRDefault="00000000" w:rsidRPr="00000000" w14:paraId="0000012C">
      <w:pPr>
        <w:numPr>
          <w:ilvl w:val="0"/>
          <w:numId w:val="16"/>
        </w:numPr>
        <w:ind w:left="432"/>
        <w:rPr>
          <w:rFonts w:ascii="Arial" w:cs="Arial" w:eastAsia="Arial" w:hAnsi="Arial"/>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2D">
      <w:pPr>
        <w:numPr>
          <w:ilvl w:val="0"/>
          <w:numId w:val="16"/>
        </w:numPr>
        <w:ind w:left="432"/>
        <w:rPr>
          <w:rFonts w:ascii="Arial" w:cs="Arial" w:eastAsia="Arial" w:hAnsi="Arial"/>
        </w:rPr>
      </w:pPr>
      <w:r w:rsidDel="00000000" w:rsidR="00000000" w:rsidRPr="00000000">
        <w:rPr>
          <w:rFonts w:ascii="Arial" w:cs="Arial" w:eastAsia="Arial" w:hAnsi="Arial"/>
          <w:rtl w:val="0"/>
        </w:rPr>
        <w:t xml:space="preserve">MQTT-SN introduced the Protection packet for message-based security based on symmetric cryptography. </w:t>
      </w:r>
      <w:r w:rsidDel="00000000" w:rsidR="00000000" w:rsidRPr="00000000">
        <w:rPr>
          <w:rtl w:val="0"/>
        </w:rPr>
      </w:r>
    </w:p>
    <w:p w:rsidR="00000000" w:rsidDel="00000000" w:rsidP="00000000" w:rsidRDefault="00000000" w:rsidRPr="00000000" w14:paraId="0000012E">
      <w:pPr>
        <w:pStyle w:val="Heading2"/>
        <w:ind w:left="0" w:hanging="45"/>
        <w:rPr/>
      </w:pPr>
      <w:bookmarkStart w:colFirst="0" w:colLast="0" w:name="_heading=h.v5qicb1pcnem" w:id="8"/>
      <w:bookmarkEnd w:id="8"/>
      <w:r w:rsidDel="00000000" w:rsidR="00000000" w:rsidRPr="00000000">
        <w:rPr>
          <w:rtl w:val="0"/>
        </w:rPr>
        <w:t xml:space="preserve">1.2 Changes from earlier Versions</w:t>
      </w:r>
    </w:p>
    <w:p w:rsidR="00000000" w:rsidDel="00000000" w:rsidP="00000000" w:rsidRDefault="00000000" w:rsidRPr="00000000" w14:paraId="0000012F">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0">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pStyle w:val="Heading3"/>
        <w:rPr>
          <w:rFonts w:ascii="Arial" w:cs="Arial" w:eastAsia="Arial" w:hAnsi="Arial"/>
        </w:rPr>
      </w:pPr>
      <w:bookmarkStart w:colFirst="0" w:colLast="0" w:name="_heading=h.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3">
      <w:pPr>
        <w:rPr>
          <w:rFonts w:ascii="Arial" w:cs="Arial" w:eastAsia="Arial" w:hAnsi="Arial"/>
        </w:rPr>
      </w:pPr>
      <w:sdt>
        <w:sdtPr>
          <w:tag w:val="goog_rdk_6"/>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4">
      <w:pPr>
        <w:pStyle w:val="Heading3"/>
        <w:ind w:left="0" w:firstLine="0"/>
        <w:rPr/>
      </w:pPr>
      <w:bookmarkStart w:colFirst="0" w:colLast="0" w:name="_heading=h.msufoaw194p2" w:id="10"/>
      <w:bookmarkEnd w:id="10"/>
      <w:r w:rsidDel="00000000" w:rsidR="00000000" w:rsidRPr="00000000">
        <w:rPr>
          <w:rtl w:val="0"/>
        </w:rPr>
      </w:r>
    </w:p>
    <w:p w:rsidR="00000000" w:rsidDel="00000000" w:rsidP="00000000" w:rsidRDefault="00000000" w:rsidRPr="00000000" w14:paraId="00000135">
      <w:pPr>
        <w:pStyle w:val="Heading2"/>
        <w:ind w:left="0" w:firstLine="0"/>
        <w:rPr>
          <w:rFonts w:ascii="Arial" w:cs="Arial" w:eastAsia="Arial" w:hAnsi="Arial"/>
        </w:rPr>
      </w:pPr>
      <w:bookmarkStart w:colFirst="0" w:colLast="0" w:name="_heading=h.4d34og8" w:id="11"/>
      <w:bookmarkEnd w:id="11"/>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2"/>
      <w:bookmarkEnd w:id="12"/>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2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D">
      <w:pPr>
        <w:pStyle w:val="Heading2"/>
        <w:ind w:left="0" w:firstLine="0"/>
        <w:rPr>
          <w:rFonts w:ascii="Arial" w:cs="Arial" w:eastAsia="Arial" w:hAnsi="Arial"/>
        </w:rPr>
      </w:pPr>
      <w:bookmarkStart w:colFirst="0" w:colLast="0" w:name="_heading=h.17dp8vu" w:id="13"/>
      <w:bookmarkEnd w:id="13"/>
      <w:r w:rsidDel="00000000" w:rsidR="00000000" w:rsidRPr="00000000">
        <w:rPr>
          <w:rFonts w:ascii="Arial" w:cs="Arial" w:eastAsia="Arial" w:hAnsi="Arial"/>
          <w:rtl w:val="0"/>
        </w:rPr>
        <w:t xml:space="preserve">1.4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3E">
      <w:pPr>
        <w:spacing w:after="240" w:before="240" w:lineRule="auto"/>
        <w:rPr>
          <w:rFonts w:ascii="Arial" w:cs="Arial" w:eastAsia="Arial" w:hAnsi="Arial"/>
          <w:b w:val="1"/>
        </w:rPr>
      </w:pPr>
      <w:bookmarkStart w:colFirst="0" w:colLast="0" w:name="_heading=h.3rdcrjn" w:id="14"/>
      <w:bookmarkEnd w:id="14"/>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3F">
      <w:pPr>
        <w:rPr>
          <w:rFonts w:ascii="Arial" w:cs="Arial" w:eastAsia="Arial" w:hAnsi="Arial"/>
          <w:b w:val="1"/>
        </w:rPr>
      </w:pPr>
      <w:bookmarkStart w:colFirst="0" w:colLast="0" w:name="_heading=h.26in1rg" w:id="15"/>
      <w:bookmarkEnd w:id="15"/>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1">
      <w:pPr>
        <w:rPr>
          <w:rFonts w:ascii="Arial" w:cs="Arial" w:eastAsia="Arial" w:hAnsi="Arial"/>
        </w:rPr>
      </w:pPr>
      <w:r w:rsidDel="00000000" w:rsidR="00000000" w:rsidRPr="00000000">
        <w:rPr>
          <w:rtl w:val="0"/>
        </w:rPr>
      </w:r>
    </w:p>
    <w:bookmarkStart w:colFirst="0" w:colLast="0" w:name="bookmark=id.lnxbz9" w:id="16"/>
    <w:bookmarkEnd w:id="16"/>
    <w:p w:rsidR="00000000" w:rsidDel="00000000" w:rsidP="00000000" w:rsidRDefault="00000000" w:rsidRPr="00000000" w14:paraId="00000142">
      <w:pPr>
        <w:rPr>
          <w:rFonts w:ascii="Arial" w:cs="Arial" w:eastAsia="Arial" w:hAnsi="Arial"/>
          <w:b w:val="1"/>
        </w:rPr>
      </w:pPr>
      <w:bookmarkStart w:colFirst="0" w:colLast="0" w:name="_heading=h.35nkun2" w:id="17"/>
      <w:bookmarkEnd w:id="17"/>
      <w:r w:rsidDel="00000000" w:rsidR="00000000" w:rsidRPr="00000000">
        <w:rPr>
          <w:rFonts w:ascii="Arial" w:cs="Arial" w:eastAsia="Arial" w:hAnsi="Arial"/>
          <w:b w:val="1"/>
          <w:rtl w:val="0"/>
        </w:rPr>
        <w:t xml:space="preserve">Client:</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4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4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49">
      <w:pPr>
        <w:rPr>
          <w:rFonts w:ascii="Arial" w:cs="Arial" w:eastAsia="Arial" w:hAnsi="Arial"/>
          <w:b w:val="1"/>
        </w:rPr>
      </w:pPr>
      <w:r w:rsidDel="00000000" w:rsidR="00000000" w:rsidRPr="00000000">
        <w:rPr>
          <w:rtl w:val="0"/>
        </w:rPr>
      </w:r>
    </w:p>
    <w:p w:rsidR="00000000" w:rsidDel="00000000" w:rsidP="00000000" w:rsidRDefault="00000000" w:rsidRPr="00000000" w14:paraId="0000014A">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A program or device accepting MQTT-SN protocol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Clients. A Gateway:</w:t>
      </w:r>
    </w:p>
    <w:p w:rsidR="00000000" w:rsidDel="00000000" w:rsidP="00000000" w:rsidRDefault="00000000" w:rsidRPr="00000000" w14:paraId="000001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2">
      <w:pPr>
        <w:rPr>
          <w:rFonts w:ascii="Arial" w:cs="Arial" w:eastAsia="Arial" w:hAnsi="Arial"/>
          <w:b w:val="1"/>
        </w:rPr>
      </w:pPr>
      <w:r w:rsidDel="00000000" w:rsidR="00000000" w:rsidRPr="00000000">
        <w:rPr>
          <w:rtl w:val="0"/>
        </w:rPr>
      </w:r>
    </w:p>
    <w:p w:rsidR="00000000" w:rsidDel="00000000" w:rsidP="00000000" w:rsidRDefault="00000000" w:rsidRPr="00000000" w14:paraId="00000153">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5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5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bookmarkStart w:colFirst="0" w:colLast="0" w:name="_heading=h.1ksv4uv" w:id="18"/>
      <w:bookmarkEnd w:id="18"/>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5C">
      <w:pPr>
        <w:rPr>
          <w:rFonts w:ascii="Arial" w:cs="Arial" w:eastAsia="Arial" w:hAnsi="Arial"/>
          <w:sz w:val="18"/>
          <w:szCs w:val="18"/>
        </w:rPr>
      </w:pPr>
      <w:r w:rsidDel="00000000" w:rsidR="00000000" w:rsidRPr="00000000">
        <w:rPr>
          <w:rFonts w:ascii="Arial" w:cs="Arial" w:eastAsia="Arial" w:hAnsi="Arial"/>
          <w:sz w:val="19"/>
          <w:szCs w:val="19"/>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b w:val="1"/>
          <w:rtl w:val="0"/>
        </w:rPr>
        <w:t xml:space="preserve">Unicast:</w:t>
      </w: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A one-to-one transmission from a Client to a Gateway or from a Gateway to a Client.</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b w:val="1"/>
        </w:rPr>
      </w:pPr>
      <w:r w:rsidDel="00000000" w:rsidR="00000000" w:rsidRPr="00000000">
        <w:rPr>
          <w:rFonts w:ascii="Arial" w:cs="Arial" w:eastAsia="Arial" w:hAnsi="Arial"/>
          <w:b w:val="1"/>
          <w:rtl w:val="0"/>
        </w:rPr>
        <w:t xml:space="preserve">Broadcast:</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A one-to-many transmission from a Client or from a Gateway that is not destined respectively for a specific Gateway or Client. In case the IP protocol stack is used, this definition includes both the broadcast addressing and the multicast addressing schemes. </w:t>
      </w:r>
    </w:p>
    <w:p w:rsidR="00000000" w:rsidDel="00000000" w:rsidP="00000000" w:rsidRDefault="00000000" w:rsidRPr="00000000" w14:paraId="00000163">
      <w:pPr>
        <w:rPr>
          <w:rFonts w:ascii="Arial" w:cs="Arial" w:eastAsia="Arial" w:hAnsi="Arial"/>
          <w:b w:val="1"/>
        </w:rPr>
      </w:pPr>
      <w:r w:rsidDel="00000000" w:rsidR="00000000" w:rsidRPr="00000000">
        <w:rPr>
          <w:rtl w:val="0"/>
        </w:rPr>
      </w:r>
    </w:p>
    <w:p w:rsidR="00000000" w:rsidDel="00000000" w:rsidP="00000000" w:rsidRDefault="00000000" w:rsidRPr="00000000" w14:paraId="00000164">
      <w:pPr>
        <w:rPr>
          <w:rFonts w:ascii="Arial" w:cs="Arial" w:eastAsia="Arial" w:hAnsi="Arial"/>
          <w:b w:val="1"/>
        </w:rPr>
      </w:pPr>
      <w:r w:rsidDel="00000000" w:rsidR="00000000" w:rsidRPr="00000000">
        <w:rPr>
          <w:rFonts w:ascii="Arial" w:cs="Arial" w:eastAsia="Arial" w:hAnsi="Arial"/>
          <w:b w:val="1"/>
          <w:rtl w:val="0"/>
        </w:rPr>
        <w:t xml:space="preserve">Transport Layer:</w:t>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The transmission protocol used to send and receive the MQTT-SN packets, for example UDP/IP.</w:t>
      </w:r>
    </w:p>
    <w:p w:rsidR="00000000" w:rsidDel="00000000" w:rsidP="00000000" w:rsidRDefault="00000000" w:rsidRPr="00000000" w14:paraId="00000166">
      <w:pPr>
        <w:rPr>
          <w:rFonts w:ascii="Arial" w:cs="Arial" w:eastAsia="Arial" w:hAnsi="Arial"/>
          <w:b w:val="1"/>
        </w:rPr>
      </w:pPr>
      <w:r w:rsidDel="00000000" w:rsidR="00000000" w:rsidRPr="00000000">
        <w:rPr>
          <w:rtl w:val="0"/>
        </w:rPr>
      </w:r>
    </w:p>
    <w:p w:rsidR="00000000" w:rsidDel="00000000" w:rsidP="00000000" w:rsidRDefault="00000000" w:rsidRPr="00000000" w14:paraId="00000167">
      <w:pPr>
        <w:rPr>
          <w:rFonts w:ascii="Arial" w:cs="Arial" w:eastAsia="Arial" w:hAnsi="Arial"/>
          <w:b w:val="1"/>
        </w:rPr>
      </w:pPr>
      <w:r w:rsidDel="00000000" w:rsidR="00000000" w:rsidRPr="00000000">
        <w:rPr>
          <w:rFonts w:ascii="Arial" w:cs="Arial" w:eastAsia="Arial" w:hAnsi="Arial"/>
          <w:b w:val="1"/>
          <w:rtl w:val="0"/>
        </w:rPr>
        <w:t xml:space="preserve">Virtual Connection:</w:t>
      </w:r>
    </w:p>
    <w:sdt>
      <w:sdtPr>
        <w:tag w:val="goog_rdk_10"/>
      </w:sdtPr>
      <w:sdtContent>
        <w:p w:rsidR="00000000" w:rsidDel="00000000" w:rsidP="00000000" w:rsidRDefault="00000000" w:rsidRPr="00000000" w14:paraId="00000168">
          <w:pPr>
            <w:rPr>
              <w:ins w:author="Ian Craggs" w:id="2" w:date="2024-03-07T15:45:18Z"/>
              <w:rFonts w:ascii="Arial" w:cs="Arial" w:eastAsia="Arial" w:hAnsi="Arial"/>
            </w:rPr>
          </w:pPr>
          <w:sdt>
            <w:sdtPr>
              <w:tag w:val="goog_rdk_8"/>
            </w:sdtPr>
            <w:sdtContent>
              <w:del w:author="Ian Craggs" w:id="2" w:date="2024-03-07T15:45:18Z">
                <w:r w:rsidDel="00000000" w:rsidR="00000000" w:rsidRPr="00000000">
                  <w:rPr>
                    <w:rFonts w:ascii="Arial" w:cs="Arial" w:eastAsia="Arial" w:hAnsi="Arial"/>
                    <w:rtl w:val="0"/>
                  </w:rPr>
                  <w:delText xml:space="preserve">Carries the MQTT-SN data between a Client and a Gateway.</w:delText>
                </w:r>
              </w:del>
            </w:sdtContent>
          </w:sdt>
          <w:sdt>
            <w:sdtPr>
              <w:tag w:val="goog_rdk_9"/>
            </w:sdtPr>
            <w:sdtContent>
              <w:ins w:author="Ian Craggs" w:id="2" w:date="2024-03-07T15:45:18Z">
                <w:r w:rsidDel="00000000" w:rsidR="00000000" w:rsidRPr="00000000">
                  <w:rPr>
                    <w:rFonts w:ascii="Arial" w:cs="Arial" w:eastAsia="Arial" w:hAnsi="Arial"/>
                    <w:rtl w:val="0"/>
                  </w:rPr>
                  <w:t xml:space="preserve">A virtual connection is the concept equivalent to the TCP connection in MQTT. </w:t>
                </w:r>
              </w:ins>
            </w:sdtContent>
          </w:sdt>
        </w:p>
      </w:sdtContent>
    </w:sdt>
    <w:sdt>
      <w:sdtPr>
        <w:tag w:val="goog_rdk_12"/>
      </w:sdtPr>
      <w:sdtContent>
        <w:p w:rsidR="00000000" w:rsidDel="00000000" w:rsidP="00000000" w:rsidRDefault="00000000" w:rsidRPr="00000000" w14:paraId="00000169">
          <w:pPr>
            <w:rPr>
              <w:ins w:author="Ian Craggs" w:id="2" w:date="2024-03-07T15:45:18Z"/>
              <w:rFonts w:ascii="Arial" w:cs="Arial" w:eastAsia="Arial" w:hAnsi="Arial"/>
            </w:rPr>
          </w:pPr>
          <w:sdt>
            <w:sdtPr>
              <w:tag w:val="goog_rdk_11"/>
            </w:sdtPr>
            <w:sdtContent>
              <w:ins w:author="Ian Craggs" w:id="2" w:date="2024-03-07T15:45:18Z">
                <w:r w:rsidDel="00000000" w:rsidR="00000000" w:rsidRPr="00000000">
                  <w:rPr>
                    <w:rtl w:val="0"/>
                  </w:rPr>
                </w:r>
              </w:ins>
            </w:sdtContent>
          </w:sdt>
        </w:p>
      </w:sdtContent>
    </w:sdt>
    <w:p w:rsidR="00000000" w:rsidDel="00000000" w:rsidP="00000000" w:rsidRDefault="00000000" w:rsidRPr="00000000" w14:paraId="0000016A">
      <w:pPr>
        <w:rPr>
          <w:rFonts w:ascii="Arial" w:cs="Arial" w:eastAsia="Arial" w:hAnsi="Arial"/>
        </w:rPr>
      </w:pPr>
      <w:sdt>
        <w:sdtPr>
          <w:tag w:val="goog_rdk_13"/>
        </w:sdtPr>
        <w:sdtContent>
          <w:ins w:author="Ian Craggs" w:id="2" w:date="2024-03-07T15:45:18Z">
            <w:r w:rsidDel="00000000" w:rsidR="00000000" w:rsidRPr="00000000">
              <w:rPr>
                <w:rFonts w:ascii="Arial" w:cs="Arial" w:eastAsia="Arial" w:hAnsi="Arial"/>
                <w:rtl w:val="0"/>
              </w:rPr>
              <w:t xml:space="preserve">It allows clients and servers to </w:t>
            </w:r>
          </w:ins>
        </w:sdtContent>
      </w:sdt>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Fonts w:ascii="Arial" w:cs="Arial" w:eastAsia="Arial" w:hAnsi="Arial"/>
          <w:rtl w:val="0"/>
        </w:rPr>
        <w:t xml:space="preserve">Refer to section 3.2 Networks &amp; Transport Layers for informative examples.</w:t>
      </w:r>
      <w:r w:rsidDel="00000000" w:rsidR="00000000" w:rsidRPr="00000000">
        <w:rPr>
          <w:rtl w:val="0"/>
        </w:rPr>
      </w:r>
    </w:p>
    <w:p w:rsidR="00000000" w:rsidDel="00000000" w:rsidP="00000000" w:rsidRDefault="00000000" w:rsidRPr="00000000" w14:paraId="0000016C">
      <w:pPr>
        <w:rPr>
          <w:rFonts w:ascii="Arial" w:cs="Arial" w:eastAsia="Arial" w:hAnsi="Arial"/>
          <w:b w:val="1"/>
        </w:rPr>
      </w:pPr>
      <w:r w:rsidDel="00000000" w:rsidR="00000000" w:rsidRPr="00000000">
        <w:rPr>
          <w:rtl w:val="0"/>
        </w:rPr>
      </w:r>
    </w:p>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7A">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bookmarkStart w:colFirst="0" w:colLast="0" w:name="_heading=h.44sinio" w:id="19"/>
      <w:bookmarkEnd w:id="19"/>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(twenty nine) different types of MQTT-SN Control Packet, for example the PUBLISH packet is used to convey Application Messages.</w:t>
      </w:r>
    </w:p>
    <w:p w:rsidR="00000000" w:rsidDel="00000000" w:rsidP="00000000" w:rsidRDefault="00000000" w:rsidRPr="00000000" w14:paraId="0000017E">
      <w:pPr>
        <w:rPr>
          <w:rFonts w:ascii="Arial" w:cs="Arial" w:eastAsia="Arial" w:hAnsi="Arial"/>
          <w:b w:val="1"/>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0">
      <w:pPr>
        <w:rPr>
          <w:rFonts w:ascii="Arial" w:cs="Arial" w:eastAsia="Arial" w:hAnsi="Arial"/>
          <w:color w:val="202124"/>
          <w:highlight w:val="white"/>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182">
      <w:pPr>
        <w:pStyle w:val="Heading2"/>
        <w:ind w:left="0" w:firstLine="0"/>
        <w:rPr/>
      </w:pPr>
      <w:bookmarkStart w:colFirst="0" w:colLast="0" w:name="_heading=h.2bn6wsx" w:id="20"/>
      <w:bookmarkEnd w:id="20"/>
      <w:r w:rsidDel="00000000" w:rsidR="00000000" w:rsidRPr="00000000">
        <w:rPr>
          <w:rtl w:val="0"/>
        </w:rPr>
        <w:t xml:space="preserve">1.4 </w:t>
      </w:r>
      <w:r w:rsidDel="00000000" w:rsidR="00000000" w:rsidRPr="00000000">
        <w:rPr>
          <w:rtl w:val="0"/>
        </w:rPr>
        <w:t xml:space="preserve">Data representation</w:t>
      </w:r>
    </w:p>
    <w:p w:rsidR="00000000" w:rsidDel="00000000" w:rsidP="00000000" w:rsidRDefault="00000000" w:rsidRPr="00000000" w14:paraId="00000183">
      <w:pPr>
        <w:pStyle w:val="Heading3"/>
        <w:ind w:left="0" w:firstLine="0"/>
        <w:rPr>
          <w:rFonts w:ascii="Arial" w:cs="Arial" w:eastAsia="Arial" w:hAnsi="Arial"/>
        </w:rPr>
      </w:pPr>
      <w:bookmarkStart w:colFirst="0" w:colLast="0" w:name="_heading=h.qsh70q" w:id="21"/>
      <w:bookmarkEnd w:id="21"/>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5">
      <w:pPr>
        <w:pStyle w:val="Heading3"/>
        <w:ind w:left="0" w:firstLine="0"/>
        <w:rPr>
          <w:rFonts w:ascii="Arial" w:cs="Arial" w:eastAsia="Arial" w:hAnsi="Arial"/>
        </w:rPr>
      </w:pPr>
      <w:bookmarkStart w:colFirst="0" w:colLast="0" w:name="_heading=h.3as4poj" w:id="22"/>
      <w:bookmarkEnd w:id="22"/>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7">
      <w:pPr>
        <w:pStyle w:val="Heading3"/>
        <w:ind w:left="0" w:firstLine="0"/>
        <w:rPr>
          <w:rFonts w:ascii="Arial" w:cs="Arial" w:eastAsia="Arial" w:hAnsi="Arial"/>
        </w:rPr>
      </w:pPr>
      <w:bookmarkStart w:colFirst="0" w:colLast="0" w:name="_heading=h.1pxezwc" w:id="23"/>
      <w:bookmarkEnd w:id="23"/>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49x2ik5" w:id="24"/>
      <w:bookmarkEnd w:id="24"/>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8A">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0">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1">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8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C">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8D">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8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1">
      <w:pPr>
        <w:rPr>
          <w:rFonts w:ascii="Arial" w:cs="Arial" w:eastAsia="Arial" w:hAnsi="Arial"/>
          <w:color w:val="000000"/>
        </w:rPr>
      </w:pPr>
      <w:r w:rsidDel="00000000" w:rsidR="00000000" w:rsidRPr="00000000">
        <w:rPr>
          <w:rtl w:val="0"/>
        </w:rPr>
      </w:r>
    </w:p>
    <w:p w:rsidR="00000000" w:rsidDel="00000000" w:rsidP="00000000" w:rsidRDefault="00000000" w:rsidRPr="00000000" w14:paraId="000001A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2">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3">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5">
      <w:pPr>
        <w:rPr>
          <w:rFonts w:ascii="Arial" w:cs="Arial" w:eastAsia="Arial" w:hAnsi="Arial"/>
          <w:color w:val="000000"/>
        </w:rPr>
      </w:pPr>
      <w:r w:rsidDel="00000000" w:rsidR="00000000" w:rsidRPr="00000000">
        <w:rPr>
          <w:rtl w:val="0"/>
        </w:rPr>
      </w:r>
    </w:p>
    <w:p w:rsidR="00000000" w:rsidDel="00000000" w:rsidP="00000000" w:rsidRDefault="00000000" w:rsidRPr="00000000" w14:paraId="000001A6">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7">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D">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E">
      <w:pPr>
        <w:ind w:left="540" w:firstLine="0"/>
        <w:rPr>
          <w:rFonts w:ascii="Arial" w:cs="Arial" w:eastAsia="Arial" w:hAnsi="Arial"/>
          <w:b w:val="1"/>
        </w:rPr>
      </w:pPr>
      <w:bookmarkStart w:colFirst="0" w:colLast="0" w:name="_heading=h.2p2csry" w:id="25"/>
      <w:bookmarkEnd w:id="25"/>
      <w:r w:rsidDel="00000000" w:rsidR="00000000" w:rsidRPr="00000000">
        <w:rPr>
          <w:rFonts w:ascii="Arial" w:cs="Arial" w:eastAsia="Arial" w:hAnsi="Arial"/>
          <w:b w:val="1"/>
          <w:rtl w:val="0"/>
        </w:rPr>
        <w:t xml:space="preserve">Informative</w:t>
      </w:r>
      <w:r w:rsidDel="00000000" w:rsidR="00000000" w:rsidRPr="00000000">
        <w:rPr>
          <w:rFonts w:ascii="Arial" w:cs="Arial" w:eastAsia="Arial" w:hAnsi="Arial"/>
          <w:b w:val="1"/>
          <w:rtl w:val="0"/>
        </w:rPr>
        <w:t xml:space="preserve"> example</w:t>
      </w:r>
    </w:p>
    <w:p w:rsidR="00000000" w:rsidDel="00000000" w:rsidP="00000000" w:rsidRDefault="00000000" w:rsidRPr="00000000" w14:paraId="000001AF">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14"/>
        </w:sdtPr>
        <w:sdtContent>
          <w:commentRangeStart w:id="3"/>
        </w:sdtContent>
      </w:sdt>
      <w:sdt>
        <w:sdtPr>
          <w:tag w:val="goog_rdk_15"/>
        </w:sdtPr>
        <w:sdtContent>
          <w:commentRangeStart w:id="4"/>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0">
      <w:pPr>
        <w:rPr>
          <w:rFonts w:ascii="Arial" w:cs="Arial" w:eastAsia="Arial" w:hAnsi="Arial"/>
        </w:rPr>
      </w:pPr>
      <w:bookmarkStart w:colFirst="0" w:colLast="0" w:name="_heading=h.147n2zr" w:id="26"/>
      <w:bookmarkEnd w:id="26"/>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1F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0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15">
      <w:pPr>
        <w:pStyle w:val="Heading1"/>
        <w:ind w:left="432" w:hanging="432"/>
        <w:rPr>
          <w:rFonts w:ascii="Arial" w:cs="Arial" w:eastAsia="Arial" w:hAnsi="Arial"/>
        </w:rPr>
      </w:pPr>
      <w:bookmarkStart w:colFirst="0" w:colLast="0" w:name="_heading=h.3o7alnk" w:id="27"/>
      <w:bookmarkEnd w:id="27"/>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MQTT-SN Control Packet format</w:t>
      </w:r>
    </w:p>
    <w:p w:rsidR="00000000" w:rsidDel="00000000" w:rsidP="00000000" w:rsidRDefault="00000000" w:rsidRPr="00000000" w14:paraId="00000216">
      <w:pPr>
        <w:pStyle w:val="Heading2"/>
        <w:ind w:left="0" w:firstLine="0"/>
        <w:rPr>
          <w:rFonts w:ascii="Arial" w:cs="Arial" w:eastAsia="Arial" w:hAnsi="Arial"/>
        </w:rPr>
      </w:pPr>
      <w:bookmarkStart w:colFirst="0" w:colLast="0" w:name="_heading=h.23ckvvd" w:id="28"/>
      <w:bookmarkEnd w:id="28"/>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1A">
      <w:pPr>
        <w:rPr>
          <w:rFonts w:ascii="Arial" w:cs="Arial" w:eastAsia="Arial" w:hAnsi="Arial"/>
        </w:rPr>
      </w:pPr>
      <w:bookmarkStart w:colFirst="0" w:colLast="0" w:name="_heading=h.ihv636" w:id="29"/>
      <w:bookmarkEnd w:id="29"/>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1C">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30"/>
      <w:bookmarkEnd w:id="30"/>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pStyle w:val="Heading3"/>
        <w:ind w:left="0" w:firstLine="0"/>
        <w:rPr>
          <w:rFonts w:ascii="Arial" w:cs="Arial" w:eastAsia="Arial" w:hAnsi="Arial"/>
        </w:rPr>
      </w:pPr>
      <w:bookmarkStart w:colFirst="0" w:colLast="0" w:name="_heading=h.1hmsyys" w:id="31"/>
      <w:bookmarkEnd w:id="31"/>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2">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3">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4">
            <w:pPr>
              <w:jc w:val="center"/>
              <w:rPr>
                <w:rFonts w:ascii="Arial" w:cs="Arial" w:eastAsia="Arial" w:hAnsi="Arial"/>
              </w:rPr>
            </w:pPr>
            <w:bookmarkStart w:colFirst="0" w:colLast="0" w:name="_heading=h.41mghml" w:id="32"/>
            <w:bookmarkEnd w:id="32"/>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jc w:val="center"/>
              <w:rPr>
                <w:rFonts w:ascii="Arial" w:cs="Arial" w:eastAsia="Arial" w:hAnsi="Arial"/>
              </w:rPr>
            </w:pPr>
            <w:bookmarkStart w:colFirst="0" w:colLast="0" w:name="_heading=h.2grqrue" w:id="33"/>
            <w:bookmarkEnd w:id="33"/>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7">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29">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pStyle w:val="Heading3"/>
        <w:keepLines w:val="1"/>
        <w:spacing w:after="145" w:before="0" w:line="259" w:lineRule="auto"/>
        <w:ind w:left="0" w:firstLine="0"/>
        <w:rPr>
          <w:rFonts w:ascii="Arial" w:cs="Arial" w:eastAsia="Arial" w:hAnsi="Arial"/>
        </w:rPr>
      </w:pPr>
      <w:bookmarkStart w:colFirst="0" w:colLast="0" w:name="_heading=h.vx1227" w:id="34"/>
      <w:bookmarkEnd w:id="34"/>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37">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38">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3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3A">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3B">
      <w:pPr>
        <w:ind w:right="4" w:firstLine="583"/>
        <w:rPr>
          <w:rFonts w:ascii="Arial" w:cs="Arial" w:eastAsia="Arial" w:hAnsi="Arial"/>
          <w:b w:val="1"/>
        </w:rPr>
      </w:pPr>
      <w:bookmarkStart w:colFirst="0" w:colLast="0" w:name="_heading=h.3fwokq0" w:id="35"/>
      <w:bookmarkEnd w:id="35"/>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3C">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3D">
      <w:pPr>
        <w:pStyle w:val="Heading3"/>
        <w:keepLines w:val="1"/>
        <w:spacing w:after="145" w:before="0" w:line="259" w:lineRule="auto"/>
        <w:ind w:left="0" w:right="4" w:firstLine="0"/>
        <w:rPr>
          <w:rFonts w:ascii="Arial" w:cs="Arial" w:eastAsia="Arial" w:hAnsi="Arial"/>
        </w:rPr>
      </w:pPr>
      <w:bookmarkStart w:colFirst="0" w:colLast="0" w:name="_heading=h.1v1yuxt" w:id="36"/>
      <w:bookmarkEnd w:id="36"/>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3F">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0">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1">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3">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Gateway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rtl w:val="0"/>
              </w:rPr>
              <w:t xml:space="preserve">Client </w:t>
            </w:r>
            <w:r w:rsidDel="00000000" w:rsidR="00000000" w:rsidRPr="00000000">
              <w:rPr>
                <w:rFonts w:ascii="Arial" w:cs="Arial" w:eastAsia="Arial" w:hAnsi="Arial"/>
                <w:rtl w:val="0"/>
              </w:rPr>
              <w:t xml:space="preserve">broadcast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B">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ind w:left="0" w:firstLine="0"/>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color w:val="666666"/>
              </w:rPr>
            </w:pPr>
            <w:r w:rsidDel="00000000" w:rsidR="00000000" w:rsidRPr="00000000">
              <w:rPr>
                <w:rFonts w:ascii="Arial" w:cs="Arial" w:eastAsia="Arial" w:hAnsi="Arial"/>
                <w:color w:val="666666"/>
                <w:rtl w:val="0"/>
              </w:rPr>
              <w:t xml:space="preserve">0x06-0x09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PUBLISH-OUT-OF </w:t>
            </w:r>
            <w:sdt>
              <w:sdtPr>
                <w:tag w:val="goog_rdk_16"/>
              </w:sdtPr>
              <w:sdtContent>
                <w:ins w:author="davide.lenzarini@u-blox.com" w:id="3" w:date="2024-02-06T13:24:06Z">
                  <w:r w:rsidDel="00000000" w:rsidR="00000000" w:rsidRPr="00000000">
                    <w:rPr>
                      <w:rFonts w:ascii="Arial" w:cs="Arial" w:eastAsia="Arial" w:hAnsi="Arial"/>
                      <w:b w:val="1"/>
                      <w:rtl w:val="0"/>
                    </w:rPr>
                    <w:t xml:space="preserve">SESSION</w:t>
                  </w:r>
                </w:ins>
              </w:sdtContent>
            </w:sdt>
            <w:sdt>
              <w:sdtPr>
                <w:tag w:val="goog_rdk_17"/>
              </w:sdtPr>
              <w:sdtContent>
                <w:del w:author="davide.lenzarini@u-blox.com" w:id="3" w:date="2024-02-06T13:24:06Z">
                  <w:r w:rsidDel="00000000" w:rsidR="00000000" w:rsidRPr="00000000">
                    <w:rPr>
                      <w:rFonts w:ascii="Arial" w:cs="Arial" w:eastAsia="Arial" w:hAnsi="Arial"/>
                      <w:b w:val="1"/>
                      <w:rtl w:val="0"/>
                    </w:rPr>
                    <w:delText xml:space="preserve">BAND</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Publish packet for out of </w:t>
            </w:r>
            <w:sdt>
              <w:sdtPr>
                <w:tag w:val="goog_rdk_18"/>
              </w:sdtPr>
              <w:sdtContent>
                <w:del w:author="davide.lenzarini@u-blox.com" w:id="4" w:date="2024-02-06T13:24:32Z">
                  <w:r w:rsidDel="00000000" w:rsidR="00000000" w:rsidRPr="00000000">
                    <w:rPr>
                      <w:rFonts w:ascii="Arial" w:cs="Arial" w:eastAsia="Arial" w:hAnsi="Arial"/>
                      <w:rtl w:val="0"/>
                    </w:rPr>
                    <w:delText xml:space="preserve">band</w:delText>
                  </w:r>
                </w:del>
              </w:sdtContent>
            </w:sdt>
            <w:sdt>
              <w:sdtPr>
                <w:tag w:val="goog_rdk_19"/>
              </w:sdtPr>
              <w:sdtContent>
                <w:ins w:author="davide.lenzarini@u-blox.com" w:id="4" w:date="2024-02-06T13:24:32Z">
                  <w:r w:rsidDel="00000000" w:rsidR="00000000" w:rsidRPr="00000000">
                    <w:rPr>
                      <w:rFonts w:ascii="Arial" w:cs="Arial" w:eastAsia="Arial" w:hAnsi="Arial"/>
                      <w:rtl w:val="0"/>
                    </w:rPr>
                    <w:t xml:space="preserve"> a session</w:t>
                  </w:r>
                </w:ins>
              </w:sdtContent>
            </w:sdt>
            <w:r w:rsidDel="00000000" w:rsidR="00000000" w:rsidRPr="00000000">
              <w:rPr>
                <w:rFonts w:ascii="Arial" w:cs="Arial" w:eastAsia="Arial" w:hAnsi="Arial"/>
                <w:rtl w:val="0"/>
              </w:rPr>
              <w:t xml:space="preserve"> messages which </w:t>
            </w:r>
            <w:sdt>
              <w:sdtPr>
                <w:tag w:val="goog_rdk_20"/>
              </w:sdtPr>
              <w:sdtContent>
                <w:del w:author="davide.lenzarini@u-blox.com" w:id="5" w:date="2024-02-06T13:24:43Z">
                  <w:r w:rsidDel="00000000" w:rsidR="00000000" w:rsidRPr="00000000">
                    <w:rPr>
                      <w:rFonts w:ascii="Arial" w:cs="Arial" w:eastAsia="Arial" w:hAnsi="Arial"/>
                      <w:rtl w:val="0"/>
                    </w:rPr>
                    <w:delText xml:space="preserve">need </w:delText>
                  </w:r>
                </w:del>
              </w:sdtContent>
            </w:sdt>
            <w:r w:rsidDel="00000000" w:rsidR="00000000" w:rsidRPr="00000000">
              <w:rPr>
                <w:rFonts w:ascii="Arial" w:cs="Arial" w:eastAsia="Arial" w:hAnsi="Arial"/>
                <w:rtl w:val="0"/>
              </w:rPr>
              <w:t xml:space="preserve">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rPr>
            </w:pPr>
            <w:r w:rsidDel="00000000" w:rsidR="00000000" w:rsidRPr="00000000">
              <w:rPr>
                <w:rFonts w:ascii="Arial" w:cs="Arial" w:eastAsia="Arial" w:hAnsi="Arial"/>
                <w:b w:val="1"/>
                <w:rtl w:val="0"/>
              </w:rPr>
              <w:t xml:space="preserve">FORWARDER</w:t>
            </w:r>
            <w:sdt>
              <w:sdtPr>
                <w:tag w:val="goog_rdk_21"/>
              </w:sdtPr>
              <w:sdtContent>
                <w:ins w:author="davide.lenzarini@u-blox.com" w:id="6" w:date="2024-03-14T13:48:57Z">
                  <w:r w:rsidDel="00000000" w:rsidR="00000000" w:rsidRPr="00000000">
                    <w:rPr>
                      <w:rFonts w:ascii="Arial" w:cs="Arial" w:eastAsia="Arial" w:hAnsi="Arial"/>
                      <w:b w:val="1"/>
                      <w:rtl w:val="0"/>
                    </w:rPr>
                    <w:t xml:space="preserve"> </w:t>
                  </w:r>
                </w:ins>
              </w:sdtContent>
            </w:sdt>
            <w:r w:rsidDel="00000000" w:rsidR="00000000" w:rsidRPr="00000000">
              <w:rPr>
                <w:rFonts w:ascii="Arial" w:cs="Arial" w:eastAsia="Arial" w:hAnsi="Arial"/>
                <w:b w:val="1"/>
                <w:rtl w:val="0"/>
              </w:rPr>
              <w:t xml:space="preserve">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rPr>
            </w:pPr>
            <w:r w:rsidDel="00000000" w:rsidR="00000000" w:rsidRPr="00000000">
              <w:rPr>
                <w:rFonts w:ascii="Arial" w:cs="Arial" w:eastAsia="Arial" w:hAnsi="Arial"/>
                <w:b w:val="1"/>
                <w:rtl w:val="0"/>
              </w:rPr>
              <w:t xml:space="preserve">PROTECTION</w:t>
            </w:r>
            <w:sdt>
              <w:sdtPr>
                <w:tag w:val="goog_rdk_22"/>
              </w:sdtPr>
              <w:sdtContent>
                <w:ins w:author="davide.lenzarini@u-blox.com" w:id="7" w:date="2024-03-14T13:49:00Z">
                  <w:r w:rsidDel="00000000" w:rsidR="00000000" w:rsidRPr="00000000">
                    <w:rPr>
                      <w:rFonts w:ascii="Arial" w:cs="Arial" w:eastAsia="Arial" w:hAnsi="Arial"/>
                      <w:b w:val="1"/>
                      <w:rtl w:val="0"/>
                    </w:rPr>
                    <w:t xml:space="preserve"> ENCAPSULATION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B8">
      <w:pPr>
        <w:pStyle w:val="Heading2"/>
        <w:ind w:left="0" w:firstLine="0"/>
        <w:rPr>
          <w:rFonts w:ascii="Arial" w:cs="Arial" w:eastAsia="Arial" w:hAnsi="Arial"/>
        </w:rPr>
      </w:pPr>
      <w:bookmarkStart w:colFirst="0" w:colLast="0" w:name="_heading=h.19c6y18" w:id="37"/>
      <w:bookmarkEnd w:id="37"/>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B9">
      <w:pPr>
        <w:rPr>
          <w:rFonts w:ascii="Arial" w:cs="Arial" w:eastAsia="Arial" w:hAnsi="Arial"/>
        </w:rPr>
      </w:pPr>
      <w:bookmarkStart w:colFirst="0" w:colLast="0" w:name="_heading=h.3tbugp1" w:id="38"/>
      <w:bookmarkEnd w:id="38"/>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23"/>
        </w:sdtPr>
        <w:sdtContent>
          <w:commentRangeStart w:id="5"/>
        </w:sdtContent>
      </w:sdt>
      <w:r w:rsidDel="00000000" w:rsidR="00000000" w:rsidRPr="00000000">
        <w:rPr>
          <w:rFonts w:ascii="Arial" w:cs="Arial" w:eastAsia="Arial" w:hAnsi="Arial"/>
          <w:rtl w:val="0"/>
        </w:rPr>
        <w:t xml:space="preserve">MQTT-SN Control Packets that require a Packet Identifier are shown below</w:t>
      </w:r>
      <w:commentRangeEnd w:id="5"/>
      <w:r w:rsidDel="00000000" w:rsidR="00000000" w:rsidRPr="00000000">
        <w:commentReference w:id="5"/>
      </w:r>
      <w:r w:rsidDel="00000000" w:rsidR="00000000" w:rsidRPr="00000000">
        <w:rPr>
          <w:rFonts w:ascii="Arial" w:cs="Arial" w:eastAsia="Arial" w:hAnsi="Arial"/>
          <w:rtl w:val="0"/>
        </w:rPr>
        <w:t xml:space="preserve">:</w:t>
      </w:r>
    </w:p>
    <w:p w:rsidR="00000000" w:rsidDel="00000000" w:rsidP="00000000" w:rsidRDefault="00000000" w:rsidRPr="00000000" w14:paraId="000002BA">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PUBLISHOO</w:t>
            </w:r>
            <w:sdt>
              <w:sdtPr>
                <w:tag w:val="goog_rdk_24"/>
              </w:sdtPr>
              <w:sdtContent>
                <w:ins w:author="davide.lenzarini@u-blox.com" w:id="8" w:date="2024-02-06T13:28:11Z">
                  <w:r w:rsidDel="00000000" w:rsidR="00000000" w:rsidRPr="00000000">
                    <w:rPr>
                      <w:rFonts w:ascii="Arial" w:cs="Arial" w:eastAsia="Arial" w:hAnsi="Arial"/>
                      <w:rtl w:val="0"/>
                    </w:rPr>
                    <w:t xml:space="preserve">S</w:t>
                  </w:r>
                </w:ins>
              </w:sdtContent>
            </w:sdt>
            <w:sdt>
              <w:sdtPr>
                <w:tag w:val="goog_rdk_25"/>
              </w:sdtPr>
              <w:sdtContent>
                <w:del w:author="davide.lenzarini@u-blox.com" w:id="8" w:date="2024-02-06T13:28:11Z">
                  <w:r w:rsidDel="00000000" w:rsidR="00000000" w:rsidRPr="00000000">
                    <w:rPr>
                      <w:rFonts w:ascii="Arial" w:cs="Arial" w:eastAsia="Arial" w:hAnsi="Arial"/>
                      <w:rtl w:val="0"/>
                    </w:rPr>
                    <w:delText xml:space="preserve">B</w:delText>
                  </w:r>
                </w:del>
              </w:sdtContent>
            </w:sdt>
            <w:r w:rsidDel="00000000" w:rsidR="00000000" w:rsidRPr="00000000">
              <w:rPr>
                <w:rtl w:val="0"/>
              </w:rPr>
            </w:r>
          </w:p>
        </w:tc>
        <w:tc>
          <w:tcPr>
            <w:shd w:fill="auto" w:val="clea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7">
            <w:pPr>
              <w:rPr>
                <w:rFonts w:ascii="Arial" w:cs="Arial" w:eastAsia="Arial" w:hAnsi="Arial"/>
              </w:rPr>
            </w:pPr>
            <w:sdt>
              <w:sdtPr>
                <w:tag w:val="goog_rdk_27"/>
              </w:sdtPr>
              <w:sdtContent>
                <w:ins w:author="davide.lenzarini@u-blox.com" w:id="9" w:date="2024-03-14T13:49:32Z">
                  <w:r w:rsidDel="00000000" w:rsidR="00000000" w:rsidRPr="00000000">
                    <w:rPr>
                      <w:rFonts w:ascii="Arial" w:cs="Arial" w:eastAsia="Arial" w:hAnsi="Arial"/>
                      <w:rtl w:val="0"/>
                    </w:rPr>
                    <w:t xml:space="preserve">FORWARDER ENCAPSULATION</w:t>
                  </w:r>
                </w:ins>
              </w:sdtContent>
            </w:sdt>
            <w:sdt>
              <w:sdtPr>
                <w:tag w:val="goog_rdk_28"/>
              </w:sdtPr>
              <w:sdtContent>
                <w:del w:author="davide.lenzarini@u-blox.com" w:id="9" w:date="2024-03-14T13:49:32Z">
                  <w:r w:rsidDel="00000000" w:rsidR="00000000" w:rsidRPr="00000000">
                    <w:rPr>
                      <w:rFonts w:ascii="Arial" w:cs="Arial" w:eastAsia="Arial" w:hAnsi="Arial"/>
                      <w:rtl w:val="0"/>
                    </w:rPr>
                    <w:delText xml:space="preserve">Encapsulated Packet</w:delText>
                  </w:r>
                </w:del>
              </w:sdtContent>
            </w:sdt>
            <w:r w:rsidDel="00000000" w:rsidR="00000000" w:rsidRPr="00000000">
              <w:rPr>
                <w:rtl w:val="0"/>
              </w:rPr>
            </w:r>
          </w:p>
        </w:tc>
        <w:tc>
          <w:tcPr>
            <w:shd w:fill="auto" w:val="clear"/>
          </w:tcPr>
          <w:p w:rsidR="00000000" w:rsidDel="00000000" w:rsidP="00000000" w:rsidRDefault="00000000" w:rsidRPr="00000000" w14:paraId="000002E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PROTECTION</w:t>
            </w:r>
            <w:sdt>
              <w:sdtPr>
                <w:tag w:val="goog_rdk_29"/>
              </w:sdtPr>
              <w:sdtContent>
                <w:ins w:author="davide.lenzarini@u-blox.com" w:id="10" w:date="2024-03-14T13:49:12Z">
                  <w:r w:rsidDel="00000000" w:rsidR="00000000" w:rsidRPr="00000000">
                    <w:rPr>
                      <w:rFonts w:ascii="Arial" w:cs="Arial" w:eastAsia="Arial" w:hAnsi="Arial"/>
                      <w:rtl w:val="0"/>
                    </w:rPr>
                    <w:t xml:space="preserve"> ENCAPSULATION</w:t>
                  </w:r>
                </w:ins>
              </w:sdtContent>
            </w:sdt>
            <w:r w:rsidDel="00000000" w:rsidR="00000000" w:rsidRPr="00000000">
              <w:rPr>
                <w:rtl w:val="0"/>
              </w:rPr>
            </w:r>
          </w:p>
        </w:tc>
        <w:tc>
          <w:tcPr>
            <w:shd w:fill="auto" w:val="clear"/>
          </w:tcPr>
          <w:p w:rsidR="00000000" w:rsidDel="00000000" w:rsidP="00000000" w:rsidRDefault="00000000" w:rsidRPr="00000000" w14:paraId="000002E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2EC">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2ED">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EE">
      <w:pPr>
        <w:rPr>
          <w:rFonts w:ascii="Arial" w:cs="Arial" w:eastAsia="Arial" w:hAnsi="Arial"/>
          <w:color w:val="ff0000"/>
        </w:rPr>
      </w:pPr>
      <w:r w:rsidDel="00000000" w:rsidR="00000000" w:rsidRPr="00000000">
        <w:rPr>
          <w:rtl w:val="0"/>
        </w:rPr>
      </w:r>
    </w:p>
    <w:p w:rsidR="00000000" w:rsidDel="00000000" w:rsidP="00000000" w:rsidRDefault="00000000" w:rsidRPr="00000000" w14:paraId="000002EF">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F0">
      <w:pPr>
        <w:rPr>
          <w:rFonts w:ascii="Arial" w:cs="Arial" w:eastAsia="Arial" w:hAnsi="Arial"/>
        </w:rPr>
      </w:pPr>
      <w:r w:rsidDel="00000000" w:rsidR="00000000" w:rsidRPr="00000000">
        <w:rPr>
          <w:rtl w:val="0"/>
        </w:rPr>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w:t>
      </w:r>
      <w:sdt>
        <w:sdtPr>
          <w:tag w:val="goog_rdk_30"/>
        </w:sdtPr>
        <w:sdtContent>
          <w:ins w:author="davide.lenzarini@u-blox.com" w:id="11" w:date="2024-02-15T17:32:14Z">
            <w:r w:rsidDel="00000000" w:rsidR="00000000" w:rsidRPr="00000000">
              <w:rPr>
                <w:rFonts w:ascii="Arial" w:cs="Arial" w:eastAsia="Arial" w:hAnsi="Arial"/>
                <w:highlight w:val="yellow"/>
                <w:rtl w:val="0"/>
              </w:rPr>
              <w:t xml:space="preserve">WITH</w:t>
            </w:r>
          </w:ins>
        </w:sdtContent>
      </w:sdt>
      <w:r w:rsidDel="00000000" w:rsidR="00000000" w:rsidRPr="00000000">
        <w:rPr>
          <w:rFonts w:ascii="Arial" w:cs="Arial" w:eastAsia="Arial" w:hAnsi="Arial"/>
          <w:highlight w:val="yellow"/>
          <w:rtl w:val="0"/>
        </w:rPr>
        <w:t xml:space="preserve">OUT</w:t>
      </w:r>
      <w:sdt>
        <w:sdtPr>
          <w:tag w:val="goog_rdk_31"/>
        </w:sdtPr>
        <w:sdtContent>
          <w:del w:author="davide.lenzarini@u-blox.com" w:id="12" w:date="2024-02-15T17:32:17Z">
            <w:r w:rsidDel="00000000" w:rsidR="00000000" w:rsidRPr="00000000">
              <w:rPr>
                <w:rFonts w:ascii="Arial" w:cs="Arial" w:eastAsia="Arial" w:hAnsi="Arial"/>
                <w:highlight w:val="yellow"/>
                <w:rtl w:val="0"/>
              </w:rPr>
              <w:delText xml:space="preserve"> OF</w:delText>
            </w:r>
          </w:del>
        </w:sdtContent>
      </w:sdt>
      <w:r w:rsidDel="00000000" w:rsidR="00000000" w:rsidRPr="00000000">
        <w:rPr>
          <w:rFonts w:ascii="Arial" w:cs="Arial" w:eastAsia="Arial" w:hAnsi="Arial"/>
          <w:highlight w:val="yellow"/>
          <w:rtl w:val="0"/>
        </w:rPr>
        <w:t xml:space="preserve"> </w:t>
      </w:r>
      <w:sdt>
        <w:sdtPr>
          <w:tag w:val="goog_rdk_32"/>
        </w:sdtPr>
        <w:sdtContent>
          <w:ins w:author="davide.lenzarini@u-blox.com" w:id="13" w:date="2024-02-06T13:27:15Z">
            <w:r w:rsidDel="00000000" w:rsidR="00000000" w:rsidRPr="00000000">
              <w:rPr>
                <w:rFonts w:ascii="Arial" w:cs="Arial" w:eastAsia="Arial" w:hAnsi="Arial"/>
                <w:highlight w:val="yellow"/>
                <w:rtl w:val="0"/>
              </w:rPr>
              <w:t xml:space="preserve">SESSION</w:t>
            </w:r>
          </w:ins>
        </w:sdtContent>
      </w:sdt>
      <w:sdt>
        <w:sdtPr>
          <w:tag w:val="goog_rdk_33"/>
        </w:sdtPr>
        <w:sdtContent>
          <w:del w:author="davide.lenzarini@u-blox.com" w:id="13" w:date="2024-02-06T13:27:15Z">
            <w:r w:rsidDel="00000000" w:rsidR="00000000" w:rsidRPr="00000000">
              <w:rPr>
                <w:rFonts w:ascii="Arial" w:cs="Arial" w:eastAsia="Arial" w:hAnsi="Arial"/>
                <w:highlight w:val="yellow"/>
                <w:rtl w:val="0"/>
              </w:rPr>
              <w:delText xml:space="preserve">BAND</w:delText>
            </w:r>
          </w:del>
        </w:sdtContent>
      </w:sdt>
      <w:r w:rsidDel="00000000" w:rsidR="00000000" w:rsidRPr="00000000">
        <w:rPr>
          <w:rFonts w:ascii="Arial" w:cs="Arial" w:eastAsia="Arial" w:hAnsi="Arial"/>
          <w:highlight w:val="yellow"/>
          <w:rtl w:val="0"/>
        </w:rPr>
        <w:t xml:space="preserve">)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2F2">
      <w:pPr>
        <w:rPr>
          <w:rFonts w:ascii="Arial" w:cs="Arial" w:eastAsia="Arial" w:hAnsi="Arial"/>
        </w:rPr>
      </w:pPr>
      <w:r w:rsidDel="00000000" w:rsidR="00000000" w:rsidRPr="00000000">
        <w:rPr>
          <w:rtl w:val="0"/>
        </w:rPr>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2F4">
      <w:pPr>
        <w:rPr>
          <w:rFonts w:ascii="Arial" w:cs="Arial" w:eastAsia="Arial" w:hAnsi="Arial"/>
        </w:rPr>
      </w:pPr>
      <w:r w:rsidDel="00000000" w:rsidR="00000000" w:rsidRPr="00000000">
        <w:rPr>
          <w:rtl w:val="0"/>
        </w:rPr>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2F6">
      <w:pPr>
        <w:rPr>
          <w:rFonts w:ascii="Arial" w:cs="Arial" w:eastAsia="Arial" w:hAnsi="Arial"/>
        </w:rPr>
      </w:pPr>
      <w:r w:rsidDel="00000000" w:rsidR="00000000" w:rsidRPr="00000000">
        <w:rPr>
          <w:rtl w:val="0"/>
        </w:rPr>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2F8">
      <w:pPr>
        <w:rPr>
          <w:rFonts w:ascii="Arial" w:cs="Arial" w:eastAsia="Arial" w:hAnsi="Arial"/>
        </w:rPr>
      </w:pP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2FC">
      <w:pPr>
        <w:rPr>
          <w:rFonts w:ascii="Arial" w:cs="Arial" w:eastAsia="Arial" w:hAnsi="Arial"/>
        </w:rPr>
      </w:pPr>
      <w:r w:rsidDel="00000000" w:rsidR="00000000" w:rsidRPr="00000000">
        <w:rPr>
          <w:rtl w:val="0"/>
        </w:rPr>
      </w:r>
    </w:p>
    <w:p w:rsidR="00000000" w:rsidDel="00000000" w:rsidP="00000000" w:rsidRDefault="00000000" w:rsidRPr="00000000" w14:paraId="000002F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FE">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2FF">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4"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1">
      <w:pPr>
        <w:rPr>
          <w:rFonts w:ascii="Arial" w:cs="Arial" w:eastAsia="Arial" w:hAnsi="Arial"/>
        </w:rPr>
      </w:pPr>
      <w:r w:rsidDel="00000000" w:rsidR="00000000" w:rsidRPr="00000000">
        <w:rPr>
          <w:rtl w:val="0"/>
        </w:rPr>
      </w:r>
    </w:p>
    <w:sdt>
      <w:sdtPr>
        <w:tag w:val="goog_rdk_37"/>
      </w:sdtPr>
      <w:sdtContent>
        <w:p w:rsidR="00000000" w:rsidDel="00000000" w:rsidP="00000000" w:rsidRDefault="00000000" w:rsidRPr="00000000" w14:paraId="00000302">
          <w:pPr>
            <w:pStyle w:val="Heading2"/>
            <w:ind w:left="0" w:firstLine="0"/>
            <w:rPr>
              <w:rPrChange w:author="Simon Johnson" w:id="14"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9"/>
          <w:bookmarkEnd w:id="39"/>
          <w:r w:rsidDel="00000000" w:rsidR="00000000" w:rsidRPr="00000000">
            <w:rPr>
              <w:rFonts w:ascii="Arial" w:cs="Arial" w:eastAsia="Arial" w:hAnsi="Arial"/>
              <w:rtl w:val="0"/>
            </w:rPr>
            <w:t xml:space="preserve">2.3 MQTT-SN Packet Fields</w:t>
          </w:r>
          <w:sdt>
            <w:sdtPr>
              <w:tag w:val="goog_rdk_34"/>
            </w:sdtPr>
            <w:sdtContent>
              <w:commentRangeStart w:id="6"/>
            </w:sdtContent>
          </w:sdt>
          <w:commentRangeEnd w:id="6"/>
          <w:r w:rsidDel="00000000" w:rsidR="00000000" w:rsidRPr="00000000">
            <w:commentReference w:id="6"/>
          </w:r>
          <w:sdt>
            <w:sdtPr>
              <w:tag w:val="goog_rdk_35"/>
            </w:sdtPr>
            <w:sdtContent>
              <w:commentRangeStart w:id="7"/>
            </w:sdtContent>
          </w:sdt>
          <w:commentRangeEnd w:id="7"/>
          <w:r w:rsidDel="00000000" w:rsidR="00000000" w:rsidRPr="00000000">
            <w:commentReference w:id="7"/>
          </w:r>
          <w:sdt>
            <w:sdtPr>
              <w:tag w:val="goog_rdk_36"/>
            </w:sdtPr>
            <w:sdtContent>
              <w:r w:rsidDel="00000000" w:rsidR="00000000" w:rsidRPr="00000000">
                <w:rPr>
                  <w:rtl w:val="0"/>
                </w:rPr>
              </w:r>
            </w:sdtContent>
          </w:sdt>
        </w:p>
      </w:sdtContent>
    </w:sdt>
    <w:p w:rsidR="00000000" w:rsidDel="00000000" w:rsidP="00000000" w:rsidRDefault="00000000" w:rsidRPr="00000000" w14:paraId="00000303">
      <w:pPr>
        <w:pStyle w:val="Heading3"/>
        <w:keepLines w:val="1"/>
        <w:spacing w:after="145" w:before="0" w:line="259" w:lineRule="auto"/>
        <w:ind w:left="0" w:right="4" w:firstLine="0"/>
        <w:rPr>
          <w:rFonts w:ascii="Arial" w:cs="Arial" w:eastAsia="Arial" w:hAnsi="Arial"/>
        </w:rPr>
      </w:pPr>
      <w:bookmarkStart w:colFirst="0" w:colLast="0" w:name="_heading=h.37m2jsg" w:id="40"/>
      <w:bookmarkEnd w:id="40"/>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0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05">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06">
      <w:pPr>
        <w:pStyle w:val="Heading3"/>
        <w:keepLines w:val="1"/>
        <w:spacing w:after="145" w:before="0" w:line="259" w:lineRule="auto"/>
        <w:ind w:left="0" w:right="4" w:firstLine="0"/>
        <w:rPr>
          <w:rFonts w:ascii="Arial" w:cs="Arial" w:eastAsia="Arial" w:hAnsi="Arial"/>
        </w:rPr>
      </w:pPr>
      <w:bookmarkStart w:colFirst="0" w:colLast="0" w:name="_heading=h.1mrcu09" w:id="41"/>
      <w:bookmarkEnd w:id="41"/>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07">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08">
      <w:pPr>
        <w:pStyle w:val="Heading3"/>
        <w:keepLines w:val="1"/>
        <w:spacing w:after="145" w:before="0" w:line="259" w:lineRule="auto"/>
        <w:ind w:left="0" w:right="4" w:firstLine="0"/>
        <w:rPr>
          <w:rFonts w:ascii="Arial" w:cs="Arial" w:eastAsia="Arial" w:hAnsi="Arial"/>
        </w:rPr>
      </w:pPr>
      <w:bookmarkStart w:colFirst="0" w:colLast="0" w:name="_heading=h.46r0co2" w:id="42"/>
      <w:bookmarkEnd w:id="42"/>
      <w:r w:rsidDel="00000000" w:rsidR="00000000" w:rsidRPr="00000000">
        <w:rPr>
          <w:rtl w:val="0"/>
        </w:rPr>
        <w:t xml:space="preserve">2.3.3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09">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0A">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0B">
      <w:pPr>
        <w:spacing w:after="9" w:lineRule="auto"/>
        <w:ind w:left="-5" w:right="4" w:firstLine="0"/>
        <w:rPr>
          <w:rFonts w:ascii="Arial" w:cs="Arial" w:eastAsia="Arial" w:hAnsi="Arial"/>
        </w:rPr>
      </w:pPr>
      <w:r w:rsidDel="00000000" w:rsidR="00000000" w:rsidRPr="00000000">
        <w:rPr>
          <w:rtl w:val="0"/>
        </w:rPr>
      </w:r>
    </w:p>
    <w:tbl>
      <w:tblPr>
        <w:tblStyle w:val="Table8"/>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0C">
            <w:pPr>
              <w:spacing w:after="9" w:lineRule="auto"/>
              <w:ind w:right="4"/>
              <w:jc w:val="center"/>
              <w:rPr>
                <w:rFonts w:ascii="Arial" w:cs="Arial" w:eastAsia="Arial" w:hAnsi="Arial"/>
              </w:rPr>
            </w:pPr>
            <w:bookmarkStart w:colFirst="0" w:colLast="0" w:name="_heading=h.2lwamvv" w:id="43"/>
            <w:bookmarkEnd w:id="43"/>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0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0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1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1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1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16">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17">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18">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1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1A">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1B">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1C">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1D">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1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1F">
            <w:pPr>
              <w:spacing w:after="9" w:lineRule="auto"/>
              <w:ind w:right="4"/>
              <w:rPr>
                <w:rFonts w:ascii="Arial" w:cs="Arial" w:eastAsia="Arial" w:hAnsi="Arial"/>
              </w:rPr>
            </w:pPr>
            <w:r w:rsidDel="00000000" w:rsidR="00000000" w:rsidRPr="00000000">
              <w:rPr>
                <w:rFonts w:ascii="Arial" w:cs="Arial" w:eastAsia="Arial" w:hAnsi="Arial"/>
                <w:rtl w:val="0"/>
              </w:rPr>
              <w:t xml:space="preserve">Close the connection normally. Do not send the Will Message.</w:t>
            </w:r>
          </w:p>
        </w:tc>
      </w:tr>
      <w:tr>
        <w:trPr>
          <w:cantSplit w:val="0"/>
          <w:trHeight w:val="778.9414062499999" w:hRule="atLeast"/>
          <w:tblHeader w:val="0"/>
        </w:trPr>
        <w:tc>
          <w:tcPr/>
          <w:p w:rsidR="00000000" w:rsidDel="00000000" w:rsidP="00000000" w:rsidRDefault="00000000" w:rsidRPr="00000000" w14:paraId="00000320">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1">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2">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23">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4">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25">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6">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27">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28">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2C">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2D">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B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B9">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B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C3">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due to an administrative action.</w:t>
            </w:r>
          </w:p>
        </w:tc>
      </w:tr>
      <w:tr>
        <w:trPr>
          <w:cantSplit w:val="0"/>
          <w:trHeight w:val="778.9414062499999" w:hRule="atLeast"/>
          <w:tblHeader w:val="0"/>
        </w:trPr>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153</w:t>
            </w:r>
            <w:r w:rsidDel="00000000" w:rsidR="00000000" w:rsidRPr="00000000">
              <w:rPr>
                <w:rtl w:val="0"/>
              </w:rPr>
            </w:r>
          </w:p>
        </w:tc>
        <w:tc>
          <w:tcPr/>
          <w:p w:rsidR="00000000" w:rsidDel="00000000" w:rsidP="00000000" w:rsidRDefault="00000000" w:rsidRPr="00000000" w14:paraId="000003C8">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C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C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C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CE">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D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D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D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D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D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E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E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3E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connection is closed because the connection rate is too high.</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connection has been exceeded.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sdt>
              <w:sdtPr>
                <w:tag w:val="goog_rdk_38"/>
              </w:sdtPr>
              <w:sdtContent>
                <w:ins w:author="davide.lenzarini@u-blox.com" w:id="15" w:date="2024-02-07T16:36:30Z">
                  <w:r w:rsidDel="00000000" w:rsidR="00000000" w:rsidRPr="00000000">
                    <w:rPr>
                      <w:rFonts w:ascii="Arial" w:cs="Arial" w:eastAsia="Arial" w:hAnsi="Arial"/>
                      <w:rtl w:val="0"/>
                    </w:rPr>
                    <w:t xml:space="preserve">2</w:t>
                  </w:r>
                </w:ins>
              </w:sdtContent>
            </w:sdt>
            <w:r w:rsidDel="00000000" w:rsidR="00000000" w:rsidRPr="00000000">
              <w:rPr>
                <w:rtl w:val="0"/>
              </w:rPr>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01">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03">
            <w:pPr>
              <w:keepNext w:val="1"/>
              <w:spacing w:after="9" w:lineRule="auto"/>
              <w:ind w:right="4"/>
              <w:rPr>
                <w:rFonts w:ascii="Arial" w:cs="Arial" w:eastAsia="Arial" w:hAnsi="Arial"/>
              </w:rPr>
            </w:pPr>
            <w:sdt>
              <w:sdtPr>
                <w:tag w:val="goog_rdk_40"/>
              </w:sdtPr>
              <w:sdtContent>
                <w:ins w:author="davide.lenzarini@u-blox.com" w:id="16" w:date="2024-02-07T16:38:04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08">
            <w:pPr>
              <w:keepNext w:val="1"/>
              <w:spacing w:after="9" w:lineRule="auto"/>
              <w:ind w:right="4"/>
              <w:rPr>
                <w:rFonts w:ascii="Arial" w:cs="Arial" w:eastAsia="Arial" w:hAnsi="Arial"/>
              </w:rPr>
            </w:pPr>
            <w:sdt>
              <w:sdtPr>
                <w:tag w:val="goog_rdk_42"/>
              </w:sdtPr>
              <w:sdtContent>
                <w:ins w:author="davide.lenzarini@u-blox.com" w:id="17" w:date="2024-02-07T16:38:14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0D">
            <w:pPr>
              <w:keepNext w:val="1"/>
              <w:spacing w:after="9" w:lineRule="auto"/>
              <w:ind w:right="4"/>
              <w:rPr>
                <w:rFonts w:ascii="Arial" w:cs="Arial" w:eastAsia="Arial" w:hAnsi="Arial"/>
              </w:rPr>
            </w:pPr>
            <w:sdt>
              <w:sdtPr>
                <w:tag w:val="goog_rdk_44"/>
              </w:sdtPr>
              <w:sdtContent>
                <w:ins w:author="davide.lenzarini@u-blox.com" w:id="18" w:date="2024-02-07T16:38:16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12">
            <w:pPr>
              <w:keepNext w:val="1"/>
              <w:spacing w:after="9" w:lineRule="auto"/>
              <w:ind w:right="4"/>
              <w:rPr>
                <w:rFonts w:ascii="Arial" w:cs="Arial" w:eastAsia="Arial" w:hAnsi="Arial"/>
              </w:rPr>
            </w:pPr>
            <w:sdt>
              <w:sdtPr>
                <w:tag w:val="goog_rdk_46"/>
              </w:sdtPr>
              <w:sdtContent>
                <w:ins w:author="davide.lenzarini@u-blox.com" w:id="19" w:date="2024-02-07T16:38:17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17">
            <w:pPr>
              <w:keepNext w:val="1"/>
              <w:spacing w:after="9" w:lineRule="auto"/>
              <w:ind w:right="4"/>
              <w:rPr>
                <w:rFonts w:ascii="Arial" w:cs="Arial" w:eastAsia="Arial" w:hAnsi="Arial"/>
              </w:rPr>
            </w:pPr>
            <w:sdt>
              <w:sdtPr>
                <w:tag w:val="goog_rdk_48"/>
              </w:sdtPr>
              <w:sdtContent>
                <w:ins w:author="davide.lenzarini@u-blox.com" w:id="20" w:date="2024-02-07T16:38:19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1C">
            <w:pPr>
              <w:keepNext w:val="1"/>
              <w:spacing w:after="9" w:lineRule="auto"/>
              <w:ind w:right="4"/>
              <w:rPr>
                <w:rFonts w:ascii="Arial" w:cs="Arial" w:eastAsia="Arial" w:hAnsi="Arial"/>
              </w:rPr>
            </w:pPr>
            <w:sdt>
              <w:sdtPr>
                <w:tag w:val="goog_rdk_50"/>
              </w:sdtPr>
              <w:sdtContent>
                <w:ins w:author="davide.lenzarini@u-blox.com" w:id="21" w:date="2024-02-07T16:38:20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1">
            <w:pPr>
              <w:keepNext w:val="1"/>
              <w:spacing w:after="9" w:lineRule="auto"/>
              <w:ind w:right="4"/>
              <w:rPr>
                <w:rFonts w:ascii="Arial" w:cs="Arial" w:eastAsia="Arial" w:hAnsi="Arial"/>
              </w:rPr>
            </w:pPr>
            <w:sdt>
              <w:sdtPr>
                <w:tag w:val="goog_rdk_52"/>
              </w:sdtPr>
              <w:sdtContent>
                <w:ins w:author="davide.lenzarini@u-blox.com" w:id="22" w:date="2024-02-07T16:38:21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24">
            <w:pPr>
              <w:spacing w:after="9" w:lineRule="auto"/>
              <w:ind w:right="4"/>
              <w:rPr>
                <w:rFonts w:ascii="Arial" w:cs="Arial" w:eastAsia="Arial" w:hAnsi="Arial"/>
              </w:rPr>
            </w:pPr>
            <w:sdt>
              <w:sdtPr>
                <w:tag w:val="goog_rdk_54"/>
              </w:sdtPr>
              <w:sdtContent>
                <w:ins w:author="davide.lenzarini@u-blox.com" w:id="23" w:date="2024-02-07T16:44:12Z">
                  <w:r w:rsidDel="00000000" w:rsidR="00000000" w:rsidRPr="00000000">
                    <w:rPr>
                      <w:rFonts w:ascii="Arial" w:cs="Arial" w:eastAsia="Arial" w:hAnsi="Arial"/>
                      <w:rtl w:val="0"/>
                    </w:rPr>
                    <w:t xml:space="preserve">SEARCHGW</w:t>
                  </w:r>
                </w:ins>
              </w:sdtContent>
            </w:sdt>
            <w:sdt>
              <w:sdtPr>
                <w:tag w:val="goog_rdk_55"/>
              </w:sdtPr>
              <w:sdtContent>
                <w:del w:author="davide.lenzarini@u-blox.com" w:id="23" w:date="2024-02-07T16:44:12Z">
                  <w:r w:rsidDel="00000000" w:rsidR="00000000" w:rsidRPr="00000000">
                    <w:rPr>
                      <w:rFonts w:ascii="Arial" w:cs="Arial" w:eastAsia="Arial" w:hAnsi="Arial"/>
                      <w:rtl w:val="0"/>
                    </w:rPr>
                    <w:delText xml:space="preserve">SearchGw</w:delText>
                  </w:r>
                </w:del>
              </w:sdtContent>
            </w:sdt>
            <w:r w:rsidDel="00000000" w:rsidR="00000000" w:rsidRPr="00000000">
              <w:rPr>
                <w:rFonts w:ascii="Arial" w:cs="Arial" w:eastAsia="Arial" w:hAnsi="Arial"/>
                <w:rtl w:val="0"/>
              </w:rPr>
              <w:t xml:space="preserve"> not supported</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6">
            <w:pPr>
              <w:keepNext w:val="1"/>
              <w:spacing w:after="9" w:lineRule="auto"/>
              <w:ind w:right="4"/>
              <w:rPr>
                <w:rFonts w:ascii="Arial" w:cs="Arial" w:eastAsia="Arial" w:hAnsi="Arial"/>
              </w:rPr>
            </w:pPr>
            <w:sdt>
              <w:sdtPr>
                <w:tag w:val="goog_rdk_57"/>
              </w:sdtPr>
              <w:sdtContent>
                <w:ins w:author="davide.lenzarini@u-blox.com" w:id="24" w:date="2024-02-07T16:38:22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sdt>
        <w:sdtPr>
          <w:tag w:val="goog_rdk_59"/>
        </w:sdtPr>
        <w:sdtContent>
          <w:tr>
            <w:trPr>
              <w:cantSplit w:val="0"/>
              <w:trHeight w:val="778.9414062499999" w:hRule="atLeast"/>
              <w:tblHeader w:val="0"/>
              <w:ins w:author="davide.lenzarini@u-blox.com" w:id="25" w:date="2024-02-07T16:37:28Z"/>
            </w:trPr>
            <w:tc>
              <w:tcPr/>
              <w:sdt>
                <w:sdtPr>
                  <w:tag w:val="goog_rdk_61"/>
                </w:sdtPr>
                <w:sdtContent>
                  <w:p w:rsidR="00000000" w:rsidDel="00000000" w:rsidP="00000000" w:rsidRDefault="00000000" w:rsidRPr="00000000" w14:paraId="00000427">
                    <w:pPr>
                      <w:spacing w:after="9" w:lineRule="auto"/>
                      <w:ind w:right="4"/>
                      <w:rPr>
                        <w:ins w:author="davide.lenzarini@u-blox.com" w:id="25" w:date="2024-02-07T16:37:28Z"/>
                        <w:rFonts w:ascii="Arial" w:cs="Arial" w:eastAsia="Arial" w:hAnsi="Arial"/>
                      </w:rPr>
                    </w:pPr>
                    <w:sdt>
                      <w:sdtPr>
                        <w:tag w:val="goog_rdk_60"/>
                      </w:sdtPr>
                      <w:sdtContent>
                        <w:ins w:author="davide.lenzarini@u-blox.com" w:id="25" w:date="2024-02-07T16:37:28Z">
                          <w:r w:rsidDel="00000000" w:rsidR="00000000" w:rsidRPr="00000000">
                            <w:rPr>
                              <w:rFonts w:ascii="Arial" w:cs="Arial" w:eastAsia="Arial" w:hAnsi="Arial"/>
                              <w:rtl w:val="0"/>
                            </w:rPr>
                            <w:t xml:space="preserve">245</w:t>
                          </w:r>
                        </w:ins>
                      </w:sdtContent>
                    </w:sdt>
                  </w:p>
                </w:sdtContent>
              </w:sdt>
            </w:tc>
            <w:tc>
              <w:tcPr/>
              <w:sdt>
                <w:sdtPr>
                  <w:tag w:val="goog_rdk_63"/>
                </w:sdtPr>
                <w:sdtContent>
                  <w:p w:rsidR="00000000" w:rsidDel="00000000" w:rsidP="00000000" w:rsidRDefault="00000000" w:rsidRPr="00000000" w14:paraId="00000428">
                    <w:pPr>
                      <w:spacing w:after="9" w:lineRule="auto"/>
                      <w:ind w:right="4"/>
                      <w:rPr>
                        <w:ins w:author="davide.lenzarini@u-blox.com" w:id="25" w:date="2024-02-07T16:37:28Z"/>
                        <w:rFonts w:ascii="Arial" w:cs="Arial" w:eastAsia="Arial" w:hAnsi="Arial"/>
                      </w:rPr>
                    </w:pPr>
                    <w:sdt>
                      <w:sdtPr>
                        <w:tag w:val="goog_rdk_62"/>
                      </w:sdtPr>
                      <w:sdtContent>
                        <w:ins w:author="davide.lenzarini@u-blox.com" w:id="25" w:date="2024-02-07T16:37:28Z">
                          <w:r w:rsidDel="00000000" w:rsidR="00000000" w:rsidRPr="00000000">
                            <w:rPr>
                              <w:rFonts w:ascii="Arial" w:cs="Arial" w:eastAsia="Arial" w:hAnsi="Arial"/>
                              <w:rtl w:val="0"/>
                            </w:rPr>
                            <w:t xml:space="preserve">0xF5</w:t>
                          </w:r>
                        </w:ins>
                      </w:sdtContent>
                    </w:sdt>
                  </w:p>
                </w:sdtContent>
              </w:sdt>
            </w:tc>
            <w:tc>
              <w:tcPr/>
              <w:sdt>
                <w:sdtPr>
                  <w:tag w:val="goog_rdk_65"/>
                </w:sdtPr>
                <w:sdtContent>
                  <w:p w:rsidR="00000000" w:rsidDel="00000000" w:rsidP="00000000" w:rsidRDefault="00000000" w:rsidRPr="00000000" w14:paraId="00000429">
                    <w:pPr>
                      <w:spacing w:after="9" w:lineRule="auto"/>
                      <w:ind w:right="4"/>
                      <w:rPr>
                        <w:ins w:author="davide.lenzarini@u-blox.com" w:id="25" w:date="2024-02-07T16:37:28Z"/>
                        <w:rFonts w:ascii="Arial" w:cs="Arial" w:eastAsia="Arial" w:hAnsi="Arial"/>
                      </w:rPr>
                    </w:pPr>
                    <w:sdt>
                      <w:sdtPr>
                        <w:tag w:val="goog_rdk_64"/>
                      </w:sdtPr>
                      <w:sdtContent>
                        <w:ins w:author="davide.lenzarini@u-blox.com" w:id="25"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67"/>
                </w:sdtPr>
                <w:sdtContent>
                  <w:p w:rsidR="00000000" w:rsidDel="00000000" w:rsidP="00000000" w:rsidRDefault="00000000" w:rsidRPr="00000000" w14:paraId="0000042A">
                    <w:pPr>
                      <w:keepNext w:val="1"/>
                      <w:spacing w:after="9" w:lineRule="auto"/>
                      <w:ind w:right="4"/>
                      <w:rPr>
                        <w:ins w:author="davide.lenzarini@u-blox.com" w:id="25" w:date="2024-02-07T16:37:28Z"/>
                        <w:rFonts w:ascii="Arial" w:cs="Arial" w:eastAsia="Arial" w:hAnsi="Arial"/>
                      </w:rPr>
                    </w:pPr>
                    <w:sdt>
                      <w:sdtPr>
                        <w:tag w:val="goog_rdk_66"/>
                      </w:sdtPr>
                      <w:sdtContent>
                        <w:ins w:author="davide.lenzarini@u-blox.com" w:id="25" w:date="2024-02-07T16:37:28Z">
                          <w:r w:rsidDel="00000000" w:rsidR="00000000" w:rsidRPr="00000000">
                            <w:rPr>
                              <w:rFonts w:ascii="Arial" w:cs="Arial" w:eastAsia="Arial" w:hAnsi="Arial"/>
                              <w:rtl w:val="0"/>
                            </w:rPr>
                            <w:t xml:space="preserve">DISCONNECT</w:t>
                          </w:r>
                        </w:ins>
                      </w:sdtContent>
                    </w:sdt>
                  </w:p>
                </w:sdtContent>
              </w:sdt>
            </w:tc>
            <w:tc>
              <w:tcPr/>
              <w:sdt>
                <w:sdtPr>
                  <w:tag w:val="goog_rdk_69"/>
                </w:sdtPr>
                <w:sdtContent>
                  <w:p w:rsidR="00000000" w:rsidDel="00000000" w:rsidP="00000000" w:rsidRDefault="00000000" w:rsidRPr="00000000" w14:paraId="0000042B">
                    <w:pPr>
                      <w:keepNext w:val="1"/>
                      <w:spacing w:after="9" w:lineRule="auto"/>
                      <w:ind w:right="4"/>
                      <w:rPr>
                        <w:ins w:author="davide.lenzarini@u-blox.com" w:id="25" w:date="2024-02-07T16:37:28Z"/>
                        <w:rFonts w:ascii="Arial" w:cs="Arial" w:eastAsia="Arial" w:hAnsi="Arial"/>
                      </w:rPr>
                    </w:pPr>
                    <w:sdt>
                      <w:sdtPr>
                        <w:tag w:val="goog_rdk_68"/>
                      </w:sdtPr>
                      <w:sdtContent>
                        <w:ins w:author="davide.lenzarini@u-blox.com" w:id="25"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70"/>
        </w:sdtPr>
        <w:sdtContent>
          <w:tr>
            <w:trPr>
              <w:cantSplit w:val="0"/>
              <w:trHeight w:val="778.9414062499999" w:hRule="atLeast"/>
              <w:tblHeader w:val="0"/>
              <w:ins w:author="davide.lenzarini@u-blox.com" w:id="25" w:date="2024-02-07T16:37:28Z"/>
            </w:trPr>
            <w:tc>
              <w:tcPr/>
              <w:sdt>
                <w:sdtPr>
                  <w:tag w:val="goog_rdk_72"/>
                </w:sdtPr>
                <w:sdtContent>
                  <w:p w:rsidR="00000000" w:rsidDel="00000000" w:rsidP="00000000" w:rsidRDefault="00000000" w:rsidRPr="00000000" w14:paraId="0000042C">
                    <w:pPr>
                      <w:spacing w:after="9" w:lineRule="auto"/>
                      <w:ind w:right="4"/>
                      <w:rPr>
                        <w:ins w:author="davide.lenzarini@u-blox.com" w:id="25" w:date="2024-02-07T16:37:28Z"/>
                        <w:rFonts w:ascii="Arial" w:cs="Arial" w:eastAsia="Arial" w:hAnsi="Arial"/>
                      </w:rPr>
                    </w:pPr>
                    <w:sdt>
                      <w:sdtPr>
                        <w:tag w:val="goog_rdk_71"/>
                      </w:sdtPr>
                      <w:sdtContent>
                        <w:ins w:author="davide.lenzarini@u-blox.com" w:id="25" w:date="2024-02-07T16:37:28Z">
                          <w:r w:rsidDel="00000000" w:rsidR="00000000" w:rsidRPr="00000000">
                            <w:rPr>
                              <w:rFonts w:ascii="Arial" w:cs="Arial" w:eastAsia="Arial" w:hAnsi="Arial"/>
                              <w:rtl w:val="0"/>
                            </w:rPr>
                            <w:t xml:space="preserve">246</w:t>
                          </w:r>
                        </w:ins>
                      </w:sdtContent>
                    </w:sdt>
                  </w:p>
                </w:sdtContent>
              </w:sdt>
            </w:tc>
            <w:tc>
              <w:tcPr/>
              <w:sdt>
                <w:sdtPr>
                  <w:tag w:val="goog_rdk_74"/>
                </w:sdtPr>
                <w:sdtContent>
                  <w:p w:rsidR="00000000" w:rsidDel="00000000" w:rsidP="00000000" w:rsidRDefault="00000000" w:rsidRPr="00000000" w14:paraId="0000042D">
                    <w:pPr>
                      <w:spacing w:after="9" w:lineRule="auto"/>
                      <w:ind w:right="4"/>
                      <w:rPr>
                        <w:ins w:author="davide.lenzarini@u-blox.com" w:id="25" w:date="2024-02-07T16:37:28Z"/>
                        <w:rFonts w:ascii="Arial" w:cs="Arial" w:eastAsia="Arial" w:hAnsi="Arial"/>
                      </w:rPr>
                    </w:pPr>
                    <w:sdt>
                      <w:sdtPr>
                        <w:tag w:val="goog_rdk_73"/>
                      </w:sdtPr>
                      <w:sdtContent>
                        <w:ins w:author="davide.lenzarini@u-blox.com" w:id="25" w:date="2024-02-07T16:37:28Z">
                          <w:r w:rsidDel="00000000" w:rsidR="00000000" w:rsidRPr="00000000">
                            <w:rPr>
                              <w:rFonts w:ascii="Arial" w:cs="Arial" w:eastAsia="Arial" w:hAnsi="Arial"/>
                              <w:rtl w:val="0"/>
                            </w:rPr>
                            <w:t xml:space="preserve">0xF6</w:t>
                          </w:r>
                        </w:ins>
                      </w:sdtContent>
                    </w:sdt>
                  </w:p>
                </w:sdtContent>
              </w:sdt>
            </w:tc>
            <w:tc>
              <w:tcPr/>
              <w:sdt>
                <w:sdtPr>
                  <w:tag w:val="goog_rdk_76"/>
                </w:sdtPr>
                <w:sdtContent>
                  <w:p w:rsidR="00000000" w:rsidDel="00000000" w:rsidP="00000000" w:rsidRDefault="00000000" w:rsidRPr="00000000" w14:paraId="0000042E">
                    <w:pPr>
                      <w:spacing w:after="9" w:lineRule="auto"/>
                      <w:ind w:right="4"/>
                      <w:rPr>
                        <w:ins w:author="davide.lenzarini@u-blox.com" w:id="25" w:date="2024-02-07T16:37:28Z"/>
                        <w:rFonts w:ascii="Arial" w:cs="Arial" w:eastAsia="Arial" w:hAnsi="Arial"/>
                      </w:rPr>
                    </w:pPr>
                    <w:sdt>
                      <w:sdtPr>
                        <w:tag w:val="goog_rdk_75"/>
                      </w:sdtPr>
                      <w:sdtContent>
                        <w:ins w:author="davide.lenzarini@u-blox.com" w:id="25"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78"/>
                </w:sdtPr>
                <w:sdtContent>
                  <w:p w:rsidR="00000000" w:rsidDel="00000000" w:rsidP="00000000" w:rsidRDefault="00000000" w:rsidRPr="00000000" w14:paraId="0000042F">
                    <w:pPr>
                      <w:keepNext w:val="1"/>
                      <w:spacing w:after="9" w:lineRule="auto"/>
                      <w:ind w:right="4"/>
                      <w:rPr>
                        <w:ins w:author="davide.lenzarini@u-blox.com" w:id="25" w:date="2024-02-07T16:37:28Z"/>
                        <w:rFonts w:ascii="Arial" w:cs="Arial" w:eastAsia="Arial" w:hAnsi="Arial"/>
                      </w:rPr>
                    </w:pPr>
                    <w:sdt>
                      <w:sdtPr>
                        <w:tag w:val="goog_rdk_77"/>
                      </w:sdtPr>
                      <w:sdtContent>
                        <w:ins w:author="davide.lenzarini@u-blox.com" w:id="25" w:date="2024-02-07T16:37:28Z">
                          <w:r w:rsidDel="00000000" w:rsidR="00000000" w:rsidRPr="00000000">
                            <w:rPr>
                              <w:rFonts w:ascii="Arial" w:cs="Arial" w:eastAsia="Arial" w:hAnsi="Arial"/>
                              <w:rtl w:val="0"/>
                            </w:rPr>
                            <w:t xml:space="preserve">DISCONNECT</w:t>
                          </w:r>
                        </w:ins>
                      </w:sdtContent>
                    </w:sdt>
                  </w:p>
                </w:sdtContent>
              </w:sdt>
            </w:tc>
            <w:tc>
              <w:tcPr/>
              <w:sdt>
                <w:sdtPr>
                  <w:tag w:val="goog_rdk_80"/>
                </w:sdtPr>
                <w:sdtContent>
                  <w:p w:rsidR="00000000" w:rsidDel="00000000" w:rsidP="00000000" w:rsidRDefault="00000000" w:rsidRPr="00000000" w14:paraId="00000430">
                    <w:pPr>
                      <w:keepNext w:val="1"/>
                      <w:spacing w:after="9" w:lineRule="auto"/>
                      <w:ind w:right="4"/>
                      <w:rPr>
                        <w:ins w:author="davide.lenzarini@u-blox.com" w:id="25" w:date="2024-02-07T16:37:28Z"/>
                        <w:rFonts w:ascii="Arial" w:cs="Arial" w:eastAsia="Arial" w:hAnsi="Arial"/>
                      </w:rPr>
                    </w:pPr>
                    <w:sdt>
                      <w:sdtPr>
                        <w:tag w:val="goog_rdk_79"/>
                      </w:sdtPr>
                      <w:sdtContent>
                        <w:ins w:author="davide.lenzarini@u-blox.com" w:id="25"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81"/>
        </w:sdtPr>
        <w:sdtContent>
          <w:tr>
            <w:trPr>
              <w:cantSplit w:val="0"/>
              <w:trHeight w:val="778.9414062499999" w:hRule="atLeast"/>
              <w:tblHeader w:val="0"/>
              <w:ins w:author="davide.lenzarini@u-blox.com" w:id="25" w:date="2024-02-07T16:37:28Z"/>
            </w:trPr>
            <w:tc>
              <w:tcPr/>
              <w:sdt>
                <w:sdtPr>
                  <w:tag w:val="goog_rdk_83"/>
                </w:sdtPr>
                <w:sdtContent>
                  <w:p w:rsidR="00000000" w:rsidDel="00000000" w:rsidP="00000000" w:rsidRDefault="00000000" w:rsidRPr="00000000" w14:paraId="00000431">
                    <w:pPr>
                      <w:spacing w:after="9" w:lineRule="auto"/>
                      <w:ind w:right="4"/>
                      <w:rPr>
                        <w:ins w:author="davide.lenzarini@u-blox.com" w:id="25" w:date="2024-02-07T16:37:28Z"/>
                        <w:rFonts w:ascii="Arial" w:cs="Arial" w:eastAsia="Arial" w:hAnsi="Arial"/>
                      </w:rPr>
                    </w:pPr>
                    <w:sdt>
                      <w:sdtPr>
                        <w:tag w:val="goog_rdk_82"/>
                      </w:sdtPr>
                      <w:sdtContent>
                        <w:ins w:author="davide.lenzarini@u-blox.com" w:id="25" w:date="2024-02-07T16:37:28Z">
                          <w:r w:rsidDel="00000000" w:rsidR="00000000" w:rsidRPr="00000000">
                            <w:rPr>
                              <w:rFonts w:ascii="Arial" w:cs="Arial" w:eastAsia="Arial" w:hAnsi="Arial"/>
                              <w:rtl w:val="0"/>
                            </w:rPr>
                            <w:t xml:space="preserve">247</w:t>
                          </w:r>
                        </w:ins>
                      </w:sdtContent>
                    </w:sdt>
                  </w:p>
                </w:sdtContent>
              </w:sdt>
            </w:tc>
            <w:tc>
              <w:tcPr/>
              <w:sdt>
                <w:sdtPr>
                  <w:tag w:val="goog_rdk_85"/>
                </w:sdtPr>
                <w:sdtContent>
                  <w:p w:rsidR="00000000" w:rsidDel="00000000" w:rsidP="00000000" w:rsidRDefault="00000000" w:rsidRPr="00000000" w14:paraId="00000432">
                    <w:pPr>
                      <w:spacing w:after="9" w:lineRule="auto"/>
                      <w:ind w:right="4"/>
                      <w:rPr>
                        <w:ins w:author="davide.lenzarini@u-blox.com" w:id="25" w:date="2024-02-07T16:37:28Z"/>
                        <w:rFonts w:ascii="Arial" w:cs="Arial" w:eastAsia="Arial" w:hAnsi="Arial"/>
                      </w:rPr>
                    </w:pPr>
                    <w:sdt>
                      <w:sdtPr>
                        <w:tag w:val="goog_rdk_84"/>
                      </w:sdtPr>
                      <w:sdtContent>
                        <w:ins w:author="davide.lenzarini@u-blox.com" w:id="25" w:date="2024-02-07T16:37:28Z">
                          <w:r w:rsidDel="00000000" w:rsidR="00000000" w:rsidRPr="00000000">
                            <w:rPr>
                              <w:rFonts w:ascii="Arial" w:cs="Arial" w:eastAsia="Arial" w:hAnsi="Arial"/>
                              <w:rtl w:val="0"/>
                            </w:rPr>
                            <w:t xml:space="preserve">0xF7</w:t>
                          </w:r>
                        </w:ins>
                      </w:sdtContent>
                    </w:sdt>
                  </w:p>
                </w:sdtContent>
              </w:sdt>
            </w:tc>
            <w:tc>
              <w:tcPr/>
              <w:sdt>
                <w:sdtPr>
                  <w:tag w:val="goog_rdk_87"/>
                </w:sdtPr>
                <w:sdtContent>
                  <w:p w:rsidR="00000000" w:rsidDel="00000000" w:rsidP="00000000" w:rsidRDefault="00000000" w:rsidRPr="00000000" w14:paraId="00000433">
                    <w:pPr>
                      <w:spacing w:after="9" w:lineRule="auto"/>
                      <w:ind w:right="4"/>
                      <w:rPr>
                        <w:ins w:author="davide.lenzarini@u-blox.com" w:id="25" w:date="2024-02-07T16:37:28Z"/>
                        <w:rFonts w:ascii="Arial" w:cs="Arial" w:eastAsia="Arial" w:hAnsi="Arial"/>
                      </w:rPr>
                    </w:pPr>
                    <w:sdt>
                      <w:sdtPr>
                        <w:tag w:val="goog_rdk_86"/>
                      </w:sdtPr>
                      <w:sdtContent>
                        <w:ins w:author="davide.lenzarini@u-blox.com" w:id="25" w:date="2024-02-07T16:37:28Z">
                          <w:r w:rsidDel="00000000" w:rsidR="00000000" w:rsidRPr="00000000">
                            <w:rPr>
                              <w:rFonts w:ascii="Arial" w:cs="Arial" w:eastAsia="Arial" w:hAnsi="Arial"/>
                              <w:rtl w:val="0"/>
                            </w:rPr>
                            <w:t xml:space="preserve">PUBLISH MINUS-1 not supported</w:t>
                          </w:r>
                        </w:ins>
                      </w:sdtContent>
                    </w:sdt>
                  </w:p>
                </w:sdtContent>
              </w:sdt>
            </w:tc>
            <w:tc>
              <w:tcPr/>
              <w:sdt>
                <w:sdtPr>
                  <w:tag w:val="goog_rdk_89"/>
                </w:sdtPr>
                <w:sdtContent>
                  <w:p w:rsidR="00000000" w:rsidDel="00000000" w:rsidP="00000000" w:rsidRDefault="00000000" w:rsidRPr="00000000" w14:paraId="00000434">
                    <w:pPr>
                      <w:keepNext w:val="1"/>
                      <w:spacing w:after="9" w:lineRule="auto"/>
                      <w:ind w:right="4"/>
                      <w:rPr>
                        <w:ins w:author="davide.lenzarini@u-blox.com" w:id="25" w:date="2024-02-07T16:37:28Z"/>
                        <w:rFonts w:ascii="Arial" w:cs="Arial" w:eastAsia="Arial" w:hAnsi="Arial"/>
                      </w:rPr>
                    </w:pPr>
                    <w:sdt>
                      <w:sdtPr>
                        <w:tag w:val="goog_rdk_88"/>
                      </w:sdtPr>
                      <w:sdtContent>
                        <w:ins w:author="davide.lenzarini@u-blox.com" w:id="25" w:date="2024-02-07T16:37:28Z">
                          <w:r w:rsidDel="00000000" w:rsidR="00000000" w:rsidRPr="00000000">
                            <w:rPr>
                              <w:rFonts w:ascii="Arial" w:cs="Arial" w:eastAsia="Arial" w:hAnsi="Arial"/>
                              <w:rtl w:val="0"/>
                            </w:rPr>
                            <w:t xml:space="preserve">DISCONNECT</w:t>
                          </w:r>
                        </w:ins>
                      </w:sdtContent>
                    </w:sdt>
                  </w:p>
                </w:sdtContent>
              </w:sdt>
            </w:tc>
            <w:tc>
              <w:tcPr/>
              <w:sdt>
                <w:sdtPr>
                  <w:tag w:val="goog_rdk_91"/>
                </w:sdtPr>
                <w:sdtContent>
                  <w:p w:rsidR="00000000" w:rsidDel="00000000" w:rsidP="00000000" w:rsidRDefault="00000000" w:rsidRPr="00000000" w14:paraId="00000435">
                    <w:pPr>
                      <w:keepNext w:val="1"/>
                      <w:spacing w:after="9" w:lineRule="auto"/>
                      <w:ind w:right="4"/>
                      <w:rPr>
                        <w:ins w:author="davide.lenzarini@u-blox.com" w:id="25" w:date="2024-02-07T16:37:28Z"/>
                        <w:rFonts w:ascii="Arial" w:cs="Arial" w:eastAsia="Arial" w:hAnsi="Arial"/>
                      </w:rPr>
                    </w:pPr>
                    <w:sdt>
                      <w:sdtPr>
                        <w:tag w:val="goog_rdk_90"/>
                      </w:sdtPr>
                      <w:sdtContent>
                        <w:ins w:author="davide.lenzarini@u-blox.com" w:id="25"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92"/>
        </w:sdtPr>
        <w:sdtContent>
          <w:tr>
            <w:trPr>
              <w:cantSplit w:val="0"/>
              <w:trHeight w:val="778.9414062499999" w:hRule="atLeast"/>
              <w:tblHeader w:val="0"/>
              <w:ins w:author="davide.lenzarini@u-blox.com" w:id="25" w:date="2024-02-07T16:37:28Z"/>
            </w:trPr>
            <w:tc>
              <w:tcPr/>
              <w:sdt>
                <w:sdtPr>
                  <w:tag w:val="goog_rdk_94"/>
                </w:sdtPr>
                <w:sdtContent>
                  <w:p w:rsidR="00000000" w:rsidDel="00000000" w:rsidP="00000000" w:rsidRDefault="00000000" w:rsidRPr="00000000" w14:paraId="00000436">
                    <w:pPr>
                      <w:spacing w:after="9" w:lineRule="auto"/>
                      <w:ind w:right="4"/>
                      <w:rPr>
                        <w:ins w:author="davide.lenzarini@u-blox.com" w:id="25" w:date="2024-02-07T16:37:28Z"/>
                        <w:rFonts w:ascii="Arial" w:cs="Arial" w:eastAsia="Arial" w:hAnsi="Arial"/>
                      </w:rPr>
                    </w:pPr>
                    <w:sdt>
                      <w:sdtPr>
                        <w:tag w:val="goog_rdk_93"/>
                      </w:sdtPr>
                      <w:sdtContent>
                        <w:ins w:author="davide.lenzarini@u-blox.com" w:id="25" w:date="2024-02-07T16:37:28Z">
                          <w:r w:rsidDel="00000000" w:rsidR="00000000" w:rsidRPr="00000000">
                            <w:rPr>
                              <w:rFonts w:ascii="Arial" w:cs="Arial" w:eastAsia="Arial" w:hAnsi="Arial"/>
                              <w:rtl w:val="0"/>
                            </w:rPr>
                            <w:t xml:space="preserve">248</w:t>
                          </w:r>
                        </w:ins>
                      </w:sdtContent>
                    </w:sdt>
                  </w:p>
                </w:sdtContent>
              </w:sdt>
            </w:tc>
            <w:tc>
              <w:tcPr/>
              <w:sdt>
                <w:sdtPr>
                  <w:tag w:val="goog_rdk_96"/>
                </w:sdtPr>
                <w:sdtContent>
                  <w:p w:rsidR="00000000" w:rsidDel="00000000" w:rsidP="00000000" w:rsidRDefault="00000000" w:rsidRPr="00000000" w14:paraId="00000437">
                    <w:pPr>
                      <w:spacing w:after="9" w:lineRule="auto"/>
                      <w:ind w:right="4"/>
                      <w:rPr>
                        <w:ins w:author="davide.lenzarini@u-blox.com" w:id="25" w:date="2024-02-07T16:37:28Z"/>
                        <w:rFonts w:ascii="Arial" w:cs="Arial" w:eastAsia="Arial" w:hAnsi="Arial"/>
                      </w:rPr>
                    </w:pPr>
                    <w:sdt>
                      <w:sdtPr>
                        <w:tag w:val="goog_rdk_95"/>
                      </w:sdtPr>
                      <w:sdtContent>
                        <w:ins w:author="davide.lenzarini@u-blox.com" w:id="25" w:date="2024-02-07T16:37:28Z">
                          <w:r w:rsidDel="00000000" w:rsidR="00000000" w:rsidRPr="00000000">
                            <w:rPr>
                              <w:rFonts w:ascii="Arial" w:cs="Arial" w:eastAsia="Arial" w:hAnsi="Arial"/>
                              <w:rtl w:val="0"/>
                            </w:rPr>
                            <w:t xml:space="preserve">0xF8</w:t>
                          </w:r>
                        </w:ins>
                      </w:sdtContent>
                    </w:sdt>
                  </w:p>
                </w:sdtContent>
              </w:sdt>
            </w:tc>
            <w:tc>
              <w:tcPr/>
              <w:sdt>
                <w:sdtPr>
                  <w:tag w:val="goog_rdk_98"/>
                </w:sdtPr>
                <w:sdtContent>
                  <w:p w:rsidR="00000000" w:rsidDel="00000000" w:rsidP="00000000" w:rsidRDefault="00000000" w:rsidRPr="00000000" w14:paraId="00000438">
                    <w:pPr>
                      <w:spacing w:after="9" w:lineRule="auto"/>
                      <w:ind w:right="4"/>
                      <w:rPr>
                        <w:ins w:author="davide.lenzarini@u-blox.com" w:id="25" w:date="2024-02-07T16:37:28Z"/>
                        <w:rFonts w:ascii="Arial" w:cs="Arial" w:eastAsia="Arial" w:hAnsi="Arial"/>
                      </w:rPr>
                    </w:pPr>
                    <w:sdt>
                      <w:sdtPr>
                        <w:tag w:val="goog_rdk_97"/>
                      </w:sdtPr>
                      <w:sdtContent>
                        <w:ins w:author="davide.lenzarini@u-blox.com" w:id="25"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100"/>
                </w:sdtPr>
                <w:sdtContent>
                  <w:p w:rsidR="00000000" w:rsidDel="00000000" w:rsidP="00000000" w:rsidRDefault="00000000" w:rsidRPr="00000000" w14:paraId="00000439">
                    <w:pPr>
                      <w:keepNext w:val="1"/>
                      <w:spacing w:after="9" w:lineRule="auto"/>
                      <w:ind w:right="4"/>
                      <w:rPr>
                        <w:ins w:author="davide.lenzarini@u-blox.com" w:id="25" w:date="2024-02-07T16:37:28Z"/>
                        <w:rFonts w:ascii="Arial" w:cs="Arial" w:eastAsia="Arial" w:hAnsi="Arial"/>
                      </w:rPr>
                    </w:pPr>
                    <w:sdt>
                      <w:sdtPr>
                        <w:tag w:val="goog_rdk_99"/>
                      </w:sdtPr>
                      <w:sdtContent>
                        <w:ins w:author="davide.lenzarini@u-blox.com" w:id="25"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102"/>
                </w:sdtPr>
                <w:sdtContent>
                  <w:p w:rsidR="00000000" w:rsidDel="00000000" w:rsidP="00000000" w:rsidRDefault="00000000" w:rsidRPr="00000000" w14:paraId="0000043A">
                    <w:pPr>
                      <w:keepNext w:val="1"/>
                      <w:spacing w:after="9" w:lineRule="auto"/>
                      <w:ind w:right="4"/>
                      <w:rPr>
                        <w:ins w:author="davide.lenzarini@u-blox.com" w:id="25" w:date="2024-02-07T16:37:28Z"/>
                        <w:rFonts w:ascii="Arial" w:cs="Arial" w:eastAsia="Arial" w:hAnsi="Arial"/>
                      </w:rPr>
                    </w:pPr>
                    <w:sdt>
                      <w:sdtPr>
                        <w:tag w:val="goog_rdk_101"/>
                      </w:sdtPr>
                      <w:sdtContent>
                        <w:ins w:author="davide.lenzarini@u-blox.com" w:id="25"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103"/>
        </w:sdtPr>
        <w:sdtContent>
          <w:tr>
            <w:trPr>
              <w:cantSplit w:val="0"/>
              <w:trHeight w:val="778.9414062499999" w:hRule="atLeast"/>
              <w:tblHeader w:val="0"/>
              <w:ins w:author="davide.lenzarini@u-blox.com" w:id="25" w:date="2024-02-07T16:37:28Z"/>
            </w:trPr>
            <w:tc>
              <w:tcPr/>
              <w:sdt>
                <w:sdtPr>
                  <w:tag w:val="goog_rdk_105"/>
                </w:sdtPr>
                <w:sdtContent>
                  <w:p w:rsidR="00000000" w:rsidDel="00000000" w:rsidP="00000000" w:rsidRDefault="00000000" w:rsidRPr="00000000" w14:paraId="0000043B">
                    <w:pPr>
                      <w:spacing w:after="9" w:lineRule="auto"/>
                      <w:ind w:right="4"/>
                      <w:rPr>
                        <w:ins w:author="davide.lenzarini@u-blox.com" w:id="25" w:date="2024-02-07T16:37:28Z"/>
                        <w:rFonts w:ascii="Arial" w:cs="Arial" w:eastAsia="Arial" w:hAnsi="Arial"/>
                      </w:rPr>
                    </w:pPr>
                    <w:sdt>
                      <w:sdtPr>
                        <w:tag w:val="goog_rdk_104"/>
                      </w:sdtPr>
                      <w:sdtContent>
                        <w:ins w:author="davide.lenzarini@u-blox.com" w:id="25" w:date="2024-02-07T16:37:28Z">
                          <w:r w:rsidDel="00000000" w:rsidR="00000000" w:rsidRPr="00000000">
                            <w:rPr>
                              <w:rFonts w:ascii="Arial" w:cs="Arial" w:eastAsia="Arial" w:hAnsi="Arial"/>
                              <w:rtl w:val="0"/>
                            </w:rPr>
                            <w:t xml:space="preserve">249-255</w:t>
                          </w:r>
                        </w:ins>
                      </w:sdtContent>
                    </w:sdt>
                  </w:p>
                </w:sdtContent>
              </w:sdt>
            </w:tc>
            <w:tc>
              <w:tcPr/>
              <w:sdt>
                <w:sdtPr>
                  <w:tag w:val="goog_rdk_107"/>
                </w:sdtPr>
                <w:sdtContent>
                  <w:p w:rsidR="00000000" w:rsidDel="00000000" w:rsidP="00000000" w:rsidRDefault="00000000" w:rsidRPr="00000000" w14:paraId="0000043C">
                    <w:pPr>
                      <w:spacing w:after="9" w:lineRule="auto"/>
                      <w:ind w:right="4"/>
                      <w:rPr>
                        <w:ins w:author="davide.lenzarini@u-blox.com" w:id="25" w:date="2024-02-07T16:37:28Z"/>
                        <w:rFonts w:ascii="Arial" w:cs="Arial" w:eastAsia="Arial" w:hAnsi="Arial"/>
                      </w:rPr>
                    </w:pPr>
                    <w:sdt>
                      <w:sdtPr>
                        <w:tag w:val="goog_rdk_106"/>
                      </w:sdtPr>
                      <w:sdtContent>
                        <w:ins w:author="davide.lenzarini@u-blox.com" w:id="25" w:date="2024-02-07T16:37:28Z">
                          <w:r w:rsidDel="00000000" w:rsidR="00000000" w:rsidRPr="00000000">
                            <w:rPr>
                              <w:rFonts w:ascii="Arial" w:cs="Arial" w:eastAsia="Arial" w:hAnsi="Arial"/>
                              <w:rtl w:val="0"/>
                            </w:rPr>
                            <w:t xml:space="preserve">0xF9-0xFF</w:t>
                          </w:r>
                        </w:ins>
                      </w:sdtContent>
                    </w:sdt>
                  </w:p>
                </w:sdtContent>
              </w:sdt>
            </w:tc>
            <w:tc>
              <w:tcPr/>
              <w:sdt>
                <w:sdtPr>
                  <w:tag w:val="goog_rdk_109"/>
                </w:sdtPr>
                <w:sdtContent>
                  <w:p w:rsidR="00000000" w:rsidDel="00000000" w:rsidP="00000000" w:rsidRDefault="00000000" w:rsidRPr="00000000" w14:paraId="0000043D">
                    <w:pPr>
                      <w:spacing w:after="9" w:lineRule="auto"/>
                      <w:ind w:right="4"/>
                      <w:rPr>
                        <w:ins w:author="davide.lenzarini@u-blox.com" w:id="25" w:date="2024-02-07T16:37:28Z"/>
                        <w:rFonts w:ascii="Arial" w:cs="Arial" w:eastAsia="Arial" w:hAnsi="Arial"/>
                      </w:rPr>
                    </w:pPr>
                    <w:sdt>
                      <w:sdtPr>
                        <w:tag w:val="goog_rdk_108"/>
                      </w:sdtPr>
                      <w:sdtContent>
                        <w:ins w:author="davide.lenzarini@u-blox.com" w:id="25"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111"/>
                </w:sdtPr>
                <w:sdtContent>
                  <w:p w:rsidR="00000000" w:rsidDel="00000000" w:rsidP="00000000" w:rsidRDefault="00000000" w:rsidRPr="00000000" w14:paraId="0000043E">
                    <w:pPr>
                      <w:keepNext w:val="1"/>
                      <w:spacing w:after="9" w:lineRule="auto"/>
                      <w:ind w:right="4"/>
                      <w:rPr>
                        <w:ins w:author="davide.lenzarini@u-blox.com" w:id="25" w:date="2024-02-07T16:37:28Z"/>
                        <w:rFonts w:ascii="Arial" w:cs="Arial" w:eastAsia="Arial" w:hAnsi="Arial"/>
                      </w:rPr>
                    </w:pPr>
                    <w:sdt>
                      <w:sdtPr>
                        <w:tag w:val="goog_rdk_110"/>
                      </w:sdtPr>
                      <w:sdtContent>
                        <w:ins w:author="davide.lenzarini@u-blox.com" w:id="25" w:date="2024-02-07T16:37:28Z">
                          <w:r w:rsidDel="00000000" w:rsidR="00000000" w:rsidRPr="00000000">
                            <w:rPr>
                              <w:rtl w:val="0"/>
                            </w:rPr>
                          </w:r>
                        </w:ins>
                      </w:sdtContent>
                    </w:sdt>
                  </w:p>
                </w:sdtContent>
              </w:sdt>
            </w:tc>
            <w:tc>
              <w:tcPr/>
              <w:sdt>
                <w:sdtPr>
                  <w:tag w:val="goog_rdk_113"/>
                </w:sdtPr>
                <w:sdtContent>
                  <w:p w:rsidR="00000000" w:rsidDel="00000000" w:rsidP="00000000" w:rsidRDefault="00000000" w:rsidRPr="00000000" w14:paraId="0000043F">
                    <w:pPr>
                      <w:keepNext w:val="1"/>
                      <w:spacing w:after="9" w:lineRule="auto"/>
                      <w:ind w:right="4"/>
                      <w:rPr>
                        <w:ins w:author="davide.lenzarini@u-blox.com" w:id="25" w:date="2024-02-07T16:37:28Z"/>
                        <w:rFonts w:ascii="Arial" w:cs="Arial" w:eastAsia="Arial" w:hAnsi="Arial"/>
                      </w:rPr>
                    </w:pPr>
                    <w:sdt>
                      <w:sdtPr>
                        <w:tag w:val="goog_rdk_112"/>
                      </w:sdtPr>
                      <w:sdtContent>
                        <w:ins w:author="davide.lenzarini@u-blox.com" w:id="25"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41">
      <w:pPr>
        <w:rPr/>
      </w:pPr>
      <w:r w:rsidDel="00000000" w:rsidR="00000000" w:rsidRPr="00000000">
        <w:rPr>
          <w:rtl w:val="0"/>
        </w:rPr>
        <w:t xml:space="preserve">Note(s):</w:t>
      </w:r>
    </w:p>
    <w:sdt>
      <w:sdtPr>
        <w:tag w:val="goog_rdk_115"/>
      </w:sdtPr>
      <w:sdtContent>
        <w:p w:rsidR="00000000" w:rsidDel="00000000" w:rsidP="00000000" w:rsidRDefault="00000000" w:rsidRPr="00000000" w14:paraId="00000442">
          <w:pPr>
            <w:numPr>
              <w:ilvl w:val="0"/>
              <w:numId w:val="17"/>
            </w:numPr>
            <w:spacing w:after="0" w:before="0" w:lineRule="auto"/>
            <w:ind w:left="720" w:hanging="360"/>
            <w:rPr>
              <w:ins w:author="davide.lenzarini@u-blox.com" w:id="26"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14"/>
            </w:sdtPr>
            <w:sdtContent>
              <w:ins w:author="davide.lenzarini@u-blox.com" w:id="26" w:date="2024-02-07T16:36:36Z">
                <w:r w:rsidDel="00000000" w:rsidR="00000000" w:rsidRPr="00000000">
                  <w:rPr>
                    <w:rtl w:val="0"/>
                  </w:rPr>
                </w:r>
              </w:ins>
            </w:sdtContent>
          </w:sdt>
        </w:p>
      </w:sdtContent>
    </w:sdt>
    <w:p w:rsidR="00000000" w:rsidDel="00000000" w:rsidP="00000000" w:rsidRDefault="00000000" w:rsidRPr="00000000" w14:paraId="00000443">
      <w:pPr>
        <w:numPr>
          <w:ilvl w:val="0"/>
          <w:numId w:val="17"/>
        </w:numPr>
        <w:spacing w:after="0" w:before="0" w:lineRule="auto"/>
        <w:ind w:left="720" w:hanging="360"/>
        <w:rPr>
          <w:rFonts w:ascii="Arial" w:cs="Arial" w:eastAsia="Arial" w:hAnsi="Arial"/>
          <w:u w:val="none"/>
        </w:rPr>
      </w:pPr>
      <w:sdt>
        <w:sdtPr>
          <w:tag w:val="goog_rdk_116"/>
        </w:sdtPr>
        <w:sdtContent>
          <w:ins w:author="davide.lenzarini@u-blox.com" w:id="26" w:date="2024-02-07T16:36:36Z"/>
          <w:sdt>
            <w:sdtPr>
              <w:tag w:val="goog_rdk_117"/>
            </w:sdtPr>
            <w:sdtContent>
              <w:commentRangeStart w:id="8"/>
            </w:sdtContent>
          </w:sdt>
          <w:ins w:author="davide.lenzarini@u-blox.com" w:id="26"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44">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45">
      <w:pPr>
        <w:pStyle w:val="Heading3"/>
        <w:keepLines w:val="1"/>
        <w:spacing w:after="145" w:before="0" w:line="259" w:lineRule="auto"/>
        <w:ind w:left="0" w:right="4" w:firstLine="0"/>
        <w:rPr>
          <w:rFonts w:ascii="Arial" w:cs="Arial" w:eastAsia="Arial" w:hAnsi="Arial"/>
        </w:rPr>
      </w:pPr>
      <w:bookmarkStart w:colFirst="0" w:colLast="0" w:name="_heading=h.111kx3o" w:id="44"/>
      <w:bookmarkEnd w:id="44"/>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4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47">
      <w:pPr>
        <w:pStyle w:val="Heading3"/>
        <w:keepLines w:val="1"/>
        <w:spacing w:after="145" w:before="0" w:line="259" w:lineRule="auto"/>
        <w:ind w:left="0" w:right="4" w:firstLine="0"/>
        <w:rPr>
          <w:rFonts w:ascii="Arial" w:cs="Arial" w:eastAsia="Arial" w:hAnsi="Arial"/>
        </w:rPr>
      </w:pPr>
      <w:bookmarkStart w:colFirst="0" w:colLast="0" w:name="_heading=h.3l18frh" w:id="45"/>
      <w:bookmarkEnd w:id="45"/>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48">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49">
      <w:pPr>
        <w:pStyle w:val="Heading2"/>
        <w:keepLines w:val="1"/>
        <w:spacing w:after="64" w:before="0" w:line="259" w:lineRule="auto"/>
        <w:ind w:left="0" w:firstLine="0"/>
        <w:rPr>
          <w:rFonts w:ascii="Arial" w:cs="Arial" w:eastAsia="Arial" w:hAnsi="Arial"/>
        </w:rPr>
      </w:pPr>
      <w:bookmarkStart w:colFirst="0" w:colLast="0" w:name="_heading=h.2zbgiuw" w:id="46"/>
      <w:bookmarkEnd w:id="46"/>
      <w:r w:rsidDel="00000000" w:rsidR="00000000" w:rsidRPr="00000000">
        <w:rPr>
          <w:rFonts w:ascii="Arial" w:cs="Arial" w:eastAsia="Arial" w:hAnsi="Arial"/>
          <w:rtl w:val="0"/>
        </w:rPr>
        <w:t xml:space="preserve">2.4 Topic Types</w:t>
      </w:r>
    </w:p>
    <w:p w:rsidR="00000000" w:rsidDel="00000000" w:rsidP="00000000" w:rsidRDefault="00000000" w:rsidRPr="00000000" w14:paraId="0000044A">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4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4C">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4D">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4E">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4F">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0">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1">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2">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3">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54">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5">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6">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7">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5F">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6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names and aliases.</w:t>
      </w:r>
    </w:p>
    <w:p w:rsidR="00000000" w:rsidDel="00000000" w:rsidP="00000000" w:rsidRDefault="00000000" w:rsidRPr="00000000" w14:paraId="00000462">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63">
      <w:pPr>
        <w:pStyle w:val="Heading1"/>
        <w:ind w:left="0" w:firstLine="0"/>
        <w:rPr>
          <w:rFonts w:ascii="Arial" w:cs="Arial" w:eastAsia="Arial" w:hAnsi="Arial"/>
        </w:rPr>
      </w:pPr>
      <w:bookmarkStart w:colFirst="0" w:colLast="0" w:name="_heading=h.1egqt2p" w:id="47"/>
      <w:bookmarkEnd w:id="47"/>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4">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65">
      <w:pPr>
        <w:pStyle w:val="Heading2"/>
        <w:keepLines w:val="1"/>
        <w:spacing w:after="64" w:before="0" w:line="259" w:lineRule="auto"/>
        <w:ind w:left="0" w:firstLine="0"/>
        <w:rPr>
          <w:rFonts w:ascii="Arial" w:cs="Arial" w:eastAsia="Arial" w:hAnsi="Arial"/>
        </w:rPr>
      </w:pPr>
      <w:bookmarkStart w:colFirst="0" w:colLast="0" w:name="_heading=h.3ygebqi" w:id="48"/>
      <w:bookmarkEnd w:id="48"/>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66">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67">
      <w:pPr>
        <w:rPr>
          <w:rFonts w:ascii="Arial" w:cs="Arial" w:eastAsia="Arial" w:hAnsi="Arial"/>
        </w:rPr>
      </w:pPr>
      <w:r w:rsidDel="00000000" w:rsidR="00000000" w:rsidRPr="00000000">
        <w:rPr>
          <w:rtl w:val="0"/>
        </w:rPr>
      </w:r>
    </w:p>
    <w:p w:rsidR="00000000" w:rsidDel="00000000" w:rsidP="00000000" w:rsidRDefault="00000000" w:rsidRPr="00000000" w14:paraId="00000468">
      <w:pPr>
        <w:pStyle w:val="Heading3"/>
        <w:keepLines w:val="1"/>
        <w:spacing w:after="77" w:before="0" w:line="259" w:lineRule="auto"/>
        <w:ind w:left="0" w:right="4" w:firstLine="0"/>
        <w:rPr>
          <w:rFonts w:ascii="Arial" w:cs="Arial" w:eastAsia="Arial" w:hAnsi="Arial"/>
        </w:rPr>
      </w:pPr>
      <w:bookmarkStart w:colFirst="0" w:colLast="0" w:name="_heading=h.2dlolyb" w:id="49"/>
      <w:bookmarkEnd w:id="49"/>
      <w:r w:rsidDel="00000000" w:rsidR="00000000" w:rsidRPr="00000000">
        <w:rPr>
          <w:rtl w:val="0"/>
        </w:rPr>
        <w:t xml:space="preserve">3.1.1 </w:t>
      </w:r>
      <w:r w:rsidDel="00000000" w:rsidR="00000000" w:rsidRPr="00000000">
        <w:rPr>
          <w:rFonts w:ascii="Arial" w:cs="Arial" w:eastAsia="Arial" w:hAnsi="Arial"/>
          <w:rtl w:val="0"/>
        </w:rPr>
        <w:t xml:space="preserve">ADVERTISE</w:t>
      </w:r>
      <w:r w:rsidDel="00000000" w:rsidR="00000000" w:rsidRPr="00000000">
        <w:rPr>
          <w:rtl w:val="0"/>
        </w:rPr>
      </w:r>
    </w:p>
    <w:p w:rsidR="00000000" w:rsidDel="00000000" w:rsidP="00000000" w:rsidRDefault="00000000" w:rsidRPr="00000000" w14:paraId="00000469">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6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6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6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6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6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6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7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7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7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7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7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7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7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8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86">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8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48F">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49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498">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A1">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w:t>
      </w:r>
      <w:r w:rsidDel="00000000" w:rsidR="00000000" w:rsidRPr="00000000">
        <w:rPr>
          <w:rFonts w:ascii="Arial" w:cs="Arial" w:eastAsia="Arial" w:hAnsi="Arial"/>
          <w:rtl w:val="0"/>
        </w:rPr>
        <w:t xml:space="preserve">The time interval</w:t>
      </w:r>
      <w:r w:rsidDel="00000000" w:rsidR="00000000" w:rsidRPr="00000000">
        <w:rPr>
          <w:rFonts w:ascii="Arial" w:cs="Arial" w:eastAsia="Arial" w:hAnsi="Arial"/>
          <w:rtl w:val="0"/>
        </w:rPr>
        <w:t xml:space="preserve">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A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A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ADVERTISE packet is generally sent using the broadcast address as destination.</w:t>
      </w:r>
      <w:r w:rsidDel="00000000" w:rsidR="00000000" w:rsidRPr="00000000">
        <w:rPr>
          <w:rtl w:val="0"/>
        </w:rPr>
      </w:r>
    </w:p>
    <w:p w:rsidR="00000000" w:rsidDel="00000000" w:rsidP="00000000" w:rsidRDefault="00000000" w:rsidRPr="00000000" w14:paraId="000004A4">
      <w:pPr>
        <w:pStyle w:val="Heading4"/>
        <w:ind w:left="0" w:right="4" w:firstLine="0"/>
        <w:rPr>
          <w:rFonts w:ascii="Arial" w:cs="Arial" w:eastAsia="Arial" w:hAnsi="Arial"/>
        </w:rPr>
      </w:pPr>
      <w:bookmarkStart w:colFirst="0" w:colLast="0" w:name="_heading=h.sqyw64" w:id="50"/>
      <w:bookmarkEnd w:id="50"/>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4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A6">
      <w:pPr>
        <w:pStyle w:val="Heading4"/>
        <w:ind w:left="0" w:right="4" w:firstLine="0"/>
        <w:rPr>
          <w:rFonts w:ascii="Arial" w:cs="Arial" w:eastAsia="Arial" w:hAnsi="Arial"/>
        </w:rPr>
      </w:pPr>
      <w:bookmarkStart w:colFirst="0" w:colLast="0" w:name="_heading=h.3cqmetx" w:id="51"/>
      <w:bookmarkEnd w:id="51"/>
      <w:r w:rsidDel="00000000" w:rsidR="00000000" w:rsidRPr="00000000">
        <w:rPr>
          <w:rFonts w:ascii="Arial" w:cs="Arial" w:eastAsia="Arial" w:hAnsi="Arial"/>
          <w:rtl w:val="0"/>
        </w:rPr>
        <w:t xml:space="preserve">3.1.1.2 GwId</w:t>
      </w:r>
    </w:p>
    <w:p w:rsidR="00000000" w:rsidDel="00000000" w:rsidP="00000000" w:rsidRDefault="00000000" w:rsidRPr="00000000" w14:paraId="000004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w:t>
      </w:r>
      <w:r w:rsidDel="00000000" w:rsidR="00000000" w:rsidRPr="00000000">
        <w:rPr>
          <w:rFonts w:ascii="Arial" w:cs="Arial" w:eastAsia="Arial" w:hAnsi="Arial"/>
          <w:rtl w:val="0"/>
        </w:rPr>
        <w:t xml:space="preserve">uniquely identifies</w:t>
      </w:r>
      <w:r w:rsidDel="00000000" w:rsidR="00000000" w:rsidRPr="00000000">
        <w:rPr>
          <w:rFonts w:ascii="Arial" w:cs="Arial" w:eastAsia="Arial" w:hAnsi="Arial"/>
          <w:rtl w:val="0"/>
        </w:rPr>
        <w:t xml:space="preserve"> a gateway which is advertising itself in the network.</w:t>
      </w:r>
    </w:p>
    <w:p w:rsidR="00000000" w:rsidDel="00000000" w:rsidP="00000000" w:rsidRDefault="00000000" w:rsidRPr="00000000" w14:paraId="000004A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A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A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AB">
      <w:pPr>
        <w:pStyle w:val="Heading4"/>
        <w:ind w:left="0" w:right="4" w:firstLine="0"/>
        <w:rPr>
          <w:rFonts w:ascii="Arial" w:cs="Arial" w:eastAsia="Arial" w:hAnsi="Arial"/>
        </w:rPr>
      </w:pPr>
      <w:bookmarkStart w:colFirst="0" w:colLast="0" w:name="_heading=h.1rvwp1q" w:id="52"/>
      <w:bookmarkEnd w:id="52"/>
      <w:r w:rsidDel="00000000" w:rsidR="00000000" w:rsidRPr="00000000">
        <w:rPr>
          <w:rFonts w:ascii="Arial" w:cs="Arial" w:eastAsia="Arial" w:hAnsi="Arial"/>
          <w:rtl w:val="0"/>
        </w:rPr>
        <w:t xml:space="preserve">3.1.1.3 Duration</w:t>
      </w:r>
    </w:p>
    <w:p w:rsidR="00000000" w:rsidDel="00000000" w:rsidP="00000000" w:rsidRDefault="00000000" w:rsidRPr="00000000" w14:paraId="000004AC">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AD">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AE">
      <w:pPr>
        <w:pStyle w:val="Heading3"/>
        <w:keepLines w:val="1"/>
        <w:spacing w:after="77" w:before="0" w:line="259" w:lineRule="auto"/>
        <w:ind w:left="0" w:right="4" w:firstLine="0"/>
        <w:rPr>
          <w:rFonts w:ascii="Arial" w:cs="Arial" w:eastAsia="Arial" w:hAnsi="Arial"/>
        </w:rPr>
      </w:pPr>
      <w:bookmarkStart w:colFirst="0" w:colLast="0" w:name="_heading=h.4bvk7pj" w:id="53"/>
      <w:bookmarkEnd w:id="53"/>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4AF">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B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B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B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B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B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B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B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B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B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B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B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C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C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C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CC">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D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D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D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SEARCHGW packet is generally sent using the broadcast address as destination..</w:t>
      </w:r>
      <w:r w:rsidDel="00000000" w:rsidR="00000000" w:rsidRPr="00000000">
        <w:rPr>
          <w:rtl w:val="0"/>
        </w:rPr>
      </w:r>
    </w:p>
    <w:p w:rsidR="00000000" w:rsidDel="00000000" w:rsidP="00000000" w:rsidRDefault="00000000" w:rsidRPr="00000000" w14:paraId="000004D8">
      <w:pPr>
        <w:pStyle w:val="Heading4"/>
        <w:ind w:left="0" w:right="4" w:firstLine="0"/>
        <w:rPr>
          <w:rFonts w:ascii="Arial" w:cs="Arial" w:eastAsia="Arial" w:hAnsi="Arial"/>
        </w:rPr>
      </w:pPr>
      <w:bookmarkStart w:colFirst="0" w:colLast="0" w:name="_heading=h.2r0uhxc" w:id="54"/>
      <w:bookmarkEnd w:id="54"/>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DA">
      <w:pPr>
        <w:pStyle w:val="Heading4"/>
        <w:ind w:left="0" w:right="4" w:firstLine="0"/>
        <w:rPr>
          <w:rFonts w:ascii="Arial" w:cs="Arial" w:eastAsia="Arial" w:hAnsi="Arial"/>
        </w:rPr>
      </w:pPr>
      <w:bookmarkStart w:colFirst="0" w:colLast="0" w:name="_heading=h.1664s55" w:id="55"/>
      <w:bookmarkEnd w:id="55"/>
      <w:r w:rsidDel="00000000" w:rsidR="00000000" w:rsidRPr="00000000">
        <w:rPr>
          <w:rFonts w:ascii="Arial" w:cs="Arial" w:eastAsia="Arial" w:hAnsi="Arial"/>
          <w:rtl w:val="0"/>
        </w:rPr>
        <w:t xml:space="preserve">3.1.2.2 Radius</w:t>
      </w:r>
    </w:p>
    <w:p w:rsidR="00000000" w:rsidDel="00000000" w:rsidP="00000000" w:rsidRDefault="00000000" w:rsidRPr="00000000" w14:paraId="000004D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w:t>
      </w:r>
      <w:r w:rsidDel="00000000" w:rsidR="00000000" w:rsidRPr="00000000">
        <w:rPr>
          <w:rFonts w:ascii="Arial" w:cs="Arial" w:eastAsia="Arial" w:hAnsi="Arial"/>
          <w:rtl w:val="0"/>
        </w:rPr>
        <w:t xml:space="preserve">network layer</w:t>
      </w:r>
      <w:r w:rsidDel="00000000" w:rsidR="00000000" w:rsidRPr="00000000">
        <w:rPr>
          <w:rFonts w:ascii="Arial" w:cs="Arial" w:eastAsia="Arial" w:hAnsi="Arial"/>
          <w:rtl w:val="0"/>
        </w:rPr>
        <w:t xml:space="preserve"> when MQTT-SN gives this packet for transmission.</w:t>
      </w:r>
    </w:p>
    <w:p w:rsidR="00000000" w:rsidDel="00000000" w:rsidP="00000000" w:rsidRDefault="00000000" w:rsidRPr="00000000" w14:paraId="000004D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w:t>
      </w:r>
      <w:r w:rsidDel="00000000" w:rsidR="00000000" w:rsidRPr="00000000">
        <w:rPr>
          <w:rFonts w:ascii="Arial" w:cs="Arial" w:eastAsia="Arial" w:hAnsi="Arial"/>
          <w:rtl w:val="0"/>
        </w:rPr>
        <w:t xml:space="preserve">the SEARCHGW received if the Radius value is 0.</w:t>
      </w:r>
      <w:r w:rsidDel="00000000" w:rsidR="00000000" w:rsidRPr="00000000">
        <w:rPr>
          <w:rtl w:val="0"/>
        </w:rPr>
      </w:r>
    </w:p>
    <w:p w:rsidR="00000000" w:rsidDel="00000000" w:rsidP="00000000" w:rsidRDefault="00000000" w:rsidRPr="00000000" w14:paraId="000004DD">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w:t>
      </w:r>
      <w:r w:rsidDel="00000000" w:rsidR="00000000" w:rsidRPr="00000000">
        <w:rPr>
          <w:rFonts w:ascii="Arial" w:cs="Arial" w:eastAsia="Arial" w:hAnsi="Arial"/>
          <w:rtl w:val="0"/>
        </w:rPr>
        <w:t xml:space="preserve">SEARCHGW received, it MUST reduce the Radius value by 1.</w:t>
      </w:r>
      <w:r w:rsidDel="00000000" w:rsidR="00000000" w:rsidRPr="00000000">
        <w:rPr>
          <w:rtl w:val="0"/>
        </w:rPr>
      </w:r>
    </w:p>
    <w:p w:rsidR="00000000" w:rsidDel="00000000" w:rsidP="00000000" w:rsidRDefault="00000000" w:rsidRPr="00000000" w14:paraId="000004DE">
      <w:pPr>
        <w:pStyle w:val="Heading3"/>
        <w:keepLines w:val="1"/>
        <w:spacing w:after="77" w:before="0" w:line="259" w:lineRule="auto"/>
        <w:ind w:left="0" w:right="4" w:firstLine="0"/>
        <w:rPr>
          <w:rFonts w:ascii="Arial" w:cs="Arial" w:eastAsia="Arial" w:hAnsi="Arial"/>
        </w:rPr>
      </w:pPr>
      <w:bookmarkStart w:colFirst="0" w:colLast="0" w:name="_heading=h.3q5sasy" w:id="56"/>
      <w:bookmarkEnd w:id="56"/>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4DF">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E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E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E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E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E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E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05">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0E">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0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GWINFO packet is generally sent using the broadcast address as destination.</w:t>
      </w:r>
    </w:p>
    <w:p w:rsidR="00000000" w:rsidDel="00000000" w:rsidP="00000000" w:rsidRDefault="00000000" w:rsidRPr="00000000" w14:paraId="00000511">
      <w:pPr>
        <w:pStyle w:val="Heading4"/>
        <w:ind w:left="0" w:right="4" w:firstLine="0"/>
        <w:rPr>
          <w:rFonts w:ascii="Arial" w:cs="Arial" w:eastAsia="Arial" w:hAnsi="Arial"/>
        </w:rPr>
      </w:pPr>
      <w:bookmarkStart w:colFirst="0" w:colLast="0" w:name="_heading=h.25b2l0r" w:id="57"/>
      <w:bookmarkEnd w:id="57"/>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13">
      <w:pPr>
        <w:pStyle w:val="Heading4"/>
        <w:ind w:left="0" w:right="4" w:firstLine="0"/>
        <w:rPr>
          <w:rFonts w:ascii="Arial" w:cs="Arial" w:eastAsia="Arial" w:hAnsi="Arial"/>
        </w:rPr>
      </w:pPr>
      <w:bookmarkStart w:colFirst="0" w:colLast="0" w:name="_heading=h.kgcv8k" w:id="58"/>
      <w:bookmarkEnd w:id="58"/>
      <w:r w:rsidDel="00000000" w:rsidR="00000000" w:rsidRPr="00000000">
        <w:rPr>
          <w:rFonts w:ascii="Arial" w:cs="Arial" w:eastAsia="Arial" w:hAnsi="Arial"/>
          <w:rtl w:val="0"/>
        </w:rPr>
        <w:t xml:space="preserve">3.1.3.2 GwId</w:t>
      </w:r>
    </w:p>
    <w:p w:rsidR="00000000" w:rsidDel="00000000" w:rsidP="00000000" w:rsidRDefault="00000000" w:rsidRPr="00000000" w14:paraId="00000514">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15">
      <w:pPr>
        <w:pStyle w:val="Heading4"/>
        <w:ind w:left="0" w:right="4" w:firstLine="0"/>
        <w:rPr>
          <w:rFonts w:ascii="Arial" w:cs="Arial" w:eastAsia="Arial" w:hAnsi="Arial"/>
        </w:rPr>
      </w:pPr>
      <w:bookmarkStart w:colFirst="0" w:colLast="0" w:name="_heading=h.34g0dwd" w:id="59"/>
      <w:bookmarkEnd w:id="59"/>
      <w:r w:rsidDel="00000000" w:rsidR="00000000" w:rsidRPr="00000000">
        <w:rPr>
          <w:rFonts w:ascii="Arial" w:cs="Arial" w:eastAsia="Arial" w:hAnsi="Arial"/>
          <w:rtl w:val="0"/>
        </w:rPr>
        <w:t xml:space="preserve">3.1.3.3 GwAdd</w:t>
      </w:r>
    </w:p>
    <w:p w:rsidR="00000000" w:rsidDel="00000000" w:rsidP="00000000" w:rsidRDefault="00000000" w:rsidRPr="00000000" w14:paraId="00000516">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r w:rsidDel="00000000" w:rsidR="00000000" w:rsidRPr="00000000">
        <w:rPr>
          <w:rtl w:val="0"/>
        </w:rPr>
      </w:r>
    </w:p>
    <w:p w:rsidR="00000000" w:rsidDel="00000000" w:rsidP="00000000" w:rsidRDefault="00000000" w:rsidRPr="00000000" w14:paraId="00000517">
      <w:pPr>
        <w:rPr>
          <w:rFonts w:ascii="Arial" w:cs="Arial" w:eastAsia="Arial" w:hAnsi="Arial"/>
        </w:rPr>
      </w:pPr>
      <w:r w:rsidDel="00000000" w:rsidR="00000000" w:rsidRPr="00000000">
        <w:rPr>
          <w:rtl w:val="0"/>
        </w:rPr>
      </w:r>
    </w:p>
    <w:p w:rsidR="00000000" w:rsidDel="00000000" w:rsidP="00000000" w:rsidRDefault="00000000" w:rsidRPr="00000000" w14:paraId="00000518">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60"/>
      <w:bookmarkEnd w:id="60"/>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3"/>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1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1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1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1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1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2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2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2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2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27">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2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35">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3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43">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44">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51">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5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54">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5A">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5C">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5E">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5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6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6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6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6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6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6D">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6E">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7B">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7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81">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582">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586">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89">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58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58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8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8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59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9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598">
            <w:pPr>
              <w:jc w:val="center"/>
              <w:rPr>
                <w:rFonts w:ascii="Arial" w:cs="Arial" w:eastAsia="Arial" w:hAnsi="Arial"/>
              </w:rPr>
            </w:pPr>
            <w:r w:rsidDel="00000000" w:rsidR="00000000" w:rsidRPr="00000000">
              <w:rPr>
                <w:rFonts w:ascii="Arial" w:cs="Arial" w:eastAsia="Arial" w:hAnsi="Arial"/>
                <w:rtl w:val="0"/>
              </w:rPr>
              <w:t xml:space="preserve">Correlation Id</w:t>
            </w:r>
          </w:p>
        </w:tc>
      </w:tr>
      <w:tr>
        <w:trPr>
          <w:cantSplit w:val="0"/>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5A6">
            <w:pPr>
              <w:jc w:val="center"/>
              <w:rPr>
                <w:rFonts w:ascii="Arial" w:cs="Arial" w:eastAsia="Arial" w:hAnsi="Arial"/>
              </w:rPr>
            </w:pPr>
            <w:sdt>
              <w:sdtPr>
                <w:tag w:val="goog_rdk_118"/>
              </w:sdtPr>
              <w:sdtContent>
                <w:commentRangeStart w:id="9"/>
              </w:sdtContent>
            </w:sdt>
            <w:sdt>
              <w:sdtPr>
                <w:tag w:val="goog_rdk_119"/>
              </w:sdtPr>
              <w:sdtContent>
                <w:commentRangeStart w:id="10"/>
              </w:sdtContent>
            </w:sdt>
            <w:r w:rsidDel="00000000" w:rsidR="00000000" w:rsidRPr="00000000">
              <w:rPr>
                <w:rFonts w:ascii="Arial" w:cs="Arial" w:eastAsia="Arial" w:hAnsi="Arial"/>
                <w:rtl w:val="0"/>
              </w:rPr>
              <w:t xml:space="preserve">Protocol Version</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r>
        <w:trPr>
          <w:cantSplit w:val="0"/>
          <w:tblHeader w:val="0"/>
        </w:trPr>
        <w:tc>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5B4">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5C2">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5CF">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5D0">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DE">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EB">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EC">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F9">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FA">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08">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16">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24">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(13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32">
            <w:pPr>
              <w:jc w:val="center"/>
              <w:rPr>
                <w:rFonts w:ascii="Arial" w:cs="Arial" w:eastAsia="Arial" w:hAnsi="Arial"/>
              </w:rPr>
            </w:pPr>
            <w:r w:rsidDel="00000000" w:rsidR="00000000" w:rsidRPr="00000000">
              <w:rPr>
                <w:rFonts w:ascii="Arial" w:cs="Arial" w:eastAsia="Arial" w:hAnsi="Arial"/>
                <w:rtl w:val="0"/>
              </w:rPr>
              <w:t xml:space="preserve">Will </w:t>
            </w: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rHeight w:val="200" w:hRule="atLeast"/>
          <w:tblHeader w:val="0"/>
        </w:trPr>
        <w:tc>
          <w:tcPr>
            <w:shd w:fill="efefef" w:val="clear"/>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(13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(13 + 3)</w:t>
            </w:r>
          </w:p>
        </w:tc>
        <w:tc>
          <w:tcPr>
            <w:gridSpan w:val="13"/>
            <w:shd w:fill="efefef" w:val="clear"/>
          </w:tcPr>
          <w:p w:rsidR="00000000" w:rsidDel="00000000" w:rsidP="00000000" w:rsidRDefault="00000000" w:rsidRPr="00000000" w14:paraId="0000064E">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(13 + 4)</w:t>
            </w:r>
          </w:p>
        </w:tc>
        <w:tc>
          <w:tcPr>
            <w:gridSpan w:val="13"/>
            <w:shd w:fill="efefef" w:val="clear"/>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(13 + N)</w:t>
            </w:r>
          </w:p>
        </w:tc>
        <w:tc>
          <w:tcPr>
            <w:gridSpan w:val="13"/>
            <w:shd w:fill="efefef" w:val="clear"/>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Will Payload </w:t>
            </w:r>
            <w:r w:rsidDel="00000000" w:rsidR="00000000" w:rsidRPr="00000000">
              <w:rPr>
                <w:rFonts w:ascii="Arial" w:cs="Arial" w:eastAsia="Arial" w:hAnsi="Arial"/>
                <w:rtl w:val="0"/>
              </w:rPr>
              <w:t xml:space="preserve">Or (Will Topic Name + Will Payload)</w:t>
            </w:r>
            <w:r w:rsidDel="00000000" w:rsidR="00000000" w:rsidRPr="00000000">
              <w:rPr>
                <w:rtl w:val="0"/>
              </w:rPr>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78">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w:t>
            </w:r>
            <w:r w:rsidDel="00000000" w:rsidR="00000000" w:rsidRPr="00000000">
              <w:rPr>
                <w:rFonts w:ascii="Arial" w:cs="Arial" w:eastAsia="Arial" w:hAnsi="Arial"/>
                <w:b w:val="1"/>
                <w:i w:val="1"/>
                <w:rtl w:val="0"/>
              </w:rPr>
              <w:t xml:space="preserve"> DATA (OPTIONAL - ONLY WHEN AUTH FLAG SET)</w:t>
            </w:r>
          </w:p>
        </w:tc>
      </w:tr>
      <w:tr>
        <w:trPr>
          <w:cantSplit w:val="0"/>
          <w:tblHeader w:val="0"/>
        </w:trPr>
        <w:tc>
          <w:tcPr>
            <w:shd w:fill="efefef" w:val="clear"/>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(13 + 1)</w:t>
            </w:r>
          </w:p>
        </w:tc>
        <w:tc>
          <w:tcPr>
            <w:gridSpan w:val="13"/>
            <w:shd w:fill="efefef" w:val="clear"/>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(13 + 2)</w:t>
            </w:r>
          </w:p>
        </w:tc>
        <w:tc>
          <w:tcPr>
            <w:gridSpan w:val="13"/>
            <w:shd w:fill="efefef" w:val="clear"/>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Auth Method</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(13 + 3)</w:t>
            </w:r>
          </w:p>
        </w:tc>
        <w:tc>
          <w:tcPr>
            <w:gridSpan w:val="13"/>
            <w:shd w:fill="efefef" w:val="clear"/>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Auth Data Length MSB</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Byte (13 + 4)</w:t>
            </w:r>
          </w:p>
        </w:tc>
        <w:tc>
          <w:tcPr>
            <w:gridSpan w:val="13"/>
            <w:shd w:fill="efefef" w:val="clear"/>
          </w:tcPr>
          <w:p w:rsidR="00000000" w:rsidDel="00000000" w:rsidP="00000000" w:rsidRDefault="00000000" w:rsidRPr="00000000" w14:paraId="000006B0">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(13 + 5)</w:t>
            </w:r>
          </w:p>
        </w:tc>
        <w:tc>
          <w:tcPr>
            <w:gridSpan w:val="13"/>
            <w:shd w:fill="efefef" w:val="clear"/>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14 … N</w:t>
            </w:r>
          </w:p>
        </w:tc>
        <w:tc>
          <w:tcPr>
            <w:gridSpan w:val="13"/>
          </w:tcPr>
          <w:p w:rsidR="00000000" w:rsidDel="00000000" w:rsidP="00000000" w:rsidRDefault="00000000" w:rsidRPr="00000000" w14:paraId="000006CC">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6DA">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6DB">
      <w:pPr>
        <w:pStyle w:val="Heading4"/>
        <w:ind w:left="0" w:firstLine="0"/>
        <w:rPr>
          <w:rFonts w:ascii="Arial" w:cs="Arial" w:eastAsia="Arial" w:hAnsi="Arial"/>
        </w:rPr>
      </w:pPr>
      <w:bookmarkStart w:colFirst="0" w:colLast="0" w:name="_heading=h.43ky6rz" w:id="61"/>
      <w:bookmarkEnd w:id="61"/>
      <w:r w:rsidDel="00000000" w:rsidR="00000000" w:rsidRPr="00000000">
        <w:rPr>
          <w:rFonts w:ascii="Arial" w:cs="Arial" w:eastAsia="Arial" w:hAnsi="Arial"/>
          <w:rtl w:val="0"/>
        </w:rPr>
        <w:t xml:space="preserve">3.1.4.1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6D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DD">
      <w:pPr>
        <w:pStyle w:val="Heading4"/>
        <w:ind w:left="0" w:firstLine="0"/>
        <w:rPr>
          <w:rFonts w:ascii="Arial" w:cs="Arial" w:eastAsia="Arial" w:hAnsi="Arial"/>
        </w:rPr>
      </w:pPr>
      <w:bookmarkStart w:colFirst="0" w:colLast="0" w:name="_heading=h.2iq8gzs" w:id="62"/>
      <w:bookmarkEnd w:id="62"/>
      <w:r w:rsidDel="00000000" w:rsidR="00000000" w:rsidRPr="00000000">
        <w:rPr>
          <w:rFonts w:ascii="Arial" w:cs="Arial" w:eastAsia="Arial" w:hAnsi="Arial"/>
          <w:rtl w:val="0"/>
        </w:rPr>
        <w:t xml:space="preserve">3.1.4.2 Connect Flags</w:t>
      </w:r>
    </w:p>
    <w:p w:rsidR="00000000" w:rsidDel="00000000" w:rsidP="00000000" w:rsidRDefault="00000000" w:rsidRPr="00000000" w14:paraId="000006DE">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6DF">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6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6E4">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6E5">
      <w:pPr>
        <w:pStyle w:val="Heading4"/>
        <w:ind w:left="0"/>
        <w:rPr>
          <w:rFonts w:ascii="Arial" w:cs="Arial" w:eastAsia="Arial" w:hAnsi="Arial"/>
        </w:rPr>
      </w:pPr>
      <w:bookmarkStart w:colFirst="0" w:colLast="0" w:name="_heading=h.kxsqte300p6i" w:id="63"/>
      <w:bookmarkEnd w:id="63"/>
      <w:r w:rsidDel="00000000" w:rsidR="00000000" w:rsidRPr="00000000">
        <w:rPr>
          <w:rFonts w:ascii="Arial" w:cs="Arial" w:eastAsia="Arial" w:hAnsi="Arial"/>
          <w:rtl w:val="0"/>
        </w:rPr>
        <w:t xml:space="preserve">3.1.4.3 Correlation Id</w:t>
      </w:r>
    </w:p>
    <w:p w:rsidR="00000000" w:rsidDel="00000000" w:rsidP="00000000" w:rsidRDefault="00000000" w:rsidRPr="00000000" w14:paraId="000006E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 byte of data to be used to correlate a packet request to an equivalent packet response. It should be populated with ideally a random integer value between 0-255 and be coded such that it can be used to identify the corresponding CONNACK packet.</w:t>
      </w:r>
    </w:p>
    <w:p w:rsidR="00000000" w:rsidDel="00000000" w:rsidP="00000000" w:rsidRDefault="00000000" w:rsidRPr="00000000" w14:paraId="000006E7">
      <w:pPr>
        <w:pStyle w:val="Heading4"/>
        <w:ind w:left="0" w:firstLine="0"/>
        <w:rPr>
          <w:rFonts w:ascii="Arial" w:cs="Arial" w:eastAsia="Arial" w:hAnsi="Arial"/>
        </w:rPr>
      </w:pPr>
      <w:bookmarkStart w:colFirst="0" w:colLast="0" w:name="_heading=h.xvir7l" w:id="64"/>
      <w:bookmarkEnd w:id="64"/>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6E8">
      <w:pPr>
        <w:rPr>
          <w:rFonts w:ascii="Arial" w:cs="Arial" w:eastAsia="Arial" w:hAnsi="Arial"/>
          <w:color w:val="000000"/>
        </w:rPr>
      </w:pPr>
      <w:bookmarkStart w:colFirst="0" w:colLast="0" w:name="_heading=h.3hv69ve" w:id="65"/>
      <w:bookmarkEnd w:id="65"/>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6E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6E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6EB">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6EC">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6E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6E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6EF">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6F0">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6F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6F3">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p>
    <w:p w:rsidR="00000000" w:rsidDel="00000000" w:rsidP="00000000" w:rsidRDefault="00000000" w:rsidRPr="00000000" w14:paraId="000006F4">
      <w:pPr>
        <w:rPr>
          <w:rFonts w:ascii="Arial" w:cs="Arial" w:eastAsia="Arial" w:hAnsi="Arial"/>
          <w:color w:val="000000"/>
        </w:rPr>
      </w:pPr>
      <w:sdt>
        <w:sdtPr>
          <w:tag w:val="goog_rdk_120"/>
        </w:sdtPr>
        <w:sdtContent>
          <w:commentRangeStart w:id="11"/>
        </w:sdtContent>
      </w:sdt>
      <w:sdt>
        <w:sdtPr>
          <w:tag w:val="goog_rdk_121"/>
        </w:sdtPr>
        <w:sdtContent>
          <w:commentRangeStart w:id="12"/>
        </w:sdtContent>
      </w:sdt>
      <w:sdt>
        <w:sdtPr>
          <w:tag w:val="goog_rdk_122"/>
        </w:sdtPr>
        <w:sdtContent>
          <w:commentRangeStart w:id="13"/>
        </w:sdtContent>
      </w:sdt>
      <w:sdt>
        <w:sdtPr>
          <w:tag w:val="goog_rdk_123"/>
        </w:sdtPr>
        <w:sdtContent>
          <w:commentRangeStart w:id="14"/>
        </w:sdtContent>
      </w:sdt>
      <w:sdt>
        <w:sdtPr>
          <w:tag w:val="goog_rdk_124"/>
        </w:sdtPr>
        <w:sdtContent>
          <w:commentRangeStart w:id="15"/>
        </w:sdtContent>
      </w:sdt>
      <w:sdt>
        <w:sdtPr>
          <w:tag w:val="goog_rdk_125"/>
        </w:sdtPr>
        <w:sdtContent>
          <w:commentRangeStart w:id="16"/>
        </w:sdtContent>
      </w:sdt>
      <w:r w:rsidDel="00000000" w:rsidR="00000000" w:rsidRPr="00000000">
        <w:rPr>
          <w:rFonts w:ascii="Arial" w:cs="Arial" w:eastAsia="Arial" w:hAnsi="Arial"/>
          <w:highlight w:val="yellow"/>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r w:rsidDel="00000000" w:rsidR="00000000" w:rsidRPr="00000000">
        <w:rPr>
          <w:rFonts w:ascii="Arial" w:cs="Arial" w:eastAsia="Arial" w:hAnsi="Arial"/>
          <w:highlight w:val="yellow"/>
          <w:rtl w:val="0"/>
        </w:rPr>
        <w:t xml:space="preserve">.</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6F5">
      <w:pPr>
        <w:pStyle w:val="Heading4"/>
        <w:ind w:left="0" w:firstLine="0"/>
        <w:rPr>
          <w:rFonts w:ascii="Arial" w:cs="Arial" w:eastAsia="Arial" w:hAnsi="Arial"/>
        </w:rPr>
      </w:pPr>
      <w:bookmarkStart w:colFirst="0" w:colLast="0" w:name="_heading=h.4h042r0" w:id="66"/>
      <w:bookmarkEnd w:id="66"/>
      <w:r w:rsidDel="00000000" w:rsidR="00000000" w:rsidRPr="00000000">
        <w:rPr>
          <w:rFonts w:ascii="Arial" w:cs="Arial" w:eastAsia="Arial" w:hAnsi="Arial"/>
          <w:rtl w:val="0"/>
        </w:rPr>
        <w:t xml:space="preserve">3.1.4.5 </w:t>
      </w:r>
      <w:r w:rsidDel="00000000" w:rsidR="00000000" w:rsidRPr="00000000">
        <w:rPr>
          <w:rFonts w:ascii="Arial" w:cs="Arial" w:eastAsia="Arial" w:hAnsi="Arial"/>
          <w:rtl w:val="0"/>
        </w:rPr>
        <w:t xml:space="preserve">Keep Alive Timer</w:t>
      </w:r>
    </w:p>
    <w:p w:rsidR="00000000" w:rsidDel="00000000" w:rsidP="00000000" w:rsidRDefault="00000000" w:rsidRPr="00000000" w14:paraId="000006F6">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6F7">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6F8">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6F9">
      <w:pPr>
        <w:rPr>
          <w:rFonts w:ascii="Arial" w:cs="Arial" w:eastAsia="Arial" w:hAnsi="Arial"/>
          <w:color w:val="000000"/>
        </w:rPr>
      </w:pPr>
      <w:sdt>
        <w:sdtPr>
          <w:tag w:val="goog_rdk_126"/>
        </w:sdtPr>
        <w:sdtContent>
          <w:commentRangeStart w:id="17"/>
        </w:sdtContent>
      </w:sdt>
      <w:sdt>
        <w:sdtPr>
          <w:tag w:val="goog_rdk_127"/>
        </w:sdtPr>
        <w:sdtContent>
          <w:commentRangeStart w:id="18"/>
        </w:sdtContent>
      </w:sdt>
      <w:sdt>
        <w:sdtPr>
          <w:tag w:val="goog_rdk_128"/>
        </w:sdtPr>
        <w:sdtContent>
          <w:commentRangeStart w:id="19"/>
        </w:sdtContent>
      </w:sdt>
      <w:sdt>
        <w:sdtPr>
          <w:tag w:val="goog_rdk_129"/>
        </w:sdtPr>
        <w:sdtContent>
          <w:commentRangeStart w:id="20"/>
        </w:sdtContent>
      </w:sdt>
      <w:sdt>
        <w:sdtPr>
          <w:tag w:val="goog_rdk_130"/>
        </w:sdtPr>
        <w:sdtContent>
          <w:commentRangeStart w:id="21"/>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6F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131"/>
        </w:sdtPr>
        <w:sdtContent>
          <w:commentRangeStart w:id="22"/>
        </w:sdtContent>
      </w:sdt>
      <w:r w:rsidDel="00000000" w:rsidR="00000000" w:rsidRPr="00000000">
        <w:rPr>
          <w:rFonts w:ascii="Arial" w:cs="Arial" w:eastAsia="Arial" w:hAnsi="Arial"/>
          <w:color w:val="000000"/>
          <w:highlight w:val="yellow"/>
          <w:rtl w:val="0"/>
        </w:rPr>
        <w:t xml:space="preserve">B4</w:t>
      </w:r>
      <w:commentRangeEnd w:id="22"/>
      <w:r w:rsidDel="00000000" w:rsidR="00000000" w:rsidRPr="00000000">
        <w:commentReference w:id="22"/>
      </w:r>
      <w:r w:rsidDel="00000000" w:rsidR="00000000" w:rsidRPr="00000000">
        <w:rPr>
          <w:rFonts w:ascii="Arial" w:cs="Arial" w:eastAsia="Arial" w:hAnsi="Arial"/>
          <w:color w:val="000000"/>
          <w:highlight w:val="yellow"/>
          <w:rtl w:val="0"/>
        </w:rPr>
        <w:t xml:space="preserve"> up to the max attempts.</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000000"/>
          <w:highlight w:val="yellow"/>
          <w:rtl w:val="0"/>
        </w:rPr>
        <w:t xml:space="preserve">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6F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6FC">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6FD">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6FE">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6FF">
      <w:pPr>
        <w:pStyle w:val="Heading4"/>
        <w:ind w:left="0" w:firstLine="0"/>
        <w:rPr>
          <w:rFonts w:ascii="Arial" w:cs="Arial" w:eastAsia="Arial" w:hAnsi="Arial"/>
        </w:rPr>
      </w:pPr>
      <w:bookmarkStart w:colFirst="0" w:colLast="0" w:name="_heading=h.1baon6m" w:id="67"/>
      <w:bookmarkEnd w:id="67"/>
      <w:r w:rsidDel="00000000" w:rsidR="00000000" w:rsidRPr="00000000">
        <w:rPr>
          <w:rFonts w:ascii="Arial" w:cs="Arial" w:eastAsia="Arial" w:hAnsi="Arial"/>
          <w:rtl w:val="0"/>
        </w:rPr>
        <w:t xml:space="preserve">3.1.4.6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070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02">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03">
      <w:pPr>
        <w:rPr>
          <w:b w:val="1"/>
        </w:rPr>
      </w:pPr>
      <w:r w:rsidDel="00000000" w:rsidR="00000000" w:rsidRPr="00000000">
        <w:rPr>
          <w:b w:val="1"/>
          <w:rtl w:val="0"/>
        </w:rPr>
        <w:t xml:space="preserve">Informative comment</w:t>
      </w:r>
    </w:p>
    <w:p w:rsidR="00000000" w:rsidDel="00000000" w:rsidP="00000000" w:rsidRDefault="00000000" w:rsidRPr="00000000" w14:paraId="00000704">
      <w:pPr>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05">
      <w:pPr>
        <w:rPr>
          <w:b w:val="1"/>
        </w:rPr>
      </w:pPr>
      <w:r w:rsidDel="00000000" w:rsidR="00000000" w:rsidRPr="00000000">
        <w:rPr>
          <w:b w:val="1"/>
          <w:rtl w:val="0"/>
        </w:rPr>
        <w:t xml:space="preserve">Informative comment</w:t>
      </w:r>
    </w:p>
    <w:p w:rsidR="00000000" w:rsidDel="00000000" w:rsidP="00000000" w:rsidRDefault="00000000" w:rsidRPr="00000000" w14:paraId="00000706">
      <w:pPr>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70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08">
      <w:pPr>
        <w:pStyle w:val="Heading4"/>
        <w:ind w:left="0" w:firstLine="0"/>
        <w:rPr>
          <w:rFonts w:ascii="Arial" w:cs="Arial" w:eastAsia="Arial" w:hAnsi="Arial"/>
        </w:rPr>
      </w:pPr>
      <w:bookmarkStart w:colFirst="0" w:colLast="0" w:name="_heading=h.3vac5uf" w:id="68"/>
      <w:bookmarkEnd w:id="68"/>
      <w:r w:rsidDel="00000000" w:rsidR="00000000" w:rsidRPr="00000000">
        <w:rPr>
          <w:rFonts w:ascii="Arial" w:cs="Arial" w:eastAsia="Arial" w:hAnsi="Arial"/>
          <w:rtl w:val="0"/>
        </w:rPr>
        <w:t xml:space="preserve">3.1.4.7 Max Packet Size</w:t>
      </w:r>
    </w:p>
    <w:p w:rsidR="00000000" w:rsidDel="00000000" w:rsidP="00000000" w:rsidRDefault="00000000" w:rsidRPr="00000000" w14:paraId="00000709">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0A">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0B">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0C">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70D">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0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0F">
      <w:pPr>
        <w:ind w:left="720" w:firstLine="0"/>
        <w:rPr>
          <w:rFonts w:ascii="Arial" w:cs="Arial" w:eastAsia="Arial" w:hAnsi="Arial"/>
          <w:color w:val="000000"/>
        </w:rPr>
      </w:pPr>
      <w:bookmarkStart w:colFirst="0" w:colLast="0" w:name="_heading=h.2afmg28" w:id="69"/>
      <w:bookmarkEnd w:id="69"/>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10">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r w:rsidDel="00000000" w:rsidR="00000000" w:rsidRPr="00000000">
        <w:rPr>
          <w:rtl w:val="0"/>
        </w:rPr>
      </w:r>
    </w:p>
    <w:p w:rsidR="00000000" w:rsidDel="00000000" w:rsidP="00000000" w:rsidRDefault="00000000" w:rsidRPr="00000000" w14:paraId="00000711">
      <w:pPr>
        <w:pStyle w:val="Heading4"/>
        <w:ind w:left="0" w:firstLine="0"/>
        <w:rPr>
          <w:rFonts w:ascii="Arial" w:cs="Arial" w:eastAsia="Arial" w:hAnsi="Arial"/>
        </w:rPr>
      </w:pPr>
      <w:bookmarkStart w:colFirst="0" w:colLast="0" w:name="_heading=h.pkwqa1" w:id="70"/>
      <w:bookmarkEnd w:id="70"/>
      <w:r w:rsidDel="00000000" w:rsidR="00000000" w:rsidRPr="00000000">
        <w:rPr>
          <w:rFonts w:ascii="Arial" w:cs="Arial" w:eastAsia="Arial" w:hAnsi="Arial"/>
          <w:rtl w:val="0"/>
        </w:rPr>
        <w:t xml:space="preserve">3.1.4.8 Client Identifier</w:t>
      </w:r>
    </w:p>
    <w:p w:rsidR="00000000" w:rsidDel="00000000" w:rsidP="00000000" w:rsidRDefault="00000000" w:rsidRPr="00000000" w14:paraId="00000712">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3">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14">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15">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w:t>
      </w:r>
      <w:r w:rsidDel="00000000" w:rsidR="00000000" w:rsidRPr="00000000">
        <w:rPr>
          <w:rFonts w:ascii="Arial" w:cs="Arial" w:eastAsia="Arial" w:hAnsi="Arial"/>
          <w:color w:val="000000"/>
          <w:highlight w:val="yellow"/>
          <w:rtl w:val="0"/>
        </w:rPr>
        <w:t xml:space="preserve"> 1 and 23</w:t>
      </w:r>
      <w:r w:rsidDel="00000000" w:rsidR="00000000" w:rsidRPr="00000000">
        <w:rPr>
          <w:rFonts w:ascii="Arial" w:cs="Arial" w:eastAsia="Arial" w:hAnsi="Arial"/>
          <w:color w:val="000000"/>
          <w:highlight w:val="yellow"/>
          <w:rtl w:val="0"/>
        </w:rPr>
        <w:t xml:space="preserve"> UTF-8 encoded bytes in length, and that contain only the characters "0123456789abcdefghijklmnopqrstuvwxyzABCDEFGHIJKLMNOPQRSTUVWXYZ”. </w:t>
      </w:r>
    </w:p>
    <w:p w:rsidR="00000000" w:rsidDel="00000000" w:rsidP="00000000" w:rsidRDefault="00000000" w:rsidRPr="00000000" w14:paraId="0000071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1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18">
      <w:pPr>
        <w:pStyle w:val="Heading4"/>
        <w:ind w:right="4"/>
        <w:rPr/>
      </w:pPr>
      <w:bookmarkStart w:colFirst="0" w:colLast="0" w:name="_heading=h.u38i2mpp332q" w:id="71"/>
      <w:bookmarkEnd w:id="71"/>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19">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feature.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1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1B">
      <w:pPr>
        <w:numPr>
          <w:ilvl w:val="0"/>
          <w:numId w:val="4"/>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71C">
      <w:pPr>
        <w:numPr>
          <w:ilvl w:val="0"/>
          <w:numId w:val="4"/>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p>
    <w:p w:rsidR="00000000" w:rsidDel="00000000" w:rsidP="00000000" w:rsidRDefault="00000000" w:rsidRPr="00000000" w14:paraId="0000071D">
      <w:pPr>
        <w:numPr>
          <w:ilvl w:val="0"/>
          <w:numId w:val="4"/>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r w:rsidDel="00000000" w:rsidR="00000000" w:rsidRPr="00000000">
        <w:rPr>
          <w:rtl w:val="0"/>
        </w:rPr>
      </w:r>
    </w:p>
    <w:p w:rsidR="00000000" w:rsidDel="00000000" w:rsidP="00000000" w:rsidRDefault="00000000" w:rsidRPr="00000000" w14:paraId="0000071E">
      <w:pPr>
        <w:pStyle w:val="Heading4"/>
        <w:ind w:left="0"/>
        <w:rPr>
          <w:rFonts w:ascii="Arial" w:cs="Arial" w:eastAsia="Arial" w:hAnsi="Arial"/>
        </w:rPr>
      </w:pPr>
      <w:bookmarkStart w:colFirst="0" w:colLast="0" w:name="_heading=h.6mntinqaom6n" w:id="72"/>
      <w:bookmarkEnd w:id="72"/>
      <w:r w:rsidDel="00000000" w:rsidR="00000000" w:rsidRPr="00000000">
        <w:rPr>
          <w:rFonts w:ascii="Arial" w:cs="Arial" w:eastAsia="Arial" w:hAnsi="Arial"/>
          <w:rtl w:val="0"/>
        </w:rPr>
        <w:t xml:space="preserve">3.1.4.10 Will Topic Short or Will Topic Length</w:t>
      </w:r>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1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20">
      <w:pPr>
        <w:pStyle w:val="Heading4"/>
        <w:ind w:left="0" w:right="4"/>
        <w:rPr>
          <w:rFonts w:ascii="Arial" w:cs="Arial" w:eastAsia="Arial" w:hAnsi="Arial"/>
        </w:rPr>
      </w:pPr>
      <w:bookmarkStart w:colFirst="0" w:colLast="0" w:name="_heading=h.g5w1zpmaiace" w:id="73"/>
      <w:bookmarkEnd w:id="73"/>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2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22">
      <w:pPr>
        <w:pStyle w:val="Heading4"/>
        <w:ind w:left="0" w:right="4"/>
        <w:rPr>
          <w:rFonts w:ascii="Arial" w:cs="Arial" w:eastAsia="Arial" w:hAnsi="Arial"/>
        </w:rPr>
      </w:pPr>
      <w:bookmarkStart w:colFirst="0" w:colLast="0" w:name="_heading=h.o88zms19c5d1" w:id="74"/>
      <w:bookmarkEnd w:id="74"/>
      <w:r w:rsidDel="00000000" w:rsidR="00000000" w:rsidRPr="00000000">
        <w:rPr>
          <w:rFonts w:ascii="Arial" w:cs="Arial" w:eastAsia="Arial" w:hAnsi="Arial"/>
          <w:rtl w:val="0"/>
        </w:rPr>
        <w:t xml:space="preserve">3.1.4.12 </w:t>
      </w:r>
      <w:r w:rsidDel="00000000" w:rsidR="00000000" w:rsidRPr="00000000">
        <w:rPr>
          <w:rFonts w:ascii="Arial" w:cs="Arial" w:eastAsia="Arial" w:hAnsi="Arial"/>
          <w:rtl w:val="0"/>
        </w:rPr>
        <w:t xml:space="preserve">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3">
      <w:pPr>
        <w:rPr/>
      </w:pPr>
      <w:r w:rsidDel="00000000" w:rsidR="00000000" w:rsidRPr="00000000">
        <w:rPr>
          <w:rtl w:val="0"/>
        </w:rPr>
        <w:t xml:space="preserve">It contains the content of the Will Message which is published after the Virtual Connection is closed.  </w:t>
      </w:r>
    </w:p>
    <w:p w:rsidR="00000000" w:rsidDel="00000000" w:rsidP="00000000" w:rsidRDefault="00000000" w:rsidRPr="00000000" w14:paraId="00000724">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25">
      <w:pPr>
        <w:pStyle w:val="Heading4"/>
        <w:ind w:left="0" w:right="4"/>
        <w:rPr>
          <w:rFonts w:ascii="Arial" w:cs="Arial" w:eastAsia="Arial" w:hAnsi="Arial"/>
        </w:rPr>
      </w:pPr>
      <w:bookmarkStart w:colFirst="0" w:colLast="0" w:name="_heading=h.mw1gvx9qi5t0" w:id="75"/>
      <w:bookmarkEnd w:id="75"/>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6">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32"/>
        </w:sdtPr>
        <w:sdtContent>
          <w:commentRangeStart w:id="23"/>
        </w:sdtContent>
      </w:sdt>
      <w:sdt>
        <w:sdtPr>
          <w:tag w:val="goog_rdk_133"/>
        </w:sdtPr>
        <w:sdtContent>
          <w:commentRangeStart w:id="24"/>
        </w:sdtContent>
      </w:sdt>
      <w:sdt>
        <w:sdtPr>
          <w:tag w:val="goog_rdk_134"/>
        </w:sdtPr>
        <w:sdtContent>
          <w:commentRangeStart w:id="25"/>
        </w:sdtContent>
      </w:sdt>
      <w:r w:rsidDel="00000000" w:rsidR="00000000" w:rsidRPr="00000000">
        <w:rPr>
          <w:rFonts w:ascii="Arial" w:cs="Arial" w:eastAsia="Arial" w:hAnsi="Arial"/>
          <w:color w:val="0000ee"/>
          <w:rtl w:val="0"/>
        </w:rPr>
        <w:t xml:space="preserve">LINKED TO AUTH</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27">
      <w:pPr>
        <w:pStyle w:val="Heading4"/>
        <w:ind w:left="0" w:right="4"/>
        <w:rPr>
          <w:rFonts w:ascii="Arial" w:cs="Arial" w:eastAsia="Arial" w:hAnsi="Arial"/>
        </w:rPr>
      </w:pPr>
      <w:bookmarkStart w:colFirst="0" w:colLast="0" w:name="_heading=h.4ydjyi9y5y20" w:id="76"/>
      <w:bookmarkEnd w:id="76"/>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35"/>
        </w:sdtPr>
        <w:sdtContent>
          <w:commentRangeStart w:id="26"/>
        </w:sdtContent>
      </w:sdt>
      <w:sdt>
        <w:sdtPr>
          <w:tag w:val="goog_rdk_136"/>
        </w:sdtPr>
        <w:sdtContent>
          <w:commentRangeStart w:id="27"/>
        </w:sdtContent>
      </w:sdt>
      <w:sdt>
        <w:sdtPr>
          <w:tag w:val="goog_rdk_137"/>
        </w:sdtPr>
        <w:sdtContent>
          <w:commentRangeStart w:id="28"/>
        </w:sdtContent>
      </w:sdt>
      <w:r w:rsidDel="00000000" w:rsidR="00000000" w:rsidRPr="00000000">
        <w:rPr>
          <w:rFonts w:ascii="Arial" w:cs="Arial" w:eastAsia="Arial" w:hAnsi="Arial"/>
          <w:color w:val="0000ee"/>
          <w:rtl w:val="0"/>
        </w:rPr>
        <w:t xml:space="preserve">LINKED TO AUTH</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29">
      <w:pPr>
        <w:pStyle w:val="Heading4"/>
        <w:ind w:left="0" w:right="4"/>
        <w:rPr>
          <w:rFonts w:ascii="Arial" w:cs="Arial" w:eastAsia="Arial" w:hAnsi="Arial"/>
        </w:rPr>
      </w:pPr>
      <w:bookmarkStart w:colFirst="0" w:colLast="0" w:name="_heading=h.5hocu94eubqg" w:id="77"/>
      <w:bookmarkEnd w:id="77"/>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38"/>
        </w:sdtPr>
        <w:sdtContent>
          <w:commentRangeStart w:id="29"/>
        </w:sdtContent>
      </w:sdt>
      <w:sdt>
        <w:sdtPr>
          <w:tag w:val="goog_rdk_139"/>
        </w:sdtPr>
        <w:sdtContent>
          <w:commentRangeStart w:id="30"/>
        </w:sdtContent>
      </w:sdt>
      <w:sdt>
        <w:sdtPr>
          <w:tag w:val="goog_rdk_140"/>
        </w:sdtPr>
        <w:sdtContent>
          <w:commentRangeStart w:id="31"/>
        </w:sdtContent>
      </w:sdt>
      <w:r w:rsidDel="00000000" w:rsidR="00000000" w:rsidRPr="00000000">
        <w:rPr>
          <w:rFonts w:ascii="Arial" w:cs="Arial" w:eastAsia="Arial" w:hAnsi="Arial"/>
          <w:color w:val="0000ee"/>
          <w:rtl w:val="0"/>
        </w:rPr>
        <w:t xml:space="preserve">LINKED TO AUTH</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2B">
      <w:pPr>
        <w:pStyle w:val="Heading4"/>
        <w:ind w:left="0" w:right="4"/>
        <w:rPr>
          <w:rFonts w:ascii="Arial" w:cs="Arial" w:eastAsia="Arial" w:hAnsi="Arial"/>
        </w:rPr>
      </w:pPr>
      <w:bookmarkStart w:colFirst="0" w:colLast="0" w:name="_heading=h.g9mib2nvvlzy" w:id="78"/>
      <w:bookmarkEnd w:id="78"/>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C">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141"/>
        </w:sdtPr>
        <w:sdtContent>
          <w:commentRangeStart w:id="32"/>
        </w:sdtContent>
      </w:sdt>
      <w:sdt>
        <w:sdtPr>
          <w:tag w:val="goog_rdk_142"/>
        </w:sdtPr>
        <w:sdtContent>
          <w:commentRangeStart w:id="33"/>
        </w:sdtContent>
      </w:sdt>
      <w:sdt>
        <w:sdtPr>
          <w:tag w:val="goog_rdk_143"/>
        </w:sdtPr>
        <w:sdtContent>
          <w:commentRangeStart w:id="34"/>
        </w:sdtContent>
      </w:sdt>
      <w:r w:rsidDel="00000000" w:rsidR="00000000" w:rsidRPr="00000000">
        <w:rPr>
          <w:rFonts w:ascii="Arial" w:cs="Arial" w:eastAsia="Arial" w:hAnsi="Arial"/>
          <w:color w:val="0000ee"/>
          <w:rtl w:val="0"/>
        </w:rPr>
        <w:t xml:space="preserve">LINKED TO AUTH</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2D">
      <w:pPr>
        <w:pStyle w:val="Heading3"/>
        <w:keepLines w:val="1"/>
        <w:spacing w:after="52" w:before="0" w:line="259" w:lineRule="auto"/>
        <w:ind w:left="0" w:firstLine="0"/>
        <w:rPr>
          <w:rFonts w:ascii="Arial" w:cs="Arial" w:eastAsia="Arial" w:hAnsi="Arial"/>
        </w:rPr>
      </w:pPr>
      <w:bookmarkStart w:colFirst="0" w:colLast="0" w:name="_heading=h.39kk8xu" w:id="79"/>
      <w:bookmarkEnd w:id="79"/>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5"/>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2E">
            <w:pPr>
              <w:jc w:val="center"/>
              <w:rPr>
                <w:rFonts w:ascii="Arial" w:cs="Arial" w:eastAsia="Arial" w:hAnsi="Arial"/>
                <w:b w:val="1"/>
              </w:rPr>
            </w:pPr>
            <w:bookmarkStart w:colFirst="0" w:colLast="0" w:name="_heading=h.1opuj5n" w:id="80"/>
            <w:bookmarkEnd w:id="80"/>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2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3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3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3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3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3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3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3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3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3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4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5B">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5C">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76A">
            <w:pPr>
              <w:spacing w:after="0" w:before="0" w:line="240" w:lineRule="auto"/>
              <w:ind w:left="0" w:firstLine="0"/>
              <w:rPr>
                <w:rFonts w:ascii="Arial" w:cs="Arial" w:eastAsia="Arial" w:hAnsi="Arial"/>
              </w:rPr>
            </w:pPr>
            <w:r w:rsidDel="00000000" w:rsidR="00000000" w:rsidRPr="00000000">
              <w:rPr>
                <w:rtl w:val="0"/>
              </w:rPr>
            </w:r>
          </w:p>
        </w:tc>
        <w:tc>
          <w:tcPr>
            <w:gridSpan w:val="12"/>
          </w:tcPr>
          <w:p w:rsidR="00000000" w:rsidDel="00000000" w:rsidP="00000000" w:rsidRDefault="00000000" w:rsidRPr="00000000" w14:paraId="0000076B">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777">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778">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779">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77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77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7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7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8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8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8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87">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788">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789">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78A">
            <w:pPr>
              <w:jc w:val="center"/>
              <w:rPr>
                <w:rFonts w:ascii="Arial" w:cs="Arial" w:eastAsia="Arial" w:hAnsi="Arial"/>
              </w:rPr>
            </w:pPr>
            <w:r w:rsidDel="00000000" w:rsidR="00000000" w:rsidRPr="00000000">
              <w:rPr>
                <w:rFonts w:ascii="Arial" w:cs="Arial" w:eastAsia="Arial" w:hAnsi="Arial"/>
                <w:rtl w:val="0"/>
              </w:rPr>
              <w:t xml:space="preserve">Correlation Id</w:t>
            </w:r>
          </w:p>
        </w:tc>
      </w:tr>
      <w:tr>
        <w:trPr>
          <w:cantSplit w:val="0"/>
          <w:tblHeader w:val="0"/>
        </w:trPr>
        <w:tc>
          <w:tcPr/>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799">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7A7">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7A8">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7B6">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7B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7C5">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7C6">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7D4">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7D5">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7E3">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E4">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w:t>
            </w:r>
            <w:r w:rsidDel="00000000" w:rsidR="00000000" w:rsidRPr="00000000">
              <w:rPr>
                <w:rFonts w:ascii="Arial" w:cs="Arial" w:eastAsia="Arial" w:hAnsi="Arial"/>
                <w:b w:val="1"/>
                <w:i w:val="1"/>
                <w:rtl w:val="0"/>
              </w:rPr>
              <w:t xml:space="preserve">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7F2">
            <w:pPr>
              <w:rPr>
                <w:rFonts w:ascii="Arial" w:cs="Arial" w:eastAsia="Arial" w:hAnsi="Arial"/>
              </w:rPr>
            </w:pPr>
            <w:r w:rsidDel="00000000" w:rsidR="00000000" w:rsidRPr="00000000">
              <w:rPr>
                <w:rFonts w:ascii="Arial" w:cs="Arial" w:eastAsia="Arial" w:hAnsi="Arial"/>
                <w:rtl w:val="0"/>
              </w:rPr>
              <w:t xml:space="preserve">Byte (9 + 1)</w:t>
            </w:r>
          </w:p>
        </w:tc>
        <w:tc>
          <w:tcPr>
            <w:gridSpan w:val="14"/>
            <w:shd w:fill="efefef" w:val="clear"/>
          </w:tcPr>
          <w:p w:rsidR="00000000" w:rsidDel="00000000" w:rsidP="00000000" w:rsidRDefault="00000000" w:rsidRPr="00000000" w14:paraId="000007F3">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01">
            <w:pPr>
              <w:rPr>
                <w:rFonts w:ascii="Arial" w:cs="Arial" w:eastAsia="Arial" w:hAnsi="Arial"/>
              </w:rPr>
            </w:pPr>
            <w:r w:rsidDel="00000000" w:rsidR="00000000" w:rsidRPr="00000000">
              <w:rPr>
                <w:rFonts w:ascii="Arial" w:cs="Arial" w:eastAsia="Arial" w:hAnsi="Arial"/>
                <w:rtl w:val="0"/>
              </w:rPr>
              <w:t xml:space="preserve">Byte (9 + 2)</w:t>
            </w:r>
          </w:p>
        </w:tc>
        <w:tc>
          <w:tcPr>
            <w:gridSpan w:val="14"/>
            <w:shd w:fill="efefef" w:val="clear"/>
          </w:tcPr>
          <w:p w:rsidR="00000000" w:rsidDel="00000000" w:rsidP="00000000" w:rsidRDefault="00000000" w:rsidRPr="00000000" w14:paraId="00000802">
            <w:pPr>
              <w:jc w:val="center"/>
              <w:rPr>
                <w:rFonts w:ascii="Arial" w:cs="Arial" w:eastAsia="Arial" w:hAnsi="Arial"/>
              </w:rPr>
            </w:pPr>
            <w:r w:rsidDel="00000000" w:rsidR="00000000" w:rsidRPr="00000000">
              <w:rPr>
                <w:rFonts w:ascii="Arial" w:cs="Arial" w:eastAsia="Arial" w:hAnsi="Arial"/>
                <w:rtl w:val="0"/>
              </w:rPr>
              <w:t xml:space="preserve">Auth Method</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10">
            <w:pPr>
              <w:rPr>
                <w:rFonts w:ascii="Arial" w:cs="Arial" w:eastAsia="Arial" w:hAnsi="Arial"/>
              </w:rPr>
            </w:pPr>
            <w:r w:rsidDel="00000000" w:rsidR="00000000" w:rsidRPr="00000000">
              <w:rPr>
                <w:rFonts w:ascii="Arial" w:cs="Arial" w:eastAsia="Arial" w:hAnsi="Arial"/>
                <w:rtl w:val="0"/>
              </w:rPr>
              <w:t xml:space="preserve">Byte (9 + 3)</w:t>
            </w:r>
          </w:p>
        </w:tc>
        <w:tc>
          <w:tcPr>
            <w:gridSpan w:val="14"/>
            <w:shd w:fill="efefef" w:val="clear"/>
          </w:tcPr>
          <w:p w:rsidR="00000000" w:rsidDel="00000000" w:rsidP="00000000" w:rsidRDefault="00000000" w:rsidRPr="00000000" w14:paraId="00000811">
            <w:pPr>
              <w:jc w:val="center"/>
              <w:rPr>
                <w:rFonts w:ascii="Arial" w:cs="Arial" w:eastAsia="Arial" w:hAnsi="Arial"/>
              </w:rPr>
            </w:pPr>
            <w:r w:rsidDel="00000000" w:rsidR="00000000" w:rsidRPr="00000000">
              <w:rPr>
                <w:rFonts w:ascii="Arial" w:cs="Arial" w:eastAsia="Arial" w:hAnsi="Arial"/>
                <w:rtl w:val="0"/>
              </w:rPr>
              <w:t xml:space="preserve">Auth Data Length MSB</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Byte (9 + 4)</w:t>
            </w:r>
          </w:p>
        </w:tc>
        <w:tc>
          <w:tcPr>
            <w:gridSpan w:val="14"/>
            <w:shd w:fill="efefef" w:val="clear"/>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(9 + 5)</w:t>
            </w:r>
          </w:p>
        </w:tc>
        <w:tc>
          <w:tcPr>
            <w:gridSpan w:val="14"/>
            <w:shd w:fill="efefef" w:val="clear"/>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Byte 10 … N</w:t>
            </w:r>
          </w:p>
        </w:tc>
        <w:tc>
          <w:tcPr>
            <w:gridSpan w:val="14"/>
          </w:tcPr>
          <w:p w:rsidR="00000000" w:rsidDel="00000000" w:rsidP="00000000" w:rsidRDefault="00000000" w:rsidRPr="00000000" w14:paraId="0000083E">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81"/>
      <w:bookmarkEnd w:id="81"/>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4D">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4E">
      <w:pPr>
        <w:pStyle w:val="Heading4"/>
        <w:ind w:left="0" w:right="4" w:firstLine="0"/>
        <w:rPr>
          <w:rFonts w:ascii="Arial" w:cs="Arial" w:eastAsia="Arial" w:hAnsi="Arial"/>
        </w:rPr>
      </w:pPr>
      <w:bookmarkStart w:colFirst="0" w:colLast="0" w:name="_heading=h.2nusc19" w:id="82"/>
      <w:bookmarkEnd w:id="82"/>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84F">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r w:rsidDel="00000000" w:rsidR="00000000" w:rsidRPr="00000000">
        <w:rPr>
          <w:rtl w:val="0"/>
        </w:rPr>
      </w:r>
    </w:p>
    <w:p w:rsidR="00000000" w:rsidDel="00000000" w:rsidP="00000000" w:rsidRDefault="00000000" w:rsidRPr="00000000" w14:paraId="00000850">
      <w:pPr>
        <w:pStyle w:val="Heading4"/>
        <w:ind w:left="0" w:firstLine="0"/>
        <w:rPr>
          <w:rFonts w:ascii="Arial" w:cs="Arial" w:eastAsia="Arial" w:hAnsi="Arial"/>
        </w:rPr>
      </w:pPr>
      <w:bookmarkStart w:colFirst="0" w:colLast="0" w:name="_heading=h.3mzq4wv" w:id="83"/>
      <w:bookmarkEnd w:id="83"/>
      <w:r w:rsidDel="00000000" w:rsidR="00000000" w:rsidRPr="00000000">
        <w:rPr>
          <w:rFonts w:ascii="Arial" w:cs="Arial" w:eastAsia="Arial" w:hAnsi="Arial"/>
          <w:rtl w:val="0"/>
        </w:rPr>
        <w:t xml:space="preserve">3.1.5.2 </w:t>
      </w:r>
      <w:r w:rsidDel="00000000" w:rsidR="00000000" w:rsidRPr="00000000">
        <w:rPr>
          <w:rFonts w:ascii="Arial" w:cs="Arial" w:eastAsia="Arial" w:hAnsi="Arial"/>
          <w:rtl w:val="0"/>
        </w:rPr>
        <w:t xml:space="preserve">Connack Flags</w:t>
      </w:r>
    </w:p>
    <w:p w:rsidR="00000000" w:rsidDel="00000000" w:rsidP="00000000" w:rsidRDefault="00000000" w:rsidRPr="00000000" w14:paraId="00000851">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852">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853">
      <w:pPr>
        <w:numPr>
          <w:ilvl w:val="0"/>
          <w:numId w:val="25"/>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connection with Clean Start set to 1, the Gateway MUST set Session Present to 0 in the CONNACK Packet in addition to setting a 0x00 (Success) Reason Code in the CONNACK packet. </w:t>
      </w:r>
    </w:p>
    <w:p w:rsidR="00000000" w:rsidDel="00000000" w:rsidP="00000000" w:rsidRDefault="00000000" w:rsidRPr="00000000" w14:paraId="00000854">
      <w:pPr>
        <w:ind w:left="720" w:firstLine="0"/>
        <w:rPr/>
      </w:pPr>
      <w:r w:rsidDel="00000000" w:rsidR="00000000" w:rsidRPr="00000000">
        <w:rPr>
          <w:highlight w:val="yellow"/>
          <w:rtl w:val="0"/>
        </w:rPr>
        <w:t xml:space="preserve">If the Gateway accepts a connection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855">
      <w:pPr>
        <w:numPr>
          <w:ilvl w:val="0"/>
          <w:numId w:val="3"/>
        </w:numPr>
        <w:spacing w:after="0" w:afterAutospacing="0"/>
        <w:ind w:left="2160" w:hanging="360"/>
        <w:rPr>
          <w:u w:val="none"/>
        </w:rPr>
      </w:pPr>
      <w:r w:rsidDel="00000000" w:rsidR="00000000" w:rsidRPr="00000000">
        <w:rPr>
          <w:highlight w:val="yellow"/>
          <w:rtl w:val="0"/>
        </w:rPr>
        <w:t xml:space="preserve">If the Client does not have Session State and receives Session Present set to 1 it MUST close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p>
    <w:p w:rsidR="00000000" w:rsidDel="00000000" w:rsidP="00000000" w:rsidRDefault="00000000" w:rsidRPr="00000000" w14:paraId="00000856">
      <w:pPr>
        <w:numPr>
          <w:ilvl w:val="0"/>
          <w:numId w:val="3"/>
        </w:numPr>
        <w:spacing w:before="0" w:beforeAutospacing="0"/>
        <w:ind w:left="2160" w:hanging="36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r w:rsidDel="00000000" w:rsidR="00000000" w:rsidRPr="00000000">
        <w:rPr>
          <w:rtl w:val="0"/>
        </w:rPr>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858">
      <w:pPr>
        <w:numPr>
          <w:ilvl w:val="0"/>
          <w:numId w:val="6"/>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should be considered.</w:t>
      </w:r>
    </w:p>
    <w:p w:rsidR="00000000" w:rsidDel="00000000" w:rsidP="00000000" w:rsidRDefault="00000000" w:rsidRPr="00000000" w14:paraId="00000859">
      <w:pPr>
        <w:ind w:right="4"/>
        <w:rPr>
          <w:rFonts w:ascii="Arial" w:cs="Arial" w:eastAsia="Arial" w:hAnsi="Arial"/>
        </w:rPr>
      </w:pPr>
      <w:r w:rsidDel="00000000" w:rsidR="00000000" w:rsidRPr="00000000">
        <w:rPr>
          <w:rtl w:val="0"/>
        </w:rPr>
      </w:r>
    </w:p>
    <w:p w:rsidR="00000000" w:rsidDel="00000000" w:rsidP="00000000" w:rsidRDefault="00000000" w:rsidRPr="00000000" w14:paraId="0000085A">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85B">
      <w:pPr>
        <w:pStyle w:val="Heading4"/>
        <w:ind w:left="0"/>
        <w:rPr>
          <w:rFonts w:ascii="Arial" w:cs="Arial" w:eastAsia="Arial" w:hAnsi="Arial"/>
        </w:rPr>
      </w:pPr>
      <w:bookmarkStart w:colFirst="0" w:colLast="0" w:name="_heading=h.lnmexuhpjkl8" w:id="84"/>
      <w:bookmarkEnd w:id="84"/>
      <w:r w:rsidDel="00000000" w:rsidR="00000000" w:rsidRPr="00000000">
        <w:rPr>
          <w:rFonts w:ascii="Arial" w:cs="Arial" w:eastAsia="Arial" w:hAnsi="Arial"/>
          <w:rtl w:val="0"/>
        </w:rPr>
        <w:t xml:space="preserve">3.1.5.3 Correlation Id</w:t>
      </w:r>
    </w:p>
    <w:p w:rsidR="00000000" w:rsidDel="00000000" w:rsidP="00000000" w:rsidRDefault="00000000" w:rsidRPr="00000000" w14:paraId="0000085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CONNECT packet.</w:t>
      </w:r>
    </w:p>
    <w:p w:rsidR="00000000" w:rsidDel="00000000" w:rsidP="00000000" w:rsidRDefault="00000000" w:rsidRPr="00000000" w14:paraId="0000085D">
      <w:pPr>
        <w:pStyle w:val="Heading4"/>
        <w:ind w:left="0"/>
        <w:rPr>
          <w:rFonts w:ascii="Arial" w:cs="Arial" w:eastAsia="Arial" w:hAnsi="Arial"/>
        </w:rPr>
      </w:pPr>
      <w:bookmarkStart w:colFirst="0" w:colLast="0" w:name="_heading=h.1302m92" w:id="85"/>
      <w:bookmarkEnd w:id="85"/>
      <w:r w:rsidDel="00000000" w:rsidR="00000000" w:rsidRPr="00000000">
        <w:rPr>
          <w:rFonts w:ascii="Arial" w:cs="Arial" w:eastAsia="Arial" w:hAnsi="Arial"/>
          <w:rtl w:val="0"/>
        </w:rPr>
        <w:t xml:space="preserve">3.1.5.4 Reason Code</w:t>
      </w:r>
    </w:p>
    <w:p w:rsidR="00000000" w:rsidDel="00000000" w:rsidP="00000000" w:rsidRDefault="00000000" w:rsidRPr="00000000" w14:paraId="0000085E">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85F">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144"/>
        </w:sdtPr>
        <w:sdtContent>
          <w:commentRangeStart w:id="35"/>
        </w:sdtContent>
      </w:sdt>
      <w:r w:rsidDel="00000000" w:rsidR="00000000" w:rsidRPr="00000000">
        <w:rPr>
          <w:highlight w:val="yellow"/>
          <w:rtl w:val="0"/>
        </w:rPr>
        <w:t xml:space="preserve">128</w:t>
      </w:r>
      <w:commentRangeEnd w:id="35"/>
      <w:r w:rsidDel="00000000" w:rsidR="00000000" w:rsidRPr="00000000">
        <w:commentReference w:id="35"/>
      </w:r>
      <w:r w:rsidDel="00000000" w:rsidR="00000000" w:rsidRPr="00000000">
        <w:rPr>
          <w:highlight w:val="yellow"/>
          <w:rtl w:val="0"/>
        </w:rPr>
        <w:t xml:space="preserve"> or greater it MUST then close the Virtual Connection.</w:t>
      </w:r>
      <w:r w:rsidDel="00000000" w:rsidR="00000000" w:rsidRPr="00000000">
        <w:rPr>
          <w:rtl w:val="0"/>
        </w:rPr>
      </w:r>
    </w:p>
    <w:p w:rsidR="00000000" w:rsidDel="00000000" w:rsidP="00000000" w:rsidRDefault="00000000" w:rsidRPr="00000000" w14:paraId="00000860">
      <w:pPr>
        <w:pStyle w:val="Heading4"/>
        <w:ind w:left="0" w:right="4" w:firstLine="0"/>
        <w:rPr>
          <w:rFonts w:ascii="Arial" w:cs="Arial" w:eastAsia="Arial" w:hAnsi="Arial"/>
        </w:rPr>
      </w:pPr>
      <w:bookmarkStart w:colFirst="0" w:colLast="0" w:name="_heading=h.2250f4o" w:id="86"/>
      <w:bookmarkEnd w:id="86"/>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86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62">
      <w:pPr>
        <w:pStyle w:val="Heading4"/>
        <w:ind w:left="0" w:right="4"/>
        <w:rPr>
          <w:rFonts w:ascii="Arial" w:cs="Arial" w:eastAsia="Arial" w:hAnsi="Arial"/>
        </w:rPr>
      </w:pPr>
      <w:bookmarkStart w:colFirst="0" w:colLast="0" w:name="_heading=h.3wmneavoet74" w:id="87"/>
      <w:bookmarkEnd w:id="87"/>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45"/>
        </w:sdtPr>
        <w:sdtContent>
          <w:commentRangeStart w:id="36"/>
        </w:sdtContent>
      </w:sdt>
      <w:sdt>
        <w:sdtPr>
          <w:tag w:val="goog_rdk_146"/>
        </w:sdtPr>
        <w:sdtContent>
          <w:commentRangeStart w:id="37"/>
        </w:sdtContent>
      </w:sdt>
      <w:sdt>
        <w:sdtPr>
          <w:tag w:val="goog_rdk_147"/>
        </w:sdtPr>
        <w:sdtContent>
          <w:commentRangeStart w:id="38"/>
        </w:sdtContent>
      </w:sdt>
      <w:r w:rsidDel="00000000" w:rsidR="00000000" w:rsidRPr="00000000">
        <w:rPr>
          <w:rFonts w:ascii="Arial" w:cs="Arial" w:eastAsia="Arial" w:hAnsi="Arial"/>
          <w:color w:val="0000ee"/>
          <w:rtl w:val="0"/>
        </w:rPr>
        <w:t xml:space="preserve">LINKED TO AUTH</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4">
      <w:pPr>
        <w:pStyle w:val="Heading4"/>
        <w:ind w:left="0" w:right="4"/>
        <w:rPr>
          <w:rFonts w:ascii="Arial" w:cs="Arial" w:eastAsia="Arial" w:hAnsi="Arial"/>
        </w:rPr>
      </w:pPr>
      <w:bookmarkStart w:colFirst="0" w:colLast="0" w:name="_heading=h.ydayklwjstjk" w:id="88"/>
      <w:bookmarkEnd w:id="88"/>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48"/>
        </w:sdtPr>
        <w:sdtContent>
          <w:commentRangeStart w:id="39"/>
        </w:sdtContent>
      </w:sdt>
      <w:sdt>
        <w:sdtPr>
          <w:tag w:val="goog_rdk_149"/>
        </w:sdtPr>
        <w:sdtContent>
          <w:commentRangeStart w:id="40"/>
        </w:sdtContent>
      </w:sdt>
      <w:sdt>
        <w:sdtPr>
          <w:tag w:val="goog_rdk_150"/>
        </w:sdtPr>
        <w:sdtContent>
          <w:commentRangeStart w:id="41"/>
        </w:sdtContent>
      </w:sdt>
      <w:r w:rsidDel="00000000" w:rsidR="00000000" w:rsidRPr="00000000">
        <w:rPr>
          <w:rFonts w:ascii="Arial" w:cs="Arial" w:eastAsia="Arial" w:hAnsi="Arial"/>
          <w:color w:val="0000ee"/>
          <w:rtl w:val="0"/>
        </w:rPr>
        <w:t xml:space="preserve">LINKED TO AUTH</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6">
      <w:pPr>
        <w:pStyle w:val="Heading4"/>
        <w:ind w:left="0" w:right="4"/>
        <w:rPr>
          <w:rFonts w:ascii="Arial" w:cs="Arial" w:eastAsia="Arial" w:hAnsi="Arial"/>
        </w:rPr>
      </w:pPr>
      <w:bookmarkStart w:colFirst="0" w:colLast="0" w:name="_heading=h.kvppk7yh36lv" w:id="89"/>
      <w:bookmarkEnd w:id="89"/>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51"/>
        </w:sdtPr>
        <w:sdtContent>
          <w:commentRangeStart w:id="42"/>
        </w:sdtContent>
      </w:sdt>
      <w:sdt>
        <w:sdtPr>
          <w:tag w:val="goog_rdk_152"/>
        </w:sdtPr>
        <w:sdtContent>
          <w:commentRangeStart w:id="43"/>
        </w:sdtContent>
      </w:sdt>
      <w:sdt>
        <w:sdtPr>
          <w:tag w:val="goog_rdk_153"/>
        </w:sdtPr>
        <w:sdtContent>
          <w:commentRangeStart w:id="44"/>
        </w:sdtContent>
      </w:sdt>
      <w:r w:rsidDel="00000000" w:rsidR="00000000" w:rsidRPr="00000000">
        <w:rPr>
          <w:rFonts w:ascii="Arial" w:cs="Arial" w:eastAsia="Arial" w:hAnsi="Arial"/>
          <w:color w:val="0000ee"/>
          <w:rtl w:val="0"/>
        </w:rPr>
        <w:t xml:space="preserve">LINKED TO AUTH</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8">
      <w:pPr>
        <w:pStyle w:val="Heading4"/>
        <w:ind w:left="0" w:right="4"/>
        <w:rPr>
          <w:rFonts w:ascii="Arial" w:cs="Arial" w:eastAsia="Arial" w:hAnsi="Arial"/>
        </w:rPr>
      </w:pPr>
      <w:bookmarkStart w:colFirst="0" w:colLast="0" w:name="_heading=h.600ktmi3vm5o" w:id="90"/>
      <w:bookmarkEnd w:id="90"/>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sdt>
        <w:sdtPr>
          <w:tag w:val="goog_rdk_154"/>
        </w:sdtPr>
        <w:sdtContent>
          <w:commentRangeStart w:id="45"/>
        </w:sdtContent>
      </w:sdt>
      <w:sdt>
        <w:sdtPr>
          <w:tag w:val="goog_rdk_155"/>
        </w:sdtPr>
        <w:sdtContent>
          <w:commentRangeStart w:id="46"/>
        </w:sdtContent>
      </w:sdt>
      <w:sdt>
        <w:sdtPr>
          <w:tag w:val="goog_rdk_156"/>
        </w:sdtPr>
        <w:sdtContent>
          <w:commentRangeStart w:id="47"/>
        </w:sdtContent>
      </w:sdt>
      <w:r w:rsidDel="00000000" w:rsidR="00000000" w:rsidRPr="00000000">
        <w:rPr>
          <w:rFonts w:ascii="Arial" w:cs="Arial" w:eastAsia="Arial" w:hAnsi="Arial"/>
          <w:color w:val="0000ee"/>
          <w:rtl w:val="0"/>
        </w:rPr>
        <w:t xml:space="preserve">LINKED TO AUTH</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A">
      <w:pPr>
        <w:pStyle w:val="Heading4"/>
        <w:ind w:left="0" w:right="4" w:firstLine="0"/>
        <w:rPr>
          <w:rFonts w:ascii="Arial" w:cs="Arial" w:eastAsia="Arial" w:hAnsi="Arial"/>
        </w:rPr>
      </w:pPr>
      <w:bookmarkStart w:colFirst="0" w:colLast="0" w:name="_heading=h.haapch" w:id="91"/>
      <w:bookmarkEnd w:id="91"/>
      <w:r w:rsidDel="00000000" w:rsidR="00000000" w:rsidRPr="00000000">
        <w:rPr>
          <w:rFonts w:ascii="Arial" w:cs="Arial" w:eastAsia="Arial" w:hAnsi="Arial"/>
          <w:rtl w:val="0"/>
        </w:rPr>
        <w:t xml:space="preserve">3.1.5.10 </w:t>
      </w:r>
      <w:r w:rsidDel="00000000" w:rsidR="00000000" w:rsidRPr="00000000">
        <w:rPr>
          <w:rFonts w:ascii="Arial" w:cs="Arial" w:eastAsia="Arial" w:hAnsi="Arial"/>
          <w:rtl w:val="0"/>
        </w:rPr>
        <w:t xml:space="preserve">Assigned Client Identifier</w:t>
      </w:r>
    </w:p>
    <w:p w:rsidR="00000000" w:rsidDel="00000000" w:rsidP="00000000" w:rsidRDefault="00000000" w:rsidRPr="00000000" w14:paraId="0000086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86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86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86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86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87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871">
      <w:pPr>
        <w:pStyle w:val="Heading3"/>
        <w:keepLines w:val="1"/>
        <w:spacing w:after="118" w:before="0" w:line="259" w:lineRule="auto"/>
        <w:ind w:left="0" w:firstLine="0"/>
        <w:rPr>
          <w:rFonts w:ascii="Arial" w:cs="Arial" w:eastAsia="Arial" w:hAnsi="Arial"/>
        </w:rPr>
      </w:pPr>
      <w:bookmarkStart w:colFirst="0" w:colLast="0" w:name="_heading=h.184mhaj" w:id="92"/>
      <w:bookmarkEnd w:id="92"/>
      <w:r w:rsidDel="00000000" w:rsidR="00000000" w:rsidRPr="00000000">
        <w:rPr>
          <w:rtl w:val="0"/>
        </w:rPr>
        <w:t xml:space="preserve">3.1.6 </w:t>
      </w:r>
      <w:sdt>
        <w:sdtPr>
          <w:tag w:val="goog_rdk_157"/>
        </w:sdtPr>
        <w:sdtContent>
          <w:commentRangeStart w:id="48"/>
        </w:sdtContent>
      </w:sdt>
      <w:sdt>
        <w:sdtPr>
          <w:tag w:val="goog_rdk_158"/>
        </w:sdtPr>
        <w:sdtContent>
          <w:commentRangeStart w:id="49"/>
        </w:sdtContent>
      </w:sdt>
      <w:sdt>
        <w:sdtPr>
          <w:tag w:val="goog_rdk_159"/>
        </w:sdtPr>
        <w:sdtContent>
          <w:commentRangeStart w:id="50"/>
        </w:sdtContent>
      </w:sdt>
      <w:r w:rsidDel="00000000" w:rsidR="00000000" w:rsidRPr="00000000">
        <w:rPr>
          <w:rFonts w:ascii="Arial" w:cs="Arial" w:eastAsia="Arial" w:hAnsi="Arial"/>
          <w:rtl w:val="0"/>
        </w:rPr>
        <w:t xml:space="preserve">AUTH</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tbl>
      <w:tblPr>
        <w:tblStyle w:val="Table1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7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7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7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7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7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7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7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8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8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97">
            <w:pPr>
              <w:jc w:val="center"/>
              <w:rPr>
                <w:rFonts w:ascii="Arial" w:cs="Arial" w:eastAsia="Arial" w:hAnsi="Arial"/>
              </w:rPr>
            </w:pPr>
            <w:sdt>
              <w:sdtPr>
                <w:tag w:val="goog_rdk_160"/>
              </w:sdtPr>
              <w:sdtContent>
                <w:commentRangeStart w:id="51"/>
              </w:sdtContent>
            </w:sdt>
            <w:sdt>
              <w:sdtPr>
                <w:tag w:val="goog_rdk_161"/>
              </w:sdtPr>
              <w:sdtContent>
                <w:commentRangeStart w:id="52"/>
              </w:sdtContent>
            </w:sdt>
            <w:sdt>
              <w:sdtPr>
                <w:tag w:val="goog_rdk_162"/>
              </w:sdtPr>
              <w:sdtContent>
                <w:commentRangeStart w:id="53"/>
              </w:sdtContent>
            </w:sdt>
            <w:sdt>
              <w:sdtPr>
                <w:tag w:val="goog_rdk_163"/>
              </w:sdtPr>
              <w:sdtContent>
                <w:commentRangeStart w:id="54"/>
              </w:sdtContent>
            </w:sdt>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89F">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8A0">
            <w:pPr>
              <w:jc w:val="center"/>
              <w:rPr>
                <w:rFonts w:ascii="Arial" w:cs="Arial" w:eastAsia="Arial" w:hAnsi="Arial"/>
              </w:rPr>
            </w:pPr>
            <w:sdt>
              <w:sdtPr>
                <w:tag w:val="goog_rdk_164"/>
              </w:sdtPr>
              <w:sdtContent>
                <w:commentRangeStart w:id="55"/>
              </w:sdtContent>
            </w:sdt>
            <w:sdt>
              <w:sdtPr>
                <w:tag w:val="goog_rdk_165"/>
              </w:sdtPr>
              <w:sdtContent>
                <w:commentRangeStart w:id="56"/>
              </w:sdtContent>
            </w:sdt>
            <w:sdt>
              <w:sdtPr>
                <w:tag w:val="goog_rdk_166"/>
              </w:sdtPr>
              <w:sdtContent>
                <w:commentRangeStart w:id="57"/>
              </w:sdtContent>
            </w:sdt>
            <w:sdt>
              <w:sdtPr>
                <w:tag w:val="goog_rdk_167"/>
              </w:sdtPr>
              <w:sdtContent>
                <w:commentRangeStart w:id="58"/>
              </w:sdtContent>
            </w:sdt>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8A9">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8B2">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w:t>
      </w:r>
      <w:r w:rsidDel="00000000" w:rsidR="00000000" w:rsidRPr="00000000">
        <w:rPr>
          <w:rFonts w:ascii="Arial" w:cs="Arial" w:eastAsia="Arial" w:hAnsi="Arial"/>
          <w:highlight w:val="white"/>
          <w:rtl w:val="0"/>
        </w:rPr>
        <w:t xml:space="preserve">If the Server requires additional information to complete the authentication, it responds with an AUTH packet to </w:t>
      </w:r>
      <w:sdt>
        <w:sdtPr>
          <w:tag w:val="goog_rdk_168"/>
        </w:sdtPr>
        <w:sdtContent>
          <w:ins w:author="Simon Johnson" w:id="27" w:date="2024-02-02T15:00:03Z"/>
          <w:sdt>
            <w:sdtPr>
              <w:tag w:val="goog_rdk_169"/>
            </w:sdtPr>
            <w:sdtContent>
              <w:commentRangeStart w:id="59"/>
            </w:sdtContent>
          </w:sdt>
          <w:ins w:author="Simon Johnson" w:id="27" w:date="2024-02-02T15:00:03Z">
            <w:r w:rsidDel="00000000" w:rsidR="00000000" w:rsidRPr="00000000">
              <w:rPr>
                <w:rFonts w:ascii="Arial" w:cs="Arial" w:eastAsia="Arial" w:hAnsi="Arial"/>
                <w:highlight w:val="white"/>
                <w:rtl w:val="0"/>
              </w:rPr>
              <w:t xml:space="preserve">signal</w:t>
            </w:r>
          </w:ins>
        </w:sdtContent>
      </w:sdt>
      <w:sdt>
        <w:sdtPr>
          <w:tag w:val="goog_rdk_170"/>
        </w:sdtPr>
        <w:sdtContent>
          <w:del w:author="Simon Johnson" w:id="27" w:date="2024-02-02T15:00:03Z">
            <w:commentRangeEnd w:id="59"/>
            <w:r w:rsidDel="00000000" w:rsidR="00000000" w:rsidRPr="00000000">
              <w:commentReference w:id="59"/>
            </w:r>
            <w:r w:rsidDel="00000000" w:rsidR="00000000" w:rsidRPr="00000000">
              <w:rPr>
                <w:rFonts w:ascii="Arial" w:cs="Arial" w:eastAsia="Arial" w:hAnsi="Arial"/>
                <w:highlight w:val="white"/>
                <w:rtl w:val="0"/>
              </w:rPr>
              <w:delText xml:space="preserve">obtain</w:delText>
            </w:r>
          </w:del>
        </w:sdtContent>
      </w:sdt>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8B3">
      <w:pPr>
        <w:pStyle w:val="Heading4"/>
        <w:ind w:left="0" w:firstLine="0"/>
        <w:rPr>
          <w:rFonts w:ascii="Arial" w:cs="Arial" w:eastAsia="Arial" w:hAnsi="Arial"/>
        </w:rPr>
      </w:pPr>
      <w:bookmarkStart w:colFirst="0" w:colLast="0" w:name="_heading=h.3s49zyc" w:id="93"/>
      <w:bookmarkEnd w:id="93"/>
      <w:r w:rsidDel="00000000" w:rsidR="00000000" w:rsidRPr="00000000">
        <w:rPr>
          <w:rFonts w:ascii="Arial" w:cs="Arial" w:eastAsia="Arial" w:hAnsi="Arial"/>
          <w:rtl w:val="0"/>
        </w:rPr>
        <w:t xml:space="preserve">3.1.6.1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8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B5">
      <w:pPr>
        <w:pStyle w:val="Heading4"/>
        <w:ind w:left="0" w:firstLine="0"/>
        <w:rPr>
          <w:rFonts w:ascii="Arial" w:cs="Arial" w:eastAsia="Arial" w:hAnsi="Arial"/>
        </w:rPr>
      </w:pPr>
      <w:bookmarkStart w:colFirst="0" w:colLast="0" w:name="_heading=h.279ka65" w:id="94"/>
      <w:bookmarkEnd w:id="94"/>
      <w:r w:rsidDel="00000000" w:rsidR="00000000" w:rsidRPr="00000000">
        <w:rPr>
          <w:rFonts w:ascii="Arial" w:cs="Arial" w:eastAsia="Arial" w:hAnsi="Arial"/>
          <w:rtl w:val="0"/>
        </w:rPr>
        <w:t xml:space="preserve">3.1.6.2 Reason Code</w:t>
      </w:r>
    </w:p>
    <w:p w:rsidR="00000000" w:rsidDel="00000000" w:rsidP="00000000" w:rsidRDefault="00000000" w:rsidRPr="00000000" w14:paraId="000008B6">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8B7">
      <w:pPr>
        <w:pStyle w:val="Heading4"/>
        <w:ind w:left="0" w:firstLine="0"/>
        <w:rPr>
          <w:rFonts w:ascii="Arial" w:cs="Arial" w:eastAsia="Arial" w:hAnsi="Arial"/>
        </w:rPr>
      </w:pPr>
      <w:bookmarkStart w:colFirst="0" w:colLast="0" w:name="_heading=h.meukdy" w:id="95"/>
      <w:bookmarkEnd w:id="95"/>
      <w:r w:rsidDel="00000000" w:rsidR="00000000" w:rsidRPr="00000000">
        <w:rPr>
          <w:rFonts w:ascii="Arial" w:cs="Arial" w:eastAsia="Arial" w:hAnsi="Arial"/>
          <w:rtl w:val="0"/>
        </w:rPr>
        <w:t xml:space="preserve">3.1.6.3 </w:t>
      </w:r>
      <w:r w:rsidDel="00000000" w:rsidR="00000000" w:rsidRPr="00000000">
        <w:rPr>
          <w:rFonts w:ascii="Arial" w:cs="Arial" w:eastAsia="Arial" w:hAnsi="Arial"/>
          <w:rtl w:val="0"/>
        </w:rPr>
        <w:t xml:space="preserve">Auth Method Length</w:t>
      </w:r>
    </w:p>
    <w:p w:rsidR="00000000" w:rsidDel="00000000" w:rsidP="00000000" w:rsidRDefault="00000000" w:rsidRPr="00000000" w14:paraId="000008B8">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8B9">
      <w:pPr>
        <w:pStyle w:val="Heading4"/>
        <w:ind w:left="0" w:firstLine="0"/>
        <w:rPr>
          <w:rFonts w:ascii="Arial" w:cs="Arial" w:eastAsia="Arial" w:hAnsi="Arial"/>
        </w:rPr>
      </w:pPr>
      <w:bookmarkStart w:colFirst="0" w:colLast="0" w:name="_heading=h.36ei31r" w:id="96"/>
      <w:bookmarkEnd w:id="96"/>
      <w:r w:rsidDel="00000000" w:rsidR="00000000" w:rsidRPr="00000000">
        <w:rPr>
          <w:rFonts w:ascii="Arial" w:cs="Arial" w:eastAsia="Arial" w:hAnsi="Arial"/>
          <w:rtl w:val="0"/>
        </w:rPr>
        <w:t xml:space="preserve">3.1.6.4 Auth Method</w:t>
      </w:r>
    </w:p>
    <w:p w:rsidR="00000000" w:rsidDel="00000000" w:rsidP="00000000" w:rsidRDefault="00000000" w:rsidRPr="00000000" w14:paraId="000008BA">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8BB">
      <w:pPr>
        <w:pStyle w:val="Heading4"/>
        <w:ind w:left="0" w:firstLine="0"/>
        <w:rPr>
          <w:rFonts w:ascii="Arial" w:cs="Arial" w:eastAsia="Arial" w:hAnsi="Arial"/>
        </w:rPr>
      </w:pPr>
      <w:bookmarkStart w:colFirst="0" w:colLast="0" w:name="_heading=h.1ljsd9k" w:id="97"/>
      <w:bookmarkEnd w:id="97"/>
      <w:r w:rsidDel="00000000" w:rsidR="00000000" w:rsidRPr="00000000">
        <w:rPr>
          <w:rFonts w:ascii="Arial" w:cs="Arial" w:eastAsia="Arial" w:hAnsi="Arial"/>
          <w:rtl w:val="0"/>
        </w:rPr>
        <w:t xml:space="preserve">3.1.6.5 </w:t>
      </w:r>
      <w:r w:rsidDel="00000000" w:rsidR="00000000" w:rsidRPr="00000000">
        <w:rPr>
          <w:rFonts w:ascii="Arial" w:cs="Arial" w:eastAsia="Arial" w:hAnsi="Arial"/>
          <w:rtl w:val="0"/>
        </w:rPr>
        <w:t xml:space="preserve">Auth Data</w:t>
      </w:r>
    </w:p>
    <w:p w:rsidR="00000000" w:rsidDel="00000000" w:rsidP="00000000" w:rsidRDefault="00000000" w:rsidRPr="00000000" w14:paraId="000008BC">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8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BE">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8BF">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8C0">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C1">
      <w:pPr>
        <w:pStyle w:val="Heading3"/>
        <w:keepLines w:val="1"/>
        <w:spacing w:after="118" w:before="0" w:line="259" w:lineRule="auto"/>
        <w:ind w:left="0" w:firstLine="0"/>
        <w:rPr>
          <w:rFonts w:ascii="Arial" w:cs="Arial" w:eastAsia="Arial" w:hAnsi="Arial"/>
        </w:rPr>
      </w:pPr>
      <w:bookmarkStart w:colFirst="0" w:colLast="0" w:name="_heading=h.45jfvxd" w:id="98"/>
      <w:bookmarkEnd w:id="98"/>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C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C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C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C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C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C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C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C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C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C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C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D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D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D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DE">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E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E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E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8F0">
            <w:pPr>
              <w:jc w:val="center"/>
              <w:rPr>
                <w:rFonts w:ascii="Arial" w:cs="Arial" w:eastAsia="Arial" w:hAnsi="Arial"/>
              </w:rPr>
            </w:pPr>
            <w:r w:rsidDel="00000000" w:rsidR="00000000" w:rsidRPr="00000000">
              <w:rPr>
                <w:rFonts w:ascii="Arial" w:cs="Arial" w:eastAsia="Arial" w:hAnsi="Arial"/>
                <w:rtl w:val="0"/>
              </w:rPr>
              <w:t xml:space="preserve">Correlation Id</w:t>
            </w:r>
            <w:r w:rsidDel="00000000" w:rsidR="00000000" w:rsidRPr="00000000">
              <w:rPr>
                <w:rFonts w:ascii="Arial" w:cs="Arial" w:eastAsia="Arial" w:hAnsi="Arial"/>
                <w:i w:val="1"/>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8F8">
            <w:pPr>
              <w:rPr>
                <w:rFonts w:ascii="Arial" w:cs="Arial" w:eastAsia="Arial" w:hAnsi="Arial"/>
              </w:rPr>
            </w:pPr>
            <w:r w:rsidDel="00000000" w:rsidR="00000000" w:rsidRPr="00000000">
              <w:rPr>
                <w:rFonts w:ascii="Arial" w:cs="Arial" w:eastAsia="Arial" w:hAnsi="Arial"/>
                <w:rtl w:val="0"/>
              </w:rPr>
              <w:t xml:space="preserve">Byte 6 … N</w:t>
            </w:r>
          </w:p>
        </w:tc>
        <w:tc>
          <w:tcPr>
            <w:gridSpan w:val="8"/>
          </w:tcPr>
          <w:p w:rsidR="00000000" w:rsidDel="00000000" w:rsidP="00000000" w:rsidRDefault="00000000" w:rsidRPr="00000000" w14:paraId="000008F9">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02">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03">
      <w:pPr>
        <w:pStyle w:val="Heading4"/>
        <w:ind w:left="0" w:firstLine="0"/>
        <w:rPr>
          <w:rFonts w:ascii="Arial" w:cs="Arial" w:eastAsia="Arial" w:hAnsi="Arial"/>
        </w:rPr>
      </w:pPr>
      <w:bookmarkStart w:colFirst="0" w:colLast="0" w:name="_heading=h.2koq656" w:id="99"/>
      <w:bookmarkEnd w:id="99"/>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0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05">
      <w:pPr>
        <w:pStyle w:val="Heading4"/>
        <w:ind w:left="0" w:firstLine="0"/>
        <w:rPr>
          <w:rFonts w:ascii="Arial" w:cs="Arial" w:eastAsia="Arial" w:hAnsi="Arial"/>
        </w:rPr>
      </w:pPr>
      <w:bookmarkStart w:colFirst="0" w:colLast="0" w:name="_heading=h.zu0gcz" w:id="100"/>
      <w:bookmarkEnd w:id="100"/>
      <w:r w:rsidDel="00000000" w:rsidR="00000000" w:rsidRPr="00000000">
        <w:rPr>
          <w:rFonts w:ascii="Arial" w:cs="Arial" w:eastAsia="Arial" w:hAnsi="Arial"/>
          <w:rtl w:val="0"/>
        </w:rPr>
        <w:t xml:space="preserve">3.1.7.2 Topic Alias</w:t>
      </w:r>
    </w:p>
    <w:p w:rsidR="00000000" w:rsidDel="00000000" w:rsidP="00000000" w:rsidRDefault="00000000" w:rsidRPr="00000000" w14:paraId="0000090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07">
      <w:pPr>
        <w:pStyle w:val="Heading4"/>
        <w:ind w:left="0" w:firstLine="0"/>
        <w:rPr>
          <w:rFonts w:ascii="Arial" w:cs="Arial" w:eastAsia="Arial" w:hAnsi="Arial"/>
        </w:rPr>
      </w:pPr>
      <w:bookmarkStart w:colFirst="0" w:colLast="0" w:name="_heading=h.3jtnz0s" w:id="101"/>
      <w:bookmarkEnd w:id="101"/>
      <w:r w:rsidDel="00000000" w:rsidR="00000000" w:rsidRPr="00000000">
        <w:rPr>
          <w:rFonts w:ascii="Arial" w:cs="Arial" w:eastAsia="Arial" w:hAnsi="Arial"/>
          <w:rtl w:val="0"/>
        </w:rPr>
        <w:t xml:space="preserve">3.1.7.3 Correlation Id</w:t>
      </w:r>
    </w:p>
    <w:p w:rsidR="00000000" w:rsidDel="00000000" w:rsidP="00000000" w:rsidRDefault="00000000" w:rsidRPr="00000000" w14:paraId="00000908">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 byte of data to be used to correlate a packet request to an equivalent packet response. It should be populated with ideally a random integer value between 0-255 and be coded such that it can be used to identify the corresponding REGACK packet.</w:t>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1yyy98l" w:id="102"/>
      <w:bookmarkEnd w:id="102"/>
      <w:r w:rsidDel="00000000" w:rsidR="00000000" w:rsidRPr="00000000">
        <w:rPr>
          <w:rFonts w:ascii="Arial" w:cs="Arial" w:eastAsia="Arial" w:hAnsi="Arial"/>
          <w:rtl w:val="0"/>
        </w:rPr>
        <w:t xml:space="preserve">3.1.7.4 Topic Name</w:t>
      </w:r>
    </w:p>
    <w:p w:rsidR="00000000" w:rsidDel="00000000" w:rsidP="00000000" w:rsidRDefault="00000000" w:rsidRPr="00000000" w14:paraId="0000090A">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0B">
      <w:pPr>
        <w:pStyle w:val="Heading3"/>
        <w:keepLines w:val="1"/>
        <w:spacing w:after="77" w:before="0" w:line="259" w:lineRule="auto"/>
        <w:ind w:left="0" w:firstLine="0"/>
        <w:rPr>
          <w:rFonts w:ascii="Arial" w:cs="Arial" w:eastAsia="Arial" w:hAnsi="Arial"/>
        </w:rPr>
      </w:pPr>
      <w:bookmarkStart w:colFirst="0" w:colLast="0" w:name="_heading=h.4iylrwe" w:id="103"/>
      <w:bookmarkEnd w:id="103"/>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0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0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0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0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1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1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1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1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1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17">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1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22">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2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2D">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2E">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38">
            <w:pPr>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939">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3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3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3C">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3F">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940">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943">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94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94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94C">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95A">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965">
            <w:pPr>
              <w:jc w:val="center"/>
              <w:rPr>
                <w:rFonts w:ascii="Arial" w:cs="Arial" w:eastAsia="Arial" w:hAnsi="Arial"/>
              </w:rPr>
            </w:pPr>
            <w:r w:rsidDel="00000000" w:rsidR="00000000" w:rsidRPr="00000000">
              <w:rPr>
                <w:rFonts w:ascii="Arial" w:cs="Arial" w:eastAsia="Arial" w:hAnsi="Arial"/>
                <w:rtl w:val="0"/>
              </w:rPr>
              <w:t xml:space="preserve">Correlation Id</w:t>
            </w:r>
          </w:p>
        </w:tc>
      </w:tr>
      <w:tr>
        <w:trPr>
          <w:cantSplit w:val="0"/>
          <w:tblHeader w:val="0"/>
        </w:trPr>
        <w:tc>
          <w:tcPr/>
          <w:p w:rsidR="00000000" w:rsidDel="00000000" w:rsidP="00000000" w:rsidRDefault="00000000" w:rsidRPr="00000000" w14:paraId="0000096F">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970">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97B">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97C">
      <w:pPr>
        <w:pStyle w:val="Heading4"/>
        <w:ind w:left="0" w:right="4" w:firstLine="0"/>
        <w:rPr>
          <w:rFonts w:ascii="Arial" w:cs="Arial" w:eastAsia="Arial" w:hAnsi="Arial"/>
        </w:rPr>
      </w:pPr>
      <w:bookmarkStart w:colFirst="0" w:colLast="0" w:name="_heading=h.2y3w247" w:id="104"/>
      <w:bookmarkEnd w:id="104"/>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97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7E">
      <w:pPr>
        <w:pStyle w:val="Heading4"/>
        <w:ind w:left="0" w:right="4" w:firstLine="0"/>
        <w:rPr>
          <w:rFonts w:ascii="Arial" w:cs="Arial" w:eastAsia="Arial" w:hAnsi="Arial"/>
        </w:rPr>
      </w:pPr>
      <w:bookmarkStart w:colFirst="0" w:colLast="0" w:name="_heading=h.1d96cc0" w:id="105"/>
      <w:bookmarkEnd w:id="105"/>
      <w:r w:rsidDel="00000000" w:rsidR="00000000" w:rsidRPr="00000000">
        <w:rPr>
          <w:rFonts w:ascii="Arial" w:cs="Arial" w:eastAsia="Arial" w:hAnsi="Arial"/>
          <w:rtl w:val="0"/>
        </w:rPr>
        <w:t xml:space="preserve">3.1.8.2 REGACK Flags</w:t>
      </w:r>
    </w:p>
    <w:p w:rsidR="00000000" w:rsidDel="00000000" w:rsidP="00000000" w:rsidRDefault="00000000" w:rsidRPr="00000000" w14:paraId="0000097F">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980">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9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982">
      <w:pPr>
        <w:pStyle w:val="Heading4"/>
        <w:ind w:left="0" w:right="4" w:firstLine="0"/>
        <w:rPr>
          <w:rFonts w:ascii="Arial" w:cs="Arial" w:eastAsia="Arial" w:hAnsi="Arial"/>
        </w:rPr>
      </w:pPr>
      <w:bookmarkStart w:colFirst="0" w:colLast="0" w:name="_heading=h.3x8tuzt" w:id="106"/>
      <w:bookmarkEnd w:id="106"/>
      <w:r w:rsidDel="00000000" w:rsidR="00000000" w:rsidRPr="00000000">
        <w:rPr>
          <w:rFonts w:ascii="Arial" w:cs="Arial" w:eastAsia="Arial" w:hAnsi="Arial"/>
          <w:rtl w:val="0"/>
        </w:rPr>
        <w:t xml:space="preserve">3.1.8.3 </w:t>
      </w:r>
      <w:r w:rsidDel="00000000" w:rsidR="00000000" w:rsidRPr="00000000">
        <w:rPr>
          <w:rFonts w:ascii="Arial" w:cs="Arial" w:eastAsia="Arial" w:hAnsi="Arial"/>
          <w:rtl w:val="0"/>
        </w:rPr>
        <w:t xml:space="preserve">Topic Alias</w:t>
      </w:r>
    </w:p>
    <w:p w:rsidR="00000000" w:rsidDel="00000000" w:rsidP="00000000" w:rsidRDefault="00000000" w:rsidRPr="00000000" w14:paraId="0000098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984">
      <w:pPr>
        <w:pStyle w:val="Heading4"/>
        <w:ind w:left="0" w:right="4" w:firstLine="0"/>
        <w:rPr>
          <w:rFonts w:ascii="Arial" w:cs="Arial" w:eastAsia="Arial" w:hAnsi="Arial"/>
        </w:rPr>
      </w:pPr>
      <w:bookmarkStart w:colFirst="0" w:colLast="0" w:name="_heading=h.2ce457m" w:id="107"/>
      <w:bookmarkEnd w:id="107"/>
      <w:r w:rsidDel="00000000" w:rsidR="00000000" w:rsidRPr="00000000">
        <w:rPr>
          <w:rFonts w:ascii="Arial" w:cs="Arial" w:eastAsia="Arial" w:hAnsi="Arial"/>
          <w:rtl w:val="0"/>
        </w:rPr>
        <w:t xml:space="preserve">3.1.8.4 Correlation Id</w:t>
      </w:r>
    </w:p>
    <w:p w:rsidR="00000000" w:rsidDel="00000000" w:rsidP="00000000" w:rsidRDefault="00000000" w:rsidRPr="00000000" w14:paraId="00000985">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986">
      <w:pPr>
        <w:pStyle w:val="Heading4"/>
        <w:ind w:left="0" w:right="4" w:firstLine="0"/>
        <w:rPr>
          <w:rFonts w:ascii="Arial" w:cs="Arial" w:eastAsia="Arial" w:hAnsi="Arial"/>
        </w:rPr>
      </w:pPr>
      <w:bookmarkStart w:colFirst="0" w:colLast="0" w:name="_heading=h.rjefff" w:id="108"/>
      <w:bookmarkEnd w:id="108"/>
      <w:r w:rsidDel="00000000" w:rsidR="00000000" w:rsidRPr="00000000">
        <w:rPr>
          <w:rFonts w:ascii="Arial" w:cs="Arial" w:eastAsia="Arial" w:hAnsi="Arial"/>
          <w:rtl w:val="0"/>
        </w:rPr>
        <w:t xml:space="preserve">3.1.8.5 Reason Code</w:t>
      </w:r>
    </w:p>
    <w:p w:rsidR="00000000" w:rsidDel="00000000" w:rsidP="00000000" w:rsidRDefault="00000000" w:rsidRPr="00000000" w14:paraId="00000987">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pStyle w:val="Heading3"/>
        <w:ind w:left="720" w:hanging="720"/>
        <w:rPr/>
      </w:pPr>
      <w:bookmarkStart w:colFirst="0" w:colLast="0" w:name="_heading=h.3bj1y38" w:id="109"/>
      <w:bookmarkEnd w:id="109"/>
      <w:r w:rsidDel="00000000" w:rsidR="00000000" w:rsidRPr="00000000">
        <w:rPr>
          <w:rtl w:val="0"/>
        </w:rPr>
        <w:t xml:space="preserve">3.1.9</w:t>
      </w:r>
      <w:r w:rsidDel="00000000" w:rsidR="00000000" w:rsidRPr="00000000">
        <w:rPr>
          <w:rtl w:val="0"/>
        </w:rPr>
        <w:t xml:space="preserve"> </w:t>
      </w:r>
      <w:r w:rsidDel="00000000" w:rsidR="00000000" w:rsidRPr="00000000">
        <w:rPr>
          <w:rtl w:val="0"/>
        </w:rPr>
        <w:t xml:space="preserve">Publish Variants</w:t>
      </w: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98B">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19"/>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98C">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98D">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98E">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98F">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990">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991">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992">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993">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994">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pStyle w:val="Heading3"/>
        <w:keepLines w:val="1"/>
        <w:spacing w:after="77" w:before="0" w:line="259" w:lineRule="auto"/>
        <w:ind w:left="0" w:firstLine="0"/>
        <w:rPr>
          <w:rFonts w:ascii="Arial" w:cs="Arial" w:eastAsia="Arial" w:hAnsi="Arial"/>
        </w:rPr>
      </w:pPr>
      <w:bookmarkStart w:colFirst="0" w:colLast="0" w:name="_heading=h.j8sehv" w:id="110"/>
      <w:bookmarkEnd w:id="110"/>
      <w:r w:rsidDel="00000000" w:rsidR="00000000" w:rsidRPr="00000000">
        <w:rPr>
          <w:rtl w:val="0"/>
        </w:rPr>
        <w:t xml:space="preserve">3.1.10 </w:t>
      </w:r>
      <w:r w:rsidDel="00000000" w:rsidR="00000000" w:rsidRPr="00000000">
        <w:rPr>
          <w:rFonts w:ascii="Arial" w:cs="Arial" w:eastAsia="Arial" w:hAnsi="Arial"/>
          <w:rtl w:val="0"/>
        </w:rPr>
        <w:t xml:space="preserve">PUBLISH </w:t>
      </w:r>
      <w:r w:rsidDel="00000000" w:rsidR="00000000" w:rsidRPr="00000000">
        <w:rPr>
          <w:rtl w:val="0"/>
        </w:rPr>
        <w:t xml:space="preserve">WITHOUT SESSION</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9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9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9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9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9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A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A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A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A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A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B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9B7">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9C5">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C6">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9D4">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4"/>
          </w:tcPr>
          <w:p w:rsidR="00000000" w:rsidDel="00000000" w:rsidP="00000000" w:rsidRDefault="00000000" w:rsidRPr="00000000" w14:paraId="000009D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9D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9DC">
            <w:pPr>
              <w:jc w:val="center"/>
              <w:rPr>
                <w:rFonts w:ascii="Arial" w:cs="Arial" w:eastAsia="Arial" w:hAnsi="Arial"/>
                <w:i w:val="1"/>
              </w:rPr>
            </w:pPr>
            <w:r w:rsidDel="00000000" w:rsidR="00000000" w:rsidRPr="00000000">
              <w:rPr>
                <w:rFonts w:ascii="Arial" w:cs="Arial" w:eastAsia="Arial" w:hAnsi="Arial"/>
                <w:i w:val="1"/>
                <w:rtl w:val="0"/>
              </w:rPr>
              <w:t xml:space="preserve">Reserved</w:t>
            </w:r>
            <w:r w:rsidDel="00000000" w:rsidR="00000000" w:rsidRPr="00000000">
              <w:rPr>
                <w:rtl w:val="0"/>
              </w:rPr>
            </w:r>
          </w:p>
        </w:tc>
        <w:tc>
          <w:tcPr>
            <w:gridSpan w:val="4"/>
          </w:tcPr>
          <w:p w:rsidR="00000000" w:rsidDel="00000000" w:rsidP="00000000" w:rsidRDefault="00000000" w:rsidRPr="00000000" w14:paraId="000009D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9E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9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9E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9E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9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9E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9E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9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9F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9F3">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4">
            <w:pPr>
              <w:jc w:val="center"/>
              <w:rPr>
                <w:rFonts w:ascii="Arial" w:cs="Arial" w:eastAsia="Arial" w:hAnsi="Arial"/>
              </w:rPr>
            </w:pP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3">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12">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21">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22">
      <w:pPr>
        <w:ind w:left="720" w:firstLine="0"/>
        <w:rPr>
          <w:rFonts w:ascii="Arial" w:cs="Arial" w:eastAsia="Arial" w:hAnsi="Arial"/>
          <w:b w:val="1"/>
          <w:shd w:fill="fff2cc" w:val="clear"/>
        </w:rPr>
      </w:pPr>
      <w:r w:rsidDel="00000000" w:rsidR="00000000" w:rsidRPr="00000000">
        <w:rPr>
          <w:rtl w:val="0"/>
        </w:rPr>
      </w:r>
    </w:p>
    <w:p w:rsidR="00000000" w:rsidDel="00000000" w:rsidP="00000000" w:rsidRDefault="00000000" w:rsidRPr="00000000" w14:paraId="00000A23">
      <w:pPr>
        <w:ind w:left="0" w:firstLine="0"/>
        <w:rPr>
          <w:rFonts w:ascii="Arial" w:cs="Arial" w:eastAsia="Arial" w:hAnsi="Arial"/>
          <w:highlight w:val="yellow"/>
        </w:rPr>
      </w:pPr>
      <w:r w:rsidDel="00000000" w:rsidR="00000000" w:rsidRPr="00000000">
        <w:rPr>
          <w:rFonts w:ascii="Arial" w:cs="Arial" w:eastAsia="Arial" w:hAnsi="Arial"/>
          <w:highlight w:val="yellow"/>
          <w:rtl w:val="0"/>
        </w:rPr>
        <w:t xml:space="preserve">Upon being processed, PUBLISH WITHOUT SESSION packets received by a Gateway MUST have their Quality of Service level set to 0 for onward transmission into the MQTT network. PUBLISH WITHOUT SESSION packets are a concept considered </w:t>
      </w:r>
      <w:r w:rsidDel="00000000" w:rsidR="00000000" w:rsidRPr="00000000">
        <w:rPr>
          <w:rFonts w:ascii="Arial" w:cs="Arial" w:eastAsia="Arial" w:hAnsi="Arial"/>
          <w:b w:val="1"/>
          <w:highlight w:val="yellow"/>
          <w:rtl w:val="0"/>
        </w:rPr>
        <w:t xml:space="preserve">only </w:t>
      </w:r>
      <w:r w:rsidDel="00000000" w:rsidR="00000000" w:rsidRPr="00000000">
        <w:rPr>
          <w:rFonts w:ascii="Arial" w:cs="Arial" w:eastAsia="Arial" w:hAnsi="Arial"/>
          <w:highlight w:val="yellow"/>
          <w:rtl w:val="0"/>
        </w:rPr>
        <w:t xml:space="preserve">valid</w:t>
      </w:r>
      <w:r w:rsidDel="00000000" w:rsidR="00000000" w:rsidRPr="00000000">
        <w:rPr>
          <w:rFonts w:ascii="Arial" w:cs="Arial" w:eastAsia="Arial" w:hAnsi="Arial"/>
          <w:b w:val="1"/>
          <w:highlight w:val="yellow"/>
          <w:rtl w:val="0"/>
        </w:rPr>
        <w:t xml:space="preserve"> </w:t>
      </w:r>
      <w:r w:rsidDel="00000000" w:rsidR="00000000" w:rsidRPr="00000000">
        <w:rPr>
          <w:rFonts w:ascii="Arial" w:cs="Arial" w:eastAsia="Arial" w:hAnsi="Arial"/>
          <w:highlight w:val="yellow"/>
          <w:rtl w:val="0"/>
        </w:rPr>
        <w:t xml:space="preserve">on the Gateway side of the network.</w:t>
      </w:r>
      <w:r w:rsidDel="00000000" w:rsidR="00000000" w:rsidRPr="00000000">
        <w:rPr>
          <w:rFonts w:ascii="Arial" w:cs="Arial" w:eastAsia="Arial" w:hAnsi="Arial"/>
          <w:highlight w:val="yellow"/>
          <w:rtl w:val="0"/>
        </w:rPr>
        <w:t xml:space="preserve"> [MQTTSN-????]</w:t>
      </w:r>
    </w:p>
    <w:p w:rsidR="00000000" w:rsidDel="00000000" w:rsidP="00000000" w:rsidRDefault="00000000" w:rsidRPr="00000000" w14:paraId="00000A2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2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PUBLISH WITHOUT SESSION packet is generally sent using the broadcast address as destination.</w:t>
      </w:r>
    </w:p>
    <w:p w:rsidR="00000000" w:rsidDel="00000000" w:rsidP="00000000" w:rsidRDefault="00000000" w:rsidRPr="00000000" w14:paraId="00000A2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27">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w:t>
      </w:r>
      <w:r w:rsidDel="00000000" w:rsidR="00000000" w:rsidRPr="00000000">
        <w:rPr>
          <w:rFonts w:ascii="Arial" w:cs="Arial" w:eastAsia="Arial" w:hAnsi="Arial"/>
          <w:shd w:fill="fff2cc" w:val="clear"/>
          <w:rtl w:val="0"/>
        </w:rPr>
        <w:t xml:space="preserve"> should not be associated with a MQTT-SN Client Session and</w:t>
      </w:r>
      <w:r w:rsidDel="00000000" w:rsidR="00000000" w:rsidRPr="00000000">
        <w:rPr>
          <w:rFonts w:ascii="Arial" w:cs="Arial" w:eastAsia="Arial" w:hAnsi="Arial"/>
          <w:shd w:fill="fff2cc" w:val="clear"/>
          <w:rtl w:val="0"/>
        </w:rPr>
        <w:t xml:space="preserve"> can be optionally discarded by the Gateway without being processed for onward delivery.</w:t>
      </w:r>
      <w:r w:rsidDel="00000000" w:rsidR="00000000" w:rsidRPr="00000000">
        <w:rPr>
          <w:rtl w:val="0"/>
        </w:rPr>
      </w:r>
    </w:p>
    <w:p w:rsidR="00000000" w:rsidDel="00000000" w:rsidP="00000000" w:rsidRDefault="00000000" w:rsidRPr="00000000" w14:paraId="00000A28">
      <w:pPr>
        <w:pStyle w:val="Heading4"/>
        <w:ind w:left="0" w:right="4" w:firstLine="0"/>
        <w:rPr>
          <w:rFonts w:ascii="Arial" w:cs="Arial" w:eastAsia="Arial" w:hAnsi="Arial"/>
        </w:rPr>
      </w:pPr>
      <w:bookmarkStart w:colFirst="0" w:colLast="0" w:name="_heading=h.338fx5o" w:id="111"/>
      <w:bookmarkEnd w:id="111"/>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2A">
      <w:pPr>
        <w:pStyle w:val="Heading4"/>
        <w:ind w:left="0" w:right="4" w:firstLine="0"/>
        <w:rPr>
          <w:rFonts w:ascii="Arial" w:cs="Arial" w:eastAsia="Arial" w:hAnsi="Arial"/>
        </w:rPr>
      </w:pPr>
      <w:bookmarkStart w:colFirst="0" w:colLast="0" w:name="_heading=h.1idq7dh" w:id="112"/>
      <w:bookmarkEnd w:id="112"/>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A2B">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2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2D">
      <w:pPr>
        <w:numPr>
          <w:ilvl w:val="0"/>
          <w:numId w:val="7"/>
        </w:numPr>
        <w:spacing w:after="0" w:before="0" w:line="248.00000000000006" w:lineRule="auto"/>
        <w:ind w:left="498" w:right="6"/>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A2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2F">
      <w:pPr>
        <w:pStyle w:val="Heading4"/>
        <w:ind w:left="0" w:right="4" w:firstLine="0"/>
        <w:rPr>
          <w:rFonts w:ascii="Arial" w:cs="Arial" w:eastAsia="Arial" w:hAnsi="Arial"/>
        </w:rPr>
      </w:pPr>
      <w:bookmarkStart w:colFirst="0" w:colLast="0" w:name="_heading=h.42ddq1a" w:id="113"/>
      <w:bookmarkEnd w:id="113"/>
      <w:r w:rsidDel="00000000" w:rsidR="00000000" w:rsidRPr="00000000">
        <w:rPr>
          <w:rFonts w:ascii="Arial" w:cs="Arial" w:eastAsia="Arial" w:hAnsi="Arial"/>
          <w:rtl w:val="0"/>
        </w:rPr>
        <w:t xml:space="preserve">3.1.10.3 Topic Data</w:t>
      </w:r>
    </w:p>
    <w:p w:rsidR="00000000" w:rsidDel="00000000" w:rsidP="00000000" w:rsidRDefault="00000000" w:rsidRPr="00000000" w14:paraId="00000A3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31">
      <w:pPr>
        <w:pStyle w:val="Heading4"/>
        <w:ind w:left="0" w:right="4" w:firstLine="0"/>
        <w:rPr>
          <w:rFonts w:ascii="Arial" w:cs="Arial" w:eastAsia="Arial" w:hAnsi="Arial"/>
        </w:rPr>
      </w:pPr>
      <w:bookmarkStart w:colFirst="0" w:colLast="0" w:name="_heading=h.2hio093" w:id="114"/>
      <w:bookmarkEnd w:id="114"/>
      <w:r w:rsidDel="00000000" w:rsidR="00000000" w:rsidRPr="00000000">
        <w:rPr>
          <w:rFonts w:ascii="Arial" w:cs="Arial" w:eastAsia="Arial" w:hAnsi="Arial"/>
          <w:rtl w:val="0"/>
        </w:rPr>
        <w:t xml:space="preserve">3.1.10.4 Data</w:t>
      </w:r>
    </w:p>
    <w:p w:rsidR="00000000" w:rsidDel="00000000" w:rsidP="00000000" w:rsidRDefault="00000000" w:rsidRPr="00000000" w14:paraId="00000A32">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33">
      <w:pPr>
        <w:rPr>
          <w:rFonts w:ascii="Arial" w:cs="Arial" w:eastAsia="Arial" w:hAnsi="Arial"/>
        </w:rPr>
      </w:pPr>
      <w:r w:rsidDel="00000000" w:rsidR="00000000" w:rsidRPr="00000000">
        <w:rPr>
          <w:rtl w:val="0"/>
        </w:rPr>
      </w:r>
    </w:p>
    <w:p w:rsidR="00000000" w:rsidDel="00000000" w:rsidP="00000000" w:rsidRDefault="00000000" w:rsidRPr="00000000" w14:paraId="00000A34">
      <w:pPr>
        <w:pStyle w:val="Heading3"/>
        <w:keepLines w:val="1"/>
        <w:spacing w:after="77" w:before="0" w:line="259" w:lineRule="auto"/>
        <w:ind w:left="0" w:firstLine="0"/>
        <w:rPr>
          <w:rFonts w:ascii="Arial" w:cs="Arial" w:eastAsia="Arial" w:hAnsi="Arial"/>
        </w:rPr>
      </w:pPr>
      <w:bookmarkStart w:colFirst="0" w:colLast="0" w:name="_heading=h.wnyagw" w:id="115"/>
      <w:bookmarkEnd w:id="115"/>
      <w:r w:rsidDel="00000000" w:rsidR="00000000" w:rsidRPr="00000000">
        <w:rPr>
          <w:rtl w:val="0"/>
        </w:rPr>
        <w:t xml:space="preserve">3.1.11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A35">
      <w:pPr>
        <w:rPr>
          <w:rFonts w:ascii="Arial" w:cs="Arial" w:eastAsia="Arial" w:hAnsi="Arial"/>
        </w:rPr>
      </w:pPr>
      <w:r w:rsidDel="00000000" w:rsidR="00000000" w:rsidRPr="00000000">
        <w:rPr>
          <w:rtl w:val="0"/>
        </w:rPr>
      </w:r>
    </w:p>
    <w:tbl>
      <w:tblPr>
        <w:tblStyle w:val="Table2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A3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3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3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3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3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3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4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4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4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4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4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5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55">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6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6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72">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73">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7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76">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7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7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7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7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7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8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8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8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8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8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8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8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8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93">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4">
            <w:pPr>
              <w:jc w:val="center"/>
              <w:rPr>
                <w:rFonts w:ascii="Arial" w:cs="Arial" w:eastAsia="Arial" w:hAnsi="Arial"/>
              </w:rPr>
            </w:pP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blHeader w:val="0"/>
        </w:trPr>
        <w:tc>
          <w:tcPr/>
          <w:p w:rsidR="00000000" w:rsidDel="00000000" w:rsidP="00000000" w:rsidRDefault="00000000" w:rsidRPr="00000000" w14:paraId="00000AA2">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3">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B1">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B2">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AC1">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C2">
      <w:pPr>
        <w:keepLines w:val="1"/>
        <w:ind w:left="720" w:firstLine="0"/>
        <w:rPr>
          <w:rFonts w:ascii="Arial" w:cs="Arial" w:eastAsia="Arial" w:hAnsi="Arial"/>
          <w:highlight w:val="yellow"/>
        </w:rPr>
      </w:pPr>
      <w:sdt>
        <w:sdtPr>
          <w:tag w:val="goog_rdk_171"/>
        </w:sdtPr>
        <w:sdtContent>
          <w:commentRangeStart w:id="60"/>
        </w:sdtContent>
      </w:sdt>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AC3">
      <w:pPr>
        <w:keepLines w:val="1"/>
        <w:ind w:left="72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commentRangeEnd w:id="60"/>
      <w:r w:rsidDel="00000000" w:rsidR="00000000" w:rsidRPr="00000000">
        <w:commentReference w:id="60"/>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C4">
      <w:pPr>
        <w:pStyle w:val="Heading4"/>
        <w:ind w:left="0" w:right="4" w:firstLine="0"/>
        <w:rPr>
          <w:rFonts w:ascii="Arial" w:cs="Arial" w:eastAsia="Arial" w:hAnsi="Arial"/>
        </w:rPr>
      </w:pPr>
      <w:bookmarkStart w:colFirst="0" w:colLast="0" w:name="_heading=h.3gnlt4p" w:id="116"/>
      <w:bookmarkEnd w:id="116"/>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AC5">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C6">
      <w:pPr>
        <w:pStyle w:val="Heading4"/>
        <w:ind w:left="0" w:right="4" w:firstLine="0"/>
        <w:rPr>
          <w:rFonts w:ascii="Arial" w:cs="Arial" w:eastAsia="Arial" w:hAnsi="Arial"/>
        </w:rPr>
      </w:pPr>
      <w:bookmarkStart w:colFirst="0" w:colLast="0" w:name="_heading=h.1vsw3ci" w:id="117"/>
      <w:bookmarkEnd w:id="117"/>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AC7">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C8">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C9">
      <w:pPr>
        <w:numPr>
          <w:ilvl w:val="0"/>
          <w:numId w:val="7"/>
        </w:numPr>
        <w:spacing w:after="0" w:before="0" w:line="248.00000000000006" w:lineRule="auto"/>
        <w:ind w:left="498" w:right="6"/>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A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is set to “1”, it signifies that the packet was retransmitted.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CC">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CD">
      <w:pPr>
        <w:pStyle w:val="Heading4"/>
        <w:ind w:left="0" w:right="4" w:firstLine="0"/>
        <w:rPr>
          <w:rFonts w:ascii="Arial" w:cs="Arial" w:eastAsia="Arial" w:hAnsi="Arial"/>
        </w:rPr>
      </w:pPr>
      <w:bookmarkStart w:colFirst="0" w:colLast="0" w:name="_heading=h.4fsjm0b" w:id="118"/>
      <w:bookmarkEnd w:id="118"/>
      <w:r w:rsidDel="00000000" w:rsidR="00000000" w:rsidRPr="00000000">
        <w:rPr>
          <w:rFonts w:ascii="Arial" w:cs="Arial" w:eastAsia="Arial" w:hAnsi="Arial"/>
          <w:rtl w:val="0"/>
        </w:rPr>
        <w:t xml:space="preserve">3.1.11.3 Topic Data</w:t>
      </w:r>
    </w:p>
    <w:p w:rsidR="00000000" w:rsidDel="00000000" w:rsidP="00000000" w:rsidRDefault="00000000" w:rsidRPr="00000000" w14:paraId="00000AC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CF">
      <w:pPr>
        <w:pStyle w:val="Heading4"/>
        <w:ind w:left="0" w:right="4" w:firstLine="0"/>
        <w:rPr>
          <w:rFonts w:ascii="Arial" w:cs="Arial" w:eastAsia="Arial" w:hAnsi="Arial"/>
        </w:rPr>
      </w:pPr>
      <w:bookmarkStart w:colFirst="0" w:colLast="0" w:name="_heading=h.2uxtw84" w:id="119"/>
      <w:bookmarkEnd w:id="119"/>
      <w:r w:rsidDel="00000000" w:rsidR="00000000" w:rsidRPr="00000000">
        <w:rPr>
          <w:rFonts w:ascii="Arial" w:cs="Arial" w:eastAsia="Arial" w:hAnsi="Arial"/>
          <w:rtl w:val="0"/>
        </w:rPr>
        <w:t xml:space="preserve">3.1.11.4 Data</w:t>
      </w:r>
    </w:p>
    <w:p w:rsidR="00000000" w:rsidDel="00000000" w:rsidP="00000000" w:rsidRDefault="00000000" w:rsidRPr="00000000" w14:paraId="00000AD0">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D1">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D2">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AD3">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AD4">
      <w:pPr>
        <w:rPr>
          <w:rFonts w:ascii="Arial" w:cs="Arial" w:eastAsia="Arial" w:hAnsi="Arial"/>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D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D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D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D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D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D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D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E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E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E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E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F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F4">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02">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03">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11">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12">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13">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15">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1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18">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1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1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1E">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1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2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2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2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2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3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41">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B42">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50">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1">
            <w:pPr>
              <w:jc w:val="center"/>
              <w:rPr>
                <w:rFonts w:ascii="Arial" w:cs="Arial" w:eastAsia="Arial" w:hAnsi="Arial"/>
              </w:rPr>
            </w:pP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blHeader w:val="0"/>
        </w:trPr>
        <w:tc>
          <w:tcPr/>
          <w:p w:rsidR="00000000" w:rsidDel="00000000" w:rsidP="00000000" w:rsidRDefault="00000000" w:rsidRPr="00000000" w14:paraId="00000B5F">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6E">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6F">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B7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7F">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B80">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B81">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B82">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B8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84">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B85">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8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B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B8A">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8B">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w:t>
      </w:r>
    </w:p>
    <w:p w:rsidR="00000000" w:rsidDel="00000000" w:rsidP="00000000" w:rsidRDefault="00000000" w:rsidRPr="00000000" w14:paraId="00000B8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B8D">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B8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r w:rsidDel="00000000" w:rsidR="00000000" w:rsidRPr="00000000">
        <w:rPr>
          <w:rtl w:val="0"/>
        </w:rPr>
      </w:r>
    </w:p>
    <w:p w:rsidR="00000000" w:rsidDel="00000000" w:rsidP="00000000" w:rsidRDefault="00000000" w:rsidRPr="00000000" w14:paraId="00000B8F">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B9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91">
      <w:pPr>
        <w:pStyle w:val="Heading3"/>
        <w:keepLines w:val="1"/>
        <w:spacing w:after="77" w:before="0" w:line="259" w:lineRule="auto"/>
        <w:ind w:left="0" w:firstLine="0"/>
        <w:rPr>
          <w:rFonts w:ascii="Arial" w:cs="Arial" w:eastAsia="Arial" w:hAnsi="Arial"/>
        </w:rPr>
      </w:pPr>
      <w:bookmarkStart w:colFirst="0" w:colLast="0" w:name="_heading=h.11si5id" w:id="127"/>
      <w:bookmarkEnd w:id="127"/>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9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9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9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9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9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9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9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9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9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9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9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A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A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AE">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B7">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B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BC0">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BC9">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w:t>
      </w:r>
      <w:r w:rsidDel="00000000" w:rsidR="00000000" w:rsidRPr="00000000">
        <w:rPr>
          <w:rFonts w:ascii="Arial" w:cs="Arial" w:eastAsia="Arial" w:hAnsi="Arial"/>
          <w:rtl w:val="0"/>
        </w:rPr>
        <w:t xml:space="preserve">any QoS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BCA">
      <w:pPr>
        <w:pStyle w:val="Heading4"/>
        <w:ind w:left="0" w:right="4" w:firstLine="0"/>
        <w:rPr>
          <w:rFonts w:ascii="Arial" w:cs="Arial" w:eastAsia="Arial" w:hAnsi="Arial"/>
        </w:rPr>
      </w:pPr>
      <w:bookmarkStart w:colFirst="0" w:colLast="0" w:name="_heading=h.3ls5o66" w:id="128"/>
      <w:bookmarkEnd w:id="128"/>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BC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CC">
      <w:pPr>
        <w:pStyle w:val="Heading4"/>
        <w:ind w:left="0" w:right="4" w:firstLine="0"/>
        <w:rPr>
          <w:rFonts w:ascii="Arial" w:cs="Arial" w:eastAsia="Arial" w:hAnsi="Arial"/>
        </w:rPr>
      </w:pPr>
      <w:bookmarkStart w:colFirst="0" w:colLast="0" w:name="_heading=h.20xfydz" w:id="129"/>
      <w:bookmarkEnd w:id="129"/>
      <w:r w:rsidDel="00000000" w:rsidR="00000000" w:rsidRPr="00000000">
        <w:rPr>
          <w:rFonts w:ascii="Arial" w:cs="Arial" w:eastAsia="Arial" w:hAnsi="Arial"/>
          <w:rtl w:val="0"/>
        </w:rPr>
        <w:t xml:space="preserve">3.1.13.2 Packet Id</w:t>
      </w:r>
    </w:p>
    <w:p w:rsidR="00000000" w:rsidDel="00000000" w:rsidP="00000000" w:rsidRDefault="00000000" w:rsidRPr="00000000" w14:paraId="00000B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CE">
      <w:pPr>
        <w:pStyle w:val="Heading4"/>
        <w:ind w:left="0" w:right="4" w:firstLine="0"/>
        <w:rPr>
          <w:rFonts w:ascii="Arial" w:cs="Arial" w:eastAsia="Arial" w:hAnsi="Arial"/>
        </w:rPr>
      </w:pPr>
      <w:bookmarkStart w:colFirst="0" w:colLast="0" w:name="_heading=h.4kx3h1s" w:id="130"/>
      <w:bookmarkEnd w:id="130"/>
      <w:r w:rsidDel="00000000" w:rsidR="00000000" w:rsidRPr="00000000">
        <w:rPr>
          <w:rFonts w:ascii="Arial" w:cs="Arial" w:eastAsia="Arial" w:hAnsi="Arial"/>
          <w:rtl w:val="0"/>
        </w:rPr>
        <w:t xml:space="preserve">3.1.13.3 Reason Code</w:t>
      </w:r>
    </w:p>
    <w:p w:rsidR="00000000" w:rsidDel="00000000" w:rsidP="00000000" w:rsidRDefault="00000000" w:rsidRPr="00000000" w14:paraId="00000BC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BD0">
      <w:pPr>
        <w:pStyle w:val="Heading3"/>
        <w:keepLines w:val="1"/>
        <w:spacing w:after="109" w:before="0" w:line="259" w:lineRule="auto"/>
        <w:ind w:left="0" w:right="4" w:firstLine="0"/>
        <w:rPr/>
      </w:pPr>
      <w:bookmarkStart w:colFirst="0" w:colLast="0" w:name="_heading=h.6ou4tvr7malk" w:id="131"/>
      <w:bookmarkEnd w:id="131"/>
      <w:r w:rsidDel="00000000" w:rsidR="00000000" w:rsidRPr="00000000">
        <w:rPr>
          <w:rtl w:val="0"/>
        </w:rPr>
      </w:r>
    </w:p>
    <w:p w:rsidR="00000000" w:rsidDel="00000000" w:rsidP="00000000" w:rsidRDefault="00000000" w:rsidRPr="00000000" w14:paraId="00000BD1">
      <w:pPr>
        <w:pStyle w:val="Heading3"/>
        <w:keepLines w:val="1"/>
        <w:spacing w:after="109" w:before="0" w:line="259" w:lineRule="auto"/>
        <w:ind w:left="0" w:right="4" w:firstLine="0"/>
        <w:rPr>
          <w:rFonts w:ascii="Arial" w:cs="Arial" w:eastAsia="Arial" w:hAnsi="Arial"/>
        </w:rPr>
      </w:pPr>
      <w:bookmarkStart w:colFirst="0" w:colLast="0" w:name="_heading=h.302dr9l" w:id="132"/>
      <w:bookmarkEnd w:id="132"/>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D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D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D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D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D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D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D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D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D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D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D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E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E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E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EE">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F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F7">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F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0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0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0A">
      <w:pPr>
        <w:pStyle w:val="Heading4"/>
        <w:ind w:left="0" w:right="4" w:firstLine="0"/>
        <w:rPr>
          <w:rFonts w:ascii="Arial" w:cs="Arial" w:eastAsia="Arial" w:hAnsi="Arial"/>
        </w:rPr>
      </w:pPr>
      <w:bookmarkStart w:colFirst="0" w:colLast="0" w:name="_heading=h.1f7o1he" w:id="133"/>
      <w:bookmarkEnd w:id="133"/>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0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0C">
      <w:pPr>
        <w:pStyle w:val="Heading4"/>
        <w:ind w:left="0" w:right="4" w:firstLine="0"/>
        <w:rPr>
          <w:rFonts w:ascii="Arial" w:cs="Arial" w:eastAsia="Arial" w:hAnsi="Arial"/>
        </w:rPr>
      </w:pPr>
      <w:bookmarkStart w:colFirst="0" w:colLast="0" w:name="_heading=h.3z7bk57" w:id="134"/>
      <w:bookmarkEnd w:id="134"/>
      <w:r w:rsidDel="00000000" w:rsidR="00000000" w:rsidRPr="00000000">
        <w:rPr>
          <w:rFonts w:ascii="Arial" w:cs="Arial" w:eastAsia="Arial" w:hAnsi="Arial"/>
          <w:rtl w:val="0"/>
        </w:rPr>
        <w:t xml:space="preserve">3.1.14.2 Packet Id</w:t>
      </w:r>
    </w:p>
    <w:p w:rsidR="00000000" w:rsidDel="00000000" w:rsidP="00000000" w:rsidRDefault="00000000" w:rsidRPr="00000000" w14:paraId="00000C0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0E">
      <w:pPr>
        <w:pStyle w:val="Heading4"/>
        <w:ind w:left="0" w:right="4"/>
        <w:rPr>
          <w:rFonts w:ascii="Arial" w:cs="Arial" w:eastAsia="Arial" w:hAnsi="Arial"/>
        </w:rPr>
      </w:pPr>
      <w:bookmarkStart w:colFirst="0" w:colLast="0" w:name="_heading=h.e5jf58hkzqw8" w:id="135"/>
      <w:bookmarkEnd w:id="135"/>
      <w:r w:rsidDel="00000000" w:rsidR="00000000" w:rsidRPr="00000000">
        <w:rPr>
          <w:rFonts w:ascii="Arial" w:cs="Arial" w:eastAsia="Arial" w:hAnsi="Arial"/>
          <w:rtl w:val="0"/>
        </w:rPr>
        <w:t xml:space="preserve">3.1.14.3 Reason Code</w:t>
      </w:r>
    </w:p>
    <w:p w:rsidR="00000000" w:rsidDel="00000000" w:rsidP="00000000" w:rsidRDefault="00000000" w:rsidRPr="00000000" w14:paraId="00000C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r w:rsidDel="00000000" w:rsidR="00000000" w:rsidRPr="00000000">
        <w:rPr>
          <w:rtl w:val="0"/>
        </w:rPr>
      </w:r>
    </w:p>
    <w:p w:rsidR="00000000" w:rsidDel="00000000" w:rsidP="00000000" w:rsidRDefault="00000000" w:rsidRPr="00000000" w14:paraId="00000C1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11">
      <w:pPr>
        <w:pStyle w:val="Heading3"/>
        <w:keepLines w:val="1"/>
        <w:spacing w:after="109" w:before="0" w:line="259" w:lineRule="auto"/>
        <w:ind w:left="0" w:right="4" w:firstLine="0"/>
        <w:rPr>
          <w:rFonts w:ascii="Arial" w:cs="Arial" w:eastAsia="Arial" w:hAnsi="Arial"/>
        </w:rPr>
      </w:pPr>
      <w:bookmarkStart w:colFirst="0" w:colLast="0" w:name="_heading=h.2eclud0" w:id="136"/>
      <w:bookmarkEnd w:id="136"/>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1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1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1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1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1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1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1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1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1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1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1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2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2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2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2E">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3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37">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3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4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C49">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C4A">
      <w:pPr>
        <w:pStyle w:val="Heading4"/>
        <w:ind w:left="0" w:right="4" w:firstLine="0"/>
        <w:rPr>
          <w:rFonts w:ascii="Arial" w:cs="Arial" w:eastAsia="Arial" w:hAnsi="Arial"/>
        </w:rPr>
      </w:pPr>
      <w:bookmarkStart w:colFirst="0" w:colLast="0" w:name="_heading=h.thw4kt" w:id="137"/>
      <w:bookmarkEnd w:id="137"/>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C4B">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4C">
      <w:pPr>
        <w:pStyle w:val="Heading4"/>
        <w:ind w:left="0" w:right="4" w:firstLine="0"/>
        <w:rPr>
          <w:rFonts w:ascii="Arial" w:cs="Arial" w:eastAsia="Arial" w:hAnsi="Arial"/>
        </w:rPr>
      </w:pPr>
      <w:bookmarkStart w:colFirst="0" w:colLast="0" w:name="_heading=h.3dhjn8m" w:id="138"/>
      <w:bookmarkEnd w:id="138"/>
      <w:r w:rsidDel="00000000" w:rsidR="00000000" w:rsidRPr="00000000">
        <w:rPr>
          <w:rFonts w:ascii="Arial" w:cs="Arial" w:eastAsia="Arial" w:hAnsi="Arial"/>
          <w:rtl w:val="0"/>
        </w:rPr>
        <w:t xml:space="preserve">3.1.15.2 Packet Id</w:t>
      </w:r>
    </w:p>
    <w:p w:rsidR="00000000" w:rsidDel="00000000" w:rsidP="00000000" w:rsidRDefault="00000000" w:rsidRPr="00000000" w14:paraId="00000C4D">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4E">
      <w:pPr>
        <w:pStyle w:val="Heading4"/>
        <w:ind w:left="0" w:right="4"/>
        <w:rPr>
          <w:rFonts w:ascii="Arial" w:cs="Arial" w:eastAsia="Arial" w:hAnsi="Arial"/>
        </w:rPr>
      </w:pPr>
      <w:bookmarkStart w:colFirst="0" w:colLast="0" w:name="_heading=h.o7qegribw1em" w:id="139"/>
      <w:bookmarkEnd w:id="139"/>
      <w:r w:rsidDel="00000000" w:rsidR="00000000" w:rsidRPr="00000000">
        <w:rPr>
          <w:rFonts w:ascii="Arial" w:cs="Arial" w:eastAsia="Arial" w:hAnsi="Arial"/>
          <w:rtl w:val="0"/>
        </w:rPr>
        <w:t xml:space="preserve">3.1.15.3 Reason Code</w:t>
      </w:r>
    </w:p>
    <w:p w:rsidR="00000000" w:rsidDel="00000000" w:rsidP="00000000" w:rsidRDefault="00000000" w:rsidRPr="00000000" w14:paraId="00000C4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C5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51">
      <w:pPr>
        <w:pStyle w:val="Heading3"/>
        <w:keepLines w:val="1"/>
        <w:spacing w:after="109" w:before="0" w:line="259" w:lineRule="auto"/>
        <w:ind w:left="0" w:right="4" w:firstLine="0"/>
        <w:rPr>
          <w:rFonts w:ascii="Arial" w:cs="Arial" w:eastAsia="Arial" w:hAnsi="Arial"/>
        </w:rPr>
      </w:pPr>
      <w:bookmarkStart w:colFirst="0" w:colLast="0" w:name="_heading=h.1smtxgf" w:id="140"/>
      <w:bookmarkEnd w:id="140"/>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5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5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5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5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5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5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5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5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5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5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5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6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6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6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6E">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7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77">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7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8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C8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C8A">
      <w:pPr>
        <w:pStyle w:val="Heading4"/>
        <w:ind w:left="0" w:right="4" w:firstLine="0"/>
        <w:rPr>
          <w:rFonts w:ascii="Arial" w:cs="Arial" w:eastAsia="Arial" w:hAnsi="Arial"/>
        </w:rPr>
      </w:pPr>
      <w:bookmarkStart w:colFirst="0" w:colLast="0" w:name="_heading=h.4cmhg48" w:id="141"/>
      <w:bookmarkEnd w:id="141"/>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C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8C">
      <w:pPr>
        <w:pStyle w:val="Heading4"/>
        <w:ind w:left="0" w:right="4" w:firstLine="0"/>
        <w:rPr>
          <w:rFonts w:ascii="Arial" w:cs="Arial" w:eastAsia="Arial" w:hAnsi="Arial"/>
        </w:rPr>
      </w:pPr>
      <w:bookmarkStart w:colFirst="0" w:colLast="0" w:name="_heading=h.2rrrqc1" w:id="142"/>
      <w:bookmarkEnd w:id="142"/>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C8D">
      <w:pPr>
        <w:spacing w:after="174" w:before="0" w:line="248.00000000000006" w:lineRule="auto"/>
        <w:ind w:right="4"/>
        <w:jc w:val="both"/>
        <w:rPr>
          <w:rFonts w:ascii="Arial" w:cs="Arial" w:eastAsia="Arial" w:hAnsi="Arial"/>
        </w:rPr>
      </w:pPr>
      <w:sdt>
        <w:sdtPr>
          <w:tag w:val="goog_rdk_172"/>
        </w:sdtPr>
        <w:sdtContent>
          <w:commentRangeStart w:id="61"/>
        </w:sdtContent>
      </w:sdt>
      <w:r w:rsidDel="00000000" w:rsidR="00000000" w:rsidRPr="00000000">
        <w:rPr>
          <w:rFonts w:ascii="Arial" w:cs="Arial" w:eastAsia="Arial" w:hAnsi="Arial"/>
          <w:rtl w:val="0"/>
        </w:rPr>
        <w:t xml:space="preserve">Same value as the one contained in the corresponding PUBLISH packet.</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C8E">
      <w:pPr>
        <w:pStyle w:val="Heading4"/>
        <w:ind w:left="0" w:right="4"/>
        <w:rPr>
          <w:rFonts w:ascii="Arial" w:cs="Arial" w:eastAsia="Arial" w:hAnsi="Arial"/>
        </w:rPr>
      </w:pPr>
      <w:bookmarkStart w:colFirst="0" w:colLast="0" w:name="_heading=h.j9ce9nedlrkd" w:id="143"/>
      <w:bookmarkEnd w:id="143"/>
      <w:r w:rsidDel="00000000" w:rsidR="00000000" w:rsidRPr="00000000">
        <w:rPr>
          <w:rFonts w:ascii="Arial" w:cs="Arial" w:eastAsia="Arial" w:hAnsi="Arial"/>
          <w:rtl w:val="0"/>
        </w:rPr>
        <w:t xml:space="preserve">3.1.16.3 Reason Code</w:t>
      </w:r>
    </w:p>
    <w:p w:rsidR="00000000" w:rsidDel="00000000" w:rsidP="00000000" w:rsidRDefault="00000000" w:rsidRPr="00000000" w14:paraId="00000C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C9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91">
      <w:pPr>
        <w:pStyle w:val="Heading3"/>
        <w:keepLines w:val="1"/>
        <w:spacing w:after="118" w:before="0" w:line="259" w:lineRule="auto"/>
        <w:ind w:left="0" w:firstLine="0"/>
        <w:rPr>
          <w:rFonts w:ascii="Arial" w:cs="Arial" w:eastAsia="Arial" w:hAnsi="Arial"/>
        </w:rPr>
      </w:pPr>
      <w:bookmarkStart w:colFirst="0" w:colLast="0" w:name="_heading=h.16x20ju" w:id="144"/>
      <w:bookmarkEnd w:id="144"/>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C9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9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C9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A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CA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CB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CBD">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CCA">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CB">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CC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CCE">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CCF">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D2">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CD4">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CD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CD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D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CD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D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D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E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E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CEA">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F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CF8">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05">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06">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0A">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0E">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0F">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14">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15">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23">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24">
      <w:pPr>
        <w:pStyle w:val="Heading4"/>
        <w:ind w:left="0" w:firstLine="0"/>
        <w:rPr>
          <w:rFonts w:ascii="Arial" w:cs="Arial" w:eastAsia="Arial" w:hAnsi="Arial"/>
        </w:rPr>
      </w:pPr>
      <w:bookmarkStart w:colFirst="0" w:colLast="0" w:name="_heading=h.3qwpj7n" w:id="145"/>
      <w:bookmarkEnd w:id="145"/>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26">
      <w:pPr>
        <w:pStyle w:val="Heading4"/>
        <w:ind w:left="0" w:firstLine="0"/>
        <w:rPr>
          <w:rFonts w:ascii="Arial" w:cs="Arial" w:eastAsia="Arial" w:hAnsi="Arial"/>
        </w:rPr>
      </w:pPr>
      <w:bookmarkStart w:colFirst="0" w:colLast="0" w:name="_heading=h.261ztfg" w:id="146"/>
      <w:bookmarkEnd w:id="146"/>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27">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31">
      <w:pPr>
        <w:pStyle w:val="Heading4"/>
        <w:ind w:left="0" w:right="4" w:firstLine="0"/>
        <w:rPr>
          <w:rFonts w:ascii="Arial" w:cs="Arial" w:eastAsia="Arial" w:hAnsi="Arial"/>
        </w:rPr>
      </w:pPr>
      <w:bookmarkStart w:colFirst="0" w:colLast="0" w:name="_heading=h.l7a3n9" w:id="147"/>
      <w:bookmarkEnd w:id="147"/>
      <w:r w:rsidDel="00000000" w:rsidR="00000000" w:rsidRPr="00000000">
        <w:rPr>
          <w:rFonts w:ascii="Arial" w:cs="Arial" w:eastAsia="Arial" w:hAnsi="Arial"/>
          <w:rtl w:val="0"/>
        </w:rPr>
        <w:t xml:space="preserve">3.1.17.3 </w:t>
      </w:r>
      <w:r w:rsidDel="00000000" w:rsidR="00000000" w:rsidRPr="00000000">
        <w:rPr>
          <w:rFonts w:ascii="Arial" w:cs="Arial" w:eastAsia="Arial" w:hAnsi="Arial"/>
          <w:rtl w:val="0"/>
        </w:rPr>
        <w:t xml:space="preserve">Packet Id</w:t>
      </w:r>
    </w:p>
    <w:p w:rsidR="00000000" w:rsidDel="00000000" w:rsidP="00000000" w:rsidRDefault="00000000" w:rsidRPr="00000000" w14:paraId="00000D3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D33">
      <w:pPr>
        <w:pStyle w:val="Heading4"/>
        <w:ind w:left="0" w:right="4" w:firstLine="0"/>
        <w:rPr>
          <w:rFonts w:ascii="Arial" w:cs="Arial" w:eastAsia="Arial" w:hAnsi="Arial"/>
        </w:rPr>
      </w:pPr>
      <w:bookmarkStart w:colFirst="0" w:colLast="0" w:name="_heading=h.356xmb2" w:id="148"/>
      <w:bookmarkEnd w:id="148"/>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D3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35">
      <w:pPr>
        <w:pStyle w:val="Heading3"/>
        <w:keepLines w:val="1"/>
        <w:spacing w:after="77" w:before="0" w:line="259" w:lineRule="auto"/>
        <w:ind w:left="0" w:firstLine="0"/>
        <w:rPr>
          <w:rFonts w:ascii="Arial" w:cs="Arial" w:eastAsia="Arial" w:hAnsi="Arial"/>
        </w:rPr>
      </w:pPr>
      <w:bookmarkStart w:colFirst="0" w:colLast="0" w:name="_heading=h.1kc7wiv" w:id="149"/>
      <w:bookmarkEnd w:id="149"/>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3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3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3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3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3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3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3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D4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4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44">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4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52">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5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60">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61">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6E">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6F">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7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72">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73">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7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7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7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7B">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7C">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7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8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8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8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D8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8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8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8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8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8D">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8E">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D9B">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9C">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DA9">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DAA">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B7">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DB8">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C5">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DC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DD4">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DD5">
      <w:pPr>
        <w:pStyle w:val="Heading4"/>
        <w:ind w:left="0" w:right="4" w:firstLine="0"/>
        <w:rPr>
          <w:rFonts w:ascii="Arial" w:cs="Arial" w:eastAsia="Arial" w:hAnsi="Arial"/>
        </w:rPr>
      </w:pPr>
      <w:bookmarkStart w:colFirst="0" w:colLast="0" w:name="_heading=h.44bvf6o" w:id="150"/>
      <w:bookmarkEnd w:id="150"/>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DD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D7">
      <w:pPr>
        <w:pStyle w:val="Heading4"/>
        <w:ind w:left="0" w:right="4" w:firstLine="0"/>
        <w:rPr>
          <w:rFonts w:ascii="Arial" w:cs="Arial" w:eastAsia="Arial" w:hAnsi="Arial"/>
        </w:rPr>
      </w:pPr>
      <w:bookmarkStart w:colFirst="0" w:colLast="0" w:name="_heading=h.2jh5peh" w:id="151"/>
      <w:bookmarkEnd w:id="151"/>
      <w:r w:rsidDel="00000000" w:rsidR="00000000" w:rsidRPr="00000000">
        <w:rPr>
          <w:rFonts w:ascii="Arial" w:cs="Arial" w:eastAsia="Arial" w:hAnsi="Arial"/>
          <w:rtl w:val="0"/>
        </w:rPr>
        <w:t xml:space="preserve">3.1.18.2 Flags</w:t>
      </w:r>
    </w:p>
    <w:p w:rsidR="00000000" w:rsidDel="00000000" w:rsidP="00000000" w:rsidRDefault="00000000" w:rsidRPr="00000000" w14:paraId="00000DD8">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D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DA">
      <w:pPr>
        <w:pStyle w:val="Heading4"/>
        <w:ind w:left="0" w:right="4" w:firstLine="0"/>
        <w:rPr>
          <w:rFonts w:ascii="Arial" w:cs="Arial" w:eastAsia="Arial" w:hAnsi="Arial"/>
        </w:rPr>
      </w:pPr>
      <w:bookmarkStart w:colFirst="0" w:colLast="0" w:name="_heading=h.ymfzma" w:id="152"/>
      <w:bookmarkEnd w:id="152"/>
      <w:r w:rsidDel="00000000" w:rsidR="00000000" w:rsidRPr="00000000">
        <w:rPr>
          <w:rFonts w:ascii="Arial" w:cs="Arial" w:eastAsia="Arial" w:hAnsi="Arial"/>
          <w:rtl w:val="0"/>
        </w:rPr>
        <w:t xml:space="preserve">3.1.18.3 </w:t>
      </w:r>
      <w:r w:rsidDel="00000000" w:rsidR="00000000" w:rsidRPr="00000000">
        <w:rPr>
          <w:rFonts w:ascii="Arial" w:cs="Arial" w:eastAsia="Arial" w:hAnsi="Arial"/>
          <w:rtl w:val="0"/>
        </w:rPr>
        <w:t xml:space="preserve">Topic Data</w:t>
      </w:r>
    </w:p>
    <w:p w:rsidR="00000000" w:rsidDel="00000000" w:rsidP="00000000" w:rsidRDefault="00000000" w:rsidRPr="00000000" w14:paraId="00000DDB">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w:t>
      </w:r>
      <w:sdt>
        <w:sdtPr>
          <w:tag w:val="goog_rdk_173"/>
        </w:sdtPr>
        <w:sdtContent>
          <w:commentRangeStart w:id="62"/>
        </w:sdtContent>
      </w:sdt>
      <w:r w:rsidDel="00000000" w:rsidR="00000000" w:rsidRPr="00000000">
        <w:rPr>
          <w:rFonts w:ascii="Arial" w:cs="Arial" w:eastAsia="Arial" w:hAnsi="Arial"/>
          <w:rtl w:val="0"/>
        </w:rPr>
        <w:t xml:space="preserve">not relevant in case of subscriptions to a short topic name or to a topic name which contains wildcard characters</w:t>
      </w:r>
      <w:commentRangeEnd w:id="62"/>
      <w:r w:rsidDel="00000000" w:rsidR="00000000" w:rsidRPr="00000000">
        <w:commentReference w:id="62"/>
      </w:r>
      <w:r w:rsidDel="00000000" w:rsidR="00000000" w:rsidRPr="00000000">
        <w:rPr>
          <w:rFonts w:ascii="Arial" w:cs="Arial" w:eastAsia="Arial" w:hAnsi="Arial"/>
          <w:rtl w:val="0"/>
        </w:rPr>
        <w:t xml:space="preserve">)</w:t>
      </w:r>
    </w:p>
    <w:p w:rsidR="00000000" w:rsidDel="00000000" w:rsidP="00000000" w:rsidRDefault="00000000" w:rsidRPr="00000000" w14:paraId="00000DDC">
      <w:pPr>
        <w:pStyle w:val="Heading4"/>
        <w:ind w:left="0" w:right="4" w:firstLine="0"/>
        <w:rPr>
          <w:rFonts w:ascii="Arial" w:cs="Arial" w:eastAsia="Arial" w:hAnsi="Arial"/>
        </w:rPr>
      </w:pPr>
      <w:bookmarkStart w:colFirst="0" w:colLast="0" w:name="_heading=h.3im3ia3" w:id="153"/>
      <w:bookmarkEnd w:id="153"/>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DD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DDE">
      <w:pPr>
        <w:pStyle w:val="Heading4"/>
        <w:ind w:left="0" w:right="4" w:firstLine="0"/>
        <w:rPr>
          <w:rFonts w:ascii="Arial" w:cs="Arial" w:eastAsia="Arial" w:hAnsi="Arial"/>
        </w:rPr>
      </w:pPr>
      <w:bookmarkStart w:colFirst="0" w:colLast="0" w:name="_heading=h.1xrdshw" w:id="154"/>
      <w:bookmarkEnd w:id="154"/>
      <w:r w:rsidDel="00000000" w:rsidR="00000000" w:rsidRPr="00000000">
        <w:rPr>
          <w:rFonts w:ascii="Arial" w:cs="Arial" w:eastAsia="Arial" w:hAnsi="Arial"/>
          <w:rtl w:val="0"/>
        </w:rPr>
        <w:t xml:space="preserve">3.1.18.5 Reason Code</w:t>
      </w:r>
    </w:p>
    <w:p w:rsidR="00000000" w:rsidDel="00000000" w:rsidP="00000000" w:rsidRDefault="00000000" w:rsidRPr="00000000" w14:paraId="00000DDF">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8 in the </w:t>
      </w:r>
      <w:r w:rsidDel="00000000" w:rsidR="00000000" w:rsidRPr="00000000">
        <w:rPr>
          <w:rFonts w:ascii="Arial" w:cs="Arial" w:eastAsia="Arial" w:hAnsi="Arial"/>
          <w:rtl w:val="0"/>
        </w:rPr>
        <w:t xml:space="preserve">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rtl w:val="0"/>
        </w:rPr>
        <w:t xml:space="preserve"> holds the Reason code in response </w:t>
      </w:r>
      <w:r w:rsidDel="00000000" w:rsidR="00000000" w:rsidRPr="00000000">
        <w:rPr>
          <w:rFonts w:ascii="Arial" w:cs="Arial" w:eastAsia="Arial" w:hAnsi="Arial"/>
          <w:rtl w:val="0"/>
        </w:rPr>
        <w:t xml:space="preserve">to the SUBSCRIBE</w:t>
      </w:r>
      <w:r w:rsidDel="00000000" w:rsidR="00000000" w:rsidRPr="00000000">
        <w:rPr>
          <w:rFonts w:ascii="Arial" w:cs="Arial" w:eastAsia="Arial" w:hAnsi="Arial"/>
          <w:rtl w:val="0"/>
        </w:rPr>
        <w:t xml:space="preserv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DE0">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E1">
      <w:pPr>
        <w:pStyle w:val="Heading3"/>
        <w:keepLines w:val="1"/>
        <w:spacing w:after="118" w:before="0" w:line="259" w:lineRule="auto"/>
        <w:ind w:left="0" w:firstLine="0"/>
        <w:rPr>
          <w:rFonts w:ascii="Arial" w:cs="Arial" w:eastAsia="Arial" w:hAnsi="Arial"/>
        </w:rPr>
      </w:pPr>
      <w:bookmarkStart w:colFirst="0" w:colLast="0" w:name="_heading=h.4hr1b5p" w:id="155"/>
      <w:bookmarkEnd w:id="155"/>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D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D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E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E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E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F1">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DF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00">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0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0F">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10">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1E">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1F">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2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2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2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2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2A">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2B">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2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2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3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3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3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3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3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3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3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3D">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4C">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4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5B">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5C">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E64">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65">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66">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6B">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E6C">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E7B">
      <w:pPr>
        <w:spacing w:after="119" w:lineRule="auto"/>
        <w:ind w:left="-5" w:right="990" w:firstLine="0"/>
        <w:rPr>
          <w:rFonts w:ascii="Arial" w:cs="Arial" w:eastAsia="Arial" w:hAnsi="Arial"/>
        </w:rPr>
      </w:pPr>
      <w:bookmarkStart w:colFirst="0" w:colLast="0" w:name="_heading=h.2wwbldi" w:id="156"/>
      <w:bookmarkEnd w:id="156"/>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E7C">
      <w:pPr>
        <w:pStyle w:val="Heading4"/>
        <w:ind w:left="0" w:firstLine="0"/>
        <w:rPr>
          <w:rFonts w:ascii="Arial" w:cs="Arial" w:eastAsia="Arial" w:hAnsi="Arial"/>
        </w:rPr>
      </w:pPr>
      <w:bookmarkStart w:colFirst="0" w:colLast="0" w:name="_heading=h.1c1lvlb" w:id="157"/>
      <w:bookmarkEnd w:id="157"/>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E7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7E">
      <w:pPr>
        <w:pStyle w:val="Heading4"/>
        <w:ind w:left="0" w:right="4" w:firstLine="0"/>
        <w:rPr>
          <w:rFonts w:ascii="Arial" w:cs="Arial" w:eastAsia="Arial" w:hAnsi="Arial"/>
        </w:rPr>
      </w:pPr>
      <w:bookmarkStart w:colFirst="0" w:colLast="0" w:name="_heading=h.3w19e94" w:id="158"/>
      <w:bookmarkEnd w:id="158"/>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E7F">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E80">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E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82">
      <w:pPr>
        <w:pStyle w:val="Heading4"/>
        <w:ind w:left="0" w:right="4" w:firstLine="0"/>
        <w:rPr>
          <w:rFonts w:ascii="Arial" w:cs="Arial" w:eastAsia="Arial" w:hAnsi="Arial"/>
        </w:rPr>
      </w:pPr>
      <w:bookmarkStart w:colFirst="0" w:colLast="0" w:name="_heading=h.2b6jogx" w:id="159"/>
      <w:bookmarkEnd w:id="159"/>
      <w:r w:rsidDel="00000000" w:rsidR="00000000" w:rsidRPr="00000000">
        <w:rPr>
          <w:rFonts w:ascii="Arial" w:cs="Arial" w:eastAsia="Arial" w:hAnsi="Arial"/>
          <w:rtl w:val="0"/>
        </w:rPr>
        <w:t xml:space="preserve">3.1.19.3 </w:t>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E83">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E84">
      <w:pPr>
        <w:pStyle w:val="Heading4"/>
        <w:ind w:left="0" w:right="4" w:firstLine="0"/>
        <w:rPr>
          <w:rFonts w:ascii="Arial" w:cs="Arial" w:eastAsia="Arial" w:hAnsi="Arial"/>
        </w:rPr>
      </w:pPr>
      <w:bookmarkStart w:colFirst="0" w:colLast="0" w:name="_heading=h.qbtyoq" w:id="160"/>
      <w:bookmarkEnd w:id="160"/>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E8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r w:rsidDel="00000000" w:rsidR="00000000" w:rsidRPr="00000000">
        <w:rPr>
          <w:rtl w:val="0"/>
        </w:rPr>
      </w:r>
    </w:p>
    <w:p w:rsidR="00000000" w:rsidDel="00000000" w:rsidP="00000000" w:rsidRDefault="00000000" w:rsidRPr="00000000" w14:paraId="00000E86">
      <w:pPr>
        <w:pStyle w:val="Heading3"/>
        <w:keepLines w:val="1"/>
        <w:spacing w:after="48" w:before="0" w:line="259" w:lineRule="auto"/>
        <w:ind w:left="0" w:right="4" w:firstLine="0"/>
        <w:rPr>
          <w:rFonts w:ascii="Arial" w:cs="Arial" w:eastAsia="Arial" w:hAnsi="Arial"/>
        </w:rPr>
      </w:pPr>
      <w:bookmarkStart w:colFirst="0" w:colLast="0" w:name="_heading=h.3abhhcj" w:id="161"/>
      <w:bookmarkEnd w:id="161"/>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8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8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8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8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8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8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8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8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8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9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9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9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9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A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A3">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AB">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EAC">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B4">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EB5">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EBE">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EBF">
      <w:pPr>
        <w:pStyle w:val="Heading4"/>
        <w:ind w:left="0" w:right="4" w:firstLine="0"/>
        <w:rPr>
          <w:rFonts w:ascii="Arial" w:cs="Arial" w:eastAsia="Arial" w:hAnsi="Arial"/>
        </w:rPr>
      </w:pPr>
      <w:bookmarkStart w:colFirst="0" w:colLast="0" w:name="_heading=h.1pgrrkc" w:id="162"/>
      <w:bookmarkEnd w:id="162"/>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EC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C1">
      <w:pPr>
        <w:pStyle w:val="Heading4"/>
        <w:ind w:left="0" w:right="4" w:firstLine="0"/>
        <w:rPr>
          <w:rFonts w:ascii="Arial" w:cs="Arial" w:eastAsia="Arial" w:hAnsi="Arial"/>
        </w:rPr>
      </w:pPr>
      <w:bookmarkStart w:colFirst="0" w:colLast="0" w:name="_heading=h.49gfa85" w:id="163"/>
      <w:bookmarkEnd w:id="163"/>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EC2">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EC3">
      <w:pPr>
        <w:pStyle w:val="Heading4"/>
        <w:ind w:left="0" w:right="4" w:firstLine="0"/>
        <w:rPr>
          <w:rFonts w:ascii="Arial" w:cs="Arial" w:eastAsia="Arial" w:hAnsi="Arial"/>
        </w:rPr>
      </w:pPr>
      <w:bookmarkStart w:colFirst="0" w:colLast="0" w:name="_heading=h.2olpkfy" w:id="164"/>
      <w:bookmarkEnd w:id="164"/>
      <w:r w:rsidDel="00000000" w:rsidR="00000000" w:rsidRPr="00000000">
        <w:rPr>
          <w:rFonts w:ascii="Arial" w:cs="Arial" w:eastAsia="Arial" w:hAnsi="Arial"/>
          <w:rtl w:val="0"/>
        </w:rPr>
        <w:t xml:space="preserve">3.1.20.3 Reason Code</w:t>
      </w:r>
    </w:p>
    <w:p w:rsidR="00000000" w:rsidDel="00000000" w:rsidP="00000000" w:rsidRDefault="00000000" w:rsidRPr="00000000" w14:paraId="00000EC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EC6">
      <w:pPr>
        <w:pStyle w:val="Heading3"/>
        <w:keepLines w:val="1"/>
        <w:spacing w:after="77" w:before="0" w:line="259" w:lineRule="auto"/>
        <w:ind w:left="0" w:firstLine="0"/>
        <w:rPr>
          <w:rFonts w:ascii="Arial" w:cs="Arial" w:eastAsia="Arial" w:hAnsi="Arial"/>
        </w:rPr>
      </w:pPr>
      <w:bookmarkStart w:colFirst="0" w:colLast="0" w:name="_heading=h.13qzunr" w:id="165"/>
      <w:bookmarkEnd w:id="165"/>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C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C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C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C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C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C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C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C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C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D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D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D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D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E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E3">
            <w:pPr>
              <w:jc w:val="center"/>
              <w:rPr>
                <w:rFonts w:ascii="Arial" w:cs="Arial" w:eastAsia="Arial" w:hAnsi="Arial"/>
              </w:rPr>
            </w:pPr>
            <w:r w:rsidDel="00000000" w:rsidR="00000000" w:rsidRPr="00000000">
              <w:rPr>
                <w:rFonts w:ascii="Arial" w:cs="Arial" w:eastAsia="Arial" w:hAnsi="Arial"/>
                <w:rtl w:val="0"/>
              </w:rPr>
              <w:t xml:space="preserve">Correlation Id</w:t>
            </w:r>
          </w:p>
        </w:tc>
      </w:tr>
      <w:tr>
        <w:trPr>
          <w:cantSplit w:val="0"/>
          <w:tblHeader w:val="0"/>
        </w:trPr>
        <w:tc>
          <w:tcPr/>
          <w:p w:rsidR="00000000" w:rsidDel="00000000" w:rsidP="00000000" w:rsidRDefault="00000000" w:rsidRPr="00000000" w14:paraId="00000EEB">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EEC">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EF5">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EF6">
      <w:pPr>
        <w:pStyle w:val="Heading4"/>
        <w:ind w:left="0" w:right="4" w:firstLine="0"/>
        <w:rPr>
          <w:rFonts w:ascii="Arial" w:cs="Arial" w:eastAsia="Arial" w:hAnsi="Arial"/>
        </w:rPr>
      </w:pPr>
      <w:bookmarkStart w:colFirst="0" w:colLast="0" w:name="_heading=h.3nqndbk" w:id="166"/>
      <w:bookmarkEnd w:id="166"/>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EF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F8">
      <w:pPr>
        <w:pStyle w:val="Heading4"/>
        <w:ind w:left="0"/>
        <w:rPr>
          <w:rFonts w:ascii="Arial" w:cs="Arial" w:eastAsia="Arial" w:hAnsi="Arial"/>
        </w:rPr>
      </w:pPr>
      <w:bookmarkStart w:colFirst="0" w:colLast="0" w:name="_heading=h.sqbpplpqb01e" w:id="167"/>
      <w:bookmarkEnd w:id="167"/>
      <w:r w:rsidDel="00000000" w:rsidR="00000000" w:rsidRPr="00000000">
        <w:rPr>
          <w:rFonts w:ascii="Arial" w:cs="Arial" w:eastAsia="Arial" w:hAnsi="Arial"/>
          <w:rtl w:val="0"/>
        </w:rPr>
        <w:t xml:space="preserve">3.1.21.2 Correlation Id</w:t>
      </w:r>
    </w:p>
    <w:p w:rsidR="00000000" w:rsidDel="00000000" w:rsidP="00000000" w:rsidRDefault="00000000" w:rsidRPr="00000000" w14:paraId="00000EF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 byte of data to be used to correlate a packet request to an equivalent packet response. It should be populated with ideally a random integer value between 0-255 and be coded such that it can be used to identify the corresponding PINGRESP packet.</w:t>
      </w:r>
    </w:p>
    <w:p w:rsidR="00000000" w:rsidDel="00000000" w:rsidP="00000000" w:rsidRDefault="00000000" w:rsidRPr="00000000" w14:paraId="00000EFA">
      <w:pPr>
        <w:pStyle w:val="Heading4"/>
        <w:ind w:left="0" w:right="4" w:firstLine="0"/>
        <w:rPr>
          <w:rFonts w:ascii="Arial" w:cs="Arial" w:eastAsia="Arial" w:hAnsi="Arial"/>
        </w:rPr>
      </w:pPr>
      <w:bookmarkStart w:colFirst="0" w:colLast="0" w:name="_heading=h.22vxnjd" w:id="168"/>
      <w:bookmarkEnd w:id="168"/>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EFB">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EF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EFD">
      <w:pPr>
        <w:pStyle w:val="Heading3"/>
        <w:keepLines w:val="1"/>
        <w:spacing w:after="77" w:before="0" w:line="259" w:lineRule="auto"/>
        <w:ind w:left="0" w:right="4" w:firstLine="0"/>
        <w:rPr>
          <w:rFonts w:ascii="Arial" w:cs="Arial" w:eastAsia="Arial" w:hAnsi="Arial"/>
        </w:rPr>
      </w:pPr>
      <w:bookmarkStart w:colFirst="0" w:colLast="0" w:name="_heading=h.i17xr6" w:id="169"/>
      <w:bookmarkEnd w:id="169"/>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F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0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0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0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0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0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0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1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1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1A">
            <w:pPr>
              <w:jc w:val="center"/>
              <w:rPr>
                <w:rFonts w:ascii="Arial" w:cs="Arial" w:eastAsia="Arial" w:hAnsi="Arial"/>
              </w:rPr>
            </w:pPr>
            <w:r w:rsidDel="00000000" w:rsidR="00000000" w:rsidRPr="00000000">
              <w:rPr>
                <w:rFonts w:ascii="Arial" w:cs="Arial" w:eastAsia="Arial" w:hAnsi="Arial"/>
                <w:rtl w:val="0"/>
              </w:rPr>
              <w:t xml:space="preserve">Correlation Id</w:t>
            </w:r>
          </w:p>
        </w:tc>
      </w:tr>
      <w:tr>
        <w:trPr>
          <w:cantSplit w:val="0"/>
          <w:tblHeader w:val="0"/>
        </w:trPr>
        <w:tc>
          <w:tcPr/>
          <w:p w:rsidR="00000000" w:rsidDel="00000000" w:rsidP="00000000" w:rsidRDefault="00000000" w:rsidRPr="00000000" w14:paraId="00000F2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23">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F2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F2D">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F2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F2F">
      <w:pPr>
        <w:pStyle w:val="Heading4"/>
        <w:ind w:left="0" w:right="4" w:firstLine="0"/>
        <w:rPr>
          <w:rFonts w:ascii="Arial" w:cs="Arial" w:eastAsia="Arial" w:hAnsi="Arial"/>
        </w:rPr>
      </w:pPr>
      <w:bookmarkStart w:colFirst="0" w:colLast="0" w:name="_heading=h.320vgez" w:id="170"/>
      <w:bookmarkEnd w:id="170"/>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0F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31">
      <w:pPr>
        <w:pStyle w:val="Heading4"/>
        <w:ind w:left="0"/>
        <w:rPr>
          <w:rFonts w:ascii="Arial" w:cs="Arial" w:eastAsia="Arial" w:hAnsi="Arial"/>
        </w:rPr>
      </w:pPr>
      <w:bookmarkStart w:colFirst="0" w:colLast="0" w:name="_heading=h.fodwg3l5deju" w:id="171"/>
      <w:bookmarkEnd w:id="171"/>
      <w:r w:rsidDel="00000000" w:rsidR="00000000" w:rsidRPr="00000000">
        <w:rPr>
          <w:rFonts w:ascii="Arial" w:cs="Arial" w:eastAsia="Arial" w:hAnsi="Arial"/>
          <w:rtl w:val="0"/>
        </w:rPr>
        <w:t xml:space="preserve">3.1.22.2 Correlation Id</w:t>
      </w:r>
    </w:p>
    <w:p w:rsidR="00000000" w:rsidDel="00000000" w:rsidP="00000000" w:rsidRDefault="00000000" w:rsidRPr="00000000" w14:paraId="00000F3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PINGREQ packet.</w:t>
      </w:r>
    </w:p>
    <w:p w:rsidR="00000000" w:rsidDel="00000000" w:rsidP="00000000" w:rsidRDefault="00000000" w:rsidRPr="00000000" w14:paraId="00000F33">
      <w:pPr>
        <w:pStyle w:val="Heading4"/>
        <w:ind w:left="0" w:right="4" w:firstLine="0"/>
        <w:rPr>
          <w:rFonts w:ascii="Arial" w:cs="Arial" w:eastAsia="Arial" w:hAnsi="Arial"/>
        </w:rPr>
      </w:pPr>
      <w:bookmarkStart w:colFirst="0" w:colLast="0" w:name="_heading=h.1h65qms" w:id="172"/>
      <w:bookmarkEnd w:id="172"/>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0F3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3"/>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F35">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F36">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F37">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F38">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F39">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F3A">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F3B">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F3C">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F3E">
      <w:pPr>
        <w:rPr>
          <w:rFonts w:ascii="Arial" w:cs="Arial" w:eastAsia="Arial" w:hAnsi="Arial"/>
        </w:rPr>
      </w:pPr>
      <w:r w:rsidDel="00000000" w:rsidR="00000000" w:rsidRPr="00000000">
        <w:rPr>
          <w:rtl w:val="0"/>
        </w:rPr>
      </w:r>
    </w:p>
    <w:p w:rsidR="00000000" w:rsidDel="00000000" w:rsidP="00000000" w:rsidRDefault="00000000" w:rsidRPr="00000000" w14:paraId="00000F3F">
      <w:pPr>
        <w:pStyle w:val="Heading3"/>
        <w:keepLines w:val="1"/>
        <w:spacing w:after="77" w:before="0" w:line="259" w:lineRule="auto"/>
        <w:ind w:left="0" w:firstLine="0"/>
        <w:rPr>
          <w:rFonts w:ascii="Arial" w:cs="Arial" w:eastAsia="Arial" w:hAnsi="Arial"/>
        </w:rPr>
      </w:pPr>
      <w:bookmarkStart w:colFirst="0" w:colLast="0" w:name="_heading=h.415t9al" w:id="173"/>
      <w:bookmarkEnd w:id="173"/>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0F4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4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4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4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4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4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4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4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4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1">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2">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6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73">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F74">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0F84">
            <w:pPr>
              <w:spacing w:after="0" w:before="0" w:line="240" w:lineRule="auto"/>
              <w:ind w:left="0" w:firstLine="0"/>
              <w:rPr>
                <w:rFonts w:ascii="Arial" w:cs="Arial" w:eastAsia="Arial" w:hAnsi="Arial"/>
              </w:rPr>
            </w:pPr>
            <w:r w:rsidDel="00000000" w:rsidR="00000000" w:rsidRPr="00000000">
              <w:rPr>
                <w:rtl w:val="0"/>
              </w:rPr>
            </w:r>
          </w:p>
        </w:tc>
        <w:tc>
          <w:tcPr>
            <w:gridSpan w:val="8"/>
          </w:tcPr>
          <w:p w:rsidR="00000000" w:rsidDel="00000000" w:rsidP="00000000" w:rsidRDefault="00000000" w:rsidRPr="00000000" w14:paraId="00000F85">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0F8D">
            <w:pPr>
              <w:jc w:val="center"/>
              <w:rPr>
                <w:rFonts w:ascii="Arial" w:cs="Arial" w:eastAsia="Arial" w:hAnsi="Arial"/>
                <w:i w:val="1"/>
                <w:sz w:val="18"/>
                <w:szCs w:val="18"/>
              </w:rPr>
            </w:pPr>
            <w:sdt>
              <w:sdtPr>
                <w:tag w:val="goog_rdk_174"/>
              </w:sdtPr>
              <w:sdtContent>
                <w:commentRangeStart w:id="63"/>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0F8F">
            <w:pPr>
              <w:jc w:val="center"/>
              <w:rPr>
                <w:rFonts w:ascii="Arial" w:cs="Arial" w:eastAsia="Arial" w:hAnsi="Arial"/>
                <w:i w:val="1"/>
                <w:sz w:val="18"/>
                <w:szCs w:val="18"/>
              </w:rPr>
            </w:pPr>
            <w:sdt>
              <w:sdtPr>
                <w:tag w:val="goog_rdk_175"/>
              </w:sdtPr>
              <w:sdtContent>
                <w:commentRangeStart w:id="64"/>
              </w:sdtContent>
            </w:sdt>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0F91">
            <w:pPr>
              <w:jc w:val="center"/>
              <w:rPr>
                <w:rFonts w:ascii="Arial" w:cs="Arial" w:eastAsia="Arial" w:hAnsi="Arial"/>
                <w:i w:val="1"/>
                <w:sz w:val="18"/>
                <w:szCs w:val="18"/>
              </w:rPr>
            </w:pPr>
            <w:sdt>
              <w:sdtPr>
                <w:tag w:val="goog_rdk_176"/>
              </w:sdtPr>
              <w:sdtContent>
                <w:commentRangeStart w:id="65"/>
              </w:sdtContent>
            </w:sdt>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0F94">
            <w:pPr>
              <w:jc w:val="center"/>
              <w:rPr>
                <w:rFonts w:ascii="Arial" w:cs="Arial" w:eastAsia="Arial" w:hAnsi="Arial"/>
                <w:i w:val="1"/>
                <w:sz w:val="18"/>
                <w:szCs w:val="18"/>
              </w:rPr>
            </w:pPr>
            <w:sdt>
              <w:sdtPr>
                <w:tag w:val="goog_rdk_177"/>
              </w:sdtPr>
              <w:sdtContent>
                <w:commentRangeStart w:id="66"/>
              </w:sdtContent>
            </w:sdt>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0F95">
            <w:pPr>
              <w:rPr>
                <w:rFonts w:ascii="Arial" w:cs="Arial" w:eastAsia="Arial" w:hAnsi="Arial"/>
              </w:rPr>
            </w:pPr>
            <w:commentRangeEnd w:id="66"/>
            <w:r w:rsidDel="00000000" w:rsidR="00000000" w:rsidRPr="00000000">
              <w:commentReference w:id="66"/>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9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E">
            <w:pPr>
              <w:jc w:val="center"/>
              <w:rPr>
                <w:rFonts w:ascii="Arial" w:cs="Arial" w:eastAsia="Arial" w:hAnsi="Arial"/>
              </w:rPr>
            </w:pPr>
            <w:sdt>
              <w:sdtPr>
                <w:tag w:val="goog_rdk_178"/>
              </w:sdtPr>
              <w:sdtContent>
                <w:commentRangeStart w:id="67"/>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0">
            <w:pPr>
              <w:jc w:val="center"/>
              <w:rPr>
                <w:rFonts w:ascii="Arial" w:cs="Arial" w:eastAsia="Arial" w:hAnsi="Arial"/>
              </w:rPr>
            </w:pPr>
            <w:sdt>
              <w:sdtPr>
                <w:tag w:val="goog_rdk_179"/>
              </w:sdtPr>
              <w:sdtContent>
                <w:commentRangeStart w:id="68"/>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2">
            <w:pPr>
              <w:jc w:val="center"/>
              <w:rPr>
                <w:rFonts w:ascii="Arial" w:cs="Arial" w:eastAsia="Arial" w:hAnsi="Arial"/>
              </w:rPr>
            </w:pPr>
            <w:sdt>
              <w:sdtPr>
                <w:tag w:val="goog_rdk_180"/>
              </w:sdtPr>
              <w:sdtContent>
                <w:commentRangeStart w:id="69"/>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4">
            <w:pPr>
              <w:jc w:val="center"/>
              <w:rPr>
                <w:rFonts w:ascii="Arial" w:cs="Arial" w:eastAsia="Arial" w:hAnsi="Arial"/>
              </w:rPr>
            </w:pPr>
            <w:sdt>
              <w:sdtPr>
                <w:tag w:val="goog_rdk_181"/>
              </w:sdtPr>
              <w:sdtContent>
                <w:commentRangeStart w:id="70"/>
              </w:sdtContent>
            </w:sdt>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FA6">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0FA7">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0FB7">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0FB8">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0FC8">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0FC9">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D9">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0FDA">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0FFB">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0FFC">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0D">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 up the Virtual Connection again by sending a CONNECT packet to the gateway or server.</w:t>
      </w:r>
    </w:p>
    <w:p w:rsidR="00000000" w:rsidDel="00000000" w:rsidP="00000000" w:rsidRDefault="00000000" w:rsidRPr="00000000" w14:paraId="0000100E">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0F">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1010">
      <w:pPr>
        <w:pStyle w:val="Heading4"/>
        <w:ind w:left="0" w:right="4" w:firstLine="0"/>
        <w:rPr>
          <w:rFonts w:ascii="Arial" w:cs="Arial" w:eastAsia="Arial" w:hAnsi="Arial"/>
        </w:rPr>
      </w:pPr>
      <w:bookmarkStart w:colFirst="0" w:colLast="0" w:name="_heading=h.2gb3jie" w:id="174"/>
      <w:bookmarkEnd w:id="174"/>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12">
      <w:pPr>
        <w:pStyle w:val="Heading4"/>
        <w:ind w:left="0" w:firstLine="0"/>
        <w:rPr>
          <w:rFonts w:ascii="Arial" w:cs="Arial" w:eastAsia="Arial" w:hAnsi="Arial"/>
        </w:rPr>
      </w:pPr>
      <w:bookmarkStart w:colFirst="0" w:colLast="0" w:name="_heading=h.vgdtq7" w:id="175"/>
      <w:bookmarkEnd w:id="175"/>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13">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14">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1A">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82"/>
        </w:sdtPr>
        <w:sdtContent>
          <w:commentRangeStart w:id="71"/>
        </w:sdtContent>
      </w:sdt>
      <w:r w:rsidDel="00000000" w:rsidR="00000000" w:rsidRPr="00000000">
        <w:rPr>
          <w:rFonts w:ascii="Arial" w:cs="Arial" w:eastAsia="Arial" w:hAnsi="Arial"/>
          <w:highlight w:val="yellow"/>
          <w:rtl w:val="0"/>
        </w:rPr>
        <w:t xml:space="preserve">Gateway</w:t>
      </w:r>
      <w:commentRangeEnd w:id="71"/>
      <w:r w:rsidDel="00000000" w:rsidR="00000000" w:rsidRPr="00000000">
        <w:commentReference w:id="71"/>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1B">
      <w:pPr>
        <w:pStyle w:val="Heading4"/>
        <w:ind w:left="0" w:right="4" w:firstLine="0"/>
        <w:rPr>
          <w:rFonts w:ascii="Arial" w:cs="Arial" w:eastAsia="Arial" w:hAnsi="Arial"/>
        </w:rPr>
      </w:pPr>
      <w:bookmarkStart w:colFirst="0" w:colLast="0" w:name="_heading=h.3fg1ce0" w:id="176"/>
      <w:bookmarkEnd w:id="176"/>
      <w:r w:rsidDel="00000000" w:rsidR="00000000" w:rsidRPr="00000000">
        <w:rPr>
          <w:rFonts w:ascii="Arial" w:cs="Arial" w:eastAsia="Arial" w:hAnsi="Arial"/>
          <w:rtl w:val="0"/>
        </w:rPr>
        <w:t xml:space="preserve">3.1.23.3 Reason Code</w:t>
      </w:r>
    </w:p>
    <w:p w:rsidR="00000000" w:rsidDel="00000000" w:rsidP="00000000" w:rsidRDefault="00000000" w:rsidRPr="00000000" w14:paraId="0000101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1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w:t>
      </w:r>
      <w:r w:rsidDel="00000000" w:rsidR="00000000" w:rsidRPr="00000000">
        <w:rPr>
          <w:rtl w:val="0"/>
        </w:rPr>
      </w:r>
    </w:p>
    <w:p w:rsidR="00000000" w:rsidDel="00000000" w:rsidP="00000000" w:rsidRDefault="00000000" w:rsidRPr="00000000" w14:paraId="0000101E">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1F">
      <w:pPr>
        <w:pStyle w:val="Heading4"/>
        <w:ind w:left="0" w:right="4" w:firstLine="0"/>
        <w:rPr>
          <w:rFonts w:ascii="Arial" w:cs="Arial" w:eastAsia="Arial" w:hAnsi="Arial"/>
        </w:rPr>
      </w:pPr>
      <w:bookmarkStart w:colFirst="0" w:colLast="0" w:name="_heading=h.1ulbmlt" w:id="177"/>
      <w:bookmarkEnd w:id="177"/>
      <w:r w:rsidDel="00000000" w:rsidR="00000000" w:rsidRPr="00000000">
        <w:rPr>
          <w:rFonts w:ascii="Arial" w:cs="Arial" w:eastAsia="Arial" w:hAnsi="Arial"/>
          <w:rtl w:val="0"/>
        </w:rPr>
        <w:t xml:space="preserve">3.1.23.4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102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w:t>
      </w:r>
      <w:r w:rsidDel="00000000" w:rsidR="00000000" w:rsidRPr="00000000">
        <w:rPr>
          <w:rFonts w:ascii="Arial" w:cs="Arial" w:eastAsia="Arial" w:hAnsi="Arial"/>
          <w:rtl w:val="0"/>
        </w:rPr>
        <w:t xml:space="preserve">At this point the keep alive timer becomes obsolete until the device issues a new CONNECT.</w:t>
      </w:r>
      <w:r w:rsidDel="00000000" w:rsidR="00000000" w:rsidRPr="00000000">
        <w:rPr>
          <w:rtl w:val="0"/>
        </w:rPr>
      </w:r>
    </w:p>
    <w:p w:rsidR="00000000" w:rsidDel="00000000" w:rsidP="00000000" w:rsidRDefault="00000000" w:rsidRPr="00000000" w14:paraId="00001021">
      <w:pPr>
        <w:pStyle w:val="Heading4"/>
        <w:ind w:left="0" w:right="4" w:firstLine="0"/>
        <w:rPr>
          <w:rFonts w:ascii="Arial" w:cs="Arial" w:eastAsia="Arial" w:hAnsi="Arial"/>
        </w:rPr>
      </w:pPr>
      <w:bookmarkStart w:colFirst="0" w:colLast="0" w:name="_heading=h.4ekz59m" w:id="178"/>
      <w:bookmarkEnd w:id="178"/>
      <w:r w:rsidDel="00000000" w:rsidR="00000000" w:rsidRPr="00000000">
        <w:rPr>
          <w:rFonts w:ascii="Arial" w:cs="Arial" w:eastAsia="Arial" w:hAnsi="Arial"/>
          <w:rtl w:val="0"/>
        </w:rPr>
        <w:t xml:space="preserve">3.1.23.5 Reason String</w:t>
      </w:r>
    </w:p>
    <w:p w:rsidR="00000000" w:rsidDel="00000000" w:rsidP="00000000" w:rsidRDefault="00000000" w:rsidRPr="00000000" w14:paraId="00001022">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023">
      <w:pPr>
        <w:pStyle w:val="Heading3"/>
        <w:ind w:left="0" w:firstLine="0"/>
        <w:rPr>
          <w:rFonts w:ascii="Arial" w:cs="Arial" w:eastAsia="Arial" w:hAnsi="Arial"/>
        </w:rPr>
      </w:pPr>
      <w:bookmarkStart w:colFirst="0" w:colLast="0" w:name="_heading=h.1e03kqp" w:id="179"/>
      <w:bookmarkEnd w:id="179"/>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024">
      <w:pPr>
        <w:spacing w:after="9" w:lineRule="auto"/>
        <w:ind w:left="-5" w:right="990" w:firstLine="0"/>
        <w:rPr>
          <w:rFonts w:ascii="Arial" w:cs="Arial" w:eastAsia="Arial" w:hAnsi="Arial"/>
        </w:rPr>
      </w:pP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02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4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41">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049">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04A">
            <w:pPr>
              <w:jc w:val="center"/>
              <w:rPr>
                <w:rFonts w:ascii="Arial" w:cs="Arial" w:eastAsia="Arial" w:hAnsi="Arial"/>
              </w:rPr>
            </w:pPr>
            <w:sdt>
              <w:sdtPr>
                <w:tag w:val="goog_rdk_183"/>
              </w:sdtPr>
              <w:sdtContent>
                <w:commentRangeStart w:id="72"/>
              </w:sdtContent>
            </w:sdt>
            <w:sdt>
              <w:sdtPr>
                <w:tag w:val="goog_rdk_184"/>
              </w:sdtPr>
              <w:sdtContent>
                <w:commentRangeStart w:id="73"/>
              </w:sdtContent>
            </w:sdt>
            <w:sdt>
              <w:sdtPr>
                <w:tag w:val="goog_rdk_185"/>
              </w:sdtPr>
              <w:sdtContent>
                <w:commentRangeStart w:id="74"/>
              </w:sdtContent>
            </w:sdt>
            <w:r w:rsidDel="00000000" w:rsidR="00000000" w:rsidRPr="00000000">
              <w:rPr>
                <w:rFonts w:ascii="Arial" w:cs="Arial" w:eastAsia="Arial" w:hAnsi="Arial"/>
                <w:rtl w:val="0"/>
              </w:rPr>
              <w:t xml:space="preserve">Wireless Node Id</w:t>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r w:rsidDel="00000000" w:rsidR="00000000" w:rsidRPr="00000000">
              <w:rPr>
                <w:rtl w:val="0"/>
              </w:rPr>
            </w:r>
          </w:p>
        </w:tc>
      </w:tr>
      <w:tr>
        <w:trPr>
          <w:cantSplit w:val="0"/>
          <w:tblHeader w:val="0"/>
        </w:trPr>
        <w:tc>
          <w:tcPr/>
          <w:p w:rsidR="00000000" w:rsidDel="00000000" w:rsidP="00000000" w:rsidRDefault="00000000" w:rsidRPr="00000000" w14:paraId="00001052">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053">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05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05D">
      <w:pPr>
        <w:pStyle w:val="Heading4"/>
        <w:ind w:left="0" w:right="4" w:firstLine="0"/>
        <w:rPr>
          <w:rFonts w:ascii="Arial" w:cs="Arial" w:eastAsia="Arial" w:hAnsi="Arial"/>
        </w:rPr>
      </w:pPr>
      <w:bookmarkStart w:colFirst="0" w:colLast="0" w:name="_heading=h.3xzr3ei" w:id="180"/>
      <w:bookmarkEnd w:id="180"/>
      <w:r w:rsidDel="00000000" w:rsidR="00000000" w:rsidRPr="00000000">
        <w:rPr>
          <w:rFonts w:ascii="Arial" w:cs="Arial" w:eastAsia="Arial" w:hAnsi="Arial"/>
          <w:rtl w:val="0"/>
        </w:rPr>
        <w:t xml:space="preserve">3.1.24.1 Length</w:t>
      </w:r>
    </w:p>
    <w:p w:rsidR="00000000" w:rsidDel="00000000" w:rsidP="00000000" w:rsidRDefault="00000000" w:rsidRPr="00000000" w14:paraId="000010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05F">
      <w:pPr>
        <w:pStyle w:val="Heading4"/>
        <w:ind w:left="0" w:right="4" w:firstLine="0"/>
        <w:rPr>
          <w:rFonts w:ascii="Arial" w:cs="Arial" w:eastAsia="Arial" w:hAnsi="Arial"/>
        </w:rPr>
      </w:pPr>
      <w:bookmarkStart w:colFirst="0" w:colLast="0" w:name="_heading=h.2d51dmb" w:id="181"/>
      <w:bookmarkEnd w:id="181"/>
      <w:r w:rsidDel="00000000" w:rsidR="00000000" w:rsidRPr="00000000">
        <w:rPr>
          <w:rFonts w:ascii="Arial" w:cs="Arial" w:eastAsia="Arial" w:hAnsi="Arial"/>
          <w:rtl w:val="0"/>
        </w:rPr>
        <w:t xml:space="preserve">3.1.24.2 Packet Type</w:t>
      </w:r>
    </w:p>
    <w:p w:rsidR="00000000" w:rsidDel="00000000" w:rsidP="00000000" w:rsidRDefault="00000000" w:rsidRPr="00000000" w14:paraId="000010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061">
      <w:pPr>
        <w:pStyle w:val="Heading4"/>
        <w:ind w:left="0" w:right="4" w:firstLine="0"/>
        <w:rPr>
          <w:rFonts w:ascii="Arial" w:cs="Arial" w:eastAsia="Arial" w:hAnsi="Arial"/>
        </w:rPr>
      </w:pPr>
      <w:bookmarkStart w:colFirst="0" w:colLast="0" w:name="_heading=h.sabnu4" w:id="182"/>
      <w:bookmarkEnd w:id="182"/>
      <w:r w:rsidDel="00000000" w:rsidR="00000000" w:rsidRPr="00000000">
        <w:rPr>
          <w:rFonts w:ascii="Arial" w:cs="Arial" w:eastAsia="Arial" w:hAnsi="Arial"/>
          <w:rtl w:val="0"/>
        </w:rPr>
        <w:t xml:space="preserve">3.1.24.3 Ctrl</w:t>
      </w:r>
    </w:p>
    <w:p w:rsidR="00000000" w:rsidDel="00000000" w:rsidP="00000000" w:rsidRDefault="00000000" w:rsidRPr="00000000" w14:paraId="000010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6"/>
        <w:tblW w:w="9340.0" w:type="dxa"/>
        <w:jc w:val="left"/>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3">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4">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5">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6">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7">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8">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9">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A">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B">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6C">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6D">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073">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074">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6">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D">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E">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080">
      <w:pPr>
        <w:pStyle w:val="Heading4"/>
        <w:ind w:left="0" w:right="4" w:firstLine="0"/>
        <w:rPr>
          <w:rFonts w:ascii="Arial" w:cs="Arial" w:eastAsia="Arial" w:hAnsi="Arial"/>
        </w:rPr>
      </w:pPr>
      <w:bookmarkStart w:colFirst="0" w:colLast="0" w:name="_heading=h.3c9z6hx" w:id="183"/>
      <w:bookmarkEnd w:id="183"/>
      <w:r w:rsidDel="00000000" w:rsidR="00000000" w:rsidRPr="00000000">
        <w:rPr>
          <w:rFonts w:ascii="Arial" w:cs="Arial" w:eastAsia="Arial" w:hAnsi="Arial"/>
          <w:rtl w:val="0"/>
        </w:rPr>
        <w:t xml:space="preserve">3.1.24.4 </w:t>
      </w:r>
      <w:r w:rsidDel="00000000" w:rsidR="00000000" w:rsidRPr="00000000">
        <w:rPr>
          <w:rFonts w:ascii="Arial" w:cs="Arial" w:eastAsia="Arial" w:hAnsi="Arial"/>
          <w:rtl w:val="0"/>
        </w:rPr>
        <w:t xml:space="preserve">Radius</w:t>
      </w:r>
    </w:p>
    <w:p w:rsidR="00000000" w:rsidDel="00000000" w:rsidP="00000000" w:rsidRDefault="00000000" w:rsidRPr="00000000" w14:paraId="00001081">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082">
      <w:pPr>
        <w:pStyle w:val="Heading4"/>
        <w:ind w:left="0" w:right="4" w:firstLine="0"/>
        <w:rPr>
          <w:rFonts w:ascii="Arial" w:cs="Arial" w:eastAsia="Arial" w:hAnsi="Arial"/>
        </w:rPr>
      </w:pPr>
      <w:bookmarkStart w:colFirst="0" w:colLast="0" w:name="_heading=h.1rf9gpq" w:id="184"/>
      <w:bookmarkEnd w:id="184"/>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08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084">
      <w:pPr>
        <w:pStyle w:val="Heading4"/>
        <w:ind w:left="0" w:right="4" w:firstLine="0"/>
        <w:rPr>
          <w:rFonts w:ascii="Arial" w:cs="Arial" w:eastAsia="Arial" w:hAnsi="Arial"/>
        </w:rPr>
      </w:pPr>
      <w:bookmarkStart w:colFirst="0" w:colLast="0" w:name="_heading=h.4bewzdj" w:id="185"/>
      <w:bookmarkEnd w:id="185"/>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085">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086">
      <w:pPr>
        <w:pStyle w:val="Heading3"/>
        <w:ind w:left="0" w:firstLine="0"/>
        <w:rPr/>
      </w:pPr>
      <w:bookmarkStart w:colFirst="0" w:colLast="0" w:name="_heading=h.15cqrsoyxc87" w:id="186"/>
      <w:bookmarkEnd w:id="186"/>
      <w:r w:rsidDel="00000000" w:rsidR="00000000" w:rsidRPr="00000000">
        <w:rPr>
          <w:rtl w:val="0"/>
        </w:rPr>
        <w:t xml:space="preserve">3.1.25 Protection Encapsulation</w:t>
      </w:r>
      <w:r w:rsidDel="00000000" w:rsidR="00000000" w:rsidRPr="00000000">
        <w:rPr>
          <w:rtl w:val="0"/>
        </w:rPr>
      </w:r>
    </w:p>
    <w:p w:rsidR="00000000" w:rsidDel="00000000" w:rsidP="00000000" w:rsidRDefault="00000000" w:rsidRPr="00000000" w14:paraId="00001087">
      <w:pPr>
        <w:pStyle w:val="Heading3"/>
        <w:keepLines w:val="1"/>
        <w:spacing w:after="77" w:before="0" w:line="259" w:lineRule="auto"/>
        <w:ind w:left="432" w:firstLine="0"/>
        <w:rPr/>
      </w:pPr>
      <w:bookmarkStart w:colFirst="0" w:colLast="0" w:name="_heading=h.efvs1al4eeri" w:id="187"/>
      <w:bookmarkEnd w:id="187"/>
      <w:r w:rsidDel="00000000" w:rsidR="00000000" w:rsidRPr="00000000">
        <w:rPr>
          <w:rtl w:val="0"/>
        </w:rPr>
      </w:r>
    </w:p>
    <w:tbl>
      <w:tblPr>
        <w:tblStyle w:val="Table37"/>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08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8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8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8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8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8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9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9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9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95">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9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A2">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A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AF">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B0">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0BC">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0BD">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0C4">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0C7">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0C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C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0C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0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0D6">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0D7">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0E3">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0E4">
            <w:pPr>
              <w:keepNext w:val="1"/>
              <w:jc w:val="center"/>
              <w:rPr>
                <w:rFonts w:ascii="Arial" w:cs="Arial" w:eastAsia="Arial" w:hAnsi="Arial"/>
              </w:rPr>
            </w:pPr>
            <w:sdt>
              <w:sdtPr>
                <w:tag w:val="goog_rdk_186"/>
              </w:sdtPr>
              <w:sdtContent>
                <w:commentRangeStart w:id="75"/>
              </w:sdtContent>
            </w:sdt>
            <w:sdt>
              <w:sdtPr>
                <w:tag w:val="goog_rdk_187"/>
              </w:sdtPr>
              <w:sdtContent>
                <w:commentRangeStart w:id="76"/>
              </w:sdtContent>
            </w:sdt>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0F0">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0F1">
            <w:pPr>
              <w:keepNext w:val="1"/>
              <w:jc w:val="center"/>
              <w:rPr>
                <w:rFonts w:ascii="Arial" w:cs="Arial" w:eastAsia="Arial" w:hAnsi="Arial"/>
              </w:rPr>
            </w:pPr>
            <w:sdt>
              <w:sdtPr>
                <w:tag w:val="goog_rdk_188"/>
              </w:sdtPr>
              <w:sdtContent>
                <w:commentRangeStart w:id="77"/>
              </w:sdtContent>
            </w:sdt>
            <w:sdt>
              <w:sdtPr>
                <w:tag w:val="goog_rdk_189"/>
              </w:sdtPr>
              <w:sdtContent>
                <w:commentRangeStart w:id="78"/>
              </w:sdtContent>
            </w:sdt>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0FD">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0FE">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0A">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0B">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17">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18">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124">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125">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131">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13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w:t>
      </w:r>
      <w:r w:rsidDel="00000000" w:rsidR="00000000" w:rsidRPr="00000000">
        <w:rPr>
          <w:rFonts w:ascii="Arial" w:cs="Arial" w:eastAsia="Arial" w:hAnsi="Arial"/>
          <w:rtl w:val="0"/>
        </w:rPr>
        <w:t xml:space="preserve">The fields provided by the protection encapsulation provide a means by which the sender can be identified and the packet can be protected, using a number of prescribed protection schemes. </w:t>
      </w:r>
    </w:p>
    <w:p w:rsidR="00000000" w:rsidDel="00000000" w:rsidP="00000000" w:rsidRDefault="00000000" w:rsidRPr="00000000" w14:paraId="0000113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w:t>
      </w:r>
      <w:r w:rsidDel="00000000" w:rsidR="00000000" w:rsidRPr="00000000">
        <w:rPr>
          <w:rFonts w:ascii="Arial" w:cs="Arial" w:eastAsia="Arial" w:hAnsi="Arial"/>
          <w:rtl w:val="0"/>
        </w:rPr>
        <w:t xml:space="preserve"> MQTT-SN Packet” and responsible for its protection. This responsibility MUST NOT  be delegated to a third entity like a Forwarder. </w:t>
      </w:r>
      <w:r w:rsidDel="00000000" w:rsidR="00000000" w:rsidRPr="00000000">
        <w:rPr>
          <w:rtl w:val="0"/>
        </w:rPr>
      </w:r>
    </w:p>
    <w:p w:rsidR="00000000" w:rsidDel="00000000" w:rsidP="00000000" w:rsidRDefault="00000000" w:rsidRPr="00000000" w14:paraId="0000113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13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136">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137">
      <w:pPr>
        <w:spacing w:after="9" w:lineRule="auto"/>
        <w:ind w:left="-5" w:right="4" w:firstLine="0"/>
        <w:rPr>
          <w:rFonts w:ascii="Arial" w:cs="Arial" w:eastAsia="Arial" w:hAnsi="Arial"/>
          <w:b w:val="1"/>
        </w:rPr>
      </w:pPr>
      <w:sdt>
        <w:sdtPr>
          <w:tag w:val="goog_rdk_190"/>
        </w:sdtPr>
        <w:sdtContent>
          <w:commentRangeStart w:id="79"/>
        </w:sdtContent>
      </w:sdt>
      <w:sdt>
        <w:sdtPr>
          <w:tag w:val="goog_rdk_191"/>
        </w:sdtPr>
        <w:sdtContent>
          <w:commentRangeStart w:id="80"/>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13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139">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13A">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13B">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113C">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13D">
      <w:pPr>
        <w:pStyle w:val="Heading4"/>
        <w:ind w:left="0" w:right="4" w:firstLine="0"/>
        <w:rPr>
          <w:rFonts w:ascii="Arial" w:cs="Arial" w:eastAsia="Arial" w:hAnsi="Arial"/>
        </w:rPr>
      </w:pPr>
      <w:bookmarkStart w:colFirst="0" w:colLast="0" w:name="_heading=h.j9tutdzg8gdj" w:id="188"/>
      <w:bookmarkEnd w:id="188"/>
      <w:r w:rsidDel="00000000" w:rsidR="00000000" w:rsidRPr="00000000">
        <w:rPr>
          <w:rFonts w:ascii="Arial" w:cs="Arial" w:eastAsia="Arial" w:hAnsi="Arial"/>
          <w:rtl w:val="0"/>
        </w:rPr>
        <w:t xml:space="preserve">3.1.25.1 </w:t>
      </w:r>
      <w:r w:rsidDel="00000000" w:rsidR="00000000" w:rsidRPr="00000000">
        <w:rPr>
          <w:rFonts w:ascii="Arial" w:cs="Arial" w:eastAsia="Arial" w:hAnsi="Arial"/>
          <w:rtl w:val="0"/>
        </w:rPr>
        <w:t xml:space="preserve">Length</w:t>
      </w:r>
    </w:p>
    <w:p w:rsidR="00000000" w:rsidDel="00000000" w:rsidP="00000000" w:rsidRDefault="00000000" w:rsidRPr="00000000" w14:paraId="0000113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3F">
      <w:pPr>
        <w:pStyle w:val="Heading4"/>
        <w:ind w:left="0" w:right="4" w:firstLine="0"/>
        <w:rPr>
          <w:rFonts w:ascii="Arial" w:cs="Arial" w:eastAsia="Arial" w:hAnsi="Arial"/>
        </w:rPr>
      </w:pPr>
      <w:bookmarkStart w:colFirst="0" w:colLast="0" w:name="_heading=h.8duggxbcbw2" w:id="189"/>
      <w:bookmarkEnd w:id="189"/>
      <w:r w:rsidDel="00000000" w:rsidR="00000000" w:rsidRPr="00000000">
        <w:rPr>
          <w:rFonts w:ascii="Arial" w:cs="Arial" w:eastAsia="Arial" w:hAnsi="Arial"/>
          <w:rtl w:val="0"/>
        </w:rPr>
        <w:t xml:space="preserve">3.1.25.2 Packet Type</w:t>
      </w:r>
    </w:p>
    <w:p w:rsidR="00000000" w:rsidDel="00000000" w:rsidP="00000000" w:rsidRDefault="00000000" w:rsidRPr="00000000" w14:paraId="000011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141">
      <w:pPr>
        <w:pStyle w:val="Heading4"/>
        <w:ind w:left="0" w:right="4" w:firstLine="0"/>
        <w:rPr>
          <w:rFonts w:ascii="Arial" w:cs="Arial" w:eastAsia="Arial" w:hAnsi="Arial"/>
        </w:rPr>
      </w:pPr>
      <w:bookmarkStart w:colFirst="0" w:colLast="0" w:name="_heading=h.g1mmf1c4lvqh" w:id="190"/>
      <w:bookmarkEnd w:id="190"/>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142">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143">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4">
      <w:pPr>
        <w:numPr>
          <w:ilvl w:val="0"/>
          <w:numId w:val="4"/>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w:t>
      </w: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p>
    <w:p w:rsidR="00000000" w:rsidDel="00000000" w:rsidP="00000000" w:rsidRDefault="00000000" w:rsidRPr="00000000" w14:paraId="00001145">
      <w:pPr>
        <w:numPr>
          <w:ilvl w:val="1"/>
          <w:numId w:val="4"/>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p>
    <w:p w:rsidR="00000000" w:rsidDel="00000000" w:rsidP="00000000" w:rsidRDefault="00000000" w:rsidRPr="00000000" w14:paraId="00001146">
      <w:pPr>
        <w:numPr>
          <w:ilvl w:val="2"/>
          <w:numId w:val="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p>
    <w:p w:rsidR="00000000" w:rsidDel="00000000" w:rsidP="00000000" w:rsidRDefault="00000000" w:rsidRPr="00000000" w14:paraId="00001147">
      <w:pPr>
        <w:numPr>
          <w:ilvl w:val="2"/>
          <w:numId w:val="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p>
    <w:p w:rsidR="00000000" w:rsidDel="00000000" w:rsidP="00000000" w:rsidRDefault="00000000" w:rsidRPr="00000000" w14:paraId="00001148">
      <w:pPr>
        <w:numPr>
          <w:ilvl w:val="2"/>
          <w:numId w:val="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p>
    <w:p w:rsidR="00000000" w:rsidDel="00000000" w:rsidP="00000000" w:rsidRDefault="00000000" w:rsidRPr="00000000" w14:paraId="00001149">
      <w:pPr>
        <w:numPr>
          <w:ilvl w:val="3"/>
          <w:numId w:val="4"/>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p>
    <w:p w:rsidR="00000000" w:rsidDel="00000000" w:rsidP="00000000" w:rsidRDefault="00000000" w:rsidRPr="00000000" w14:paraId="0000114A">
      <w:pPr>
        <w:numPr>
          <w:ilvl w:val="3"/>
          <w:numId w:val="4"/>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p>
    <w:p w:rsidR="00000000" w:rsidDel="00000000" w:rsidP="00000000" w:rsidRDefault="00000000" w:rsidRPr="00000000" w14:paraId="0000114B">
      <w:pPr>
        <w:numPr>
          <w:ilvl w:val="1"/>
          <w:numId w:val="4"/>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114C">
      <w:pPr>
        <w:numPr>
          <w:ilvl w:val="1"/>
          <w:numId w:val="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14D">
      <w:pPr>
        <w:numPr>
          <w:ilvl w:val="1"/>
          <w:numId w:val="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14E">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4F">
      <w:pPr>
        <w:numPr>
          <w:ilvl w:val="0"/>
          <w:numId w:val="27"/>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p>
    <w:p w:rsidR="00000000" w:rsidDel="00000000" w:rsidP="00000000" w:rsidRDefault="00000000" w:rsidRPr="00000000" w14:paraId="00001150">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p>
    <w:p w:rsidR="00000000" w:rsidDel="00000000" w:rsidP="00000000" w:rsidRDefault="00000000" w:rsidRPr="00000000" w14:paraId="00001151">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p>
    <w:p w:rsidR="00000000" w:rsidDel="00000000" w:rsidP="00000000" w:rsidRDefault="00000000" w:rsidRPr="00000000" w14:paraId="00001152">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p>
    <w:p w:rsidR="00000000" w:rsidDel="00000000" w:rsidP="00000000" w:rsidRDefault="00000000" w:rsidRPr="00000000" w14:paraId="00001153">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p>
    <w:p w:rsidR="00000000" w:rsidDel="00000000" w:rsidP="00000000" w:rsidRDefault="00000000" w:rsidRPr="00000000" w14:paraId="00001154">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55">
      <w:pPr>
        <w:numPr>
          <w:ilvl w:val="0"/>
          <w:numId w:val="23"/>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p>
    <w:p w:rsidR="00000000" w:rsidDel="00000000" w:rsidP="00000000" w:rsidRDefault="00000000" w:rsidRPr="00000000" w14:paraId="00001156">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p>
    <w:p w:rsidR="00000000" w:rsidDel="00000000" w:rsidP="00000000" w:rsidRDefault="00000000" w:rsidRPr="00000000" w14:paraId="00001157">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p>
    <w:p w:rsidR="00000000" w:rsidDel="00000000" w:rsidP="00000000" w:rsidRDefault="00000000" w:rsidRPr="00000000" w14:paraId="00001158">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p>
    <w:p w:rsidR="00000000" w:rsidDel="00000000" w:rsidP="00000000" w:rsidRDefault="00000000" w:rsidRPr="00000000" w14:paraId="00001159">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15A">
      <w:pPr>
        <w:pStyle w:val="Heading4"/>
        <w:ind w:left="0" w:right="4" w:firstLine="0"/>
        <w:rPr>
          <w:rFonts w:ascii="Arial" w:cs="Arial" w:eastAsia="Arial" w:hAnsi="Arial"/>
        </w:rPr>
      </w:pPr>
      <w:bookmarkStart w:colFirst="0" w:colLast="0" w:name="_heading=h.m1zk7agco355" w:id="191"/>
      <w:bookmarkEnd w:id="191"/>
      <w:r w:rsidDel="00000000" w:rsidR="00000000" w:rsidRPr="00000000">
        <w:rPr>
          <w:rFonts w:ascii="Arial" w:cs="Arial" w:eastAsia="Arial" w:hAnsi="Arial"/>
          <w:rtl w:val="0"/>
        </w:rPr>
        <w:t xml:space="preserve">3.1.25.4 </w:t>
      </w:r>
      <w:r w:rsidDel="00000000" w:rsidR="00000000" w:rsidRPr="00000000">
        <w:rPr>
          <w:rFonts w:ascii="Arial" w:cs="Arial" w:eastAsia="Arial" w:hAnsi="Arial"/>
          <w:rtl w:val="0"/>
        </w:rPr>
        <w:t xml:space="preserve">Protection Scheme</w:t>
      </w:r>
      <w:r w:rsidDel="00000000" w:rsidR="00000000" w:rsidRPr="00000000">
        <w:rPr>
          <w:rtl w:val="0"/>
        </w:rPr>
      </w:r>
    </w:p>
    <w:p w:rsidR="00000000" w:rsidDel="00000000" w:rsidP="00000000" w:rsidRDefault="00000000" w:rsidRPr="00000000" w14:paraId="0000115B">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15C">
      <w:pPr>
        <w:spacing w:after="307" w:lineRule="auto"/>
        <w:ind w:left="-15" w:right="4" w:firstLine="0"/>
        <w:rPr>
          <w:rFonts w:ascii="Arial" w:cs="Arial" w:eastAsia="Arial" w:hAnsi="Arial"/>
        </w:rPr>
      </w:pPr>
      <w:r w:rsidDel="00000000" w:rsidR="00000000" w:rsidRPr="00000000">
        <w:rPr>
          <w:rtl w:val="0"/>
        </w:rPr>
      </w:r>
    </w:p>
    <w:tbl>
      <w:tblPr>
        <w:tblStyle w:val="Table38"/>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5D">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5E">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5F">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0">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1">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2">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3">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7">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8">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A">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C">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D">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1">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2">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6">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7">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B">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C">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D">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E">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F">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0">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1">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5">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6">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A">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F">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0">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4">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5">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9">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A">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E">
            <w:pPr>
              <w:rPr>
                <w:rFonts w:ascii="Arial" w:cs="Arial" w:eastAsia="Arial" w:hAnsi="Arial"/>
                <w:color w:val="222222"/>
              </w:rPr>
            </w:pPr>
            <w:r w:rsidDel="00000000" w:rsidR="00000000" w:rsidRPr="00000000">
              <w:rPr>
                <w:rFonts w:ascii="Arial" w:cs="Arial" w:eastAsia="Arial" w:hAnsi="Arial"/>
                <w:color w:val="222222"/>
                <w:rtl w:val="0"/>
              </w:rPr>
              <w:t xml:space="preserve">0x45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F">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3">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4">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8">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9">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D">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E">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2">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3">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7">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8">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9">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A">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B">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C">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D">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1C1">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C2">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1C3">
      <w:pPr>
        <w:numPr>
          <w:ilvl w:val="0"/>
          <w:numId w:val="2"/>
        </w:numPr>
        <w:spacing w:after="0" w:before="0" w:lineRule="auto"/>
        <w:ind w:left="720" w:hanging="360"/>
        <w:rPr>
          <w:rFonts w:ascii="Arial" w:cs="Arial" w:eastAsia="Arial" w:hAnsi="Arial"/>
          <w:u w:val="none"/>
        </w:rPr>
      </w:pPr>
      <w:sdt>
        <w:sdtPr>
          <w:tag w:val="goog_rdk_192"/>
        </w:sdtPr>
        <w:sdtContent>
          <w:commentRangeStart w:id="81"/>
        </w:sdtContent>
      </w:sdt>
      <w:r w:rsidDel="00000000" w:rsidR="00000000" w:rsidRPr="00000000">
        <w:rPr>
          <w:rFonts w:ascii="Arial" w:cs="Arial" w:eastAsia="Arial" w:hAnsi="Arial"/>
          <w:color w:val="222222"/>
          <w:rtl w:val="0"/>
        </w:rPr>
        <w:t xml:space="preserve">Reference </w:t>
      </w:r>
      <w:hyperlink r:id="rId4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1C4">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1C5">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p>
    <w:p w:rsidR="00000000" w:rsidDel="00000000" w:rsidP="00000000" w:rsidRDefault="00000000" w:rsidRPr="00000000" w14:paraId="000011C6">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0">
        <w:r w:rsidDel="00000000" w:rsidR="00000000" w:rsidRPr="00000000">
          <w:rPr>
            <w:rFonts w:ascii="Arial" w:cs="Arial" w:eastAsia="Arial" w:hAnsi="Arial"/>
            <w:rtl w:val="0"/>
          </w:rPr>
          <w:t xml:space="preserve"> </w:t>
        </w:r>
      </w:hyperlink>
      <w:hyperlink r:id="rId5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1C7">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p>
    <w:p w:rsidR="00000000" w:rsidDel="00000000" w:rsidP="00000000" w:rsidRDefault="00000000" w:rsidRPr="00000000" w14:paraId="000011C8">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p>
    <w:p w:rsidR="00000000" w:rsidDel="00000000" w:rsidP="00000000" w:rsidRDefault="00000000" w:rsidRPr="00000000" w14:paraId="000011C9">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1CA">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1CB">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w:t>
      </w:r>
      <w:r w:rsidDel="00000000" w:rsidR="00000000" w:rsidRPr="00000000">
        <w:rPr>
          <w:rFonts w:ascii="Arial" w:cs="Arial" w:eastAsia="Arial" w:hAnsi="Arial"/>
          <w:color w:val="212529"/>
          <w:rtl w:val="0"/>
        </w:rPr>
        <w:t xml:space="preserve">/Poly1305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1CC">
      <w:pPr>
        <w:pStyle w:val="Heading4"/>
        <w:ind w:left="0" w:right="4" w:firstLine="0"/>
        <w:rPr>
          <w:rFonts w:ascii="Roboto" w:cs="Roboto" w:eastAsia="Roboto" w:hAnsi="Roboto"/>
          <w:b w:val="1"/>
          <w:color w:val="222222"/>
          <w:sz w:val="24"/>
          <w:szCs w:val="24"/>
          <w:u w:val="single"/>
        </w:rPr>
      </w:pPr>
      <w:bookmarkStart w:colFirst="0" w:colLast="0" w:name="_heading=h.jo2d2fngx6hj" w:id="192"/>
      <w:bookmarkEnd w:id="192"/>
      <w:r w:rsidDel="00000000" w:rsidR="00000000" w:rsidRPr="00000000">
        <w:rPr>
          <w:rFonts w:ascii="Arial" w:cs="Arial" w:eastAsia="Arial" w:hAnsi="Arial"/>
          <w:rtl w:val="0"/>
        </w:rPr>
        <w:t xml:space="preserve">3.1.25.5 </w:t>
      </w:r>
      <w:r w:rsidDel="00000000" w:rsidR="00000000" w:rsidRPr="00000000">
        <w:rPr>
          <w:rFonts w:ascii="Arial" w:cs="Arial" w:eastAsia="Arial" w:hAnsi="Arial"/>
          <w:rtl w:val="0"/>
        </w:rPr>
        <w:t xml:space="preserve">Sender Id</w:t>
      </w:r>
      <w:r w:rsidDel="00000000" w:rsidR="00000000" w:rsidRPr="00000000">
        <w:rPr>
          <w:rtl w:val="0"/>
        </w:rPr>
      </w:r>
    </w:p>
    <w:p w:rsidR="00000000" w:rsidDel="00000000" w:rsidP="00000000" w:rsidRDefault="00000000" w:rsidRPr="00000000" w14:paraId="000011CD">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w:t>
      </w:r>
      <w:r w:rsidDel="00000000" w:rsidR="00000000" w:rsidRPr="00000000">
        <w:rPr>
          <w:rFonts w:ascii="Arial" w:cs="Arial" w:eastAsia="Arial" w:hAnsi="Arial"/>
          <w:color w:val="222222"/>
          <w:rtl w:val="0"/>
        </w:rPr>
        <w:t xml:space="preserve"> the Sender Id field (8 bytes) should contain:</w:t>
      </w:r>
    </w:p>
    <w:p w:rsidR="00000000" w:rsidDel="00000000" w:rsidP="00000000" w:rsidRDefault="00000000" w:rsidRPr="00000000" w14:paraId="000011CE">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CF">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D0">
      <w:pPr>
        <w:numPr>
          <w:ilvl w:val="0"/>
          <w:numId w:val="19"/>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1D1">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D2">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D3">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p>
    <w:p w:rsidR="00000000" w:rsidDel="00000000" w:rsidP="00000000" w:rsidRDefault="00000000" w:rsidRPr="00000000" w14:paraId="000011D4">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11D5">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1D6">
      <w:pPr>
        <w:numPr>
          <w:ilvl w:val="0"/>
          <w:numId w:val="1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1D7">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1D8">
      <w:pPr>
        <w:spacing w:after="0" w:before="0" w:lineRule="auto"/>
        <w:ind w:left="720" w:firstLine="0"/>
        <w:rPr>
          <w:rFonts w:ascii="Arial" w:cs="Arial" w:eastAsia="Arial" w:hAnsi="Arial"/>
          <w:b w:val="1"/>
          <w:i w:val="1"/>
          <w:color w:val="222222"/>
          <w:u w:val="single"/>
          <w:shd w:fill="fff2cc" w:val="clear"/>
        </w:rPr>
      </w:pPr>
      <w:sdt>
        <w:sdtPr>
          <w:tag w:val="goog_rdk_193"/>
        </w:sdtPr>
        <w:sdtContent>
          <w:commentRangeStart w:id="82"/>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1D9">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1DA">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1DB">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1DC">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11DD">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1DE">
      <w:pPr>
        <w:pStyle w:val="Heading4"/>
        <w:ind w:left="0" w:right="4" w:firstLine="0"/>
        <w:rPr>
          <w:rFonts w:ascii="Arial" w:cs="Arial" w:eastAsia="Arial" w:hAnsi="Arial"/>
        </w:rPr>
      </w:pPr>
      <w:bookmarkStart w:colFirst="0" w:colLast="0" w:name="_heading=h.vjl219ghlhvi" w:id="193"/>
      <w:bookmarkEnd w:id="193"/>
      <w:r w:rsidDel="00000000" w:rsidR="00000000" w:rsidRPr="00000000">
        <w:rPr>
          <w:rFonts w:ascii="Arial" w:cs="Arial" w:eastAsia="Arial" w:hAnsi="Arial"/>
          <w:rtl w:val="0"/>
        </w:rPr>
        <w:t xml:space="preserve">3.1.25.6 </w:t>
      </w:r>
      <w:r w:rsidDel="00000000" w:rsidR="00000000" w:rsidRPr="00000000">
        <w:rPr>
          <w:rFonts w:ascii="Arial" w:cs="Arial" w:eastAsia="Arial" w:hAnsi="Arial"/>
          <w:rtl w:val="0"/>
        </w:rPr>
        <w:t xml:space="preserve">Random</w:t>
      </w:r>
      <w:r w:rsidDel="00000000" w:rsidR="00000000" w:rsidRPr="00000000">
        <w:rPr>
          <w:rtl w:val="0"/>
        </w:rPr>
      </w:r>
    </w:p>
    <w:p w:rsidR="00000000" w:rsidDel="00000000" w:rsidP="00000000" w:rsidRDefault="00000000" w:rsidRPr="00000000" w14:paraId="000011DF">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1E0">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E1">
      <w:pPr>
        <w:numPr>
          <w:ilvl w:val="0"/>
          <w:numId w:val="1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1E2">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1E3">
      <w:pPr>
        <w:pStyle w:val="Heading4"/>
        <w:ind w:left="0" w:right="4" w:firstLine="0"/>
        <w:rPr>
          <w:rFonts w:ascii="Arial" w:cs="Arial" w:eastAsia="Arial" w:hAnsi="Arial"/>
        </w:rPr>
      </w:pPr>
      <w:bookmarkStart w:colFirst="0" w:colLast="0" w:name="_heading=h.q30yx1mc4rc1" w:id="194"/>
      <w:bookmarkEnd w:id="194"/>
      <w:r w:rsidDel="00000000" w:rsidR="00000000" w:rsidRPr="00000000">
        <w:rPr>
          <w:rFonts w:ascii="Arial" w:cs="Arial" w:eastAsia="Arial" w:hAnsi="Arial"/>
          <w:rtl w:val="0"/>
        </w:rPr>
        <w:t xml:space="preserve">3.1.25.7 </w:t>
      </w:r>
      <w:r w:rsidDel="00000000" w:rsidR="00000000" w:rsidRPr="00000000">
        <w:rPr>
          <w:rFonts w:ascii="Arial" w:cs="Arial" w:eastAsia="Arial" w:hAnsi="Arial"/>
          <w:rtl w:val="0"/>
        </w:rPr>
        <w:t xml:space="preserve">Crypto Material</w:t>
      </w:r>
    </w:p>
    <w:p w:rsidR="00000000" w:rsidDel="00000000" w:rsidP="00000000" w:rsidRDefault="00000000" w:rsidRPr="00000000" w14:paraId="000011E4">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w:t>
      </w:r>
      <w:r w:rsidDel="00000000" w:rsidR="00000000" w:rsidRPr="00000000">
        <w:rPr>
          <w:rFonts w:ascii="Arial" w:cs="Arial" w:eastAsia="Arial" w:hAnsi="Arial"/>
          <w:color w:val="222222"/>
          <w:rtl w:val="0"/>
        </w:rPr>
        <w:t xml:space="preserve">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1E5">
      <w:pPr>
        <w:pStyle w:val="Heading4"/>
        <w:ind w:left="0" w:right="4" w:firstLine="0"/>
        <w:rPr>
          <w:rFonts w:ascii="Roboto" w:cs="Roboto" w:eastAsia="Roboto" w:hAnsi="Roboto"/>
          <w:color w:val="222222"/>
          <w:sz w:val="24"/>
          <w:szCs w:val="24"/>
          <w:highlight w:val="white"/>
        </w:rPr>
      </w:pPr>
      <w:bookmarkStart w:colFirst="0" w:colLast="0" w:name="_heading=h.3y6o9vhqakro" w:id="195"/>
      <w:bookmarkEnd w:id="195"/>
      <w:r w:rsidDel="00000000" w:rsidR="00000000" w:rsidRPr="00000000">
        <w:rPr>
          <w:rFonts w:ascii="Arial" w:cs="Arial" w:eastAsia="Arial" w:hAnsi="Arial"/>
          <w:rtl w:val="0"/>
        </w:rPr>
        <w:t xml:space="preserve">3.1.25.8 </w:t>
      </w:r>
      <w:r w:rsidDel="00000000" w:rsidR="00000000" w:rsidRPr="00000000">
        <w:rPr>
          <w:rFonts w:ascii="Arial" w:cs="Arial" w:eastAsia="Arial" w:hAnsi="Arial"/>
          <w:rtl w:val="0"/>
        </w:rPr>
        <w:t xml:space="preserve">Monotonic Counter</w:t>
      </w:r>
      <w:r w:rsidDel="00000000" w:rsidR="00000000" w:rsidRPr="00000000">
        <w:rPr>
          <w:rtl w:val="0"/>
        </w:rPr>
      </w:r>
    </w:p>
    <w:p w:rsidR="00000000" w:rsidDel="00000000" w:rsidP="00000000" w:rsidRDefault="00000000" w:rsidRPr="00000000" w14:paraId="000011E6">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1E7">
      <w:pPr>
        <w:pStyle w:val="Heading4"/>
        <w:ind w:left="0" w:right="4" w:firstLine="0"/>
        <w:rPr>
          <w:rFonts w:ascii="Arial" w:cs="Arial" w:eastAsia="Arial" w:hAnsi="Arial"/>
          <w:color w:val="222222"/>
          <w:highlight w:val="white"/>
        </w:rPr>
      </w:pPr>
      <w:bookmarkStart w:colFirst="0" w:colLast="0" w:name="_heading=h.dovnwl46a7is" w:id="196"/>
      <w:bookmarkEnd w:id="196"/>
      <w:r w:rsidDel="00000000" w:rsidR="00000000" w:rsidRPr="00000000">
        <w:rPr>
          <w:rFonts w:ascii="Arial" w:cs="Arial" w:eastAsia="Arial" w:hAnsi="Arial"/>
          <w:rtl w:val="0"/>
        </w:rPr>
        <w:t xml:space="preserve">3.1.25.9 </w:t>
      </w:r>
      <w:r w:rsidDel="00000000" w:rsidR="00000000" w:rsidRPr="00000000">
        <w:rPr>
          <w:rFonts w:ascii="Arial" w:cs="Arial" w:eastAsia="Arial" w:hAnsi="Arial"/>
          <w:rtl w:val="0"/>
        </w:rPr>
        <w:t xml:space="preserve">Protected MQTT-SN Packet</w:t>
      </w:r>
      <w:r w:rsidDel="00000000" w:rsidR="00000000" w:rsidRPr="00000000">
        <w:rPr>
          <w:rtl w:val="0"/>
        </w:rPr>
      </w:r>
    </w:p>
    <w:p w:rsidR="00000000" w:rsidDel="00000000" w:rsidP="00000000" w:rsidRDefault="00000000" w:rsidRPr="00000000" w14:paraId="000011E8">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1E9">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Protected</w:t>
      </w:r>
      <w:r w:rsidDel="00000000" w:rsidR="00000000" w:rsidRPr="00000000">
        <w:rPr>
          <w:rFonts w:ascii="Arial" w:cs="Arial" w:eastAsia="Arial" w:hAnsi="Arial"/>
          <w:b w:val="1"/>
          <w:color w:val="222222"/>
          <w:rtl w:val="0"/>
        </w:rPr>
        <w:t xml:space="preserve">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1EA">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r w:rsidDel="00000000" w:rsidR="00000000" w:rsidRPr="00000000">
        <w:rPr>
          <w:rtl w:val="0"/>
        </w:rPr>
      </w:r>
    </w:p>
    <w:p w:rsidR="00000000" w:rsidDel="00000000" w:rsidP="00000000" w:rsidRDefault="00000000" w:rsidRPr="00000000" w14:paraId="000011EB">
      <w:pPr>
        <w:pStyle w:val="Heading4"/>
        <w:ind w:left="0" w:right="4" w:firstLine="0"/>
        <w:rPr>
          <w:rFonts w:ascii="Arial" w:cs="Arial" w:eastAsia="Arial" w:hAnsi="Arial"/>
        </w:rPr>
      </w:pPr>
      <w:bookmarkStart w:colFirst="0" w:colLast="0" w:name="_heading=h.j75p96o6vesm" w:id="197"/>
      <w:bookmarkEnd w:id="197"/>
      <w:r w:rsidDel="00000000" w:rsidR="00000000" w:rsidRPr="00000000">
        <w:rPr>
          <w:rFonts w:ascii="Arial" w:cs="Arial" w:eastAsia="Arial" w:hAnsi="Arial"/>
          <w:rtl w:val="0"/>
        </w:rPr>
        <w:t xml:space="preserve">3.1.25.10 </w:t>
      </w:r>
      <w:r w:rsidDel="00000000" w:rsidR="00000000" w:rsidRPr="00000000">
        <w:rPr>
          <w:rFonts w:ascii="Arial" w:cs="Arial" w:eastAsia="Arial" w:hAnsi="Arial"/>
          <w:rtl w:val="0"/>
        </w:rPr>
        <w:t xml:space="preserve">Authentication Tag</w:t>
      </w:r>
    </w:p>
    <w:p w:rsidR="00000000" w:rsidDel="00000000" w:rsidP="00000000" w:rsidRDefault="00000000" w:rsidRPr="00000000" w14:paraId="000011EC">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1ED">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EE">
      <w:pPr>
        <w:pStyle w:val="Heading1"/>
        <w:ind w:left="0" w:firstLine="0"/>
        <w:rPr>
          <w:rFonts w:ascii="Arial" w:cs="Arial" w:eastAsia="Arial" w:hAnsi="Arial"/>
        </w:rPr>
      </w:pPr>
      <w:bookmarkStart w:colFirst="0" w:colLast="0" w:name="_heading=h.2qk79lc" w:id="198"/>
      <w:bookmarkEnd w:id="198"/>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Operational behavior</w:t>
      </w:r>
    </w:p>
    <w:p w:rsidR="00000000" w:rsidDel="00000000" w:rsidP="00000000" w:rsidRDefault="00000000" w:rsidRPr="00000000" w14:paraId="000011EF">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1F0">
      <w:pPr>
        <w:pStyle w:val="Heading2"/>
        <w:ind w:left="0" w:right="4" w:firstLine="0"/>
        <w:rPr>
          <w:rFonts w:ascii="Arial" w:cs="Arial" w:eastAsia="Arial" w:hAnsi="Arial"/>
        </w:rPr>
      </w:pPr>
      <w:bookmarkStart w:colFirst="0" w:colLast="0" w:name="_heading=h.15phjt5" w:id="199"/>
      <w:bookmarkEnd w:id="199"/>
      <w:r w:rsidDel="00000000" w:rsidR="00000000" w:rsidRPr="00000000">
        <w:rPr>
          <w:rFonts w:ascii="Arial" w:cs="Arial" w:eastAsia="Arial" w:hAnsi="Arial"/>
          <w:rtl w:val="0"/>
        </w:rPr>
        <w:t xml:space="preserve">4.1 Example MQTT-SN Architecture</w:t>
      </w:r>
      <w:sdt>
        <w:sdtPr>
          <w:tag w:val="goog_rdk_194"/>
        </w:sdtPr>
        <w:sdtContent>
          <w:del w:author="davide.lenzarini@u-blox.com" w:id="28" w:date="2024-03-14T11:37:16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s</w:t>
      </w:r>
      <w:sdt>
        <w:sdtPr>
          <w:tag w:val="goog_rdk_195"/>
        </w:sdtPr>
        <w:sdtContent>
          <w:del w:author="davide.lenzarini@u-blox.com" w:id="29" w:date="2024-03-14T11:37:18Z">
            <w:r w:rsidDel="00000000" w:rsidR="00000000" w:rsidRPr="00000000">
              <w:rPr>
                <w:rFonts w:ascii="Arial" w:cs="Arial" w:eastAsia="Arial" w:hAnsi="Arial"/>
                <w:rtl w:val="0"/>
              </w:rPr>
              <w:delText xml:space="preserve">)</w:delText>
            </w:r>
          </w:del>
        </w:sdtContent>
      </w:sdt>
      <w:r w:rsidDel="00000000" w:rsidR="00000000" w:rsidRPr="00000000">
        <w:rPr>
          <w:rtl w:val="0"/>
        </w:rPr>
      </w:r>
    </w:p>
    <w:p w:rsidR="00000000" w:rsidDel="00000000" w:rsidP="00000000" w:rsidRDefault="00000000" w:rsidRPr="00000000" w14:paraId="000011F1">
      <w:pPr>
        <w:spacing w:after="0" w:lineRule="auto"/>
        <w:ind w:left="-15" w:right="4" w:firstLine="0"/>
        <w:rPr>
          <w:rFonts w:ascii="Arial" w:cs="Arial" w:eastAsia="Arial" w:hAnsi="Arial"/>
        </w:rPr>
      </w:pPr>
      <w:sdt>
        <w:sdtPr>
          <w:tag w:val="goog_rdk_197"/>
        </w:sdtPr>
        <w:sdtContent>
          <w:del w:author="davide.lenzarini@u-blox.com" w:id="30" w:date="2024-03-14T11:37:22Z">
            <w:r w:rsidDel="00000000" w:rsidR="00000000" w:rsidRPr="00000000">
              <w:rPr>
                <w:rFonts w:ascii="Arial" w:cs="Arial" w:eastAsia="Arial" w:hAnsi="Arial"/>
                <w:rtl w:val="0"/>
              </w:rPr>
              <w:delText xml:space="preserve">The architecture of MQTT-SN is shown in figure 1. </w:delText>
            </w:r>
          </w:del>
        </w:sdtContent>
      </w:sdt>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1F2">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3">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1F4">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1F6">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1F7">
      <w:pPr>
        <w:spacing w:after="303" w:line="259" w:lineRule="auto"/>
        <w:ind w:left="284" w:right="4" w:firstLine="0"/>
        <w:rPr>
          <w:rFonts w:ascii="Arial" w:cs="Arial" w:eastAsia="Arial" w:hAnsi="Arial"/>
        </w:rPr>
      </w:pPr>
      <w:sdt>
        <w:sdtPr>
          <w:tag w:val="goog_rdk_199"/>
        </w:sdtPr>
        <w:sdtContent>
          <w:del w:author="davide.lenzarini@u-blox.com" w:id="31" w:date="2024-03-14T11:37:29Z"/>
          <w:sdt>
            <w:sdtPr>
              <w:tag w:val="goog_rdk_200"/>
            </w:sdtPr>
            <w:sdtContent>
              <w:commentRangeStart w:id="83"/>
            </w:sdtContent>
          </w:sdt>
          <w:del w:author="davide.lenzarini@u-blox.com" w:id="31" w:date="2024-03-14T11:37:29Z">
            <w:r w:rsidDel="00000000" w:rsidR="00000000" w:rsidRPr="00000000">
              <w:rPr>
                <w:rFonts w:ascii="Arial" w:cs="Arial" w:eastAsia="Arial" w:hAnsi="Arial"/>
              </w:rPr>
              <w:drawing>
                <wp:inline distB="0" distT="0" distL="0" distR="0">
                  <wp:extent cx="5729288" cy="5321408"/>
                  <wp:effectExtent b="0" l="0" r="0" t="0"/>
                  <wp:docPr id="20" name="image5.png"/>
                  <a:graphic>
                    <a:graphicData uri="http://schemas.openxmlformats.org/drawingml/2006/picture">
                      <pic:pic>
                        <pic:nvPicPr>
                          <pic:cNvPr id="0" name="image5.png"/>
                          <pic:cNvPicPr preferRelativeResize="0"/>
                        </pic:nvPicPr>
                        <pic:blipFill>
                          <a:blip r:embed="rId55"/>
                          <a:srcRect b="1600" l="-1824" r="-1388" t="0"/>
                          <a:stretch>
                            <a:fillRect/>
                          </a:stretch>
                        </pic:blipFill>
                        <pic:spPr>
                          <a:xfrm>
                            <a:off x="0" y="0"/>
                            <a:ext cx="5729288" cy="5321408"/>
                          </a:xfrm>
                          <a:prstGeom prst="rect"/>
                          <a:ln/>
                        </pic:spPr>
                      </pic:pic>
                    </a:graphicData>
                  </a:graphic>
                </wp:inline>
              </w:drawing>
            </w:r>
          </w:del>
        </w:sdtContent>
      </w:sdt>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1F8">
      <w:pPr>
        <w:spacing w:after="203" w:line="265" w:lineRule="auto"/>
        <w:ind w:right="4"/>
        <w:jc w:val="center"/>
        <w:rPr>
          <w:rFonts w:ascii="Arial" w:cs="Arial" w:eastAsia="Arial" w:hAnsi="Arial"/>
        </w:rPr>
      </w:pPr>
      <w:sdt>
        <w:sdtPr>
          <w:tag w:val="goog_rdk_202"/>
        </w:sdtPr>
        <w:sdtContent>
          <w:del w:author="davide.lenzarini@u-blox.com" w:id="32" w:date="2024-03-14T11:37:27Z">
            <w:r w:rsidDel="00000000" w:rsidR="00000000" w:rsidRPr="00000000">
              <w:rPr>
                <w:rFonts w:ascii="Arial" w:cs="Arial" w:eastAsia="Arial" w:hAnsi="Arial"/>
                <w:rtl w:val="0"/>
              </w:rPr>
              <w:delText xml:space="preserve">Figure 1: </w:delText>
            </w:r>
            <w:r w:rsidDel="00000000" w:rsidR="00000000" w:rsidRPr="00000000">
              <w:rPr>
                <w:rFonts w:ascii="Arial" w:cs="Arial" w:eastAsia="Arial" w:hAnsi="Arial"/>
                <w:rtl w:val="0"/>
              </w:rPr>
              <w:delText xml:space="preserve">MQTT-SN Architecture</w:delText>
            </w:r>
          </w:del>
        </w:sdtContent>
      </w:sdt>
      <w:r w:rsidDel="00000000" w:rsidR="00000000" w:rsidRPr="00000000">
        <w:rPr>
          <w:rtl w:val="0"/>
        </w:rPr>
      </w:r>
    </w:p>
    <w:p w:rsidR="00000000" w:rsidDel="00000000" w:rsidP="00000000" w:rsidRDefault="00000000" w:rsidRPr="00000000" w14:paraId="000011F9">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A">
      <w:pPr>
        <w:pStyle w:val="Heading3"/>
        <w:ind w:left="0" w:right="4" w:firstLine="0"/>
        <w:rPr>
          <w:rFonts w:ascii="Arial" w:cs="Arial" w:eastAsia="Arial" w:hAnsi="Arial"/>
        </w:rPr>
      </w:pPr>
      <w:bookmarkStart w:colFirst="0" w:colLast="0" w:name="_heading=h.3pp52gy" w:id="200"/>
      <w:bookmarkEnd w:id="200"/>
      <w:r w:rsidDel="00000000" w:rsidR="00000000" w:rsidRPr="00000000">
        <w:rPr>
          <w:rtl w:val="0"/>
        </w:rPr>
        <w:t xml:space="preserve">4.1.1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1F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1F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08"/>
      </w:sdtPr>
      <w:sdtContent>
        <w:p w:rsidR="00000000" w:rsidDel="00000000" w:rsidP="00000000" w:rsidRDefault="00000000" w:rsidRPr="00000000" w14:paraId="000011FD">
          <w:pPr>
            <w:spacing w:after="303" w:line="259" w:lineRule="auto"/>
            <w:ind w:right="4"/>
            <w:rPr>
              <w:ins w:author="davide.lenzarini@u-blox.com" w:id="34" w:date="2024-03-14T11:32:06Z"/>
              <w:rFonts w:ascii="Arial" w:cs="Arial" w:eastAsia="Arial" w:hAnsi="Arial"/>
            </w:rPr>
          </w:pPr>
          <w:r w:rsidDel="00000000" w:rsidR="00000000" w:rsidRPr="00000000">
            <w:rPr>
              <w:rFonts w:ascii="Arial" w:cs="Arial" w:eastAsia="Arial" w:hAnsi="Arial"/>
              <w:rtl w:val="0"/>
            </w:rPr>
            <w:t xml:space="preserve">          </w:t>
          </w:r>
          <w:sdt>
            <w:sdtPr>
              <w:tag w:val="goog_rdk_203"/>
            </w:sdtPr>
            <w:sdtContent>
              <w:del w:author="davide.lenzarini@u-blox.com" w:id="33" w:date="2024-03-14T11:32:00Z"/>
              <w:sdt>
                <w:sdtPr>
                  <w:tag w:val="goog_rdk_204"/>
                </w:sdtPr>
                <w:sdtContent>
                  <w:commentRangeStart w:id="84"/>
                </w:sdtContent>
              </w:sdt>
              <w:del w:author="davide.lenzarini@u-blox.com" w:id="33" w:date="2024-03-14T11:32:00Z">
                <w:sdt>
                  <w:sdtPr>
                    <w:tag w:val="goog_rdk_205"/>
                  </w:sdtPr>
                  <w:sdtContent>
                    <w:commentRangeStart w:id="85"/>
                  </w:sdtContent>
                </w:sdt>
                <w:sdt>
                  <w:sdtPr>
                    <w:tag w:val="goog_rdk_206"/>
                  </w:sdtPr>
                  <w:sdtContent>
                    <w:commentRangeStart w:id="86"/>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2" name="image7.png"/>
                      <a:graphic>
                        <a:graphicData uri="http://schemas.openxmlformats.org/drawingml/2006/picture">
                          <pic:pic>
                            <pic:nvPicPr>
                              <pic:cNvPr descr="A close up of a map&#10;&#10;Description automatically generated" id="0" name="image7.png"/>
                              <pic:cNvPicPr preferRelativeResize="0"/>
                            </pic:nvPicPr>
                            <pic:blipFill>
                              <a:blip r:embed="rId56"/>
                              <a:srcRect b="0" l="0" r="0" t="0"/>
                              <a:stretch>
                                <a:fillRect/>
                              </a:stretch>
                            </pic:blipFill>
                            <pic:spPr>
                              <a:xfrm>
                                <a:off x="0" y="0"/>
                                <a:ext cx="4861756" cy="1810693"/>
                              </a:xfrm>
                              <a:prstGeom prst="rect"/>
                              <a:ln/>
                            </pic:spPr>
                          </pic:pic>
                        </a:graphicData>
                      </a:graphic>
                    </wp:inline>
                  </w:drawing>
                </w:r>
              </w:del>
            </w:sdtContent>
          </w:sdt>
          <w:sdt>
            <w:sdtPr>
              <w:tag w:val="goog_rdk_207"/>
            </w:sdtPr>
            <w:sdtContent>
              <w:ins w:author="davide.lenzarini@u-blox.com" w:id="34" w:date="2024-03-14T11:32:06Z">
                <w:commentRangeEnd w:id="84"/>
                <w:r w:rsidDel="00000000" w:rsidR="00000000" w:rsidRPr="00000000">
                  <w:commentReference w:id="84"/>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r>
              </w:ins>
            </w:sdtContent>
          </w:sdt>
        </w:p>
      </w:sdtContent>
    </w:sdt>
    <w:sdt>
      <w:sdtPr>
        <w:tag w:val="goog_rdk_210"/>
      </w:sdtPr>
      <w:sdtContent>
        <w:p w:rsidR="00000000" w:rsidDel="00000000" w:rsidP="00000000" w:rsidRDefault="00000000" w:rsidRPr="00000000" w14:paraId="000011FE">
          <w:pPr>
            <w:spacing w:after="303" w:line="259" w:lineRule="auto"/>
            <w:ind w:right="4"/>
            <w:jc w:val="center"/>
            <w:rPr>
              <w:rFonts w:ascii="Arial" w:cs="Arial" w:eastAsia="Arial" w:hAnsi="Arial"/>
            </w:rPr>
            <w:pPrChange w:author="davide.lenzarini@u-blox.com" w:id="0" w:date="2024-03-14T11:50:15Z">
              <w:pPr>
                <w:spacing w:after="303" w:line="259" w:lineRule="auto"/>
                <w:ind w:right="4"/>
              </w:pPr>
            </w:pPrChange>
          </w:pPr>
          <w:sdt>
            <w:sdtPr>
              <w:tag w:val="goog_rdk_209"/>
            </w:sdtPr>
            <w:sdtContent>
              <w:ins w:author="davide.lenzarini@u-blox.com" w:id="34" w:date="2024-03-14T11:32:06Z">
                <w:r w:rsidDel="00000000" w:rsidR="00000000" w:rsidRPr="00000000">
                  <w:rPr>
                    <w:rFonts w:ascii="Arial" w:cs="Arial" w:eastAsia="Arial" w:hAnsi="Arial"/>
                  </w:rPr>
                  <w:drawing>
                    <wp:inline distB="114300" distT="114300" distL="114300" distR="114300">
                      <wp:extent cx="3652838" cy="2437925"/>
                      <wp:effectExtent b="0" l="0" r="0" t="0"/>
                      <wp:docPr id="14"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1FF">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11"/>
        </w:sdtPr>
        <w:sdtContent>
          <w:ins w:author="davide.lenzarini@u-blox.com" w:id="36" w:date="2024-03-14T11:41:43Z">
            <w:r w:rsidDel="00000000" w:rsidR="00000000" w:rsidRPr="00000000">
              <w:rPr>
                <w:rFonts w:ascii="Arial" w:cs="Arial" w:eastAsia="Arial" w:hAnsi="Arial"/>
                <w:rtl w:val="0"/>
              </w:rPr>
              <w:t xml:space="preserve">XX</w:t>
            </w:r>
          </w:ins>
        </w:sdtContent>
      </w:sdt>
      <w:sdt>
        <w:sdtPr>
          <w:tag w:val="goog_rdk_212"/>
        </w:sdtPr>
        <w:sdtContent>
          <w:del w:author="davide.lenzarini@u-blox.com" w:id="36"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13"/>
        </w:sdtPr>
        <w:sdtContent>
          <w:del w:author="davide.lenzarini@u-blox.com" w:id="37"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14"/>
        </w:sdtPr>
        <w:sdtContent>
          <w:ins w:author="davide.lenzarini@u-blox.com" w:id="38" w:date="2024-03-14T11:35:46Z">
            <w:r w:rsidDel="00000000" w:rsidR="00000000" w:rsidRPr="00000000">
              <w:rPr>
                <w:rFonts w:ascii="Arial" w:cs="Arial" w:eastAsia="Arial" w:hAnsi="Arial"/>
                <w:rtl w:val="0"/>
              </w:rPr>
              <w:t xml:space="preserve"> scenario</w:t>
            </w:r>
          </w:ins>
        </w:sdtContent>
      </w:sdt>
      <w:sdt>
        <w:sdtPr>
          <w:tag w:val="goog_rdk_215"/>
        </w:sdtPr>
        <w:sdtContent>
          <w:del w:author="davide.lenzarini@u-blox.com" w:id="38"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200">
      <w:pPr>
        <w:pStyle w:val="Heading3"/>
        <w:ind w:left="0" w:right="4" w:firstLine="0"/>
        <w:rPr>
          <w:rFonts w:ascii="Arial" w:cs="Arial" w:eastAsia="Arial" w:hAnsi="Arial"/>
        </w:rPr>
      </w:pPr>
      <w:bookmarkStart w:colFirst="0" w:colLast="0" w:name="_heading=h.24ufcor" w:id="201"/>
      <w:bookmarkEnd w:id="201"/>
      <w:r w:rsidDel="00000000" w:rsidR="00000000" w:rsidRPr="00000000">
        <w:rPr>
          <w:rtl w:val="0"/>
        </w:rPr>
        <w:t xml:space="preserve">4.1.2 </w:t>
      </w:r>
      <w:r w:rsidDel="00000000" w:rsidR="00000000" w:rsidRPr="00000000">
        <w:rPr>
          <w:rFonts w:ascii="Arial" w:cs="Arial" w:eastAsia="Arial" w:hAnsi="Arial"/>
          <w:rtl w:val="0"/>
        </w:rPr>
        <w:t xml:space="preserve">Aggregating Gateway</w:t>
      </w:r>
    </w:p>
    <w:sdt>
      <w:sdtPr>
        <w:tag w:val="goog_rdk_217"/>
      </w:sdtPr>
      <w:sdtContent>
        <w:p w:rsidR="00000000" w:rsidDel="00000000" w:rsidP="00000000" w:rsidRDefault="00000000" w:rsidRPr="00000000" w14:paraId="00001201">
          <w:pPr>
            <w:spacing w:after="460" w:lineRule="auto"/>
            <w:ind w:left="-5" w:right="4" w:firstLine="0"/>
            <w:rPr>
              <w:ins w:author="davide.lenzarini@u-blox.com" w:id="39"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16"/>
            </w:sdtPr>
            <w:sdtContent>
              <w:ins w:author="davide.lenzarini@u-blox.com" w:id="39" w:date="2024-03-14T11:38:25Z">
                <w:r w:rsidDel="00000000" w:rsidR="00000000" w:rsidRPr="00000000">
                  <w:rPr>
                    <w:rtl w:val="0"/>
                  </w:rPr>
                </w:r>
              </w:ins>
            </w:sdtContent>
          </w:sdt>
        </w:p>
      </w:sdtContent>
    </w:sdt>
    <w:sdt>
      <w:sdtPr>
        <w:tag w:val="goog_rdk_219"/>
      </w:sdtPr>
      <w:sdtContent>
        <w:p w:rsidR="00000000" w:rsidDel="00000000" w:rsidP="00000000" w:rsidRDefault="00000000" w:rsidRPr="00000000" w14:paraId="00001202">
          <w:pPr>
            <w:spacing w:after="460" w:lineRule="auto"/>
            <w:ind w:left="-5" w:right="4" w:firstLine="0"/>
            <w:jc w:val="center"/>
            <w:rPr>
              <w:ins w:author="davide.lenzarini@u-blox.com" w:id="39" w:date="2024-03-14T11:38:25Z"/>
              <w:rFonts w:ascii="Arial" w:cs="Arial" w:eastAsia="Arial" w:hAnsi="Arial"/>
            </w:rPr>
          </w:pPr>
          <w:sdt>
            <w:sdtPr>
              <w:tag w:val="goog_rdk_218"/>
            </w:sdtPr>
            <w:sdtContent>
              <w:ins w:author="davide.lenzarini@u-blox.com" w:id="39" w:date="2024-03-14T11:38:25Z">
                <w:r w:rsidDel="00000000" w:rsidR="00000000" w:rsidRPr="00000000">
                  <w:rPr>
                    <w:rFonts w:ascii="Arial" w:cs="Arial" w:eastAsia="Arial" w:hAnsi="Arial"/>
                  </w:rPr>
                  <w:drawing>
                    <wp:inline distB="114300" distT="114300" distL="114300" distR="114300">
                      <wp:extent cx="4186238" cy="2793744"/>
                      <wp:effectExtent b="0" l="0" r="0" t="0"/>
                      <wp:docPr id="15"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21"/>
      </w:sdtPr>
      <w:sdtContent>
        <w:p w:rsidR="00000000" w:rsidDel="00000000" w:rsidP="00000000" w:rsidRDefault="00000000" w:rsidRPr="00000000" w14:paraId="00001203">
          <w:pPr>
            <w:spacing w:after="572" w:line="265" w:lineRule="auto"/>
            <w:jc w:val="center"/>
            <w:rPr>
              <w:rFonts w:ascii="Arial" w:cs="Arial" w:eastAsia="Arial" w:hAnsi="Arial"/>
            </w:rPr>
            <w:pPrChange w:author="davide.lenzarini@u-blox.com" w:id="0" w:date="2024-03-14T11:38:25Z">
              <w:pPr>
                <w:spacing w:after="460" w:lineRule="auto"/>
                <w:ind w:left="-5" w:right="4" w:firstLine="0"/>
              </w:pPr>
            </w:pPrChange>
          </w:pPr>
          <w:sdt>
            <w:sdtPr>
              <w:tag w:val="goog_rdk_220"/>
            </w:sdtPr>
            <w:sdtContent>
              <w:ins w:author="davide.lenzarini@u-blox.com" w:id="39"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24"/>
      </w:sdtPr>
      <w:sdtContent>
        <w:p w:rsidR="00000000" w:rsidDel="00000000" w:rsidP="00000000" w:rsidRDefault="00000000" w:rsidRPr="00000000" w14:paraId="00001204">
          <w:pPr>
            <w:pStyle w:val="Heading2"/>
            <w:keepLines w:val="1"/>
            <w:spacing w:after="64" w:before="0" w:line="259" w:lineRule="auto"/>
            <w:ind w:left="0" w:right="4" w:firstLine="0"/>
            <w:rPr>
              <w:ins w:author="davide.lenzarini@u-blox.com" w:id="41" w:date="2024-03-14T11:39:33Z"/>
              <w:rFonts w:ascii="Arial" w:cs="Arial" w:eastAsia="Arial" w:hAnsi="Arial"/>
            </w:rPr>
          </w:pPr>
          <w:sdt>
            <w:sdtPr>
              <w:tag w:val="goog_rdk_223"/>
            </w:sdtPr>
            <w:sdtContent>
              <w:ins w:author="davide.lenzarini@u-blox.com" w:id="41" w:date="2024-03-14T11:39:33Z">
                <w:bookmarkStart w:colFirst="0" w:colLast="0" w:name="_heading=h.jzpmwk" w:id="202"/>
                <w:bookmarkEnd w:id="202"/>
                <w:r w:rsidDel="00000000" w:rsidR="00000000" w:rsidRPr="00000000">
                  <w:rPr>
                    <w:rFonts w:ascii="Arial" w:cs="Arial" w:eastAsia="Arial" w:hAnsi="Arial"/>
                    <w:rtl w:val="0"/>
                  </w:rPr>
                  <w:t xml:space="preserve">4.1.3 Forwarder encapsulator</w:t>
                </w:r>
              </w:ins>
            </w:sdtContent>
          </w:sdt>
        </w:p>
      </w:sdtContent>
    </w:sdt>
    <w:sdt>
      <w:sdtPr>
        <w:tag w:val="goog_rdk_226"/>
      </w:sdtPr>
      <w:sdtContent>
        <w:p w:rsidR="00000000" w:rsidDel="00000000" w:rsidP="00000000" w:rsidRDefault="00000000" w:rsidRPr="00000000" w14:paraId="00001205">
          <w:pPr>
            <w:spacing w:after="572" w:line="265" w:lineRule="auto"/>
            <w:jc w:val="center"/>
            <w:rPr>
              <w:ins w:author="davide.lenzarini@u-blox.com" w:id="41" w:date="2024-03-14T11:39:33Z"/>
              <w:rFonts w:ascii="Arial" w:cs="Arial" w:eastAsia="Arial" w:hAnsi="Arial"/>
            </w:rPr>
          </w:pPr>
          <w:sdt>
            <w:sdtPr>
              <w:tag w:val="goog_rdk_225"/>
            </w:sdtPr>
            <w:sdtContent>
              <w:ins w:author="davide.lenzarini@u-blox.com" w:id="41" w:date="2024-03-14T11:39:33Z">
                <w:r w:rsidDel="00000000" w:rsidR="00000000" w:rsidRPr="00000000">
                  <w:rPr>
                    <w:rFonts w:ascii="Arial" w:cs="Arial" w:eastAsia="Arial" w:hAnsi="Arial"/>
                  </w:rPr>
                  <w:drawing>
                    <wp:inline distB="114300" distT="114300" distL="114300" distR="114300">
                      <wp:extent cx="4302045" cy="2557083"/>
                      <wp:effectExtent b="0" l="0" r="0" t="0"/>
                      <wp:docPr id="23"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28"/>
      </w:sdtPr>
      <w:sdtContent>
        <w:p w:rsidR="00000000" w:rsidDel="00000000" w:rsidP="00000000" w:rsidRDefault="00000000" w:rsidRPr="00000000" w14:paraId="00001206">
          <w:pPr>
            <w:spacing w:after="572" w:line="265" w:lineRule="auto"/>
            <w:jc w:val="center"/>
            <w:rPr>
              <w:ins w:author="davide.lenzarini@u-blox.com" w:id="41" w:date="2024-03-14T11:39:33Z"/>
              <w:rFonts w:ascii="Arial" w:cs="Arial" w:eastAsia="Arial" w:hAnsi="Arial"/>
            </w:rPr>
          </w:pPr>
          <w:sdt>
            <w:sdtPr>
              <w:tag w:val="goog_rdk_227"/>
            </w:sdtPr>
            <w:sdtContent>
              <w:ins w:author="davide.lenzarini@u-blox.com" w:id="41"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12"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30"/>
      </w:sdtPr>
      <w:sdtContent>
        <w:p w:rsidR="00000000" w:rsidDel="00000000" w:rsidP="00000000" w:rsidRDefault="00000000" w:rsidRPr="00000000" w14:paraId="00001207">
          <w:pPr>
            <w:spacing w:after="572" w:line="265" w:lineRule="auto"/>
            <w:jc w:val="center"/>
            <w:rPr>
              <w:ins w:author="davide.lenzarini@u-blox.com" w:id="41" w:date="2024-03-14T11:39:33Z"/>
              <w:rFonts w:ascii="Arial" w:cs="Arial" w:eastAsia="Arial" w:hAnsi="Arial"/>
            </w:rPr>
          </w:pPr>
          <w:sdt>
            <w:sdtPr>
              <w:tag w:val="goog_rdk_229"/>
            </w:sdtPr>
            <w:sdtContent>
              <w:ins w:author="davide.lenzarini@u-blox.com" w:id="41"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32"/>
      </w:sdtPr>
      <w:sdtContent>
        <w:p w:rsidR="00000000" w:rsidDel="00000000" w:rsidP="00000000" w:rsidRDefault="00000000" w:rsidRPr="00000000" w14:paraId="00001208">
          <w:pPr>
            <w:pStyle w:val="Heading2"/>
            <w:keepLines w:val="1"/>
            <w:spacing w:after="64" w:before="0" w:line="259" w:lineRule="auto"/>
            <w:ind w:left="0" w:firstLine="0"/>
            <w:rPr>
              <w:ins w:author="davide.lenzarini@u-blox.com" w:id="41" w:date="2024-03-14T11:39:33Z"/>
              <w:rFonts w:ascii="Arial" w:cs="Arial" w:eastAsia="Arial" w:hAnsi="Arial"/>
            </w:rPr>
          </w:pPr>
          <w:sdt>
            <w:sdtPr>
              <w:tag w:val="goog_rdk_231"/>
            </w:sdtPr>
            <w:sdtContent>
              <w:ins w:author="davide.lenzarini@u-blox.com" w:id="41" w:date="2024-03-14T11:39:33Z">
                <w:bookmarkStart w:colFirst="0" w:colLast="0" w:name="_heading=h.1ypnvbsijucn" w:id="203"/>
                <w:bookmarkEnd w:id="203"/>
                <w:r w:rsidDel="00000000" w:rsidR="00000000" w:rsidRPr="00000000">
                  <w:rPr>
                    <w:rFonts w:ascii="Arial" w:cs="Arial" w:eastAsia="Arial" w:hAnsi="Arial"/>
                    <w:rtl w:val="0"/>
                  </w:rPr>
                  <w:t xml:space="preserve">4.1.4 MQTT-SN broker</w:t>
                </w:r>
              </w:ins>
            </w:sdtContent>
          </w:sdt>
        </w:p>
      </w:sdtContent>
    </w:sdt>
    <w:sdt>
      <w:sdtPr>
        <w:tag w:val="goog_rdk_234"/>
      </w:sdtPr>
      <w:sdtContent>
        <w:p w:rsidR="00000000" w:rsidDel="00000000" w:rsidP="00000000" w:rsidRDefault="00000000" w:rsidRPr="00000000" w14:paraId="00001209">
          <w:pPr>
            <w:spacing w:after="572" w:line="265" w:lineRule="auto"/>
            <w:jc w:val="center"/>
            <w:rPr>
              <w:ins w:author="davide.lenzarini@u-blox.com" w:id="41" w:date="2024-03-14T11:39:33Z"/>
              <w:rFonts w:ascii="Arial" w:cs="Arial" w:eastAsia="Arial" w:hAnsi="Arial"/>
            </w:rPr>
          </w:pPr>
          <w:sdt>
            <w:sdtPr>
              <w:tag w:val="goog_rdk_233"/>
            </w:sdtPr>
            <w:sdtContent>
              <w:ins w:author="davide.lenzarini@u-blox.com" w:id="41" w:date="2024-03-14T11:39:33Z">
                <w:r w:rsidDel="00000000" w:rsidR="00000000" w:rsidRPr="00000000">
                  <w:rPr>
                    <w:rFonts w:ascii="Arial" w:cs="Arial" w:eastAsia="Arial" w:hAnsi="Arial"/>
                  </w:rPr>
                  <w:drawing>
                    <wp:inline distB="114300" distT="114300" distL="114300" distR="114300">
                      <wp:extent cx="2614834" cy="2728522"/>
                      <wp:effectExtent b="0" l="0" r="0" t="0"/>
                      <wp:docPr id="19"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236"/>
      </w:sdtPr>
      <w:sdtContent>
        <w:p w:rsidR="00000000" w:rsidDel="00000000" w:rsidP="00000000" w:rsidRDefault="00000000" w:rsidRPr="00000000" w14:paraId="0000120A">
          <w:pPr>
            <w:spacing w:after="572" w:line="265" w:lineRule="auto"/>
            <w:jc w:val="center"/>
            <w:rPr>
              <w:ins w:author="davide.lenzarini@u-blox.com" w:id="41" w:date="2024-03-14T11:39:33Z"/>
              <w:rFonts w:ascii="Arial" w:cs="Arial" w:eastAsia="Arial" w:hAnsi="Arial"/>
            </w:rPr>
          </w:pPr>
          <w:sdt>
            <w:sdtPr>
              <w:tag w:val="goog_rdk_235"/>
            </w:sdtPr>
            <w:sdtContent>
              <w:ins w:author="davide.lenzarini@u-blox.com" w:id="41" w:date="2024-03-14T11:39:33Z">
                <w:r w:rsidDel="00000000" w:rsidR="00000000" w:rsidRPr="00000000">
                  <w:rPr>
                    <w:rFonts w:ascii="Arial" w:cs="Arial" w:eastAsia="Arial" w:hAnsi="Arial"/>
                    <w:rtl w:val="0"/>
                  </w:rPr>
                  <w:t xml:space="preserve">Figure XX: MQTT-SN broker scenario</w:t>
                </w:r>
              </w:ins>
            </w:sdtContent>
          </w:sdt>
        </w:p>
      </w:sdtContent>
    </w:sdt>
    <w:sdt>
      <w:sdtPr>
        <w:tag w:val="goog_rdk_237"/>
      </w:sdtPr>
      <w:sdtContent>
        <w:p w:rsidR="00000000" w:rsidDel="00000000" w:rsidP="00000000" w:rsidRDefault="00000000" w:rsidRPr="00000000" w14:paraId="0000120B">
          <w:pPr>
            <w:pStyle w:val="Heading2"/>
            <w:keepLines w:val="1"/>
            <w:spacing w:after="64" w:before="0" w:line="259" w:lineRule="auto"/>
            <w:ind w:left="0" w:right="4" w:firstLine="0"/>
            <w:rPr>
              <w:rFonts w:ascii="Arial" w:cs="Arial" w:eastAsia="Arial" w:hAnsi="Arial"/>
            </w:rPr>
            <w:pPrChange w:author="davide.lenzarini@u-blox.com" w:id="0" w:date="2024-03-14T11:39:33Z">
              <w:pPr>
                <w:pStyle w:val="Heading2"/>
                <w:keepLines w:val="1"/>
                <w:spacing w:after="64" w:before="0" w:line="259" w:lineRule="auto"/>
                <w:ind w:left="0" w:right="4" w:firstLine="0"/>
              </w:pPr>
            </w:pPrChange>
          </w:pPr>
          <w:bookmarkStart w:colFirst="0" w:colLast="0" w:name="_heading=h.jzpmwk" w:id="202"/>
          <w:bookmarkEnd w:id="202"/>
          <w:r w:rsidDel="00000000" w:rsidR="00000000" w:rsidRPr="00000000">
            <w:rPr>
              <w:rFonts w:ascii="Arial" w:cs="Arial" w:eastAsia="Arial" w:hAnsi="Arial"/>
              <w:rtl w:val="0"/>
            </w:rPr>
            <w:t xml:space="preserve">4.2 </w:t>
          </w:r>
          <w:r w:rsidDel="00000000" w:rsidR="00000000" w:rsidRPr="00000000">
            <w:rPr>
              <w:rFonts w:ascii="Arial" w:cs="Arial" w:eastAsia="Arial" w:hAnsi="Arial"/>
              <w:rtl w:val="0"/>
            </w:rPr>
            <w:t xml:space="preserve">Networks &amp; Transport Layers</w:t>
          </w:r>
          <w:r w:rsidDel="00000000" w:rsidR="00000000" w:rsidRPr="00000000">
            <w:rPr>
              <w:rtl w:val="0"/>
            </w:rPr>
          </w:r>
        </w:p>
      </w:sdtContent>
    </w:sdt>
    <w:p w:rsidR="00000000" w:rsidDel="00000000" w:rsidP="00000000" w:rsidRDefault="00000000" w:rsidRPr="00000000" w14:paraId="0000120C">
      <w:pPr>
        <w:spacing w:after="240" w:before="240" w:lineRule="auto"/>
        <w:rPr/>
      </w:pPr>
      <w:r w:rsidDel="00000000" w:rsidR="00000000" w:rsidRPr="00000000">
        <w:rPr>
          <w:rtl w:val="0"/>
        </w:rPr>
        <w:t xml:space="preserve">The </w:t>
      </w:r>
      <w:r w:rsidDel="00000000" w:rsidR="00000000" w:rsidRPr="00000000">
        <w:rPr>
          <w:rtl w:val="0"/>
        </w:rPr>
        <w:t xml:space="preserve">MQTT-SN </w:t>
      </w:r>
      <w:r w:rsidDel="00000000" w:rsidR="00000000" w:rsidRPr="00000000">
        <w:rPr>
          <w:rtl w:val="0"/>
        </w:rPr>
        <w:t xml:space="preserve">protocol requires an underlying transport to create a Virtual Connection, this carries Packets from a Client to a Gateway and a Gateway to a Client.</w:t>
        <w:br w:type="textWrapping"/>
        <w:t xml:space="preserve">The underlying transport may also </w:t>
      </w:r>
      <w:r w:rsidDel="00000000" w:rsidR="00000000" w:rsidRPr="00000000">
        <w:rPr>
          <w:rFonts w:ascii="Arial" w:cs="Arial" w:eastAsia="Arial" w:hAnsi="Arial"/>
          <w:rtl w:val="0"/>
        </w:rPr>
        <w:t xml:space="preserve">broadcast </w:t>
      </w:r>
      <w:r w:rsidDel="00000000" w:rsidR="00000000" w:rsidRPr="00000000">
        <w:rPr>
          <w:rtl w:val="0"/>
        </w:rPr>
        <w:t xml:space="preserve">Packets from a Client to all Gateways and from a Gateway to all Clients.</w:t>
        <w:br w:type="textWrapping"/>
        <w:t xml:space="preserve">These MQTT-SN Packets which must be received unaltered and complete.</w:t>
      </w:r>
    </w:p>
    <w:p w:rsidR="00000000" w:rsidDel="00000000" w:rsidP="00000000" w:rsidRDefault="00000000" w:rsidRPr="00000000" w14:paraId="0000120D">
      <w:pPr>
        <w:numPr>
          <w:ilvl w:val="0"/>
          <w:numId w:val="15"/>
        </w:numPr>
        <w:spacing w:after="0" w:afterAutospacing="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0E">
      <w:pPr>
        <w:numPr>
          <w:ilvl w:val="0"/>
          <w:numId w:val="15"/>
        </w:numPr>
        <w:spacing w:after="0" w:afterAutospacing="0" w:before="0" w:beforeAutospacing="0" w:lineRule="auto"/>
        <w:ind w:left="720" w:hanging="360"/>
      </w:pPr>
      <w:r w:rsidDel="00000000" w:rsidR="00000000" w:rsidRPr="00000000">
        <w:rPr>
          <w:rtl w:val="0"/>
        </w:rPr>
        <w:t xml:space="preserve">If the network might deliver a Packet more than once, then it is highly recommended that the PROTECTION packet Monotonic Counter is used to eliminate the duplicates.</w:t>
      </w:r>
    </w:p>
    <w:p w:rsidR="00000000" w:rsidDel="00000000" w:rsidP="00000000" w:rsidRDefault="00000000" w:rsidRPr="00000000" w14:paraId="0000120F">
      <w:pPr>
        <w:numPr>
          <w:ilvl w:val="0"/>
          <w:numId w:val="15"/>
        </w:numPr>
        <w:spacing w:after="0" w:afterAutospacing="0" w:before="0" w:beforeAutospacing="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10">
      <w:pPr>
        <w:numPr>
          <w:ilvl w:val="0"/>
          <w:numId w:val="15"/>
        </w:numPr>
        <w:spacing w:after="0" w:afterAutospacing="0" w:before="0" w:beforeAutospacing="0" w:lineRule="auto"/>
        <w:ind w:left="720" w:hanging="360"/>
      </w:pPr>
      <w:r w:rsidDel="00000000" w:rsidR="00000000" w:rsidRPr="00000000">
        <w:rPr>
          <w:rtl w:val="0"/>
        </w:rPr>
        <w:t xml:space="preserve">The MQTT-SN does not perform error correction. If a corrupted or partial p</w:t>
      </w:r>
      <w:r w:rsidDel="00000000" w:rsidR="00000000" w:rsidRPr="00000000">
        <w:rPr>
          <w:rtl w:val="0"/>
        </w:rPr>
        <w:t xml:space="preserve">acket</w:t>
      </w:r>
      <w:r w:rsidDel="00000000" w:rsidR="00000000" w:rsidRPr="00000000">
        <w:rPr>
          <w:rtl w:val="0"/>
        </w:rPr>
        <w:t xml:space="preserve"> is received it will cause a protocol error.</w:t>
      </w:r>
    </w:p>
    <w:p w:rsidR="00000000" w:rsidDel="00000000" w:rsidP="00000000" w:rsidRDefault="00000000" w:rsidRPr="00000000" w14:paraId="00001211">
      <w:pPr>
        <w:numPr>
          <w:ilvl w:val="0"/>
          <w:numId w:val="15"/>
        </w:numPr>
        <w:spacing w:after="0" w:afterAutospacing="0" w:before="0" w:beforeAutospacing="0" w:lineRule="auto"/>
        <w:ind w:left="720" w:hanging="360"/>
      </w:pPr>
      <w:r w:rsidDel="00000000" w:rsidR="00000000" w:rsidRPr="00000000">
        <w:rPr>
          <w:rtl w:val="0"/>
        </w:rPr>
        <w:t xml:space="preserve">The MQTT-SN implementation may use either the origin network address or the sender identifier in the </w:t>
      </w:r>
      <w:sdt>
        <w:sdtPr>
          <w:tag w:val="goog_rdk_238"/>
        </w:sdtPr>
        <w:sdtContent>
          <w:commentRangeStart w:id="87"/>
        </w:sdtContent>
      </w:sdt>
      <w:sdt>
        <w:sdtPr>
          <w:tag w:val="goog_rdk_239"/>
        </w:sdtPr>
        <w:sdtContent>
          <w:commentRangeStart w:id="88"/>
        </w:sdtContent>
      </w:sdt>
      <w:r w:rsidDel="00000000" w:rsidR="00000000" w:rsidRPr="00000000">
        <w:rPr>
          <w:rtl w:val="0"/>
        </w:rPr>
        <w:t xml:space="preserve">PROTECTION Packet</w:t>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t xml:space="preserve"> to determine the identity of the Virtual Connection.</w:t>
      </w:r>
    </w:p>
    <w:p w:rsidR="00000000" w:rsidDel="00000000" w:rsidP="00000000" w:rsidRDefault="00000000" w:rsidRPr="00000000" w14:paraId="00001212">
      <w:pPr>
        <w:numPr>
          <w:ilvl w:val="0"/>
          <w:numId w:val="15"/>
        </w:numPr>
        <w:spacing w:after="0" w:afterAutospacing="0" w:before="0" w:beforeAutospacing="0" w:lineRule="auto"/>
        <w:ind w:left="720" w:hanging="360"/>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213">
      <w:pPr>
        <w:numPr>
          <w:ilvl w:val="0"/>
          <w:numId w:val="15"/>
        </w:numPr>
        <w:spacing w:after="240" w:before="0" w:beforeAutospacing="0" w:lineRule="auto"/>
        <w:ind w:left="720" w:hanging="360"/>
      </w:pPr>
      <w:r w:rsidDel="00000000" w:rsidR="00000000" w:rsidRPr="00000000">
        <w:rPr>
          <w:rtl w:val="0"/>
        </w:rPr>
        <w:t xml:space="preserve">The networks may be radio networks.</w:t>
      </w:r>
    </w:p>
    <w:p w:rsidR="00000000" w:rsidDel="00000000" w:rsidP="00000000" w:rsidRDefault="00000000" w:rsidRPr="00000000" w14:paraId="00001214">
      <w:pPr>
        <w:spacing w:after="240" w:before="240" w:lineRule="auto"/>
        <w:ind w:left="72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15">
      <w:pPr>
        <w:spacing w:after="240" w:before="240" w:lineRule="auto"/>
        <w:ind w:left="72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than the MQTT-SN Packet size used and no Packet fragmentation occurs.</w:t>
        <w:br w:type="textWrapping"/>
        <w:t xml:space="preserve">Depending on the network configuration, UDP can duplicate Packets. If this can happen, the PROTECTION Packet monotonic counter should be used.</w:t>
      </w:r>
    </w:p>
    <w:p w:rsidR="00000000" w:rsidDel="00000000" w:rsidP="00000000" w:rsidRDefault="00000000" w:rsidRPr="00000000" w14:paraId="00001216">
      <w:pPr>
        <w:spacing w:after="240" w:before="240" w:lineRule="auto"/>
        <w:ind w:left="72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17">
      <w:pPr>
        <w:spacing w:after="240" w:before="240" w:lineRule="auto"/>
        <w:ind w:left="720" w:firstLine="0"/>
        <w:rPr>
          <w:shd w:fill="ffe599" w:val="clear"/>
        </w:rPr>
      </w:pPr>
      <w:r w:rsidDel="00000000" w:rsidR="00000000" w:rsidRPr="00000000">
        <w:rPr>
          <w:shd w:fill="ffe599" w:val="clear"/>
          <w:rtl w:val="0"/>
        </w:rPr>
        <w:t xml:space="preserve">The following transport protocols are also suitable but if not capable of broadcast the implementation of the optional ADVERTISE, SEARCHGW, GWINFO packets may not be possible and also the broadcast of the </w:t>
      </w:r>
      <w:r w:rsidDel="00000000" w:rsidR="00000000" w:rsidRPr="00000000">
        <w:rPr>
          <w:shd w:fill="ffe599" w:val="clear"/>
          <w:rtl w:val="0"/>
        </w:rPr>
        <w:t xml:space="preserve">PUBLISH MINUS -1 packets</w:t>
      </w:r>
      <w:r w:rsidDel="00000000" w:rsidR="00000000" w:rsidRPr="00000000">
        <w:rPr>
          <w:shd w:fill="ffe599" w:val="clear"/>
          <w:rtl w:val="0"/>
        </w:rPr>
        <w:t xml:space="preserve"> may not be possible:</w:t>
      </w:r>
    </w:p>
    <w:p w:rsidR="00000000" w:rsidDel="00000000" w:rsidP="00000000" w:rsidRDefault="00000000" w:rsidRPr="00000000" w14:paraId="00001218">
      <w:pPr>
        <w:numPr>
          <w:ilvl w:val="0"/>
          <w:numId w:val="10"/>
        </w:numPr>
        <w:spacing w:after="0" w:afterAutospacing="0" w:before="240" w:lineRule="auto"/>
        <w:ind w:left="144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19">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1A">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1B">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21C">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1D">
      <w:pPr>
        <w:numPr>
          <w:ilvl w:val="0"/>
          <w:numId w:val="10"/>
        </w:numPr>
        <w:spacing w:after="240" w:before="0" w:beforeAutospacing="0" w:lineRule="auto"/>
        <w:ind w:left="144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1E">
      <w:pPr>
        <w:spacing w:after="240" w:before="240" w:lineRule="auto"/>
        <w:ind w:left="72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1F">
      <w:pPr>
        <w:spacing w:after="240" w:before="240" w:lineRule="auto"/>
        <w:ind w:left="720" w:firstLine="0"/>
        <w:rPr>
          <w:shd w:fill="ffe599" w:val="clear"/>
        </w:rPr>
      </w:pPr>
      <w:sdt>
        <w:sdtPr>
          <w:tag w:val="goog_rdk_240"/>
        </w:sdtPr>
        <w:sdtContent>
          <w:commentRangeStart w:id="89"/>
        </w:sdtContent>
      </w:sdt>
      <w:sdt>
        <w:sdtPr>
          <w:tag w:val="goog_rdk_241"/>
        </w:sdtPr>
        <w:sdtContent>
          <w:commentRangeStart w:id="90"/>
        </w:sdtContent>
      </w:sdt>
      <w:r w:rsidDel="00000000" w:rsidR="00000000" w:rsidRPr="00000000">
        <w:rPr>
          <w:shd w:fill="ffe599" w:val="clear"/>
          <w:rtl w:val="0"/>
        </w:rPr>
        <w:t xml:space="preserve">TCP ports 8883 and 1883 are registered with IANA for MQTT TLS and non-TLS communication respectively.</w:t>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pStyle w:val="Heading2"/>
        <w:keepLines w:val="1"/>
        <w:spacing w:after="64" w:before="0" w:line="259" w:lineRule="auto"/>
        <w:ind w:left="0" w:right="4" w:firstLine="0"/>
        <w:rPr>
          <w:rFonts w:ascii="Arial" w:cs="Arial" w:eastAsia="Arial" w:hAnsi="Arial"/>
        </w:rPr>
      </w:pPr>
      <w:bookmarkStart w:colFirst="0" w:colLast="0" w:name="_heading=h.1j4nfs6" w:id="204"/>
      <w:bookmarkEnd w:id="204"/>
      <w:r w:rsidDel="00000000" w:rsidR="00000000" w:rsidRPr="00000000">
        <w:rPr>
          <w:rFonts w:ascii="Arial" w:cs="Arial" w:eastAsia="Arial" w:hAnsi="Arial"/>
          <w:rtl w:val="0"/>
        </w:rPr>
        <w:t xml:space="preserve">4.3 </w:t>
      </w:r>
      <w:r w:rsidDel="00000000" w:rsidR="00000000" w:rsidRPr="00000000">
        <w:rPr>
          <w:rFonts w:ascii="Arial" w:cs="Arial" w:eastAsia="Arial" w:hAnsi="Arial"/>
          <w:rtl w:val="0"/>
        </w:rPr>
        <w:t xml:space="preserve">Gateway Advertisement and Discovery</w:t>
      </w:r>
    </w:p>
    <w:p w:rsidR="00000000" w:rsidDel="00000000" w:rsidP="00000000" w:rsidRDefault="00000000" w:rsidRPr="00000000" w14:paraId="000012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transmitting 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223">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sdt>
        <w:sdtPr>
          <w:tag w:val="goog_rdk_242"/>
        </w:sdtPr>
        <w:sdtContent>
          <w:commentRangeStart w:id="91"/>
        </w:sdtContent>
      </w:sdt>
      <w:sdt>
        <w:sdtPr>
          <w:tag w:val="goog_rdk_243"/>
        </w:sdtPr>
        <w:sdtContent>
          <w:commentRangeStart w:id="92"/>
        </w:sdtContent>
      </w:sdt>
      <w:sdt>
        <w:sdtPr>
          <w:tag w:val="goog_rdk_244"/>
        </w:sdtPr>
        <w:sdtContent>
          <w:commentRangeStart w:id="93"/>
        </w:sdtContent>
      </w:sdt>
      <w:r w:rsidDel="00000000" w:rsidR="00000000" w:rsidRPr="00000000">
        <w:rPr>
          <w:rFonts w:ascii="Arial" w:cs="Arial" w:eastAsia="Arial" w:hAnsi="Arial"/>
          <w:highlight w:val="yellow"/>
          <w:rtl w:val="0"/>
        </w:rPr>
        <w:t xml:space="preserve">At any point in time a client is allowed to be connected to only one gateway.</w:t>
      </w:r>
      <w:commentRangeEnd w:id="91"/>
      <w:r w:rsidDel="00000000" w:rsidR="00000000" w:rsidRPr="00000000">
        <w:commentReference w:id="91"/>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1225">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6">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227">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8">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229">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A">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22B">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22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22D">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E">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22F">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30">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231">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32">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233">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234">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35">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236">
      <w:pPr>
        <w:pStyle w:val="Heading2"/>
        <w:keepLines w:val="1"/>
        <w:spacing w:after="64" w:before="0" w:line="259" w:lineRule="auto"/>
        <w:ind w:left="0" w:firstLine="0"/>
        <w:rPr>
          <w:rFonts w:ascii="Arial" w:cs="Arial" w:eastAsia="Arial" w:hAnsi="Arial"/>
        </w:rPr>
      </w:pPr>
      <w:bookmarkStart w:colFirst="0" w:colLast="0" w:name="_heading=h.434ayfz" w:id="205"/>
      <w:bookmarkEnd w:id="205"/>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237">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w:t>
      </w:r>
      <w:r w:rsidDel="00000000" w:rsidR="00000000" w:rsidRPr="00000000">
        <w:rPr>
          <w:rFonts w:ascii="Arial" w:cs="Arial" w:eastAsia="Arial" w:hAnsi="Arial"/>
          <w:rtl w:val="0"/>
        </w:rPr>
        <w:t xml:space="preserve">MQTT-SN client needs to set up a session on the </w:t>
      </w:r>
      <w:r w:rsidDel="00000000" w:rsidR="00000000" w:rsidRPr="00000000">
        <w:rPr>
          <w:rFonts w:ascii="Arial" w:cs="Arial" w:eastAsia="Arial" w:hAnsi="Arial"/>
          <w:rtl w:val="0"/>
        </w:rPr>
        <w:t xml:space="preserve">gateway, unless it is publishing ONLY using PUBLISH WITHOUT SESSION packets. The procedure for setting up a session with a gateway is illustrated in Fig. 3a and 3b. </w:t>
      </w:r>
    </w:p>
    <w:p w:rsidR="00000000" w:rsidDel="00000000" w:rsidP="00000000" w:rsidRDefault="00000000" w:rsidRPr="00000000" w14:paraId="00001238">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should take place.</w:t>
      </w:r>
    </w:p>
    <w:p w:rsidR="00000000" w:rsidDel="00000000" w:rsidP="00000000" w:rsidRDefault="00000000" w:rsidRPr="00000000" w14:paraId="00001239">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3A">
      <w:pPr>
        <w:spacing w:after="0" w:line="246" w:lineRule="auto"/>
        <w:ind w:left="-5" w:right="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123B">
      <w:pPr>
        <w:spacing w:after="0" w:line="246" w:lineRule="auto"/>
        <w:ind w:left="-5" w:right="4"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18"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3C">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set or no further authentication data required)</w:t>
      </w:r>
      <w:r w:rsidDel="00000000" w:rsidR="00000000" w:rsidRPr="00000000">
        <w:rPr>
          <w:rtl w:val="0"/>
        </w:rPr>
      </w:r>
    </w:p>
    <w:p w:rsidR="00000000" w:rsidDel="00000000" w:rsidP="00000000" w:rsidRDefault="00000000" w:rsidRPr="00000000" w14:paraId="0000123D">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3E">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3F">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1"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4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41">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w:t>
      </w:r>
      <w:r w:rsidDel="00000000" w:rsidR="00000000" w:rsidRPr="00000000">
        <w:rPr>
          <w:rFonts w:ascii="Arial" w:cs="Arial" w:eastAsia="Arial" w:hAnsi="Arial"/>
          <w:rtl w:val="0"/>
        </w:rPr>
        <w:t xml:space="preserve">gateway</w:t>
      </w:r>
      <w:r w:rsidDel="00000000" w:rsidR="00000000" w:rsidRPr="00000000">
        <w:rPr>
          <w:rFonts w:ascii="Arial" w:cs="Arial" w:eastAsia="Arial" w:hAnsi="Arial"/>
          <w:rtl w:val="0"/>
        </w:rPr>
        <w:t xml:space="preserve">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42">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43">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244">
      <w:pPr>
        <w:pStyle w:val="Heading2"/>
        <w:keepLines w:val="1"/>
        <w:spacing w:after="64" w:before="0" w:line="259" w:lineRule="auto"/>
        <w:ind w:left="0" w:firstLine="0"/>
        <w:rPr>
          <w:rFonts w:ascii="Arial" w:cs="Arial" w:eastAsia="Arial" w:hAnsi="Arial"/>
        </w:rPr>
      </w:pPr>
      <w:bookmarkStart w:colFirst="0" w:colLast="0" w:name="_heading=h.2i9l8ns" w:id="206"/>
      <w:bookmarkEnd w:id="206"/>
      <w:sdt>
        <w:sdtPr>
          <w:tag w:val="goog_rdk_245"/>
        </w:sdtPr>
        <w:sdtContent>
          <w:commentRangeStart w:id="94"/>
        </w:sdtContent>
      </w:sdt>
      <w:r w:rsidDel="00000000" w:rsidR="00000000" w:rsidRPr="00000000">
        <w:rPr>
          <w:rFonts w:ascii="Arial" w:cs="Arial" w:eastAsia="Arial" w:hAnsi="Arial"/>
          <w:rtl w:val="0"/>
        </w:rPr>
        <w:t xml:space="preserve">4.5 Quality of Service levels and protocol flows</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245">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246">
      <w:pPr>
        <w:pStyle w:val="Heading3"/>
        <w:ind w:left="0" w:firstLine="0"/>
        <w:rPr>
          <w:rFonts w:ascii="Arial" w:cs="Arial" w:eastAsia="Arial" w:hAnsi="Arial"/>
        </w:rPr>
      </w:pPr>
      <w:bookmarkStart w:colFirst="0" w:colLast="0" w:name="_heading=h.xevivl" w:id="207"/>
      <w:bookmarkEnd w:id="207"/>
      <w:r w:rsidDel="00000000" w:rsidR="00000000" w:rsidRPr="00000000">
        <w:rPr>
          <w:rtl w:val="0"/>
        </w:rPr>
        <w:t xml:space="preserve">4.5.1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247">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248">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49">
      <w:pPr>
        <w:rPr>
          <w:rFonts w:ascii="Arial" w:cs="Arial" w:eastAsia="Arial" w:hAnsi="Arial"/>
        </w:rPr>
      </w:pPr>
      <w:bookmarkStart w:colFirst="0" w:colLast="0" w:name="_heading=h.3hej1je" w:id="208"/>
      <w:bookmarkEnd w:id="208"/>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24A">
      <w:pPr>
        <w:numPr>
          <w:ilvl w:val="0"/>
          <w:numId w:val="20"/>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24B">
      <w:pPr>
        <w:rPr>
          <w:rFonts w:ascii="Arial" w:cs="Arial" w:eastAsia="Arial" w:hAnsi="Arial"/>
        </w:rPr>
      </w:pPr>
      <w:bookmarkStart w:colFirst="0" w:colLast="0" w:name="_heading=h.1wjtbr7" w:id="209"/>
      <w:bookmarkEnd w:id="209"/>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24C">
      <w:pPr>
        <w:numPr>
          <w:ilvl w:val="0"/>
          <w:numId w:val="20"/>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24D">
      <w:pPr>
        <w:ind w:left="720" w:firstLine="0"/>
        <w:rPr>
          <w:rFonts w:ascii="Arial" w:cs="Arial" w:eastAsia="Arial" w:hAnsi="Arial"/>
        </w:rPr>
      </w:pPr>
      <w:bookmarkStart w:colFirst="0" w:colLast="0" w:name="_heading=h.4gjguf0" w:id="210"/>
      <w:bookmarkEnd w:id="210"/>
      <w:r w:rsidDel="00000000" w:rsidR="00000000" w:rsidRPr="00000000">
        <w:rPr>
          <w:rtl w:val="0"/>
        </w:rPr>
      </w:r>
    </w:p>
    <w:tbl>
      <w:tblPr>
        <w:tblStyle w:val="Table39"/>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24E">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4F">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250">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251">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25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4">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5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6">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57">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5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A">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25B">
      <w:pPr>
        <w:rPr>
          <w:rFonts w:ascii="Arial" w:cs="Arial" w:eastAsia="Arial" w:hAnsi="Arial"/>
        </w:rPr>
      </w:pPr>
      <w:bookmarkStart w:colFirst="0" w:colLast="0" w:name="_heading=h.2vor4mt" w:id="211"/>
      <w:bookmarkEnd w:id="211"/>
      <w:r w:rsidDel="00000000" w:rsidR="00000000" w:rsidRPr="00000000">
        <w:rPr>
          <w:rtl w:val="0"/>
        </w:rPr>
      </w:r>
    </w:p>
    <w:p w:rsidR="00000000" w:rsidDel="00000000" w:rsidP="00000000" w:rsidRDefault="00000000" w:rsidRPr="00000000" w14:paraId="0000125C">
      <w:pPr>
        <w:pStyle w:val="Heading3"/>
        <w:ind w:left="0" w:firstLine="0"/>
        <w:rPr>
          <w:rFonts w:ascii="Arial" w:cs="Arial" w:eastAsia="Arial" w:hAnsi="Arial"/>
        </w:rPr>
      </w:pPr>
      <w:bookmarkStart w:colFirst="0" w:colLast="0" w:name="_heading=h.1au1eum" w:id="212"/>
      <w:bookmarkEnd w:id="212"/>
      <w:r w:rsidDel="00000000" w:rsidR="00000000" w:rsidRPr="00000000">
        <w:rPr>
          <w:rtl w:val="0"/>
        </w:rPr>
        <w:t xml:space="preserve">4.5.2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25D">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25E">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25F">
      <w:pPr>
        <w:rPr>
          <w:rFonts w:ascii="Arial" w:cs="Arial" w:eastAsia="Arial" w:hAnsi="Arial"/>
        </w:rPr>
      </w:pPr>
      <w:bookmarkStart w:colFirst="0" w:colLast="0" w:name="_heading=h.3utoxif" w:id="213"/>
      <w:bookmarkEnd w:id="213"/>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260">
      <w:pPr>
        <w:numPr>
          <w:ilvl w:val="0"/>
          <w:numId w:val="20"/>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261">
      <w:pPr>
        <w:numPr>
          <w:ilvl w:val="0"/>
          <w:numId w:val="20"/>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62">
      <w:pPr>
        <w:numPr>
          <w:ilvl w:val="0"/>
          <w:numId w:val="20"/>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63">
      <w:pPr>
        <w:rPr>
          <w:rFonts w:ascii="Arial" w:cs="Arial" w:eastAsia="Arial" w:hAnsi="Arial"/>
          <w:highlight w:val="yellow"/>
        </w:rPr>
      </w:pPr>
      <w:bookmarkStart w:colFirst="0" w:colLast="0" w:name="_heading=h.29yz7q8" w:id="214"/>
      <w:bookmarkEnd w:id="214"/>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264">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65">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46"/>
        </w:sdtPr>
        <w:sdtContent>
          <w:commentRangeStart w:id="95"/>
        </w:sdtContent>
      </w:sdt>
      <w:r w:rsidDel="00000000" w:rsidR="00000000" w:rsidRPr="00000000">
        <w:rPr>
          <w:rFonts w:ascii="Arial" w:cs="Arial" w:eastAsia="Arial" w:hAnsi="Arial"/>
          <w:b w:val="1"/>
          <w:highlight w:val="yellow"/>
          <w:rtl w:val="0"/>
        </w:rPr>
        <w:t xml:space="preserve">At any given time a sender </w:t>
      </w:r>
      <w:r w:rsidDel="00000000" w:rsidR="00000000" w:rsidRPr="00000000">
        <w:rPr>
          <w:rFonts w:ascii="Arial" w:cs="Arial" w:eastAsia="Arial" w:hAnsi="Arial"/>
          <w:b w:val="1"/>
          <w:highlight w:val="yellow"/>
          <w:rtl w:val="0"/>
        </w:rPr>
        <w:t xml:space="preserve">m</w:t>
      </w:r>
      <w:r w:rsidDel="00000000" w:rsidR="00000000" w:rsidRPr="00000000">
        <w:rPr>
          <w:rFonts w:ascii="Arial" w:cs="Arial" w:eastAsia="Arial" w:hAnsi="Arial"/>
          <w:b w:val="1"/>
          <w:highlight w:val="yellow"/>
          <w:rtl w:val="0"/>
        </w:rPr>
        <w:t xml:space="preserve">ust ONLY have 1 outstanding application message inflight.</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126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67">
      <w:pPr>
        <w:rPr>
          <w:rFonts w:ascii="Arial" w:cs="Arial" w:eastAsia="Arial" w:hAnsi="Arial"/>
        </w:rPr>
      </w:pPr>
      <w:bookmarkStart w:colFirst="0" w:colLast="0" w:name="_heading=h.p49hy1" w:id="215"/>
      <w:bookmarkEnd w:id="215"/>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268">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69">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26A">
      <w:pPr>
        <w:jc w:val="both"/>
        <w:rPr>
          <w:rFonts w:ascii="Arial" w:cs="Arial" w:eastAsia="Arial" w:hAnsi="Arial"/>
        </w:rPr>
      </w:pPr>
      <w:r w:rsidDel="00000000" w:rsidR="00000000" w:rsidRPr="00000000">
        <w:rPr>
          <w:rtl w:val="0"/>
        </w:rPr>
      </w:r>
    </w:p>
    <w:p w:rsidR="00000000" w:rsidDel="00000000" w:rsidP="00000000" w:rsidRDefault="00000000" w:rsidRPr="00000000" w14:paraId="0000126B">
      <w:pPr>
        <w:ind w:left="720" w:firstLine="0"/>
        <w:rPr>
          <w:rFonts w:ascii="Arial" w:cs="Arial" w:eastAsia="Arial" w:hAnsi="Arial"/>
        </w:rPr>
      </w:pPr>
      <w:bookmarkStart w:colFirst="0" w:colLast="0" w:name="_heading=h.393x0lu" w:id="216"/>
      <w:bookmarkEnd w:id="216"/>
      <w:r w:rsidDel="00000000" w:rsidR="00000000" w:rsidRPr="00000000">
        <w:rPr>
          <w:rFonts w:ascii="Arial" w:cs="Arial" w:eastAsia="Arial" w:hAnsi="Arial"/>
          <w:rtl w:val="0"/>
        </w:rPr>
        <w:t xml:space="preserve">Figure 4.2 – QoS 1 protocol flow diagram, Informative example</w:t>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26C">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6D">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26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26F">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27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1">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2">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273">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74">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7">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9">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27A">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27B">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27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D">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27E">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27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80">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281">
      <w:pPr>
        <w:numPr>
          <w:ilvl w:val="0"/>
          <w:numId w:val="26"/>
        </w:numPr>
        <w:ind w:left="1440" w:hanging="360"/>
      </w:pPr>
      <w:r w:rsidDel="00000000" w:rsidR="00000000" w:rsidRPr="00000000">
        <w:rPr>
          <w:rtl w:val="0"/>
        </w:rPr>
        <w:t xml:space="preserve">The receiver does not need to complete delivery of the Application Message before sending the PUBACK. When its original sender receives the PUBACK packet, ownership of the Application Message is transferred to the receiver.</w:t>
      </w:r>
      <w:r w:rsidDel="00000000" w:rsidR="00000000" w:rsidRPr="00000000">
        <w:rPr>
          <w:rtl w:val="0"/>
        </w:rPr>
      </w:r>
    </w:p>
    <w:p w:rsidR="00000000" w:rsidDel="00000000" w:rsidP="00000000" w:rsidRDefault="00000000" w:rsidRPr="00000000" w14:paraId="00001282">
      <w:pPr>
        <w:pStyle w:val="Heading3"/>
        <w:ind w:left="0" w:firstLine="0"/>
        <w:rPr>
          <w:rFonts w:ascii="Arial" w:cs="Arial" w:eastAsia="Arial" w:hAnsi="Arial"/>
        </w:rPr>
      </w:pPr>
      <w:bookmarkStart w:colFirst="0" w:colLast="0" w:name="_heading=h.1o97atn" w:id="217"/>
      <w:bookmarkEnd w:id="217"/>
      <w:r w:rsidDel="00000000" w:rsidR="00000000" w:rsidRPr="00000000">
        <w:rPr>
          <w:rtl w:val="0"/>
        </w:rPr>
        <w:t xml:space="preserve">4.5.3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283">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284">
      <w:pPr>
        <w:rPr>
          <w:rFonts w:ascii="Arial" w:cs="Arial" w:eastAsia="Arial" w:hAnsi="Arial"/>
        </w:rPr>
      </w:pPr>
      <w:bookmarkStart w:colFirst="0" w:colLast="0" w:name="_heading=h.488uthg" w:id="218"/>
      <w:bookmarkEnd w:id="218"/>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285">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286">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87">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288">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289">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28A">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28B">
      <w:pPr>
        <w:numPr>
          <w:ilvl w:val="0"/>
          <w:numId w:val="22"/>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8C">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28D">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8E">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sdt>
        <w:sdtPr>
          <w:tag w:val="goog_rdk_247"/>
        </w:sdtPr>
        <w:sdtContent>
          <w:commentRangeStart w:id="96"/>
        </w:sdtContent>
      </w:sdt>
      <w:r w:rsidDel="00000000" w:rsidR="00000000" w:rsidRPr="00000000">
        <w:rPr>
          <w:rFonts w:ascii="Arial" w:cs="Arial" w:eastAsia="Arial" w:hAnsi="Arial"/>
          <w:b w:val="1"/>
          <w:highlight w:val="yellow"/>
          <w:rtl w:val="0"/>
        </w:rPr>
        <w:t xml:space="preserve">At any given time a sender has only 1 outstanding application message inflight.</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28F">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90">
      <w:pPr>
        <w:rPr>
          <w:rFonts w:ascii="Arial" w:cs="Arial" w:eastAsia="Arial" w:hAnsi="Arial"/>
          <w:b w:val="1"/>
          <w:color w:val="000000"/>
          <w:sz w:val="18"/>
          <w:szCs w:val="18"/>
        </w:rPr>
      </w:pPr>
      <w:bookmarkStart w:colFirst="0" w:colLast="0" w:name="_heading=h.2ne53p9" w:id="219"/>
      <w:bookmarkEnd w:id="219"/>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291">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292">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93">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294">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295">
      <w:pPr>
        <w:numPr>
          <w:ilvl w:val="0"/>
          <w:numId w:val="24"/>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29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97">
      <w:pPr>
        <w:pStyle w:val="Heading2"/>
        <w:keepLines w:val="1"/>
        <w:spacing w:after="64" w:before="0" w:line="259" w:lineRule="auto"/>
        <w:ind w:left="0" w:firstLine="0"/>
        <w:rPr>
          <w:rFonts w:ascii="Arial" w:cs="Arial" w:eastAsia="Arial" w:hAnsi="Arial"/>
        </w:rPr>
      </w:pPr>
      <w:bookmarkStart w:colFirst="0" w:colLast="0" w:name="_heading=h.3mj2wkv" w:id="220"/>
      <w:bookmarkEnd w:id="220"/>
      <w:r w:rsidDel="00000000" w:rsidR="00000000" w:rsidRPr="00000000">
        <w:rPr>
          <w:rFonts w:ascii="Arial" w:cs="Arial" w:eastAsia="Arial" w:hAnsi="Arial"/>
          <w:rtl w:val="0"/>
        </w:rPr>
        <w:t xml:space="preserve">4.6 </w:t>
      </w:r>
      <w:r w:rsidDel="00000000" w:rsidR="00000000" w:rsidRPr="00000000">
        <w:rPr>
          <w:rFonts w:ascii="Arial" w:cs="Arial" w:eastAsia="Arial" w:hAnsi="Arial"/>
          <w:rtl w:val="0"/>
        </w:rPr>
        <w:t xml:space="preserve">Client states</w:t>
      </w:r>
    </w:p>
    <w:p w:rsidR="00000000" w:rsidDel="00000000" w:rsidP="00000000" w:rsidRDefault="00000000" w:rsidRPr="00000000" w14:paraId="00001298">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299">
      <w:pPr>
        <w:rPr>
          <w:rFonts w:ascii="Arial" w:cs="Arial" w:eastAsia="Arial" w:hAnsi="Arial"/>
        </w:rPr>
      </w:pPr>
      <w:r w:rsidDel="00000000" w:rsidR="00000000" w:rsidRPr="00000000">
        <w:rPr>
          <w:rtl w:val="0"/>
        </w:rPr>
      </w:r>
    </w:p>
    <w:tbl>
      <w:tblPr>
        <w:tblStyle w:val="Table4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29A">
            <w:pPr>
              <w:jc w:val="center"/>
              <w:rPr>
                <w:rFonts w:ascii="Arial" w:cs="Arial" w:eastAsia="Arial" w:hAnsi="Arial"/>
                <w:b w:val="1"/>
              </w:rPr>
            </w:pPr>
            <w:sdt>
              <w:sdtPr>
                <w:tag w:val="goog_rdk_248"/>
              </w:sdtPr>
              <w:sdtContent>
                <w:commentRangeStart w:id="97"/>
              </w:sdtContent>
            </w:sdt>
            <w:sdt>
              <w:sdtPr>
                <w:tag w:val="goog_rdk_249"/>
              </w:sdtPr>
              <w:sdtContent>
                <w:commentRangeStart w:id="98"/>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29B">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29C">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29D">
            <w:pPr>
              <w:rPr>
                <w:rFonts w:ascii="Arial" w:cs="Arial" w:eastAsia="Arial" w:hAnsi="Arial"/>
                <w:b w:val="1"/>
              </w:rPr>
            </w:pPr>
            <w:commentRangeEnd w:id="97"/>
            <w:r w:rsidDel="00000000" w:rsidR="00000000" w:rsidRPr="00000000">
              <w:commentReference w:id="97"/>
            </w:r>
            <w:commentRangeEnd w:id="98"/>
            <w:r w:rsidDel="00000000" w:rsidR="00000000" w:rsidRPr="00000000">
              <w:commentReference w:id="98"/>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29E">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9F">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2A0">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2A1">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50"/>
              </w:sdtPr>
              <w:sdtContent>
                <w:commentRangeStart w:id="99"/>
              </w:sdtContent>
            </w:sdt>
            <w:r w:rsidDel="00000000" w:rsidR="00000000" w:rsidRPr="00000000">
              <w:rPr>
                <w:rFonts w:ascii="Arial" w:cs="Arial" w:eastAsia="Arial" w:hAnsi="Arial"/>
                <w:rtl w:val="0"/>
              </w:rPr>
              <w:t xml:space="preserve">by way of supervised gateway timers</w:t>
            </w:r>
            <w:commentRangeEnd w:id="99"/>
            <w:r w:rsidDel="00000000" w:rsidR="00000000" w:rsidRPr="00000000">
              <w:commentReference w:id="99"/>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2">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2A3">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4">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2A5">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by </w:t>
            </w:r>
            <w:sdt>
              <w:sdtPr>
                <w:tag w:val="goog_rdk_251"/>
              </w:sdtPr>
              <w:sdtContent>
                <w:commentRangeStart w:id="100"/>
              </w:sdtContent>
            </w:sdt>
            <w:r w:rsidDel="00000000" w:rsidR="00000000" w:rsidRPr="00000000">
              <w:rPr>
                <w:rFonts w:ascii="Arial" w:cs="Arial" w:eastAsia="Arial" w:hAnsi="Arial"/>
                <w:rtl w:val="0"/>
              </w:rPr>
              <w:t xml:space="preserve">way of supervised gateway timers</w:t>
            </w:r>
            <w:commentRangeEnd w:id="100"/>
            <w:r w:rsidDel="00000000" w:rsidR="00000000" w:rsidRPr="00000000">
              <w:commentReference w:id="100"/>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6">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2A7">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2A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A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A">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2AB">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52"/>
              </w:sdtPr>
              <w:sdtContent>
                <w:commentRangeStart w:id="101"/>
              </w:sdtContent>
            </w:sdt>
            <w:sdt>
              <w:sdtPr>
                <w:tag w:val="goog_rdk_253"/>
              </w:sdtPr>
              <w:sdtContent>
                <w:commentRangeStart w:id="102"/>
              </w:sdtContent>
            </w:sdt>
            <w:sdt>
              <w:sdtPr>
                <w:tag w:val="goog_rdk_254"/>
              </w:sdtPr>
              <w:sdtContent>
                <w:commentRangeStart w:id="103"/>
              </w:sdtContent>
            </w:sdt>
            <w:sdt>
              <w:sdtPr>
                <w:tag w:val="goog_rdk_255"/>
              </w:sdtPr>
              <w:sdtContent>
                <w:commentRangeStart w:id="104"/>
              </w:sdtContent>
            </w:sdt>
            <w:r w:rsidDel="00000000" w:rsidR="00000000" w:rsidRPr="00000000">
              <w:rPr>
                <w:rFonts w:ascii="Arial" w:cs="Arial" w:eastAsia="Arial" w:hAnsi="Arial"/>
                <w:rtl w:val="0"/>
              </w:rPr>
              <w:t xml:space="preserve">by way of supervised gateway timers</w:t>
            </w:r>
            <w:commentRangeEnd w:id="101"/>
            <w:r w:rsidDel="00000000" w:rsidR="00000000" w:rsidRPr="00000000">
              <w:commentReference w:id="101"/>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C">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2AD">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AE">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F">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2B0">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w:t>
            </w:r>
            <w:r w:rsidDel="00000000" w:rsidR="00000000" w:rsidRPr="00000000">
              <w:rPr>
                <w:rFonts w:ascii="Arial" w:cs="Arial" w:eastAsia="Arial" w:hAnsi="Arial"/>
                <w:rtl w:val="0"/>
              </w:rPr>
              <w:t xml:space="preserve">, unless the packets received are PUBLISH WITHOUT SESSION or PUBLISH -1.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r w:rsidDel="00000000" w:rsidR="00000000" w:rsidRPr="00000000">
              <w:rPr>
                <w:rtl w:val="0"/>
              </w:rPr>
            </w:r>
          </w:p>
        </w:tc>
        <w:tc>
          <w:tcPr/>
          <w:p w:rsidR="00000000" w:rsidDel="00000000" w:rsidP="00000000" w:rsidRDefault="00000000" w:rsidRPr="00000000" w14:paraId="000012B1">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2B2">
      <w:pPr>
        <w:rPr>
          <w:rFonts w:ascii="Arial" w:cs="Arial" w:eastAsia="Arial" w:hAnsi="Arial"/>
        </w:rPr>
      </w:pPr>
      <w:r w:rsidDel="00000000" w:rsidR="00000000" w:rsidRPr="00000000">
        <w:rPr>
          <w:rtl w:val="0"/>
        </w:rPr>
      </w:r>
    </w:p>
    <w:p w:rsidR="00000000" w:rsidDel="00000000" w:rsidP="00000000" w:rsidRDefault="00000000" w:rsidRPr="00000000" w14:paraId="000012B3">
      <w:pPr>
        <w:jc w:val="center"/>
        <w:rPr>
          <w:rFonts w:ascii="Arial" w:cs="Arial" w:eastAsia="Arial" w:hAnsi="Arial"/>
        </w:rPr>
      </w:pPr>
      <w:r w:rsidDel="00000000" w:rsidR="00000000" w:rsidRPr="00000000">
        <w:rPr>
          <w:rtl w:val="0"/>
        </w:rPr>
      </w:r>
    </w:p>
    <w:p w:rsidR="00000000" w:rsidDel="00000000" w:rsidP="00000000" w:rsidRDefault="00000000" w:rsidRPr="00000000" w14:paraId="000012B4">
      <w:pPr>
        <w:jc w:val="center"/>
        <w:rPr>
          <w:rFonts w:ascii="Arial" w:cs="Arial" w:eastAsia="Arial" w:hAnsi="Arial"/>
        </w:rPr>
      </w:pPr>
      <w:r w:rsidDel="00000000" w:rsidR="00000000" w:rsidRPr="00000000">
        <w:rPr>
          <w:rtl w:val="0"/>
        </w:rPr>
      </w:r>
    </w:p>
    <w:p w:rsidR="00000000" w:rsidDel="00000000" w:rsidP="00000000" w:rsidRDefault="00000000" w:rsidRPr="00000000" w14:paraId="000012B5">
      <w:pPr>
        <w:jc w:val="center"/>
        <w:rPr>
          <w:rFonts w:ascii="Arial" w:cs="Arial" w:eastAsia="Arial" w:hAnsi="Arial"/>
        </w:rPr>
      </w:pPr>
      <w:r w:rsidDel="00000000" w:rsidR="00000000" w:rsidRPr="00000000">
        <w:rPr>
          <w:rtl w:val="0"/>
        </w:rPr>
      </w:r>
    </w:p>
    <w:p w:rsidR="00000000" w:rsidDel="00000000" w:rsidP="00000000" w:rsidRDefault="00000000" w:rsidRPr="00000000" w14:paraId="000012B6">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17"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2B7">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r w:rsidDel="00000000" w:rsidR="00000000" w:rsidRPr="00000000">
        <w:rPr>
          <w:rtl w:val="0"/>
        </w:rPr>
      </w:r>
    </w:p>
    <w:p w:rsidR="00000000" w:rsidDel="00000000" w:rsidP="00000000" w:rsidRDefault="00000000" w:rsidRPr="00000000" w14:paraId="000012B8">
      <w:pPr>
        <w:pStyle w:val="Heading3"/>
        <w:ind w:left="0"/>
        <w:rPr/>
      </w:pPr>
      <w:bookmarkStart w:colFirst="0" w:colLast="0" w:name="_heading=h.qfa0p4gzzbmu" w:id="221"/>
      <w:bookmarkEnd w:id="221"/>
      <w:r w:rsidDel="00000000" w:rsidR="00000000" w:rsidRPr="00000000">
        <w:rPr>
          <w:rtl w:val="0"/>
        </w:rPr>
        <w:t xml:space="preserve">4.6.1</w:t>
      </w:r>
      <w:r w:rsidDel="00000000" w:rsidR="00000000" w:rsidRPr="00000000">
        <w:rPr>
          <w:rtl w:val="0"/>
        </w:rPr>
        <w:t xml:space="preserve"> </w:t>
      </w:r>
      <w:r w:rsidDel="00000000" w:rsidR="00000000" w:rsidRPr="00000000">
        <w:rPr>
          <w:rtl w:val="0"/>
        </w:rPr>
        <w:t xml:space="preserve">Gateway timers</w:t>
      </w:r>
    </w:p>
    <w:p w:rsidR="00000000" w:rsidDel="00000000" w:rsidP="00000000" w:rsidRDefault="00000000" w:rsidRPr="00000000" w14:paraId="000012B9">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2BA">
      <w:pPr>
        <w:numPr>
          <w:ilvl w:val="0"/>
          <w:numId w:val="31"/>
        </w:numPr>
        <w:spacing w:after="0" w:afterAutospacing="0"/>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p>
    <w:p w:rsidR="00000000" w:rsidDel="00000000" w:rsidP="00000000" w:rsidRDefault="00000000" w:rsidRPr="00000000" w14:paraId="000012BB">
      <w:pPr>
        <w:numPr>
          <w:ilvl w:val="0"/>
          <w:numId w:val="31"/>
        </w:numPr>
        <w:spacing w:before="0" w:beforeAutospacing="0"/>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p>
    <w:p w:rsidR="00000000" w:rsidDel="00000000" w:rsidP="00000000" w:rsidRDefault="00000000" w:rsidRPr="00000000" w14:paraId="000012BC">
      <w:pPr>
        <w:pStyle w:val="Heading2"/>
        <w:keepLines w:val="1"/>
        <w:spacing w:after="64" w:before="0" w:line="259" w:lineRule="auto"/>
        <w:ind w:left="0" w:firstLine="0"/>
        <w:rPr>
          <w:rFonts w:ascii="Arial" w:cs="Arial" w:eastAsia="Arial" w:hAnsi="Arial"/>
        </w:rPr>
      </w:pPr>
      <w:bookmarkStart w:colFirst="0" w:colLast="0" w:name="_heading=h.21od6so" w:id="222"/>
      <w:bookmarkEnd w:id="222"/>
      <w:r w:rsidDel="00000000" w:rsidR="00000000" w:rsidRPr="00000000">
        <w:rPr>
          <w:rFonts w:ascii="Arial" w:cs="Arial" w:eastAsia="Arial" w:hAnsi="Arial"/>
          <w:rtl w:val="0"/>
        </w:rPr>
        <w:t xml:space="preserve">4.7 Session state</w:t>
      </w:r>
    </w:p>
    <w:p w:rsidR="00000000" w:rsidDel="00000000" w:rsidP="00000000" w:rsidRDefault="00000000" w:rsidRPr="00000000" w14:paraId="000012BD">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2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2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2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2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2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2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2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2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2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2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2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2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CB">
      <w:pPr>
        <w:pStyle w:val="Heading2"/>
        <w:keepLines w:val="1"/>
        <w:spacing w:after="64" w:before="0" w:line="259" w:lineRule="auto"/>
        <w:ind w:left="0" w:firstLine="0"/>
        <w:rPr>
          <w:rFonts w:ascii="Arial" w:cs="Arial" w:eastAsia="Arial" w:hAnsi="Arial"/>
        </w:rPr>
      </w:pPr>
      <w:bookmarkStart w:colFirst="0" w:colLast="0" w:name="_heading=h.gtnh0h" w:id="223"/>
      <w:bookmarkEnd w:id="223"/>
      <w:r w:rsidDel="00000000" w:rsidR="00000000" w:rsidRPr="00000000">
        <w:rPr>
          <w:rFonts w:ascii="Arial" w:cs="Arial" w:eastAsia="Arial" w:hAnsi="Arial"/>
          <w:rtl w:val="0"/>
        </w:rPr>
        <w:t xml:space="preserve">4.8 </w:t>
      </w:r>
      <w:r w:rsidDel="00000000" w:rsidR="00000000" w:rsidRPr="00000000">
        <w:rPr>
          <w:rFonts w:ascii="Arial" w:cs="Arial" w:eastAsia="Arial" w:hAnsi="Arial"/>
          <w:rtl w:val="0"/>
        </w:rPr>
        <w:t xml:space="preserve">Clean start</w:t>
      </w:r>
    </w:p>
    <w:p w:rsidR="00000000" w:rsidDel="00000000" w:rsidP="00000000" w:rsidRDefault="00000000" w:rsidRPr="00000000" w14:paraId="000012CC">
      <w:pPr>
        <w:spacing w:after="0" w:lineRule="auto"/>
        <w:ind w:left="-5" w:right="146" w:firstLine="0"/>
        <w:rPr>
          <w:rFonts w:ascii="Arial" w:cs="Arial" w:eastAsia="Arial" w:hAnsi="Arial"/>
        </w:rPr>
      </w:pPr>
      <w:r w:rsidDel="00000000" w:rsidR="00000000" w:rsidRPr="00000000">
        <w:rPr>
          <w:rFonts w:ascii="Calibri" w:cs="Calibri" w:eastAsia="Calibri" w:hAnsi="Calibri"/>
          <w:sz w:val="22"/>
          <w:szCs w:val="22"/>
          <w:rtl w:val="0"/>
        </w:rPr>
        <w:t xml:space="preserve">With MQTT-SN, when a client disconnects, its subscriptions are retained for no less than the session expiration time</w:t>
      </w:r>
      <w:r w:rsidDel="00000000" w:rsidR="00000000" w:rsidRPr="00000000">
        <w:rPr>
          <w:rFonts w:ascii="Arial" w:cs="Arial" w:eastAsia="Arial" w:hAnsi="Arial"/>
          <w:rtl w:val="0"/>
        </w:rPr>
        <w:t xml:space="preserv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2CD">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2CE">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2CF">
      <w:pPr>
        <w:numPr>
          <w:ilvl w:val="0"/>
          <w:numId w:val="12"/>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gateway will delete all subscriptions and Will data, if present, </w:t>
      </w:r>
      <w:r w:rsidDel="00000000" w:rsidR="00000000" w:rsidRPr="00000000">
        <w:rPr>
          <w:rFonts w:ascii="Arial" w:cs="Arial" w:eastAsia="Arial" w:hAnsi="Arial"/>
          <w:rtl w:val="0"/>
        </w:rPr>
        <w:t xml:space="preserve">related to the client </w:t>
      </w:r>
      <w:r w:rsidDel="00000000" w:rsidR="00000000" w:rsidRPr="00000000">
        <w:rPr>
          <w:rFonts w:ascii="Arial" w:cs="Arial" w:eastAsia="Arial" w:hAnsi="Arial"/>
          <w:rtl w:val="0"/>
        </w:rPr>
        <w:t xml:space="preserve">and it will add the Will data with the content of the CONNECT Will optional fields.</w:t>
      </w:r>
    </w:p>
    <w:p w:rsidR="00000000" w:rsidDel="00000000" w:rsidP="00000000" w:rsidRDefault="00000000" w:rsidRPr="00000000" w14:paraId="000012D0">
      <w:pPr>
        <w:numPr>
          <w:ilvl w:val="0"/>
          <w:numId w:val="12"/>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gateway will delete all subscriptions and Will data, if present, related to the client, and returns CONNACK.</w:t>
      </w:r>
    </w:p>
    <w:p w:rsidR="00000000" w:rsidDel="00000000" w:rsidP="00000000" w:rsidRDefault="00000000" w:rsidRPr="00000000" w14:paraId="000012D1">
      <w:pPr>
        <w:numPr>
          <w:ilvl w:val="0"/>
          <w:numId w:val="12"/>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gateway keeps all stored client’s data </w:t>
      </w:r>
      <w:r w:rsidDel="00000000" w:rsidR="00000000" w:rsidRPr="00000000">
        <w:rPr>
          <w:rFonts w:ascii="Arial" w:cs="Arial" w:eastAsia="Arial" w:hAnsi="Arial"/>
          <w:rtl w:val="0"/>
        </w:rPr>
        <w:t xml:space="preserve">and it will overwrite, if present, or add the Will data related to the client with the content of the CONNECT Will optional fields</w:t>
      </w:r>
      <w:r w:rsidDel="00000000" w:rsidR="00000000" w:rsidRPr="00000000">
        <w:rPr>
          <w:rFonts w:ascii="Arial" w:cs="Arial" w:eastAsia="Arial" w:hAnsi="Arial"/>
          <w:rtl w:val="0"/>
        </w:rPr>
        <w:t xml:space="preserve">.</w:t>
      </w:r>
    </w:p>
    <w:p w:rsidR="00000000" w:rsidDel="00000000" w:rsidP="00000000" w:rsidRDefault="00000000" w:rsidRPr="00000000" w14:paraId="000012D2">
      <w:pPr>
        <w:numPr>
          <w:ilvl w:val="0"/>
          <w:numId w:val="12"/>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gateway keeps all stored client’s data and returns CONNACK.</w:t>
      </w:r>
    </w:p>
    <w:p w:rsidR="00000000" w:rsidDel="00000000" w:rsidP="00000000" w:rsidRDefault="00000000" w:rsidRPr="00000000" w14:paraId="000012D3">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2D4">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“Will=false”.</w:t>
      </w:r>
      <w:r w:rsidDel="00000000" w:rsidR="00000000" w:rsidRPr="00000000">
        <w:rPr>
          <w:rtl w:val="0"/>
        </w:rPr>
      </w:r>
    </w:p>
    <w:p w:rsidR="00000000" w:rsidDel="00000000" w:rsidP="00000000" w:rsidRDefault="00000000" w:rsidRPr="00000000" w14:paraId="000012D5">
      <w:pPr>
        <w:spacing w:after="352" w:lineRule="auto"/>
        <w:ind w:left="-15" w:right="990" w:firstLine="0"/>
        <w:rPr>
          <w:rFonts w:ascii="Arial" w:cs="Arial" w:eastAsia="Arial" w:hAnsi="Arial"/>
        </w:rPr>
      </w:pPr>
      <w:r w:rsidDel="00000000" w:rsidR="00000000" w:rsidRPr="00000000">
        <w:rPr>
          <w:rtl w:val="0"/>
        </w:rPr>
      </w:r>
    </w:p>
    <w:p w:rsidR="00000000" w:rsidDel="00000000" w:rsidP="00000000" w:rsidRDefault="00000000" w:rsidRPr="00000000" w14:paraId="000012D6">
      <w:pPr>
        <w:pStyle w:val="Heading2"/>
        <w:keepNext w:val="0"/>
        <w:pBdr>
          <w:top w:color="auto" w:space="0" w:sz="0" w:val="none"/>
        </w:pBdr>
        <w:spacing w:after="80" w:before="360" w:lineRule="auto"/>
        <w:ind w:left="-15" w:right="990" w:firstLine="0"/>
        <w:rPr>
          <w:color w:val="000000"/>
          <w:sz w:val="34"/>
          <w:szCs w:val="34"/>
        </w:rPr>
      </w:pPr>
      <w:bookmarkStart w:colFirst="0" w:colLast="0" w:name="_heading=h.g7vjj8m1vj3z" w:id="224"/>
      <w:bookmarkEnd w:id="224"/>
      <w:r w:rsidDel="00000000" w:rsidR="00000000" w:rsidRPr="00000000">
        <w:rPr>
          <w:color w:val="000000"/>
          <w:sz w:val="34"/>
          <w:szCs w:val="34"/>
          <w:rtl w:val="0"/>
        </w:rPr>
        <w:t xml:space="preserve">4.9 Topic Names and Topic Filters</w:t>
      </w:r>
    </w:p>
    <w:p w:rsidR="00000000" w:rsidDel="00000000" w:rsidP="00000000" w:rsidRDefault="00000000" w:rsidRPr="00000000" w14:paraId="000012D7">
      <w:pPr>
        <w:pStyle w:val="Heading3"/>
        <w:keepNext w:val="0"/>
        <w:pBdr>
          <w:top w:color="auto" w:space="0" w:sz="0" w:val="none"/>
        </w:pBdr>
        <w:spacing w:after="80" w:before="280" w:lineRule="auto"/>
        <w:ind w:left="-15" w:right="990" w:firstLine="0"/>
        <w:rPr>
          <w:color w:val="000000"/>
          <w:sz w:val="26"/>
          <w:szCs w:val="26"/>
        </w:rPr>
      </w:pPr>
      <w:bookmarkStart w:colFirst="0" w:colLast="0" w:name="_heading=h.q0s32id4lv9p" w:id="225"/>
      <w:bookmarkEnd w:id="225"/>
      <w:r w:rsidDel="00000000" w:rsidR="00000000" w:rsidRPr="00000000">
        <w:rPr>
          <w:color w:val="000000"/>
          <w:sz w:val="26"/>
          <w:szCs w:val="26"/>
          <w:rtl w:val="0"/>
        </w:rPr>
        <w:t xml:space="preserve">4.9.1 Topic wildcards</w:t>
      </w:r>
    </w:p>
    <w:p w:rsidR="00000000" w:rsidDel="00000000" w:rsidP="00000000" w:rsidRDefault="00000000" w:rsidRPr="00000000" w14:paraId="000012D8">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2D9">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2DA">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wildcard characters can be used in Topic Filters, but MUST NOT be used within a Topic Name</w:t>
      </w:r>
      <w:r w:rsidDel="00000000" w:rsidR="00000000" w:rsidRPr="00000000">
        <w:rPr>
          <w:rFonts w:ascii="Arial" w:cs="Arial" w:eastAsia="Arial" w:hAnsi="Arial"/>
          <w:rtl w:val="0"/>
        </w:rPr>
        <w:t xml:space="preserve"> </w:t>
      </w:r>
      <w:sdt>
        <w:sdtPr>
          <w:tag w:val="goog_rdk_256"/>
        </w:sdtPr>
        <w:sdtContent>
          <w:commentRangeStart w:id="105"/>
        </w:sdtContent>
      </w:sdt>
      <w:sdt>
        <w:sdtPr>
          <w:tag w:val="goog_rdk_257"/>
        </w:sdtPr>
        <w:sdtContent>
          <w:commentRangeStart w:id="106"/>
        </w:sdtContent>
      </w:sdt>
      <w:r w:rsidDel="00000000" w:rsidR="00000000" w:rsidRPr="00000000">
        <w:rPr>
          <w:rFonts w:ascii="Arial" w:cs="Arial" w:eastAsia="Arial" w:hAnsi="Arial"/>
          <w:color w:val="ff0000"/>
          <w:rtl w:val="0"/>
        </w:rPr>
        <w:t xml:space="preserve">[MQTT-4.7.0-1]</w:t>
      </w:r>
      <w:commentRangeEnd w:id="105"/>
      <w:r w:rsidDel="00000000" w:rsidR="00000000" w:rsidRPr="00000000">
        <w:commentReference w:id="105"/>
      </w:r>
      <w:commentRangeEnd w:id="106"/>
      <w:r w:rsidDel="00000000" w:rsidR="00000000" w:rsidRPr="00000000">
        <w:commentReference w:id="106"/>
      </w:r>
      <w:r w:rsidDel="00000000" w:rsidR="00000000" w:rsidRPr="00000000">
        <w:rPr>
          <w:rFonts w:ascii="Arial" w:cs="Arial" w:eastAsia="Arial" w:hAnsi="Arial"/>
          <w:rtl w:val="0"/>
        </w:rPr>
        <w:t xml:space="preserve">.</w:t>
      </w:r>
    </w:p>
    <w:p w:rsidR="00000000" w:rsidDel="00000000" w:rsidP="00000000" w:rsidRDefault="00000000" w:rsidRPr="00000000" w14:paraId="000012DB">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DC">
      <w:pPr>
        <w:pStyle w:val="Heading4"/>
        <w:keepNext w:val="0"/>
        <w:pBdr>
          <w:top w:color="auto" w:space="0" w:sz="0" w:val="none"/>
        </w:pBdr>
        <w:spacing w:after="40" w:lineRule="auto"/>
        <w:ind w:left="-15" w:right="990" w:firstLine="0"/>
        <w:rPr>
          <w:rFonts w:ascii="Arial" w:cs="Arial" w:eastAsia="Arial" w:hAnsi="Arial"/>
          <w:color w:val="000000"/>
          <w:sz w:val="22"/>
          <w:szCs w:val="22"/>
        </w:rPr>
      </w:pPr>
      <w:bookmarkStart w:colFirst="0" w:colLast="0" w:name="_heading=h.3kbulner4ob4" w:id="226"/>
      <w:bookmarkEnd w:id="226"/>
      <w:r w:rsidDel="00000000" w:rsidR="00000000" w:rsidRPr="00000000">
        <w:rPr>
          <w:rFonts w:ascii="Arial" w:cs="Arial" w:eastAsia="Arial" w:hAnsi="Arial"/>
          <w:color w:val="000000"/>
          <w:sz w:val="22"/>
          <w:szCs w:val="22"/>
          <w:rtl w:val="0"/>
        </w:rPr>
        <w:t xml:space="preserve">4.9.1.1 Topic level separator</w:t>
      </w:r>
    </w:p>
    <w:p w:rsidR="00000000" w:rsidDel="00000000" w:rsidP="00000000" w:rsidRDefault="00000000" w:rsidRPr="00000000" w14:paraId="000012DD">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2DE">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DF">
      <w:pPr>
        <w:pStyle w:val="Heading4"/>
        <w:keepNext w:val="0"/>
        <w:pBdr>
          <w:top w:color="auto" w:space="0" w:sz="0" w:val="none"/>
        </w:pBdr>
        <w:spacing w:after="40" w:lineRule="auto"/>
        <w:ind w:left="-15" w:right="990" w:firstLine="0"/>
        <w:rPr>
          <w:rFonts w:ascii="Arial" w:cs="Arial" w:eastAsia="Arial" w:hAnsi="Arial"/>
          <w:color w:val="000000"/>
          <w:sz w:val="22"/>
          <w:szCs w:val="22"/>
        </w:rPr>
      </w:pPr>
      <w:bookmarkStart w:colFirst="0" w:colLast="0" w:name="_heading=h.ychcrpqsu69r" w:id="227"/>
      <w:bookmarkEnd w:id="227"/>
      <w:r w:rsidDel="00000000" w:rsidR="00000000" w:rsidRPr="00000000">
        <w:rPr>
          <w:rFonts w:ascii="Arial" w:cs="Arial" w:eastAsia="Arial" w:hAnsi="Arial"/>
          <w:color w:val="000000"/>
          <w:sz w:val="22"/>
          <w:szCs w:val="22"/>
          <w:rtl w:val="0"/>
        </w:rPr>
        <w:t xml:space="preserve">4.9.1.2 Multi-level wildcard</w:t>
      </w:r>
    </w:p>
    <w:p w:rsidR="00000000" w:rsidDel="00000000" w:rsidP="00000000" w:rsidRDefault="00000000" w:rsidRPr="00000000" w14:paraId="000012E0">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[MQTT-4.7.1-1]</w:t>
      </w:r>
      <w:r w:rsidDel="00000000" w:rsidR="00000000" w:rsidRPr="00000000">
        <w:rPr>
          <w:rFonts w:ascii="Arial" w:cs="Arial" w:eastAsia="Arial" w:hAnsi="Arial"/>
          <w:rtl w:val="0"/>
        </w:rPr>
        <w:t xml:space="preserve">.</w:t>
      </w:r>
    </w:p>
    <w:p w:rsidR="00000000" w:rsidDel="00000000" w:rsidP="00000000" w:rsidRDefault="00000000" w:rsidRPr="00000000" w14:paraId="000012E1">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E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E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2E4">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2E5">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2E6">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2E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E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E9">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2EA">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2EB">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2EC">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2ED">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2EE">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EF">
      <w:pPr>
        <w:pStyle w:val="Heading4"/>
        <w:keepNext w:val="0"/>
        <w:pBdr>
          <w:top w:color="auto" w:space="0" w:sz="0" w:val="none"/>
        </w:pBdr>
        <w:spacing w:after="40" w:lineRule="auto"/>
        <w:ind w:left="-15" w:right="990" w:firstLine="0"/>
        <w:rPr>
          <w:rFonts w:ascii="Arial" w:cs="Arial" w:eastAsia="Arial" w:hAnsi="Arial"/>
          <w:color w:val="000000"/>
          <w:sz w:val="22"/>
          <w:szCs w:val="22"/>
        </w:rPr>
      </w:pPr>
      <w:bookmarkStart w:colFirst="0" w:colLast="0" w:name="_heading=h.x4yye38w41vd" w:id="228"/>
      <w:bookmarkEnd w:id="228"/>
      <w:r w:rsidDel="00000000" w:rsidR="00000000" w:rsidRPr="00000000">
        <w:rPr>
          <w:rFonts w:ascii="Arial" w:cs="Arial" w:eastAsia="Arial" w:hAnsi="Arial"/>
          <w:color w:val="000000"/>
          <w:sz w:val="22"/>
          <w:szCs w:val="22"/>
          <w:rtl w:val="0"/>
        </w:rPr>
        <w:t xml:space="preserve">4.9.1.3 Single-level wildcard</w:t>
      </w:r>
    </w:p>
    <w:p w:rsidR="00000000" w:rsidDel="00000000" w:rsidP="00000000" w:rsidRDefault="00000000" w:rsidRPr="00000000" w14:paraId="000012F0">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w:t>
      </w:r>
    </w:p>
    <w:p w:rsidR="00000000" w:rsidDel="00000000" w:rsidP="00000000" w:rsidRDefault="00000000" w:rsidRPr="00000000" w14:paraId="000012F1">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[MQTT-4.7.1-2]</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2F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4">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F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2F6">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 “+” is valid</w:t>
      </w:r>
    </w:p>
    <w:p w:rsidR="00000000" w:rsidDel="00000000" w:rsidP="00000000" w:rsidRDefault="00000000" w:rsidRPr="00000000" w14:paraId="000012F7">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“+/tennis/#” is valid</w:t>
      </w:r>
    </w:p>
    <w:p w:rsidR="00000000" w:rsidDel="00000000" w:rsidP="00000000" w:rsidRDefault="00000000" w:rsidRPr="00000000" w14:paraId="000012F8">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2F9">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2FA">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“/finance” matches “+/+” and “/+”, but not “+”</w:t>
      </w:r>
    </w:p>
    <w:p w:rsidR="00000000" w:rsidDel="00000000" w:rsidP="00000000" w:rsidRDefault="00000000" w:rsidRPr="00000000" w14:paraId="000012FB">
      <w:pPr>
        <w:spacing w:after="240" w:before="240" w:lineRule="auto"/>
        <w:ind w:left="14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C">
      <w:pPr>
        <w:pStyle w:val="Heading3"/>
        <w:keepNext w:val="0"/>
        <w:pBdr>
          <w:top w:color="auto" w:space="0" w:sz="0" w:val="none"/>
        </w:pBdr>
        <w:spacing w:after="80" w:before="280" w:lineRule="auto"/>
        <w:ind w:left="-15" w:right="990" w:firstLine="0"/>
        <w:rPr>
          <w:color w:val="000000"/>
          <w:sz w:val="26"/>
          <w:szCs w:val="26"/>
        </w:rPr>
      </w:pPr>
      <w:bookmarkStart w:colFirst="0" w:colLast="0" w:name="_heading=h.p61p07rh2x26" w:id="229"/>
      <w:bookmarkEnd w:id="229"/>
      <w:r w:rsidDel="00000000" w:rsidR="00000000" w:rsidRPr="00000000">
        <w:rPr>
          <w:color w:val="000000"/>
          <w:sz w:val="26"/>
          <w:szCs w:val="26"/>
          <w:rtl w:val="0"/>
        </w:rPr>
        <w:t xml:space="preserve">4.9.2  Topics beginning with $</w:t>
      </w:r>
    </w:p>
    <w:p w:rsidR="00000000" w:rsidDel="00000000" w:rsidP="00000000" w:rsidRDefault="00000000" w:rsidRPr="00000000" w14:paraId="000012FD">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2FE">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00">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01">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0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0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04">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05">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06">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07">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08">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09">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0A">
      <w:pPr>
        <w:pStyle w:val="Heading3"/>
        <w:keepNext w:val="0"/>
        <w:pBdr>
          <w:top w:color="auto" w:space="0" w:sz="0" w:val="none"/>
        </w:pBdr>
        <w:spacing w:after="80" w:before="280" w:lineRule="auto"/>
        <w:ind w:left="-15" w:right="990" w:firstLine="0"/>
        <w:rPr>
          <w:color w:val="000000"/>
          <w:sz w:val="26"/>
          <w:szCs w:val="26"/>
        </w:rPr>
      </w:pPr>
      <w:bookmarkStart w:colFirst="0" w:colLast="0" w:name="_heading=h.rvcur5x0am" w:id="230"/>
      <w:bookmarkEnd w:id="230"/>
      <w:r w:rsidDel="00000000" w:rsidR="00000000" w:rsidRPr="00000000">
        <w:rPr>
          <w:color w:val="000000"/>
          <w:sz w:val="26"/>
          <w:szCs w:val="26"/>
          <w:rtl w:val="0"/>
        </w:rPr>
        <w:t xml:space="preserve">4.9.3 Topic semantic and usage</w:t>
      </w:r>
    </w:p>
    <w:p w:rsidR="00000000" w:rsidDel="00000000" w:rsidP="00000000" w:rsidRDefault="00000000" w:rsidRPr="00000000" w14:paraId="0000130B">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0C">
      <w:pPr>
        <w:spacing w:after="240" w:before="240" w:lineRule="auto"/>
        <w:ind w:left="360" w:firstLine="0"/>
        <w:rPr>
          <w:rFonts w:ascii="Arial" w:cs="Arial" w:eastAsia="Arial" w:hAnsi="Arial"/>
          <w:color w:val="ff000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[MQTT-4.7.3-1]</w:t>
      </w:r>
    </w:p>
    <w:p w:rsidR="00000000" w:rsidDel="00000000" w:rsidP="00000000" w:rsidRDefault="00000000" w:rsidRPr="00000000" w14:paraId="0000130D">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0E">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0F">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10">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11">
      <w:pPr>
        <w:spacing w:after="240" w:before="240" w:lineRule="auto"/>
        <w:ind w:left="360" w:firstLine="0"/>
        <w:rPr>
          <w:rFonts w:ascii="Arial" w:cs="Arial" w:eastAsia="Arial" w:hAnsi="Arial"/>
          <w:color w:val="ff000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Topic Names and Topic Filters MUST NOT include the null character (Unicode U+0000)</w:t>
      </w:r>
      <w:hyperlink r:id="rId65">
        <w:r w:rsidDel="00000000" w:rsidR="00000000" w:rsidRPr="00000000">
          <w:rPr>
            <w:rFonts w:ascii="Arial" w:cs="Arial" w:eastAsia="Arial" w:hAnsi="Arial"/>
            <w:rtl w:val="0"/>
          </w:rPr>
          <w:t xml:space="preserve"> </w:t>
        </w:r>
      </w:hyperlink>
      <w:hyperlink r:id="rId6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[MQTT-4.7.3-2]</w:t>
      </w:r>
    </w:p>
    <w:p w:rsidR="00000000" w:rsidDel="00000000" w:rsidP="00000000" w:rsidRDefault="00000000" w:rsidRPr="00000000" w14:paraId="00001312">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[MQTT-4.7.3-3]</w:t>
      </w:r>
      <w:r w:rsidDel="00000000" w:rsidR="00000000" w:rsidRPr="00000000">
        <w:rPr>
          <w:rFonts w:ascii="Arial" w:cs="Arial" w:eastAsia="Arial" w:hAnsi="Arial"/>
          <w:rtl w:val="0"/>
        </w:rPr>
        <w:t xml:space="preserve">. Refer to</w:t>
      </w:r>
      <w:hyperlink r:id="rId67">
        <w:r w:rsidDel="00000000" w:rsidR="00000000" w:rsidRPr="00000000">
          <w:rPr>
            <w:rFonts w:ascii="Arial" w:cs="Arial" w:eastAsia="Arial" w:hAnsi="Arial"/>
            <w:rtl w:val="0"/>
          </w:rPr>
          <w:t xml:space="preserve"> </w:t>
        </w:r>
      </w:hyperlink>
      <w:hyperlink r:id="rId68">
        <w:r w:rsidDel="00000000" w:rsidR="00000000" w:rsidRPr="00000000">
          <w:rPr>
            <w:rFonts w:ascii="Arial" w:cs="Arial" w:eastAsia="Arial" w:hAnsi="Arial"/>
            <w:color w:val="1155cc"/>
            <w:u w:val="single"/>
            <w:rtl w:val="0"/>
          </w:rPr>
          <w:t xml:space="preserve">section 1.5.4</w:t>
        </w:r>
      </w:hyperlink>
      <w:r w:rsidDel="00000000" w:rsidR="00000000" w:rsidRPr="00000000">
        <w:rPr>
          <w:rFonts w:ascii="Arial" w:cs="Arial" w:eastAsia="Arial" w:hAnsi="Arial"/>
          <w:rtl w:val="0"/>
        </w:rPr>
        <w:t xml:space="preserve">.</w:t>
      </w:r>
    </w:p>
    <w:p w:rsidR="00000000" w:rsidDel="00000000" w:rsidP="00000000" w:rsidRDefault="00000000" w:rsidRPr="00000000" w14:paraId="0000131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14">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315">
      <w:pPr>
        <w:spacing w:after="240" w:before="240" w:lineRule="auto"/>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 </w:t>
      </w:r>
    </w:p>
    <w:p w:rsidR="00000000" w:rsidDel="00000000" w:rsidP="00000000" w:rsidRDefault="00000000" w:rsidRPr="00000000" w14:paraId="00001316">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17">
      <w:pPr>
        <w:spacing w:after="240" w:before="240" w:lineRule="auto"/>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 </w:t>
      </w:r>
    </w:p>
    <w:p w:rsidR="00000000" w:rsidDel="00000000" w:rsidP="00000000" w:rsidRDefault="00000000" w:rsidRPr="00000000" w14:paraId="0000131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1319">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characters</w:t>
      </w:r>
    </w:p>
    <w:p w:rsidR="00000000" w:rsidDel="00000000" w:rsidP="00000000" w:rsidRDefault="00000000" w:rsidRPr="00000000" w14:paraId="0000131A">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1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1C">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1D">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1E">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“/finance” is different from “finance”</w:t>
      </w:r>
    </w:p>
    <w:p w:rsidR="00000000" w:rsidDel="00000000" w:rsidP="00000000" w:rsidRDefault="00000000" w:rsidRPr="00000000" w14:paraId="0000131F">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1320">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21">
      <w:pPr>
        <w:spacing w:after="352" w:lineRule="auto"/>
        <w:ind w:left="-15" w:right="990" w:firstLine="0"/>
        <w:rPr>
          <w:rFonts w:ascii="Arial" w:cs="Arial" w:eastAsia="Arial" w:hAnsi="Arial"/>
        </w:rPr>
      </w:pPr>
      <w:r w:rsidDel="00000000" w:rsidR="00000000" w:rsidRPr="00000000">
        <w:rPr>
          <w:rtl w:val="0"/>
        </w:rPr>
      </w:r>
    </w:p>
    <w:p w:rsidR="00000000" w:rsidDel="00000000" w:rsidP="00000000" w:rsidRDefault="00000000" w:rsidRPr="00000000" w14:paraId="00001322">
      <w:pPr>
        <w:pStyle w:val="Heading2"/>
        <w:keepLines w:val="1"/>
        <w:spacing w:after="64" w:before="0" w:line="259" w:lineRule="auto"/>
        <w:ind w:left="0" w:firstLine="0"/>
        <w:rPr>
          <w:rFonts w:ascii="Arial" w:cs="Arial" w:eastAsia="Arial" w:hAnsi="Arial"/>
        </w:rPr>
      </w:pPr>
      <w:bookmarkStart w:colFirst="0" w:colLast="0" w:name="_heading=h.1fyl9w3" w:id="231"/>
      <w:bookmarkEnd w:id="231"/>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323">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324">
      <w:pPr>
        <w:rPr>
          <w:rFonts w:ascii="Arial" w:cs="Arial" w:eastAsia="Arial" w:hAnsi="Arial"/>
        </w:rPr>
      </w:pPr>
      <w:r w:rsidDel="00000000" w:rsidR="00000000" w:rsidRPr="00000000">
        <w:rPr>
          <w:rtl w:val="0"/>
        </w:rPr>
      </w:r>
    </w:p>
    <w:p w:rsidR="00000000" w:rsidDel="00000000" w:rsidP="00000000" w:rsidRDefault="00000000" w:rsidRPr="00000000" w14:paraId="00001325">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w:t>
      </w:r>
      <w:r w:rsidDel="00000000" w:rsidR="00000000" w:rsidRPr="00000000">
        <w:rPr>
          <w:rFonts w:ascii="Arial" w:cs="Arial" w:eastAsia="Arial" w:hAnsi="Arial"/>
          <w:rtl w:val="0"/>
        </w:rPr>
        <w:t xml:space="preserve"> from the gateway</w:t>
      </w:r>
      <w:r w:rsidDel="00000000" w:rsidR="00000000" w:rsidRPr="00000000">
        <w:rPr>
          <w:rFonts w:ascii="Arial" w:cs="Arial" w:eastAsia="Arial" w:hAnsi="Arial"/>
          <w:rtl w:val="0"/>
        </w:rPr>
        <w:t xml:space="preserve">.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326">
      <w:pPr>
        <w:rPr>
          <w:rFonts w:ascii="Arial" w:cs="Arial" w:eastAsia="Arial" w:hAnsi="Arial"/>
        </w:rPr>
      </w:pPr>
      <w:r w:rsidDel="00000000" w:rsidR="00000000" w:rsidRPr="00000000">
        <w:rPr>
          <w:rtl w:val="0"/>
        </w:rPr>
      </w:r>
    </w:p>
    <w:p w:rsidR="00000000" w:rsidDel="00000000" w:rsidP="00000000" w:rsidRDefault="00000000" w:rsidRPr="00000000" w14:paraId="00001327">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328">
      <w:pPr>
        <w:rPr>
          <w:rFonts w:ascii="Arial" w:cs="Arial" w:eastAsia="Arial" w:hAnsi="Arial"/>
        </w:rPr>
      </w:pPr>
      <w:r w:rsidDel="00000000" w:rsidR="00000000" w:rsidRPr="00000000">
        <w:rPr>
          <w:rtl w:val="0"/>
        </w:rPr>
      </w:r>
    </w:p>
    <w:p w:rsidR="00000000" w:rsidDel="00000000" w:rsidP="00000000" w:rsidRDefault="00000000" w:rsidRPr="00000000" w14:paraId="00001329">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32A">
      <w:pPr>
        <w:rPr>
          <w:rFonts w:ascii="Arial" w:cs="Arial" w:eastAsia="Arial" w:hAnsi="Arial"/>
        </w:rPr>
      </w:pPr>
      <w:r w:rsidDel="00000000" w:rsidR="00000000" w:rsidRPr="00000000">
        <w:rPr>
          <w:rtl w:val="0"/>
        </w:rPr>
      </w:r>
    </w:p>
    <w:p w:rsidR="00000000" w:rsidDel="00000000" w:rsidP="00000000" w:rsidRDefault="00000000" w:rsidRPr="00000000" w14:paraId="0000132B">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32C">
      <w:pPr>
        <w:rPr>
          <w:rFonts w:ascii="Arial" w:cs="Arial" w:eastAsia="Arial" w:hAnsi="Arial"/>
        </w:rPr>
      </w:pPr>
      <w:r w:rsidDel="00000000" w:rsidR="00000000" w:rsidRPr="00000000">
        <w:rPr>
          <w:rtl w:val="0"/>
        </w:rPr>
      </w:r>
    </w:p>
    <w:p w:rsidR="00000000" w:rsidDel="00000000" w:rsidP="00000000" w:rsidRDefault="00000000" w:rsidRPr="00000000" w14:paraId="0000132D">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32E">
      <w:pPr>
        <w:rPr>
          <w:rFonts w:ascii="Arial" w:cs="Arial" w:eastAsia="Arial" w:hAnsi="Arial"/>
        </w:rPr>
      </w:pPr>
      <w:r w:rsidDel="00000000" w:rsidR="00000000" w:rsidRPr="00000000">
        <w:rPr>
          <w:rtl w:val="0"/>
        </w:rPr>
      </w:r>
    </w:p>
    <w:p w:rsidR="00000000" w:rsidDel="00000000" w:rsidP="00000000" w:rsidRDefault="00000000" w:rsidRPr="00000000" w14:paraId="0000132F">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w:t>
      </w:r>
      <w:r w:rsidDel="00000000" w:rsidR="00000000" w:rsidRPr="00000000">
        <w:rPr>
          <w:rFonts w:ascii="Arial" w:cs="Arial" w:eastAsia="Arial" w:hAnsi="Arial"/>
          <w:rtl w:val="0"/>
        </w:rPr>
        <w:t xml:space="preserve">however, the</w:t>
      </w:r>
      <w:r w:rsidDel="00000000" w:rsidR="00000000" w:rsidRPr="00000000">
        <w:rPr>
          <w:rFonts w:ascii="Arial" w:cs="Arial" w:eastAsia="Arial" w:hAnsi="Arial"/>
          <w:rtl w:val="0"/>
        </w:rPr>
        <w:t xml:space="preserv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330">
      <w:pPr>
        <w:rPr>
          <w:rFonts w:ascii="Arial" w:cs="Arial" w:eastAsia="Arial" w:hAnsi="Arial"/>
        </w:rPr>
      </w:pPr>
      <w:r w:rsidDel="00000000" w:rsidR="00000000" w:rsidRPr="00000000">
        <w:rPr>
          <w:rtl w:val="0"/>
        </w:rPr>
      </w:r>
    </w:p>
    <w:p w:rsidR="00000000" w:rsidDel="00000000" w:rsidP="00000000" w:rsidRDefault="00000000" w:rsidRPr="00000000" w14:paraId="00001331">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332">
      <w:pPr>
        <w:rPr>
          <w:rFonts w:ascii="Arial" w:cs="Arial" w:eastAsia="Arial" w:hAnsi="Arial"/>
        </w:rPr>
      </w:pPr>
      <w:r w:rsidDel="00000000" w:rsidR="00000000" w:rsidRPr="00000000">
        <w:rPr>
          <w:rtl w:val="0"/>
        </w:rPr>
      </w:r>
    </w:p>
    <w:p w:rsidR="00000000" w:rsidDel="00000000" w:rsidP="00000000" w:rsidRDefault="00000000" w:rsidRPr="00000000" w14:paraId="00001333">
      <w:pPr>
        <w:rPr>
          <w:rFonts w:ascii="Arial" w:cs="Arial" w:eastAsia="Arial" w:hAnsi="Arial"/>
          <w:b w:val="1"/>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334">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35">
      <w:pPr>
        <w:ind w:left="720" w:firstLine="0"/>
        <w:rPr>
          <w:rFonts w:ascii="Arial" w:cs="Arial" w:eastAsia="Arial" w:hAnsi="Arial"/>
          <w:color w:val="000000"/>
        </w:rPr>
      </w:pPr>
      <w:sdt>
        <w:sdtPr>
          <w:tag w:val="goog_rdk_258"/>
        </w:sdtPr>
        <w:sdtContent>
          <w:commentRangeStart w:id="107"/>
        </w:sdtContent>
      </w:sdt>
      <w:sdt>
        <w:sdtPr>
          <w:tag w:val="goog_rdk_259"/>
        </w:sdtPr>
        <w:sdtContent>
          <w:commentRangeStart w:id="108"/>
        </w:sdtContent>
      </w:sdt>
      <w:sdt>
        <w:sdtPr>
          <w:tag w:val="goog_rdk_260"/>
        </w:sdtPr>
        <w:sdtContent>
          <w:commentRangeStart w:id="109"/>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07"/>
      <w:r w:rsidDel="00000000" w:rsidR="00000000" w:rsidRPr="00000000">
        <w:commentReference w:id="107"/>
      </w:r>
      <w:commentRangeEnd w:id="108"/>
      <w:r w:rsidDel="00000000" w:rsidR="00000000" w:rsidRPr="00000000">
        <w:commentReference w:id="108"/>
      </w:r>
      <w:commentRangeEnd w:id="109"/>
      <w:r w:rsidDel="00000000" w:rsidR="00000000" w:rsidRPr="00000000">
        <w:commentReference w:id="10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36">
      <w:pPr>
        <w:rPr>
          <w:rFonts w:ascii="Arial" w:cs="Arial" w:eastAsia="Arial" w:hAnsi="Arial"/>
        </w:rPr>
      </w:pPr>
      <w:r w:rsidDel="00000000" w:rsidR="00000000" w:rsidRPr="00000000">
        <w:rPr>
          <w:rtl w:val="0"/>
        </w:rPr>
      </w:r>
    </w:p>
    <w:p w:rsidR="00000000" w:rsidDel="00000000" w:rsidP="00000000" w:rsidRDefault="00000000" w:rsidRPr="00000000" w14:paraId="00001337">
      <w:pPr>
        <w:pStyle w:val="Heading2"/>
        <w:ind w:left="0" w:firstLine="0"/>
        <w:rPr>
          <w:rFonts w:ascii="Arial" w:cs="Arial" w:eastAsia="Arial" w:hAnsi="Arial"/>
        </w:rPr>
      </w:pPr>
      <w:bookmarkStart w:colFirst="0" w:colLast="0" w:name="_heading=h.3zy8sjw" w:id="232"/>
      <w:bookmarkEnd w:id="232"/>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338">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339">
      <w:pPr>
        <w:rPr>
          <w:rFonts w:ascii="Arial" w:cs="Arial" w:eastAsia="Arial" w:hAnsi="Arial"/>
        </w:rPr>
      </w:pPr>
      <w:r w:rsidDel="00000000" w:rsidR="00000000" w:rsidRPr="00000000">
        <w:rPr>
          <w:rtl w:val="0"/>
        </w:rPr>
      </w:r>
    </w:p>
    <w:p w:rsidR="00000000" w:rsidDel="00000000" w:rsidP="00000000" w:rsidRDefault="00000000" w:rsidRPr="00000000" w14:paraId="0000133A">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33B">
      <w:pPr>
        <w:rPr>
          <w:rFonts w:ascii="Arial" w:cs="Arial" w:eastAsia="Arial" w:hAnsi="Arial"/>
        </w:rPr>
      </w:pPr>
      <w:r w:rsidDel="00000000" w:rsidR="00000000" w:rsidRPr="00000000">
        <w:rPr>
          <w:rtl w:val="0"/>
        </w:rPr>
      </w:r>
    </w:p>
    <w:p w:rsidR="00000000" w:rsidDel="00000000" w:rsidP="00000000" w:rsidRDefault="00000000" w:rsidRPr="00000000" w14:paraId="0000133C">
      <w:pPr>
        <w:pStyle w:val="Heading2"/>
        <w:keepLines w:val="1"/>
        <w:spacing w:after="64" w:before="0" w:line="259" w:lineRule="auto"/>
        <w:ind w:left="0" w:firstLine="0"/>
        <w:rPr>
          <w:rFonts w:ascii="Arial" w:cs="Arial" w:eastAsia="Arial" w:hAnsi="Arial"/>
        </w:rPr>
      </w:pPr>
      <w:bookmarkStart w:colFirst="0" w:colLast="0" w:name="_heading=h.2f3j2rp" w:id="233"/>
      <w:bookmarkEnd w:id="233"/>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12 Predefined topic alias’ and short topic names</w:t>
      </w:r>
    </w:p>
    <w:p w:rsidR="00000000" w:rsidDel="00000000" w:rsidP="00000000" w:rsidRDefault="00000000" w:rsidRPr="00000000" w14:paraId="0000133D">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3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33F">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0">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341">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2">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343">
      <w:pPr>
        <w:pStyle w:val="Heading2"/>
        <w:keepLines w:val="1"/>
        <w:spacing w:after="64" w:before="0" w:line="259" w:lineRule="auto"/>
        <w:ind w:left="0" w:right="4" w:firstLine="0"/>
        <w:rPr>
          <w:rFonts w:ascii="Arial" w:cs="Arial" w:eastAsia="Arial" w:hAnsi="Arial"/>
        </w:rPr>
      </w:pPr>
      <w:bookmarkStart w:colFirst="0" w:colLast="0" w:name="_heading=h.u8tczi" w:id="234"/>
      <w:bookmarkEnd w:id="234"/>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344">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61"/>
        </w:sdtPr>
        <w:sdtContent>
          <w:commentRangeStart w:id="110"/>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0"/>
      <w:r w:rsidDel="00000000" w:rsidR="00000000" w:rsidRPr="00000000">
        <w:commentReference w:id="110"/>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345">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4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347">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349">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34B">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C">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34D">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34E">
      <w:pPr>
        <w:pStyle w:val="Heading2"/>
        <w:keepLines w:val="1"/>
        <w:spacing w:after="64" w:before="0" w:line="259" w:lineRule="auto"/>
        <w:ind w:left="0" w:firstLine="0"/>
        <w:rPr>
          <w:rFonts w:ascii="Arial" w:cs="Arial" w:eastAsia="Arial" w:hAnsi="Arial"/>
        </w:rPr>
      </w:pPr>
      <w:bookmarkStart w:colFirst="0" w:colLast="0" w:name="_heading=h.3e8gvnb" w:id="235"/>
      <w:bookmarkEnd w:id="235"/>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34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35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w:t>
      </w:r>
      <w:r w:rsidDel="00000000" w:rsidR="00000000" w:rsidRPr="00000000">
        <w:rPr>
          <w:rFonts w:ascii="Arial" w:cs="Arial" w:eastAsia="Arial" w:hAnsi="Arial"/>
          <w:rtl w:val="0"/>
        </w:rPr>
        <w:t xml:space="preserve"> and their corresponding packet flows are supported as defined in MQTT. The only difference is the use of topic alias’ instead of topic names in the PUBLISH packets.</w:t>
      </w:r>
    </w:p>
    <w:p w:rsidR="00000000" w:rsidDel="00000000" w:rsidP="00000000" w:rsidRDefault="00000000" w:rsidRPr="00000000" w14:paraId="00001351">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2">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353">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4">
      <w:pPr>
        <w:numPr>
          <w:ilvl w:val="0"/>
          <w:numId w:val="5"/>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355">
      <w:pPr>
        <w:numPr>
          <w:ilvl w:val="0"/>
          <w:numId w:val="5"/>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356">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p>
    <w:p w:rsidR="00000000" w:rsidDel="00000000" w:rsidP="00000000" w:rsidRDefault="00000000" w:rsidRPr="00000000" w14:paraId="00001357">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358">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w:t>
      </w:r>
    </w:p>
    <w:p w:rsidR="00000000" w:rsidDel="00000000" w:rsidP="00000000" w:rsidRDefault="00000000" w:rsidRPr="00000000" w14:paraId="00001359">
      <w:pPr>
        <w:pStyle w:val="Heading2"/>
        <w:keepLines w:val="1"/>
        <w:spacing w:after="64" w:before="0" w:line="259" w:lineRule="auto"/>
        <w:ind w:left="0" w:firstLine="0"/>
        <w:rPr>
          <w:rFonts w:ascii="Arial" w:cs="Arial" w:eastAsia="Arial" w:hAnsi="Arial"/>
        </w:rPr>
      </w:pPr>
      <w:bookmarkStart w:colFirst="0" w:colLast="0" w:name="_heading=h.1tdr5v4" w:id="236"/>
      <w:bookmarkEnd w:id="236"/>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35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35B">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5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35D">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35F">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360">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1">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362">
      <w:pPr>
        <w:spacing w:after="352"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3">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364">
      <w:pPr>
        <w:pStyle w:val="Heading2"/>
        <w:keepLines w:val="1"/>
        <w:spacing w:after="64" w:before="0" w:line="259" w:lineRule="auto"/>
        <w:ind w:left="0" w:firstLine="0"/>
        <w:rPr>
          <w:rFonts w:ascii="Arial" w:cs="Arial" w:eastAsia="Arial" w:hAnsi="Arial"/>
        </w:rPr>
      </w:pPr>
      <w:bookmarkStart w:colFirst="0" w:colLast="0" w:name="_heading=h.4ddeoix" w:id="237"/>
      <w:bookmarkEnd w:id="237"/>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36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366">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6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36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36A">
      <w:pPr>
        <w:pStyle w:val="Heading2"/>
        <w:keepLines w:val="1"/>
        <w:spacing w:after="64" w:before="0" w:line="259" w:lineRule="auto"/>
        <w:ind w:left="0" w:right="4" w:firstLine="0"/>
        <w:rPr>
          <w:rFonts w:ascii="Arial" w:cs="Arial" w:eastAsia="Arial" w:hAnsi="Arial"/>
        </w:rPr>
      </w:pPr>
      <w:bookmarkStart w:colFirst="0" w:colLast="0" w:name="_heading=h.2sioyqq" w:id="238"/>
      <w:bookmarkEnd w:id="238"/>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36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close its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After this point, the client is then required to establish a new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36C">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6D">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again by sending a CONNECT packet to the gateway.</w:t>
      </w:r>
    </w:p>
    <w:p w:rsidR="00000000" w:rsidDel="00000000" w:rsidP="00000000" w:rsidRDefault="00000000" w:rsidRPr="00000000" w14:paraId="0000136E">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F">
      <w:pPr>
        <w:pStyle w:val="Heading2"/>
        <w:keepLines w:val="1"/>
        <w:spacing w:after="64" w:before="0" w:line="259" w:lineRule="auto"/>
        <w:ind w:left="0" w:right="4" w:firstLine="0"/>
        <w:rPr>
          <w:rFonts w:ascii="Arial" w:cs="Arial" w:eastAsia="Arial" w:hAnsi="Arial"/>
        </w:rPr>
      </w:pPr>
      <w:bookmarkStart w:colFirst="0" w:colLast="0" w:name="_heading=h.17nz8yj" w:id="239"/>
      <w:bookmarkEnd w:id="239"/>
      <w:r w:rsidDel="00000000" w:rsidR="00000000" w:rsidRPr="00000000">
        <w:rPr>
          <w:rFonts w:ascii="Arial" w:cs="Arial" w:eastAsia="Arial" w:hAnsi="Arial"/>
          <w:rtl w:val="0"/>
        </w:rPr>
        <w:t xml:space="preserve">4.18 Retransmission Procedure in the Client and Gateway</w:t>
      </w:r>
    </w:p>
    <w:p w:rsidR="00000000" w:rsidDel="00000000" w:rsidP="00000000" w:rsidRDefault="00000000" w:rsidRPr="00000000" w14:paraId="00001370">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71">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Packets, including a PROTECTION encapsulation if there is one, after Tretry has passed or close the Virtual Connection.</w:t>
      </w:r>
    </w:p>
    <w:p w:rsidR="00000000" w:rsidDel="00000000" w:rsidP="00000000" w:rsidRDefault="00000000" w:rsidRPr="00000000" w14:paraId="00001372">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Packets,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373">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374">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can be retransmitted it MUST NOT be sent using a Broadcast address.</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76">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77">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closed, the protocol will restart when a new CONNECT packet flows from the Client.</w:t>
      </w:r>
    </w:p>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379">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also be used to determine whether the virtual connection is alive.</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37C">
      <w:pPr>
        <w:spacing w:after="345"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7D">
      <w:pPr>
        <w:pStyle w:val="Heading2"/>
        <w:keepLines w:val="1"/>
        <w:spacing w:after="94" w:before="0" w:line="259" w:lineRule="auto"/>
        <w:ind w:left="0" w:firstLine="0"/>
        <w:rPr>
          <w:rFonts w:ascii="Arial" w:cs="Arial" w:eastAsia="Arial" w:hAnsi="Arial"/>
        </w:rPr>
      </w:pPr>
      <w:bookmarkStart w:colFirst="0" w:colLast="0" w:name="_heading=h.3rnmrmc" w:id="240"/>
      <w:bookmarkEnd w:id="240"/>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37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37F">
      <w:pPr>
        <w:rPr>
          <w:rFonts w:ascii="Arial" w:cs="Arial" w:eastAsia="Arial" w:hAnsi="Arial"/>
        </w:rPr>
      </w:pPr>
      <w:r w:rsidDel="00000000" w:rsidR="00000000" w:rsidRPr="00000000">
        <w:rPr>
          <w:rtl w:val="0"/>
        </w:rPr>
      </w:r>
    </w:p>
    <w:p w:rsidR="00000000" w:rsidDel="00000000" w:rsidP="00000000" w:rsidRDefault="00000000" w:rsidRPr="00000000" w14:paraId="00001380">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381">
      <w:pPr>
        <w:rPr>
          <w:rFonts w:ascii="Arial" w:cs="Arial" w:eastAsia="Arial" w:hAnsi="Arial"/>
        </w:rPr>
      </w:pPr>
      <w:r w:rsidDel="00000000" w:rsidR="00000000" w:rsidRPr="00000000">
        <w:rPr>
          <w:rtl w:val="0"/>
        </w:rPr>
      </w:r>
    </w:p>
    <w:p w:rsidR="00000000" w:rsidDel="00000000" w:rsidP="00000000" w:rsidRDefault="00000000" w:rsidRPr="00000000" w14:paraId="00001382">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383">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384">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85">
      <w:pPr>
        <w:ind w:left="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38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87">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queue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388">
      <w:pPr>
        <w:rPr>
          <w:rFonts w:ascii="Arial" w:cs="Arial" w:eastAsia="Arial" w:hAnsi="Arial"/>
          <w:color w:val="000000"/>
        </w:rPr>
      </w:pPr>
      <w:r w:rsidDel="00000000" w:rsidR="00000000" w:rsidRPr="00000000">
        <w:rPr>
          <w:rtl w:val="0"/>
        </w:rPr>
      </w:r>
    </w:p>
    <w:p w:rsidR="00000000" w:rsidDel="00000000" w:rsidP="00000000" w:rsidRDefault="00000000" w:rsidRPr="00000000" w14:paraId="0000138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62"/>
        </w:sdtPr>
        <w:sdtContent>
          <w:commentRangeStart w:id="111"/>
        </w:sdtContent>
      </w:sdt>
      <w:r w:rsidDel="00000000" w:rsidR="00000000" w:rsidRPr="00000000">
        <w:rPr>
          <w:rFonts w:ascii="Arial" w:cs="Arial" w:eastAsia="Arial" w:hAnsi="Arial"/>
          <w:color w:val="000000"/>
          <w:rtl w:val="0"/>
        </w:rPr>
        <w:t xml:space="preserve">the gateway detects a timeout in the delivery,</w:t>
      </w:r>
      <w:commentRangeEnd w:id="111"/>
      <w:r w:rsidDel="00000000" w:rsidR="00000000" w:rsidRPr="00000000">
        <w:commentReference w:id="111"/>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38A">
      <w:pPr>
        <w:rPr>
          <w:rFonts w:ascii="Arial" w:cs="Arial" w:eastAsia="Arial" w:hAnsi="Arial"/>
          <w:color w:val="000000"/>
        </w:rPr>
      </w:pPr>
      <w:r w:rsidDel="00000000" w:rsidR="00000000" w:rsidRPr="00000000">
        <w:rPr>
          <w:rtl w:val="0"/>
        </w:rPr>
      </w:r>
    </w:p>
    <w:p w:rsidR="00000000" w:rsidDel="00000000" w:rsidP="00000000" w:rsidRDefault="00000000" w:rsidRPr="00000000" w14:paraId="0000138B">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38C">
      <w:pPr>
        <w:rPr>
          <w:rFonts w:ascii="Arial" w:cs="Arial" w:eastAsia="Arial" w:hAnsi="Arial"/>
          <w:color w:val="000000"/>
        </w:rPr>
      </w:pPr>
      <w:r w:rsidDel="00000000" w:rsidR="00000000" w:rsidRPr="00000000">
        <w:rPr>
          <w:rtl w:val="0"/>
        </w:rPr>
      </w:r>
    </w:p>
    <w:p w:rsidR="00000000" w:rsidDel="00000000" w:rsidP="00000000" w:rsidRDefault="00000000" w:rsidRPr="00000000" w14:paraId="0000138D">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8E">
      <w:pPr>
        <w:rPr>
          <w:rFonts w:ascii="Arial" w:cs="Arial" w:eastAsia="Arial" w:hAnsi="Arial"/>
          <w:color w:val="000000"/>
        </w:rPr>
      </w:pPr>
      <w:r w:rsidDel="00000000" w:rsidR="00000000" w:rsidRPr="00000000">
        <w:rPr>
          <w:rtl w:val="0"/>
        </w:rPr>
      </w:r>
    </w:p>
    <w:p w:rsidR="00000000" w:rsidDel="00000000" w:rsidP="00000000" w:rsidRDefault="00000000" w:rsidRPr="00000000" w14:paraId="0000138F">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w:t>
      </w:r>
      <w:r w:rsidDel="00000000" w:rsidR="00000000" w:rsidRPr="00000000">
        <w:rPr>
          <w:rFonts w:ascii="Arial" w:cs="Arial" w:eastAsia="Arial" w:hAnsi="Arial"/>
          <w:color w:val="000000"/>
          <w:rtl w:val="0"/>
        </w:rPr>
        <w:t xml:space="preserve">. </w:t>
      </w:r>
      <w:sdt>
        <w:sdtPr>
          <w:tag w:val="goog_rdk_263"/>
        </w:sdtPr>
        <w:sdtContent>
          <w:commentRangeStart w:id="112"/>
        </w:sdtContent>
      </w:sdt>
      <w:sdt>
        <w:sdtPr>
          <w:tag w:val="goog_rdk_264"/>
        </w:sdtPr>
        <w:sdtContent>
          <w:commentRangeStart w:id="113"/>
        </w:sdtContent>
      </w:sdt>
      <w:sdt>
        <w:sdtPr>
          <w:tag w:val="goog_rdk_265"/>
        </w:sdtPr>
        <w:sdtContent>
          <w:commentRangeStart w:id="114"/>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12"/>
      <w:r w:rsidDel="00000000" w:rsidR="00000000" w:rsidRPr="00000000">
        <w:commentReference w:id="112"/>
      </w:r>
      <w:commentRangeEnd w:id="113"/>
      <w:r w:rsidDel="00000000" w:rsidR="00000000" w:rsidRPr="00000000">
        <w:commentReference w:id="113"/>
      </w:r>
      <w:commentRangeEnd w:id="114"/>
      <w:r w:rsidDel="00000000" w:rsidR="00000000" w:rsidRPr="00000000">
        <w:commentReference w:id="114"/>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90">
      <w:pPr>
        <w:rPr>
          <w:rFonts w:ascii="Arial" w:cs="Arial" w:eastAsia="Arial" w:hAnsi="Arial"/>
          <w:color w:val="000000"/>
        </w:rPr>
      </w:pPr>
      <w:r w:rsidDel="00000000" w:rsidR="00000000" w:rsidRPr="00000000">
        <w:rPr>
          <w:rtl w:val="0"/>
        </w:rPr>
      </w:r>
    </w:p>
    <w:p w:rsidR="00000000" w:rsidDel="00000000" w:rsidP="00000000" w:rsidRDefault="00000000" w:rsidRPr="00000000" w14:paraId="00001391">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392">
      <w:pPr>
        <w:rPr>
          <w:rFonts w:ascii="Arial" w:cs="Arial" w:eastAsia="Arial" w:hAnsi="Arial"/>
          <w:color w:val="000000"/>
        </w:rPr>
      </w:pPr>
      <w:r w:rsidDel="00000000" w:rsidR="00000000" w:rsidRPr="00000000">
        <w:rPr>
          <w:rtl w:val="0"/>
        </w:rPr>
      </w:r>
    </w:p>
    <w:p w:rsidR="00000000" w:rsidDel="00000000" w:rsidP="00000000" w:rsidRDefault="00000000" w:rsidRPr="00000000" w14:paraId="0000139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sdt>
        <w:sdtPr>
          <w:tag w:val="goog_rdk_266"/>
        </w:sdtPr>
        <w:sdtContent>
          <w:commentRangeStart w:id="115"/>
        </w:sdtContent>
      </w:sdt>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115"/>
      <w:r w:rsidDel="00000000" w:rsidR="00000000" w:rsidRPr="00000000">
        <w:commentReference w:id="11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94">
      <w:pPr>
        <w:rPr>
          <w:rFonts w:ascii="Arial" w:cs="Arial" w:eastAsia="Arial" w:hAnsi="Arial"/>
          <w:color w:val="000000"/>
        </w:rPr>
      </w:pPr>
      <w:r w:rsidDel="00000000" w:rsidR="00000000" w:rsidRPr="00000000">
        <w:rPr>
          <w:rtl w:val="0"/>
        </w:rPr>
      </w:r>
    </w:p>
    <w:p w:rsidR="00000000" w:rsidDel="00000000" w:rsidP="00000000" w:rsidRDefault="00000000" w:rsidRPr="00000000" w14:paraId="00001395">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396">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397">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398">
      <w:pPr>
        <w:spacing w:after="0" w:before="0" w:lineRule="auto"/>
        <w:ind w:left="21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399">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13"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39A">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67"/>
        </w:sdtPr>
        <w:sdtContent>
          <w:commentRangeStart w:id="116"/>
        </w:sdtContent>
      </w:sdt>
      <w:r w:rsidDel="00000000" w:rsidR="00000000" w:rsidRPr="00000000">
        <w:rPr>
          <w:rFonts w:ascii="Arial" w:cs="Arial" w:eastAsia="Arial" w:hAnsi="Arial"/>
          <w:rtl w:val="0"/>
        </w:rPr>
        <w:t xml:space="preserve">Awake ping packet flush</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139B">
      <w:pPr>
        <w:pStyle w:val="Heading2"/>
        <w:ind w:left="0" w:firstLine="0"/>
        <w:rPr>
          <w:rFonts w:ascii="Arial" w:cs="Arial" w:eastAsia="Arial" w:hAnsi="Arial"/>
        </w:rPr>
      </w:pPr>
      <w:bookmarkStart w:colFirst="0" w:colLast="0" w:name="_heading=h.26sx1u5" w:id="241"/>
      <w:bookmarkEnd w:id="241"/>
      <w:r w:rsidDel="00000000" w:rsidR="00000000" w:rsidRPr="00000000">
        <w:rPr>
          <w:rFonts w:ascii="Arial" w:cs="Arial" w:eastAsia="Arial" w:hAnsi="Arial"/>
          <w:rtl w:val="0"/>
        </w:rPr>
        <w:t xml:space="preserve">4.20 </w:t>
      </w:r>
      <w:sdt>
        <w:sdtPr>
          <w:tag w:val="goog_rdk_268"/>
        </w:sdtPr>
        <w:sdtContent>
          <w:commentRangeStart w:id="117"/>
        </w:sdtContent>
      </w:sdt>
      <w:r w:rsidDel="00000000" w:rsidR="00000000" w:rsidRPr="00000000">
        <w:rPr>
          <w:rFonts w:ascii="Arial" w:cs="Arial" w:eastAsia="Arial" w:hAnsi="Arial"/>
          <w:rtl w:val="0"/>
        </w:rPr>
        <w:t xml:space="preserve">Authentication</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139C">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39D">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39E">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9F">
      <w:pPr>
        <w:rPr>
          <w:rFonts w:ascii="Arial" w:cs="Arial" w:eastAsia="Arial" w:hAnsi="Arial"/>
        </w:rPr>
      </w:pPr>
      <w:r w:rsidDel="00000000" w:rsidR="00000000" w:rsidRPr="00000000">
        <w:rPr>
          <w:rtl w:val="0"/>
        </w:rPr>
      </w:r>
    </w:p>
    <w:p w:rsidR="00000000" w:rsidDel="00000000" w:rsidP="00000000" w:rsidRDefault="00000000" w:rsidRPr="00000000" w14:paraId="000013A0">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3A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3A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A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3A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3A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A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3A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3A8">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3A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3A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3A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3A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3AD">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3AE">
      <w:pPr>
        <w:rPr>
          <w:rFonts w:ascii="Arial" w:cs="Arial" w:eastAsia="Arial" w:hAnsi="Arial"/>
        </w:rPr>
      </w:pPr>
      <w:r w:rsidDel="00000000" w:rsidR="00000000" w:rsidRPr="00000000">
        <w:rPr>
          <w:rFonts w:ascii="Arial" w:cs="Arial" w:eastAsia="Arial" w:hAnsi="Arial"/>
          <w:rtl w:val="0"/>
        </w:rPr>
        <w:t xml:space="preserve">Where client-first-data is the content of the SASL PLAIN message as described in RFC 4616:</w:t>
      </w:r>
    </w:p>
    <w:p w:rsidR="00000000" w:rsidDel="00000000" w:rsidP="00000000" w:rsidRDefault="00000000" w:rsidRPr="00000000" w14:paraId="000013AF">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3B0">
      <w:pPr>
        <w:pStyle w:val="Heading2"/>
        <w:ind w:left="0" w:firstLine="0"/>
        <w:rPr>
          <w:rFonts w:ascii="Arial" w:cs="Arial" w:eastAsia="Arial" w:hAnsi="Arial"/>
        </w:rPr>
      </w:pPr>
      <w:bookmarkStart w:colFirst="0" w:colLast="0" w:name="_heading=h.ly7c1y" w:id="242"/>
      <w:bookmarkEnd w:id="242"/>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3B1">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3B2">
      <w:pPr>
        <w:rPr>
          <w:rFonts w:ascii="Arial" w:cs="Arial" w:eastAsia="Arial" w:hAnsi="Arial"/>
        </w:rPr>
      </w:pPr>
      <w:r w:rsidDel="00000000" w:rsidR="00000000" w:rsidRPr="00000000">
        <w:rPr>
          <w:rtl w:val="0"/>
        </w:rPr>
      </w:r>
    </w:p>
    <w:p w:rsidR="00000000" w:rsidDel="00000000" w:rsidP="00000000" w:rsidRDefault="00000000" w:rsidRPr="00000000" w14:paraId="000013B3">
      <w:pPr>
        <w:pStyle w:val="Heading2"/>
        <w:ind w:left="0" w:firstLine="0"/>
        <w:rPr>
          <w:rFonts w:ascii="Arial" w:cs="Arial" w:eastAsia="Arial" w:hAnsi="Arial"/>
        </w:rPr>
      </w:pPr>
      <w:bookmarkStart w:colFirst="0" w:colLast="0" w:name="_heading=h.mo7ahow0t2fa" w:id="243"/>
      <w:bookmarkEnd w:id="243"/>
      <w:r w:rsidDel="00000000" w:rsidR="00000000" w:rsidRPr="00000000">
        <w:rPr>
          <w:rFonts w:ascii="Arial" w:cs="Arial" w:eastAsia="Arial" w:hAnsi="Arial"/>
          <w:rtl w:val="0"/>
        </w:rPr>
        <w:t xml:space="preserve">4.22 Optional Features</w:t>
      </w:r>
    </w:p>
    <w:p w:rsidR="00000000" w:rsidDel="00000000" w:rsidP="00000000" w:rsidRDefault="00000000" w:rsidRPr="00000000" w14:paraId="000013B4">
      <w:pPr>
        <w:rPr>
          <w:rFonts w:ascii="Arial" w:cs="Arial" w:eastAsia="Arial" w:hAnsi="Arial"/>
        </w:rPr>
      </w:pPr>
      <w:r w:rsidDel="00000000" w:rsidR="00000000" w:rsidRPr="00000000">
        <w:rPr>
          <w:rFonts w:ascii="Arial" w:cs="Arial" w:eastAsia="Arial" w:hAnsi="Arial"/>
          <w:rtl w:val="0"/>
        </w:rPr>
        <w:t xml:space="preserve">The ADVERTISE, SEARCHGW, GWINFO and</w:t>
      </w:r>
      <w:r w:rsidDel="00000000" w:rsidR="00000000" w:rsidRPr="00000000">
        <w:rPr>
          <w:rFonts w:ascii="Arial" w:cs="Arial" w:eastAsia="Arial" w:hAnsi="Arial"/>
          <w:rtl w:val="0"/>
        </w:rPr>
        <w:t xml:space="preserve"> PUBLISH </w:t>
      </w:r>
      <w:r w:rsidDel="00000000" w:rsidR="00000000" w:rsidRPr="00000000">
        <w:rPr>
          <w:rFonts w:ascii="Arial" w:cs="Arial" w:eastAsia="Arial" w:hAnsi="Arial"/>
          <w:rtl w:val="0"/>
        </w:rPr>
        <w:t xml:space="preserve">WITHOUT SESSION packet type support is optional. For instance, it is not required if the MQTT-SN Gateway is an Internet node reachable via a public IP address.</w:t>
      </w:r>
    </w:p>
    <w:p w:rsidR="00000000" w:rsidDel="00000000" w:rsidP="00000000" w:rsidRDefault="00000000" w:rsidRPr="00000000" w14:paraId="000013B5">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3B6">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3B7">
      <w:pPr>
        <w:pStyle w:val="Heading1"/>
        <w:ind w:left="0" w:firstLine="0"/>
        <w:rPr>
          <w:rFonts w:ascii="Arial" w:cs="Arial" w:eastAsia="Arial" w:hAnsi="Arial"/>
        </w:rPr>
      </w:pPr>
      <w:bookmarkStart w:colFirst="0" w:colLast="0" w:name="_heading=h.2k82xt6" w:id="244"/>
      <w:bookmarkEnd w:id="244"/>
      <w:r w:rsidDel="00000000" w:rsidR="00000000" w:rsidRPr="00000000">
        <w:rPr>
          <w:rFonts w:ascii="Arial" w:cs="Arial" w:eastAsia="Arial" w:hAnsi="Arial"/>
          <w:rtl w:val="0"/>
        </w:rPr>
        <w:t xml:space="preserve">5 Conformance</w:t>
      </w:r>
    </w:p>
    <w:p w:rsidR="00000000" w:rsidDel="00000000" w:rsidP="00000000" w:rsidRDefault="00000000" w:rsidRPr="00000000" w14:paraId="000013B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70">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3B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71">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B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72">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B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3BC">
      <w:pPr>
        <w:pStyle w:val="Heading1"/>
        <w:keepNext w:val="1"/>
        <w:pageBreakBefore w:val="1"/>
        <w:pBdr>
          <w:top w:color="808080" w:space="6" w:sz="4" w:val="single"/>
        </w:pBdr>
        <w:spacing w:after="120" w:before="480" w:lineRule="auto"/>
        <w:rPr>
          <w:vertAlign w:val="baseline"/>
        </w:rPr>
      </w:pPr>
      <w:bookmarkStart w:colFirst="0" w:colLast="0" w:name="_heading=h.zdd80z" w:id="245"/>
      <w:bookmarkEnd w:id="245"/>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3BD">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3BE">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3BF">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3C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3C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3C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3C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3C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8">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3C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3C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3C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3C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3C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D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3D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3D2">
      <w:pPr>
        <w:spacing w:after="40" w:before="40" w:lineRule="auto"/>
        <w:rPr>
          <w:rFonts w:ascii="Arial" w:cs="Arial" w:eastAsia="Arial" w:hAnsi="Arial"/>
          <w:highlight w:val="yellow"/>
        </w:rPr>
      </w:pPr>
      <w:hyperlink r:id="rId73">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D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74">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D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3D5">
      <w:pPr>
        <w:spacing w:after="40" w:before="40" w:lineRule="auto"/>
        <w:rPr>
          <w:rFonts w:ascii="Arial" w:cs="Arial" w:eastAsia="Arial" w:hAnsi="Arial"/>
          <w:highlight w:val="yellow"/>
        </w:rPr>
      </w:pPr>
      <w:hyperlink r:id="rId75">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3D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D8">
      <w:pPr>
        <w:pStyle w:val="Heading2"/>
        <w:spacing w:after="120" w:before="240" w:lineRule="auto"/>
        <w:ind w:left="720" w:hanging="360"/>
        <w:rPr/>
      </w:pPr>
      <w:bookmarkStart w:colFirst="0" w:colLast="0" w:name="_heading=h.2pjpzxrro3v8" w:id="246"/>
      <w:bookmarkEnd w:id="246"/>
      <w:r w:rsidDel="00000000" w:rsidR="00000000" w:rsidRPr="00000000">
        <w:rPr>
          <w:rtl w:val="0"/>
        </w:rPr>
        <w:t xml:space="preserve">A.1 Normative References</w:t>
      </w:r>
    </w:p>
    <w:p w:rsidR="00000000" w:rsidDel="00000000" w:rsidP="00000000" w:rsidRDefault="00000000" w:rsidRPr="00000000" w14:paraId="000013D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3D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D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3D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76">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D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3D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77">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D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E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E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E2">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3E3">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3E4">
      <w:pPr>
        <w:rPr>
          <w:rFonts w:ascii="Arial" w:cs="Arial" w:eastAsia="Arial" w:hAnsi="Arial"/>
          <w:color w:val="0000ee"/>
        </w:rPr>
      </w:pPr>
      <w:hyperlink r:id="rId78">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3E5">
      <w:pPr>
        <w:rPr>
          <w:rFonts w:ascii="Arial" w:cs="Arial" w:eastAsia="Arial" w:hAnsi="Arial"/>
        </w:rPr>
      </w:pPr>
      <w:r w:rsidDel="00000000" w:rsidR="00000000" w:rsidRPr="00000000">
        <w:rPr>
          <w:rtl w:val="0"/>
        </w:rPr>
      </w:r>
    </w:p>
    <w:bookmarkStart w:colFirst="0" w:colLast="0" w:name="bookmark=kix.32y02sm2iqny" w:id="247"/>
    <w:bookmarkEnd w:id="247"/>
    <w:p w:rsidR="00000000" w:rsidDel="00000000" w:rsidP="00000000" w:rsidRDefault="00000000" w:rsidRPr="00000000" w14:paraId="000013E6">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3E7">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3E8">
      <w:pPr>
        <w:rPr>
          <w:rFonts w:ascii="Arial" w:cs="Arial" w:eastAsia="Arial" w:hAnsi="Arial"/>
        </w:rPr>
      </w:pPr>
      <w:hyperlink r:id="rId79">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3E9">
      <w:pPr>
        <w:rPr>
          <w:rFonts w:ascii="Arial" w:cs="Arial" w:eastAsia="Arial" w:hAnsi="Arial"/>
        </w:rPr>
      </w:pPr>
      <w:r w:rsidDel="00000000" w:rsidR="00000000" w:rsidRPr="00000000">
        <w:rPr>
          <w:rtl w:val="0"/>
        </w:rPr>
      </w:r>
    </w:p>
    <w:bookmarkStart w:colFirst="0" w:colLast="0" w:name="bookmark=kix.51xi25h5vzte" w:id="248"/>
    <w:bookmarkEnd w:id="248"/>
    <w:p w:rsidR="00000000" w:rsidDel="00000000" w:rsidP="00000000" w:rsidRDefault="00000000" w:rsidRPr="00000000" w14:paraId="000013EA">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3EB">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3EC">
      <w:pPr>
        <w:rPr>
          <w:rFonts w:ascii="Arial" w:cs="Arial" w:eastAsia="Arial" w:hAnsi="Arial"/>
        </w:rPr>
      </w:pPr>
      <w:hyperlink r:id="rId80">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3ED">
      <w:pPr>
        <w:rPr>
          <w:rFonts w:ascii="Arial" w:cs="Arial" w:eastAsia="Arial" w:hAnsi="Arial"/>
        </w:rPr>
      </w:pPr>
      <w:r w:rsidDel="00000000" w:rsidR="00000000" w:rsidRPr="00000000">
        <w:rPr>
          <w:rtl w:val="0"/>
        </w:rPr>
      </w:r>
    </w:p>
    <w:bookmarkStart w:colFirst="0" w:colLast="0" w:name="bookmark=kix.sm86r7ecajs3" w:id="249"/>
    <w:bookmarkEnd w:id="249"/>
    <w:p w:rsidR="00000000" w:rsidDel="00000000" w:rsidP="00000000" w:rsidRDefault="00000000" w:rsidRPr="00000000" w14:paraId="000013EE">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3EF">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3F0">
      <w:pPr>
        <w:rPr>
          <w:rFonts w:ascii="Arial" w:cs="Arial" w:eastAsia="Arial" w:hAnsi="Arial"/>
          <w:color w:val="0000ee"/>
        </w:rPr>
      </w:pPr>
      <w:hyperlink r:id="rId81">
        <w:r w:rsidDel="00000000" w:rsidR="00000000" w:rsidRPr="00000000">
          <w:rPr>
            <w:rFonts w:ascii="Arial" w:cs="Arial" w:eastAsia="Arial" w:hAnsi="Arial"/>
            <w:color w:val="0000ee"/>
            <w:rtl w:val="0"/>
          </w:rPr>
          <w:t xml:space="preserve">http://www.unicode.org/versions/latest/</w:t>
        </w:r>
      </w:hyperlink>
      <w:r w:rsidDel="00000000" w:rsidR="00000000" w:rsidRPr="00000000">
        <w:rPr>
          <w:rtl w:val="0"/>
        </w:rPr>
      </w:r>
    </w:p>
    <w:p w:rsidR="00000000" w:rsidDel="00000000" w:rsidP="00000000" w:rsidRDefault="00000000" w:rsidRPr="00000000" w14:paraId="000013F1">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F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F3">
      <w:pPr>
        <w:pStyle w:val="Heading2"/>
        <w:spacing w:after="120" w:before="240" w:lineRule="auto"/>
        <w:ind w:left="720" w:hanging="360"/>
        <w:rPr/>
      </w:pPr>
      <w:bookmarkStart w:colFirst="0" w:colLast="0" w:name="_heading=h.wmz8ensz9jqs" w:id="250"/>
      <w:bookmarkEnd w:id="250"/>
      <w:r w:rsidDel="00000000" w:rsidR="00000000" w:rsidRPr="00000000">
        <w:rPr>
          <w:rtl w:val="0"/>
        </w:rPr>
        <w:t xml:space="preserve">A.2 Informative References</w:t>
      </w:r>
    </w:p>
    <w:p w:rsidR="00000000" w:rsidDel="00000000" w:rsidP="00000000" w:rsidRDefault="00000000" w:rsidRPr="00000000" w14:paraId="000013F4">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3F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F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3F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82">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F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F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FA">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3FB">
      <w:pPr>
        <w:pStyle w:val="Heading1"/>
        <w:rPr/>
      </w:pPr>
      <w:bookmarkStart w:colFirst="0" w:colLast="0" w:name="_heading=h.twhu880t27o" w:id="251"/>
      <w:bookmarkEnd w:id="251"/>
      <w:sdt>
        <w:sdtPr>
          <w:tag w:val="goog_rdk_269"/>
        </w:sdtPr>
        <w:sdtContent>
          <w:commentRangeStart w:id="118"/>
        </w:sdtContent>
      </w:sdt>
      <w:r w:rsidDel="00000000" w:rsidR="00000000" w:rsidRPr="00000000">
        <w:rPr>
          <w:rtl w:val="0"/>
        </w:rPr>
        <w:t xml:space="preserve">Appendix B. Backwards Compatibility</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pStyle w:val="Heading3"/>
        <w:keepLines w:val="1"/>
        <w:spacing w:after="77" w:before="0" w:line="259" w:lineRule="auto"/>
        <w:ind w:left="0"/>
        <w:rPr/>
      </w:pPr>
      <w:bookmarkStart w:colFirst="0" w:colLast="0" w:name="_heading=h.1qoc8b1" w:id="252"/>
      <w:bookmarkEnd w:id="252"/>
      <w:r w:rsidDel="00000000" w:rsidR="00000000" w:rsidRPr="00000000">
        <w:rPr>
          <w:rtl w:val="0"/>
        </w:rPr>
        <w:t xml:space="preserve">B.1</w:t>
      </w:r>
      <w:r w:rsidDel="00000000" w:rsidR="00000000" w:rsidRPr="00000000">
        <w:rPr>
          <w:rtl w:val="0"/>
        </w:rPr>
        <w:t xml:space="preserve"> </w:t>
      </w:r>
      <w:r w:rsidDel="00000000" w:rsidR="00000000" w:rsidRPr="00000000">
        <w:rPr>
          <w:rtl w:val="0"/>
        </w:rPr>
        <w:t xml:space="preserve">PUBLISH QoS -1 </w:t>
      </w:r>
      <w:r w:rsidDel="00000000" w:rsidR="00000000" w:rsidRPr="00000000">
        <w:rPr>
          <w:rtl w:val="0"/>
        </w:rPr>
        <w:t xml:space="preserve">(Packet from MQTT-SN 1.2)</w:t>
      </w:r>
      <w:r w:rsidDel="00000000" w:rsidR="00000000" w:rsidRPr="00000000">
        <w:rPr>
          <w:rtl w:val="0"/>
        </w:rPr>
      </w:r>
    </w:p>
    <w:p w:rsidR="00000000" w:rsidDel="00000000" w:rsidP="00000000" w:rsidRDefault="00000000" w:rsidRPr="00000000" w14:paraId="000013FE">
      <w:pPr>
        <w:rPr>
          <w:rFonts w:ascii="Arial" w:cs="Arial" w:eastAsia="Arial" w:hAnsi="Arial"/>
        </w:rPr>
      </w:pPr>
      <w:r w:rsidDel="00000000" w:rsidR="00000000" w:rsidRPr="00000000">
        <w:rPr>
          <w:rtl w:val="0"/>
        </w:rPr>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3F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40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40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40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40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40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40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4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40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40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40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41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41C">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429">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42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437">
            <w:pPr>
              <w:spacing w:after="0" w:before="0" w:lineRule="auto"/>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438">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43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43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43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43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44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44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443">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44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44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44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4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4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44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4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45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5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457">
            <w:pPr>
              <w:keepNext w:val="1"/>
              <w:jc w:val="center"/>
              <w:rPr>
                <w:rFonts w:ascii="Arial" w:cs="Arial" w:eastAsia="Arial" w:hAnsi="Arial"/>
              </w:rPr>
            </w:pPr>
            <w:r w:rsidDel="00000000" w:rsidR="00000000" w:rsidRPr="00000000">
              <w:rPr>
                <w:rFonts w:ascii="Arial" w:cs="Arial" w:eastAsia="Arial" w:hAnsi="Arial"/>
                <w:rtl w:val="0"/>
              </w:rPr>
              <w:t xml:space="preserve">Topic Id MSB</w:t>
            </w:r>
            <w:r w:rsidDel="00000000" w:rsidR="00000000" w:rsidRPr="00000000">
              <w:rPr>
                <w:rtl w:val="0"/>
              </w:rPr>
            </w:r>
          </w:p>
        </w:tc>
      </w:tr>
      <w:tr>
        <w:trPr>
          <w:cantSplit w:val="0"/>
          <w:tblHeader w:val="0"/>
        </w:trPr>
        <w:tc>
          <w:tcPr/>
          <w:p w:rsidR="00000000" w:rsidDel="00000000" w:rsidP="00000000" w:rsidRDefault="00000000" w:rsidRPr="00000000" w14:paraId="00001464">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465">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47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480">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481">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48E">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48F">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49C">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49D">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49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9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PUBLISH MINUS -1 packet is generally sent using the broadcast address as destination.</w:t>
      </w:r>
      <w:r w:rsidDel="00000000" w:rsidR="00000000" w:rsidRPr="00000000">
        <w:rPr>
          <w:rtl w:val="0"/>
        </w:rPr>
      </w:r>
    </w:p>
    <w:p w:rsidR="00000000" w:rsidDel="00000000" w:rsidP="00000000" w:rsidRDefault="00000000" w:rsidRPr="00000000" w14:paraId="000014A0">
      <w:pPr>
        <w:pStyle w:val="Heading4"/>
        <w:ind w:left="0" w:right="4"/>
        <w:rPr>
          <w:rFonts w:ascii="Arial" w:cs="Arial" w:eastAsia="Arial" w:hAnsi="Arial"/>
        </w:rPr>
      </w:pPr>
      <w:bookmarkStart w:colFirst="0" w:colLast="0" w:name="_heading=h.4anzqyu" w:id="253"/>
      <w:bookmarkEnd w:id="253"/>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4A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4A2">
      <w:pPr>
        <w:pStyle w:val="Heading4"/>
        <w:ind w:left="0" w:right="4"/>
        <w:rPr>
          <w:rFonts w:ascii="Arial" w:cs="Arial" w:eastAsia="Arial" w:hAnsi="Arial"/>
        </w:rPr>
      </w:pPr>
      <w:bookmarkStart w:colFirst="0" w:colLast="0" w:name="_heading=h.14ykbeg" w:id="254"/>
      <w:bookmarkEnd w:id="254"/>
      <w:r w:rsidDel="00000000" w:rsidR="00000000" w:rsidRPr="00000000">
        <w:rPr>
          <w:rFonts w:ascii="Arial" w:cs="Arial" w:eastAsia="Arial" w:hAnsi="Arial"/>
          <w:rtl w:val="0"/>
        </w:rPr>
        <w:t xml:space="preserve">B.1.2 PUBLISH Flags</w:t>
      </w:r>
    </w:p>
    <w:p w:rsidR="00000000" w:rsidDel="00000000" w:rsidP="00000000" w:rsidRDefault="00000000" w:rsidRPr="00000000" w14:paraId="000014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4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4A5">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r w:rsidDel="00000000" w:rsidR="00000000" w:rsidRPr="00000000">
        <w:rPr>
          <w:rtl w:val="0"/>
        </w:rPr>
      </w:r>
    </w:p>
    <w:p w:rsidR="00000000" w:rsidDel="00000000" w:rsidP="00000000" w:rsidRDefault="00000000" w:rsidRPr="00000000" w14:paraId="000014A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14A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4A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4A9">
      <w:pPr>
        <w:pStyle w:val="Heading4"/>
        <w:ind w:left="0" w:right="4"/>
        <w:rPr>
          <w:rFonts w:ascii="Arial" w:cs="Arial" w:eastAsia="Arial" w:hAnsi="Arial"/>
        </w:rPr>
      </w:pPr>
      <w:bookmarkStart w:colFirst="0" w:colLast="0" w:name="_heading=h.3oy7u29" w:id="255"/>
      <w:bookmarkEnd w:id="255"/>
      <w:r w:rsidDel="00000000" w:rsidR="00000000" w:rsidRPr="00000000">
        <w:rPr>
          <w:rFonts w:ascii="Arial" w:cs="Arial" w:eastAsia="Arial" w:hAnsi="Arial"/>
          <w:rtl w:val="0"/>
        </w:rPr>
        <w:t xml:space="preserve">B.1.3 Topic Id</w:t>
      </w:r>
    </w:p>
    <w:p w:rsidR="00000000" w:rsidDel="00000000" w:rsidP="00000000" w:rsidRDefault="00000000" w:rsidRPr="00000000" w14:paraId="000014AA">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4AB">
      <w:pPr>
        <w:pStyle w:val="Heading4"/>
        <w:ind w:left="0" w:right="4"/>
        <w:rPr>
          <w:rFonts w:ascii="Arial" w:cs="Arial" w:eastAsia="Arial" w:hAnsi="Arial"/>
        </w:rPr>
      </w:pPr>
      <w:bookmarkStart w:colFirst="0" w:colLast="0" w:name="_heading=h.243i4a2" w:id="256"/>
      <w:bookmarkEnd w:id="256"/>
      <w:r w:rsidDel="00000000" w:rsidR="00000000" w:rsidRPr="00000000">
        <w:rPr>
          <w:rFonts w:ascii="Arial" w:cs="Arial" w:eastAsia="Arial" w:hAnsi="Arial"/>
          <w:rtl w:val="0"/>
        </w:rPr>
        <w:t xml:space="preserve">B.1.4 Data</w:t>
      </w:r>
    </w:p>
    <w:p w:rsidR="00000000" w:rsidDel="00000000" w:rsidP="00000000" w:rsidRDefault="00000000" w:rsidRPr="00000000" w14:paraId="000014AC">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4AD">
      <w:pPr>
        <w:pStyle w:val="Heading1"/>
        <w:spacing w:after="360" w:before="360" w:lineRule="auto"/>
        <w:ind w:left="720" w:hanging="360"/>
        <w:rPr/>
      </w:pPr>
      <w:bookmarkStart w:colFirst="0" w:colLast="0" w:name="_heading=h.55r6c0xsdoov" w:id="257"/>
      <w:bookmarkEnd w:id="257"/>
      <w:r w:rsidDel="00000000" w:rsidR="00000000" w:rsidRPr="00000000">
        <w:rPr>
          <w:rtl w:val="0"/>
        </w:rPr>
        <w:t xml:space="preserve">Appendix C. Security and Privacy Considerations</w:t>
      </w:r>
    </w:p>
    <w:p w:rsidR="00000000" w:rsidDel="00000000" w:rsidP="00000000" w:rsidRDefault="00000000" w:rsidRPr="00000000" w14:paraId="000014A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4AF">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4B0">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4B1">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4B2">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4B3">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4B4">
      <w:pPr>
        <w:rPr>
          <w:rFonts w:ascii="Arial" w:cs="Arial" w:eastAsia="Arial" w:hAnsi="Arial"/>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4B6">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4B7">
      <w:pPr>
        <w:keepNext w:val="1"/>
        <w:spacing w:after="120" w:before="240" w:lineRule="auto"/>
        <w:ind w:left="864"/>
        <w:rPr>
          <w:rFonts w:ascii="Arial" w:cs="Arial" w:eastAsia="Arial" w:hAnsi="Arial"/>
          <w:b w:val="1"/>
          <w:color w:val="446caa"/>
        </w:rPr>
      </w:pPr>
      <w:bookmarkStart w:colFirst="0" w:colLast="0" w:name="_heading=h.452snld" w:id="258"/>
      <w:bookmarkEnd w:id="258"/>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4B8">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4B9">
      <w:pPr>
        <w:rPr>
          <w:rFonts w:ascii="Arial" w:cs="Arial" w:eastAsia="Arial" w:hAnsi="Arial"/>
        </w:rPr>
      </w:pPr>
      <w:r w:rsidDel="00000000" w:rsidR="00000000" w:rsidRPr="00000000">
        <w:rPr>
          <w:rtl w:val="0"/>
        </w:rPr>
      </w:r>
    </w:p>
    <w:p w:rsidR="00000000" w:rsidDel="00000000" w:rsidP="00000000" w:rsidRDefault="00000000" w:rsidRPr="00000000" w14:paraId="000014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4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4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4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4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4BF">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C1">
      <w:pPr>
        <w:pStyle w:val="Heading1"/>
        <w:spacing w:after="360" w:before="360" w:lineRule="auto"/>
        <w:ind w:left="720" w:hanging="360"/>
        <w:rPr/>
      </w:pPr>
      <w:bookmarkStart w:colFirst="0" w:colLast="0" w:name="_heading=h.bc8w7ov5oli4" w:id="259"/>
      <w:bookmarkEnd w:id="259"/>
      <w:r w:rsidDel="00000000" w:rsidR="00000000" w:rsidRPr="00000000">
        <w:rPr>
          <w:rtl w:val="0"/>
        </w:rPr>
        <w:t xml:space="preserve">Appendix D. Acknowledgments</w:t>
      </w:r>
    </w:p>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4C3">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4C4">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4C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6">
      <w:pPr>
        <w:pStyle w:val="Heading2"/>
        <w:spacing w:after="120" w:before="240" w:lineRule="auto"/>
        <w:ind w:left="720" w:hanging="360"/>
        <w:rPr/>
      </w:pPr>
      <w:bookmarkStart w:colFirst="0" w:colLast="0" w:name="_heading=h.glow6i83isd5" w:id="260"/>
      <w:bookmarkEnd w:id="260"/>
      <w:r w:rsidDel="00000000" w:rsidR="00000000" w:rsidRPr="00000000">
        <w:rPr>
          <w:rtl w:val="0"/>
        </w:rPr>
        <w:t xml:space="preserve">D</w:t>
      </w:r>
      <w:r w:rsidDel="00000000" w:rsidR="00000000" w:rsidRPr="00000000">
        <w:rPr>
          <w:rtl w:val="0"/>
        </w:rPr>
        <w:t xml:space="preserve">.1 Special Thanks</w:t>
      </w:r>
    </w:p>
    <w:p w:rsidR="00000000" w:rsidDel="00000000" w:rsidP="00000000" w:rsidRDefault="00000000" w:rsidRPr="00000000" w14:paraId="000014C7">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4C8">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4C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A">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4C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CC">
      <w:pPr>
        <w:pStyle w:val="Heading2"/>
        <w:spacing w:after="120" w:before="240" w:lineRule="auto"/>
        <w:ind w:left="720" w:hanging="360"/>
        <w:rPr/>
      </w:pPr>
      <w:bookmarkStart w:colFirst="0" w:colLast="0" w:name="_heading=h.tdeowwajj1wf" w:id="261"/>
      <w:bookmarkEnd w:id="261"/>
      <w:r w:rsidDel="00000000" w:rsidR="00000000" w:rsidRPr="00000000">
        <w:rPr>
          <w:rtl w:val="0"/>
        </w:rPr>
        <w:t xml:space="preserve">D</w:t>
      </w:r>
      <w:r w:rsidDel="00000000" w:rsidR="00000000" w:rsidRPr="00000000">
        <w:rPr>
          <w:rtl w:val="0"/>
        </w:rPr>
        <w:t xml:space="preserve">.2 Participants</w:t>
      </w:r>
    </w:p>
    <w:p w:rsidR="00000000" w:rsidDel="00000000" w:rsidP="00000000" w:rsidRDefault="00000000" w:rsidRPr="00000000" w14:paraId="000014CD">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4C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D0">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4D2">
      <w:pPr>
        <w:pStyle w:val="Heading1"/>
        <w:spacing w:after="360" w:before="360" w:lineRule="auto"/>
        <w:ind w:left="90" w:firstLine="0"/>
        <w:rPr>
          <w:rFonts w:ascii="Arial" w:cs="Arial" w:eastAsia="Arial" w:hAnsi="Arial"/>
          <w:highlight w:val="yellow"/>
        </w:rPr>
      </w:pPr>
      <w:bookmarkStart w:colFirst="0" w:colLast="0" w:name="_heading=h.ewpzaw2f211a" w:id="262"/>
      <w:bookmarkEnd w:id="262"/>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4D3">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4D4">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4D5">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3"/>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9">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A">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B">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D">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E">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F">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4E1">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2">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4E3">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4">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5">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7">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8">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9">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B">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C">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D">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F">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0">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1">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3">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4">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5">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7">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8">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B">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C">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F">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0">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3">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4">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7">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8">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9">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B">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F">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0">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3">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4">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5">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6">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7">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8">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9">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B">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C">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D">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E">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F">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0">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1">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3">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4">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5">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8">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B">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52C">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52D">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52E">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52F">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530">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532">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3">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538">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53A">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53B">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53C">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D">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0">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541">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542">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543">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544">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545">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546">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7">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A">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54B">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54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54D">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54E">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54F">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550">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4">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555">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55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7">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8">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A">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E">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55F">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2">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56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56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56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56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bl>
    <w:p w:rsidR="00000000" w:rsidDel="00000000" w:rsidP="00000000" w:rsidRDefault="00000000" w:rsidRPr="00000000" w14:paraId="0000156C">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6D">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63"/>
      <w:bookmarkEnd w:id="263"/>
      <w:r w:rsidDel="00000000" w:rsidR="00000000" w:rsidRPr="00000000">
        <w:rPr>
          <w:rtl w:val="0"/>
        </w:rPr>
      </w:r>
    </w:p>
    <w:p w:rsidR="00000000" w:rsidDel="00000000" w:rsidP="00000000" w:rsidRDefault="00000000" w:rsidRPr="00000000" w14:paraId="0000156E">
      <w:pPr>
        <w:pStyle w:val="Heading1"/>
        <w:keepNext w:val="1"/>
        <w:pBdr>
          <w:top w:color="808080" w:space="6" w:sz="4" w:val="single"/>
        </w:pBdr>
        <w:spacing w:after="120" w:before="480" w:lineRule="auto"/>
        <w:rPr>
          <w:vertAlign w:val="baseline"/>
        </w:rPr>
      </w:pPr>
      <w:bookmarkStart w:colFirst="0" w:colLast="0" w:name="_heading=h.3jd0qos" w:id="264"/>
      <w:bookmarkEnd w:id="264"/>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56F">
      <w:pPr>
        <w:pStyle w:val="Heading2"/>
        <w:ind w:left="-90" w:firstLine="0"/>
        <w:rPr>
          <w:vertAlign w:val="baseline"/>
        </w:rPr>
      </w:pPr>
      <w:bookmarkStart w:colFirst="0" w:colLast="0" w:name="_heading=h.1yib0wl" w:id="265"/>
      <w:bookmarkEnd w:id="265"/>
      <w:r w:rsidDel="00000000" w:rsidR="00000000" w:rsidRPr="00000000">
        <w:rPr>
          <w:rtl w:val="0"/>
        </w:rPr>
        <w:t xml:space="preserve"> 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570">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571">
      <w:pPr>
        <w:pStyle w:val="Heading2"/>
        <w:ind w:left="-90" w:firstLine="0"/>
        <w:rPr>
          <w:vertAlign w:val="baseline"/>
        </w:rPr>
      </w:pPr>
      <w:bookmarkStart w:colFirst="0" w:colLast="0" w:name="_heading=h.4ihyjke" w:id="266"/>
      <w:bookmarkEnd w:id="266"/>
      <w:r w:rsidDel="00000000" w:rsidR="00000000" w:rsidRPr="00000000">
        <w:rPr>
          <w:rtl w:val="0"/>
        </w:rPr>
        <w:t xml:space="preserve">F</w:t>
      </w:r>
      <w:r w:rsidDel="00000000" w:rsidR="00000000" w:rsidRPr="00000000">
        <w:rPr>
          <w:rtl w:val="0"/>
        </w:rPr>
        <w:t xml:space="preserve">.2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57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573">
      <w:pPr>
        <w:spacing w:after="9" w:lineRule="auto"/>
        <w:ind w:left="-5" w:right="4" w:firstLine="0"/>
        <w:rPr>
          <w:rFonts w:ascii="Arial" w:cs="Arial" w:eastAsia="Arial" w:hAnsi="Arial"/>
        </w:rPr>
      </w:pPr>
      <w:r w:rsidDel="00000000" w:rsidR="00000000" w:rsidRPr="00000000">
        <w:rPr>
          <w:rtl w:val="0"/>
        </w:rPr>
      </w:r>
    </w:p>
    <w:tbl>
      <w:tblPr>
        <w:tblStyle w:val="Table44"/>
        <w:tblW w:w="9420.0" w:type="dxa"/>
        <w:jc w:val="left"/>
        <w:tblInd w:w="318.9999999999998" w:type="dxa"/>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574">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575">
            <w:pPr>
              <w:spacing w:after="0" w:line="259" w:lineRule="auto"/>
              <w:ind w:right="4"/>
              <w:jc w:val="center"/>
              <w:rPr>
                <w:rFonts w:ascii="Arial" w:cs="Arial" w:eastAsia="Arial" w:hAnsi="Arial"/>
                <w:b w:val="1"/>
              </w:rPr>
            </w:pPr>
            <w:sdt>
              <w:sdtPr>
                <w:tag w:val="goog_rdk_270"/>
              </w:sdtPr>
              <w:sdtContent>
                <w:commentRangeStart w:id="11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spacing w:after="0" w:line="259" w:lineRule="auto"/>
              <w:ind w:right="4"/>
              <w:rPr>
                <w:rFonts w:ascii="Arial" w:cs="Arial" w:eastAsia="Arial" w:hAnsi="Arial"/>
                <w:sz w:val="20"/>
                <w:szCs w:val="20"/>
                <w:vertAlign w:val="subscript"/>
              </w:rPr>
            </w:pPr>
            <w:commentRangeEnd w:id="119"/>
            <w:r w:rsidDel="00000000" w:rsidR="00000000" w:rsidRPr="00000000">
              <w:commentReference w:id="11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F">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E4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4">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586">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587">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588">
      <w:pPr>
        <w:pStyle w:val="Heading2"/>
        <w:ind w:left="-90" w:firstLine="0"/>
        <w:rPr>
          <w:vertAlign w:val="baseline"/>
        </w:rPr>
      </w:pPr>
      <w:bookmarkStart w:colFirst="0" w:colLast="0" w:name="_heading=h.2xn8ts7" w:id="267"/>
      <w:bookmarkEnd w:id="267"/>
      <w:r w:rsidDel="00000000" w:rsidR="00000000" w:rsidRPr="00000000">
        <w:rPr>
          <w:rtl w:val="0"/>
        </w:rPr>
        <w:t xml:space="preserve">F</w:t>
      </w:r>
      <w:r w:rsidDel="00000000" w:rsidR="00000000" w:rsidRPr="00000000">
        <w:rPr>
          <w:rtl w:val="0"/>
        </w:rPr>
        <w:t xml:space="preserve">.3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589">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58A">
      <w:pPr>
        <w:pStyle w:val="Heading2"/>
        <w:ind w:left="-90" w:firstLine="0"/>
        <w:rPr>
          <w:vertAlign w:val="baseline"/>
        </w:rPr>
      </w:pPr>
      <w:bookmarkStart w:colFirst="0" w:colLast="0" w:name="_heading=h.1csj400" w:id="268"/>
      <w:bookmarkEnd w:id="268"/>
      <w:hyperlink w:anchor="_heading=h.1csj400">
        <w:r w:rsidDel="00000000" w:rsidR="00000000" w:rsidRPr="00000000">
          <w:rPr>
            <w:color w:val="1155cc"/>
            <w:u w:val="single"/>
            <w:rtl w:val="0"/>
          </w:rPr>
          <w:t xml:space="preserve">F</w:t>
        </w:r>
      </w:hyperlink>
      <w:hyperlink w:anchor="_heading=h.1csj400">
        <w:r w:rsidDel="00000000" w:rsidR="00000000" w:rsidRPr="00000000">
          <w:rPr>
            <w:color w:val="1155cc"/>
            <w:u w:val="single"/>
            <w:rtl w:val="0"/>
          </w:rPr>
          <w:t xml:space="preserve">.4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58B">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58C">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58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58E">
      <w:pPr>
        <w:numPr>
          <w:ilvl w:val="0"/>
          <w:numId w:val="18"/>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58F">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590">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591">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592">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w:t>
      </w:r>
      <w:r w:rsidDel="00000000" w:rsidR="00000000" w:rsidRPr="00000000">
        <w:rPr>
          <w:rFonts w:ascii="Arial" w:cs="Arial" w:eastAsia="Arial" w:hAnsi="Arial"/>
          <w:color w:val="333333"/>
          <w:rtl w:val="0"/>
        </w:rPr>
        <w:t xml:space="preserve">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593">
      <w:pPr>
        <w:numPr>
          <w:ilvl w:val="0"/>
          <w:numId w:val="18"/>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594">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59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w:t>
      </w:r>
      <w:r w:rsidDel="00000000" w:rsidR="00000000" w:rsidRPr="00000000">
        <w:rPr>
          <w:rFonts w:ascii="Arial" w:cs="Arial" w:eastAsia="Arial" w:hAnsi="Arial"/>
          <w:color w:val="333333"/>
          <w:rtl w:val="0"/>
        </w:rPr>
        <w:t xml:space="preserve">of the random number</w:t>
      </w:r>
      <w:r w:rsidDel="00000000" w:rsidR="00000000" w:rsidRPr="00000000">
        <w:rPr>
          <w:rFonts w:ascii="Arial" w:cs="Arial" w:eastAsia="Arial" w:hAnsi="Arial"/>
          <w:color w:val="333333"/>
          <w:rtl w:val="0"/>
        </w:rPr>
        <w:t xml:space="preserve"> ran is recalculated after each retry. The random number (ran) should be no larger than the scaling factor (sf).</w:t>
      </w:r>
    </w:p>
    <w:p w:rsidR="00000000" w:rsidDel="00000000" w:rsidP="00000000" w:rsidRDefault="00000000" w:rsidRPr="00000000" w14:paraId="00001596">
      <w:pPr>
        <w:pStyle w:val="Heading1"/>
        <w:spacing w:after="360" w:before="360" w:lineRule="auto"/>
        <w:ind w:left="0" w:firstLine="0"/>
        <w:rPr/>
      </w:pPr>
      <w:bookmarkStart w:colFirst="0" w:colLast="0" w:name="_heading=h.sg1xgdru14ui" w:id="269"/>
      <w:bookmarkEnd w:id="269"/>
      <w:r w:rsidDel="00000000" w:rsidR="00000000" w:rsidRPr="00000000">
        <w:rPr>
          <w:rtl w:val="0"/>
        </w:rPr>
        <w:t xml:space="preserve">Appendix G. Notices</w:t>
      </w:r>
    </w:p>
    <w:p w:rsidR="00000000" w:rsidDel="00000000" w:rsidP="00000000" w:rsidRDefault="00000000" w:rsidRPr="00000000" w14:paraId="0000159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598">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599">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83">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84">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59A">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59B">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59C">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59D">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59E">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59F">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5A0">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5A1">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8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86">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5A2">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mon Johnson" w:id="59" w:date="2024-02-02T15:00:25Z">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world obtain is not correct here. Perhaps signal works better?</w:t>
      </w:r>
    </w:p>
  </w:comment>
  <w:comment w:author="Ian Craggs" w:id="94" w:date="2024-03-05T15:56:20Z">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add a section for Publish without Session</w:t>
      </w:r>
    </w:p>
  </w:comment>
  <w:comment w:author="Simon Johnson" w:id="6" w:date="2024-02-02T15:03:53Z">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7" w:date="2024-02-22T15:03:28Z">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0" w:date="2023-10-26T13:21:10Z">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Simon Johnson" w:id="79" w:date="2023-10-20T09:26:02Z">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80" w:date="2024-01-04T16:48:28Z">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17" w:date="2023-10-26T12:54:02Z">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Stefan Hagen" w:id="116" w:date="2023-10-12T19:28:02Z">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Stefan Hagen" w:id="97" w:date="2023-10-12T19:20:15Z">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98" w:date="2024-01-05T15:08:54Z">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Stefan Hagen" w:id="71" w:date="2024-01-04T16:52:29Z">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Stefan Hagen" w:id="60" w:date="2024-03-03T11:11:30Z">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normative comment is irritating at best, let us make that a normal paragraph with an uperacsed MUST as all comments should be informative only. Also I suggest to remove the colloquial ampersand and use the english word "and" to ease some readers.</w:t>
      </w:r>
    </w:p>
  </w:comment>
  <w:comment w:author="davide.lenzarini@u-blox.com" w:id="72" w:date="2023-10-05T15:57:55Z">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73" w:date="2023-10-20T08:48:53Z">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74" w:date="2023-10-20T11:31:25Z">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48" w:date="2023-10-05T15:34:00Z">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49" w:date="2023-10-26T12:55:29Z">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imon Johnson" w:id="50" w:date="2024-02-02T15:04:30Z">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below, waiting for Ian to confirm</w:t>
      </w:r>
    </w:p>
  </w:comment>
  <w:comment w:author="Stefan Hagen" w:id="91" w:date="2023-10-12T19:15:52Z">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2" w:date="2023-10-20T08:59:01Z">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3" w:date="2023-10-20T08:59:10Z">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Stefan Hagen" w:id="118" w:date="2024-03-03T08:53:53Z">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Andrew Banks" w:id="17" w:date="2023-10-20T12:41:18Z">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18" w:date="2023-11-02T14:12:55Z">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19" w:date="2023-11-02T14:52:40Z">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0" w:date="2023-11-02T14:53:30Z">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1" w:date="2023-11-02T15:58:55Z">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62" w:date="2024-03-14T09:44:26Z">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Stefan Hagen" w:id="9" w:date="2024-02-01T16:59:35Z">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10" w:date="2024-02-22T13:05:28Z">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105" w:date="2024-03-05T08:45:20Z">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relevant here?</w:t>
      </w:r>
    </w:p>
  </w:comment>
  <w:comment w:author="Ian Craggs" w:id="106" w:date="2024-03-05T15:54:25Z">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conformance statement labels will need to be updated when we create them for MQTT-SN. I thought it would be useful to leave these in as a reminder for when we conduct that process</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davide.lenzarini@u-blox.com reacted with 👍 at 2024-03-05 22:46 PM</w:t>
      </w:r>
    </w:p>
  </w:comment>
  <w:comment w:author="davide.lenzarini@u-blox.com" w:id="100" w:date="2024-02-14T10:03:36Z">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99" w:date="2024-02-14T09:56:26Z">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63" w:date="2023-10-12T14:50:37Z">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4" w:date="2023-10-12T14:50:37Z">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5" w:date="2023-10-12T14:50:37Z">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6" w:date="2023-10-12T14:50:37Z">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7" w:date="2023-10-12T14:50:37Z">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8" w:date="2023-10-12T14:50:37Z">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9" w:date="2023-10-12T14:50:37Z">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0" w:date="2023-10-12T14:50:37Z">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Andrew Banks" w:id="75" w:date="2023-11-06T14:43:32Z">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76" w:date="2023-11-15T07:50:29Z">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Andrew Banks" w:id="77" w:date="2023-11-06T14:43:32Z">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78" w:date="2023-11-15T07:50:29Z">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Stefan Hagen" w:id="61" w:date="2024-03-03T12:51:04Z">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above section title the packet "Identifier" is named and not as usual the abbreviated form "Id".</w:t>
      </w:r>
    </w:p>
  </w:comment>
  <w:comment w:author="davide.lenzarini@u-blox.com" w:id="0" w:date="2023-12-08T14:05:17Z">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2" w:date="2023-12-14T18:23:02Z">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davide.lenzarini@u-blox.com" w:id="96" w:date="2024-02-22T16:20:02Z">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95" w:date="2024-02-22T16:19:54Z">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Simon Johnson" w:id="83" w:date="2024-02-15T17:21:45Z">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2" w:date="2023-11-16T16:45:21Z">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119" w:date="2023-10-05T18:07:12Z">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Andrew Banks" w:id="11" w:date="2023-10-20T12:31:39Z">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2" w:date="2023-11-02T14:57:14Z">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3" w:date="2023-11-03T14:17:50Z">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Simon Johnson" w:id="14" w:date="2024-01-05T09:16:35Z">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resolved - the highlighted texts are to be considered conformance  clauses / normative comments</w:t>
      </w:r>
    </w:p>
  </w:comment>
  <w:comment w:author="Simon Johnson" w:id="15" w:date="2024-01-05T09:16:48Z">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16" w:date="2024-01-07T10:00:08Z">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still don't think this is testable.</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We should give some guidance  in a non normative comment on how the implementor can decide if he wants to send the CONNACK.</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 cant find a state diagram for the Gateway that defines what closed means. It should mean that after sending CONNACK with Reason Code 0x84  the gateway will only process a CONNECT packet inbound, all other inbound packets are ignored. I think this should really say that the Virtual Connection is closed.</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covered in a separate conformance clause eg.</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close the Virtual Connection and discard any further Packets received on it.</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Session State , any subscriptions, in flight Qos=1 or Qos=2 messages, will still exist and will be associated with a new Virtual Connection after a new CONNECT packet has been received.</w:t>
      </w:r>
    </w:p>
  </w:comment>
  <w:comment w:author="davide.lenzarini@u-blox.com" w:id="107" w:date="2023-10-05T17:47:17Z">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08" w:date="2024-02-22T14:51:43Z">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09" w:date="2024-02-22T15:37:09Z">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11" w:date="2023-10-05T17:55:10Z">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12" w:date="2023-10-05T17:57:41Z">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13" w:date="2024-02-07T15:54:50Z">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14" w:date="2024-02-13T07:47:44Z">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81" w:date="2024-03-03T17:43:50Z">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115" w:date="2023-10-05T17:51:33Z">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01" w:date="2023-10-05T17:39:46Z">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2" w:date="2024-02-02T15:09:56Z">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3" w:date="2024-02-05T08:15:56Z">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4" w:date="2024-02-05T08:16:22Z">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 w:author="Andrew Banks" w:id="87" w:date="2024-01-11T17:26:38Z">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find a term for PROTECTION Packet, because it is now part of the Packet it is protecting and must not be separated from it. May be Protection Header?</w:t>
      </w:r>
    </w:p>
  </w:comment>
  <w:comment w:author="davide.lenzarini@u-blox.com" w:id="88" w:date="2024-01-12T08:05:51Z">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PROTECTION Envelope</w:t>
      </w:r>
    </w:p>
  </w:comment>
  <w:comment w:author="davide.lenzarini@u-blox.com" w:id="51" w:date="2024-01-11T16:28:17Z">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the CONNECT. Do we need them here also?</w:t>
      </w:r>
    </w:p>
  </w:comment>
  <w:comment w:author="Simon Johnson" w:id="52" w:date="2024-02-02T15:01:11Z">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TT 5 includes them in both places, I agree transporting the method during extended exchange doesnt seem to make sense. Ian?</w:t>
      </w:r>
    </w:p>
  </w:comment>
  <w:comment w:author="Ian Craggs" w:id="53" w:date="2024-02-03T17:56:23Z">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mimic MQTT 5. It's there I assume because re-authentication is allowed later in the session (see MQTT 5 spec 4.12.1), although it also says the method must be the same as in the original connect. (We could also check with Andy Banks to see if he remembers any more info)</w:t>
      </w:r>
    </w:p>
  </w:comment>
  <w:comment w:author="davide.lenzarini@u-blox.com" w:id="54" w:date="2024-02-05T08:04:00Z">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it is correct as the Server may ask for a different auth method</w:t>
      </w:r>
    </w:p>
  </w:comment>
  <w:comment w:author="davide.lenzarini@u-blox.com" w:id="55" w:date="2024-01-11T16:28:17Z">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the CONNECT. Do we need them here also?</w:t>
      </w:r>
    </w:p>
  </w:comment>
  <w:comment w:author="Simon Johnson" w:id="56" w:date="2024-02-02T15:01:11Z">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TT 5 includes them in both places, I agree transporting the method during extended exchange doesnt seem to make sense. Ian?</w:t>
      </w:r>
    </w:p>
  </w:comment>
  <w:comment w:author="Ian Craggs" w:id="57" w:date="2024-02-03T17:56:23Z">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mimic MQTT 5. It's there I assume because re-authentication is allowed later in the session (see MQTT 5 spec 4.12.1), although it also says the method must be the same as in the original connect. (We could also check with Andy Banks to see if he remembers any more info)</w:t>
      </w:r>
    </w:p>
  </w:comment>
  <w:comment w:author="davide.lenzarini@u-blox.com" w:id="58" w:date="2024-02-05T08:04:00Z">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it is correct as the Server may ask for a different auth method</w:t>
      </w:r>
    </w:p>
  </w:comment>
  <w:comment w:author="Simon Johnson" w:id="23" w:date="2024-02-02T11:58:48Z">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24" w:date="2024-02-02T14:42:03Z">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25" w:date="2024-02-02T14:44:34Z">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26" w:date="2024-02-02T11:58:48Z">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27" w:date="2024-02-02T14:42:03Z">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28" w:date="2024-02-02T14:44:34Z">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29" w:date="2024-02-02T11:58:48Z">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0" w:date="2024-02-02T14:42:03Z">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1" w:date="2024-02-02T14:44:34Z">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2" w:date="2024-02-02T11:58:48Z">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3" w:date="2024-02-02T14:42:03Z">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4" w:date="2024-02-02T14:44:34Z">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6" w:date="2024-02-02T11:58:48Z">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7" w:date="2024-02-02T14:42:03Z">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8" w:date="2024-02-02T14:44:34Z">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9" w:date="2024-02-02T11:58:48Z">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0" w:date="2024-02-02T14:42:03Z">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1" w:date="2024-02-02T14:44:34Z">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2" w:date="2024-02-02T11:58:48Z">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3" w:date="2024-02-02T14:42:03Z">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4" w:date="2024-02-02T14:44:34Z">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5" w:date="2024-02-02T11:58:48Z">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6" w:date="2024-02-02T14:42:03Z">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7" w:date="2024-02-02T14:44:34Z">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tefan Hagen" w:id="5" w:date="2023-12-08T16:41:32Z">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davide.lenzarini@u-blox.com" w:id="2" w:date="2023-12-08T14:25:46Z">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8" w:date="2024-02-07T16:41:05Z">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davide.lenzarini@u-blox.com" w:id="3" w:date="2023-12-08T14:31:19Z">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35" w:date="2024-02-13T14:12:29Z">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Stefan Hagen" w:id="84" w:date="2023-11-16T15:43:09Z">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5" w:date="2023-12-08T15:53:24Z">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86" w:date="2024-01-11T20:17:16Z">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davide.lenzarini@u-blox.com" w:id="89" w:date="2023-11-23T17:39:04Z">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90" w:date="2023-11-23T17:42:22Z">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5A8" w15:done="0"/>
  <w15:commentEx w15:paraId="000015A9" w15:done="0"/>
  <w15:commentEx w15:paraId="000015AA" w15:done="0"/>
  <w15:commentEx w15:paraId="000015AB" w15:paraIdParent="000015AA" w15:done="0"/>
  <w15:commentEx w15:paraId="000015AC" w15:done="0"/>
  <w15:commentEx w15:paraId="000015AD" w15:done="0"/>
  <w15:commentEx w15:paraId="000015AF" w15:paraIdParent="000015AD" w15:done="0"/>
  <w15:commentEx w15:paraId="000015B0" w15:done="0"/>
  <w15:commentEx w15:paraId="000015B1" w15:done="0"/>
  <w15:commentEx w15:paraId="000015B6" w15:done="0"/>
  <w15:commentEx w15:paraId="000015B7" w15:paraIdParent="000015B6" w15:done="0"/>
  <w15:commentEx w15:paraId="000015B8" w15:done="0"/>
  <w15:commentEx w15:paraId="000015B9" w15:done="0"/>
  <w15:commentEx w15:paraId="000015BA" w15:done="0"/>
  <w15:commentEx w15:paraId="000015BB" w15:paraIdParent="000015BA" w15:done="0"/>
  <w15:commentEx w15:paraId="000015BC" w15:paraIdParent="000015BA" w15:done="0"/>
  <w15:commentEx w15:paraId="000015BF" w15:done="0"/>
  <w15:commentEx w15:paraId="000015C0" w15:paraIdParent="000015BF" w15:done="0"/>
  <w15:commentEx w15:paraId="000015C1" w15:paraIdParent="000015BF" w15:done="0"/>
  <w15:commentEx w15:paraId="000015C6" w15:done="0"/>
  <w15:commentEx w15:paraId="000015C7" w15:paraIdParent="000015C6" w15:done="0"/>
  <w15:commentEx w15:paraId="000015C8" w15:paraIdParent="000015C6" w15:done="0"/>
  <w15:commentEx w15:paraId="000015CA" w15:done="0"/>
  <w15:commentEx w15:paraId="000015CB" w15:done="0"/>
  <w15:commentEx w15:paraId="000015CC" w15:paraIdParent="000015CB" w15:done="0"/>
  <w15:commentEx w15:paraId="000015CD" w15:paraIdParent="000015CB" w15:done="0"/>
  <w15:commentEx w15:paraId="000015CE" w15:paraIdParent="000015CB" w15:done="0"/>
  <w15:commentEx w15:paraId="000015D0" w15:paraIdParent="000015CB" w15:done="0"/>
  <w15:commentEx w15:paraId="000015D1" w15:done="0"/>
  <w15:commentEx w15:paraId="000015D4" w15:done="0"/>
  <w15:commentEx w15:paraId="000015D5" w15:paraIdParent="000015D4" w15:done="0"/>
  <w15:commentEx w15:paraId="000015D6" w15:done="0"/>
  <w15:commentEx w15:paraId="000015D9" w15:paraIdParent="000015D6" w15:done="0"/>
  <w15:commentEx w15:paraId="000015DA" w15:done="0"/>
  <w15:commentEx w15:paraId="000015DB" w15:done="0"/>
  <w15:commentEx w15:paraId="000015DC" w15:done="0"/>
  <w15:commentEx w15:paraId="000015DD" w15:done="0"/>
  <w15:commentEx w15:paraId="000015DE" w15:done="0"/>
  <w15:commentEx w15:paraId="000015DF" w15:done="0"/>
  <w15:commentEx w15:paraId="000015E0" w15:done="0"/>
  <w15:commentEx w15:paraId="000015E1" w15:done="0"/>
  <w15:commentEx w15:paraId="000015E2" w15:done="0"/>
  <w15:commentEx w15:paraId="000015E3" w15:done="0"/>
  <w15:commentEx w15:paraId="000015E4" w15:done="0"/>
  <w15:commentEx w15:paraId="000015E7" w15:paraIdParent="000015E4" w15:done="0"/>
  <w15:commentEx w15:paraId="000015E8" w15:done="0"/>
  <w15:commentEx w15:paraId="000015EB" w15:paraIdParent="000015E8" w15:done="0"/>
  <w15:commentEx w15:paraId="000015EC" w15:done="0"/>
  <w15:commentEx w15:paraId="000015ED" w15:done="0"/>
  <w15:commentEx w15:paraId="000015EE" w15:done="0"/>
  <w15:commentEx w15:paraId="000015EF" w15:done="0"/>
  <w15:commentEx w15:paraId="000015F0" w15:done="0"/>
  <w15:commentEx w15:paraId="000015F1" w15:done="0"/>
  <w15:commentEx w15:paraId="000015F2" w15:done="0"/>
  <w15:commentEx w15:paraId="000015F3" w15:done="0"/>
  <w15:commentEx w15:paraId="000015F4" w15:done="0"/>
  <w15:commentEx w15:paraId="000015FB" w15:done="0"/>
  <w15:commentEx w15:paraId="000015FC" w15:paraIdParent="000015FB" w15:done="0"/>
  <w15:commentEx w15:paraId="000015FE" w15:paraIdParent="000015FB" w15:done="0"/>
  <w15:commentEx w15:paraId="000015FF" w15:paraIdParent="000015FB" w15:done="0"/>
  <w15:commentEx w15:paraId="00001600" w15:paraIdParent="000015FB" w15:done="0"/>
  <w15:commentEx w15:paraId="0000160A" w15:paraIdParent="000015FB" w15:done="0"/>
  <w15:commentEx w15:paraId="0000160B" w15:done="0"/>
  <w15:commentEx w15:paraId="0000160C" w15:paraIdParent="0000160B" w15:done="0"/>
  <w15:commentEx w15:paraId="0000160D" w15:paraIdParent="0000160B" w15:done="0"/>
  <w15:commentEx w15:paraId="0000160E" w15:done="0"/>
  <w15:commentEx w15:paraId="0000160F" w15:done="0"/>
  <w15:commentEx w15:paraId="00001610" w15:paraIdParent="0000160F" w15:done="0"/>
  <w15:commentEx w15:paraId="00001611" w15:paraIdParent="0000160F" w15:done="0"/>
  <w15:commentEx w15:paraId="00001612" w15:done="0"/>
  <w15:commentEx w15:paraId="00001613" w15:done="0"/>
  <w15:commentEx w15:paraId="00001614" w15:done="0"/>
  <w15:commentEx w15:paraId="00001615" w15:paraIdParent="00001614" w15:done="0"/>
  <w15:commentEx w15:paraId="00001616" w15:paraIdParent="00001614" w15:done="0"/>
  <w15:commentEx w15:paraId="00001617" w15:paraIdParent="00001614" w15:done="0"/>
  <w15:commentEx w15:paraId="00001618" w15:done="0"/>
  <w15:commentEx w15:paraId="00001619" w15:paraIdParent="00001618" w15:done="0"/>
  <w15:commentEx w15:paraId="0000161A" w15:done="0"/>
  <w15:commentEx w15:paraId="0000161B" w15:paraIdParent="0000161A" w15:done="0"/>
  <w15:commentEx w15:paraId="0000161C" w15:paraIdParent="0000161A" w15:done="0"/>
  <w15:commentEx w15:paraId="0000161D" w15:paraIdParent="0000161A" w15:done="0"/>
  <w15:commentEx w15:paraId="0000161E" w15:done="0"/>
  <w15:commentEx w15:paraId="0000161F" w15:paraIdParent="0000161E" w15:done="0"/>
  <w15:commentEx w15:paraId="00001620" w15:paraIdParent="0000161E" w15:done="0"/>
  <w15:commentEx w15:paraId="00001621" w15:paraIdParent="0000161E" w15:done="0"/>
  <w15:commentEx w15:paraId="00001622" w15:done="0"/>
  <w15:commentEx w15:paraId="00001623" w15:paraIdParent="00001622" w15:done="0"/>
  <w15:commentEx w15:paraId="00001624" w15:paraIdParent="00001622" w15:done="0"/>
  <w15:commentEx w15:paraId="00001625" w15:done="0"/>
  <w15:commentEx w15:paraId="00001626" w15:paraIdParent="00001625" w15:done="0"/>
  <w15:commentEx w15:paraId="00001627" w15:paraIdParent="00001625" w15:done="0"/>
  <w15:commentEx w15:paraId="00001628" w15:done="0"/>
  <w15:commentEx w15:paraId="00001629" w15:paraIdParent="00001628" w15:done="0"/>
  <w15:commentEx w15:paraId="0000162A" w15:paraIdParent="00001628" w15:done="0"/>
  <w15:commentEx w15:paraId="0000162B" w15:done="0"/>
  <w15:commentEx w15:paraId="0000162C" w15:paraIdParent="0000162B" w15:done="0"/>
  <w15:commentEx w15:paraId="0000162D" w15:paraIdParent="0000162B" w15:done="0"/>
  <w15:commentEx w15:paraId="0000162E" w15:done="0"/>
  <w15:commentEx w15:paraId="0000162F" w15:paraIdParent="0000162E" w15:done="0"/>
  <w15:commentEx w15:paraId="00001630" w15:paraIdParent="0000162E" w15:done="0"/>
  <w15:commentEx w15:paraId="00001631" w15:done="0"/>
  <w15:commentEx w15:paraId="00001632" w15:paraIdParent="00001631" w15:done="0"/>
  <w15:commentEx w15:paraId="00001633" w15:paraIdParent="00001631" w15:done="0"/>
  <w15:commentEx w15:paraId="00001634" w15:done="0"/>
  <w15:commentEx w15:paraId="00001635" w15:paraIdParent="00001634" w15:done="0"/>
  <w15:commentEx w15:paraId="00001636" w15:paraIdParent="00001634" w15:done="0"/>
  <w15:commentEx w15:paraId="00001637" w15:done="0"/>
  <w15:commentEx w15:paraId="00001638" w15:paraIdParent="00001637" w15:done="0"/>
  <w15:commentEx w15:paraId="00001639" w15:paraIdParent="00001637" w15:done="0"/>
  <w15:commentEx w15:paraId="0000163A" w15:done="0"/>
  <w15:commentEx w15:paraId="0000163B" w15:done="0"/>
  <w15:commentEx w15:paraId="0000163C" w15:done="0"/>
  <w15:commentEx w15:paraId="0000163D" w15:done="0"/>
  <w15:commentEx w15:paraId="0000163E" w15:paraIdParent="0000163D" w15:done="0"/>
  <w15:commentEx w15:paraId="0000163F" w15:done="0"/>
  <w15:commentEx w15:paraId="00001640" w15:done="0"/>
  <w15:commentEx w15:paraId="00001641" w15:paraIdParent="00001640" w15:done="0"/>
  <w15:commentEx w15:paraId="00001642" w15:paraIdParent="00001640" w15:done="0"/>
  <w15:commentEx w15:paraId="00001644" w15:done="0"/>
  <w15:commentEx w15:paraId="00001646" w15:paraIdParent="000016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sdt>
      <w:sdtPr>
        <w:tag w:val="goog_rdk_271"/>
      </w:sdtPr>
      <w:sdtConten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Change w:author="" w:id="43">
              <w:rPr>
                <w:rFonts w:ascii="Liberation Sans" w:cs="Liberation Sans" w:eastAsia="Liberation Sans" w:hAnsi="Liberation Sans"/>
                <w:b w:val="0"/>
                <w:i w:val="0"/>
                <w:smallCaps w:val="0"/>
                <w:strike w:val="0"/>
                <w:color w:val="000000"/>
                <w:sz w:val="16"/>
                <w:szCs w:val="16"/>
                <w:u w:val="none"/>
                <w:shd w:fill="auto" w:val="clear"/>
                <w:vertAlign w:val="baseline"/>
              </w:rPr>
            </w:rPrChange>
          </w:rPr>
          <w:t xml:space="preserve"> </w:t>
        </w:r>
      </w:sdtContent>
    </w:sd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2023</w:t>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6">
    <w:pPr>
      <w:rPr/>
    </w:pPr>
    <w:r w:rsidDel="00000000" w:rsidR="00000000" w:rsidRPr="00000000">
      <w:rPr/>
      <w:drawing>
        <wp:inline distB="114300" distT="114300" distL="114300" distR="114300">
          <wp:extent cx="2200275" cy="457200"/>
          <wp:effectExtent b="0" l="0" r="0" t="0"/>
          <wp:docPr id="16"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13">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4">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172b4d"/>
        <w:sz w:val="21"/>
        <w:szCs w:val="21"/>
        <w:highlight w:val="white"/>
        <w:lang w:val="en"/>
      </w:rPr>
    </w:rPrDefault>
    <w:pPrDefault>
      <w:pPr>
        <w:spacing w:after="352"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RFC3629" TargetMode="External"/><Relationship Id="rId84" Type="http://schemas.openxmlformats.org/officeDocument/2006/relationships/hyperlink" Target="https://www.oasis-open.org/policies-guidelines/ipr/" TargetMode="External"/><Relationship Id="rId83" Type="http://schemas.openxmlformats.org/officeDocument/2006/relationships/hyperlink" Target="https://www.oasis-open.org/policies-guidelines/ipr/" TargetMode="External"/><Relationship Id="rId42" Type="http://schemas.openxmlformats.org/officeDocument/2006/relationships/hyperlink" Target="https://docs.oasis-open.org/mqtt/mqtt/v5.0/cos02/mqtt-v5.0-cos02.html#Unicode" TargetMode="External"/><Relationship Id="rId86" Type="http://schemas.openxmlformats.org/officeDocument/2006/relationships/hyperlink" Target="https://www.oasis-open.org/policies-guidelines/trademark/" TargetMode="External"/><Relationship Id="rId41" Type="http://schemas.openxmlformats.org/officeDocument/2006/relationships/hyperlink" Target="https://docs.oasis-open.org/mqtt/mqtt/v5.0/cos02/mqtt-v5.0-cos02.html#Unicode" TargetMode="External"/><Relationship Id="rId85" Type="http://schemas.openxmlformats.org/officeDocument/2006/relationships/hyperlink" Target="https://www.oasis-open.org/" TargetMode="External"/><Relationship Id="rId44" Type="http://schemas.openxmlformats.org/officeDocument/2006/relationships/hyperlink" Target="https://docs.oasis-open.org/mqtt/mqtt/v5.0/cos02/mqtt-v5.0-cos02.html#Unicode" TargetMode="External"/><Relationship Id="rId43" Type="http://schemas.openxmlformats.org/officeDocument/2006/relationships/hyperlink" Target="https://docs.oasis-open.org/mqtt/mqtt/v5.0/cos02/mqtt-v5.0-cos02.html#RFC3629" TargetMode="External"/><Relationship Id="rId46" Type="http://schemas.openxmlformats.org/officeDocument/2006/relationships/hyperlink" Target="https://www.rfc-editor.org/rfc/rfc2104" TargetMode="External"/><Relationship Id="rId45" Type="http://schemas.openxmlformats.org/officeDocument/2006/relationships/image" Target="media/image2.png"/><Relationship Id="rId80" Type="http://schemas.openxmlformats.org/officeDocument/2006/relationships/hyperlink" Target="http://www.rfc-editor.org/info/rfc6455" TargetMode="External"/><Relationship Id="rId82" Type="http://schemas.openxmlformats.org/officeDocument/2006/relationships/hyperlink" Target="https://www.rfc-editor.org/info/rfc3552" TargetMode="External"/><Relationship Id="rId81" Type="http://schemas.openxmlformats.org/officeDocument/2006/relationships/hyperlink" Target="http://www.unicode.org/versions/lates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4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7" Type="http://schemas.openxmlformats.org/officeDocument/2006/relationships/hyperlink" Target="https://nvlpubs.nist.gov/nistpubs/FIPS/NIST.FIPS.198-1.pdf" TargetMode="External"/><Relationship Id="rId49" Type="http://schemas.openxmlformats.org/officeDocument/2006/relationships/hyperlink" Target="https://nvlpubs.nist.gov/nistpubs/SpecialPublications/NIST.SP.800-38b.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templates/ietf-rfc-list/ietf-rfc-list.html" TargetMode="External"/><Relationship Id="rId72" Type="http://schemas.openxmlformats.org/officeDocument/2006/relationships/hyperlink" Target="https://docs.oasis-open.org/templates/TCHandbook/ConformanceGuidelines.html" TargetMode="External"/><Relationship Id="rId31" Type="http://schemas.openxmlformats.org/officeDocument/2006/relationships/hyperlink" Target="https://docs.oasis-open.org/mqtt/mqtt-sn/v12.30/csd01/mqtt-sn-v12.30-csd01.docx" TargetMode="External"/><Relationship Id="rId75" Type="http://schemas.openxmlformats.org/officeDocument/2006/relationships/hyperlink" Target="https://docs.oasis-open.org/templates/w3c-recommendations-list/w3c-recommendations-list.html" TargetMode="External"/><Relationship Id="rId30" Type="http://schemas.openxmlformats.org/officeDocument/2006/relationships/hyperlink" Target="https://www.oasis-open.org/policies-guidelines/tc-process#wpComponentsCompLang" TargetMode="External"/><Relationship Id="rId74" Type="http://schemas.openxmlformats.org/officeDocument/2006/relationships/hyperlink" Target="https://www.rfc-editor.org/in-notes/rfc-ref.txt" TargetMode="External"/><Relationship Id="rId33" Type="http://schemas.openxmlformats.org/officeDocument/2006/relationships/hyperlink" Target="https://www.oasis-open.org/policies-guidelines/tc-process#wpComponentsGeneral" TargetMode="External"/><Relationship Id="rId77" Type="http://schemas.openxmlformats.org/officeDocument/2006/relationships/hyperlink" Target="https://www.rfc-editor.org/info/rfc8174" TargetMode="External"/><Relationship Id="rId32" Type="http://schemas.openxmlformats.org/officeDocument/2006/relationships/hyperlink" Target="https://docs.oasis-open.org/mqtt/mqtt-sn/v12.30/mqtt-sn-v12.30.docx" TargetMode="External"/><Relationship Id="rId76" Type="http://schemas.openxmlformats.org/officeDocument/2006/relationships/hyperlink" Target="https://www.rfc-editor.org/info/rfc2119" TargetMode="External"/><Relationship Id="rId35" Type="http://schemas.openxmlformats.org/officeDocument/2006/relationships/hyperlink" Target="https://www.oasis-open.org/policies-guidelines/ipr/" TargetMode="External"/><Relationship Id="rId79" Type="http://schemas.openxmlformats.org/officeDocument/2006/relationships/hyperlink" Target="http://www.rfc-editor.org/info/rfc3629" TargetMode="External"/><Relationship Id="rId34" Type="http://schemas.openxmlformats.org/officeDocument/2006/relationships/hyperlink" Target="https://docs.oasis-open.org/specGuidelines/ndr/namingDirectives.html" TargetMode="External"/><Relationship Id="rId78" Type="http://schemas.openxmlformats.org/officeDocument/2006/relationships/hyperlink" Target="http://www.rfc-editor.org/info/rfc2119" TargetMode="External"/><Relationship Id="rId71" Type="http://schemas.openxmlformats.org/officeDocument/2006/relationships/hyperlink" Target="https://www.oasis-open.org/policies-guidelines/oasis-defined-terms-2017-05-26#dConformanceClause" TargetMode="External"/><Relationship Id="rId70" Type="http://schemas.openxmlformats.org/officeDocument/2006/relationships/hyperlink" Target="https://www.oasis-open.org/policies-guidelines/tc-process#wpComponentsConfClause" TargetMode="External"/><Relationship Id="rId37" Type="http://schemas.openxmlformats.org/officeDocument/2006/relationships/header" Target="header2.xml"/><Relationship Id="rId36" Type="http://schemas.openxmlformats.org/officeDocument/2006/relationships/header" Target="header1.xml"/><Relationship Id="rId39" Type="http://schemas.openxmlformats.org/officeDocument/2006/relationships/footer" Target="footer2.xml"/><Relationship Id="rId38" Type="http://schemas.openxmlformats.org/officeDocument/2006/relationships/footer" Target="footer1.xml"/><Relationship Id="rId62" Type="http://schemas.openxmlformats.org/officeDocument/2006/relationships/image" Target="media/image6.png"/><Relationship Id="rId61" Type="http://schemas.openxmlformats.org/officeDocument/2006/relationships/image" Target="media/image13.png"/><Relationship Id="rId20" Type="http://schemas.openxmlformats.org/officeDocument/2006/relationships/hyperlink" Target="http://www.microsoft.com" TargetMode="External"/><Relationship Id="rId64" Type="http://schemas.openxmlformats.org/officeDocument/2006/relationships/image" Target="media/image10.png"/><Relationship Id="rId63" Type="http://schemas.openxmlformats.org/officeDocument/2006/relationships/image" Target="media/image3.png"/><Relationship Id="rId22" Type="http://schemas.openxmlformats.org/officeDocument/2006/relationships/hyperlink" Target="http://docs.oasis-open.org/mqtt/mqtt/v3.1.1/mqtt-v3.1.1.html" TargetMode="External"/><Relationship Id="rId66" Type="http://schemas.openxmlformats.org/officeDocument/2006/relationships/hyperlink" Target="https://docs.oasis-open.org/mqtt/mqtt/v5.0/os/mqtt-v5.0-os.html#Unicode" TargetMode="External"/><Relationship Id="rId21" Type="http://schemas.openxmlformats.org/officeDocument/2006/relationships/hyperlink" Target="https://docs.oasis-open.org/mqtt/mqtt/v5.0/mqtt-v5.0.html" TargetMode="External"/><Relationship Id="rId65" Type="http://schemas.openxmlformats.org/officeDocument/2006/relationships/hyperlink" Target="https://docs.oasis-open.org/mqtt/mqtt/v5.0/os/mqtt-v5.0-os.html#Unicode" TargetMode="External"/><Relationship Id="rId24" Type="http://schemas.openxmlformats.org/officeDocument/2006/relationships/hyperlink" Target="https://www.oasis-open.org/committees/tc_home.php?wg_abbrev=mqtt#technical" TargetMode="External"/><Relationship Id="rId68" Type="http://schemas.openxmlformats.org/officeDocument/2006/relationships/hyperlink" Target="https://docs.oasis-open.org/mqtt/mqtt/v5.0/os/mqtt-v5.0-os.html#_UTF-8_Encoded_String" TargetMode="External"/><Relationship Id="rId23" Type="http://schemas.openxmlformats.org/officeDocument/2006/relationships/hyperlink" Target="https://www.oasis-open.org/committees/download.php/66091/MQTT-SN_spec_v1.2.pdf" TargetMode="External"/><Relationship Id="rId67" Type="http://schemas.openxmlformats.org/officeDocument/2006/relationships/hyperlink" Target="https://docs.oasis-open.org/mqtt/mqtt/v5.0/os/mqtt-v5.0-os.html#_UTF-8_Encoded_String" TargetMode="External"/><Relationship Id="rId60" Type="http://schemas.openxmlformats.org/officeDocument/2006/relationships/image" Target="media/image9.png"/><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69" Type="http://schemas.openxmlformats.org/officeDocument/2006/relationships/image" Target="media/image1.png"/><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51" Type="http://schemas.openxmlformats.org/officeDocument/2006/relationships/hyperlink" Target="https://www.rfc-editor.org/rfc/rfc3610" TargetMode="External"/><Relationship Id="rId5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3" Type="http://schemas.openxmlformats.org/officeDocument/2006/relationships/hyperlink" Target="https://en.wikipedia.org/wiki/CCM_mode" TargetMode="External"/><Relationship Id="rId5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 Type="http://schemas.openxmlformats.org/officeDocument/2006/relationships/hyperlink" Target="mailto:Andrew_Banks@uk.ibm.com" TargetMode="External"/><Relationship Id="rId55" Type="http://schemas.openxmlformats.org/officeDocument/2006/relationships/image" Target="media/image5.png"/><Relationship Id="rId10" Type="http://schemas.openxmlformats.org/officeDocument/2006/relationships/hyperlink" Target="mailto:icraggs@gmail.com" TargetMode="External"/><Relationship Id="rId54" Type="http://schemas.openxmlformats.org/officeDocument/2006/relationships/hyperlink" Target="https://en.wikipedia.org/wiki/Galois/Counter_Mode" TargetMode="External"/><Relationship Id="rId13" Type="http://schemas.openxmlformats.org/officeDocument/2006/relationships/hyperlink" Target="mailto:davide.lenzarini@u-blox.com" TargetMode="External"/><Relationship Id="rId57" Type="http://schemas.openxmlformats.org/officeDocument/2006/relationships/image" Target="media/image4.png"/><Relationship Id="rId12" Type="http://schemas.openxmlformats.org/officeDocument/2006/relationships/hyperlink" Target="http://www.ibm.com" TargetMode="External"/><Relationship Id="rId56" Type="http://schemas.openxmlformats.org/officeDocument/2006/relationships/image" Target="media/image7.png"/><Relationship Id="rId15" Type="http://schemas.openxmlformats.org/officeDocument/2006/relationships/hyperlink" Target="mailto:rahul.gupta@us.ibm.com" TargetMode="External"/><Relationship Id="rId59" Type="http://schemas.openxmlformats.org/officeDocument/2006/relationships/image" Target="media/image12.png"/><Relationship Id="rId14" Type="http://schemas.openxmlformats.org/officeDocument/2006/relationships/hyperlink" Target="mailto:icraggs@gmail.com" TargetMode="External"/><Relationship Id="rId58" Type="http://schemas.openxmlformats.org/officeDocument/2006/relationships/image" Target="media/image11.png"/><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4+tvWrs0XGBJGNygNutg/rjp4Q==">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EKU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J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ug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sg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J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EK1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J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Y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AY4KjEqrIxILmvveK0MTAAQhBraXgudTY5eDAxdDJtNjl5IpECCgtBQUFCRG5NRFRBOBLbAQoLQUFBQkRuTURUQTgSC0FBQUJEbk1EVEE4Gg0KCXRleHQvaHRtbBIAIg4KCnRleHQvcGxhaW4SACobIhUxMDgxODQzNzU4MTQwNTA2NjIwNzYoADgAMIPOu6rNMTjF2LuqzTFKOwokYXBwbGljYXRpb24vdm5kLmdvb2dsZS1hcHBzLmRvY3MubWRzGhPC19rkAQ0aCwoHCgFhEAEYABABWgxmYm5zYWV3dWo2NzRyAiAAeACCARRzdWdnZXN0Lnoxa3dsZ3cwMXpzapoBBggAEAAYALABALgBABiDzruqzTEgxdi7qs0xMABCFHN1Z2dlc3QuejFrd2xndzAxenNqIrMTCgtBQUFCSWY0cVlJVRKBE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wOTQ2MTEyNDYwNzk0JmFtcDt1c2c9QU92VmF3MG5ybEVxdGVENTFkQ2pZLUprWDJmSy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4w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aAQYIABAAGACqAU8STWRlZmluZSAmIzM5O0xPU1QmIzM5OyA/IGNvbnNpZGVyaW5nIHdlIGhhdmUgJiMzOTtTZXNzaW9uIEV4cGlyeSBJbnRlcnZhbCYjMzk7sAEAuAEAQoo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JoBBggAEAAYAKoBqwESqAFUaGUgbG9zdCBpcyBkZWZpbmVkIGluIHRoZSBzdGF0ZSB0cmFuc2l0aW9uIHRhYmxlIGFuZCBkaWFncmFtLiBMT1NUIHJlcHJlc2VudHMgc3RhdHVzIGJldHdlZW4gdGhlIGNsaWVudCBhbmQgR1cgYW5kIG1haW50YWlucyBzZWxlY3RpdmUgc3RhdGUgYWJvdXQgdGhlIFNOIHNpZGUgc2Vzc2lvbi6wAQC4AQBCiQEKC0FBQUFfVDVybzZZEgtBQUFBOWIta3BBNBoNCgl0ZXh0L2h0bWwSACIOCgp0ZXh0L3BsYWluEgAqGyIVMTEzOTY1MjI0NDI4MDU4MDkzNzM5KAA4ADDx2ZmEuTE48dmZhLkxUABaDHIxbTRtaHVpYXY5bnICIAB4AJoBBggAEAAYALABALgBAELF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J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BKuQEKCnRleHQvcGxhaW4SqgFJZiB0aGUgR2F0ZXdheSBkb2VzIG5vdCByZWNlaXZlIGFuIE1RVFQtU04gQ29udHJvbCBQYWNrZXQgZnJvbSB0aGUgQ2xpZW50IHdpdGhpbiBvbmUgYW5kIGEgaGFsZiB0aW1lcyB0aGUgS2VlcCBBbGl2ZSB0aW1lIHBlcmlvZCwgaXQgTVVTVCBjb25zaWRlciB0aGUgc2Vzc2lvbiDigJhMT1NU4oCZLloMeG54ZjBnb2R5cTJ0cgIgAHgAmgEGCAAQABgAqgHRAx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rABALgBABjQ7OrotDEg/JyJhrkxMABCEGtpeC41Mnhscm81NmkwM3YiiwIKC0FBQUFfZ3VVdU9NEtUBCgtBQUFBX2d1VXVPTRILQUFBQV9ndVV1T00aDQoJdGV4dC9odG1sEgAiDgoKdGV4dC9wbGFpbhIAKhsiFTExNTYyNjM1NzE0MjczNTgxMjI2NigAOAAwsr+3r7kxOMDJt6+5MUo1CiRhcHBsaWNhdGlvbi92bmQuZ29vZ2xlLWFwcHMuZG9jcy5tZHMaDcLX2uQBByIFCIMBEAFaDGxwNW8xdnQ2aWNqMnICIAB4AIIBFHN1Z2dlc3Qub2hoajhreXZueGdtmgEGCAAQABgAsAEAuAEAGLK/t6+5MSDAybevuTEwAEIUc3VnZ2VzdC5vaGhqOGt5dm54Z20ioAQKC0FBQUJKRjVacjU0Eu4D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Up/Cgp0ZXh0L3BsYWluEnFub3QgcmVsZXZhbnQgaW4gY2FzZSBvZiBzdWJzY3JpcHRpb25zIHRvIGEgc2hvcnQgdG9waWMgbmFtZSBvciB0byBhIHRvcGljIG5hbWUgd2hpY2ggY29udGFpbnMgd2lsZGNhcmQgY2hhcmFjdGVyc1oMdGQzNW9vOTNieHA4cgIgAHgAmgEGCAAQABgAqgFNEktEb2VzIGl0IG1lYW4gdGhvc2UgZmllbGRzIGFyZSBvcHRpb25hbCBvciB0byBiZSBpZ25vcmVkPyBDYW4gd2UgY2xhcmlmeSBpdD+wAQC4AQAY8oHl4uMxIPKB5eLjMTAAQhBraXguZDVxZjVkeHc3MTdtIpsWCgtBQUFCRnVKMV9QYxLpFQoLQUFBQkZ1SjFfUGMSC0FBQUJGdUoxX1BjGsYFCgl0ZXh0L2h0bWw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8iqQUKCnRleHQvcGxhaW4SmgVCeXRlIDQgIlByb3RvY29sIFZlcnNpb24i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Sh8KCnRleHQvcGxhaW4SEVJlY29tbWVuZGVkIHZhbHVlWgx2YzA5ZzF1d2xtOHhyAiAAeAC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mgEGCAAQABgAsAEAuAEAGInJkubjMSCk1JLm4zEwAEIUc3VnZ2VzdC5kNThmZGRmdmFiZDkitAsKC0FBQUJJZW9DNkJnEoIL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mgEGCAAQABgAsAEAuAEAGKPNiubjMSDGwqfp4zEwAEIUc3VnZ2VzdC45amUzdnU1OWpucDMinwIKC0FBQUJKRjVadElFEuk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aAQYIABAAGACwAQC4AQAYo4CS5uMxIIqLkubjMTAAQhRzdWdnZXN0LnRjNGI3bzdpMzFjNiK1AgoLQUFBQkpGNVp0SFkSgA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iQEKC0FBQUJGeHdYajR3EgtBQUFBNmNYVHI1axoNCgl0ZXh0L2h0bWwSACIOCgp0ZXh0L3BsYWluEgAqGyIVMTEzOTY1MjI0NDI4MDU4MDkzNzM5KAA4ADCnjPrS1jE4p4z60tYxUABaDGsyaDI4bHJwZG1iZXICIAB4AJoBBggAEAAYALABALgBAEKJAQoLQUFBQkY0d3hHV2MSC0FBQUE2Y1hUcjVrGg0KCXRleHQvaHRtbBIAIg4KCnRleHQvcGxhaW4SACobIhUxMTU2MjYzNTcxNDI3MzU4MTIyNjYoADgAMKKq2sLXMTiiqtrC1zFQAVoMbWsxODUyM2VzN2d4cgIgAHgAmgEGCAAQABgAsAEAuAEAQpc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mgEGCAAQABgAqgE4EjZXZSB3aWxsIHJlZG8gdGhlbSwgZWFzaWx5LiBUaGVuIHRoZSBzb3VyY2VzIGFyZSB0aGVyZS6wAQC4AQBCuA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E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BKcwoKdGV4dC9wbGFpbhJlVENQIHBvcnRzIDg4ODMgYW5kIDE4ODMgYXJlIHJlZ2lzdGVyZWQgd2l0aCBJQU5BIGZvciBNUVRUIFRMUyBhbmQgbm9uLVRMUyBjb21tdW5pY2F0aW9uIHJlc3BlY3RpdmVseS5aDHAyYmlocHYwdndzcnICIAB4AJoBBggAEAAYAKoBxgMSwwNGcm9tIDxhIGhyZWY9Imh0dHBzOi8vd3d3Lmdvb2dsZS5jb20vdXJsP3E9aHR0cHM6Ly9pc3N1ZXMub2FzaXMtb3Blbi5vcmcvYnJvd3NlL01RVFQtNjA0JmFtcDtzYT1EJmFtcDtzb3VyY2U9ZG9jcyZhbXA7dXN0PTE3MTA5NDYxMTIzNzE0MDAmYW1wO3VzZz1BT3ZWYXcxRUZwVWhPSFVkeWpPaXc0LVBhUGpL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5oLnNxYnBwbHBxYjAxZTIJaC4yMnZ4bmpkMghoLmkxN3hyNjIJaC4zMjB2Z2V6Mg5oLmZvZHdnM2w1ZGVqdTIJaC4xaDY1cW1zMgloLjQxNXQ5YWwyCWguMmdiM2ppZTIIaC52Z2R0cTcyCWguM2ZnMWNlMDIJaC4xdWxibWx0MgloLjRla3o1OW0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