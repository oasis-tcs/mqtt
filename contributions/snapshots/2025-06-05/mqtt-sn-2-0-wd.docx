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sz w:val="22"/>
          <w:szCs w:val="22"/>
          <w:rtl w:val="0"/>
        </w:rPr>
        <w:t xml:space="preserve">01 May 2025</w:t>
      </w:r>
      <w:r w:rsidDel="00000000" w:rsidR="00000000" w:rsidRPr="00000000">
        <w:rPr>
          <w:rtl w:val="0"/>
        </w:rPr>
      </w:r>
    </w:p>
    <w:p w:rsidR="00000000" w:rsidDel="00000000" w:rsidP="00000000" w:rsidRDefault="00000000" w:rsidRPr="00000000" w14:paraId="00000004">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sdt>
        <w:sdtPr>
          <w:tag w:val="goog_rdk_0"/>
        </w:sdtPr>
        <w:sdtContent>
          <w:commentRangeStart w:id="0"/>
        </w:sdtContent>
      </w:sdt>
      <w:r w:rsidDel="00000000" w:rsidR="00000000" w:rsidRPr="00000000">
        <w:rPr>
          <w:rFonts w:ascii="Arial" w:cs="Arial" w:eastAsia="Arial" w:hAnsi="Arial"/>
          <w:b w:val="1"/>
          <w:color w:val="446caa"/>
          <w:sz w:val="22"/>
          <w:szCs w:val="22"/>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N/A</w:t>
      </w:r>
    </w:p>
    <w:p w:rsidR="00000000" w:rsidDel="00000000" w:rsidP="00000000" w:rsidRDefault="00000000" w:rsidRPr="00000000" w14:paraId="00000008">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Latest stage:</w:t>
      </w:r>
    </w:p>
    <w:p w:rsidR="00000000" w:rsidDel="00000000" w:rsidP="00000000" w:rsidRDefault="00000000" w:rsidRPr="00000000" w14:paraId="00000009">
      <w:pPr>
        <w:keepNext w:val="1"/>
        <w:spacing w:after="0" w:before="120" w:line="276" w:lineRule="auto"/>
        <w:rPr>
          <w:rFonts w:ascii="Arial" w:cs="Arial" w:eastAsia="Arial" w:hAnsi="Arial"/>
          <w:b w:val="1"/>
          <w:color w:val="446caa"/>
          <w:sz w:val="22"/>
          <w:szCs w:val="22"/>
        </w:rPr>
      </w:pPr>
      <w:r w:rsidDel="00000000" w:rsidR="00000000" w:rsidRPr="00000000">
        <w:rPr>
          <w:rFonts w:ascii="Arial" w:cs="Arial" w:eastAsia="Arial" w:hAnsi="Arial"/>
          <w:b w:val="1"/>
          <w:color w:val="446caa"/>
          <w:sz w:val="22"/>
          <w:szCs w:val="22"/>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2"/>
          <w:szCs w:val="22"/>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Johnson (</w:t>
      </w:r>
      <w:r w:rsidDel="00000000" w:rsidR="00000000" w:rsidRPr="00000000">
        <w:rPr>
          <w:rFonts w:ascii="Arial" w:cs="Arial" w:eastAsia="Arial" w:hAnsi="Arial"/>
          <w:color w:val="000000"/>
          <w:sz w:val="22"/>
          <w:szCs w:val="22"/>
          <w:u w:val="none"/>
          <w:rtl w:val="0"/>
        </w:rPr>
        <w:t xml:space="preserve">simon.johnson@hivemq.com</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color w:val="000000"/>
          <w:sz w:val="22"/>
          <w:szCs w:val="22"/>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Andrew B</w:t>
      </w:r>
      <w:r w:rsidDel="00000000" w:rsidR="00000000" w:rsidRPr="00000000">
        <w:rPr>
          <w:rFonts w:ascii="Arial" w:cs="Arial" w:eastAsia="Arial" w:hAnsi="Arial"/>
          <w:color w:val="000000"/>
          <w:sz w:val="22"/>
          <w:szCs w:val="22"/>
          <w:shd w:fill="auto" w:val="clear"/>
          <w:rtl w:val="0"/>
        </w:rPr>
        <w:t xml:space="preserve">anks </w:t>
      </w:r>
      <w:r w:rsidDel="00000000" w:rsidR="00000000" w:rsidRPr="00000000">
        <w:rPr>
          <w:rFonts w:ascii="Arial" w:cs="Arial" w:eastAsia="Arial" w:hAnsi="Arial"/>
          <w:color w:val="000000"/>
          <w:sz w:val="22"/>
          <w:szCs w:val="22"/>
          <w:shd w:fill="auto" w:val="clear"/>
          <w:rtl w:val="0"/>
        </w:rPr>
        <w:t xml:space="preserve">(andrewdjbanks@gmail.com</w:t>
      </w:r>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Davide Lenzarini (</w:t>
      </w:r>
      <w:hyperlink r:id="rId11">
        <w:r w:rsidDel="00000000" w:rsidR="00000000" w:rsidRPr="00000000">
          <w:rPr>
            <w:rFonts w:ascii="Arial" w:cs="Arial" w:eastAsia="Arial" w:hAnsi="Arial"/>
            <w:color w:val="000000"/>
            <w:sz w:val="22"/>
            <w:szCs w:val="22"/>
            <w:shd w:fill="auto" w:val="clear"/>
            <w:rtl w:val="0"/>
          </w:rPr>
          <w:t xml:space="preserve">davide.lenzarini@u-blox.com</w:t>
        </w:r>
      </w:hyperlink>
      <w:r w:rsidDel="00000000" w:rsidR="00000000" w:rsidRPr="00000000">
        <w:rPr>
          <w:rFonts w:ascii="Arial" w:cs="Arial" w:eastAsia="Arial" w:hAnsi="Arial"/>
          <w:color w:val="000000"/>
          <w:sz w:val="22"/>
          <w:szCs w:val="22"/>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Ian Craggs (</w:t>
      </w:r>
      <w:hyperlink r:id="rId12">
        <w:r w:rsidDel="00000000" w:rsidR="00000000" w:rsidRPr="00000000">
          <w:rPr>
            <w:rFonts w:ascii="Arial" w:cs="Arial" w:eastAsia="Arial" w:hAnsi="Arial"/>
            <w:color w:val="000000"/>
            <w:sz w:val="22"/>
            <w:szCs w:val="22"/>
            <w:shd w:fill="auto" w:val="clear"/>
            <w:rtl w:val="0"/>
          </w:rPr>
          <w:t xml:space="preserve">icraggs@gmail.com</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Rahul Gupta (</w:t>
      </w:r>
      <w:hyperlink r:id="rId13">
        <w:r w:rsidDel="00000000" w:rsidR="00000000" w:rsidRPr="00000000">
          <w:rPr>
            <w:rFonts w:ascii="Arial" w:cs="Arial" w:eastAsia="Arial" w:hAnsi="Arial"/>
            <w:color w:val="000000"/>
            <w:sz w:val="22"/>
            <w:szCs w:val="22"/>
            <w:shd w:fill="auto" w:val="clear"/>
            <w:rtl w:val="0"/>
          </w:rPr>
          <w:t xml:space="preserve">rahul.gupta@us.ibm.com</w:t>
        </w:r>
      </w:hyperlink>
      <w:r w:rsidDel="00000000" w:rsidR="00000000" w:rsidRPr="00000000">
        <w:rPr>
          <w:rFonts w:ascii="Arial" w:cs="Arial" w:eastAsia="Arial" w:hAnsi="Arial"/>
          <w:color w:val="000000"/>
          <w:sz w:val="22"/>
          <w:szCs w:val="22"/>
          <w:shd w:fill="auto" w:val="clear"/>
          <w:rtl w:val="0"/>
        </w:rPr>
        <w:t xml:space="preserve">), </w:t>
      </w:r>
      <w:hyperlink r:id="rId14">
        <w:r w:rsidDel="00000000" w:rsidR="00000000" w:rsidRPr="00000000">
          <w:rPr>
            <w:rFonts w:ascii="Arial" w:cs="Arial" w:eastAsia="Arial" w:hAnsi="Arial"/>
            <w:color w:val="000000"/>
            <w:sz w:val="22"/>
            <w:szCs w:val="22"/>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Simon Johnson (</w:t>
      </w:r>
      <w:hyperlink r:id="rId15">
        <w:r w:rsidDel="00000000" w:rsidR="00000000" w:rsidRPr="00000000">
          <w:rPr>
            <w:rFonts w:ascii="Arial" w:cs="Arial" w:eastAsia="Arial" w:hAnsi="Arial"/>
            <w:color w:val="000000"/>
            <w:sz w:val="22"/>
            <w:szCs w:val="22"/>
            <w:shd w:fill="auto" w:val="clear"/>
            <w:rtl w:val="0"/>
          </w:rPr>
          <w:t xml:space="preserve">simon</w:t>
        </w:r>
      </w:hyperlink>
      <w:r w:rsidDel="00000000" w:rsidR="00000000" w:rsidRPr="00000000">
        <w:rPr>
          <w:rFonts w:ascii="Arial" w:cs="Arial" w:eastAsia="Arial" w:hAnsi="Arial"/>
          <w:color w:val="000000"/>
          <w:sz w:val="22"/>
          <w:szCs w:val="22"/>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Stefan Hagen (</w:t>
      </w:r>
      <w:hyperlink r:id="rId16">
        <w:r w:rsidDel="00000000" w:rsidR="00000000" w:rsidRPr="00000000">
          <w:rPr>
            <w:rFonts w:ascii="Arial" w:cs="Arial" w:eastAsia="Arial" w:hAnsi="Arial"/>
            <w:color w:val="000000"/>
            <w:sz w:val="22"/>
            <w:szCs w:val="22"/>
            <w:shd w:fill="auto" w:val="clear"/>
            <w:rtl w:val="0"/>
          </w:rPr>
          <w:t xml:space="preserve">stefan@hagen.link</w:t>
        </w:r>
      </w:hyperlink>
      <w:r w:rsidDel="00000000" w:rsidR="00000000" w:rsidRPr="00000000">
        <w:rPr>
          <w:rFonts w:ascii="Arial" w:cs="Arial" w:eastAsia="Arial" w:hAnsi="Arial"/>
          <w:color w:val="000000"/>
          <w:sz w:val="22"/>
          <w:szCs w:val="22"/>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Tara E. Walker (</w:t>
      </w:r>
      <w:hyperlink r:id="rId17">
        <w:r w:rsidDel="00000000" w:rsidR="00000000" w:rsidRPr="00000000">
          <w:rPr>
            <w:rFonts w:ascii="Arial" w:cs="Arial" w:eastAsia="Arial" w:hAnsi="Arial"/>
            <w:color w:val="000000"/>
            <w:sz w:val="22"/>
            <w:szCs w:val="22"/>
            <w:shd w:fill="auto" w:val="clear"/>
            <w:rtl w:val="0"/>
          </w:rPr>
          <w:t xml:space="preserve">tara.walker@microsoft.com</w:t>
        </w:r>
      </w:hyperlink>
      <w:r w:rsidDel="00000000" w:rsidR="00000000" w:rsidRPr="00000000">
        <w:rPr>
          <w:rFonts w:ascii="Arial" w:cs="Arial" w:eastAsia="Arial" w:hAnsi="Arial"/>
          <w:color w:val="000000"/>
          <w:sz w:val="22"/>
          <w:szCs w:val="22"/>
          <w:shd w:fill="auto" w:val="clear"/>
          <w:rtl w:val="0"/>
        </w:rPr>
        <w:t xml:space="preserve">), </w:t>
      </w:r>
      <w:hyperlink r:id="rId18">
        <w:r w:rsidDel="00000000" w:rsidR="00000000" w:rsidRPr="00000000">
          <w:rPr>
            <w:rFonts w:ascii="Arial" w:cs="Arial" w:eastAsia="Arial" w:hAnsi="Arial"/>
            <w:color w:val="000000"/>
            <w:sz w:val="22"/>
            <w:szCs w:val="22"/>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w:t>
      </w:r>
      <w:r w:rsidDel="00000000" w:rsidR="00000000" w:rsidRPr="00000000">
        <w:rPr>
          <w:rFonts w:ascii="Arial" w:cs="Arial" w:eastAsia="Arial" w:hAnsi="Arial"/>
          <w:sz w:val="22"/>
          <w:szCs w:val="22"/>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sz w:val="22"/>
          <w:szCs w:val="22"/>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sz w:val="22"/>
            <w:szCs w:val="22"/>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sz w:val="22"/>
            <w:szCs w:val="22"/>
            <w:u w:val="single"/>
            <w:rtl w:val="0"/>
          </w:rPr>
          <w:t xml:space="preserve">Send A Comment</w:t>
        </w:r>
      </w:hyperlink>
      <w:r w:rsidDel="00000000" w:rsidR="00000000" w:rsidRPr="00000000">
        <w:rPr>
          <w:rFonts w:ascii="Arial" w:cs="Arial" w:eastAsia="Arial" w:hAnsi="Arial"/>
          <w:sz w:val="22"/>
          <w:szCs w:val="22"/>
          <w:rtl w:val="0"/>
        </w:rPr>
        <w:t xml:space="preserve">" button on the TC's web page at </w:t>
      </w:r>
      <w:hyperlink r:id="rId24">
        <w:r w:rsidDel="00000000" w:rsidR="00000000" w:rsidRPr="00000000">
          <w:rPr>
            <w:rFonts w:ascii="Arial" w:cs="Arial" w:eastAsia="Arial" w:hAnsi="Arial"/>
            <w:color w:val="1155cc"/>
            <w:sz w:val="22"/>
            <w:szCs w:val="22"/>
            <w:u w:val="single"/>
            <w:rtl w:val="0"/>
          </w:rPr>
          <w:t xml:space="preserve">https://www.oasis-open.org/committees/mqtt/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2"/>
            <w:szCs w:val="22"/>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left"/>
        <w:rPr>
          <w:rFonts w:ascii="Arial" w:cs="Arial" w:eastAsia="Arial" w:hAnsi="Arial"/>
          <w:b w:val="1"/>
          <w:i w:val="0"/>
          <w:smallCaps w:val="0"/>
          <w:strike w:val="0"/>
          <w:color w:val="446caa"/>
          <w:sz w:val="22"/>
          <w:szCs w:val="22"/>
          <w:u w:val="none"/>
          <w:shd w:fill="auto" w:val="clear"/>
          <w:vertAlign w:val="baseline"/>
        </w:rPr>
      </w:pPr>
      <w:r w:rsidDel="00000000" w:rsidR="00000000" w:rsidRPr="00000000">
        <w:rPr>
          <w:rFonts w:ascii="Arial" w:cs="Arial" w:eastAsia="Arial" w:hAnsi="Arial"/>
          <w:b w:val="1"/>
          <w:color w:val="446caa"/>
          <w:sz w:val="22"/>
          <w:szCs w:val="22"/>
          <w:rtl w:val="0"/>
        </w:rPr>
        <w:t xml:space="preserve">Citation format</w:t>
      </w:r>
      <w:r w:rsidDel="00000000" w:rsidR="00000000" w:rsidRPr="00000000">
        <w:rPr>
          <w:rFonts w:ascii="Arial" w:cs="Arial" w:eastAsia="Arial" w:hAnsi="Arial"/>
          <w:b w:val="1"/>
          <w:i w:val="0"/>
          <w:smallCaps w:val="0"/>
          <w:strike w:val="0"/>
          <w:color w:val="446caa"/>
          <w:sz w:val="22"/>
          <w:szCs w:val="22"/>
          <w:u w:val="none"/>
          <w:shd w:fill="auto" w:val="clear"/>
          <w:vertAlign w:val="baseline"/>
          <w:rtl w:val="0"/>
        </w:rPr>
        <w:t xml:space="preserve">:</w:t>
      </w:r>
    </w:p>
    <w:p w:rsidR="00000000" w:rsidDel="00000000" w:rsidP="00000000" w:rsidRDefault="00000000" w:rsidRPr="00000000" w14:paraId="00000025">
      <w:pPr>
        <w:spacing w:after="120"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referencing this document, the following citation format should be used:</w:t>
      </w:r>
    </w:p>
    <w:p w:rsidR="00000000" w:rsidDel="00000000" w:rsidP="00000000" w:rsidRDefault="00000000" w:rsidRPr="00000000" w14:paraId="00000026">
      <w:pPr>
        <w:spacing w:after="120" w:before="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i w:val="1"/>
          <w:color w:val="000000"/>
          <w:sz w:val="22"/>
          <w:szCs w:val="22"/>
          <w:rtl w:val="0"/>
        </w:rPr>
        <w:t xml:space="preserve">MQTT for Sensor Networks Version 2.0</w:t>
      </w:r>
      <w:r w:rsidDel="00000000" w:rsidR="00000000" w:rsidRPr="00000000">
        <w:rPr>
          <w:rFonts w:ascii="Arial" w:cs="Arial" w:eastAsia="Arial" w:hAnsi="Arial"/>
          <w:color w:val="000000"/>
          <w:sz w:val="22"/>
          <w:szCs w:val="22"/>
          <w:rtl w:val="0"/>
        </w:rPr>
        <w:t xml:space="preserve">. Edited by Andrew Banks, Davide Lenzarini, Ian Craggs, Rahul Gupta, Simon Johnson, Stefan Hagen, and Tara E. Walker. 01 May 2025.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2"/>
            <w:szCs w:val="22"/>
            <w:u w:val="single"/>
            <w:rtl w:val="0"/>
          </w:rPr>
          <w:t xml:space="preserve">https://docs.oasis-open.org/mqtt/mqtt-sn/v2.0/csd01/mqtt-sn-v2.0-csd01.docx</w:t>
        </w:r>
      </w:hyperlink>
      <w:r w:rsidDel="00000000" w:rsidR="00000000" w:rsidRPr="00000000">
        <w:rPr>
          <w:rFonts w:ascii="Arial" w:cs="Arial" w:eastAsia="Arial" w:hAnsi="Arial"/>
          <w:color w:val="000000"/>
          <w:sz w:val="22"/>
          <w:szCs w:val="22"/>
          <w:rtl w:val="0"/>
        </w:rPr>
        <w:t xml:space="preserve">. Latest stage: </w:t>
      </w:r>
      <w:hyperlink r:id="rId30">
        <w:r w:rsidDel="00000000" w:rsidR="00000000" w:rsidRPr="00000000">
          <w:rPr>
            <w:rFonts w:ascii="Arial" w:cs="Arial" w:eastAsia="Arial" w:hAnsi="Arial"/>
            <w:color w:val="000000"/>
            <w:sz w:val="22"/>
            <w:szCs w:val="22"/>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2"/>
          <w:szCs w:val="22"/>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r w:rsidDel="00000000" w:rsidR="00000000" w:rsidRPr="00000000">
        <w:rPr>
          <w:rtl w:val="0"/>
        </w:rPr>
      </w:r>
    </w:p>
    <w:p w:rsidR="00000000" w:rsidDel="00000000" w:rsidP="00000000" w:rsidRDefault="00000000" w:rsidRPr="00000000" w14:paraId="000000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Copyright © OASIS Open 2025. All Rights Reserved.</w:t>
      </w:r>
    </w:p>
    <w:p w:rsidR="00000000" w:rsidDel="00000000" w:rsidP="00000000" w:rsidRDefault="00000000" w:rsidRPr="00000000" w14:paraId="000000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All capitalized terms in the following text have the meanings assigned to them in the OASIS Intellectual Property Rights Policy (the "OASIS IPR Policy"). The full </w:t>
      </w:r>
      <w:hyperlink r:id="rId33">
        <w:r w:rsidDel="00000000" w:rsidR="00000000" w:rsidRPr="00000000">
          <w:rPr>
            <w:rFonts w:ascii="Arial" w:cs="Arial" w:eastAsia="Arial" w:hAnsi="Arial"/>
            <w:color w:val="1155cc"/>
            <w:sz w:val="22"/>
            <w:szCs w:val="22"/>
            <w:u w:val="single"/>
            <w:rtl w:val="0"/>
          </w:rPr>
          <w:t xml:space="preserve">Policy</w:t>
        </w:r>
      </w:hyperlink>
      <w:r w:rsidDel="00000000" w:rsidR="00000000" w:rsidRPr="00000000">
        <w:rPr>
          <w:rFonts w:ascii="Arial" w:cs="Arial" w:eastAsia="Arial" w:hAnsi="Arial"/>
          <w:sz w:val="22"/>
          <w:szCs w:val="22"/>
          <w:rtl w:val="0"/>
        </w:rPr>
        <w:t xml:space="preserve"> may be found at the OASIS website: [</w:t>
      </w:r>
      <w:hyperlink r:id="rId34">
        <w:r w:rsidDel="00000000" w:rsidR="00000000" w:rsidRPr="00000000">
          <w:rPr>
            <w:rFonts w:ascii="Arial" w:cs="Arial" w:eastAsia="Arial" w:hAnsi="Arial"/>
            <w:color w:val="1155cc"/>
            <w:sz w:val="22"/>
            <w:szCs w:val="22"/>
            <w:u w:val="single"/>
            <w:rtl w:val="0"/>
          </w:rPr>
          <w:t xml:space="preserve">https://www.oasis-open.org/policies-guidelines/ipr/</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002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limited permissions granted above are perpetual and will not be revoked by OASIS or its successors or assigns.</w:t>
      </w:r>
    </w:p>
    <w:p w:rsidR="00000000" w:rsidDel="00000000" w:rsidP="00000000" w:rsidRDefault="00000000" w:rsidRPr="00000000" w14:paraId="0000002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00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00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003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003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0033">
      <w:pPr>
        <w:spacing w:line="276" w:lineRule="auto"/>
        <w:rPr>
          <w:rFonts w:ascii="Arial" w:cs="Arial" w:eastAsia="Arial" w:hAnsi="Arial"/>
          <w:sz w:val="22"/>
          <w:szCs w:val="22"/>
        </w:rPr>
      </w:pPr>
      <w:r w:rsidDel="00000000" w:rsidR="00000000" w:rsidRPr="00000000">
        <w:rPr>
          <w:rFonts w:ascii="Arial" w:cs="Arial" w:eastAsia="Arial" w:hAnsi="Arial"/>
          <w:rtl w:val="0"/>
        </w:rPr>
        <w:t xml:space="preserve">The name "OASIS" is a trademark of </w:t>
      </w:r>
      <w:hyperlink r:id="rId35">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w:t>
      </w:r>
      <w:r w:rsidDel="00000000" w:rsidR="00000000" w:rsidRPr="00000000">
        <w:rPr>
          <w:rFonts w:ascii="Arial" w:cs="Arial" w:eastAsia="Arial" w:hAnsi="Arial"/>
          <w:sz w:val="22"/>
          <w:szCs w:val="22"/>
          <w:rtl w:val="0"/>
        </w:rPr>
        <w:t xml:space="preserve">implementation and use of, documents, while reserving the right to enforce its marks against misleading uses. See </w:t>
      </w:r>
      <w:hyperlink r:id="rId36">
        <w:r w:rsidDel="00000000" w:rsidR="00000000" w:rsidRPr="00000000">
          <w:rPr>
            <w:rFonts w:ascii="Arial" w:cs="Arial" w:eastAsia="Arial" w:hAnsi="Arial"/>
            <w:color w:val="1155cc"/>
            <w:sz w:val="22"/>
            <w:szCs w:val="22"/>
            <w:u w:val="single"/>
            <w:rtl w:val="0"/>
          </w:rPr>
          <w:t xml:space="preserve">https://www.oasis-open.org/policies-guidelines/trademark/</w:t>
        </w:r>
      </w:hyperlink>
      <w:r w:rsidDel="00000000" w:rsidR="00000000" w:rsidRPr="00000000">
        <w:rPr>
          <w:rFonts w:ascii="Arial" w:cs="Arial" w:eastAsia="Arial" w:hAnsi="Arial"/>
          <w:sz w:val="22"/>
          <w:szCs w:val="22"/>
          <w:rtl w:val="0"/>
        </w:rPr>
        <w:t xml:space="preserve"> for above guidance.</w:t>
      </w:r>
      <w:r w:rsidDel="00000000" w:rsidR="00000000" w:rsidRPr="00000000">
        <w:rPr>
          <w:rtl w:val="0"/>
        </w:rPr>
      </w:r>
    </w:p>
    <w:p w:rsidR="00000000" w:rsidDel="00000000" w:rsidP="00000000" w:rsidRDefault="00000000" w:rsidRPr="00000000" w14:paraId="00000034">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3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1.2</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Differences Between MQTT-SN and MQTT</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21</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21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22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Reason Code</w:t>
              <w:tab/>
              <w:t xml:space="preserve">29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35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CONNECT - Connection Request</w:t>
              <w:tab/>
              <w:t xml:space="preserve">37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CONNECT Header</w:t>
              <w:tab/>
              <w:t xml:space="preserve">38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Connect Flags</w:t>
              <w:tab/>
              <w:t xml:space="preserve">38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tqaie4ha8c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 Clean Start</w:t>
              <w:tab/>
              <w:t xml:space="preserve">38</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2dpq2f7xb8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Will Flag</w:t>
              <w:tab/>
              <w:t xml:space="preserve">38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ppt98ru9i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 Authentication Flag</w:t>
              <w:tab/>
              <w:t xml:space="preserve">39</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tz1htjambv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3.1.2.4 Session Expiry Flag</w:t>
              <w:tab/>
              <w:t xml:space="preserve">39</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njlp937bzv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3.1.2.5 Default Number of Awake Messages</w:t>
              <w:tab/>
              <w:t xml:space="preserve">39</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Will Flags</w:t>
              <w:tab/>
              <w:t xml:space="preserve">39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bj87qvk8qy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3.1.3.1 Will Topic Type</w:t>
              <w:tab/>
              <w:t xml:space="preserve">40</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sxt0949mi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 Will QoS</w:t>
              <w:tab/>
              <w:t xml:space="preserve">40</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noytfwh08e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Will Retain</w:t>
              <w:tab/>
              <w:t xml:space="preserve">40</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Packet Identifier</w:t>
              <w:tab/>
              <w:t xml:space="preserve">40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Protocol Version</w:t>
              <w:tab/>
              <w:t xml:space="preserve">40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Keep Alive</w:t>
              <w:tab/>
              <w:t xml:space="preserve">41</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Maximum Packet Size</w:t>
              <w:tab/>
              <w:t xml:space="preserve">42</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Session Expiry Interval</w:t>
              <w:tab/>
              <w:t xml:space="preserve">42</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Will Topic Alias or Will Topic Name Length</w:t>
              <w:tab/>
              <w:t xml:space="preserve">43</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ydln779jb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3.1.10 Will Topic Name</w:t>
              <w:tab/>
              <w:t xml:space="preserve">43</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Will Payload Length</w:t>
              <w:tab/>
              <w:t xml:space="preserve">43</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Will Payload</w:t>
              <w:tab/>
              <w:t xml:space="preserve">43</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Authentication Method Length</w:t>
              <w:tab/>
              <w:t xml:space="preserve">43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Authentication Method</w:t>
              <w:tab/>
              <w:t xml:space="preserve">43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Authentication Data Length</w:t>
              <w:tab/>
              <w:t xml:space="preserve">44</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Authentication Data</w:t>
              <w:tab/>
              <w:t xml:space="preserve">44</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Client Identifier</w:t>
              <w:tab/>
              <w:t xml:space="preserve">44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9wk6osa2rqp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3.1.18 CONNECT Actions</w:t>
              <w:tab/>
              <w:t xml:space="preserve">44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 CONNACK - Connect Acknowledgement</w:t>
              <w:tab/>
              <w:t xml:space="preserve">46</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 CONNACK Header</w:t>
              <w:tab/>
              <w:t xml:space="preserve">47</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3.2.2 CONNACK Flags</w:t>
              <w:tab/>
              <w:t xml:space="preserve">47</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3elb16r2ce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3.2.2.1 Session Present</w:t>
              <w:tab/>
              <w:t xml:space="preserve">47</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zl3tg24tlh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3.2.2.2 Session Expiry Interval Flag (Sess Exp)</w:t>
              <w:tab/>
              <w:t xml:space="preserve">47</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hicd3k75h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3.2.2.3 Server Keep Alive Flag (Server KA)</w:t>
              <w:tab/>
              <w:t xml:space="preserve">47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jfdh2p7nkl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3.2.2.4 Authentication Flag (Auth)</w:t>
              <w:tab/>
              <w:t xml:space="preserve">48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3.2.3 Packet Identifier</w:t>
              <w:tab/>
              <w:t xml:space="preserve">48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3.2.4 Reason Code</w:t>
              <w:tab/>
              <w:t xml:space="preserve">48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3.2.5 Session Expiry Interval</w:t>
              <w:tab/>
              <w:t xml:space="preserve">48</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vtkrwv3ej4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3.2.6 Server Keep Alive</w:t>
              <w:tab/>
              <w:t xml:space="preserve">48</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3.2.7 Authentication Method Length</w:t>
              <w:tab/>
              <w:t xml:space="preserve">49</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3.2.8 Authentication Method</w:t>
              <w:tab/>
              <w:t xml:space="preserve">49</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3.2.9 Authentication Data Length</w:t>
              <w:tab/>
              <w:t xml:space="preserve">49</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3.2.10 Authentication Data</w:t>
              <w:tab/>
              <w:t xml:space="preserve">49</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3.2.11 Assigned Client Identifier</w:t>
              <w:tab/>
              <w:t xml:space="preserve">49</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 AUTH - Authentication Exchange</w:t>
              <w:tab/>
              <w:t xml:space="preserve">50</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3.3.1 AUTH Header</w:t>
              <w:tab/>
              <w:t xml:space="preserve">50</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3.3.2 Packet Identifier</w:t>
              <w:tab/>
              <w:t xml:space="preserve">50</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3.3.2 Reason Code</w:t>
              <w:tab/>
              <w:t xml:space="preserve">50</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3.3.3 Authentication Method Length</w:t>
              <w:tab/>
              <w:t xml:space="preserve">50</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3.3.4 Authentication Method</w:t>
              <w:tab/>
              <w:t xml:space="preserve">51</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3.3.5 Authentication Data</w:t>
              <w:tab/>
              <w:t xml:space="preserve">51</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3.3.6 AUTH Actions</w:t>
              <w:tab/>
              <w:t xml:space="preserve">51</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 REGISTER - Register Topic Alias Request</w:t>
              <w:tab/>
              <w:t xml:space="preserve">51</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3.4.1 REGISTER Header</w:t>
              <w:tab/>
              <w:t xml:space="preserve">52</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fspf21xpp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REGISTER Flags</w:t>
              <w:tab/>
              <w:t xml:space="preserve">52</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0vh95un2cq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3.4.2.1 Topic Alias Flag</w:t>
              <w:tab/>
              <w:t xml:space="preserve">52</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vj9pexz17l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3.4.2 Packet Identifier</w:t>
              <w:tab/>
              <w:t xml:space="preserve">52</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3.4.3 Topic Alias</w:t>
              <w:tab/>
              <w:t xml:space="preserve">52</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3.4.4 Topic Name</w:t>
              <w:tab/>
              <w:t xml:space="preserve">52</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3.4.5 REGISTER Actions</w:t>
              <w:tab/>
              <w:t xml:space="preserve">52</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 REGACK - Register Topic Alias Acknowledgement</w:t>
              <w:tab/>
              <w:t xml:space="preserve">53</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3.5.1 REGACK Header</w:t>
              <w:tab/>
              <w:t xml:space="preserve">53</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3.5.2 REGACK Flags</w:t>
              <w:tab/>
              <w:t xml:space="preserve">53</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sc8qmlasy9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3.5.2.1 Topic Type</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53rgmfddmn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3.5.2.2 Topic Alias Flag</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3.5.3 Packet Identifier</w:t>
              <w:tab/>
              <w:t xml:space="preserve">54</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3.5.4 Topic Alias</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3.5.5 Reason Code</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3.6 Publish Requests and Responses</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 PUBWOS - Publish Without Session</w:t>
              <w:tab/>
              <w:t xml:space="preserve">54</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3.6.1.1 PUBWOS Header</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3.6.1.2 PUBWOS Flags</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fef1dqk26d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3.6.1.2.1 Topic Type</w:t>
              <w:tab/>
              <w:t xml:space="preserve">55</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ky57id422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3.6.1.2.2 Retain</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3.6.1.3 Topic Alias or Topic Name Length</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c8jwcnsc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3.6.1.4 Topic Name</w:t>
              <w:tab/>
              <w:t xml:space="preserve">56</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3.6.1.5 Payload</w:t>
              <w:tab/>
              <w:t xml:space="preserve">56</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3.6.1.6 PUBWOS Actions</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 PUBLISH with QoS 0</w:t>
              <w:tab/>
              <w:t xml:space="preserve">57</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3.6.2.1 PUBLISH Header</w:t>
              <w:tab/>
              <w:t xml:space="preserve">57</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3.6.2.2 PUBLISH Flags</w:t>
              <w:tab/>
              <w:t xml:space="preserve">57</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fmrm4etlxug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3.6.2.2.1 Topic Type</w:t>
              <w:tab/>
              <w:t xml:space="preserve">57</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hmaja4ei5de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3.6.2.2.2 QoS</w:t>
              <w:tab/>
              <w:t xml:space="preserve">57</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ehxpc4g73qd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3.6.2.2.3 Retain</w:t>
              <w:tab/>
              <w:t xml:space="preserve">58</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rwby0o5psp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3.6.2.3 Topic Alias or Topic Name Length</w:t>
              <w:tab/>
              <w:t xml:space="preserve">58</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zyp1smih5m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3.6.2.4 Topic Name</w:t>
              <w:tab/>
              <w:t xml:space="preserve">58</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qkpss1ajss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3.6.2.5 Payload</w:t>
              <w:tab/>
              <w:t xml:space="preserve">58</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3.6.2.6 PUBLISH - QoS 0 Actions</w:t>
              <w:tab/>
              <w:t xml:space="preserve">58</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 PUBLISH with QoS 1 and 2</w:t>
              <w:tab/>
              <w:t xml:space="preserve">59</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3.6.3.1 PUBLISH Header</w:t>
              <w:tab/>
              <w:t xml:space="preserve">59</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3.6.3.2 PUBLISH Flags</w:t>
              <w:tab/>
              <w:t xml:space="preserve">59</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kw46rfulit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3.6.3.2.1 Topic Type</w:t>
              <w:tab/>
              <w:t xml:space="preserve">59</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vji0n7lr4z5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3.6.3.2.2 QoS</w:t>
              <w:tab/>
              <w:t xml:space="preserve">60</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rxf6r8qtkk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3.6.3.2.3 DUP</w:t>
              <w:tab/>
              <w:t xml:space="preserve">60</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qucfg7kks10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3.6.3.2.4 Retain</w:t>
              <w:tab/>
              <w:t xml:space="preserve">60</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3.6.3.3 Packet Identifier</w:t>
              <w:tab/>
              <w:t xml:space="preserve">60</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2t78tr9icf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3.6.3.4 Topic Alias or Topic Name Length</w:t>
              <w:tab/>
              <w:t xml:space="preserve">60</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3.6.3.5 Topic Name</w:t>
              <w:tab/>
              <w:t xml:space="preserve">60</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menmt69e82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3.6.3.6 Payload</w:t>
              <w:tab/>
              <w:t xml:space="preserve">61</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3.6.3.7 PUBLISH Actions</w:t>
              <w:tab/>
              <w:t xml:space="preserve">61</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 PUBACK – Publish Acknowledgement (QoS 1 delivery)</w:t>
              <w:tab/>
              <w:t xml:space="preserve">62</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3.6.4.1 PUBACK Header</w:t>
              <w:tab/>
              <w:t xml:space="preserve">62</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3.6.4.2 Packet Identifier</w:t>
              <w:tab/>
              <w:t xml:space="preserve">62</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vzc3pa0vvf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3.6.4.3 Reason Code</w:t>
              <w:tab/>
              <w:t xml:space="preserve">62</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3.6.4.4 PUBACK Actions</w:t>
              <w:tab/>
              <w:t xml:space="preserve">62</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 PUBREC - Publish Received (QoS 2 delivery part 1)</w:t>
              <w:tab/>
              <w:t xml:space="preserve">62</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3.6.5.1 PUBREC Header</w:t>
              <w:tab/>
              <w:t xml:space="preserve">62</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3.6.5.2 Packet Identifier</w:t>
              <w:tab/>
              <w:t xml:space="preserve">63</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1l18glza5z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3.6.5.3 Reason Code</w:t>
              <w:tab/>
              <w:t xml:space="preserve">63</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3.6.5.4 PUBREC Actions</w:t>
              <w:tab/>
              <w:t xml:space="preserve">63</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 PUBREL - Publish Release (QoS 2 delivery part 2)</w:t>
              <w:tab/>
              <w:t xml:space="preserve">63</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3.6.6.1 PUBREL Header</w:t>
              <w:tab/>
              <w:t xml:space="preserve">63</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3.6.6.2 Packet Identifier</w:t>
              <w:tab/>
              <w:t xml:space="preserve">63</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93he5qdacs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3.6.6.3 Reason Code</w:t>
              <w:tab/>
              <w:t xml:space="preserve">63</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3.6.6.4 PUBREL Actions</w:t>
              <w:tab/>
              <w:t xml:space="preserve">63</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 PUBCOMP - Publish Complete (QoS 2 delivery part 3)</w:t>
              <w:tab/>
              <w:t xml:space="preserve">63</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3.6.7.1 PUBCOMP Header</w:t>
              <w:tab/>
              <w:t xml:space="preserve">64</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3.6.7.2 Packet Identifier</w:t>
              <w:tab/>
              <w:t xml:space="preserve">64</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3.6.7.3 Reason Code</w:t>
              <w:tab/>
              <w:t xml:space="preserve">64</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3.6.7.4 PUBCOMP Actions</w:t>
              <w:tab/>
              <w:t xml:space="preserve">64</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 SUBSCRIBE - Subscribe Request</w:t>
              <w:tab/>
              <w:t xml:space="preserve">65</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3.7.1 SUBSCRIBE Header</w:t>
              <w:tab/>
              <w:t xml:space="preserve">65</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3.7.2 SUBSCRIBE Flags</w:t>
              <w:tab/>
              <w:t xml:space="preserve">65</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4chcds3950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3.7.2.1 Topic Type</w:t>
              <w:tab/>
              <w:t xml:space="preserve">65</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cqknfyf6vt7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3.7.2.2 Retain handling</w:t>
              <w:tab/>
              <w:t xml:space="preserve">65</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zgz6pkwxm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3.7.2.3 Retain as Published</w:t>
              <w:tab/>
              <w:t xml:space="preserve">66</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cycfor1m7i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3.7.2.4 QoS</w:t>
              <w:tab/>
              <w:t xml:space="preserve">66</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uifx1r15ux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3.7.2.5 No Local</w:t>
              <w:tab/>
              <w:t xml:space="preserve">66</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3.7.3 Packet Identifier</w:t>
              <w:tab/>
              <w:t xml:space="preserve">66</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3.7.4 Topic Alias</w:t>
              <w:tab/>
              <w:t xml:space="preserve">66</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j7xjui1oq1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3.7.5 Topic Filter</w:t>
              <w:tab/>
              <w:t xml:space="preserve">67</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3.7.6 SUBSCRIBE Actions</w:t>
              <w:tab/>
              <w:t xml:space="preserve">67</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 SUBACK - Subscribe Acknowledgement</w:t>
              <w:tab/>
              <w:t xml:space="preserve">68</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3.8.1 SUBACK Header</w:t>
              <w:tab/>
              <w:t xml:space="preserve">68</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3.8.2 SUBACK Flags</w:t>
              <w:tab/>
              <w:t xml:space="preserve">69</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jf79nlu0oy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3.11.2.1 Topic Type</w:t>
              <w:tab/>
              <w:t xml:space="preserve">69</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6i2m9cfsv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3.8.2.1 Topic Alias Flag</w:t>
              <w:tab/>
              <w:t xml:space="preserve">69</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3.8.3 Packet Identifier</w:t>
              <w:tab/>
              <w:t xml:space="preserve">69</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3.8.4 Topic Alias</w:t>
              <w:tab/>
              <w:t xml:space="preserve">69</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3.8.5 Reason Code</w:t>
              <w:tab/>
              <w:t xml:space="preserve">69</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 UNSUBSCRIBE - Unsubscribe Request</w:t>
              <w:tab/>
              <w:t xml:space="preserve">69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3.9.1 UNSUBSCRIBE Header</w:t>
              <w:tab/>
              <w:t xml:space="preserve">70</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3.9.2 UNSUBSCRIBE Flags</w:t>
              <w:tab/>
              <w:t xml:space="preserve">70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jl7go284h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3.9.2.1 Topic Type</w:t>
              <w:tab/>
              <w:t xml:space="preserve">70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3.9.3 Packet Identifier</w:t>
              <w:tab/>
              <w:t xml:space="preserve">70</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3.9.4 Topic Alias</w:t>
              <w:tab/>
              <w:t xml:space="preserve">70</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txkv4ci99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3.9.5 Topic Filter</w:t>
              <w:tab/>
              <w:t xml:space="preserve">71</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3.9.6 UNSUBSCRIBE Actions</w:t>
              <w:tab/>
              <w:t xml:space="preserve">71</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 UNSUBACK - Unsubscribe Acknowledgement</w:t>
              <w:tab/>
              <w:t xml:space="preserve">71</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3.10.1 UNSUBACK Header</w:t>
              <w:tab/>
              <w:t xml:space="preserve">72</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3.10.2 Packet Identifier</w:t>
              <w:tab/>
              <w:t xml:space="preserve">72</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3.10.3 Reason Code</w:t>
              <w:tab/>
              <w:t xml:space="preserve">72</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PINGREQ - Ping Request</w:t>
              <w:tab/>
              <w:t xml:space="preserve">72</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PINGREQ Header</w:t>
              <w:tab/>
              <w:t xml:space="preserve">72</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 Packet Identifier</w:t>
              <w:tab/>
              <w:t xml:space="preserve">72</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Client Identifier</w:t>
              <w:tab/>
              <w:t xml:space="preserve">73</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 PINGREQ Actions</w:t>
              <w:tab/>
              <w:t xml:space="preserve">73</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PINGRESP - Ping Response</w:t>
              <w:tab/>
              <w:t xml:space="preserve">73</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PINGRESP Header</w:t>
              <w:tab/>
              <w:t xml:space="preserve">74</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 Packet Identifier</w:t>
              <w:tab/>
              <w:t xml:space="preserve">74</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Application Messages Remaining</w:t>
              <w:tab/>
              <w:t xml:space="preserve">74</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DISCONNECT - Disconnect Notification</w:t>
              <w:tab/>
              <w:t xml:space="preserve">75</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DISCONNECT Header</w:t>
              <w:tab/>
              <w:t xml:space="preserve">75</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DISCONNECT Flags</w:t>
              <w:tab/>
              <w:t xml:space="preserve">76</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f6mk8ar6ho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3.13.2.1 Packet Identifier Flag</w:t>
              <w:tab/>
              <w:t xml:space="preserve">76</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f25roqqpx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3.13.2.2 Session Expiry Interval Flag</w:t>
              <w:tab/>
              <w:t xml:space="preserve">76</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y3p3qqdmadq">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3.13.2.3 Reason Code Flag</w:t>
              <w:tab/>
              <w:t xml:space="preserve">76</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jljjibf9dw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3.13.3 Packet Identifier</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3.13.4 Reason Code</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3.13.5 Session Expiry Interval</w:t>
              <w:tab/>
              <w:t xml:space="preserve">76</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3.13.6 Reason String</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3.13.7 DISCONNECT Actions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elrc49qsiun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 WAKEUP - Wake up request</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rkcmnrrlwx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 WAKEUP Header</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sa95hk6sfa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3.14.2 WAKEUP Actions</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0yzf1b41y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 SLEEPREQ - Sleep request</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e58qknvrf2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3.15.1 SLEEPREQ Header</w:t>
              <w:tab/>
              <w:t xml:space="preserve">78</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akftl72rmwp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 SLEEPREQ Flags</w:t>
              <w:tab/>
              <w:t xml:space="preserve">78</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es7747zmmj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3.15.2.1 Retain Topic Aliases</w:t>
              <w:tab/>
              <w:t xml:space="preserve">78</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9l470czcfc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79</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mowugbak9f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3.15.4 Sleep Duration</w:t>
              <w:tab/>
              <w:t xml:space="preserve">79</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za85wfbb30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3.15.5 SLEEPREQ Actions</w:t>
              <w:tab/>
              <w:t xml:space="preserve">79</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jym8s7ogwu9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 SLEEPRESP - Sleep response</w:t>
              <w:tab/>
              <w:t xml:space="preserve">79</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hdh9flvort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3.16.1 SLEEPRESP Header</w:t>
              <w:tab/>
              <w:t xml:space="preserve">80</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s4rruwfri5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3.16.2 Packet Identifier</w:t>
              <w:tab/>
              <w:t xml:space="preserve">80</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Protection Encapsulation</w:t>
              <w:tab/>
              <w:t xml:space="preserve">81</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Protection Encapsulation Header</w:t>
              <w:tab/>
              <w:t xml:space="preserve">82</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Protection Flags</w:t>
              <w:tab/>
              <w:t xml:space="preserve">82</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gr37fcn70h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3.17.2.1 Monotonic Counter Length</w:t>
              <w:tab/>
              <w:t xml:space="preserve">82</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r276rc44pl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3.17.2.2 Cryptographic Material Length</w:t>
              <w:tab/>
              <w:t xml:space="preserve">82</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vegbdq024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3.17.2.3 Authentication Tag Length</w:t>
              <w:tab/>
              <w:t xml:space="preserve">83</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Protection Scheme</w:t>
              <w:tab/>
              <w:t xml:space="preserve">83</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Sender Identifier</w:t>
              <w:tab/>
              <w:t xml:space="preserve">85</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3.17.5 Random</w:t>
              <w:tab/>
              <w:t xml:space="preserve">85</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3.17.6 Cryptographic Material</w:t>
              <w:tab/>
              <w:t xml:space="preserve">86</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3.17.7 Monotonic Counter</w:t>
              <w:tab/>
              <w:t xml:space="preserve">86</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3.17.8 Protected MQTT-SN Packet</w:t>
              <w:tab/>
              <w:t xml:space="preserve">86</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3.17.9 Authentication Tag</w:t>
              <w:tab/>
              <w:t xml:space="preserve">86</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Forwarder Encapsulation</w:t>
              <w:tab/>
              <w:t xml:space="preserve">86</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Forwarder Encapsulation Header</w:t>
              <w:tab/>
              <w:t xml:space="preserve">87</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Control Flags</w:t>
              <w:tab/>
              <w:t xml:space="preserve">87</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3.18.2.1 Radius</w:t>
              <w:tab/>
              <w:t xml:space="preserve">87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Wireless Node Identifier</w:t>
              <w:tab/>
              <w:t xml:space="preserve">87</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MQTT-SN Packet</w:t>
              <w:tab/>
              <w:t xml:space="preserve">87</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 Gateway Discovery Packets</w:t>
              <w:tab/>
              <w:t xml:space="preserve">88</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4gdb1y3emq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3.19.1 ADVERTISE - Gateway Advertisement</w:t>
              <w:tab/>
              <w:t xml:space="preserve">88</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3.19.1.1 ADVERTISE Header</w:t>
              <w:tab/>
              <w:t xml:space="preserve">88</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3.19.1.2 Gateway Identifier</w:t>
              <w:tab/>
              <w:t xml:space="preserve">88</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3.19.1.3 Duration</w:t>
              <w:tab/>
              <w:t xml:space="preserve">88</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 SEARCHGW - Search for A Gateway</w:t>
              <w:tab/>
              <w:t xml:space="preserve">88</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3.19.2.1 SEARCHGW Header</w:t>
              <w:tab/>
              <w:t xml:space="preserve">89</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3.19.2.2 Radius</w:t>
              <w:tab/>
              <w:t xml:space="preserve">89</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 GWINFO - Gateway Information</w:t>
              <w:tab/>
              <w:t xml:space="preserve">89</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3.19.3.1 GWINFO Header</w:t>
              <w:tab/>
              <w:t xml:space="preserve">90</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3.19.3.2 Gateway Identifier</w:t>
              <w:tab/>
              <w:t xml:space="preserve">90</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3.19.3.3 Gateway Address</w:t>
              <w:tab/>
              <w:t xml:space="preserve">90</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91</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91</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91</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92</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93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95</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w:t>
              <w:tab/>
              <w:t xml:space="preserve">95</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95</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96</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97</w:t>
            </w:r>
          </w:hyperlink>
          <w:r w:rsidDel="00000000" w:rsidR="00000000" w:rsidRPr="00000000">
            <w:rPr>
              <w:rtl w:val="0"/>
            </w:rPr>
          </w:r>
        </w:p>
        <w:p w:rsidR="00000000" w:rsidDel="00000000" w:rsidP="00000000" w:rsidRDefault="00000000" w:rsidRPr="00000000" w14:paraId="0000012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98</w:t>
            </w:r>
          </w:hyperlink>
          <w:r w:rsidDel="00000000" w:rsidR="00000000" w:rsidRPr="00000000">
            <w:rPr>
              <w:rtl w:val="0"/>
            </w:rPr>
          </w:r>
        </w:p>
        <w:p w:rsidR="00000000" w:rsidDel="00000000" w:rsidP="00000000" w:rsidRDefault="00000000" w:rsidRPr="00000000" w14:paraId="0000012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99</w:t>
            </w:r>
          </w:hyperlink>
          <w:r w:rsidDel="00000000" w:rsidR="00000000" w:rsidRPr="00000000">
            <w:rPr>
              <w:rtl w:val="0"/>
            </w:rPr>
          </w:r>
        </w:p>
        <w:p w:rsidR="00000000" w:rsidDel="00000000" w:rsidP="00000000" w:rsidRDefault="00000000" w:rsidRPr="00000000" w14:paraId="0000013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4.4.2 Unacknowledged Packets</w:t>
              <w:tab/>
              <w:t xml:space="preserve">99</w:t>
            </w:r>
          </w:hyperlink>
          <w:r w:rsidDel="00000000" w:rsidR="00000000" w:rsidRPr="00000000">
            <w:rPr>
              <w:rtl w:val="0"/>
            </w:rPr>
          </w:r>
        </w:p>
        <w:p w:rsidR="00000000" w:rsidDel="00000000" w:rsidP="00000000" w:rsidRDefault="00000000" w:rsidRPr="00000000" w14:paraId="0000013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100</w:t>
            </w:r>
          </w:hyperlink>
          <w:r w:rsidDel="00000000" w:rsidR="00000000" w:rsidRPr="00000000">
            <w:rPr>
              <w:rtl w:val="0"/>
            </w:rPr>
          </w:r>
        </w:p>
        <w:p w:rsidR="00000000" w:rsidDel="00000000" w:rsidP="00000000" w:rsidRDefault="00000000" w:rsidRPr="00000000" w14:paraId="0000013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100</w:t>
            </w:r>
          </w:hyperlink>
          <w:r w:rsidDel="00000000" w:rsidR="00000000" w:rsidRPr="00000000">
            <w:rPr>
              <w:rtl w:val="0"/>
            </w:rPr>
          </w:r>
        </w:p>
        <w:p w:rsidR="00000000" w:rsidDel="00000000" w:rsidP="00000000" w:rsidRDefault="00000000" w:rsidRPr="00000000" w14:paraId="0000013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sznt7pux188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Topics</w:t>
              <w:tab/>
              <w:t xml:space="preserve">101</w:t>
            </w:r>
          </w:hyperlink>
          <w:r w:rsidDel="00000000" w:rsidR="00000000" w:rsidRPr="00000000">
            <w:rPr>
              <w:rtl w:val="0"/>
            </w:rPr>
          </w:r>
        </w:p>
        <w:p w:rsidR="00000000" w:rsidDel="00000000" w:rsidP="00000000" w:rsidRDefault="00000000" w:rsidRPr="00000000" w14:paraId="0000013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Names and Topic Filters</w:t>
              <w:tab/>
              <w:t xml:space="preserve">101</w:t>
            </w:r>
          </w:hyperlink>
          <w:r w:rsidDel="00000000" w:rsidR="00000000" w:rsidRPr="00000000">
            <w:rPr>
              <w:rtl w:val="0"/>
            </w:rPr>
          </w:r>
        </w:p>
        <w:p w:rsidR="00000000" w:rsidDel="00000000" w:rsidP="00000000" w:rsidRDefault="00000000" w:rsidRPr="00000000" w14:paraId="00000135">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wildcards</w:t>
              <w:tab/>
              <w:t xml:space="preserve">101</w:t>
            </w:r>
          </w:hyperlink>
          <w:r w:rsidDel="00000000" w:rsidR="00000000" w:rsidRPr="00000000">
            <w:rPr>
              <w:rtl w:val="0"/>
            </w:rPr>
          </w:r>
        </w:p>
        <w:p w:rsidR="00000000" w:rsidDel="00000000" w:rsidP="00000000" w:rsidRDefault="00000000" w:rsidRPr="00000000" w14:paraId="00000136">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4.7.1.1.1 Topic level separator</w:t>
              <w:tab/>
              <w:t xml:space="preserve">101</w:t>
            </w:r>
          </w:hyperlink>
          <w:r w:rsidDel="00000000" w:rsidR="00000000" w:rsidRPr="00000000">
            <w:rPr>
              <w:rtl w:val="0"/>
            </w:rPr>
          </w:r>
        </w:p>
        <w:p w:rsidR="00000000" w:rsidDel="00000000" w:rsidP="00000000" w:rsidRDefault="00000000" w:rsidRPr="00000000" w14:paraId="00000137">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4.7.1.1.2 Multi-level wildcard</w:t>
              <w:tab/>
              <w:t xml:space="preserve">101</w:t>
            </w:r>
          </w:hyperlink>
          <w:r w:rsidDel="00000000" w:rsidR="00000000" w:rsidRPr="00000000">
            <w:rPr>
              <w:rtl w:val="0"/>
            </w:rPr>
          </w:r>
        </w:p>
        <w:p w:rsidR="00000000" w:rsidDel="00000000" w:rsidP="00000000" w:rsidRDefault="00000000" w:rsidRPr="00000000" w14:paraId="00000138">
          <w:pPr>
            <w:widowControl w:val="0"/>
            <w:tabs>
              <w:tab w:val="right" w:leader="none" w:pos="12000"/>
            </w:tabs>
            <w:spacing w:after="0" w:before="60" w:line="240" w:lineRule="auto"/>
            <w:ind w:left="144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4.7.1.1.3 Single-level wildcard</w:t>
              <w:tab/>
              <w:t xml:space="preserve">102</w:t>
            </w:r>
          </w:hyperlink>
          <w:r w:rsidDel="00000000" w:rsidR="00000000" w:rsidRPr="00000000">
            <w:rPr>
              <w:rtl w:val="0"/>
            </w:rPr>
          </w:r>
        </w:p>
        <w:p w:rsidR="00000000" w:rsidDel="00000000" w:rsidP="00000000" w:rsidRDefault="00000000" w:rsidRPr="00000000" w14:paraId="0000013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Topics beginning with $</w:t>
              <w:tab/>
              <w:t xml:space="preserve">102</w:t>
            </w:r>
          </w:hyperlink>
          <w:r w:rsidDel="00000000" w:rsidR="00000000" w:rsidRPr="00000000">
            <w:rPr>
              <w:rtl w:val="0"/>
            </w:rPr>
          </w:r>
        </w:p>
        <w:p w:rsidR="00000000" w:rsidDel="00000000" w:rsidP="00000000" w:rsidRDefault="00000000" w:rsidRPr="00000000" w14:paraId="0000013A">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Topic semantic and usage</w:t>
              <w:tab/>
              <w:t xml:space="preserve">103</w:t>
            </w:r>
          </w:hyperlink>
          <w:r w:rsidDel="00000000" w:rsidR="00000000" w:rsidRPr="00000000">
            <w:rPr>
              <w:rtl w:val="0"/>
            </w:rPr>
          </w:r>
        </w:p>
        <w:p w:rsidR="00000000" w:rsidDel="00000000" w:rsidP="00000000" w:rsidRDefault="00000000" w:rsidRPr="00000000" w14:paraId="0000013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4.7.2 Topic Aliases</w:t>
              <w:tab/>
              <w:t xml:space="preserve">104</w:t>
            </w:r>
          </w:hyperlink>
          <w:r w:rsidDel="00000000" w:rsidR="00000000" w:rsidRPr="00000000">
            <w:rPr>
              <w:rtl w:val="0"/>
            </w:rPr>
          </w:r>
        </w:p>
        <w:p w:rsidR="00000000" w:rsidDel="00000000" w:rsidP="00000000" w:rsidRDefault="00000000" w:rsidRPr="00000000" w14:paraId="0000013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vsbmx9hwe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4.7.2.1 Predefined Topic Aliases</w:t>
              <w:tab/>
              <w:t xml:space="preserve">104</w:t>
            </w:r>
          </w:hyperlink>
          <w:r w:rsidDel="00000000" w:rsidR="00000000" w:rsidRPr="00000000">
            <w:rPr>
              <w:rtl w:val="0"/>
            </w:rPr>
          </w:r>
        </w:p>
        <w:p w:rsidR="00000000" w:rsidDel="00000000" w:rsidP="00000000" w:rsidRDefault="00000000" w:rsidRPr="00000000" w14:paraId="0000013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ijijiozu1y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4.7.2.2 Session Topic Aliases</w:t>
              <w:tab/>
              <w:t xml:space="preserve">104</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105</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106</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106</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Authentication</w:t>
              <w:tab/>
              <w:t xml:space="preserve">107</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z7zobqrpqj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CONNECT and AUTH packets</w:t>
              <w:tab/>
              <w:t xml:space="preserve">107</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4.11.1.1 Re-authentication</w:t>
              <w:tab/>
              <w:t xml:space="preserve">109</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4.11.1.2 MQTT </w:t>
            </w:r>
          </w:hyperlink>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Name</w:t>
            </w:r>
          </w:hyperlink>
          <w:hyperlink w:anchor="_heading=h.nhp24wh46o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and Password Support</w:t>
              <w:tab/>
              <w:t xml:space="preserve">109</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112</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112</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113</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 Retained Messages</w:t>
              <w:tab/>
              <w:t xml:space="preserve">113</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Client states</w:t>
              <w:tab/>
              <w:t xml:space="preserve">115</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4.14.1 Session Timers</w:t>
              <w:tab/>
              <w:t xml:space="preserve">118</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j8yyjomhaf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4.14.2 Sleeping Clients</w:t>
              <w:tab/>
              <w:t xml:space="preserve">119</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Optional Features</w:t>
              <w:tab/>
              <w:t xml:space="preserve">121</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123</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w9qaq2wvr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123</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gt8todq2le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5.2 MQTT-SN solutions: security and certification</w:t>
              <w:tab/>
              <w:t xml:space="preserve">123</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81ayj7ar2a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5.3 Lightweight cryptography and constrained devices</w:t>
              <w:tab/>
              <w:t xml:space="preserve">124</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0bezd2bi3z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 Implementation notes</w:t>
              <w:tab/>
              <w:t xml:space="preserve">124</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h5vxo4k0bd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 Authentication of Clients by the Server</w:t>
              <w:tab/>
              <w:t xml:space="preserve">125</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exe5j11rq4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5.4.2 Authorization of Clients by the Server</w:t>
              <w:tab/>
              <w:t xml:space="preserve">125</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ysh3cxpsb6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5.4.3 Authentication of the Server by the Client</w:t>
              <w:tab/>
              <w:t xml:space="preserve">126</w:t>
            </w:r>
          </w:hyperlink>
          <w:r w:rsidDel="00000000" w:rsidR="00000000" w:rsidRPr="00000000">
            <w:rPr>
              <w:rtl w:val="0"/>
            </w:rPr>
          </w:r>
        </w:p>
        <w:p w:rsidR="00000000" w:rsidDel="00000000" w:rsidP="00000000" w:rsidRDefault="00000000" w:rsidRPr="00000000" w14:paraId="0000015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t7sd3b9qzj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5.4.4 Integrity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56">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dgt1oam65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5.4.5 Privacy of Application Messages and MQTT-SN Control Packets</w:t>
              <w:tab/>
              <w:t xml:space="preserve">126</w:t>
            </w:r>
          </w:hyperlink>
          <w:r w:rsidDel="00000000" w:rsidR="00000000" w:rsidRPr="00000000">
            <w:rPr>
              <w:rtl w:val="0"/>
            </w:rPr>
          </w:r>
        </w:p>
        <w:p w:rsidR="00000000" w:rsidDel="00000000" w:rsidP="00000000" w:rsidRDefault="00000000" w:rsidRPr="00000000" w14:paraId="00000157">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h57vyfcv2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5.4.6 Non-repudiation of message transmission</w:t>
              <w:tab/>
              <w:t xml:space="preserve">126</w:t>
            </w:r>
          </w:hyperlink>
          <w:r w:rsidDel="00000000" w:rsidR="00000000" w:rsidRPr="00000000">
            <w:rPr>
              <w:rtl w:val="0"/>
            </w:rPr>
          </w:r>
        </w:p>
        <w:p w:rsidR="00000000" w:rsidDel="00000000" w:rsidP="00000000" w:rsidRDefault="00000000" w:rsidRPr="00000000" w14:paraId="00000158">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e8wrqxkc3xa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5.4.7 Detecting compromise of Clients and Servers</w:t>
              <w:tab/>
              <w:t xml:space="preserve">127</w:t>
            </w:r>
          </w:hyperlink>
          <w:r w:rsidDel="00000000" w:rsidR="00000000" w:rsidRPr="00000000">
            <w:rPr>
              <w:rtl w:val="0"/>
            </w:rPr>
          </w:r>
        </w:p>
        <w:p w:rsidR="00000000" w:rsidDel="00000000" w:rsidP="00000000" w:rsidRDefault="00000000" w:rsidRPr="00000000" w14:paraId="00000159">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4zuc51rma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5.4.8 Detecting abnormal behaviors</w:t>
              <w:tab/>
              <w:t xml:space="preserve">127</w:t>
            </w:r>
          </w:hyperlink>
          <w:r w:rsidDel="00000000" w:rsidR="00000000" w:rsidRPr="00000000">
            <w:rPr>
              <w:rtl w:val="0"/>
            </w:rPr>
          </w:r>
        </w:p>
        <w:p w:rsidR="00000000" w:rsidDel="00000000" w:rsidP="00000000" w:rsidRDefault="00000000" w:rsidRPr="00000000" w14:paraId="0000015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h4qb21u9c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 Handling of Disallowed Unicode code points</w:t>
              <w:tab/>
              <w:t xml:space="preserve">127</w:t>
            </w:r>
          </w:hyperlink>
          <w:r w:rsidDel="00000000" w:rsidR="00000000" w:rsidRPr="00000000">
            <w:rPr>
              <w:rtl w:val="0"/>
            </w:rPr>
          </w:r>
        </w:p>
        <w:p w:rsidR="00000000" w:rsidDel="00000000" w:rsidP="00000000" w:rsidRDefault="00000000" w:rsidRPr="00000000" w14:paraId="0000015B">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z5eemy59r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5.4.9.1 Considerations for the use of Disallowed Unicode code points</w:t>
              <w:tab/>
              <w:t xml:space="preserve">128</w:t>
            </w:r>
          </w:hyperlink>
          <w:r w:rsidDel="00000000" w:rsidR="00000000" w:rsidRPr="00000000">
            <w:rPr>
              <w:rtl w:val="0"/>
            </w:rPr>
          </w:r>
        </w:p>
        <w:p w:rsidR="00000000" w:rsidDel="00000000" w:rsidP="00000000" w:rsidRDefault="00000000" w:rsidRPr="00000000" w14:paraId="0000015C">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bynx7fjpvxu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5.4.9.2 Interactions between Publishers and Subscribers</w:t>
              <w:tab/>
              <w:t xml:space="preserve">128</w:t>
            </w:r>
          </w:hyperlink>
          <w:r w:rsidDel="00000000" w:rsidR="00000000" w:rsidRPr="00000000">
            <w:rPr>
              <w:rtl w:val="0"/>
            </w:rPr>
          </w:r>
        </w:p>
        <w:p w:rsidR="00000000" w:rsidDel="00000000" w:rsidP="00000000" w:rsidRDefault="00000000" w:rsidRPr="00000000" w14:paraId="0000015D">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4dvwf8lgj0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5.4.9.3 Remedies</w:t>
              <w:tab/>
              <w:t xml:space="preserve">129</w:t>
            </w:r>
          </w:hyperlink>
          <w:r w:rsidDel="00000000" w:rsidR="00000000" w:rsidRPr="00000000">
            <w:rPr>
              <w:rtl w:val="0"/>
            </w:rPr>
          </w:r>
        </w:p>
        <w:p w:rsidR="00000000" w:rsidDel="00000000" w:rsidP="00000000" w:rsidRDefault="00000000" w:rsidRPr="00000000" w14:paraId="0000015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tdlqgir6zrn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5.4.10 Other security considerations</w:t>
              <w:tab/>
              <w:t xml:space="preserve">129</w:t>
            </w:r>
          </w:hyperlink>
          <w:r w:rsidDel="00000000" w:rsidR="00000000" w:rsidRPr="00000000">
            <w:rPr>
              <w:rtl w:val="0"/>
            </w:rPr>
          </w:r>
        </w:p>
        <w:p w:rsidR="00000000" w:rsidDel="00000000" w:rsidP="00000000" w:rsidRDefault="00000000" w:rsidRPr="00000000" w14:paraId="0000015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dkmfsfe6rv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5.4.11 Use of SOCKS</w:t>
              <w:tab/>
              <w:t xml:space="preserve">129</w:t>
            </w:r>
          </w:hyperlink>
          <w:r w:rsidDel="00000000" w:rsidR="00000000" w:rsidRPr="00000000">
            <w:rPr>
              <w:rtl w:val="0"/>
            </w:rPr>
          </w:r>
        </w:p>
        <w:p w:rsidR="00000000" w:rsidDel="00000000" w:rsidP="00000000" w:rsidRDefault="00000000" w:rsidRPr="00000000" w14:paraId="00000160">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e16slc3oya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 Security profiles</w:t>
              <w:tab/>
              <w:t xml:space="preserve">130</w:t>
            </w:r>
          </w:hyperlink>
          <w:r w:rsidDel="00000000" w:rsidR="00000000" w:rsidRPr="00000000">
            <w:rPr>
              <w:rtl w:val="0"/>
            </w:rPr>
          </w:r>
        </w:p>
        <w:p w:rsidR="00000000" w:rsidDel="00000000" w:rsidP="00000000" w:rsidRDefault="00000000" w:rsidRPr="00000000" w14:paraId="00000161">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kfs4hgl2fw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5.4.12.1 Clear communication profile</w:t>
              <w:tab/>
              <w:t xml:space="preserve">130</w:t>
            </w:r>
          </w:hyperlink>
          <w:r w:rsidDel="00000000" w:rsidR="00000000" w:rsidRPr="00000000">
            <w:rPr>
              <w:rtl w:val="0"/>
            </w:rPr>
          </w:r>
        </w:p>
        <w:p w:rsidR="00000000" w:rsidDel="00000000" w:rsidP="00000000" w:rsidRDefault="00000000" w:rsidRPr="00000000" w14:paraId="00000162">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2enj073z0k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5.4.12.2 Secured network communication profile</w:t>
              <w:tab/>
              <w:t xml:space="preserve">130</w:t>
            </w:r>
          </w:hyperlink>
          <w:r w:rsidDel="00000000" w:rsidR="00000000" w:rsidRPr="00000000">
            <w:rPr>
              <w:rtl w:val="0"/>
            </w:rPr>
          </w:r>
        </w:p>
        <w:p w:rsidR="00000000" w:rsidDel="00000000" w:rsidP="00000000" w:rsidRDefault="00000000" w:rsidRPr="00000000" w14:paraId="00000163">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imbujrr2hq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5.4.12.3 Secured transport profile</w:t>
              <w:tab/>
              <w:t xml:space="preserve">130</w:t>
            </w:r>
          </w:hyperlink>
          <w:r w:rsidDel="00000000" w:rsidR="00000000" w:rsidRPr="00000000">
            <w:rPr>
              <w:rtl w:val="0"/>
            </w:rPr>
          </w:r>
        </w:p>
        <w:p w:rsidR="00000000" w:rsidDel="00000000" w:rsidP="00000000" w:rsidRDefault="00000000" w:rsidRPr="00000000" w14:paraId="00000164">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0rls4zwxe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5.4.12.4 Industry specific security profiles</w:t>
              <w:tab/>
              <w:t xml:space="preserve">130</w:t>
            </w:r>
          </w:hyperlink>
          <w:r w:rsidDel="00000000" w:rsidR="00000000" w:rsidRPr="00000000">
            <w:rPr>
              <w:rtl w:val="0"/>
            </w:rPr>
          </w:r>
        </w:p>
        <w:p w:rsidR="00000000" w:rsidDel="00000000" w:rsidP="00000000" w:rsidRDefault="00000000" w:rsidRPr="00000000" w14:paraId="00000165">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131</w:t>
            </w:r>
          </w:hyperlink>
          <w:r w:rsidDel="00000000" w:rsidR="00000000" w:rsidRPr="00000000">
            <w:rPr>
              <w:rtl w:val="0"/>
            </w:rPr>
          </w:r>
        </w:p>
        <w:p w:rsidR="00000000" w:rsidDel="00000000" w:rsidP="00000000" w:rsidRDefault="00000000" w:rsidRPr="00000000" w14:paraId="00000166">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Acknowledgments</w:t>
              <w:tab/>
              <w:t xml:space="preserve">132</w:t>
            </w:r>
          </w:hyperlink>
          <w:r w:rsidDel="00000000" w:rsidR="00000000" w:rsidRPr="00000000">
            <w:rPr>
              <w:rtl w:val="0"/>
            </w:rPr>
          </w:r>
        </w:p>
        <w:p w:rsidR="00000000" w:rsidDel="00000000" w:rsidP="00000000" w:rsidRDefault="00000000" w:rsidRPr="00000000" w14:paraId="00000167">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Special Thanks</w:t>
              <w:tab/>
              <w:t xml:space="preserve">132</w:t>
            </w:r>
          </w:hyperlink>
          <w:r w:rsidDel="00000000" w:rsidR="00000000" w:rsidRPr="00000000">
            <w:rPr>
              <w:rtl w:val="0"/>
            </w:rPr>
          </w:r>
        </w:p>
        <w:p w:rsidR="00000000" w:rsidDel="00000000" w:rsidP="00000000" w:rsidRDefault="00000000" w:rsidRPr="00000000" w14:paraId="00000168">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Participants</w:t>
              <w:tab/>
              <w:t xml:space="preserve">132</w:t>
            </w:r>
          </w:hyperlink>
          <w:r w:rsidDel="00000000" w:rsidR="00000000" w:rsidRPr="00000000">
            <w:rPr>
              <w:rtl w:val="0"/>
            </w:rPr>
          </w:r>
        </w:p>
        <w:p w:rsidR="00000000" w:rsidDel="00000000" w:rsidP="00000000" w:rsidRDefault="00000000" w:rsidRPr="00000000" w14:paraId="00000169">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v94r25kxc2g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B. Mandatory normative statements (informative)</w:t>
              <w:tab/>
              <w:t xml:space="preserve">133</w:t>
            </w:r>
          </w:hyperlink>
          <w:r w:rsidDel="00000000" w:rsidR="00000000" w:rsidRPr="00000000">
            <w:rPr>
              <w:rtl w:val="0"/>
            </w:rPr>
          </w:r>
        </w:p>
        <w:p w:rsidR="00000000" w:rsidDel="00000000" w:rsidP="00000000" w:rsidRDefault="00000000" w:rsidRPr="00000000" w14:paraId="0000016A">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awx99h7jb7d">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 C. Implementation Guidance (Informative)</w:t>
              <w:tab/>
              <w:t xml:space="preserve">134</w:t>
            </w:r>
          </w:hyperlink>
          <w:r w:rsidDel="00000000" w:rsidR="00000000" w:rsidRPr="00000000">
            <w:rPr>
              <w:rtl w:val="0"/>
            </w:rPr>
          </w:r>
        </w:p>
        <w:p w:rsidR="00000000" w:rsidDel="00000000" w:rsidP="00000000" w:rsidRDefault="00000000" w:rsidRPr="00000000" w14:paraId="0000016B">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64cg1dbuhi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 Example MQTT-SN Architectures</w:t>
              <w:tab/>
              <w:t xml:space="preserve">134</w:t>
            </w:r>
          </w:hyperlink>
          <w:r w:rsidDel="00000000" w:rsidR="00000000" w:rsidRPr="00000000">
            <w:rPr>
              <w:rtl w:val="0"/>
            </w:rPr>
          </w:r>
        </w:p>
        <w:p w:rsidR="00000000" w:rsidDel="00000000" w:rsidP="00000000" w:rsidRDefault="00000000" w:rsidRPr="00000000" w14:paraId="0000016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b4f1fsjt2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C.1.1 Transparent Gateway</w:t>
              <w:tab/>
              <w:t xml:space="preserve">134</w:t>
            </w:r>
          </w:hyperlink>
          <w:r w:rsidDel="00000000" w:rsidR="00000000" w:rsidRPr="00000000">
            <w:rPr>
              <w:rtl w:val="0"/>
            </w:rPr>
          </w:r>
        </w:p>
        <w:p w:rsidR="00000000" w:rsidDel="00000000" w:rsidP="00000000" w:rsidRDefault="00000000" w:rsidRPr="00000000" w14:paraId="0000016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c0y537komx5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C.1.2 Aggregating Gateway</w:t>
              <w:tab/>
              <w:t xml:space="preserve">135</w:t>
            </w:r>
          </w:hyperlink>
          <w:r w:rsidDel="00000000" w:rsidR="00000000" w:rsidRPr="00000000">
            <w:rPr>
              <w:rtl w:val="0"/>
            </w:rPr>
          </w:r>
        </w:p>
        <w:p w:rsidR="00000000" w:rsidDel="00000000" w:rsidP="00000000" w:rsidRDefault="00000000" w:rsidRPr="00000000" w14:paraId="0000016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ydw0bb14xb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C.1.3 Forwarder</w:t>
              <w:tab/>
              <w:t xml:space="preserve">136</w:t>
            </w:r>
          </w:hyperlink>
          <w:r w:rsidDel="00000000" w:rsidR="00000000" w:rsidRPr="00000000">
            <w:rPr>
              <w:rtl w:val="0"/>
            </w:rPr>
          </w:r>
        </w:p>
        <w:p w:rsidR="00000000" w:rsidDel="00000000" w:rsidP="00000000" w:rsidRDefault="00000000" w:rsidRPr="00000000" w14:paraId="0000016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s5hrr76r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C.1.4 MQTT-SN Broker</w:t>
              <w:tab/>
              <w:t xml:space="preserve">137</w:t>
            </w:r>
          </w:hyperlink>
          <w:r w:rsidDel="00000000" w:rsidR="00000000" w:rsidRPr="00000000">
            <w:rPr>
              <w:rtl w:val="0"/>
            </w:rPr>
          </w:r>
        </w:p>
        <w:p w:rsidR="00000000" w:rsidDel="00000000" w:rsidP="00000000" w:rsidRDefault="00000000" w:rsidRPr="00000000" w14:paraId="0000017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ekjvzaoz0k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C.2 Server Congestion</w:t>
              <w:tab/>
              <w:t xml:space="preserve">138</w:t>
            </w:r>
          </w:hyperlink>
          <w:r w:rsidDel="00000000" w:rsidR="00000000" w:rsidRPr="00000000">
            <w:rPr>
              <w:rtl w:val="0"/>
            </w:rPr>
          </w:r>
        </w:p>
        <w:p w:rsidR="00000000" w:rsidDel="00000000" w:rsidP="00000000" w:rsidRDefault="00000000" w:rsidRPr="00000000" w14:paraId="00000171">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7gl7rjnh27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C.3 Example Timer and Counter Values</w:t>
              <w:tab/>
              <w:t xml:space="preserve">139</w:t>
            </w:r>
          </w:hyperlink>
          <w:r w:rsidDel="00000000" w:rsidR="00000000" w:rsidRPr="00000000">
            <w:rPr>
              <w:rtl w:val="0"/>
            </w:rPr>
          </w:r>
        </w:p>
        <w:p w:rsidR="00000000" w:rsidDel="00000000" w:rsidP="00000000" w:rsidRDefault="00000000" w:rsidRPr="00000000" w14:paraId="00000172">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5dohv2o203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C.4 Exponential Backoff</w:t>
              <w:tab/>
              <w:t xml:space="preserve">140</w:t>
            </w:r>
          </w:hyperlink>
          <w:r w:rsidDel="00000000" w:rsidR="00000000" w:rsidRPr="00000000">
            <w:rPr>
              <w:rtl w:val="0"/>
            </w:rPr>
          </w:r>
        </w:p>
        <w:p w:rsidR="00000000" w:rsidDel="00000000" w:rsidP="00000000" w:rsidRDefault="00000000" w:rsidRPr="00000000" w14:paraId="00000173">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c2bf5yxnv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 PUBLISH with QoS -1</w:t>
              <w:tab/>
              <w:t xml:space="preserve">141</w:t>
            </w:r>
          </w:hyperlink>
          <w:r w:rsidDel="00000000" w:rsidR="00000000" w:rsidRPr="00000000">
            <w:rPr>
              <w:rtl w:val="0"/>
            </w:rPr>
          </w:r>
        </w:p>
        <w:p w:rsidR="00000000" w:rsidDel="00000000" w:rsidP="00000000" w:rsidRDefault="00000000" w:rsidRPr="00000000" w14:paraId="00000174">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d1955xpjj9q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C.5.1 PUBLISH Header</w:t>
              <w:tab/>
              <w:t xml:space="preserve">141</w:t>
            </w:r>
          </w:hyperlink>
          <w:r w:rsidDel="00000000" w:rsidR="00000000" w:rsidRPr="00000000">
            <w:rPr>
              <w:rtl w:val="0"/>
            </w:rPr>
          </w:r>
        </w:p>
        <w:p w:rsidR="00000000" w:rsidDel="00000000" w:rsidP="00000000" w:rsidRDefault="00000000" w:rsidRPr="00000000" w14:paraId="00000175">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z6s5szoqybu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C.5.2 PUBLISH Flags</w:t>
              <w:tab/>
              <w:t xml:space="preserve">141</w:t>
            </w:r>
          </w:hyperlink>
          <w:r w:rsidDel="00000000" w:rsidR="00000000" w:rsidRPr="00000000">
            <w:rPr>
              <w:rtl w:val="0"/>
            </w:rPr>
          </w:r>
        </w:p>
        <w:p w:rsidR="00000000" w:rsidDel="00000000" w:rsidP="00000000" w:rsidRDefault="00000000" w:rsidRPr="00000000" w14:paraId="00000176">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49fswnusgz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C.5.2.1 Topic Type</w:t>
              <w:tab/>
              <w:t xml:space="preserve">142</w:t>
            </w:r>
          </w:hyperlink>
          <w:r w:rsidDel="00000000" w:rsidR="00000000" w:rsidRPr="00000000">
            <w:rPr>
              <w:rtl w:val="0"/>
            </w:rPr>
          </w:r>
        </w:p>
        <w:p w:rsidR="00000000" w:rsidDel="00000000" w:rsidP="00000000" w:rsidRDefault="00000000" w:rsidRPr="00000000" w14:paraId="00000177">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8v6o4gdlqm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C.5.2.2 QoS</w:t>
              <w:tab/>
              <w:t xml:space="preserve">142</w:t>
            </w:r>
          </w:hyperlink>
          <w:r w:rsidDel="00000000" w:rsidR="00000000" w:rsidRPr="00000000">
            <w:rPr>
              <w:rtl w:val="0"/>
            </w:rPr>
          </w:r>
        </w:p>
        <w:p w:rsidR="00000000" w:rsidDel="00000000" w:rsidP="00000000" w:rsidRDefault="00000000" w:rsidRPr="00000000" w14:paraId="00000178">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1um9syapc8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C.5.2.3 DUP</w:t>
              <w:tab/>
              <w:t xml:space="preserve">142</w:t>
            </w:r>
          </w:hyperlink>
          <w:r w:rsidDel="00000000" w:rsidR="00000000" w:rsidRPr="00000000">
            <w:rPr>
              <w:rtl w:val="0"/>
            </w:rPr>
          </w:r>
        </w:p>
        <w:p w:rsidR="00000000" w:rsidDel="00000000" w:rsidP="00000000" w:rsidRDefault="00000000" w:rsidRPr="00000000" w14:paraId="00000179">
          <w:pPr>
            <w:widowControl w:val="0"/>
            <w:tabs>
              <w:tab w:val="right" w:leader="none" w:pos="12000"/>
            </w:tabs>
            <w:spacing w:after="0" w:before="60" w:line="24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dqzktr96rs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C.5.2.4 Retain</w:t>
              <w:tab/>
              <w:t xml:space="preserve">142</w:t>
            </w:r>
          </w:hyperlink>
          <w:r w:rsidDel="00000000" w:rsidR="00000000" w:rsidRPr="00000000">
            <w:rPr>
              <w:rtl w:val="0"/>
            </w:rPr>
          </w:r>
        </w:p>
        <w:p w:rsidR="00000000" w:rsidDel="00000000" w:rsidP="00000000" w:rsidRDefault="00000000" w:rsidRPr="00000000" w14:paraId="0000017A">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dd4u1anmq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C.5.3 Topic Alias</w:t>
              <w:tab/>
              <w:t xml:space="preserve">142</w:t>
            </w:r>
          </w:hyperlink>
          <w:r w:rsidDel="00000000" w:rsidR="00000000" w:rsidRPr="00000000">
            <w:rPr>
              <w:rtl w:val="0"/>
            </w:rPr>
          </w:r>
        </w:p>
        <w:p w:rsidR="00000000" w:rsidDel="00000000" w:rsidP="00000000" w:rsidRDefault="00000000" w:rsidRPr="00000000" w14:paraId="0000017B">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pk20o16bg3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C.5.4 Topic Short Name</w:t>
              <w:tab/>
              <w:t xml:space="preserve">142</w:t>
            </w:r>
          </w:hyperlink>
          <w:r w:rsidDel="00000000" w:rsidR="00000000" w:rsidRPr="00000000">
            <w:rPr>
              <w:rtl w:val="0"/>
            </w:rPr>
          </w:r>
        </w:p>
        <w:p w:rsidR="00000000" w:rsidDel="00000000" w:rsidP="00000000" w:rsidRDefault="00000000" w:rsidRPr="00000000" w14:paraId="0000017C">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3kci6se341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C.5.5 Topic Name Length</w:t>
              <w:tab/>
              <w:t xml:space="preserve">142</w:t>
            </w:r>
          </w:hyperlink>
          <w:r w:rsidDel="00000000" w:rsidR="00000000" w:rsidRPr="00000000">
            <w:rPr>
              <w:rtl w:val="0"/>
            </w:rPr>
          </w:r>
        </w:p>
        <w:p w:rsidR="00000000" w:rsidDel="00000000" w:rsidP="00000000" w:rsidRDefault="00000000" w:rsidRPr="00000000" w14:paraId="0000017D">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uo62t3iil3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C.5.6 Topic Name</w:t>
              <w:tab/>
              <w:t xml:space="preserve">142</w:t>
            </w:r>
          </w:hyperlink>
          <w:r w:rsidDel="00000000" w:rsidR="00000000" w:rsidRPr="00000000">
            <w:rPr>
              <w:rtl w:val="0"/>
            </w:rPr>
          </w:r>
        </w:p>
        <w:p w:rsidR="00000000" w:rsidDel="00000000" w:rsidP="00000000" w:rsidRDefault="00000000" w:rsidRPr="00000000" w14:paraId="0000017E">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rzmgvozyfd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C.5.7 Payload</w:t>
              <w:tab/>
              <w:t xml:space="preserve">143</w:t>
            </w:r>
          </w:hyperlink>
          <w:r w:rsidDel="00000000" w:rsidR="00000000" w:rsidRPr="00000000">
            <w:rPr>
              <w:rtl w:val="0"/>
            </w:rPr>
          </w:r>
        </w:p>
        <w:p w:rsidR="00000000" w:rsidDel="00000000" w:rsidP="00000000" w:rsidRDefault="00000000" w:rsidRPr="00000000" w14:paraId="0000017F">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6351elzwqp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C.5.8 PUBLISH with QoS -1 Actions</w:t>
              <w:tab/>
              <w:t xml:space="preserve">143</w:t>
            </w:r>
          </w:hyperlink>
          <w:r w:rsidDel="00000000" w:rsidR="00000000" w:rsidRPr="00000000">
            <w:rPr>
              <w:rtl w:val="0"/>
            </w:rPr>
          </w:r>
        </w:p>
        <w:p w:rsidR="00000000" w:rsidDel="00000000" w:rsidP="00000000" w:rsidRDefault="00000000" w:rsidRPr="00000000" w14:paraId="00000180">
          <w:pPr>
            <w:widowControl w:val="0"/>
            <w:tabs>
              <w:tab w:val="right" w:leader="none" w:pos="12000"/>
            </w:tabs>
            <w:spacing w:after="0"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ble35c09nw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 Gateway Advertisement and Discovery</w:t>
              <w:tab/>
              <w:t xml:space="preserve">144</w:t>
            </w:r>
          </w:hyperlink>
          <w:r w:rsidDel="00000000" w:rsidR="00000000" w:rsidRPr="00000000">
            <w:rPr>
              <w:rtl w:val="0"/>
            </w:rPr>
          </w:r>
        </w:p>
        <w:p w:rsidR="00000000" w:rsidDel="00000000" w:rsidP="00000000" w:rsidRDefault="00000000" w:rsidRPr="00000000" w14:paraId="00000181">
          <w:pPr>
            <w:widowControl w:val="0"/>
            <w:tabs>
              <w:tab w:val="right" w:leader="none" w:pos="12000"/>
            </w:tabs>
            <w:spacing w:after="0"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kxyxmbtnj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C.6.1 Transmission Radius</w:t>
              <w:tab/>
              <w:t xml:space="preserve">145</w:t>
            </w:r>
          </w:hyperlink>
          <w:r w:rsidDel="00000000" w:rsidR="00000000" w:rsidRPr="00000000">
            <w:rPr>
              <w:rtl w:val="0"/>
            </w:rPr>
          </w:r>
        </w:p>
        <w:p w:rsidR="00000000" w:rsidDel="00000000" w:rsidP="00000000" w:rsidRDefault="00000000" w:rsidRPr="00000000" w14:paraId="00000182">
          <w:pPr>
            <w:widowControl w:val="0"/>
            <w:tabs>
              <w:tab w:val="right" w:leader="none" w:pos="12000"/>
            </w:tabs>
            <w:spacing w:after="0"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Revision History (informative)</w:t>
              <w:tab/>
              <w:t xml:space="preserve">146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83">
      <w:pPr>
        <w:rPr>
          <w:rFonts w:ascii="Arial" w:cs="Arial" w:eastAsia="Arial" w:hAnsi="Arial"/>
        </w:rPr>
        <w:sectPr>
          <w:headerReference r:id="rId37" w:type="default"/>
          <w:headerReference r:id="rId38" w:type="first"/>
          <w:footerReference r:id="rId39" w:type="default"/>
          <w:footerReference r:id="rId40"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84">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86">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8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specification is provided under the</w:t>
      </w:r>
      <w:hyperlink r:id="rId41">
        <w:r w:rsidDel="00000000" w:rsidR="00000000" w:rsidRPr="00000000">
          <w:rPr>
            <w:rFonts w:ascii="Arial" w:cs="Arial" w:eastAsia="Arial" w:hAnsi="Arial"/>
            <w:sz w:val="22"/>
            <w:szCs w:val="22"/>
            <w:rtl w:val="0"/>
          </w:rPr>
          <w:t xml:space="preserve"> </w:t>
        </w:r>
      </w:hyperlink>
      <w:hyperlink r:id="rId42">
        <w:r w:rsidDel="00000000" w:rsidR="00000000" w:rsidRPr="00000000">
          <w:rPr>
            <w:rFonts w:ascii="Arial" w:cs="Arial" w:eastAsia="Arial" w:hAnsi="Arial"/>
            <w:color w:val="1155cc"/>
            <w:sz w:val="22"/>
            <w:szCs w:val="22"/>
            <w:u w:val="single"/>
            <w:rtl w:val="0"/>
          </w:rPr>
          <w:t xml:space="preserve">Non-Assertion</w:t>
        </w:r>
      </w:hyperlink>
      <w:r w:rsidDel="00000000" w:rsidR="00000000" w:rsidRPr="00000000">
        <w:rPr>
          <w:rFonts w:ascii="Arial" w:cs="Arial" w:eastAsia="Arial" w:hAnsi="Arial"/>
          <w:sz w:val="22"/>
          <w:szCs w:val="22"/>
          <w:rtl w:val="0"/>
        </w:rPr>
        <w:t xml:space="preserve"> Mode of the</w:t>
      </w:r>
      <w:hyperlink r:id="rId43">
        <w:r w:rsidDel="00000000" w:rsidR="00000000" w:rsidRPr="00000000">
          <w:rPr>
            <w:rFonts w:ascii="Arial" w:cs="Arial" w:eastAsia="Arial" w:hAnsi="Arial"/>
            <w:sz w:val="22"/>
            <w:szCs w:val="22"/>
            <w:rtl w:val="0"/>
          </w:rPr>
          <w:t xml:space="preserve"> </w:t>
        </w:r>
      </w:hyperlink>
      <w:hyperlink r:id="rId44">
        <w:r w:rsidDel="00000000" w:rsidR="00000000" w:rsidRPr="00000000">
          <w:rPr>
            <w:rFonts w:ascii="Arial" w:cs="Arial" w:eastAsia="Arial" w:hAnsi="Arial"/>
            <w:color w:val="1155cc"/>
            <w:sz w:val="22"/>
            <w:szCs w:val="22"/>
            <w:u w:val="single"/>
            <w:rtl w:val="0"/>
          </w:rPr>
          <w:t xml:space="preserve">OASIS IPR Policy</w:t>
        </w:r>
      </w:hyperlink>
      <w:r w:rsidDel="00000000" w:rsidR="00000000" w:rsidRPr="00000000">
        <w:rPr>
          <w:rFonts w:ascii="Arial" w:cs="Arial" w:eastAsia="Arial" w:hAnsi="Arial"/>
          <w:sz w:val="22"/>
          <w:szCs w:val="22"/>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5">
        <w:r w:rsidDel="00000000" w:rsidR="00000000" w:rsidRPr="00000000">
          <w:rPr>
            <w:rFonts w:ascii="Arial" w:cs="Arial" w:eastAsia="Arial" w:hAnsi="Arial"/>
            <w:color w:val="1155cc"/>
            <w:sz w:val="22"/>
            <w:szCs w:val="22"/>
            <w:u w:val="single"/>
            <w:rtl w:val="0"/>
          </w:rPr>
          <w:t xml:space="preserve">https://www.oasis-open.org/committees/mqtt/ipr.php</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88">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89">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8A">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8B">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1.2</w:t>
      </w:r>
    </w:p>
    <w:p w:rsidR="00000000" w:rsidDel="00000000" w:rsidP="00000000" w:rsidRDefault="00000000" w:rsidRPr="00000000" w14:paraId="0000018C">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8D">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8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specification is split into six chapters:</w:t>
      </w:r>
    </w:p>
    <w:p w:rsidR="00000000" w:rsidDel="00000000" w:rsidP="00000000" w:rsidRDefault="00000000" w:rsidRPr="00000000" w14:paraId="0000018F">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8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1 – Introduction</w:t>
        <w:tab/>
        <w:t xml:space="preserve"> </w:t>
      </w:r>
    </w:p>
    <w:p w:rsidR="00000000" w:rsidDel="00000000" w:rsidP="00000000" w:rsidRDefault="00000000" w:rsidRPr="00000000" w14:paraId="0000019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2 – MQTT-SN Control Packet format</w:t>
      </w:r>
    </w:p>
    <w:p w:rsidR="00000000" w:rsidDel="00000000" w:rsidP="00000000" w:rsidRDefault="00000000" w:rsidRPr="00000000" w14:paraId="0000019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3 – MQTT-SN Control Packet</w:t>
      </w:r>
      <w:r w:rsidDel="00000000" w:rsidR="00000000" w:rsidRPr="00000000">
        <w:rPr>
          <w:rFonts w:ascii="Arial" w:cs="Arial" w:eastAsia="Arial" w:hAnsi="Arial"/>
          <w:color w:val="000000"/>
          <w:sz w:val="22"/>
          <w:szCs w:val="22"/>
          <w:shd w:fill="auto" w:val="clear"/>
          <w:rtl w:val="0"/>
        </w:rPr>
        <w:t xml:space="preserv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4 – Operational Behavior</w:t>
      </w:r>
    </w:p>
    <w:p w:rsidR="00000000" w:rsidDel="00000000" w:rsidP="00000000" w:rsidRDefault="00000000" w:rsidRPr="00000000" w14:paraId="0000019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76" w:lineRule="auto"/>
        <w:ind w:left="900" w:right="0" w:hanging="360"/>
        <w:jc w:val="left"/>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Chapter 5 - Security</w:t>
      </w:r>
    </w:p>
    <w:p w:rsidR="00000000" w:rsidDel="00000000" w:rsidP="00000000" w:rsidRDefault="00000000" w:rsidRPr="00000000" w14:paraId="00000194">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80" w:before="0" w:line="276" w:lineRule="auto"/>
        <w:ind w:left="900" w:right="0" w:hanging="360"/>
        <w:jc w:val="left"/>
        <w:rPr>
          <w:rFonts w:ascii="Arial" w:cs="Arial" w:eastAsia="Arial" w:hAnsi="Arial"/>
          <w:b w:val="0"/>
          <w:i w:val="0"/>
          <w:smallCaps w:val="0"/>
          <w:strike w:val="0"/>
          <w:color w:val="000000"/>
          <w:sz w:val="22"/>
          <w:szCs w:val="22"/>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Chapter 6 – Conformance</w:t>
      </w:r>
      <w:r w:rsidDel="00000000" w:rsidR="00000000" w:rsidRPr="00000000">
        <w:rPr>
          <w:rtl w:val="0"/>
        </w:rPr>
      </w:r>
    </w:p>
    <w:p w:rsidR="00000000" w:rsidDel="00000000" w:rsidP="00000000" w:rsidRDefault="00000000" w:rsidRPr="00000000" w14:paraId="00000195">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96">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97">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98">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99">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9A">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w:t>
      </w:r>
      <w:r w:rsidDel="00000000" w:rsidR="00000000" w:rsidRPr="00000000">
        <w:rPr>
          <w:color w:val="000000"/>
          <w:shd w:fill="auto" w:val="clear"/>
          <w:rtl w:val="0"/>
        </w:rPr>
        <w:t xml:space="preserve">network endpoint</w:t>
      </w:r>
      <w:r w:rsidDel="00000000" w:rsidR="00000000" w:rsidRPr="00000000">
        <w:rPr>
          <w:rFonts w:ascii="Arial" w:cs="Arial" w:eastAsia="Arial" w:hAnsi="Arial"/>
          <w:color w:val="000000"/>
          <w:sz w:val="22"/>
          <w:szCs w:val="22"/>
          <w:shd w:fill="auto" w:val="clear"/>
          <w:rtl w:val="0"/>
        </w:rPr>
        <w:t xml:space="preserve"> to another.</w:t>
      </w:r>
    </w:p>
    <w:p w:rsidR="00000000" w:rsidDel="00000000" w:rsidP="00000000" w:rsidRDefault="00000000" w:rsidRPr="00000000" w14:paraId="0000019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9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9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9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9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A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A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A2">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A3">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A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A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A6">
      <w:pPr>
        <w:numPr>
          <w:ilvl w:val="0"/>
          <w:numId w:val="7"/>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A7">
      <w:pPr>
        <w:numPr>
          <w:ilvl w:val="0"/>
          <w:numId w:val="7"/>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A8">
      <w:pPr>
        <w:numPr>
          <w:ilvl w:val="0"/>
          <w:numId w:val="7"/>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w:t>
      </w:r>
      <w:r w:rsidDel="00000000" w:rsidR="00000000" w:rsidRPr="00000000">
        <w:rPr>
          <w:color w:val="000000"/>
          <w:shd w:fill="auto" w:val="clear"/>
          <w:rtl w:val="0"/>
        </w:rPr>
        <w:t xml:space="preserve">S</w:t>
      </w:r>
      <w:r w:rsidDel="00000000" w:rsidR="00000000" w:rsidRPr="00000000">
        <w:rPr>
          <w:rFonts w:ascii="Arial" w:cs="Arial" w:eastAsia="Arial" w:hAnsi="Arial"/>
          <w:color w:val="000000"/>
          <w:sz w:val="22"/>
          <w:szCs w:val="22"/>
          <w:shd w:fill="auto" w:val="clear"/>
          <w:rtl w:val="0"/>
        </w:rPr>
        <w:t xml:space="preserve">ender I</w:t>
      </w:r>
      <w:r w:rsidDel="00000000" w:rsidR="00000000" w:rsidRPr="00000000">
        <w:rPr>
          <w:color w:val="000000"/>
          <w:shd w:fill="auto" w:val="clear"/>
          <w:rtl w:val="0"/>
        </w:rPr>
        <w:t xml:space="preserve">dentifier</w:t>
      </w:r>
      <w:r w:rsidDel="00000000" w:rsidR="00000000" w:rsidRPr="00000000">
        <w:rPr>
          <w:rtl w:val="0"/>
        </w:rPr>
      </w:r>
    </w:p>
    <w:p w:rsidR="00000000" w:rsidDel="00000000" w:rsidP="00000000" w:rsidRDefault="00000000" w:rsidRPr="00000000" w14:paraId="000001A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A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 Session, by means of the Client Identifier.</w:t>
      </w:r>
    </w:p>
    <w:p w:rsidR="00000000" w:rsidDel="00000000" w:rsidP="00000000" w:rsidRDefault="00000000" w:rsidRPr="00000000" w14:paraId="000001A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A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A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A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AF">
      <w:pPr>
        <w:numPr>
          <w:ilvl w:val="0"/>
          <w:numId w:val="6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B0">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B1">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B2">
      <w:pPr>
        <w:numPr>
          <w:ilvl w:val="0"/>
          <w:numId w:val="6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B3">
      <w:pPr>
        <w:numPr>
          <w:ilvl w:val="0"/>
          <w:numId w:val="6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B4">
      <w:pPr>
        <w:spacing w:after="240" w:before="24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5">
      <w:pPr>
        <w:numPr>
          <w:ilvl w:val="0"/>
          <w:numId w:val="35"/>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B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B7">
      <w:pPr>
        <w:numPr>
          <w:ilvl w:val="0"/>
          <w:numId w:val="17"/>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B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B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B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 - sometimes abbreviated to</w:t>
      </w:r>
      <w:r w:rsidDel="00000000" w:rsidR="00000000" w:rsidRPr="00000000">
        <w:rPr>
          <w:rFonts w:ascii="Arial" w:cs="Arial" w:eastAsia="Arial" w:hAnsi="Arial"/>
          <w:b w:val="1"/>
          <w:color w:val="000000"/>
          <w:sz w:val="22"/>
          <w:szCs w:val="22"/>
          <w:shd w:fill="auto" w:val="clear"/>
          <w:rtl w:val="0"/>
        </w:rPr>
        <w:t xml:space="preserve"> GW</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B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BC">
      <w:pPr>
        <w:numPr>
          <w:ilvl w:val="0"/>
          <w:numId w:val="2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BD">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BE">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BF">
      <w:pPr>
        <w:numPr>
          <w:ilvl w:val="0"/>
          <w:numId w:val="2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C0">
      <w:pPr>
        <w:numPr>
          <w:ilvl w:val="0"/>
          <w:numId w:val="2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C1">
      <w:pPr>
        <w:spacing w:after="240" w:before="240" w:line="276" w:lineRule="auto"/>
        <w:ind w:left="0" w:right="0" w:firstLine="0"/>
        <w:rPr>
          <w:rFonts w:ascii="Arial" w:cs="Arial" w:eastAsia="Arial" w:hAnsi="Arial"/>
          <w:color w:val="000000"/>
          <w:sz w:val="22"/>
          <w:szCs w:val="22"/>
          <w:shd w:fill="auto" w:val="clear"/>
        </w:rPr>
      </w:pPr>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2">
      <w:pPr>
        <w:numPr>
          <w:ilvl w:val="0"/>
          <w:numId w:val="14"/>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C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4">
      <w:pPr>
        <w:numPr>
          <w:ilvl w:val="0"/>
          <w:numId w:val="5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C5">
      <w:pPr>
        <w:numPr>
          <w:ilvl w:val="0"/>
          <w:numId w:val="5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C6">
      <w:pPr>
        <w:numPr>
          <w:ilvl w:val="0"/>
          <w:numId w:val="55"/>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C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C8">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C9">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CA">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CB">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C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Client:</w:t>
      </w:r>
    </w:p>
    <w:p w:rsidR="00000000" w:rsidDel="00000000" w:rsidP="00000000" w:rsidRDefault="00000000" w:rsidRPr="00000000" w14:paraId="000001C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 An MQTT Client:</w:t>
      </w:r>
    </w:p>
    <w:p w:rsidR="00000000" w:rsidDel="00000000" w:rsidP="00000000" w:rsidRDefault="00000000" w:rsidRPr="00000000" w14:paraId="000001CE">
      <w:pPr>
        <w:numPr>
          <w:ilvl w:val="0"/>
          <w:numId w:val="18"/>
        </w:numPr>
        <w:spacing w:after="0" w:afterAutospacing="0" w:before="24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opens the Network Connection to the MQTT Server.</w:t>
      </w:r>
    </w:p>
    <w:p w:rsidR="00000000" w:rsidDel="00000000" w:rsidP="00000000" w:rsidRDefault="00000000" w:rsidRPr="00000000" w14:paraId="000001CF">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MQTT (or MQTT-SN) Clients might be interested in.</w:t>
      </w:r>
    </w:p>
    <w:p w:rsidR="00000000" w:rsidDel="00000000" w:rsidP="00000000" w:rsidRDefault="00000000" w:rsidRPr="00000000" w14:paraId="000001D0">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D1">
      <w:pPr>
        <w:numPr>
          <w:ilvl w:val="0"/>
          <w:numId w:val="18"/>
        </w:numPr>
        <w:spacing w:after="0" w:afterAutospacing="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D2">
      <w:pPr>
        <w:numPr>
          <w:ilvl w:val="0"/>
          <w:numId w:val="18"/>
        </w:numPr>
        <w:spacing w:after="240" w:before="0" w:beforeAutospacing="0" w:line="276" w:lineRule="auto"/>
        <w:ind w:left="720" w:right="0" w:hanging="360"/>
        <w:rPr>
          <w:color w:val="000000"/>
          <w:u w:val="none"/>
          <w:shd w:fill="auto" w:val="clear"/>
        </w:rPr>
      </w:pPr>
      <w:r w:rsidDel="00000000" w:rsidR="00000000" w:rsidRPr="00000000">
        <w:rPr>
          <w:rFonts w:ascii="Arial" w:cs="Arial" w:eastAsia="Arial" w:hAnsi="Arial"/>
          <w:color w:val="000000"/>
          <w:sz w:val="22"/>
          <w:szCs w:val="22"/>
          <w:shd w:fill="auto" w:val="clear"/>
          <w:rtl w:val="0"/>
        </w:rPr>
        <w:t xml:space="preserve">closes the Network Connection to the Server.</w:t>
      </w:r>
    </w:p>
    <w:p w:rsidR="00000000" w:rsidDel="00000000" w:rsidP="00000000" w:rsidRDefault="00000000" w:rsidRPr="00000000" w14:paraId="000001D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r w:rsidDel="00000000" w:rsidR="00000000" w:rsidRPr="00000000">
        <w:rPr>
          <w:rtl w:val="0"/>
        </w:rPr>
      </w:r>
    </w:p>
    <w:p w:rsidR="00000000" w:rsidDel="00000000" w:rsidP="00000000" w:rsidRDefault="00000000" w:rsidRPr="00000000" w14:paraId="000001D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D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D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D7">
      <w:pPr>
        <w:numPr>
          <w:ilvl w:val="0"/>
          <w:numId w:val="34"/>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D8">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D9">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DA">
      <w:pPr>
        <w:numPr>
          <w:ilvl w:val="0"/>
          <w:numId w:val="34"/>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DB">
      <w:pPr>
        <w:numPr>
          <w:ilvl w:val="0"/>
          <w:numId w:val="34"/>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D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Client Identifier:</w:t>
      </w:r>
    </w:p>
    <w:p w:rsidR="00000000" w:rsidDel="00000000" w:rsidP="00000000" w:rsidRDefault="00000000" w:rsidRPr="00000000" w14:paraId="000001D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UTF-8 encoded character string which uniquely identifies every Client connecting to a Server.</w:t>
      </w:r>
    </w:p>
    <w:p w:rsidR="00000000" w:rsidDel="00000000" w:rsidP="00000000" w:rsidRDefault="00000000" w:rsidRPr="00000000" w14:paraId="000001DE">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D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which is associated with a Client Identifier. Some Sessions last only as long as the Virtual Connection, others can span multiple consecutive Virtual Connections between a Client and a Gateway. </w:t>
      </w:r>
    </w:p>
    <w:p w:rsidR="00000000" w:rsidDel="00000000" w:rsidP="00000000" w:rsidRDefault="00000000" w:rsidRPr="00000000" w14:paraId="000001E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E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E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E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w:t>
      </w:r>
      <w:sdt>
        <w:sdtPr>
          <w:tag w:val="goog_rdk_5"/>
        </w:sdtPr>
        <w:sdtContent>
          <w:commentRangeStart w:id="5"/>
        </w:sdtContent>
      </w:sdt>
      <w:sdt>
        <w:sdtPr>
          <w:tag w:val="goog_rdk_6"/>
        </w:sdtPr>
        <w:sdtContent>
          <w:commentRangeStart w:id="6"/>
        </w:sdtContent>
      </w:sdt>
      <w:r w:rsidDel="00000000" w:rsidR="00000000" w:rsidRPr="00000000">
        <w:rPr>
          <w:rFonts w:ascii="Arial" w:cs="Arial" w:eastAsia="Arial" w:hAnsi="Arial"/>
          <w:color w:val="000000"/>
          <w:sz w:val="22"/>
          <w:szCs w:val="22"/>
          <w:shd w:fill="auto" w:val="clear"/>
          <w:rtl w:val="0"/>
        </w:rPr>
        <w:t xml:space="preserve">a Topic Filter</w:t>
      </w:r>
      <w:commentRangeEnd w:id="5"/>
      <w:r w:rsidDel="00000000" w:rsidR="00000000" w:rsidRPr="00000000">
        <w:commentReference w:id="5"/>
      </w:r>
      <w:commentRangeEnd w:id="6"/>
      <w:r w:rsidDel="00000000" w:rsidR="00000000" w:rsidRPr="00000000">
        <w:commentReference w:id="6"/>
      </w:r>
      <w:r w:rsidDel="00000000" w:rsidR="00000000" w:rsidRPr="00000000">
        <w:rPr>
          <w:rFonts w:ascii="Arial" w:cs="Arial" w:eastAsia="Arial" w:hAnsi="Arial"/>
          <w:color w:val="000000"/>
          <w:sz w:val="22"/>
          <w:szCs w:val="22"/>
          <w:shd w:fill="auto" w:val="clear"/>
          <w:rtl w:val="0"/>
        </w:rPr>
        <w:t xml:space="preserve"> and a maximum QoS. A Subscription is associated with a single Session. A Session can contain more than one Subscription. Each Subscription within a Session has a different </w:t>
      </w:r>
      <w:sdt>
        <w:sdtPr>
          <w:tag w:val="goog_rdk_7"/>
        </w:sdtPr>
        <w:sdtContent>
          <w:commentRangeStart w:id="7"/>
        </w:sdtContent>
      </w:sdt>
      <w:sdt>
        <w:sdtPr>
          <w:tag w:val="goog_rdk_8"/>
        </w:sdtPr>
        <w:sdtContent>
          <w:commentRangeStart w:id="8"/>
        </w:sdtContent>
      </w:sdt>
      <w:r w:rsidDel="00000000" w:rsidR="00000000" w:rsidRPr="00000000">
        <w:rPr>
          <w:rFonts w:ascii="Arial" w:cs="Arial" w:eastAsia="Arial" w:hAnsi="Arial"/>
          <w:color w:val="000000"/>
          <w:sz w:val="22"/>
          <w:szCs w:val="22"/>
          <w:shd w:fill="auto" w:val="clear"/>
          <w:rtl w:val="0"/>
        </w:rPr>
        <w:t xml:space="preserve">Topic Filter</w:t>
      </w:r>
      <w:commentRangeEnd w:id="7"/>
      <w:r w:rsidDel="00000000" w:rsidR="00000000" w:rsidRPr="00000000">
        <w:commentReference w:id="7"/>
      </w:r>
      <w:commentRangeEnd w:id="8"/>
      <w:r w:rsidDel="00000000" w:rsidR="00000000" w:rsidRPr="00000000">
        <w:commentReference w:id="8"/>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E4">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E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color w:val="1155cc"/>
            <w:u w:val="single"/>
            <w:shd w:fill="auto" w:val="clear"/>
            <w:rtl w:val="0"/>
          </w:rPr>
          <w:t xml:space="preserve">4.7.1.1 Topic wildcards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E6">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E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label attached to an Application Message which is matched against the Subscriptions known to the Server.</w:t>
      </w:r>
    </w:p>
    <w:p w:rsidR="00000000" w:rsidDel="00000000" w:rsidP="00000000" w:rsidRDefault="00000000" w:rsidRPr="00000000" w14:paraId="000001E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E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Topic Alias is a</w:t>
      </w:r>
      <w:sdt>
        <w:sdtPr>
          <w:tag w:val="goog_rdk_9"/>
        </w:sdtPr>
        <w:sdtContent>
          <w:ins w:author="davide.lenzarini@u-blox.com" w:id="0" w:date="2025-05-28T06:45:38Z"/>
          <w:sdt>
            <w:sdtPr>
              <w:tag w:val="goog_rdk_10"/>
            </w:sdtPr>
            <w:sdtContent>
              <w:commentRangeStart w:id="9"/>
            </w:sdtContent>
          </w:sdt>
          <w:ins w:author="davide.lenzarini@u-blox.com" w:id="0" w:date="2025-05-28T06:45:38Z">
            <w:r w:rsidDel="00000000" w:rsidR="00000000" w:rsidRPr="00000000">
              <w:rPr>
                <w:rFonts w:ascii="Arial" w:cs="Arial" w:eastAsia="Arial" w:hAnsi="Arial"/>
                <w:color w:val="000000"/>
                <w:sz w:val="22"/>
                <w:szCs w:val="22"/>
                <w:shd w:fill="auto" w:val="clear"/>
                <w:rtl w:val="0"/>
              </w:rPr>
              <w:t xml:space="preserve"> 2 bytes</w:t>
            </w:r>
          </w:ins>
        </w:sdtContent>
      </w:sdt>
      <w:sdt>
        <w:sdtPr>
          <w:tag w:val="goog_rdk_11"/>
        </w:sdtPr>
        <w:sdtContent>
          <w:del w:author="davide.lenzarini@u-blox.com" w:id="0" w:date="2025-05-28T06:45:38Z">
            <w:commentRangeEnd w:id="9"/>
            <w:r w:rsidDel="00000000" w:rsidR="00000000" w:rsidRPr="00000000">
              <w:commentReference w:id="9"/>
            </w:r>
            <w:r w:rsidDel="00000000" w:rsidR="00000000" w:rsidRPr="00000000">
              <w:rPr>
                <w:rFonts w:ascii="Arial" w:cs="Arial" w:eastAsia="Arial" w:hAnsi="Arial"/>
                <w:color w:val="000000"/>
                <w:sz w:val="22"/>
                <w:szCs w:val="22"/>
                <w:shd w:fill="auto" w:val="clear"/>
                <w:rtl w:val="0"/>
              </w:rPr>
              <w:delText xml:space="preserve">n integer</w:delText>
            </w:r>
          </w:del>
        </w:sdtContent>
      </w:sdt>
      <w:r w:rsidDel="00000000" w:rsidR="00000000" w:rsidRPr="00000000">
        <w:rPr>
          <w:rFonts w:ascii="Arial" w:cs="Arial" w:eastAsia="Arial" w:hAnsi="Arial"/>
          <w:color w:val="000000"/>
          <w:sz w:val="22"/>
          <w:szCs w:val="22"/>
          <w:shd w:fill="auto" w:val="clear"/>
          <w:rtl w:val="0"/>
        </w:rPr>
        <w:t xml:space="preserve"> value that is used to identify the Topic instead of using the Topic Name.</w:t>
      </w:r>
      <w:r w:rsidDel="00000000" w:rsidR="00000000" w:rsidRPr="00000000">
        <w:rPr>
          <w:rFonts w:ascii="Arial" w:cs="Arial" w:eastAsia="Arial" w:hAnsi="Arial"/>
          <w:color w:val="000000"/>
          <w:sz w:val="22"/>
          <w:szCs w:val="22"/>
          <w:shd w:fill="auto" w:val="clear"/>
          <w:rtl w:val="0"/>
        </w:rPr>
        <w:t xml:space="preserve"> This reduces Packet sizes, and is useful when the Topic Names are long and the same Topic Names are used repetitively within a Virtual Connection.</w:t>
      </w:r>
    </w:p>
    <w:p w:rsidR="00000000" w:rsidDel="00000000" w:rsidP="00000000" w:rsidRDefault="00000000" w:rsidRPr="00000000" w14:paraId="000001EA">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EB">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 and can match more than one Topic Name.</w:t>
      </w:r>
    </w:p>
    <w:p w:rsidR="00000000" w:rsidDel="00000000" w:rsidP="00000000" w:rsidRDefault="00000000" w:rsidRPr="00000000" w14:paraId="000001EC">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ED">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E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E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F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color w:val="1155cc"/>
            <w:u w:val="single"/>
            <w:shd w:fill="auto" w:val="clear"/>
            <w:rtl w:val="0"/>
          </w:rPr>
          <w:t xml:space="preserve">4.12 Handling errors</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F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F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color w:val="1155cc"/>
            <w:u w:val="single"/>
            <w:shd w:fill="auto" w:val="clear"/>
            <w:rtl w:val="0"/>
          </w:rPr>
          <w:t xml:space="preserve">3.1.3 Will Flags</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F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F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w:t>
      </w:r>
      <w:sdt>
        <w:sdtPr>
          <w:tag w:val="goog_rdk_12"/>
        </w:sdtPr>
        <w:sdtContent>
          <w:commentRangeStart w:id="10"/>
        </w:sdtContent>
      </w:sdt>
      <w:r w:rsidDel="00000000" w:rsidR="00000000" w:rsidRPr="00000000">
        <w:rPr>
          <w:rFonts w:ascii="Arial" w:cs="Arial" w:eastAsia="Arial" w:hAnsi="Arial"/>
          <w:color w:val="000000"/>
          <w:sz w:val="22"/>
          <w:szCs w:val="22"/>
          <w:shd w:fill="auto" w:val="clear"/>
          <w:rtl w:val="0"/>
        </w:rPr>
        <w:t xml:space="preserve">Publish Packet</w:t>
      </w:r>
      <w:commentRangeEnd w:id="10"/>
      <w:r w:rsidDel="00000000" w:rsidR="00000000" w:rsidRPr="00000000">
        <w:commentReference w:id="10"/>
      </w:r>
      <w:r w:rsidDel="00000000" w:rsidR="00000000" w:rsidRPr="00000000">
        <w:rPr>
          <w:rFonts w:ascii="Arial" w:cs="Arial" w:eastAsia="Arial" w:hAnsi="Arial"/>
          <w:color w:val="000000"/>
          <w:sz w:val="22"/>
          <w:szCs w:val="22"/>
          <w:shd w:fill="auto" w:val="clear"/>
          <w:rtl w:val="0"/>
        </w:rPr>
        <w:t xml:space="preserve">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color w:val="1155cc"/>
            <w:u w:val="single"/>
            <w:shd w:fill="auto" w:val="clear"/>
            <w:rtl w:val="0"/>
          </w:rPr>
          <w:t xml:space="preserve">3.7.2 SUBSCRIBE Flags</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color w:val="1155cc"/>
            <w:u w:val="single"/>
            <w:shd w:fill="auto" w:val="clear"/>
            <w:rtl w:val="0"/>
          </w:rPr>
          <w:t xml:space="preserve">4.13 Retained Messages</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F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F7">
      <w:pPr>
        <w:spacing w:after="240" w:before="240" w:line="276" w:lineRule="auto"/>
        <w:ind w:left="0" w:right="0" w:firstLine="0"/>
        <w:rPr>
          <w:rFonts w:ascii="Arial" w:cs="Arial" w:eastAsia="Arial" w:hAnsi="Arial"/>
          <w:color w:val="202124"/>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r w:rsidDel="00000000" w:rsidR="00000000" w:rsidRPr="00000000">
        <w:rPr>
          <w:rtl w:val="0"/>
        </w:rPr>
      </w:r>
    </w:p>
    <w:p w:rsidR="00000000" w:rsidDel="00000000" w:rsidP="00000000" w:rsidRDefault="00000000" w:rsidRPr="00000000" w14:paraId="000001F8">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F9">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01FA">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01FB">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01FC">
      <w:pPr>
        <w:rPr>
          <w:rFonts w:ascii="Arial" w:cs="Arial" w:eastAsia="Arial" w:hAnsi="Arial"/>
          <w:highlight w:val="yellow"/>
        </w:rPr>
      </w:pPr>
      <w:r w:rsidDel="00000000" w:rsidR="00000000" w:rsidRPr="00000000">
        <w:rPr>
          <w:rFonts w:ascii="Arial" w:cs="Arial" w:eastAsia="Arial" w:hAnsi="Arial"/>
          <w:highlight w:val="yellow"/>
          <w:rtl w:val="0"/>
        </w:rPr>
        <w:t xml:space="preserve"> 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01F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For all References – Normative and Informative:</w:t>
      </w:r>
    </w:p>
    <w:p w:rsidR="00000000" w:rsidDel="00000000" w:rsidP="00000000" w:rsidRDefault="00000000" w:rsidRPr="00000000" w14:paraId="000001F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01F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The proper format for citation of technical work produced by an OASIS TC (whether Standards Track or Non-Standards Track) is:</w:t>
      </w:r>
    </w:p>
    <w:p w:rsidR="00000000" w:rsidDel="00000000" w:rsidP="00000000" w:rsidRDefault="00000000" w:rsidRPr="00000000" w14:paraId="00000200">
      <w:pPr>
        <w:spacing w:after="40" w:before="40" w:lineRule="auto"/>
        <w:rPr>
          <w:rFonts w:ascii="Arial" w:cs="Arial" w:eastAsia="Arial" w:hAnsi="Arial"/>
          <w:highlight w:val="yellow"/>
        </w:rPr>
      </w:pPr>
      <w:r w:rsidDel="00000000" w:rsidR="00000000" w:rsidRPr="00000000">
        <w:rPr>
          <w:rtl w:val="0"/>
        </w:rPr>
      </w:r>
    </w:p>
    <w:p w:rsidR="00000000" w:rsidDel="00000000" w:rsidP="00000000" w:rsidRDefault="00000000" w:rsidRPr="00000000" w14:paraId="00000201">
      <w:pPr>
        <w:spacing w:after="40" w:before="40" w:lineRule="auto"/>
        <w:rPr>
          <w:rFonts w:ascii="Arial" w:cs="Arial" w:eastAsia="Arial" w:hAnsi="Arial"/>
          <w:b w:val="1"/>
          <w:highlight w:val="yellow"/>
        </w:rPr>
      </w:pP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020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020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020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6">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020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020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020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020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020B">
      <w:pPr>
        <w:spacing w:after="40" w:before="40" w:lineRule="auto"/>
        <w:rPr>
          <w:rFonts w:ascii="Arial" w:cs="Arial" w:eastAsia="Arial" w:hAnsi="Arial"/>
          <w:highlight w:val="yellow"/>
        </w:rPr>
      </w:pPr>
      <w:hyperlink r:id="rId46">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47">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020E">
      <w:pPr>
        <w:spacing w:after="40" w:before="40" w:lineRule="auto"/>
        <w:rPr>
          <w:rFonts w:ascii="Arial" w:cs="Arial" w:eastAsia="Arial" w:hAnsi="Arial"/>
          <w:highlight w:val="yellow"/>
        </w:rPr>
      </w:pPr>
      <w:hyperlink r:id="rId48">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20F">
      <w:pPr>
        <w:spacing w:after="40" w:before="40" w:lineRule="auto"/>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21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21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212">
      <w:pPr>
        <w:spacing w:after="240" w:before="240" w:lineRule="auto"/>
        <w:ind w:left="0" w:right="0" w:firstLine="0"/>
        <w:rPr>
          <w:rFonts w:ascii="Arial" w:cs="Arial" w:eastAsia="Arial" w:hAnsi="Arial"/>
          <w:color w:val="202124"/>
        </w:rPr>
      </w:pPr>
      <w:hyperlink r:id="rId49">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21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0214">
      <w:pPr>
        <w:spacing w:after="120" w:before="0" w:lineRule="auto"/>
        <w:rPr>
          <w:rFonts w:ascii="Arial" w:cs="Arial" w:eastAsia="Arial" w:hAnsi="Arial"/>
          <w:color w:val="202124"/>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50">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r w:rsidDel="00000000" w:rsidR="00000000" w:rsidRPr="00000000">
        <w:rPr>
          <w:rtl w:val="0"/>
        </w:rPr>
      </w:r>
    </w:p>
    <w:p w:rsidR="00000000" w:rsidDel="00000000" w:rsidP="00000000" w:rsidRDefault="00000000" w:rsidRPr="00000000" w14:paraId="00000215">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216">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217">
      <w:pPr>
        <w:spacing w:after="240" w:before="240" w:lineRule="auto"/>
        <w:ind w:left="0" w:right="0" w:firstLine="0"/>
        <w:rPr>
          <w:rFonts w:ascii="Arial" w:cs="Arial" w:eastAsia="Arial" w:hAnsi="Arial"/>
          <w:color w:val="202124"/>
        </w:rPr>
      </w:pPr>
      <w:hyperlink r:id="rId51">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218">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219">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21A">
      <w:pPr>
        <w:spacing w:after="240" w:before="240" w:lineRule="auto"/>
        <w:ind w:left="0" w:right="0" w:firstLine="0"/>
        <w:rPr>
          <w:rFonts w:ascii="Arial" w:cs="Arial" w:eastAsia="Arial" w:hAnsi="Arial"/>
          <w:color w:val="202124"/>
        </w:rPr>
      </w:pPr>
      <w:hyperlink r:id="rId52">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21B">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21C">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21D">
      <w:pPr>
        <w:spacing w:after="240" w:before="240" w:lineRule="auto"/>
        <w:ind w:left="0" w:right="0" w:firstLine="0"/>
        <w:rPr>
          <w:rFonts w:ascii="Arial" w:cs="Arial" w:eastAsia="Arial" w:hAnsi="Arial"/>
          <w:color w:val="202124"/>
        </w:rPr>
      </w:pPr>
      <w:hyperlink r:id="rId53">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21E">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21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022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54">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022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0222">
      <w:pPr>
        <w:spacing w:after="120" w:before="0" w:lineRule="auto"/>
        <w:rPr/>
      </w:pPr>
      <w:r w:rsidDel="00000000" w:rsidR="00000000" w:rsidRPr="00000000">
        <w:rPr>
          <w:rFonts w:ascii="Arial" w:cs="Arial" w:eastAsia="Arial" w:hAnsi="Arial"/>
          <w:highlight w:val="yellow"/>
          <w:rtl w:val="0"/>
        </w:rPr>
        <w:t xml:space="preserve">[Full reference citation]</w:t>
      </w:r>
      <w:r w:rsidDel="00000000" w:rsidR="00000000" w:rsidRPr="00000000">
        <w:rPr>
          <w:rtl w:val="0"/>
        </w:rPr>
      </w:r>
    </w:p>
    <w:p w:rsidR="00000000" w:rsidDel="00000000" w:rsidP="00000000" w:rsidRDefault="00000000" w:rsidRPr="00000000" w14:paraId="00000223">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22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22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22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227">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22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22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22A">
      <w:pPr>
        <w:pStyle w:val="Heading3"/>
        <w:ind w:left="0" w:firstLine="0"/>
        <w:rPr/>
      </w:pPr>
      <w:bookmarkStart w:colFirst="0" w:colLast="0" w:name="_heading=h.ox4v8n854qgm" w:id="15"/>
      <w:bookmarkEnd w:id="15"/>
      <w:r w:rsidDel="00000000" w:rsidR="00000000" w:rsidRPr="00000000">
        <w:rPr>
          <w:rtl w:val="0"/>
        </w:rPr>
        <w:t xml:space="preserve">1.6.1 Differences Between MQTT-SN and MQTT</w:t>
      </w:r>
    </w:p>
    <w:p w:rsidR="00000000" w:rsidDel="00000000" w:rsidP="00000000" w:rsidRDefault="00000000" w:rsidRPr="00000000" w14:paraId="000002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facilitate interoperation MQTT-SN is similar in many ways to MQTT, but the two are independent of each other.</w:t>
      </w:r>
    </w:p>
    <w:p w:rsidR="00000000" w:rsidDel="00000000" w:rsidP="00000000" w:rsidRDefault="00000000" w:rsidRPr="00000000" w14:paraId="0000022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can work isolated from other networks or in conjunction with MQTT. The main differences between MQTT-SN and MQTT are:</w:t>
      </w:r>
    </w:p>
    <w:p w:rsidR="00000000" w:rsidDel="00000000" w:rsidP="00000000" w:rsidRDefault="00000000" w:rsidRPr="00000000" w14:paraId="0000022D">
      <w:pPr>
        <w:numPr>
          <w:ilvl w:val="0"/>
          <w:numId w:val="67"/>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In addition to Topic Alias and long Topic Names MQTT-SN allows Predefined Topic Aliases.</w:t>
      </w:r>
    </w:p>
    <w:p w:rsidR="00000000" w:rsidDel="00000000" w:rsidP="00000000" w:rsidRDefault="00000000" w:rsidRPr="00000000" w14:paraId="0000022E">
      <w:pPr>
        <w:numPr>
          <w:ilvl w:val="0"/>
          <w:numId w:val="67"/>
        </w:numPr>
        <w:spacing w:after="0" w:afterAutospacing="0" w:before="0" w:beforeAutospacing="0" w:line="276" w:lineRule="auto"/>
        <w:ind w:left="720" w:hanging="360"/>
        <w:rPr>
          <w:rFonts w:ascii="Arial" w:cs="Arial" w:eastAsia="Arial" w:hAnsi="Arial"/>
          <w:sz w:val="22"/>
          <w:szCs w:val="22"/>
        </w:rPr>
      </w:pPr>
      <w:sdt>
        <w:sdtPr>
          <w:tag w:val="goog_rdk_13"/>
        </w:sdtPr>
        <w:sdtContent>
          <w:commentRangeStart w:id="11"/>
        </w:sdtContent>
      </w:sdt>
      <w:r w:rsidDel="00000000" w:rsidR="00000000" w:rsidRPr="00000000">
        <w:rPr>
          <w:rFonts w:ascii="Arial" w:cs="Arial" w:eastAsia="Arial" w:hAnsi="Arial"/>
          <w:sz w:val="22"/>
          <w:szCs w:val="22"/>
          <w:rtl w:val="0"/>
        </w:rPr>
        <w:t xml:space="preserve">If the network supports Multicast, Gateway discovery can be implemented, otherwise the Gateway addresses must be configured in the nodes.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22F">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230">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231">
      <w:pPr>
        <w:numPr>
          <w:ilvl w:val="0"/>
          <w:numId w:val="67"/>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232">
      <w:pPr>
        <w:numPr>
          <w:ilvl w:val="0"/>
          <w:numId w:val="67"/>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233">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234">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2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Bits in a byte are labeled 7 to 0. Bit number 7 is the most significant bit, the least significant bit is assigned bit number 0.</w:t>
      </w:r>
    </w:p>
    <w:p w:rsidR="00000000" w:rsidDel="00000000" w:rsidP="00000000" w:rsidRDefault="00000000" w:rsidRPr="00000000" w14:paraId="00000236">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2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238">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239">
      <w:pPr>
        <w:spacing w:line="276" w:lineRule="auto"/>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23A">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23B">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Text fields within the MQTT-SN Control Packets are encoded as fixed length UTF-8 strings. UTF-8 </w:t>
      </w:r>
      <w:hyperlink r:id="rId55">
        <w:r w:rsidDel="00000000" w:rsidR="00000000" w:rsidRPr="00000000">
          <w:rPr>
            <w:rFonts w:ascii="Arial" w:cs="Arial" w:eastAsia="Arial" w:hAnsi="Arial"/>
            <w:color w:val="800080"/>
            <w:sz w:val="22"/>
            <w:szCs w:val="22"/>
            <w:u w:val="none"/>
            <w:rtl w:val="0"/>
          </w:rPr>
          <w:t xml:space="preserve">[RFC3629]</w:t>
        </w:r>
      </w:hyperlink>
      <w:r w:rsidDel="00000000" w:rsidR="00000000" w:rsidRPr="00000000">
        <w:rPr>
          <w:rFonts w:ascii="Arial" w:cs="Arial" w:eastAsia="Arial" w:hAnsi="Arial"/>
          <w:color w:val="000000"/>
          <w:sz w:val="22"/>
          <w:szCs w:val="22"/>
          <w:rtl w:val="0"/>
        </w:rPr>
        <w:t xml:space="preserve"> is an efficient encoding of Unicode </w:t>
      </w:r>
      <w:hyperlink r:id="rId56">
        <w:r w:rsidDel="00000000" w:rsidR="00000000" w:rsidRPr="00000000">
          <w:rPr>
            <w:rFonts w:ascii="Arial" w:cs="Arial" w:eastAsia="Arial" w:hAnsi="Arial"/>
            <w:color w:val="800080"/>
            <w:sz w:val="22"/>
            <w:szCs w:val="22"/>
            <w:u w:val="none"/>
            <w:rtl w:val="0"/>
          </w:rPr>
          <w:t xml:space="preserve">[Unicode]</w:t>
        </w:r>
      </w:hyperlink>
      <w:r w:rsidDel="00000000" w:rsidR="00000000" w:rsidRPr="00000000">
        <w:rPr>
          <w:rFonts w:ascii="Arial" w:cs="Arial" w:eastAsia="Arial" w:hAnsi="Arial"/>
          <w:color w:val="000000"/>
          <w:sz w:val="22"/>
          <w:szCs w:val="22"/>
          <w:rtl w:val="0"/>
        </w:rPr>
        <w:t xml:space="preserve"> characters that optimizes the encoding of ASCII characters in support of text-based communications.</w:t>
      </w:r>
    </w:p>
    <w:p w:rsidR="00000000" w:rsidDel="00000000" w:rsidP="00000000" w:rsidRDefault="00000000" w:rsidRPr="00000000" w14:paraId="0000023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Unless stated otherwise all variable length UTF-8 encoded strings can have any length in the range 0 to 65,535 bytes.</w:t>
      </w:r>
    </w:p>
    <w:p w:rsidR="00000000" w:rsidDel="00000000" w:rsidP="00000000" w:rsidRDefault="00000000" w:rsidRPr="00000000" w14:paraId="0000023D">
      <w:pPr>
        <w:rPr>
          <w:rFonts w:ascii="Arial" w:cs="Arial" w:eastAsia="Arial" w:hAnsi="Arial"/>
          <w:color w:val="000000"/>
        </w:rPr>
      </w:pPr>
      <w:r w:rsidDel="00000000" w:rsidR="00000000" w:rsidRPr="00000000">
        <w:rPr>
          <w:i w:val="1"/>
          <w:sz w:val="19"/>
          <w:szCs w:val="19"/>
          <w:rtl w:val="0"/>
        </w:rPr>
        <w:t xml:space="preserve">Figure 1-1 – Structure of UTF-8 Encoded Strings</w:t>
      </w:r>
      <w:r w:rsidDel="00000000" w:rsidR="00000000" w:rsidRPr="00000000">
        <w:rPr>
          <w:rtl w:val="0"/>
        </w:rPr>
      </w:r>
    </w:p>
    <w:p w:rsidR="00000000" w:rsidDel="00000000" w:rsidP="00000000" w:rsidRDefault="00000000" w:rsidRPr="00000000" w14:paraId="0000023E">
      <w:pPr>
        <w:rPr>
          <w:rFonts w:ascii="Arial" w:cs="Arial" w:eastAsia="Arial" w:hAnsi="Arial"/>
          <w:color w:val="000000"/>
        </w:rPr>
      </w:pPr>
      <w:r w:rsidDel="00000000" w:rsidR="00000000" w:rsidRPr="00000000">
        <w:rPr>
          <w:rFonts w:ascii="Arial" w:cs="Arial" w:eastAsia="Arial" w:hAnsi="Arial"/>
          <w:color w:val="000000"/>
        </w:rPr>
        <w:drawing>
          <wp:inline distB="114300" distT="114300" distL="114300" distR="114300">
            <wp:extent cx="5943600" cy="939800"/>
            <wp:effectExtent b="0" l="0" r="0" t="0"/>
            <wp:docPr id="40" name="image5.png"/>
            <a:graphic>
              <a:graphicData uri="http://schemas.openxmlformats.org/drawingml/2006/picture">
                <pic:pic>
                  <pic:nvPicPr>
                    <pic:cNvPr id="0" name="image5.png"/>
                    <pic:cNvPicPr preferRelativeResize="0"/>
                  </pic:nvPicPr>
                  <pic:blipFill>
                    <a:blip r:embed="rId57"/>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character data in a UTF-8 Encoded String MUST be well-formed UTF-8 as defined by the Unicode specification </w:t>
      </w:r>
      <w:hyperlink r:id="rId58">
        <w:r w:rsidDel="00000000" w:rsidR="00000000" w:rsidRPr="00000000">
          <w:rPr>
            <w:rFonts w:ascii="Arial" w:cs="Arial" w:eastAsia="Arial" w:hAnsi="Arial"/>
            <w:color w:val="800080"/>
            <w:sz w:val="22"/>
            <w:szCs w:val="22"/>
            <w:highlight w:val="yellow"/>
            <w:u w:val="none"/>
            <w:rtl w:val="0"/>
          </w:rPr>
          <w:t xml:space="preserve">[Unicode]</w:t>
        </w:r>
      </w:hyperlink>
      <w:r w:rsidDel="00000000" w:rsidR="00000000" w:rsidRPr="00000000">
        <w:rPr>
          <w:rFonts w:ascii="Arial" w:cs="Arial" w:eastAsia="Arial" w:hAnsi="Arial"/>
          <w:color w:val="000000"/>
          <w:sz w:val="22"/>
          <w:szCs w:val="22"/>
          <w:highlight w:val="yellow"/>
          <w:rtl w:val="0"/>
        </w:rPr>
        <w:t xml:space="preserve"> and restated in RFC 3629 </w:t>
      </w:r>
      <w:hyperlink r:id="rId59">
        <w:r w:rsidDel="00000000" w:rsidR="00000000" w:rsidRPr="00000000">
          <w:rPr>
            <w:rFonts w:ascii="Arial" w:cs="Arial" w:eastAsia="Arial" w:hAnsi="Arial"/>
            <w:color w:val="800080"/>
            <w:sz w:val="22"/>
            <w:szCs w:val="22"/>
            <w:highlight w:val="yellow"/>
            <w:u w:val="none"/>
            <w:rtl w:val="0"/>
          </w:rPr>
          <w:t xml:space="preserve">[RFC3629]</w:t>
        </w:r>
      </w:hyperlink>
      <w:r w:rsidDel="00000000" w:rsidR="00000000" w:rsidRPr="00000000">
        <w:rPr>
          <w:rFonts w:ascii="Arial" w:cs="Arial" w:eastAsia="Arial" w:hAnsi="Arial"/>
          <w:color w:val="000000"/>
          <w:sz w:val="22"/>
          <w:szCs w:val="22"/>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240">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the Client or Server receives an </w:t>
      </w:r>
      <w:r w:rsidDel="00000000" w:rsidR="00000000" w:rsidRPr="00000000">
        <w:rPr>
          <w:rFonts w:ascii="Arial" w:cs="Arial" w:eastAsia="Arial" w:hAnsi="Arial"/>
          <w:color w:val="000000"/>
          <w:sz w:val="22"/>
          <w:szCs w:val="22"/>
          <w:rtl w:val="0"/>
        </w:rPr>
        <w:t xml:space="preserve">MQTT-SN Control Packet </w:t>
      </w:r>
      <w:r w:rsidDel="00000000" w:rsidR="00000000" w:rsidRPr="00000000">
        <w:rPr>
          <w:rFonts w:ascii="Arial" w:cs="Arial" w:eastAsia="Arial" w:hAnsi="Arial"/>
          <w:color w:val="000000"/>
          <w:sz w:val="22"/>
          <w:szCs w:val="22"/>
          <w:rtl w:val="0"/>
        </w:rPr>
        <w:t xml:space="preserve">containing ill-formed UTF-8 it is a Malformed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color w:val="000000"/>
          <w:sz w:val="22"/>
          <w:szCs w:val="22"/>
          <w:rtl w:val="0"/>
        </w:rPr>
        <w:t xml:space="preserve"> Refer to</w:t>
      </w:r>
      <w:hyperlink r:id="rId60">
        <w:r w:rsidDel="00000000" w:rsidR="00000000" w:rsidRPr="00000000">
          <w:rPr>
            <w:rFonts w:ascii="Arial" w:cs="Arial" w:eastAsia="Arial" w:hAnsi="Arial"/>
            <w:color w:val="000000"/>
            <w:sz w:val="22"/>
            <w:szCs w:val="22"/>
            <w:rtl w:val="0"/>
          </w:rPr>
          <w:t xml:space="preserve"> </w:t>
        </w:r>
      </w:hyperlink>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sz w:val="22"/>
          <w:szCs w:val="22"/>
          <w:rtl w:val="0"/>
        </w:rPr>
        <w:t xml:space="preserve"> for information about handling errors.</w:t>
      </w:r>
    </w:p>
    <w:p w:rsidR="00000000" w:rsidDel="00000000" w:rsidP="00000000" w:rsidRDefault="00000000" w:rsidRPr="00000000" w14:paraId="0000024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A UTF-8 Encoded String MUST NOT include an encoding of the null character U+0000</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[MQTT-SN-1.7.4-2].</w:t>
      </w:r>
      <w:r w:rsidDel="00000000" w:rsidR="00000000" w:rsidRPr="00000000">
        <w:rPr>
          <w:rFonts w:ascii="Arial" w:cs="Arial" w:eastAsia="Arial" w:hAnsi="Arial"/>
          <w:color w:val="000000"/>
          <w:sz w:val="22"/>
          <w:szCs w:val="22"/>
          <w:rtl w:val="0"/>
        </w:rPr>
        <w:t xml:space="preserve"> If a receiver (Server or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receives an </w:t>
      </w:r>
      <w:r w:rsidDel="00000000" w:rsidR="00000000" w:rsidRPr="00000000">
        <w:rPr>
          <w:rFonts w:ascii="Arial" w:cs="Arial" w:eastAsia="Arial" w:hAnsi="Arial"/>
          <w:color w:val="000000"/>
          <w:sz w:val="22"/>
          <w:szCs w:val="22"/>
          <w:rtl w:val="0"/>
        </w:rPr>
        <w:t xml:space="preserve">Control Pac</w:t>
      </w:r>
      <w:r w:rsidDel="00000000" w:rsidR="00000000" w:rsidRPr="00000000">
        <w:rPr>
          <w:rFonts w:ascii="Arial" w:cs="Arial" w:eastAsia="Arial" w:hAnsi="Arial"/>
          <w:color w:val="000000"/>
          <w:sz w:val="22"/>
          <w:szCs w:val="22"/>
          <w:rtl w:val="0"/>
        </w:rPr>
        <w:t xml:space="preserve">ket containing U+0000 in a UTF-8 Encoded String it is a Malformed Packet.</w:t>
      </w:r>
    </w:p>
    <w:p w:rsidR="00000000" w:rsidDel="00000000" w:rsidP="00000000" w:rsidRDefault="00000000" w:rsidRPr="00000000" w14:paraId="0000024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UTF-8 Encoded Strings SHOULD NOT include the Unicode</w:t>
      </w:r>
      <w:r w:rsidDel="00000000" w:rsidR="00000000" w:rsidRPr="00000000">
        <w:rPr>
          <w:rFonts w:ascii="Arial" w:cs="Arial" w:eastAsia="Arial" w:hAnsi="Arial"/>
          <w:color w:val="000000"/>
          <w:sz w:val="22"/>
          <w:szCs w:val="22"/>
          <w:rtl w:val="0"/>
        </w:rPr>
        <w:t xml:space="preserve"> [Unicode]</w:t>
      </w:r>
      <w:r w:rsidDel="00000000" w:rsidR="00000000" w:rsidRPr="00000000">
        <w:rPr>
          <w:rFonts w:ascii="Arial" w:cs="Arial" w:eastAsia="Arial" w:hAnsi="Arial"/>
          <w:color w:val="000000"/>
          <w:sz w:val="22"/>
          <w:szCs w:val="22"/>
          <w:rtl w:val="0"/>
        </w:rPr>
        <w:t xml:space="preserve"> code points listed below. If a receiver (Server or Client) </w:t>
      </w:r>
      <w:r w:rsidDel="00000000" w:rsidR="00000000" w:rsidRPr="00000000">
        <w:rPr>
          <w:rFonts w:ascii="Arial" w:cs="Arial" w:eastAsia="Arial" w:hAnsi="Arial"/>
          <w:color w:val="000000"/>
          <w:sz w:val="22"/>
          <w:szCs w:val="22"/>
          <w:rtl w:val="0"/>
        </w:rPr>
        <w:t xml:space="preserve">receives an MQTT-SN </w:t>
      </w:r>
      <w:r w:rsidDel="00000000" w:rsidR="00000000" w:rsidRPr="00000000">
        <w:rPr>
          <w:rFonts w:ascii="Arial" w:cs="Arial" w:eastAsia="Arial" w:hAnsi="Arial"/>
          <w:color w:val="000000"/>
          <w:sz w:val="22"/>
          <w:szCs w:val="22"/>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24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8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24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beforeAutospacing="0" w:line="276" w:lineRule="auto"/>
        <w:ind w:left="720" w:right="0" w:hanging="360"/>
        <w:jc w:val="left"/>
        <w:rPr>
          <w:rFonts w:ascii="Arial" w:cs="Arial" w:eastAsia="Arial" w:hAnsi="Arial"/>
          <w:i w:val="0"/>
          <w:smallCaps w:val="0"/>
          <w:strike w:val="0"/>
          <w:color w:val="000000"/>
          <w:sz w:val="22"/>
          <w:szCs w:val="22"/>
          <w:shd w:fill="auto" w:val="clear"/>
          <w:vertAlign w:val="baseline"/>
        </w:rPr>
      </w:pP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Code points defined in the Unicode specification </w:t>
      </w:r>
      <w:hyperlink r:id="rId61">
        <w:r w:rsidDel="00000000" w:rsidR="00000000" w:rsidRPr="00000000">
          <w:rPr>
            <w:rFonts w:ascii="Arial" w:cs="Arial" w:eastAsia="Arial" w:hAnsi="Arial"/>
            <w:i w:val="0"/>
            <w:smallCaps w:val="0"/>
            <w:strike w:val="0"/>
            <w:color w:val="800080"/>
            <w:sz w:val="22"/>
            <w:szCs w:val="22"/>
            <w:u w:val="none"/>
            <w:shd w:fill="auto" w:val="clear"/>
            <w:vertAlign w:val="baseline"/>
            <w:rtl w:val="0"/>
          </w:rPr>
          <w:t xml:space="preserve">[Unicode]</w:t>
        </w:r>
      </w:hyperlink>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246">
      <w:pPr>
        <w:spacing w:line="276" w:lineRule="auto"/>
        <w:rPr>
          <w:rFonts w:ascii="Arial" w:cs="Arial" w:eastAsia="Arial" w:hAnsi="Arial"/>
          <w:color w:val="ff0000"/>
          <w:sz w:val="22"/>
          <w:szCs w:val="22"/>
        </w:rPr>
      </w:pPr>
      <w:r w:rsidDel="00000000" w:rsidR="00000000" w:rsidRPr="00000000">
        <w:rPr>
          <w:rFonts w:ascii="Arial" w:cs="Arial" w:eastAsia="Arial" w:hAnsi="Arial"/>
          <w:color w:val="000000"/>
          <w:sz w:val="22"/>
          <w:szCs w:val="22"/>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[MQTT-SN-1.7.4-3].</w:t>
      </w:r>
    </w:p>
    <w:p w:rsidR="00000000" w:rsidDel="00000000" w:rsidP="00000000" w:rsidRDefault="00000000" w:rsidRPr="00000000" w14:paraId="00000247">
      <w:pPr>
        <w:spacing w:line="276" w:lineRule="auto"/>
        <w:ind w:left="540" w:firstLine="0"/>
        <w:rPr>
          <w:rFonts w:ascii="Arial" w:cs="Arial" w:eastAsia="Arial" w:hAnsi="Arial"/>
          <w:b w:val="1"/>
          <w:sz w:val="22"/>
          <w:szCs w:val="22"/>
        </w:rPr>
      </w:pPr>
      <w:bookmarkStart w:colFirst="0" w:colLast="0" w:name="_heading=h.2p2csry" w:id="21"/>
      <w:bookmarkEnd w:id="21"/>
      <w:r w:rsidDel="00000000" w:rsidR="00000000" w:rsidRPr="00000000">
        <w:rPr>
          <w:rFonts w:ascii="Arial" w:cs="Arial" w:eastAsia="Arial" w:hAnsi="Arial"/>
          <w:b w:val="1"/>
          <w:sz w:val="22"/>
          <w:szCs w:val="22"/>
          <w:rtl w:val="0"/>
        </w:rPr>
        <w:t xml:space="preserve">Informative example</w:t>
      </w:r>
    </w:p>
    <w:p w:rsidR="00000000" w:rsidDel="00000000" w:rsidP="00000000" w:rsidRDefault="00000000" w:rsidRPr="00000000" w14:paraId="00000248">
      <w:pPr>
        <w:spacing w:line="276" w:lineRule="auto"/>
        <w:ind w:left="54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w:t>
      </w:r>
      <w:sdt>
        <w:sdtPr>
          <w:tag w:val="goog_rdk_14"/>
        </w:sdtPr>
        <w:sdtContent>
          <w:commentRangeStart w:id="12"/>
        </w:sdtContent>
      </w:sdt>
      <w:sdt>
        <w:sdtPr>
          <w:tag w:val="goog_rdk_15"/>
        </w:sdtPr>
        <w:sdtContent>
          <w:commentRangeStart w:id="13"/>
        </w:sdtContent>
      </w:sdt>
      <w:r w:rsidDel="00000000" w:rsidR="00000000" w:rsidRPr="00000000">
        <w:rPr>
          <w:rFonts w:ascii="Arial" w:cs="Arial" w:eastAsia="Arial" w:hAnsi="Arial"/>
          <w:sz w:val="22"/>
          <w:szCs w:val="22"/>
          <w:rtl w:val="0"/>
        </w:rPr>
        <w:t xml:space="preserve">the string A𪛔 which</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Arial" w:cs="Arial" w:eastAsia="Arial" w:hAnsi="Arial"/>
          <w:sz w:val="22"/>
          <w:szCs w:val="22"/>
          <w:rtl w:val="0"/>
        </w:rPr>
        <w:t xml:space="preserve"> is </w:t>
      </w:r>
      <w:r w:rsidDel="00000000" w:rsidR="00000000" w:rsidRPr="00000000">
        <w:rPr>
          <w:rFonts w:ascii="Arial" w:cs="Arial" w:eastAsia="Arial" w:hAnsi="Arial"/>
          <w:color w:val="000000"/>
          <w:sz w:val="22"/>
          <w:szCs w:val="22"/>
          <w:rtl w:val="0"/>
        </w:rPr>
        <w:t xml:space="preserve">LATIN CAPITAL Letter A followed by the code point U+2A6D4 (which represents a CJK IDEOGRAPH EXTENSION B character)</w:t>
      </w:r>
      <w:r w:rsidDel="00000000" w:rsidR="00000000" w:rsidRPr="00000000">
        <w:rPr>
          <w:rFonts w:ascii="Arial" w:cs="Arial" w:eastAsia="Arial" w:hAnsi="Arial"/>
          <w:sz w:val="22"/>
          <w:szCs w:val="22"/>
          <w:rtl w:val="0"/>
        </w:rPr>
        <w:t xml:space="preserve"> is encoded as follows: </w:t>
      </w:r>
    </w:p>
    <w:p w:rsidR="00000000" w:rsidDel="00000000" w:rsidP="00000000" w:rsidRDefault="00000000" w:rsidRPr="00000000" w14:paraId="00000249">
      <w:pPr>
        <w:rPr>
          <w:rFonts w:ascii="Arial" w:cs="Arial" w:eastAsia="Arial" w:hAnsi="Arial"/>
          <w:i w:val="1"/>
          <w:sz w:val="19"/>
          <w:szCs w:val="19"/>
        </w:rPr>
      </w:pPr>
      <w:r w:rsidDel="00000000" w:rsidR="00000000" w:rsidRPr="00000000">
        <w:rPr>
          <w:i w:val="1"/>
          <w:sz w:val="19"/>
          <w:szCs w:val="19"/>
          <w:rtl w:val="0"/>
        </w:rPr>
        <w:t xml:space="preserve">Figure 1-2 – </w:t>
      </w:r>
      <w:r w:rsidDel="00000000" w:rsidR="00000000" w:rsidRPr="00000000">
        <w:rPr>
          <w:i w:val="1"/>
          <w:color w:val="000000"/>
          <w:sz w:val="19"/>
          <w:szCs w:val="19"/>
          <w:shd w:fill="auto" w:val="clear"/>
          <w:rtl w:val="0"/>
        </w:rPr>
        <w:t xml:space="preserve">Fixed Length UTF-8 Encoded String </w:t>
      </w:r>
      <w:r w:rsidDel="00000000" w:rsidR="00000000" w:rsidRPr="00000000">
        <w:rPr>
          <w:i w:val="1"/>
          <w:sz w:val="19"/>
          <w:szCs w:val="19"/>
          <w:rtl w:val="0"/>
        </w:rPr>
        <w:t xml:space="preserve">inf</w:t>
      </w:r>
      <w:r w:rsidDel="00000000" w:rsidR="00000000" w:rsidRPr="00000000">
        <w:rPr>
          <w:i w:val="1"/>
          <w:color w:val="000000"/>
          <w:sz w:val="19"/>
          <w:szCs w:val="19"/>
          <w:shd w:fill="auto" w:val="clear"/>
          <w:rtl w:val="0"/>
        </w:rPr>
        <w:t xml:space="preserve">ormative example</w:t>
      </w:r>
      <w:r w:rsidDel="00000000" w:rsidR="00000000" w:rsidRPr="00000000">
        <w:rPr>
          <w:rtl w:val="0"/>
        </w:rPr>
      </w:r>
    </w:p>
    <w:p w:rsidR="00000000" w:rsidDel="00000000" w:rsidP="00000000" w:rsidRDefault="00000000" w:rsidRPr="00000000" w14:paraId="0000024A">
      <w:pPr>
        <w:ind w:left="540" w:firstLine="0"/>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Pr>
        <w:drawing>
          <wp:inline distB="114300" distT="114300" distL="114300" distR="114300">
            <wp:extent cx="5943600" cy="2374900"/>
            <wp:effectExtent b="0" l="0" r="0" t="0"/>
            <wp:docPr id="61" name="image34.png"/>
            <a:graphic>
              <a:graphicData uri="http://schemas.openxmlformats.org/drawingml/2006/picture">
                <pic:pic>
                  <pic:nvPicPr>
                    <pic:cNvPr id="0" name="image34.png"/>
                    <pic:cNvPicPr preferRelativeResize="0"/>
                  </pic:nvPicPr>
                  <pic:blipFill>
                    <a:blip r:embed="rId62"/>
                    <a:srcRect b="0" l="6" r="6" t="0"/>
                    <a:stretch>
                      <a:fillRect/>
                    </a:stretch>
                  </pic:blipFill>
                  <pic:spPr>
                    <a:xfrm>
                      <a:off x="0" y="0"/>
                      <a:ext cx="594360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C">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Control Packet consists of up to two parts, always in the following order as shown below. </w:t>
      </w:r>
    </w:p>
    <w:p w:rsidR="00000000" w:rsidDel="00000000" w:rsidP="00000000" w:rsidRDefault="00000000" w:rsidRPr="00000000" w14:paraId="0000024F">
      <w:pPr>
        <w:rPr>
          <w:rFonts w:ascii="Arial" w:cs="Arial" w:eastAsia="Arial" w:hAnsi="Arial"/>
        </w:rPr>
      </w:pPr>
      <w:sdt>
        <w:sdtPr>
          <w:tag w:val="goog_rdk_16"/>
        </w:sdtPr>
        <w:sdtContent>
          <w:r w:rsidDel="00000000" w:rsidR="00000000" w:rsidRPr="00000000">
            <w:rPr>
              <w:rFonts w:ascii="Arial Unicode MS" w:cs="Arial Unicode MS" w:eastAsia="Arial Unicode MS" w:hAnsi="Arial Unicode MS"/>
              <w:i w:val="1"/>
              <w:sz w:val="19"/>
              <w:szCs w:val="19"/>
              <w:rtl w:val="0"/>
            </w:rPr>
            <w:t xml:space="preserve">Figure 2-1 －Structure of an MQTT-SN Control Packet</w:t>
          </w:r>
        </w:sdtContent>
      </w:sdt>
      <w:r w:rsidDel="00000000" w:rsidR="00000000" w:rsidRPr="00000000">
        <w:rPr>
          <w:rtl w:val="0"/>
        </w:rPr>
      </w:r>
    </w:p>
    <w:tbl>
      <w:tblPr>
        <w:tblStyle w:val="Table1"/>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50">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51">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52">
      <w:pPr>
        <w:pStyle w:val="Heading3"/>
        <w:ind w:left="0" w:firstLine="0"/>
        <w:rPr>
          <w:rFonts w:ascii="Arial" w:cs="Arial" w:eastAsia="Arial" w:hAnsi="Arial"/>
        </w:rPr>
      </w:pPr>
      <w:bookmarkStart w:colFirst="0" w:colLast="0" w:name="_heading=h.1hmsyys" w:id="24"/>
      <w:bookmarkEnd w:id="24"/>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5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Each MQTT-SN Control Packet contains a Header of format 1 or format 2 as shown below.</w:t>
      </w:r>
    </w:p>
    <w:p w:rsidR="00000000" w:rsidDel="00000000" w:rsidP="00000000" w:rsidRDefault="00000000" w:rsidRPr="00000000" w14:paraId="00000254">
      <w:pPr>
        <w:rPr>
          <w:rFonts w:ascii="Arial" w:cs="Arial" w:eastAsia="Arial" w:hAnsi="Arial"/>
        </w:rPr>
      </w:pPr>
      <w:r w:rsidDel="00000000" w:rsidR="00000000" w:rsidRPr="00000000">
        <w:rPr>
          <w:i w:val="1"/>
          <w:sz w:val="19"/>
          <w:szCs w:val="19"/>
          <w:rtl w:val="0"/>
        </w:rPr>
        <w:t xml:space="preserve">Figure 2-2 – Packet Header Format 1</w:t>
      </w:r>
      <w:r w:rsidDel="00000000" w:rsidR="00000000" w:rsidRPr="00000000">
        <w:rPr>
          <w:rtl w:val="0"/>
        </w:rPr>
      </w:r>
    </w:p>
    <w:p w:rsidR="00000000" w:rsidDel="00000000" w:rsidP="00000000" w:rsidRDefault="00000000" w:rsidRPr="00000000" w14:paraId="00000255">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660400"/>
            <wp:effectExtent b="0" l="0" r="0" t="0"/>
            <wp:docPr id="38" name="image3.png"/>
            <a:graphic>
              <a:graphicData uri="http://schemas.openxmlformats.org/drawingml/2006/picture">
                <pic:pic>
                  <pic:nvPicPr>
                    <pic:cNvPr id="0" name="image3.png"/>
                    <pic:cNvPicPr preferRelativeResize="0"/>
                  </pic:nvPicPr>
                  <pic:blipFill>
                    <a:blip r:embed="rId63"/>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i w:val="1"/>
          <w:sz w:val="19"/>
          <w:szCs w:val="19"/>
          <w:rtl w:val="0"/>
        </w:rPr>
        <w:t xml:space="preserve">Figure 2-3 – Packet Header Format 2</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color w:val="000000"/>
          <w:sz w:val="20"/>
          <w:szCs w:val="20"/>
          <w:u w:val="single"/>
          <w:shd w:fill="auto" w:val="clear"/>
        </w:rPr>
        <w:drawing>
          <wp:inline distB="114300" distT="114300" distL="114300" distR="114300">
            <wp:extent cx="5943600" cy="1092200"/>
            <wp:effectExtent b="0" l="0" r="0" t="0"/>
            <wp:docPr id="42"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Heading3"/>
        <w:keepLines w:val="1"/>
        <w:spacing w:after="145" w:before="0" w:line="259" w:lineRule="auto"/>
        <w:ind w:left="0" w:firstLine="0"/>
        <w:rPr>
          <w:rFonts w:ascii="Arial" w:cs="Arial" w:eastAsia="Arial" w:hAnsi="Arial"/>
        </w:rPr>
      </w:pPr>
      <w:bookmarkStart w:colFirst="0" w:colLast="0" w:name="_heading=h.vx1227" w:id="25"/>
      <w:bookmarkEnd w:id="25"/>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9">
      <w:pPr>
        <w:spacing w:after="18"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itself).</w:t>
      </w:r>
    </w:p>
    <w:p w:rsidR="00000000" w:rsidDel="00000000" w:rsidP="00000000" w:rsidRDefault="00000000" w:rsidRPr="00000000" w14:paraId="0000025A">
      <w:pPr>
        <w:spacing w:after="4"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first byte of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coded “0x01” then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sz w:val="22"/>
          <w:szCs w:val="22"/>
          <w:rtl w:val="0"/>
        </w:rPr>
        <w:t xml:space="preserve">Length </w:t>
      </w:r>
      <w:r w:rsidDel="00000000" w:rsidR="00000000" w:rsidRPr="00000000">
        <w:rPr>
          <w:rFonts w:ascii="Arial" w:cs="Arial" w:eastAsia="Arial" w:hAnsi="Arial"/>
          <w:sz w:val="22"/>
          <w:szCs w:val="22"/>
          <w:rtl w:val="0"/>
        </w:rPr>
        <w:t xml:space="preserve">field is only 1-byte long and specifies itself the total number of bytes contained in the packet.</w:t>
      </w:r>
    </w:p>
    <w:p w:rsidR="00000000" w:rsidDel="00000000" w:rsidP="00000000" w:rsidRDefault="00000000" w:rsidRPr="00000000" w14:paraId="0000025B">
      <w:pPr>
        <w:spacing w:after="0" w:line="276" w:lineRule="auto"/>
        <w:ind w:left="-1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sz w:val="22"/>
          <w:szCs w:val="22"/>
          <w:rtl w:val="0"/>
        </w:rPr>
        <w:t xml:space="preserve">ackets with lengths up to and including 255 bytes.</w:t>
      </w:r>
      <w:r w:rsidDel="00000000" w:rsidR="00000000" w:rsidRPr="00000000">
        <w:rPr>
          <w:rtl w:val="0"/>
        </w:rPr>
      </w:r>
    </w:p>
    <w:p w:rsidR="00000000" w:rsidDel="00000000" w:rsidP="00000000" w:rsidRDefault="00000000" w:rsidRPr="00000000" w14:paraId="0000025C">
      <w:pPr>
        <w:spacing w:after="0" w:line="276" w:lineRule="auto"/>
        <w:ind w:left="-15" w:right="4"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color w:val="ff0000"/>
          <w:sz w:val="22"/>
          <w:szCs w:val="22"/>
          <w:rtl w:val="0"/>
        </w:rPr>
        <w:t xml:space="preserve">MQTT-SN-2.1.2-1]</w:t>
      </w:r>
    </w:p>
    <w:p w:rsidR="00000000" w:rsidDel="00000000" w:rsidP="00000000" w:rsidRDefault="00000000" w:rsidRPr="00000000" w14:paraId="0000025D">
      <w:pPr>
        <w:spacing w:line="276" w:lineRule="auto"/>
        <w:ind w:right="4" w:firstLine="583"/>
        <w:rPr>
          <w:rFonts w:ascii="Arial" w:cs="Arial" w:eastAsia="Arial" w:hAnsi="Arial"/>
          <w:b w:val="1"/>
          <w:sz w:val="22"/>
          <w:szCs w:val="22"/>
        </w:rPr>
      </w:pPr>
      <w:bookmarkStart w:colFirst="0" w:colLast="0" w:name="_heading=h.3fwokq0" w:id="26"/>
      <w:bookmarkEnd w:id="26"/>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25E">
      <w:pPr>
        <w:spacing w:after="307" w:line="276" w:lineRule="auto"/>
        <w:ind w:left="583"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5F">
      <w:pPr>
        <w:pStyle w:val="Heading3"/>
        <w:keepLines w:val="1"/>
        <w:spacing w:after="145" w:before="0" w:line="259" w:lineRule="auto"/>
        <w:ind w:left="0" w:right="4" w:firstLine="0"/>
        <w:rPr>
          <w:rFonts w:ascii="Arial" w:cs="Arial" w:eastAsia="Arial" w:hAnsi="Arial"/>
        </w:rPr>
      </w:pPr>
      <w:bookmarkStart w:colFirst="0" w:colLast="0" w:name="_heading=h.1v1yuxt" w:id="27"/>
      <w:bookmarkEnd w:id="27"/>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0">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p w:rsidR="00000000" w:rsidDel="00000000" w:rsidP="00000000" w:rsidRDefault="00000000" w:rsidRPr="00000000" w14:paraId="00000261">
      <w:pPr>
        <w:rPr>
          <w:rFonts w:ascii="Arial" w:cs="Arial" w:eastAsia="Arial" w:hAnsi="Arial"/>
        </w:rPr>
      </w:pPr>
      <w:r w:rsidDel="00000000" w:rsidR="00000000" w:rsidRPr="00000000">
        <w:rPr>
          <w:i w:val="1"/>
          <w:sz w:val="19"/>
          <w:szCs w:val="19"/>
          <w:rtl w:val="0"/>
        </w:rPr>
        <w:t xml:space="preserve">Figure 2-4 – MQTT-SN Control Packet Types</w:t>
      </w:r>
      <w:r w:rsidDel="00000000" w:rsidR="00000000" w:rsidRPr="00000000">
        <w:rPr>
          <w:rtl w:val="0"/>
        </w:rPr>
      </w:r>
    </w:p>
    <w:tbl>
      <w:tblPr>
        <w:tblStyle w:val="Table2"/>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5"/>
        <w:gridCol w:w="1365"/>
        <w:gridCol w:w="1755"/>
        <w:gridCol w:w="4680"/>
        <w:tblGridChange w:id="0">
          <w:tblGrid>
            <w:gridCol w:w="2115"/>
            <w:gridCol w:w="1365"/>
            <w:gridCol w:w="175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shd w:fill="d9d9d9" w:val="clear"/>
              </w:rPr>
            </w:pPr>
            <w:r w:rsidDel="00000000" w:rsidR="00000000" w:rsidRPr="00000000">
              <w:rPr>
                <w:rFonts w:ascii="Arial" w:cs="Arial" w:eastAsia="Arial" w:hAnsi="Arial"/>
                <w:rtl w:val="0"/>
              </w:rPr>
              <w:t xml:space="preserve">Response to a SEARCHGW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E">
            <w:pPr>
              <w:rPr>
                <w:rFonts w:ascii="Arial" w:cs="Arial" w:eastAsia="Arial" w:hAnsi="Arial"/>
              </w:rPr>
            </w:pPr>
            <w:r w:rsidDel="00000000" w:rsidR="00000000" w:rsidRPr="00000000">
              <w:rPr>
                <w:rFonts w:ascii="Arial" w:cs="Arial" w:eastAsia="Arial" w:hAnsi="Arial"/>
                <w:rtl w:val="0"/>
              </w:rPr>
              <w:t xml:space="preserve">Publish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F">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9">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E">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3">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PUBWOS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Publish packet for out of session messages which have no session on the receiver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rPr>
            </w:pPr>
            <w:r w:rsidDel="00000000" w:rsidR="00000000" w:rsidRPr="00000000">
              <w:rPr>
                <w:rFonts w:ascii="Arial" w:cs="Arial" w:eastAsia="Arial" w:hAnsi="Arial"/>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rPr>
            </w:pPr>
            <w:r w:rsidDel="00000000" w:rsidR="00000000" w:rsidRPr="00000000">
              <w:rPr>
                <w:rFonts w:ascii="Arial" w:cs="Arial" w:eastAsia="Arial" w:hAnsi="Arial"/>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rPr>
            </w:pPr>
            <w:r w:rsidDel="00000000" w:rsidR="00000000" w:rsidRPr="00000000">
              <w:rPr>
                <w:rFonts w:ascii="Arial" w:cs="Arial" w:eastAsia="Arial" w:hAnsi="Arial"/>
                <w:rtl w:val="0"/>
              </w:rPr>
              <w:t xml:space="preserve">0x1A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rPr>
            </w:pPr>
            <w:r w:rsidDel="00000000" w:rsidR="00000000" w:rsidRPr="00000000">
              <w:rPr>
                <w:rFonts w:ascii="Arial" w:cs="Arial" w:eastAsia="Arial" w:hAnsi="Arial"/>
                <w:rtl w:val="0"/>
              </w:rPr>
              <w:t xml:space="preserve">Client to</w:t>
            </w:r>
          </w:p>
          <w:p w:rsidR="00000000" w:rsidDel="00000000" w:rsidP="00000000" w:rsidRDefault="00000000" w:rsidRPr="00000000" w14:paraId="000002CC">
            <w:pPr>
              <w:jc w:val="center"/>
              <w:rPr>
                <w:rFonts w:ascii="Arial" w:cs="Arial" w:eastAsia="Arial" w:hAnsi="Arial"/>
              </w:rPr>
            </w:pPr>
            <w:r w:rsidDel="00000000" w:rsidR="00000000" w:rsidRPr="00000000">
              <w:rPr>
                <w:rFonts w:ascii="Arial" w:cs="Arial" w:eastAsia="Arial" w:hAnsi="Arial"/>
                <w:rtl w:val="0"/>
              </w:rPr>
              <w:t xml:space="preserve">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rPr>
                <w:rFonts w:ascii="Arial" w:cs="Arial" w:eastAsia="Arial" w:hAnsi="Arial"/>
              </w:rPr>
            </w:pPr>
            <w:r w:rsidDel="00000000" w:rsidR="00000000" w:rsidRPr="00000000">
              <w:rPr>
                <w:rFonts w:ascii="Arial" w:cs="Arial" w:eastAsia="Arial" w:hAnsi="Arial"/>
                <w:rtl w:val="0"/>
              </w:rPr>
              <w:t xml:space="preserve">Sleep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E">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SLEEPRESP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rPr>
            </w:pPr>
            <w:r w:rsidDel="00000000" w:rsidR="00000000" w:rsidRPr="00000000">
              <w:rPr>
                <w:rFonts w:ascii="Arial" w:cs="Arial" w:eastAsia="Arial" w:hAnsi="Arial"/>
                <w:rtl w:val="0"/>
              </w:rPr>
              <w:t xml:space="preserve">0x1B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jc w:val="center"/>
              <w:rPr>
                <w:rFonts w:ascii="Arial" w:cs="Arial" w:eastAsia="Arial" w:hAnsi="Arial"/>
              </w:rPr>
            </w:pPr>
            <w:r w:rsidDel="00000000" w:rsidR="00000000" w:rsidRPr="00000000">
              <w:rPr>
                <w:rFonts w:ascii="Arial" w:cs="Arial" w:eastAsia="Arial" w:hAnsi="Arial"/>
                <w:rtl w:val="0"/>
              </w:rPr>
              <w:t xml:space="preserve">Gateway to</w:t>
            </w:r>
          </w:p>
          <w:p w:rsidR="00000000" w:rsidDel="00000000" w:rsidP="00000000" w:rsidRDefault="00000000" w:rsidRPr="00000000" w14:paraId="000002D1">
            <w:pPr>
              <w:jc w:val="center"/>
              <w:rPr>
                <w:rFonts w:ascii="Arial" w:cs="Arial" w:eastAsia="Arial" w:hAnsi="Arial"/>
              </w:rPr>
            </w:pPr>
            <w:r w:rsidDel="00000000" w:rsidR="00000000" w:rsidRPr="00000000">
              <w:rPr>
                <w:rFonts w:ascii="Arial" w:cs="Arial" w:eastAsia="Arial" w:hAnsi="Arial"/>
                <w:rtl w:val="0"/>
              </w:rPr>
              <w:t xml:space="preserve">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rFonts w:ascii="Arial" w:cs="Arial" w:eastAsia="Arial" w:hAnsi="Arial"/>
              </w:rPr>
            </w:pPr>
            <w:r w:rsidDel="00000000" w:rsidR="00000000" w:rsidRPr="00000000">
              <w:rPr>
                <w:rFonts w:ascii="Arial" w:cs="Arial" w:eastAsia="Arial" w:hAnsi="Arial"/>
                <w:rtl w:val="0"/>
              </w:rPr>
              <w:t xml:space="preserve">Sleep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3">
            <w:pPr>
              <w:jc w:val="center"/>
              <w:rPr>
                <w:rFonts w:ascii="Arial" w:cs="Arial" w:eastAsia="Arial" w:hAnsi="Arial"/>
                <w:b w:val="1"/>
                <w:color w:val="000000"/>
                <w:shd w:fill="efefef" w:val="clear"/>
              </w:rPr>
            </w:pPr>
            <w:r w:rsidDel="00000000" w:rsidR="00000000" w:rsidRPr="00000000">
              <w:rPr>
                <w:rFonts w:ascii="Arial" w:cs="Arial" w:eastAsia="Arial" w:hAnsi="Arial"/>
                <w:b w:val="1"/>
                <w:color w:val="000000"/>
                <w:shd w:fill="efefef" w:val="clear"/>
                <w:rtl w:val="0"/>
              </w:rPr>
              <w:t xml:space="preserve">Reserved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0x1C-0xFD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rPr>
            </w:pPr>
            <w:r w:rsidDel="00000000" w:rsidR="00000000" w:rsidRPr="00000000">
              <w:rPr>
                <w:rFonts w:ascii="Arial" w:cs="Arial" w:eastAsia="Arial" w:hAnsi="Arial"/>
                <w:rtl w:val="0"/>
              </w:rPr>
              <w:t xml:space="preserve">Forbidden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7">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C">
            <w:pPr>
              <w:jc w:val="center"/>
              <w:rPr>
                <w:rFonts w:ascii="Arial" w:cs="Arial" w:eastAsia="Arial" w:hAnsi="Arial"/>
                <w:b w:val="1"/>
                <w:shd w:fill="efefef" w:val="clear"/>
              </w:rPr>
            </w:pPr>
            <w:r w:rsidDel="00000000" w:rsidR="00000000" w:rsidRPr="00000000">
              <w:rPr>
                <w:rFonts w:ascii="Arial" w:cs="Arial" w:eastAsia="Arial" w:hAnsi="Arial"/>
                <w:b w:val="1"/>
                <w:shd w:fill="efefef" w:val="clear"/>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D">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1">
      <w:pPr>
        <w:pStyle w:val="Heading2"/>
        <w:ind w:left="0" w:firstLine="0"/>
        <w:rPr>
          <w:rFonts w:ascii="Arial" w:cs="Arial" w:eastAsia="Arial" w:hAnsi="Arial"/>
        </w:rPr>
      </w:pPr>
      <w:bookmarkStart w:colFirst="0" w:colLast="0" w:name="_heading=h.19c6y18" w:id="28"/>
      <w:bookmarkEnd w:id="28"/>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2E2">
      <w:pPr>
        <w:rPr>
          <w:rFonts w:ascii="Arial" w:cs="Arial" w:eastAsia="Arial" w:hAnsi="Arial"/>
        </w:rPr>
      </w:pPr>
      <w:bookmarkStart w:colFirst="0" w:colLast="0" w:name="_heading=h.3tbugp1" w:id="29"/>
      <w:bookmarkEnd w:id="29"/>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r w:rsidDel="00000000" w:rsidR="00000000" w:rsidRPr="00000000">
        <w:rPr>
          <w:rFonts w:ascii="Arial" w:cs="Arial" w:eastAsia="Arial" w:hAnsi="Arial"/>
          <w:rtl w:val="0"/>
        </w:rPr>
        <w:t xml:space="preserve">MQTT-SN Control Packets that require a Packet Identifier are shown in Figure 2-5.</w:t>
      </w:r>
      <w:r w:rsidDel="00000000" w:rsidR="00000000" w:rsidRPr="00000000">
        <w:rPr>
          <w:rtl w:val="0"/>
        </w:rPr>
      </w:r>
    </w:p>
    <w:p w:rsidR="00000000" w:rsidDel="00000000" w:rsidP="00000000" w:rsidRDefault="00000000" w:rsidRPr="00000000" w14:paraId="000002E3">
      <w:pPr>
        <w:rPr>
          <w:rFonts w:ascii="Arial" w:cs="Arial" w:eastAsia="Arial" w:hAnsi="Arial"/>
        </w:rPr>
      </w:pPr>
      <w:r w:rsidDel="00000000" w:rsidR="00000000" w:rsidRPr="00000000">
        <w:rPr>
          <w:i w:val="1"/>
          <w:sz w:val="19"/>
          <w:szCs w:val="19"/>
          <w:rtl w:val="0"/>
        </w:rPr>
        <w:t xml:space="preserve">Figure 2-5 – Packets with Packet Identifier</w:t>
      </w:r>
      <w:r w:rsidDel="00000000" w:rsidR="00000000" w:rsidRPr="00000000">
        <w:rPr>
          <w:rtl w:val="0"/>
        </w:rPr>
      </w:r>
    </w:p>
    <w:tbl>
      <w:tblPr>
        <w:tblStyle w:val="Table3"/>
        <w:tblW w:w="459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430"/>
        <w:tblGridChange w:id="0">
          <w:tblGrid>
            <w:gridCol w:w="2160"/>
            <w:gridCol w:w="2430"/>
          </w:tblGrid>
        </w:tblGridChange>
      </w:tblGrid>
      <w:tr>
        <w:trPr>
          <w:cantSplit w:val="0"/>
          <w:tblHeader w:val="0"/>
        </w:trPr>
        <w:tc>
          <w:tcPr>
            <w:shd w:fill="cfe2f3" w:val="clear"/>
          </w:tcPr>
          <w:p w:rsidR="00000000" w:rsidDel="00000000" w:rsidP="00000000" w:rsidRDefault="00000000" w:rsidRPr="00000000" w14:paraId="000002E4">
            <w:pPr>
              <w:jc w:val="center"/>
              <w:rPr>
                <w:rFonts w:ascii="Arial" w:cs="Arial" w:eastAsia="Arial" w:hAnsi="Arial"/>
                <w:b w:val="1"/>
                <w:shd w:fill="c9daf8" w:val="clear"/>
              </w:rPr>
            </w:pPr>
            <w:r w:rsidDel="00000000" w:rsidR="00000000" w:rsidRPr="00000000">
              <w:rPr>
                <w:rFonts w:ascii="Arial" w:cs="Arial" w:eastAsia="Arial" w:hAnsi="Arial"/>
                <w:b w:val="1"/>
                <w:shd w:fill="c9daf8" w:val="clear"/>
                <w:rtl w:val="0"/>
              </w:rPr>
              <w:t xml:space="preserve">MQTT-SN Control Packet</w:t>
            </w:r>
          </w:p>
        </w:tc>
        <w:tc>
          <w:tcPr>
            <w:shd w:fill="cfe2f3" w:val="clear"/>
          </w:tcPr>
          <w:p w:rsidR="00000000" w:rsidDel="00000000" w:rsidP="00000000" w:rsidRDefault="00000000" w:rsidRPr="00000000" w14:paraId="000002E5">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 Identifier field</w:t>
            </w:r>
          </w:p>
        </w:tc>
      </w:tr>
      <w:tr>
        <w:trPr>
          <w:cantSplit w:val="0"/>
          <w:tblHeader w:val="0"/>
        </w:trPr>
        <w:tc>
          <w:tcPr/>
          <w:p w:rsidR="00000000" w:rsidDel="00000000" w:rsidP="00000000" w:rsidRDefault="00000000" w:rsidRPr="00000000" w14:paraId="000002E6">
            <w:pPr>
              <w:rPr>
                <w:rFonts w:ascii="Arial" w:cs="Arial" w:eastAsia="Arial" w:hAnsi="Arial"/>
              </w:rPr>
            </w:pPr>
            <w:r w:rsidDel="00000000" w:rsidR="00000000" w:rsidRPr="00000000">
              <w:rPr>
                <w:rFonts w:ascii="Arial" w:cs="Arial" w:eastAsia="Arial" w:hAnsi="Arial"/>
                <w:rtl w:val="0"/>
              </w:rPr>
              <w:t xml:space="preserve">ADVERTISE</w:t>
            </w:r>
          </w:p>
        </w:tc>
        <w:tc>
          <w:tcPr/>
          <w:p w:rsidR="00000000" w:rsidDel="00000000" w:rsidP="00000000" w:rsidRDefault="00000000" w:rsidRPr="00000000" w14:paraId="000002E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E8">
            <w:pP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2E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2E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2EB">
            <w:pPr>
              <w:rPr>
                <w:rFonts w:ascii="Arial" w:cs="Arial" w:eastAsia="Arial" w:hAnsi="Arial"/>
              </w:rPr>
            </w:pPr>
            <w:r w:rsidDel="00000000" w:rsidR="00000000" w:rsidRPr="00000000">
              <w:rPr>
                <w:rFonts w:ascii="Arial" w:cs="Arial" w:eastAsia="Arial" w:hAnsi="Arial"/>
                <w:rtl w:val="0"/>
              </w:rPr>
              <w:t xml:space="preserve">YES</w:t>
            </w:r>
          </w:p>
        </w:tc>
      </w:tr>
      <w:tr>
        <w:trPr>
          <w:cantSplit w:val="0"/>
          <w:trHeight w:val="341" w:hRule="atLeast"/>
          <w:tblHeader w:val="0"/>
        </w:trPr>
        <w:tc>
          <w:tcPr/>
          <w:p w:rsidR="00000000" w:rsidDel="00000000" w:rsidP="00000000" w:rsidRDefault="00000000" w:rsidRPr="00000000" w14:paraId="000002EC">
            <w:pPr>
              <w:rPr>
                <w:rFonts w:ascii="Arial" w:cs="Arial" w:eastAsia="Arial" w:hAnsi="Arial"/>
              </w:rPr>
            </w:pPr>
            <w:r w:rsidDel="00000000" w:rsidR="00000000" w:rsidRPr="00000000">
              <w:rPr>
                <w:rFonts w:ascii="Arial" w:cs="Arial" w:eastAsia="Arial" w:hAnsi="Arial"/>
                <w:rtl w:val="0"/>
              </w:rPr>
              <w:t xml:space="preserve">CONNECT</w:t>
            </w:r>
          </w:p>
        </w:tc>
        <w:tc>
          <w:tcPr/>
          <w:p w:rsidR="00000000" w:rsidDel="00000000" w:rsidP="00000000" w:rsidRDefault="00000000" w:rsidRPr="00000000" w14:paraId="000002E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EE">
            <w:pPr>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2EF">
            <w:pPr>
              <w:rPr>
                <w:rFonts w:ascii="Arial" w:cs="Arial" w:eastAsia="Arial" w:hAnsi="Arial"/>
              </w:rPr>
            </w:pPr>
            <w:r w:rsidDel="00000000" w:rsidR="00000000" w:rsidRPr="00000000">
              <w:rPr>
                <w:rFonts w:ascii="Arial" w:cs="Arial" w:eastAsia="Arial" w:hAnsi="Arial"/>
                <w:rtl w:val="0"/>
              </w:rPr>
              <w:t xml:space="preserve">OPTIONAL</w:t>
            </w:r>
          </w:p>
        </w:tc>
      </w:tr>
      <w:tr>
        <w:trPr>
          <w:cantSplit w:val="0"/>
          <w:tblHeader w:val="0"/>
        </w:trPr>
        <w:tc>
          <w:tcPr/>
          <w:p w:rsidR="00000000" w:rsidDel="00000000" w:rsidP="00000000" w:rsidRDefault="00000000" w:rsidRPr="00000000" w14:paraId="000002F0">
            <w:pPr>
              <w:rPr>
                <w:rFonts w:ascii="Arial" w:cs="Arial" w:eastAsia="Arial" w:hAnsi="Arial"/>
              </w:rPr>
            </w:pPr>
            <w:r w:rsidDel="00000000" w:rsidR="00000000" w:rsidRPr="00000000">
              <w:rPr>
                <w:rFonts w:ascii="Arial" w:cs="Arial" w:eastAsia="Arial" w:hAnsi="Arial"/>
                <w:rtl w:val="0"/>
              </w:rPr>
              <w:t xml:space="preserve">FORWARDER ENCAPSULATION</w:t>
            </w:r>
          </w:p>
        </w:tc>
        <w:tc>
          <w:tcPr/>
          <w:p w:rsidR="00000000" w:rsidDel="00000000" w:rsidP="00000000" w:rsidRDefault="00000000" w:rsidRPr="00000000" w14:paraId="000002F1">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2">
            <w:pPr>
              <w:rPr>
                <w:rFonts w:ascii="Arial" w:cs="Arial" w:eastAsia="Arial" w:hAnsi="Arial"/>
              </w:rPr>
            </w:pPr>
            <w:r w:rsidDel="00000000" w:rsidR="00000000" w:rsidRPr="00000000">
              <w:rPr>
                <w:rFonts w:ascii="Arial" w:cs="Arial" w:eastAsia="Arial" w:hAnsi="Arial"/>
                <w:rtl w:val="0"/>
              </w:rPr>
              <w:t xml:space="preserve">GWINFO</w:t>
            </w:r>
          </w:p>
        </w:tc>
        <w:tc>
          <w:tcPr/>
          <w:p w:rsidR="00000000" w:rsidDel="00000000" w:rsidP="00000000" w:rsidRDefault="00000000" w:rsidRPr="00000000" w14:paraId="000002F3">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4">
            <w:pPr>
              <w:rPr>
                <w:rFonts w:ascii="Arial" w:cs="Arial" w:eastAsia="Arial" w:hAnsi="Arial"/>
              </w:rPr>
            </w:pPr>
            <w:r w:rsidDel="00000000" w:rsidR="00000000" w:rsidRPr="00000000">
              <w:rPr>
                <w:rFonts w:ascii="Arial" w:cs="Arial" w:eastAsia="Arial" w:hAnsi="Arial"/>
                <w:rtl w:val="0"/>
              </w:rPr>
              <w:t xml:space="preserve">PINGREQ</w:t>
            </w:r>
          </w:p>
        </w:tc>
        <w:tc>
          <w:tcPr/>
          <w:p w:rsidR="00000000" w:rsidDel="00000000" w:rsidP="00000000" w:rsidRDefault="00000000" w:rsidRPr="00000000" w14:paraId="000002F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6">
            <w:pPr>
              <w:rPr>
                <w:rFonts w:ascii="Arial" w:cs="Arial" w:eastAsia="Arial" w:hAnsi="Arial"/>
              </w:rPr>
            </w:pPr>
            <w:r w:rsidDel="00000000" w:rsidR="00000000" w:rsidRPr="00000000">
              <w:rPr>
                <w:rFonts w:ascii="Arial" w:cs="Arial" w:eastAsia="Arial" w:hAnsi="Arial"/>
                <w:rtl w:val="0"/>
              </w:rPr>
              <w:t xml:space="preserve">PINGRESP</w:t>
            </w:r>
          </w:p>
        </w:tc>
        <w:tc>
          <w:tcPr/>
          <w:p w:rsidR="00000000" w:rsidDel="00000000" w:rsidP="00000000" w:rsidRDefault="00000000" w:rsidRPr="00000000" w14:paraId="000002F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8">
            <w:pPr>
              <w:rPr>
                <w:rFonts w:ascii="Arial" w:cs="Arial" w:eastAsia="Arial" w:hAnsi="Arial"/>
              </w:rPr>
            </w:pPr>
            <w:r w:rsidDel="00000000" w:rsidR="00000000" w:rsidRPr="00000000">
              <w:rPr>
                <w:rFonts w:ascii="Arial" w:cs="Arial" w:eastAsia="Arial" w:hAnsi="Arial"/>
                <w:rtl w:val="0"/>
              </w:rPr>
              <w:t xml:space="preserve">PROTECTION ENCAPSULATION</w:t>
            </w:r>
          </w:p>
        </w:tc>
        <w:tc>
          <w:tcPr/>
          <w:p w:rsidR="00000000" w:rsidDel="00000000" w:rsidP="00000000" w:rsidRDefault="00000000" w:rsidRPr="00000000" w14:paraId="000002F9">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2FA">
            <w:pPr>
              <w:rPr>
                <w:rFonts w:ascii="Arial" w:cs="Arial" w:eastAsia="Arial" w:hAnsi="Arial"/>
              </w:rPr>
            </w:pPr>
            <w:r w:rsidDel="00000000" w:rsidR="00000000" w:rsidRPr="00000000">
              <w:rPr>
                <w:rFonts w:ascii="Arial" w:cs="Arial" w:eastAsia="Arial" w:hAnsi="Arial"/>
                <w:rtl w:val="0"/>
              </w:rPr>
              <w:t xml:space="preserve">PUBACK</w:t>
            </w:r>
          </w:p>
        </w:tc>
        <w:tc>
          <w:tcPr/>
          <w:p w:rsidR="00000000" w:rsidDel="00000000" w:rsidP="00000000" w:rsidRDefault="00000000" w:rsidRPr="00000000" w14:paraId="000002F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C">
            <w:pPr>
              <w:rPr>
                <w:rFonts w:ascii="Arial" w:cs="Arial" w:eastAsia="Arial" w:hAnsi="Arial"/>
              </w:rPr>
            </w:pPr>
            <w:r w:rsidDel="00000000" w:rsidR="00000000" w:rsidRPr="00000000">
              <w:rPr>
                <w:rFonts w:ascii="Arial" w:cs="Arial" w:eastAsia="Arial" w:hAnsi="Arial"/>
                <w:rtl w:val="0"/>
              </w:rPr>
              <w:t xml:space="preserve">PUBCOMP</w:t>
            </w:r>
          </w:p>
        </w:tc>
        <w:tc>
          <w:tcPr/>
          <w:p w:rsidR="00000000" w:rsidDel="00000000" w:rsidP="00000000" w:rsidRDefault="00000000" w:rsidRPr="00000000" w14:paraId="000002F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2FE">
            <w:pPr>
              <w:rPr>
                <w:rFonts w:ascii="Arial" w:cs="Arial" w:eastAsia="Arial" w:hAnsi="Arial"/>
              </w:rPr>
            </w:pPr>
            <w:r w:rsidDel="00000000" w:rsidR="00000000" w:rsidRPr="00000000">
              <w:rPr>
                <w:rFonts w:ascii="Arial" w:cs="Arial" w:eastAsia="Arial" w:hAnsi="Arial"/>
                <w:rtl w:val="0"/>
              </w:rPr>
              <w:t xml:space="preserve">PUBLISH</w:t>
            </w:r>
          </w:p>
        </w:tc>
        <w:tc>
          <w:tcPr/>
          <w:p w:rsidR="00000000" w:rsidDel="00000000" w:rsidP="00000000" w:rsidRDefault="00000000" w:rsidRPr="00000000" w14:paraId="000002FF">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p w:rsidR="00000000" w:rsidDel="00000000" w:rsidP="00000000" w:rsidRDefault="00000000" w:rsidRPr="00000000" w14:paraId="00000300">
            <w:pPr>
              <w:rPr>
                <w:rFonts w:ascii="Arial" w:cs="Arial" w:eastAsia="Arial" w:hAnsi="Arial"/>
              </w:rPr>
            </w:pPr>
            <w:r w:rsidDel="00000000" w:rsidR="00000000" w:rsidRPr="00000000">
              <w:rPr>
                <w:rFonts w:ascii="Arial" w:cs="Arial" w:eastAsia="Arial" w:hAnsi="Arial"/>
                <w:rtl w:val="0"/>
              </w:rPr>
              <w:t xml:space="preserve">PUBREC</w:t>
            </w:r>
          </w:p>
        </w:tc>
        <w:tc>
          <w:tcPr/>
          <w:p w:rsidR="00000000" w:rsidDel="00000000" w:rsidP="00000000" w:rsidRDefault="00000000" w:rsidRPr="00000000" w14:paraId="0000030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2">
            <w:pPr>
              <w:rPr>
                <w:rFonts w:ascii="Arial" w:cs="Arial" w:eastAsia="Arial" w:hAnsi="Arial"/>
              </w:rPr>
            </w:pPr>
            <w:r w:rsidDel="00000000" w:rsidR="00000000" w:rsidRPr="00000000">
              <w:rPr>
                <w:rFonts w:ascii="Arial" w:cs="Arial" w:eastAsia="Arial" w:hAnsi="Arial"/>
                <w:rtl w:val="0"/>
              </w:rPr>
              <w:t xml:space="preserve">PUBREL</w:t>
            </w:r>
          </w:p>
        </w:tc>
        <w:tc>
          <w:tcPr/>
          <w:p w:rsidR="00000000" w:rsidDel="00000000" w:rsidP="00000000" w:rsidRDefault="00000000" w:rsidRPr="00000000" w14:paraId="0000030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4">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p w:rsidR="00000000" w:rsidDel="00000000" w:rsidP="00000000" w:rsidRDefault="00000000" w:rsidRPr="00000000" w14:paraId="0000030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6">
            <w:pPr>
              <w:rPr>
                <w:rFonts w:ascii="Arial" w:cs="Arial" w:eastAsia="Arial" w:hAnsi="Arial"/>
              </w:rPr>
            </w:pPr>
            <w:r w:rsidDel="00000000" w:rsidR="00000000" w:rsidRPr="00000000">
              <w:rPr>
                <w:rFonts w:ascii="Arial" w:cs="Arial" w:eastAsia="Arial" w:hAnsi="Arial"/>
                <w:rtl w:val="0"/>
              </w:rPr>
              <w:t xml:space="preserve">REGACK</w:t>
            </w:r>
          </w:p>
        </w:tc>
        <w:tc>
          <w:tcPr/>
          <w:p w:rsidR="00000000" w:rsidDel="00000000" w:rsidP="00000000" w:rsidRDefault="00000000" w:rsidRPr="00000000" w14:paraId="0000030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8">
            <w:pPr>
              <w:rPr>
                <w:rFonts w:ascii="Arial" w:cs="Arial" w:eastAsia="Arial" w:hAnsi="Arial"/>
              </w:rPr>
            </w:pPr>
            <w:r w:rsidDel="00000000" w:rsidR="00000000" w:rsidRPr="00000000">
              <w:rPr>
                <w:rFonts w:ascii="Arial" w:cs="Arial" w:eastAsia="Arial" w:hAnsi="Arial"/>
                <w:rtl w:val="0"/>
              </w:rPr>
              <w:t xml:space="preserve">REGISTER</w:t>
            </w:r>
          </w:p>
        </w:tc>
        <w:tc>
          <w:tcPr/>
          <w:p w:rsidR="00000000" w:rsidDel="00000000" w:rsidP="00000000" w:rsidRDefault="00000000" w:rsidRPr="00000000" w14:paraId="0000030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A">
            <w:pPr>
              <w:rPr>
                <w:rFonts w:ascii="Arial" w:cs="Arial" w:eastAsia="Arial" w:hAnsi="Arial"/>
              </w:rPr>
            </w:pPr>
            <w:r w:rsidDel="00000000" w:rsidR="00000000" w:rsidRPr="00000000">
              <w:rPr>
                <w:rFonts w:ascii="Arial" w:cs="Arial" w:eastAsia="Arial" w:hAnsi="Arial"/>
                <w:rtl w:val="0"/>
              </w:rPr>
              <w:t xml:space="preserve">SEARCHGW</w:t>
            </w:r>
          </w:p>
        </w:tc>
        <w:tc>
          <w:tcPr/>
          <w:p w:rsidR="00000000" w:rsidDel="00000000" w:rsidP="00000000" w:rsidRDefault="00000000" w:rsidRPr="00000000" w14:paraId="0000030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p w:rsidR="00000000" w:rsidDel="00000000" w:rsidP="00000000" w:rsidRDefault="00000000" w:rsidRPr="00000000" w14:paraId="0000030C">
            <w:pPr>
              <w:rPr>
                <w:rFonts w:ascii="Arial" w:cs="Arial" w:eastAsia="Arial" w:hAnsi="Arial"/>
              </w:rPr>
            </w:pPr>
            <w:r w:rsidDel="00000000" w:rsidR="00000000" w:rsidRPr="00000000">
              <w:rPr>
                <w:rFonts w:ascii="Arial" w:cs="Arial" w:eastAsia="Arial" w:hAnsi="Arial"/>
                <w:rtl w:val="0"/>
              </w:rPr>
              <w:t xml:space="preserve">SLEEPREQ</w:t>
            </w:r>
          </w:p>
        </w:tc>
        <w:tc>
          <w:tcPr/>
          <w:p w:rsidR="00000000" w:rsidDel="00000000" w:rsidP="00000000" w:rsidRDefault="00000000" w:rsidRPr="00000000" w14:paraId="0000030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0E">
            <w:pPr>
              <w:rPr>
                <w:rFonts w:ascii="Arial" w:cs="Arial" w:eastAsia="Arial" w:hAnsi="Arial"/>
              </w:rPr>
            </w:pPr>
            <w:r w:rsidDel="00000000" w:rsidR="00000000" w:rsidRPr="00000000">
              <w:rPr>
                <w:rFonts w:ascii="Arial" w:cs="Arial" w:eastAsia="Arial" w:hAnsi="Arial"/>
                <w:rtl w:val="0"/>
              </w:rPr>
              <w:t xml:space="preserve">SLEEPRESP</w:t>
            </w:r>
          </w:p>
        </w:tc>
        <w:tc>
          <w:tcPr/>
          <w:p w:rsidR="00000000" w:rsidDel="00000000" w:rsidP="00000000" w:rsidRDefault="00000000" w:rsidRPr="00000000" w14:paraId="0000030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0">
            <w:pPr>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1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2">
            <w:pPr>
              <w:rPr>
                <w:rFonts w:ascii="Arial" w:cs="Arial" w:eastAsia="Arial" w:hAnsi="Arial"/>
              </w:rPr>
            </w:pPr>
            <w:r w:rsidDel="00000000" w:rsidR="00000000" w:rsidRPr="00000000">
              <w:rPr>
                <w:rFonts w:ascii="Arial" w:cs="Arial" w:eastAsia="Arial" w:hAnsi="Arial"/>
                <w:rtl w:val="0"/>
              </w:rPr>
              <w:t xml:space="preserve">SUBSCRIBE</w:t>
            </w:r>
          </w:p>
        </w:tc>
        <w:tc>
          <w:tcPr/>
          <w:p w:rsidR="00000000" w:rsidDel="00000000" w:rsidP="00000000" w:rsidRDefault="00000000" w:rsidRPr="00000000" w14:paraId="0000031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4">
            <w:pPr>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1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6">
            <w:pPr>
              <w:rPr>
                <w:rFonts w:ascii="Arial" w:cs="Arial" w:eastAsia="Arial" w:hAnsi="Arial"/>
              </w:rPr>
            </w:pPr>
            <w:r w:rsidDel="00000000" w:rsidR="00000000" w:rsidRPr="00000000">
              <w:rPr>
                <w:rFonts w:ascii="Arial" w:cs="Arial" w:eastAsia="Arial" w:hAnsi="Arial"/>
                <w:rtl w:val="0"/>
              </w:rPr>
              <w:t xml:space="preserve">UNSUBSCRIBE</w:t>
            </w:r>
          </w:p>
        </w:tc>
        <w:tc>
          <w:tcPr/>
          <w:p w:rsidR="00000000" w:rsidDel="00000000" w:rsidP="00000000" w:rsidRDefault="00000000" w:rsidRPr="00000000" w14:paraId="0000031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p w:rsidR="00000000" w:rsidDel="00000000" w:rsidP="00000000" w:rsidRDefault="00000000" w:rsidRPr="00000000" w14:paraId="00000318">
            <w:pPr>
              <w:rPr>
                <w:rFonts w:ascii="Arial" w:cs="Arial" w:eastAsia="Arial" w:hAnsi="Arial"/>
              </w:rPr>
            </w:pPr>
            <w:r w:rsidDel="00000000" w:rsidR="00000000" w:rsidRPr="00000000">
              <w:rPr>
                <w:rFonts w:ascii="Arial" w:cs="Arial" w:eastAsia="Arial" w:hAnsi="Arial"/>
                <w:rtl w:val="0"/>
              </w:rPr>
              <w:t xml:space="preserve">WAKEUP</w:t>
            </w:r>
          </w:p>
        </w:tc>
        <w:tc>
          <w:tcPr/>
          <w:p w:rsidR="00000000" w:rsidDel="00000000" w:rsidP="00000000" w:rsidRDefault="00000000" w:rsidRPr="00000000" w14:paraId="00000319">
            <w:pPr>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1A">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Client sends a new MQTT-SN Control Packet which is identified in the above table as requiring a Packet Identifier, it MUST assign it a non-zero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B">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PUBLISH packet MUST NOT contain a Packet Identifier if its QoS value is set to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31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sz w:val="22"/>
          <w:szCs w:val="22"/>
          <w:rtl w:val="0"/>
        </w:rPr>
        <w:t xml:space="preserv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31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Packet Identifiers used with PUBLISH, SUBSCRIBE and UNSUBSCRIBE packets form a single, unified set of identifiers separately for the Client and the Gateway in a Session. A Packet Identifier cannot be used by more than one Packet at any time.</w:t>
      </w:r>
      <w:r w:rsidDel="00000000" w:rsidR="00000000" w:rsidRPr="00000000">
        <w:rPr>
          <w:rtl w:val="0"/>
        </w:rPr>
      </w:r>
    </w:p>
    <w:p w:rsidR="00000000" w:rsidDel="00000000" w:rsidP="00000000" w:rsidRDefault="00000000" w:rsidRPr="00000000" w14:paraId="0000031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0x80 or greater. For SUBSCRIBE or UNSUBSCRIBE it is the corresponding SUBACK or UNSUBACK. </w:t>
      </w:r>
      <w:r w:rsidDel="00000000" w:rsidR="00000000" w:rsidRPr="00000000">
        <w:rPr>
          <w:rtl w:val="0"/>
        </w:rPr>
      </w:r>
    </w:p>
    <w:p w:rsidR="00000000" w:rsidDel="00000000" w:rsidP="00000000" w:rsidRDefault="00000000" w:rsidRPr="00000000" w14:paraId="0000031F">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sz w:val="22"/>
          <w:szCs w:val="22"/>
          <w:highlight w:val="yellow"/>
          <w:rtl w:val="0"/>
        </w:rPr>
        <w:t xml:space="preserve">.</w:t>
      </w:r>
      <w:r w:rsidDel="00000000" w:rsidR="00000000" w:rsidRPr="00000000">
        <w:rPr>
          <w:rtl w:val="0"/>
        </w:rPr>
      </w:r>
    </w:p>
    <w:p w:rsidR="00000000" w:rsidDel="00000000" w:rsidP="00000000" w:rsidRDefault="00000000" w:rsidRPr="00000000" w14:paraId="0000032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assign Packet Identifiers independently of each other. As a result, Client-Server pairs can participate in concurrent Packet exchanges using the same Packet Identifiers. </w:t>
      </w:r>
      <w:r w:rsidDel="00000000" w:rsidR="00000000" w:rsidRPr="00000000">
        <w:rPr>
          <w:rtl w:val="0"/>
        </w:rPr>
      </w:r>
    </w:p>
    <w:p w:rsidR="00000000" w:rsidDel="00000000" w:rsidP="00000000" w:rsidRDefault="00000000" w:rsidRPr="00000000" w14:paraId="00000321">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322">
      <w:pPr>
        <w:spacing w:line="276" w:lineRule="auto"/>
        <w:ind w:left="720" w:firstLine="0"/>
        <w:rPr>
          <w:rFonts w:ascii="Arial" w:cs="Arial" w:eastAsia="Arial" w:hAnsi="Arial"/>
        </w:rPr>
      </w:pPr>
      <w:r w:rsidDel="00000000" w:rsidR="00000000" w:rsidRPr="00000000">
        <w:rPr>
          <w:rFonts w:ascii="Arial" w:cs="Arial" w:eastAsia="Arial" w:hAnsi="Arial"/>
          <w:sz w:val="22"/>
          <w:szCs w:val="22"/>
          <w:rtl w:val="0"/>
        </w:rPr>
        <w:t xml:space="preserve">It is possible for a Client to send a PUBLISH packet with Packet Identifier 0x1234 and then receive a different PUBLISH packet with Packet Identifier 0x1234 from its Server before it receives a PUBACK for the PUBLISH packet that it sent.</w:t>
      </w:r>
      <w:r w:rsidDel="00000000" w:rsidR="00000000" w:rsidRPr="00000000">
        <w:rPr>
          <w:rtl w:val="0"/>
        </w:rPr>
      </w:r>
    </w:p>
    <w:p w:rsidR="00000000" w:rsidDel="00000000" w:rsidP="00000000" w:rsidRDefault="00000000" w:rsidRPr="00000000" w14:paraId="00000323">
      <w:pPr>
        <w:rPr/>
      </w:pPr>
      <w:r w:rsidDel="00000000" w:rsidR="00000000" w:rsidRPr="00000000">
        <w:rPr>
          <w:i w:val="1"/>
          <w:sz w:val="19"/>
          <w:szCs w:val="19"/>
          <w:rtl w:val="0"/>
        </w:rPr>
        <w:t xml:space="preserve">Figure 2-6 - Publishes with the same Packet Identifier</w:t>
      </w:r>
      <w:r w:rsidDel="00000000" w:rsidR="00000000" w:rsidRPr="00000000">
        <w:rPr/>
        <w:drawing>
          <wp:inline distB="114300" distT="114300" distL="114300" distR="114300">
            <wp:extent cx="4754880" cy="2953789"/>
            <wp:effectExtent b="0" l="0" r="0" t="0"/>
            <wp:docPr id="39" name="image41.png"/>
            <a:graphic>
              <a:graphicData uri="http://schemas.openxmlformats.org/drawingml/2006/picture">
                <pic:pic>
                  <pic:nvPicPr>
                    <pic:cNvPr id="0" name="image41.png"/>
                    <pic:cNvPicPr preferRelativeResize="0"/>
                  </pic:nvPicPr>
                  <pic:blipFill>
                    <a:blip r:embed="rId65"/>
                    <a:srcRect b="23098" l="0" r="0" t="21520"/>
                    <a:stretch>
                      <a:fillRect/>
                    </a:stretch>
                  </pic:blipFill>
                  <pic:spPr>
                    <a:xfrm>
                      <a:off x="0" y="0"/>
                      <a:ext cx="4754880" cy="2953789"/>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pStyle w:val="Heading2"/>
        <w:keepLines w:val="1"/>
        <w:spacing w:after="145" w:before="0" w:line="259" w:lineRule="auto"/>
        <w:ind w:left="0" w:firstLine="0"/>
        <w:rPr>
          <w:rFonts w:ascii="Arial" w:cs="Arial" w:eastAsia="Arial" w:hAnsi="Arial"/>
          <w:color w:val="000000"/>
        </w:rPr>
      </w:pPr>
      <w:bookmarkStart w:colFirst="0" w:colLast="0" w:name="_heading=h.46r0co2" w:id="30"/>
      <w:bookmarkEnd w:id="30"/>
      <w:r w:rsidDel="00000000" w:rsidR="00000000" w:rsidRPr="00000000">
        <w:rPr>
          <w:rtl w:val="0"/>
        </w:rPr>
        <w:t xml:space="preserve">2.3 </w:t>
      </w:r>
      <w:r w:rsidDel="00000000" w:rsidR="00000000" w:rsidRPr="00000000">
        <w:rPr>
          <w:rFonts w:ascii="Arial" w:cs="Arial" w:eastAsia="Arial" w:hAnsi="Arial"/>
          <w:rtl w:val="0"/>
        </w:rPr>
        <w:t xml:space="preserve">Reason Code</w:t>
      </w:r>
      <w:r w:rsidDel="00000000" w:rsidR="00000000" w:rsidRPr="00000000">
        <w:rPr>
          <w:rtl w:val="0"/>
        </w:rPr>
      </w:r>
    </w:p>
    <w:p w:rsidR="00000000" w:rsidDel="00000000" w:rsidP="00000000" w:rsidRDefault="00000000" w:rsidRPr="00000000" w14:paraId="00000325">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Reason Code is a one byte unsigned value that indicates the result of an operation. Reason Codes less than 0x80 indicate successful completion of an operation. The normal Reason Code for success is 0x00. Reason Code values of 0x80 or greater indicate failure.</w:t>
      </w:r>
      <w:r w:rsidDel="00000000" w:rsidR="00000000" w:rsidRPr="00000000">
        <w:rPr>
          <w:rtl w:val="0"/>
        </w:rPr>
      </w:r>
    </w:p>
    <w:p w:rsidR="00000000" w:rsidDel="00000000" w:rsidP="00000000" w:rsidRDefault="00000000" w:rsidRPr="00000000" w14:paraId="00000326">
      <w:pPr>
        <w:spacing w:after="200"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Codes share a common set of values as shown below.</w:t>
      </w:r>
    </w:p>
    <w:p w:rsidR="00000000" w:rsidDel="00000000" w:rsidP="00000000" w:rsidRDefault="00000000" w:rsidRPr="00000000" w14:paraId="00000327">
      <w:pPr>
        <w:rPr>
          <w:rFonts w:ascii="Arial" w:cs="Arial" w:eastAsia="Arial" w:hAnsi="Arial"/>
        </w:rPr>
      </w:pPr>
      <w:r w:rsidDel="00000000" w:rsidR="00000000" w:rsidRPr="00000000">
        <w:rPr>
          <w:i w:val="1"/>
          <w:sz w:val="19"/>
          <w:szCs w:val="19"/>
          <w:rtl w:val="0"/>
        </w:rPr>
        <w:t xml:space="preserve">Figure 2-7 – Reason Codes</w:t>
      </w:r>
      <w:r w:rsidDel="00000000" w:rsidR="00000000" w:rsidRPr="00000000">
        <w:rPr>
          <w:rtl w:val="0"/>
        </w:rPr>
      </w:r>
    </w:p>
    <w:tbl>
      <w:tblPr>
        <w:tblStyle w:val="Table4"/>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95"/>
        <w:gridCol w:w="2550"/>
        <w:gridCol w:w="2310"/>
        <w:gridCol w:w="2985"/>
        <w:tblGridChange w:id="0">
          <w:tblGrid>
            <w:gridCol w:w="720"/>
            <w:gridCol w:w="795"/>
            <w:gridCol w:w="2550"/>
            <w:gridCol w:w="2310"/>
            <w:gridCol w:w="2985"/>
          </w:tblGrid>
        </w:tblGridChange>
      </w:tblGrid>
      <w:tr>
        <w:trPr>
          <w:cantSplit w:val="0"/>
          <w:tblHeader w:val="0"/>
        </w:trPr>
        <w:tc>
          <w:tcPr>
            <w:gridSpan w:val="2"/>
            <w:shd w:fill="cfe2f3" w:val="clear"/>
          </w:tcPr>
          <w:p w:rsidR="00000000" w:rsidDel="00000000" w:rsidP="00000000" w:rsidRDefault="00000000" w:rsidRPr="00000000" w14:paraId="00000328">
            <w:pPr>
              <w:spacing w:after="9" w:lineRule="auto"/>
              <w:ind w:right="4"/>
              <w:jc w:val="center"/>
              <w:rPr>
                <w:rFonts w:ascii="Arial" w:cs="Arial" w:eastAsia="Arial" w:hAnsi="Arial"/>
                <w:b w:val="1"/>
                <w:shd w:fill="cfe2f3" w:val="clear"/>
              </w:rPr>
            </w:pPr>
            <w:bookmarkStart w:colFirst="0" w:colLast="0" w:name="_heading=h.2lwamvv" w:id="31"/>
            <w:bookmarkEnd w:id="31"/>
            <w:r w:rsidDel="00000000" w:rsidR="00000000" w:rsidRPr="00000000">
              <w:rPr>
                <w:rFonts w:ascii="Arial" w:cs="Arial" w:eastAsia="Arial" w:hAnsi="Arial"/>
                <w:b w:val="1"/>
                <w:shd w:fill="cfe2f3" w:val="clear"/>
                <w:rtl w:val="0"/>
              </w:rPr>
              <w:t xml:space="preserve">Identifier</w:t>
            </w:r>
          </w:p>
        </w:tc>
        <w:tc>
          <w:tcPr>
            <w:vMerge w:val="restart"/>
            <w:shd w:fill="cfe2f3" w:val="clear"/>
          </w:tcPr>
          <w:p w:rsidR="00000000" w:rsidDel="00000000" w:rsidP="00000000" w:rsidRDefault="00000000" w:rsidRPr="00000000" w14:paraId="0000032A">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vMerge w:val="restart"/>
            <w:shd w:fill="cfe2f3" w:val="clear"/>
          </w:tcPr>
          <w:p w:rsidR="00000000" w:rsidDel="00000000" w:rsidP="00000000" w:rsidRDefault="00000000" w:rsidRPr="00000000" w14:paraId="0000032B">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Packets </w:t>
            </w:r>
          </w:p>
        </w:tc>
        <w:tc>
          <w:tcPr>
            <w:vMerge w:val="restart"/>
            <w:shd w:fill="cfe2f3" w:val="clear"/>
          </w:tcPr>
          <w:p w:rsidR="00000000" w:rsidDel="00000000" w:rsidP="00000000" w:rsidRDefault="00000000" w:rsidRPr="00000000" w14:paraId="0000032C">
            <w:pPr>
              <w:spacing w:after="9"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 </w:t>
            </w:r>
          </w:p>
        </w:tc>
      </w:tr>
      <w:tr>
        <w:trPr>
          <w:cantSplit w:val="0"/>
          <w:tblHeader w:val="0"/>
        </w:trPr>
        <w:tc>
          <w:tcPr/>
          <w:p w:rsidR="00000000" w:rsidDel="00000000" w:rsidP="00000000" w:rsidRDefault="00000000" w:rsidRPr="00000000" w14:paraId="0000032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2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3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4">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35">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36">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3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9">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3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3B">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3C">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3D">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3E">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3F">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0">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41">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42">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43">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44">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5">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46">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47">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48">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49">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4A">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4B">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4C">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4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4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50">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51">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52">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53">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54">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55">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56">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57">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58">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59">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5A">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5B">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5C">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5D">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5E">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5F">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60">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61">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62">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63">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shd w:fill="d0e0e3" w:val="clear"/>
          </w:tcPr>
          <w:p w:rsidR="00000000" w:rsidDel="00000000" w:rsidP="00000000" w:rsidRDefault="00000000" w:rsidRPr="00000000" w14:paraId="00000364">
            <w:pPr>
              <w:spacing w:after="9" w:lineRule="auto"/>
              <w:ind w:right="4"/>
              <w:rPr>
                <w:rFonts w:ascii="Arial" w:cs="Arial" w:eastAsia="Arial" w:hAnsi="Arial"/>
                <w:shd w:fill="d0e0e3" w:val="clear"/>
              </w:rPr>
            </w:pPr>
            <w:sdt>
              <w:sdtPr>
                <w:tag w:val="goog_rdk_17"/>
              </w:sdtPr>
              <w:sdtContent>
                <w:commentRangeStart w:id="14"/>
              </w:sdtContent>
            </w:sdt>
            <w:r w:rsidDel="00000000" w:rsidR="00000000" w:rsidRPr="00000000">
              <w:rPr>
                <w:rFonts w:ascii="Arial" w:cs="Arial" w:eastAsia="Arial" w:hAnsi="Arial"/>
                <w:shd w:fill="d0e0e3" w:val="clear"/>
                <w:rtl w:val="0"/>
              </w:rPr>
              <w:t xml:space="preserve">26</w:t>
            </w:r>
            <w:commentRangeEnd w:id="14"/>
            <w:r w:rsidDel="00000000" w:rsidR="00000000" w:rsidRPr="00000000">
              <w:commentReference w:id="14"/>
            </w:r>
            <w:r w:rsidDel="00000000" w:rsidR="00000000" w:rsidRPr="00000000">
              <w:rPr>
                <w:rtl w:val="0"/>
              </w:rPr>
            </w:r>
          </w:p>
        </w:tc>
        <w:tc>
          <w:tcPr>
            <w:shd w:fill="d0e0e3" w:val="clear"/>
          </w:tcPr>
          <w:p w:rsidR="00000000" w:rsidDel="00000000" w:rsidP="00000000" w:rsidRDefault="00000000" w:rsidRPr="00000000" w14:paraId="0000036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0x1A</w:t>
            </w:r>
          </w:p>
        </w:tc>
        <w:tc>
          <w:tcPr>
            <w:shd w:fill="d0e0e3" w:val="clear"/>
          </w:tcPr>
          <w:p w:rsidR="00000000" w:rsidDel="00000000" w:rsidP="00000000" w:rsidRDefault="00000000" w:rsidRPr="00000000" w14:paraId="00000366">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Topic Alias Exists</w:t>
            </w:r>
          </w:p>
        </w:tc>
        <w:tc>
          <w:tcPr>
            <w:shd w:fill="d0e0e3" w:val="clear"/>
          </w:tcPr>
          <w:p w:rsidR="00000000" w:rsidDel="00000000" w:rsidP="00000000" w:rsidRDefault="00000000" w:rsidRPr="00000000" w14:paraId="00000367">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REGACK</w:t>
            </w:r>
          </w:p>
        </w:tc>
        <w:tc>
          <w:tcPr>
            <w:shd w:fill="d0e0e3" w:val="clear"/>
          </w:tcPr>
          <w:p w:rsidR="00000000" w:rsidDel="00000000" w:rsidP="00000000" w:rsidRDefault="00000000" w:rsidRPr="00000000" w14:paraId="0000036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 Session Topic Alias was requested, but a Session or Predefined Topic Alias already exists.</w:t>
            </w:r>
          </w:p>
          <w:p w:rsidR="00000000" w:rsidDel="00000000" w:rsidP="00000000" w:rsidRDefault="00000000" w:rsidRPr="00000000" w14:paraId="00000369">
            <w:pPr>
              <w:spacing w:after="9" w:lineRule="auto"/>
              <w:ind w:right="4"/>
              <w:rPr>
                <w:rFonts w:ascii="Arial" w:cs="Arial" w:eastAsia="Arial" w:hAnsi="Arial"/>
                <w:shd w:fill="d0e0e3" w:val="clear"/>
              </w:rPr>
            </w:pPr>
            <w:r w:rsidDel="00000000" w:rsidR="00000000" w:rsidRPr="00000000">
              <w:rPr>
                <w:rtl w:val="0"/>
              </w:rPr>
            </w:r>
          </w:p>
          <w:p w:rsidR="00000000" w:rsidDel="00000000" w:rsidP="00000000" w:rsidRDefault="00000000" w:rsidRPr="00000000" w14:paraId="0000036A">
            <w:pPr>
              <w:keepNext w:val="1"/>
              <w:spacing w:after="9" w:lineRule="auto"/>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p w:rsidR="00000000" w:rsidDel="00000000" w:rsidP="00000000" w:rsidRDefault="00000000" w:rsidRPr="00000000" w14:paraId="0000036B">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6C">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6D">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6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6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70">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71">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72">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7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4">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75">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76">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77">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78">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79">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7A">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7B">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7C">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7D">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7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7F">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80">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81">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8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3">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r w:rsidDel="00000000" w:rsidR="00000000" w:rsidRPr="00000000">
              <w:rPr>
                <w:rFonts w:ascii="Arial" w:cs="Arial" w:eastAsia="Arial" w:hAnsi="Arial"/>
                <w:rtl w:val="0"/>
              </w:rPr>
              <w:t xml:space="preserve">MQTT or MQTT-SN protocol requested by the Client.</w:t>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84">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85">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86">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8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8">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89">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8A">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8B">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38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8D">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38E">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38F">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390">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39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392">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393">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394">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395">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39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97">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MQTT-SN Server</w:t>
            </w:r>
            <w:r w:rsidDel="00000000" w:rsidR="00000000" w:rsidRPr="00000000">
              <w:rPr>
                <w:rFonts w:ascii="Arial" w:cs="Arial" w:eastAsia="Arial" w:hAnsi="Arial"/>
                <w:rtl w:val="0"/>
              </w:rPr>
              <w:t xml:space="preserve"> is not available or, in the case of a Transparent gateway, the MQTT server is not available.</w:t>
            </w:r>
          </w:p>
        </w:tc>
      </w:tr>
      <w:tr>
        <w:trPr>
          <w:cantSplit w:val="0"/>
          <w:trHeight w:val="778.9414062499999" w:hRule="atLeast"/>
          <w:tblHeader w:val="0"/>
        </w:trPr>
        <w:tc>
          <w:tcPr/>
          <w:p w:rsidR="00000000" w:rsidDel="00000000" w:rsidP="00000000" w:rsidRDefault="00000000" w:rsidRPr="00000000" w14:paraId="00000398">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399">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39A">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39B">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9C">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39D">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39E">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39F">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3A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A1">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3A2">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3A3">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3A4">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3A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A6">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3A7">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3A8">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3A9">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3AA">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AB">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3AC">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0">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3B1">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 Identifier has connected causing this Connection to be closed.</w:t>
            </w:r>
          </w:p>
        </w:tc>
      </w:tr>
      <w:tr>
        <w:trPr>
          <w:cantSplit w:val="0"/>
          <w:trHeight w:val="778.9414062499999" w:hRule="atLeast"/>
          <w:tblHeader w:val="0"/>
        </w:trPr>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3C3">
            <w:pPr>
              <w:spacing w:after="0"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r w:rsidDel="00000000" w:rsidR="00000000" w:rsidRPr="00000000">
              <w:rPr>
                <w:rFonts w:ascii="Arial" w:cs="Arial" w:eastAsia="Arial" w:hAnsi="Arial"/>
                <w:rtl w:val="0"/>
              </w:rPr>
              <w:t xml:space="preserve">,</w:t>
            </w:r>
          </w:p>
          <w:p w:rsidR="00000000" w:rsidDel="00000000" w:rsidP="00000000" w:rsidRDefault="00000000" w:rsidRPr="00000000" w14:paraId="000003C4">
            <w:pPr>
              <w:spacing w:after="9" w:before="0" w:lineRule="auto"/>
              <w:ind w:right="4"/>
              <w:rPr>
                <w:rFonts w:ascii="Arial" w:cs="Arial" w:eastAsia="Arial" w:hAnsi="Arial"/>
              </w:rPr>
            </w:pPr>
            <w:r w:rsidDel="00000000" w:rsidR="00000000" w:rsidRPr="00000000">
              <w:rPr>
                <w:rFonts w:ascii="Arial" w:cs="Arial" w:eastAsia="Arial" w:hAnsi="Arial"/>
                <w:rtl w:val="0"/>
              </w:rPr>
              <w:t xml:space="preserve">REGACK, PINGRESP, SLEEPRESP</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3D7">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3DD">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3E2">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3E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3E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3E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3E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3F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3F2">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3F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3F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3F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3F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3F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0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0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0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0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0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0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1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1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1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1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1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2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2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2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shd w:fill="d0e0e3" w:val="clear"/>
          </w:tcPr>
          <w:p w:rsidR="00000000" w:rsidDel="00000000" w:rsidP="00000000" w:rsidRDefault="00000000" w:rsidRPr="00000000" w14:paraId="00000423">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230</w:t>
            </w:r>
            <w:r w:rsidDel="00000000" w:rsidR="00000000" w:rsidRPr="00000000">
              <w:rPr>
                <w:rtl w:val="0"/>
              </w:rPr>
            </w:r>
          </w:p>
        </w:tc>
        <w:tc>
          <w:tcPr>
            <w:shd w:fill="d0e0e3" w:val="clear"/>
          </w:tcPr>
          <w:p w:rsidR="00000000" w:rsidDel="00000000" w:rsidP="00000000" w:rsidRDefault="00000000" w:rsidRPr="00000000" w14:paraId="0000042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0xE6</w:t>
            </w:r>
          </w:p>
        </w:tc>
        <w:tc>
          <w:tcPr>
            <w:shd w:fill="d0e0e3" w:val="clear"/>
          </w:tcPr>
          <w:p w:rsidR="00000000" w:rsidDel="00000000" w:rsidP="00000000" w:rsidRDefault="00000000" w:rsidRPr="00000000" w14:paraId="00000425">
            <w:pPr>
              <w:spacing w:after="9" w:lineRule="auto"/>
              <w:ind w:right="4"/>
              <w:rPr>
                <w:rFonts w:ascii="Arial" w:cs="Arial" w:eastAsia="Arial" w:hAnsi="Arial"/>
                <w:shd w:fill="d0e0e3" w:val="clear"/>
                <w:vertAlign w:val="superscript"/>
              </w:rPr>
            </w:pPr>
            <w:r w:rsidDel="00000000" w:rsidR="00000000" w:rsidRPr="00000000">
              <w:rPr>
                <w:rFonts w:ascii="Arial" w:cs="Arial" w:eastAsia="Arial" w:hAnsi="Arial"/>
                <w:shd w:fill="d0e0e3" w:val="clear"/>
                <w:rtl w:val="0"/>
              </w:rPr>
              <w:t xml:space="preserve">Only PROTECTION packet supported</w:t>
            </w:r>
            <w:r w:rsidDel="00000000" w:rsidR="00000000" w:rsidRPr="00000000">
              <w:rPr>
                <w:rFonts w:ascii="Arial" w:cs="Arial" w:eastAsia="Arial" w:hAnsi="Arial"/>
                <w:sz w:val="16"/>
                <w:szCs w:val="16"/>
                <w:shd w:fill="d0e0e3" w:val="clear"/>
                <w:rtl w:val="0"/>
              </w:rPr>
              <w:t xml:space="preserve"> (Note 1)</w:t>
            </w:r>
            <w:r w:rsidDel="00000000" w:rsidR="00000000" w:rsidRPr="00000000">
              <w:rPr>
                <w:rtl w:val="0"/>
              </w:rPr>
            </w:r>
          </w:p>
        </w:tc>
        <w:tc>
          <w:tcPr>
            <w:shd w:fill="d0e0e3" w:val="clear"/>
          </w:tcPr>
          <w:p w:rsidR="00000000" w:rsidDel="00000000" w:rsidP="00000000" w:rsidRDefault="00000000" w:rsidRPr="00000000" w14:paraId="0000042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Any packet except PROTECTION and Forwarder Encapsulation</w:t>
            </w:r>
          </w:p>
        </w:tc>
        <w:tc>
          <w:tcPr>
            <w:shd w:fill="d0e0e3" w:val="clear"/>
          </w:tcPr>
          <w:p w:rsidR="00000000" w:rsidDel="00000000" w:rsidP="00000000" w:rsidRDefault="00000000" w:rsidRPr="00000000" w14:paraId="0000042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The Receiver was expecting a packet to be Protection Encapsulated. </w:t>
            </w:r>
          </w:p>
          <w:p w:rsidR="00000000" w:rsidDel="00000000" w:rsidP="00000000" w:rsidRDefault="00000000" w:rsidRPr="00000000" w14:paraId="00000428">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2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231</w:t>
            </w:r>
          </w:p>
        </w:tc>
        <w:tc>
          <w:tcPr>
            <w:shd w:fill="d0e0e3" w:val="clear"/>
          </w:tcPr>
          <w:p w:rsidR="00000000" w:rsidDel="00000000" w:rsidP="00000000" w:rsidRDefault="00000000" w:rsidRPr="00000000" w14:paraId="0000042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0xE7</w:t>
            </w:r>
          </w:p>
        </w:tc>
        <w:tc>
          <w:tcPr>
            <w:shd w:fill="d0e0e3" w:val="clear"/>
          </w:tcPr>
          <w:p w:rsidR="00000000" w:rsidDel="00000000" w:rsidP="00000000" w:rsidRDefault="00000000" w:rsidRPr="00000000" w14:paraId="0000042B">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scheme invalid</w:t>
            </w:r>
          </w:p>
        </w:tc>
        <w:tc>
          <w:tcPr>
            <w:shd w:fill="d0e0e3" w:val="clear"/>
          </w:tcPr>
          <w:p w:rsidR="00000000" w:rsidDel="00000000" w:rsidP="00000000" w:rsidRDefault="00000000" w:rsidRPr="00000000" w14:paraId="0000042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2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2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232</w:t>
            </w:r>
          </w:p>
        </w:tc>
        <w:tc>
          <w:tcPr>
            <w:shd w:fill="d0e0e3" w:val="clear"/>
          </w:tcPr>
          <w:p w:rsidR="00000000" w:rsidDel="00000000" w:rsidP="00000000" w:rsidRDefault="00000000" w:rsidRPr="00000000" w14:paraId="0000042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0xE8</w:t>
            </w:r>
          </w:p>
        </w:tc>
        <w:tc>
          <w:tcPr>
            <w:shd w:fill="d0e0e3" w:val="clear"/>
          </w:tcPr>
          <w:p w:rsidR="00000000" w:rsidDel="00000000" w:rsidP="00000000" w:rsidRDefault="00000000" w:rsidRPr="00000000" w14:paraId="0000043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Sender Id</w:t>
            </w:r>
          </w:p>
        </w:tc>
        <w:tc>
          <w:tcPr>
            <w:shd w:fill="d0e0e3" w:val="clear"/>
          </w:tcPr>
          <w:p w:rsidR="00000000" w:rsidDel="00000000" w:rsidP="00000000" w:rsidRDefault="00000000" w:rsidRPr="00000000" w14:paraId="00000431">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3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240</w:t>
            </w:r>
          </w:p>
        </w:tc>
        <w:tc>
          <w:tcPr>
            <w:shd w:fill="d0e0e3" w:val="clear"/>
          </w:tcPr>
          <w:p w:rsidR="00000000" w:rsidDel="00000000" w:rsidP="00000000" w:rsidRDefault="00000000" w:rsidRPr="00000000" w14:paraId="0000043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0xF0</w:t>
            </w:r>
          </w:p>
        </w:tc>
        <w:tc>
          <w:tcPr>
            <w:shd w:fill="d0e0e3" w:val="clear"/>
          </w:tcPr>
          <w:p w:rsidR="00000000" w:rsidDel="00000000" w:rsidP="00000000" w:rsidRDefault="00000000" w:rsidRPr="00000000" w14:paraId="0000043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Unknown Topic Alias</w:t>
            </w:r>
          </w:p>
        </w:tc>
        <w:tc>
          <w:tcPr>
            <w:shd w:fill="d0e0e3" w:val="clear"/>
          </w:tcPr>
          <w:p w:rsidR="00000000" w:rsidDel="00000000" w:rsidP="00000000" w:rsidRDefault="00000000" w:rsidRPr="00000000" w14:paraId="0000043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PUBACK, PUBREC, SUBACK, </w:t>
            </w:r>
            <w:r w:rsidDel="00000000" w:rsidR="00000000" w:rsidRPr="00000000">
              <w:rPr>
                <w:rFonts w:ascii="Arial" w:cs="Arial" w:eastAsia="Arial" w:hAnsi="Arial"/>
                <w:shd w:fill="d0e0e3" w:val="clear"/>
                <w:rtl w:val="0"/>
              </w:rPr>
              <w:t xml:space="preserve">UNSUBACK, REGACK</w:t>
            </w:r>
            <w:r w:rsidDel="00000000" w:rsidR="00000000" w:rsidRPr="00000000">
              <w:rPr>
                <w:rtl w:val="0"/>
              </w:rPr>
            </w:r>
          </w:p>
        </w:tc>
        <w:tc>
          <w:tcPr>
            <w:shd w:fill="d0e0e3" w:val="clear"/>
          </w:tcPr>
          <w:p w:rsidR="00000000" w:rsidDel="00000000" w:rsidP="00000000" w:rsidRDefault="00000000" w:rsidRPr="00000000" w14:paraId="0000043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3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241</w:t>
            </w:r>
          </w:p>
        </w:tc>
        <w:tc>
          <w:tcPr>
            <w:shd w:fill="d0e0e3" w:val="clear"/>
          </w:tcPr>
          <w:p w:rsidR="00000000" w:rsidDel="00000000" w:rsidP="00000000" w:rsidRDefault="00000000" w:rsidRPr="00000000" w14:paraId="0000043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0xF1</w:t>
            </w:r>
          </w:p>
        </w:tc>
        <w:tc>
          <w:tcPr>
            <w:shd w:fill="d0e0e3" w:val="clear"/>
          </w:tcPr>
          <w:p w:rsidR="00000000" w:rsidDel="00000000" w:rsidP="00000000" w:rsidRDefault="00000000" w:rsidRPr="00000000" w14:paraId="0000043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Congestion</w:t>
            </w:r>
          </w:p>
        </w:tc>
        <w:tc>
          <w:tcPr>
            <w:shd w:fill="d0e0e3" w:val="clear"/>
          </w:tcPr>
          <w:p w:rsidR="00000000" w:rsidDel="00000000" w:rsidP="00000000" w:rsidRDefault="00000000" w:rsidRPr="00000000" w14:paraId="0000043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SUBACK, REGACK, CONNACK, PUBACK, PUBREC</w:t>
            </w:r>
          </w:p>
        </w:tc>
        <w:tc>
          <w:tcPr>
            <w:shd w:fill="d0e0e3" w:val="clear"/>
          </w:tcPr>
          <w:p w:rsidR="00000000" w:rsidDel="00000000" w:rsidP="00000000" w:rsidRDefault="00000000" w:rsidRPr="00000000" w14:paraId="0000043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Try again later. See </w:t>
            </w:r>
            <w:hyperlink w:anchor="_heading=h.4ekjvzaoz0kn">
              <w:r w:rsidDel="00000000" w:rsidR="00000000" w:rsidRPr="00000000">
                <w:rPr>
                  <w:rFonts w:ascii="Arial" w:cs="Arial" w:eastAsia="Arial" w:hAnsi="Arial"/>
                  <w:color w:val="1155cc"/>
                  <w:u w:val="single"/>
                  <w:shd w:fill="d0e0e3" w:val="clear"/>
                  <w:rtl w:val="0"/>
                </w:rPr>
                <w:t xml:space="preserve">C.3 Server Congestion</w:t>
              </w:r>
            </w:hyperlink>
            <w:r w:rsidDel="00000000" w:rsidR="00000000" w:rsidRPr="00000000">
              <w:rPr>
                <w:rtl w:val="0"/>
              </w:rPr>
            </w:r>
          </w:p>
          <w:p w:rsidR="00000000" w:rsidDel="00000000" w:rsidP="00000000" w:rsidRDefault="00000000" w:rsidRPr="00000000" w14:paraId="0000043D">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(MQTT-SN only)</w:t>
            </w:r>
          </w:p>
        </w:tc>
      </w:tr>
      <w:tr>
        <w:trPr>
          <w:cantSplit w:val="0"/>
          <w:trHeight w:val="778.9414062499999" w:hRule="atLeast"/>
          <w:tblHeader w:val="0"/>
        </w:trPr>
        <w:tc>
          <w:tcPr>
            <w:shd w:fill="d0e0e3" w:val="clear"/>
          </w:tcPr>
          <w:p w:rsidR="00000000" w:rsidDel="00000000" w:rsidP="00000000" w:rsidRDefault="00000000" w:rsidRPr="00000000" w14:paraId="0000043E">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242</w:t>
            </w:r>
          </w:p>
        </w:tc>
        <w:tc>
          <w:tcPr>
            <w:shd w:fill="d0e0e3" w:val="clear"/>
          </w:tcPr>
          <w:p w:rsidR="00000000" w:rsidDel="00000000" w:rsidP="00000000" w:rsidRDefault="00000000" w:rsidRPr="00000000" w14:paraId="0000043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0xF2</w:t>
            </w:r>
          </w:p>
        </w:tc>
        <w:tc>
          <w:tcPr>
            <w:shd w:fill="d0e0e3" w:val="clear"/>
          </w:tcPr>
          <w:p w:rsidR="00000000" w:rsidDel="00000000" w:rsidP="00000000" w:rsidRDefault="00000000" w:rsidRPr="00000000" w14:paraId="0000044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Protection packet not supported</w:t>
            </w:r>
          </w:p>
        </w:tc>
        <w:tc>
          <w:tcPr>
            <w:shd w:fill="d0e0e3" w:val="clear"/>
          </w:tcPr>
          <w:p w:rsidR="00000000" w:rsidDel="00000000" w:rsidP="00000000" w:rsidRDefault="00000000" w:rsidRPr="00000000" w14:paraId="00000441">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2">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243</w:t>
            </w:r>
          </w:p>
        </w:tc>
        <w:tc>
          <w:tcPr>
            <w:shd w:fill="d0e0e3" w:val="clear"/>
          </w:tcPr>
          <w:p w:rsidR="00000000" w:rsidDel="00000000" w:rsidP="00000000" w:rsidRDefault="00000000" w:rsidRPr="00000000" w14:paraId="00000444">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0xF3</w:t>
            </w:r>
          </w:p>
        </w:tc>
        <w:tc>
          <w:tcPr>
            <w:shd w:fill="d0e0e3" w:val="clear"/>
          </w:tcPr>
          <w:p w:rsidR="00000000" w:rsidDel="00000000" w:rsidP="00000000" w:rsidRDefault="00000000" w:rsidRPr="00000000" w14:paraId="00000445">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Forwarder Encapsulation not supported</w:t>
            </w:r>
          </w:p>
        </w:tc>
        <w:tc>
          <w:tcPr>
            <w:shd w:fill="d0e0e3" w:val="clear"/>
          </w:tcPr>
          <w:p w:rsidR="00000000" w:rsidDel="00000000" w:rsidP="00000000" w:rsidRDefault="00000000" w:rsidRPr="00000000" w14:paraId="00000446">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7">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8">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244</w:t>
            </w:r>
          </w:p>
        </w:tc>
        <w:tc>
          <w:tcPr>
            <w:shd w:fill="d0e0e3" w:val="clear"/>
          </w:tcPr>
          <w:p w:rsidR="00000000" w:rsidDel="00000000" w:rsidP="00000000" w:rsidRDefault="00000000" w:rsidRPr="00000000" w14:paraId="00000449">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0xF4</w:t>
            </w:r>
          </w:p>
        </w:tc>
        <w:tc>
          <w:tcPr>
            <w:shd w:fill="d0e0e3" w:val="clear"/>
          </w:tcPr>
          <w:p w:rsidR="00000000" w:rsidDel="00000000" w:rsidP="00000000" w:rsidRDefault="00000000" w:rsidRPr="00000000" w14:paraId="0000044A">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No Virtual Connection exists</w:t>
            </w:r>
          </w:p>
        </w:tc>
        <w:tc>
          <w:tcPr>
            <w:shd w:fill="d0e0e3" w:val="clear"/>
          </w:tcPr>
          <w:p w:rsidR="00000000" w:rsidDel="00000000" w:rsidP="00000000" w:rsidRDefault="00000000" w:rsidRPr="00000000" w14:paraId="0000044B">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DISCONNECT</w:t>
            </w:r>
          </w:p>
        </w:tc>
        <w:tc>
          <w:tcPr>
            <w:shd w:fill="d0e0e3" w:val="clear"/>
          </w:tcPr>
          <w:p w:rsidR="00000000" w:rsidDel="00000000" w:rsidP="00000000" w:rsidRDefault="00000000" w:rsidRPr="00000000" w14:paraId="0000044C">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r>
        <w:trPr>
          <w:cantSplit w:val="0"/>
          <w:trHeight w:val="778.9414062499999" w:hRule="atLeast"/>
          <w:tblHeader w:val="0"/>
        </w:trPr>
        <w:tc>
          <w:tcPr>
            <w:shd w:fill="d0e0e3" w:val="clear"/>
          </w:tcPr>
          <w:p w:rsidR="00000000" w:rsidDel="00000000" w:rsidP="00000000" w:rsidRDefault="00000000" w:rsidRPr="00000000" w14:paraId="0000044D">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245</w:t>
            </w:r>
          </w:p>
          <w:p w:rsidR="00000000" w:rsidDel="00000000" w:rsidP="00000000" w:rsidRDefault="00000000" w:rsidRPr="00000000" w14:paraId="0000044E">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4F">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255</w:t>
            </w:r>
          </w:p>
        </w:tc>
        <w:tc>
          <w:tcPr>
            <w:shd w:fill="d0e0e3" w:val="clear"/>
          </w:tcPr>
          <w:p w:rsidR="00000000" w:rsidDel="00000000" w:rsidP="00000000" w:rsidRDefault="00000000" w:rsidRPr="00000000" w14:paraId="00000450">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0xF5</w:t>
            </w:r>
          </w:p>
          <w:p w:rsidR="00000000" w:rsidDel="00000000" w:rsidP="00000000" w:rsidRDefault="00000000" w:rsidRPr="00000000" w14:paraId="00000451">
            <w:pPr>
              <w:spacing w:after="9" w:lineRule="auto"/>
              <w:ind w:right="4"/>
              <w:jc w:val="center"/>
              <w:rPr>
                <w:rFonts w:ascii="Arial" w:cs="Arial" w:eastAsia="Arial" w:hAnsi="Arial"/>
                <w:shd w:fill="d0e0e3" w:val="clear"/>
              </w:rPr>
            </w:pPr>
            <w:r w:rsidDel="00000000" w:rsidR="00000000" w:rsidRPr="00000000">
              <w:rPr>
                <w:rFonts w:ascii="Arial" w:cs="Arial" w:eastAsia="Arial" w:hAnsi="Arial"/>
                <w:shd w:fill="d0e0e3" w:val="clear"/>
                <w:rtl w:val="0"/>
              </w:rPr>
              <w:t xml:space="preserve">-</w:t>
            </w:r>
          </w:p>
          <w:p w:rsidR="00000000" w:rsidDel="00000000" w:rsidP="00000000" w:rsidRDefault="00000000" w:rsidRPr="00000000" w14:paraId="00000452">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0xFF</w:t>
            </w:r>
          </w:p>
        </w:tc>
        <w:tc>
          <w:tcPr>
            <w:shd w:fill="d0e0e3" w:val="clear"/>
          </w:tcPr>
          <w:p w:rsidR="00000000" w:rsidDel="00000000" w:rsidP="00000000" w:rsidRDefault="00000000" w:rsidRPr="00000000" w14:paraId="00000453">
            <w:pPr>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Reserved for MQTT-SN</w:t>
            </w:r>
          </w:p>
        </w:tc>
        <w:tc>
          <w:tcPr>
            <w:shd w:fill="d0e0e3" w:val="clear"/>
          </w:tcPr>
          <w:p w:rsidR="00000000" w:rsidDel="00000000" w:rsidP="00000000" w:rsidRDefault="00000000" w:rsidRPr="00000000" w14:paraId="00000454">
            <w:pPr>
              <w:keepNext w:val="1"/>
              <w:spacing w:after="9" w:lineRule="auto"/>
              <w:ind w:right="4"/>
              <w:rPr>
                <w:rFonts w:ascii="Arial" w:cs="Arial" w:eastAsia="Arial" w:hAnsi="Arial"/>
                <w:shd w:fill="d0e0e3" w:val="clear"/>
              </w:rPr>
            </w:pPr>
            <w:r w:rsidDel="00000000" w:rsidR="00000000" w:rsidRPr="00000000">
              <w:rPr>
                <w:rtl w:val="0"/>
              </w:rPr>
            </w:r>
          </w:p>
        </w:tc>
        <w:tc>
          <w:tcPr>
            <w:shd w:fill="d0e0e3" w:val="clear"/>
          </w:tcPr>
          <w:p w:rsidR="00000000" w:rsidDel="00000000" w:rsidP="00000000" w:rsidRDefault="00000000" w:rsidRPr="00000000" w14:paraId="00000455">
            <w:pPr>
              <w:keepNext w:val="1"/>
              <w:spacing w:after="9" w:lineRule="auto"/>
              <w:ind w:right="4"/>
              <w:rPr>
                <w:rFonts w:ascii="Arial" w:cs="Arial" w:eastAsia="Arial" w:hAnsi="Arial"/>
                <w:shd w:fill="d0e0e3" w:val="clear"/>
              </w:rPr>
            </w:pPr>
            <w:r w:rsidDel="00000000" w:rsidR="00000000" w:rsidRPr="00000000">
              <w:rPr>
                <w:rFonts w:ascii="Arial" w:cs="Arial" w:eastAsia="Arial" w:hAnsi="Arial"/>
                <w:shd w:fill="d0e0e3" w:val="clear"/>
                <w:rtl w:val="0"/>
              </w:rPr>
              <w:t xml:space="preserve">Specific to MQTT-SN</w:t>
            </w:r>
          </w:p>
        </w:tc>
      </w:tr>
    </w:tbl>
    <w:p w:rsidR="00000000" w:rsidDel="00000000" w:rsidP="00000000" w:rsidRDefault="00000000" w:rsidRPr="00000000" w14:paraId="00000456">
      <w:pPr>
        <w:rPr/>
      </w:pPr>
      <w:r w:rsidDel="00000000" w:rsidR="00000000" w:rsidRPr="00000000">
        <w:rPr>
          <w:rtl w:val="0"/>
        </w:rPr>
        <w:t xml:space="preserve">Note(s):</w:t>
      </w:r>
    </w:p>
    <w:p w:rsidR="00000000" w:rsidDel="00000000" w:rsidP="00000000" w:rsidRDefault="00000000" w:rsidRPr="00000000" w14:paraId="00000457">
      <w:pPr>
        <w:numPr>
          <w:ilvl w:val="0"/>
          <w:numId w:val="43"/>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r w:rsidDel="00000000" w:rsidR="00000000" w:rsidRPr="00000000">
        <w:rPr>
          <w:rtl w:val="0"/>
        </w:rPr>
      </w:r>
    </w:p>
    <w:p w:rsidR="00000000" w:rsidDel="00000000" w:rsidP="00000000" w:rsidRDefault="00000000" w:rsidRPr="00000000" w14:paraId="00000458">
      <w:pPr>
        <w:numPr>
          <w:ilvl w:val="0"/>
          <w:numId w:val="43"/>
        </w:numPr>
        <w:spacing w:after="200" w:before="0" w:lineRule="auto"/>
        <w:ind w:left="720" w:hanging="360"/>
        <w:rPr>
          <w:rFonts w:ascii="Arial" w:cs="Arial" w:eastAsia="Arial" w:hAnsi="Arial"/>
          <w:u w:val="none"/>
        </w:rPr>
      </w:pPr>
      <w:sdt>
        <w:sdtPr>
          <w:tag w:val="goog_rdk_18"/>
        </w:sdtPr>
        <w:sdtContent>
          <w:commentRangeStart w:id="15"/>
        </w:sdtContent>
      </w:sdt>
      <w:sdt>
        <w:sdtPr>
          <w:tag w:val="goog_rdk_19"/>
        </w:sdtPr>
        <w:sdtContent>
          <w:commentRangeStart w:id="16"/>
        </w:sdtContent>
      </w:sdt>
      <w:sdt>
        <w:sdtPr>
          <w:tag w:val="goog_rdk_20"/>
        </w:sdtPr>
        <w:sdtContent>
          <w:commentRangeStart w:id="17"/>
        </w:sdtContent>
      </w:sdt>
      <w:sdt>
        <w:sdtPr>
          <w:tag w:val="goog_rdk_21"/>
        </w:sdtPr>
        <w:sdtContent>
          <w:commentRangeStart w:id="18"/>
        </w:sdtContent>
      </w:sdt>
      <w:sdt>
        <w:sdtPr>
          <w:tag w:val="goog_rdk_22"/>
        </w:sdtPr>
        <w:sdtContent>
          <w:commentRangeStart w:id="19"/>
        </w:sdtContent>
      </w:sdt>
      <w:r w:rsidDel="00000000" w:rsidR="00000000" w:rsidRPr="00000000">
        <w:rPr>
          <w:rFonts w:ascii="Arial" w:cs="Arial" w:eastAsia="Arial" w:hAnsi="Arial"/>
          <w:rtl w:val="0"/>
        </w:rPr>
        <w:t xml:space="preserve">The MQTT-SN dedicated range of reason codes is from 0xE6 (230) to 0xFF(255).</w:t>
      </w:r>
      <w:commentRangeEnd w:id="15"/>
      <w:r w:rsidDel="00000000" w:rsidR="00000000" w:rsidRPr="00000000">
        <w:commentReference w:id="15"/>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459">
      <w:pPr>
        <w:pStyle w:val="Heading2"/>
        <w:keepLines w:val="1"/>
        <w:spacing w:after="64" w:before="200" w:line="259" w:lineRule="auto"/>
        <w:ind w:left="0" w:firstLine="0"/>
        <w:rPr>
          <w:rFonts w:ascii="Arial" w:cs="Arial" w:eastAsia="Arial" w:hAnsi="Arial"/>
        </w:rPr>
      </w:pPr>
      <w:bookmarkStart w:colFirst="0" w:colLast="0" w:name="_heading=h.2zbgiuw" w:id="32"/>
      <w:bookmarkEnd w:id="32"/>
      <w:r w:rsidDel="00000000" w:rsidR="00000000" w:rsidRPr="00000000">
        <w:rPr>
          <w:rFonts w:ascii="Arial" w:cs="Arial" w:eastAsia="Arial" w:hAnsi="Arial"/>
          <w:rtl w:val="0"/>
        </w:rPr>
        <w:t xml:space="preserve">2.4 Topic Types</w:t>
      </w:r>
    </w:p>
    <w:p w:rsidR="00000000" w:rsidDel="00000000" w:rsidP="00000000" w:rsidRDefault="00000000" w:rsidRPr="00000000" w14:paraId="0000045A">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refer to a Topic Type in their flags. This is a 2-bit field which determines the format of the topic value. The allowable values are as follows:</w:t>
      </w:r>
    </w:p>
    <w:p w:rsidR="00000000" w:rsidDel="00000000" w:rsidP="00000000" w:rsidRDefault="00000000" w:rsidRPr="00000000" w14:paraId="0000045B">
      <w:pPr>
        <w:rPr>
          <w:rFonts w:ascii="Arial" w:cs="Arial" w:eastAsia="Arial" w:hAnsi="Arial"/>
        </w:rPr>
      </w:pPr>
      <w:r w:rsidDel="00000000" w:rsidR="00000000" w:rsidRPr="00000000">
        <w:rPr>
          <w:i w:val="1"/>
          <w:sz w:val="19"/>
          <w:szCs w:val="19"/>
          <w:rtl w:val="0"/>
        </w:rPr>
        <w:t xml:space="preserve">Figure 2-8 – Topic Types</w:t>
      </w:r>
      <w:r w:rsidDel="00000000" w:rsidR="00000000" w:rsidRPr="00000000">
        <w:rPr>
          <w:rtl w:val="0"/>
        </w:rPr>
      </w:r>
    </w:p>
    <w:tbl>
      <w:tblPr>
        <w:tblStyle w:val="Table5"/>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5C">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5D">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Topic Type Value</w:t>
            </w:r>
          </w:p>
        </w:tc>
        <w:tc>
          <w:tcPr>
            <w:shd w:fill="cfe2f3" w:val="clear"/>
          </w:tcPr>
          <w:p w:rsidR="00000000" w:rsidDel="00000000" w:rsidP="00000000" w:rsidRDefault="00000000" w:rsidRPr="00000000" w14:paraId="0000045E">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shd w:fill="cfe2f3" w:val="clear"/>
          </w:tcPr>
          <w:p w:rsidR="00000000" w:rsidDel="00000000" w:rsidP="00000000" w:rsidRDefault="00000000" w:rsidRPr="00000000" w14:paraId="0000045F">
            <w:pPr>
              <w:spacing w:after="353" w:lineRule="auto"/>
              <w:ind w:right="4"/>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60">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61">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62">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63">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session.</w:t>
            </w:r>
          </w:p>
        </w:tc>
      </w:tr>
      <w:tr>
        <w:trPr>
          <w:cantSplit w:val="0"/>
          <w:tblHeader w:val="0"/>
        </w:trPr>
        <w:tc>
          <w:tcPr>
            <w:vAlign w:val="center"/>
          </w:tcPr>
          <w:p w:rsidR="00000000" w:rsidDel="00000000" w:rsidP="00000000" w:rsidRDefault="00000000" w:rsidRPr="00000000" w14:paraId="00000464">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65">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66">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67">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Topic Alias is known statically by both the Gateway and the Client outside the scope of a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68">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69">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6A">
            <w:pPr>
              <w:spacing w:after="353" w:lineRule="auto"/>
              <w:ind w:right="4"/>
              <w:rPr>
                <w:rFonts w:ascii="Arial" w:cs="Arial" w:eastAsia="Arial" w:hAnsi="Arial"/>
              </w:rPr>
            </w:pPr>
            <w:r w:rsidDel="00000000" w:rsidR="00000000" w:rsidRPr="00000000">
              <w:rPr>
                <w:rtl w:val="0"/>
              </w:rPr>
            </w:r>
          </w:p>
        </w:tc>
        <w:tc>
          <w:tcPr>
            <w:vAlign w:val="center"/>
          </w:tcPr>
          <w:p w:rsidR="00000000" w:rsidDel="00000000" w:rsidP="00000000" w:rsidRDefault="00000000" w:rsidRPr="00000000" w14:paraId="0000046B">
            <w:pPr>
              <w:spacing w:after="353" w:lineRule="auto"/>
              <w:ind w:right="4"/>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vAlign w:val="center"/>
          </w:tcPr>
          <w:p w:rsidR="00000000" w:rsidDel="00000000" w:rsidP="00000000" w:rsidRDefault="00000000" w:rsidRPr="00000000" w14:paraId="0000046C">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6D">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6E">
            <w:pPr>
              <w:spacing w:after="353" w:lineRule="auto"/>
              <w:ind w:right="4"/>
              <w:rPr>
                <w:rFonts w:ascii="Arial" w:cs="Arial" w:eastAsia="Arial" w:hAnsi="Arial"/>
              </w:rPr>
            </w:pPr>
            <w:r w:rsidDel="00000000" w:rsidR="00000000" w:rsidRPr="00000000">
              <w:rPr>
                <w:rFonts w:ascii="Arial" w:cs="Arial" w:eastAsia="Arial" w:hAnsi="Arial"/>
                <w:rtl w:val="0"/>
              </w:rPr>
              <w:t xml:space="preserve">Topic Name or Filter</w:t>
            </w:r>
          </w:p>
        </w:tc>
        <w:tc>
          <w:tcPr>
            <w:vAlign w:val="center"/>
          </w:tcPr>
          <w:p w:rsidR="00000000" w:rsidDel="00000000" w:rsidP="00000000" w:rsidRDefault="00000000" w:rsidRPr="00000000" w14:paraId="0000046F">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Topic Name or Topic Filter, which requires no session negotiation.</w:t>
            </w:r>
          </w:p>
        </w:tc>
      </w:tr>
    </w:tbl>
    <w:p w:rsidR="00000000" w:rsidDel="00000000" w:rsidP="00000000" w:rsidRDefault="00000000" w:rsidRPr="00000000" w14:paraId="00000470">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Predefined and Session Topic Aliases are assigned from different pools so there is no danger of collision. </w:t>
      </w:r>
    </w:p>
    <w:p w:rsidR="00000000" w:rsidDel="00000000" w:rsidP="00000000" w:rsidRDefault="00000000" w:rsidRPr="00000000" w14:paraId="00000471">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sznt7pux1885">
        <w:r w:rsidDel="00000000" w:rsidR="00000000" w:rsidRPr="00000000">
          <w:rPr>
            <w:color w:val="1155cc"/>
            <w:u w:val="single"/>
            <w:rtl w:val="0"/>
          </w:rPr>
          <w:t xml:space="preserve">4.7 Topics</w:t>
        </w:r>
      </w:hyperlink>
      <w:r w:rsidDel="00000000" w:rsidR="00000000" w:rsidRPr="00000000">
        <w:rPr>
          <w:rFonts w:ascii="Arial" w:cs="Arial" w:eastAsia="Arial" w:hAnsi="Arial"/>
          <w:rtl w:val="0"/>
        </w:rPr>
        <w:t xml:space="preserve"> for detailed descriptions of</w:t>
      </w:r>
      <w:r w:rsidDel="00000000" w:rsidR="00000000" w:rsidRPr="00000000">
        <w:rPr>
          <w:rFonts w:ascii="Arial" w:cs="Arial" w:eastAsia="Arial" w:hAnsi="Arial"/>
          <w:rtl w:val="0"/>
        </w:rPr>
        <w:t xml:space="preserve"> Topic Names and Topic Aliases.</w:t>
      </w:r>
      <w:r w:rsidDel="00000000" w:rsidR="00000000" w:rsidRPr="00000000">
        <w:rPr>
          <w:rtl w:val="0"/>
        </w:rPr>
      </w:r>
    </w:p>
    <w:p w:rsidR="00000000" w:rsidDel="00000000" w:rsidP="00000000" w:rsidRDefault="00000000" w:rsidRPr="00000000" w14:paraId="00000472">
      <w:pPr>
        <w:pStyle w:val="Heading1"/>
        <w:ind w:left="0" w:firstLine="0"/>
        <w:rPr>
          <w:rFonts w:ascii="Arial" w:cs="Arial" w:eastAsia="Arial" w:hAnsi="Arial"/>
        </w:rPr>
      </w:pPr>
      <w:bookmarkStart w:colFirst="0" w:colLast="0" w:name="_heading=h.1egqt2p" w:id="33"/>
      <w:bookmarkEnd w:id="33"/>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73">
      <w:pPr>
        <w:pStyle w:val="Heading2"/>
        <w:keepLines w:val="1"/>
        <w:spacing w:after="52" w:before="0" w:line="259" w:lineRule="auto"/>
        <w:ind w:left="0" w:firstLine="0"/>
        <w:rPr>
          <w:rFonts w:ascii="Arial" w:cs="Arial" w:eastAsia="Arial" w:hAnsi="Arial"/>
        </w:rPr>
      </w:pPr>
      <w:bookmarkStart w:colFirst="0" w:colLast="0" w:name="_heading=h.1jlao46" w:id="34"/>
      <w:bookmarkEnd w:id="34"/>
      <w:r w:rsidDel="00000000" w:rsidR="00000000" w:rsidRPr="00000000">
        <w:rPr>
          <w:rtl w:val="0"/>
        </w:rPr>
        <w:t xml:space="preserve">3.1 </w:t>
      </w:r>
      <w:r w:rsidDel="00000000" w:rsidR="00000000" w:rsidRPr="00000000">
        <w:rPr>
          <w:rFonts w:ascii="Arial" w:cs="Arial" w:eastAsia="Arial" w:hAnsi="Arial"/>
          <w:rtl w:val="0"/>
        </w:rPr>
        <w:t xml:space="preserve">CONNECT - Connection Request</w:t>
      </w:r>
    </w:p>
    <w:p w:rsidR="00000000" w:rsidDel="00000000" w:rsidP="00000000" w:rsidRDefault="00000000" w:rsidRPr="00000000" w14:paraId="00000474">
      <w:pPr>
        <w:rPr>
          <w:rFonts w:ascii="Arial" w:cs="Arial" w:eastAsia="Arial" w:hAnsi="Arial"/>
        </w:rPr>
      </w:pPr>
      <w:r w:rsidDel="00000000" w:rsidR="00000000" w:rsidRPr="00000000">
        <w:rPr>
          <w:i w:val="1"/>
          <w:sz w:val="19"/>
          <w:szCs w:val="19"/>
          <w:rtl w:val="0"/>
        </w:rPr>
        <w:t xml:space="preserve">Figure 3-4 – CONNECT Packet</w:t>
      </w:r>
      <w:r w:rsidDel="00000000" w:rsidR="00000000" w:rsidRPr="00000000">
        <w:rPr>
          <w:rtl w:val="0"/>
        </w:rPr>
      </w:r>
    </w:p>
    <w:p w:rsidR="00000000" w:rsidDel="00000000" w:rsidP="00000000" w:rsidRDefault="00000000" w:rsidRPr="00000000" w14:paraId="00000475">
      <w:pPr>
        <w:rPr>
          <w:rFonts w:ascii="Arial" w:cs="Arial" w:eastAsia="Arial" w:hAnsi="Arial"/>
        </w:rPr>
      </w:pPr>
      <w:r w:rsidDel="00000000" w:rsidR="00000000" w:rsidRPr="00000000">
        <w:rPr>
          <w:rFonts w:ascii="Arial" w:cs="Arial" w:eastAsia="Arial" w:hAnsi="Arial"/>
        </w:rPr>
        <w:drawing>
          <wp:inline distB="114300" distT="114300" distL="114300" distR="114300">
            <wp:extent cx="4599504" cy="7078924"/>
            <wp:effectExtent b="0" l="0" r="0" t="0"/>
            <wp:docPr id="45"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4599504" cy="7078924"/>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request the creation of or continuation of a Session. </w:t>
      </w:r>
      <w:r w:rsidDel="00000000" w:rsidR="00000000" w:rsidRPr="00000000">
        <w:rPr>
          <w:rtl w:val="0"/>
        </w:rPr>
      </w:r>
    </w:p>
    <w:p w:rsidR="00000000" w:rsidDel="00000000" w:rsidP="00000000" w:rsidRDefault="00000000" w:rsidRPr="00000000" w14:paraId="00000477">
      <w:pPr>
        <w:pStyle w:val="Heading3"/>
        <w:ind w:left="0" w:firstLine="0"/>
        <w:rPr/>
      </w:pPr>
      <w:bookmarkStart w:colFirst="0" w:colLast="0" w:name="_heading=h.43ky6rz" w:id="35"/>
      <w:bookmarkEnd w:id="35"/>
      <w:r w:rsidDel="00000000" w:rsidR="00000000" w:rsidRPr="00000000">
        <w:rPr>
          <w:rtl w:val="0"/>
        </w:rPr>
        <w:t xml:space="preserve">3.1.1 CONNECT Header</w:t>
      </w:r>
    </w:p>
    <w:p w:rsidR="00000000" w:rsidDel="00000000" w:rsidP="00000000" w:rsidRDefault="00000000" w:rsidRPr="00000000" w14:paraId="00000478">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479">
      <w:pPr>
        <w:pStyle w:val="Heading3"/>
        <w:ind w:left="0" w:firstLine="0"/>
        <w:rPr/>
      </w:pPr>
      <w:bookmarkStart w:colFirst="0" w:colLast="0" w:name="_heading=h.2iq8gzs" w:id="36"/>
      <w:bookmarkEnd w:id="36"/>
      <w:r w:rsidDel="00000000" w:rsidR="00000000" w:rsidRPr="00000000">
        <w:rPr>
          <w:rtl w:val="0"/>
        </w:rPr>
        <w:t xml:space="preserve">3.1.2 Connect Flags</w:t>
      </w:r>
    </w:p>
    <w:p w:rsidR="00000000" w:rsidDel="00000000" w:rsidP="00000000" w:rsidRDefault="00000000" w:rsidRPr="00000000" w14:paraId="0000047A">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Connect Flags is 1 byte field which contains several parameters specifying the behavior of the MQTT-SN Virtual </w:t>
      </w: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color w:val="000000"/>
          <w:sz w:val="22"/>
          <w:szCs w:val="22"/>
          <w:rtl w:val="0"/>
        </w:rPr>
        <w:t xml:space="preserve">onnection. It also indicates the presence or absence of fields in the Packet.</w:t>
      </w:r>
    </w:p>
    <w:p w:rsidR="00000000" w:rsidDel="00000000" w:rsidP="00000000" w:rsidRDefault="00000000" w:rsidRPr="00000000" w14:paraId="0000047B">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Gateway MUST validate that the reserved flags in the CONNECT packet are set to 0 </w:t>
      </w:r>
      <w:r w:rsidDel="00000000" w:rsidR="00000000" w:rsidRPr="00000000">
        <w:rPr>
          <w:rFonts w:ascii="Arial" w:cs="Arial" w:eastAsia="Arial" w:hAnsi="Arial"/>
          <w:color w:val="ff0000"/>
          <w:sz w:val="22"/>
          <w:szCs w:val="22"/>
          <w:shd w:fill="auto" w:val="clear"/>
          <w:rtl w:val="0"/>
        </w:rPr>
        <w:t xml:space="preserve">[MQTT-SN-3.4.2-1]</w:t>
      </w:r>
      <w:r w:rsidDel="00000000" w:rsidR="00000000" w:rsidRPr="00000000">
        <w:rPr>
          <w:rFonts w:ascii="Arial" w:cs="Arial" w:eastAsia="Arial" w:hAnsi="Arial"/>
          <w:sz w:val="22"/>
          <w:szCs w:val="22"/>
          <w:rtl w:val="0"/>
        </w:rPr>
        <w:t xml:space="preserve">. If any of the reserved flags is not 0 it is a Malformed Packet. Refer to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for information about handling errors.</w:t>
      </w:r>
      <w:r w:rsidDel="00000000" w:rsidR="00000000" w:rsidRPr="00000000">
        <w:rPr>
          <w:rtl w:val="0"/>
        </w:rPr>
      </w:r>
    </w:p>
    <w:p w:rsidR="00000000" w:rsidDel="00000000" w:rsidP="00000000" w:rsidRDefault="00000000" w:rsidRPr="00000000" w14:paraId="0000047C">
      <w:pPr>
        <w:pStyle w:val="Heading4"/>
        <w:ind w:left="0" w:firstLine="0"/>
        <w:rPr/>
      </w:pPr>
      <w:bookmarkStart w:colFirst="0" w:colLast="0" w:name="_heading=h.etqaie4ha8c7" w:id="37"/>
      <w:bookmarkEnd w:id="37"/>
      <w:r w:rsidDel="00000000" w:rsidR="00000000" w:rsidRPr="00000000">
        <w:rPr>
          <w:rtl w:val="0"/>
        </w:rPr>
        <w:t xml:space="preserve">3.1.2.1 Clean Start</w:t>
      </w:r>
    </w:p>
    <w:p w:rsidR="00000000" w:rsidDel="00000000" w:rsidP="00000000" w:rsidRDefault="00000000" w:rsidRPr="00000000" w14:paraId="0000047D">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0 of the Connect Flags byte.</w:t>
      </w:r>
      <w:r w:rsidDel="00000000" w:rsidR="00000000" w:rsidRPr="00000000">
        <w:rPr>
          <w:rtl w:val="0"/>
        </w:rPr>
      </w:r>
    </w:p>
    <w:p w:rsidR="00000000" w:rsidDel="00000000" w:rsidP="00000000" w:rsidRDefault="00000000" w:rsidRPr="00000000" w14:paraId="0000047E">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flag specifies whether the Virtual Connection starts a new Session or is a continuation of an existing Session. Refer to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z w:val="22"/>
          <w:szCs w:val="22"/>
          <w:shd w:fill="auto" w:val="clear"/>
          <w:rtl w:val="0"/>
        </w:rPr>
        <w:t xml:space="preserve"> for a definition of the Session State.</w:t>
      </w:r>
    </w:p>
    <w:p w:rsidR="00000000" w:rsidDel="00000000" w:rsidP="00000000" w:rsidRDefault="00000000" w:rsidRPr="00000000" w14:paraId="0000047F">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is set to 1, the Client and Server MUST discard any existing Session and start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[MQTT-SN-3.4.2.1-1]</w:t>
      </w:r>
      <w:r w:rsidDel="00000000" w:rsidR="00000000" w:rsidRPr="00000000">
        <w:rPr>
          <w:rFonts w:ascii="Arial" w:cs="Arial" w:eastAsia="Arial" w:hAnsi="Arial"/>
          <w:color w:val="000000"/>
          <w:sz w:val="22"/>
          <w:szCs w:val="22"/>
          <w:shd w:fill="auto" w:val="clear"/>
          <w:rtl w:val="0"/>
        </w:rPr>
        <w:t xml:space="preserve">. Consequently, the Session Present flag in CONNACK is always set to 0 if Clean Start is set to 1.</w:t>
      </w:r>
    </w:p>
    <w:p w:rsidR="00000000" w:rsidDel="00000000" w:rsidP="00000000" w:rsidRDefault="00000000" w:rsidRPr="00000000" w14:paraId="00000480">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a Session associated with the Client Identifier, the Server MUST resume communications with the Client based on state from the existing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[MQTT-SN-3.4.2.1-2]</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If a CONNECT packet is received with Clean Start set to 0 and there is no Session associated with the Client Identifier, the Server MUST create a new Session</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[MQTT-3.4.2.1-3]</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481">
      <w:pPr>
        <w:pStyle w:val="Heading4"/>
        <w:spacing w:after="0" w:lineRule="auto"/>
        <w:ind w:left="0" w:firstLine="0"/>
        <w:rPr/>
      </w:pPr>
      <w:bookmarkStart w:colFirst="0" w:colLast="0" w:name="_heading=h.92dpq2f7xb81" w:id="38"/>
      <w:bookmarkEnd w:id="38"/>
      <w:r w:rsidDel="00000000" w:rsidR="00000000" w:rsidRPr="00000000">
        <w:rPr>
          <w:rtl w:val="0"/>
        </w:rPr>
        <w:t xml:space="preserve">3.1.2.2 Will Flag</w:t>
      </w:r>
    </w:p>
    <w:p w:rsidR="00000000" w:rsidDel="00000000" w:rsidP="00000000" w:rsidRDefault="00000000" w:rsidRPr="00000000" w14:paraId="00000482">
      <w:pPr>
        <w:spacing w:line="276" w:lineRule="auto"/>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1 of the Connect Flags byte.</w:t>
      </w:r>
      <w:r w:rsidDel="00000000" w:rsidR="00000000" w:rsidRPr="00000000">
        <w:rPr>
          <w:rtl w:val="0"/>
        </w:rPr>
      </w:r>
    </w:p>
    <w:p w:rsidR="00000000" w:rsidDel="00000000" w:rsidP="00000000" w:rsidRDefault="00000000" w:rsidRPr="00000000" w14:paraId="000004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Will Flag is set to 1, the Will Flags, Will Topic, and Will Payload fields MUST be present in the 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[MQTT-SN-3.4.2.2-1]</w:t>
      </w:r>
      <w:r w:rsidDel="00000000" w:rsidR="00000000" w:rsidRPr="00000000">
        <w:rPr>
          <w:rFonts w:ascii="Arial" w:cs="Arial" w:eastAsia="Arial" w:hAnsi="Arial"/>
          <w:color w:val="000000"/>
          <w:sz w:val="22"/>
          <w:szCs w:val="22"/>
          <w:rtl w:val="0"/>
        </w:rPr>
        <w:t xml:space="preserve">. </w:t>
      </w:r>
      <w:r w:rsidDel="00000000" w:rsidR="00000000" w:rsidRPr="00000000">
        <w:rPr>
          <w:rtl w:val="0"/>
        </w:rPr>
      </w:r>
    </w:p>
    <w:p w:rsidR="00000000" w:rsidDel="00000000" w:rsidP="00000000" w:rsidRDefault="00000000" w:rsidRPr="00000000" w14:paraId="00000484">
      <w:pPr>
        <w:spacing w:after="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[MQTT-SN-3.4.2.2-2]</w:t>
      </w:r>
      <w:r w:rsidDel="00000000" w:rsidR="00000000" w:rsidRPr="00000000">
        <w:rPr>
          <w:rFonts w:ascii="Arial" w:cs="Arial" w:eastAsia="Arial" w:hAnsi="Arial"/>
          <w:color w:val="000000"/>
          <w:sz w:val="22"/>
          <w:szCs w:val="22"/>
          <w:rtl w:val="0"/>
        </w:rPr>
        <w:t xml:space="preserve">. The Will Message consists of the Will Topic, and Will Payload fields in the CONNECT Packet. </w:t>
      </w:r>
      <w:r w:rsidDel="00000000" w:rsidR="00000000" w:rsidRPr="00000000">
        <w:rPr>
          <w:rFonts w:ascii="Arial" w:cs="Arial" w:eastAsia="Arial" w:hAnsi="Arial"/>
          <w:color w:val="000000"/>
          <w:sz w:val="22"/>
          <w:szCs w:val="22"/>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[MQTT-SN-3.4.2.2-3]</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85">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Situations in which the Will Message is published include, but are not limited to:</w:t>
      </w:r>
    </w:p>
    <w:p w:rsidR="00000000" w:rsidDel="00000000" w:rsidP="00000000" w:rsidRDefault="00000000" w:rsidRPr="00000000" w14:paraId="00000486">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as a result of a</w:t>
      </w:r>
      <w:r w:rsidDel="00000000" w:rsidR="00000000" w:rsidRPr="00000000">
        <w:rPr>
          <w:rFonts w:ascii="Arial" w:cs="Arial" w:eastAsia="Arial" w:hAnsi="Arial"/>
          <w:color w:val="000000"/>
          <w:sz w:val="22"/>
          <w:szCs w:val="22"/>
          <w:rtl w:val="0"/>
        </w:rPr>
        <w:t xml:space="preserve">n I/O error or network failure</w:t>
      </w:r>
      <w:r w:rsidDel="00000000" w:rsidR="00000000" w:rsidRPr="00000000">
        <w:rPr>
          <w:rFonts w:ascii="Arial" w:cs="Arial" w:eastAsia="Arial" w:hAnsi="Arial"/>
          <w:color w:val="000000"/>
          <w:sz w:val="22"/>
          <w:szCs w:val="22"/>
          <w:rtl w:val="0"/>
        </w:rPr>
        <w:t xml:space="preserve"> it has detected.</w:t>
      </w:r>
    </w:p>
    <w:p w:rsidR="00000000" w:rsidDel="00000000" w:rsidP="00000000" w:rsidRDefault="00000000" w:rsidRPr="00000000" w14:paraId="00000487">
      <w:pPr>
        <w:numPr>
          <w:ilvl w:val="0"/>
          <w:numId w:val="28"/>
        </w:numPr>
        <w:spacing w:after="0" w:afterAutospacing="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fails to communicate within the Keep Alive time.</w:t>
      </w:r>
    </w:p>
    <w:p w:rsidR="00000000" w:rsidDel="00000000" w:rsidP="00000000" w:rsidRDefault="00000000" w:rsidRPr="00000000" w14:paraId="00000488">
      <w:pPr>
        <w:numPr>
          <w:ilvl w:val="0"/>
          <w:numId w:val="28"/>
        </w:numPr>
        <w:spacing w:after="0" w:afterAutospacing="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Server deletes the Virtual Connection because of a protocol error.</w:t>
      </w:r>
      <w:r w:rsidDel="00000000" w:rsidR="00000000" w:rsidRPr="00000000">
        <w:rPr>
          <w:rtl w:val="0"/>
        </w:rPr>
      </w:r>
    </w:p>
    <w:p w:rsidR="00000000" w:rsidDel="00000000" w:rsidP="00000000" w:rsidRDefault="00000000" w:rsidRPr="00000000" w14:paraId="00000489">
      <w:pPr>
        <w:numPr>
          <w:ilvl w:val="0"/>
          <w:numId w:val="28"/>
        </w:numPr>
        <w:spacing w:after="240" w:before="0" w:line="276" w:lineRule="auto"/>
        <w:ind w:left="720" w:right="0" w:hanging="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deletes the Virtual Connection because of a Retry timeout.</w:t>
      </w:r>
    </w:p>
    <w:p w:rsidR="00000000" w:rsidDel="00000000" w:rsidP="00000000" w:rsidRDefault="00000000" w:rsidRPr="00000000" w14:paraId="0000048A">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Will Message MUST be removed from the stored Session State in the Server once it has</w:t>
      </w:r>
      <w:r w:rsidDel="00000000" w:rsidR="00000000" w:rsidRPr="00000000">
        <w:rPr>
          <w:rFonts w:ascii="Arial" w:cs="Arial" w:eastAsia="Arial" w:hAnsi="Arial"/>
          <w:color w:val="000000"/>
          <w:sz w:val="22"/>
          <w:szCs w:val="22"/>
          <w:highlight w:val="yellow"/>
          <w:rtl w:val="0"/>
        </w:rPr>
        <w:t xml:space="preserve"> been published</w:t>
      </w:r>
      <w:r w:rsidDel="00000000" w:rsidR="00000000" w:rsidRPr="00000000">
        <w:rPr>
          <w:rFonts w:ascii="Arial" w:cs="Arial" w:eastAsia="Arial" w:hAnsi="Arial"/>
          <w:color w:val="000000"/>
          <w:sz w:val="22"/>
          <w:szCs w:val="22"/>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ff0000"/>
          <w:sz w:val="22"/>
          <w:szCs w:val="22"/>
          <w:rtl w:val="0"/>
        </w:rPr>
        <w:t xml:space="preserve">[MQTT-SN-3.4.2.2-4]</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8B">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Server SHOULD publish Will Messages promptly after the Virtual Connection is deleted or the </w:t>
      </w:r>
      <w:r w:rsidDel="00000000" w:rsidR="00000000" w:rsidRPr="00000000">
        <w:rPr>
          <w:rFonts w:ascii="Arial" w:cs="Arial" w:eastAsia="Arial" w:hAnsi="Arial"/>
          <w:color w:val="000000"/>
          <w:sz w:val="22"/>
          <w:szCs w:val="22"/>
          <w:rtl w:val="0"/>
        </w:rPr>
        <w:t xml:space="preserve">Session</w:t>
      </w:r>
      <w:r w:rsidDel="00000000" w:rsidR="00000000" w:rsidRPr="00000000">
        <w:rPr>
          <w:rFonts w:ascii="Arial" w:cs="Arial" w:eastAsia="Arial" w:hAnsi="Arial"/>
          <w:color w:val="000000"/>
          <w:sz w:val="22"/>
          <w:szCs w:val="22"/>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48C">
      <w:pPr>
        <w:pStyle w:val="Heading4"/>
        <w:spacing w:after="0" w:before="0" w:line="248.00000000000006" w:lineRule="auto"/>
        <w:ind w:left="0" w:firstLine="0"/>
        <w:jc w:val="both"/>
        <w:rPr/>
      </w:pPr>
      <w:bookmarkStart w:colFirst="0" w:colLast="0" w:name="_heading=h.26ppt98ru9i8" w:id="39"/>
      <w:bookmarkEnd w:id="39"/>
      <w:r w:rsidDel="00000000" w:rsidR="00000000" w:rsidRPr="00000000">
        <w:rPr>
          <w:rtl w:val="0"/>
        </w:rPr>
        <w:t xml:space="preserve">3.1.2.3 Authentication Flag</w:t>
      </w:r>
    </w:p>
    <w:p w:rsidR="00000000" w:rsidDel="00000000" w:rsidP="00000000" w:rsidRDefault="00000000" w:rsidRPr="00000000" w14:paraId="0000048D">
      <w:pPr>
        <w:rPr>
          <w:rFonts w:ascii="Arial" w:cs="Arial" w:eastAsia="Arial" w:hAnsi="Arial"/>
        </w:rPr>
      </w:pPr>
      <w:r w:rsidDel="00000000" w:rsidR="00000000" w:rsidRPr="00000000">
        <w:rPr>
          <w:b w:val="1"/>
          <w:rtl w:val="0"/>
        </w:rPr>
        <w:t xml:space="preserve">Position:</w:t>
      </w:r>
      <w:r w:rsidDel="00000000" w:rsidR="00000000" w:rsidRPr="00000000">
        <w:rPr>
          <w:rtl w:val="0"/>
        </w:rPr>
        <w:t xml:space="preserve"> bit 2 of the Connect Flags byte. Labelled </w:t>
      </w:r>
      <w:r w:rsidDel="00000000" w:rsidR="00000000" w:rsidRPr="00000000">
        <w:rPr>
          <w:i w:val="1"/>
          <w:rtl w:val="0"/>
        </w:rPr>
        <w:t xml:space="preserve">Auth</w:t>
      </w:r>
      <w:r w:rsidDel="00000000" w:rsidR="00000000" w:rsidRPr="00000000">
        <w:rPr>
          <w:rtl w:val="0"/>
        </w:rPr>
        <w:t xml:space="preserve"> in Figure 3-4.</w:t>
      </w:r>
      <w:r w:rsidDel="00000000" w:rsidR="00000000" w:rsidRPr="00000000">
        <w:rPr>
          <w:rtl w:val="0"/>
        </w:rPr>
      </w:r>
    </w:p>
    <w:p w:rsidR="00000000" w:rsidDel="00000000" w:rsidP="00000000" w:rsidRDefault="00000000" w:rsidRPr="00000000" w14:paraId="0000048E">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Authentication Flag is set to 1, the Authentication Method and Authentication Data fields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[MQTT-SN-3.4.2.3-1]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8F">
      <w:pPr>
        <w:pStyle w:val="Heading4"/>
        <w:spacing w:after="0" w:before="0" w:line="248.00000000000006" w:lineRule="auto"/>
        <w:ind w:left="0" w:firstLine="0"/>
        <w:jc w:val="both"/>
        <w:rPr/>
      </w:pPr>
      <w:bookmarkStart w:colFirst="0" w:colLast="0" w:name="_heading=h.ntz1htjambvt" w:id="40"/>
      <w:bookmarkEnd w:id="40"/>
      <w:r w:rsidDel="00000000" w:rsidR="00000000" w:rsidRPr="00000000">
        <w:rPr>
          <w:rtl w:val="0"/>
        </w:rPr>
        <w:t xml:space="preserve">3.1.2.4 Session Expiry Flag</w:t>
      </w:r>
    </w:p>
    <w:p w:rsidR="00000000" w:rsidDel="00000000" w:rsidP="00000000" w:rsidRDefault="00000000" w:rsidRPr="00000000" w14:paraId="00000490">
      <w:pPr>
        <w:rPr/>
      </w:pPr>
      <w:r w:rsidDel="00000000" w:rsidR="00000000" w:rsidRPr="00000000">
        <w:rPr>
          <w:b w:val="1"/>
          <w:rtl w:val="0"/>
        </w:rPr>
        <w:t xml:space="preserve">Position:</w:t>
      </w:r>
      <w:r w:rsidDel="00000000" w:rsidR="00000000" w:rsidRPr="00000000">
        <w:rPr>
          <w:rtl w:val="0"/>
        </w:rPr>
        <w:t xml:space="preserve"> bit 3 of the Connect Flags byte. Labelled </w:t>
      </w:r>
      <w:r w:rsidDel="00000000" w:rsidR="00000000" w:rsidRPr="00000000">
        <w:rPr>
          <w:i w:val="1"/>
          <w:rtl w:val="0"/>
        </w:rPr>
        <w:t xml:space="preserve">Sess Exp</w:t>
      </w:r>
      <w:r w:rsidDel="00000000" w:rsidR="00000000" w:rsidRPr="00000000">
        <w:rPr>
          <w:rtl w:val="0"/>
        </w:rPr>
        <w:t xml:space="preserve"> in Figure 3-4.</w:t>
      </w:r>
    </w:p>
    <w:p w:rsidR="00000000" w:rsidDel="00000000" w:rsidP="00000000" w:rsidRDefault="00000000" w:rsidRPr="00000000" w14:paraId="0000049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1, the Session Expiry Interval field MUST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[MQTT-SN-3.4.2.4-1]</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92">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Session Expiry Flag is set to 0, the Session Expiry Interval field MUST NOT be present in the Packet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[MQTT-SN-3.4.2.4-2]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493">
      <w:pPr>
        <w:pStyle w:val="Heading4"/>
        <w:spacing w:after="0" w:before="0" w:lineRule="auto"/>
        <w:ind w:left="0" w:firstLine="0"/>
        <w:rPr/>
      </w:pPr>
      <w:bookmarkStart w:colFirst="0" w:colLast="0" w:name="_heading=h.ynjlp937bzvf" w:id="41"/>
      <w:bookmarkEnd w:id="41"/>
      <w:r w:rsidDel="00000000" w:rsidR="00000000" w:rsidRPr="00000000">
        <w:rPr>
          <w:rtl w:val="0"/>
        </w:rPr>
        <w:t xml:space="preserve">3.1.2.5 Default Number of Awake Messages</w:t>
      </w:r>
    </w:p>
    <w:p w:rsidR="00000000" w:rsidDel="00000000" w:rsidP="00000000" w:rsidRDefault="00000000" w:rsidRPr="00000000" w14:paraId="00000494">
      <w:pPr>
        <w:rPr/>
      </w:pPr>
      <w:r w:rsidDel="00000000" w:rsidR="00000000" w:rsidRPr="00000000">
        <w:rPr>
          <w:b w:val="1"/>
          <w:rtl w:val="0"/>
        </w:rPr>
        <w:t xml:space="preserve">Position:</w:t>
      </w:r>
      <w:r w:rsidDel="00000000" w:rsidR="00000000" w:rsidRPr="00000000">
        <w:rPr>
          <w:rtl w:val="0"/>
        </w:rPr>
        <w:t xml:space="preserve"> bits 7 through 4 of the Connect Flags byte. Labelled </w:t>
      </w:r>
      <w:r w:rsidDel="00000000" w:rsidR="00000000" w:rsidRPr="00000000">
        <w:rPr>
          <w:i w:val="1"/>
          <w:rtl w:val="0"/>
        </w:rPr>
        <w:t xml:space="preserve">Default Awake Messages</w:t>
      </w:r>
      <w:r w:rsidDel="00000000" w:rsidR="00000000" w:rsidRPr="00000000">
        <w:rPr>
          <w:rtl w:val="0"/>
        </w:rPr>
        <w:t xml:space="preserve"> in Figure 3-4.</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4" w:firstLine="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u w:val="none"/>
          <w:shd w:fill="auto" w:val="clear"/>
          <w:vertAlign w:val="baseline"/>
          <w:rtl w:val="0"/>
        </w:rPr>
        <w:t xml:space="preserve">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u w:val="none"/>
          <w:shd w:fill="auto" w:val="clear"/>
          <w:vertAlign w:val="baseline"/>
          <w:rtl w:val="0"/>
        </w:rPr>
        <w:t xml:space="preserve"> unbounded.</w:t>
      </w:r>
    </w:p>
    <w:p w:rsidR="00000000" w:rsidDel="00000000" w:rsidP="00000000" w:rsidRDefault="00000000" w:rsidRPr="00000000" w14:paraId="00000496">
      <w:pPr>
        <w:pStyle w:val="Heading3"/>
        <w:ind w:left="0" w:firstLine="0"/>
        <w:rPr>
          <w:rFonts w:ascii="Arial" w:cs="Arial" w:eastAsia="Arial" w:hAnsi="Arial"/>
        </w:rPr>
      </w:pPr>
      <w:bookmarkStart w:colFirst="0" w:colLast="0" w:name="_heading=h.u38i2mpp332q" w:id="42"/>
      <w:bookmarkEnd w:id="42"/>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.3 </w:t>
      </w:r>
      <w:r w:rsidDel="00000000" w:rsidR="00000000" w:rsidRPr="00000000">
        <w:rPr>
          <w:rtl w:val="0"/>
        </w:rPr>
        <w:t xml:space="preserve">Will Flags</w:t>
      </w:r>
      <w:r w:rsidDel="00000000" w:rsidR="00000000" w:rsidRPr="00000000">
        <w:rPr>
          <w:rFonts w:ascii="Arial" w:cs="Arial" w:eastAsia="Arial" w:hAnsi="Arial"/>
          <w:rtl w:val="0"/>
        </w:rPr>
        <w:t xml:space="preserve"> </w:t>
      </w:r>
    </w:p>
    <w:p w:rsidR="00000000" w:rsidDel="00000000" w:rsidP="00000000" w:rsidRDefault="00000000" w:rsidRPr="00000000" w14:paraId="00000497">
      <w:pPr>
        <w:rPr/>
      </w:pPr>
      <w:r w:rsidDel="00000000" w:rsidR="00000000" w:rsidRPr="00000000">
        <w:rPr>
          <w:highlight w:val="yellow"/>
          <w:rtl w:val="0"/>
        </w:rPr>
        <w:t xml:space="preserve">If the Will Flag is set to 0, the Will Flags MUST NOT be present in the Packet</w:t>
      </w:r>
      <w:r w:rsidDel="00000000" w:rsidR="00000000" w:rsidRPr="00000000">
        <w:rPr>
          <w:rtl w:val="0"/>
        </w:rPr>
        <w:t xml:space="preserve"> </w:t>
      </w:r>
      <w:r w:rsidDel="00000000" w:rsidR="00000000" w:rsidRPr="00000000">
        <w:rPr>
          <w:color w:val="ff0000"/>
          <w:rtl w:val="0"/>
        </w:rPr>
        <w:t xml:space="preserve">[MQTT-SN-3.4.3-1].</w:t>
      </w:r>
      <w:r w:rsidDel="00000000" w:rsidR="00000000" w:rsidRPr="00000000">
        <w:rPr>
          <w:rtl w:val="0"/>
        </w:rPr>
      </w:r>
    </w:p>
    <w:p w:rsidR="00000000" w:rsidDel="00000000" w:rsidP="00000000" w:rsidRDefault="00000000" w:rsidRPr="00000000" w14:paraId="00000498">
      <w:pPr>
        <w:rPr>
          <w:rFonts w:ascii="Arial" w:cs="Arial" w:eastAsia="Arial" w:hAnsi="Arial"/>
        </w:rPr>
      </w:pPr>
      <w:r w:rsidDel="00000000" w:rsidR="00000000" w:rsidRPr="00000000">
        <w:rPr>
          <w:rFonts w:ascii="Arial" w:cs="Arial" w:eastAsia="Arial" w:hAnsi="Arial"/>
          <w:highlight w:val="yellow"/>
          <w:rtl w:val="0"/>
        </w:rPr>
        <w:t xml:space="preserve">If the Will Flag is set to 1, the Will Flags MUST be present in the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[MQTT-SN-3.4.3-2].</w:t>
      </w:r>
      <w:r w:rsidDel="00000000" w:rsidR="00000000" w:rsidRPr="00000000">
        <w:rPr>
          <w:rtl w:val="0"/>
        </w:rPr>
      </w:r>
    </w:p>
    <w:p w:rsidR="00000000" w:rsidDel="00000000" w:rsidP="00000000" w:rsidRDefault="00000000" w:rsidRPr="00000000" w14:paraId="00000499">
      <w:pPr>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w:t>
      </w:r>
    </w:p>
    <w:p w:rsidR="00000000" w:rsidDel="00000000" w:rsidP="00000000" w:rsidRDefault="00000000" w:rsidRPr="00000000" w14:paraId="0000049A">
      <w:pPr>
        <w:pStyle w:val="Heading4"/>
        <w:ind w:left="0" w:firstLine="0"/>
        <w:rPr/>
      </w:pPr>
      <w:bookmarkStart w:colFirst="0" w:colLast="0" w:name="_heading=h.mbj87qvk8qy6" w:id="43"/>
      <w:bookmarkEnd w:id="43"/>
      <w:r w:rsidDel="00000000" w:rsidR="00000000" w:rsidRPr="00000000">
        <w:rPr>
          <w:rtl w:val="0"/>
        </w:rPr>
        <w:t xml:space="preserve">3.1.3.1 Will Topic Type</w:t>
      </w:r>
    </w:p>
    <w:p w:rsidR="00000000" w:rsidDel="00000000" w:rsidP="00000000" w:rsidRDefault="00000000" w:rsidRPr="00000000" w14:paraId="0000049B">
      <w:pPr>
        <w:rPr/>
      </w:pPr>
      <w:r w:rsidDel="00000000" w:rsidR="00000000" w:rsidRPr="00000000">
        <w:rPr>
          <w:b w:val="1"/>
          <w:rtl w:val="0"/>
        </w:rPr>
        <w:t xml:space="preserve">Position:</w:t>
      </w:r>
      <w:r w:rsidDel="00000000" w:rsidR="00000000" w:rsidRPr="00000000">
        <w:rPr>
          <w:rtl w:val="0"/>
        </w:rPr>
        <w:t xml:space="preserve"> bits 1 and 0 of the Will Flags byte.</w:t>
      </w:r>
    </w:p>
    <w:p w:rsidR="00000000" w:rsidDel="00000000" w:rsidP="00000000" w:rsidRDefault="00000000" w:rsidRPr="00000000" w14:paraId="0000049C">
      <w:pPr>
        <w:rPr>
          <w:rFonts w:ascii="Arial" w:cs="Arial" w:eastAsia="Arial" w:hAnsi="Arial"/>
        </w:rPr>
      </w:pPr>
      <w:r w:rsidDel="00000000" w:rsidR="00000000" w:rsidRPr="00000000">
        <w:rPr>
          <w:rFonts w:ascii="Arial" w:cs="Arial" w:eastAsia="Arial" w:hAnsi="Arial"/>
          <w:rtl w:val="0"/>
        </w:rPr>
        <w:t xml:space="preserve">This is a 2-bit field which 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49D">
      <w:pPr>
        <w:pStyle w:val="Heading4"/>
        <w:ind w:left="0" w:firstLine="0"/>
        <w:rPr/>
      </w:pPr>
      <w:bookmarkStart w:colFirst="0" w:colLast="0" w:name="_heading=h.36sxt0949mi2" w:id="44"/>
      <w:bookmarkEnd w:id="44"/>
      <w:r w:rsidDel="00000000" w:rsidR="00000000" w:rsidRPr="00000000">
        <w:rPr>
          <w:rtl w:val="0"/>
        </w:rPr>
        <w:t xml:space="preserve">3.1.3.2 Will QoS</w:t>
      </w:r>
    </w:p>
    <w:p w:rsidR="00000000" w:rsidDel="00000000" w:rsidP="00000000" w:rsidRDefault="00000000" w:rsidRPr="00000000" w14:paraId="0000049E">
      <w:pPr>
        <w:rPr/>
      </w:pPr>
      <w:r w:rsidDel="00000000" w:rsidR="00000000" w:rsidRPr="00000000">
        <w:rPr>
          <w:b w:val="1"/>
          <w:rtl w:val="0"/>
        </w:rPr>
        <w:t xml:space="preserve">Position:</w:t>
      </w:r>
      <w:r w:rsidDel="00000000" w:rsidR="00000000" w:rsidRPr="00000000">
        <w:rPr>
          <w:rtl w:val="0"/>
        </w:rPr>
        <w:t xml:space="preserve"> bits 3 and 2 of the Will Flags byte.</w:t>
      </w:r>
    </w:p>
    <w:p w:rsidR="00000000" w:rsidDel="00000000" w:rsidP="00000000" w:rsidRDefault="00000000" w:rsidRPr="00000000" w14:paraId="0000049F">
      <w:pPr>
        <w:rPr>
          <w:rFonts w:ascii="Arial" w:cs="Arial" w:eastAsia="Arial" w:hAnsi="Arial"/>
        </w:rPr>
      </w:pPr>
      <w:r w:rsidDel="00000000" w:rsidR="00000000" w:rsidRPr="00000000">
        <w:rPr>
          <w:rFonts w:ascii="Arial" w:cs="Arial" w:eastAsia="Arial" w:hAnsi="Arial"/>
          <w:rtl w:val="0"/>
        </w:rPr>
        <w:t xml:space="preserve">These two bits specify the QoS level to be used. The value of Will QoS can be 0 (0x00), 1 (0x01), or 2 (0x02). A value of 3 (0x03) is a Malformed Packet.</w:t>
      </w:r>
    </w:p>
    <w:p w:rsidR="00000000" w:rsidDel="00000000" w:rsidP="00000000" w:rsidRDefault="00000000" w:rsidRPr="00000000" w14:paraId="000004A0">
      <w:pPr>
        <w:pStyle w:val="Heading4"/>
        <w:ind w:left="0" w:firstLine="0"/>
        <w:rPr/>
      </w:pPr>
      <w:bookmarkStart w:colFirst="0" w:colLast="0" w:name="_heading=h.bnoytfwh08eh" w:id="45"/>
      <w:bookmarkEnd w:id="45"/>
      <w:r w:rsidDel="00000000" w:rsidR="00000000" w:rsidRPr="00000000">
        <w:rPr>
          <w:rtl w:val="0"/>
        </w:rPr>
        <w:t xml:space="preserve">3.1.3.3 Will Retain</w:t>
      </w:r>
    </w:p>
    <w:p w:rsidR="00000000" w:rsidDel="00000000" w:rsidP="00000000" w:rsidRDefault="00000000" w:rsidRPr="00000000" w14:paraId="000004A1">
      <w:pPr>
        <w:rPr/>
      </w:pPr>
      <w:r w:rsidDel="00000000" w:rsidR="00000000" w:rsidRPr="00000000">
        <w:rPr>
          <w:b w:val="1"/>
          <w:rtl w:val="0"/>
        </w:rPr>
        <w:t xml:space="preserve">Position:</w:t>
      </w:r>
      <w:r w:rsidDel="00000000" w:rsidR="00000000" w:rsidRPr="00000000">
        <w:rPr>
          <w:rtl w:val="0"/>
        </w:rPr>
        <w:t xml:space="preserve"> bit 4 of the Will Flags byte.</w:t>
      </w:r>
    </w:p>
    <w:p w:rsidR="00000000" w:rsidDel="00000000" w:rsidP="00000000" w:rsidRDefault="00000000" w:rsidRPr="00000000" w14:paraId="000004A2">
      <w:pPr>
        <w:rPr>
          <w:rFonts w:ascii="Arial" w:cs="Arial" w:eastAsia="Arial" w:hAnsi="Arial"/>
          <w:color w:val="000000"/>
        </w:rPr>
      </w:pPr>
      <w:r w:rsidDel="00000000" w:rsidR="00000000" w:rsidRPr="00000000">
        <w:rPr>
          <w:rFonts w:ascii="Arial" w:cs="Arial" w:eastAsia="Arial" w:hAnsi="Arial"/>
          <w:color w:val="000000"/>
          <w:rtl w:val="0"/>
        </w:rPr>
        <w:t xml:space="preserve">This specifies if the Will Message is to be </w:t>
      </w:r>
      <w:r w:rsidDel="00000000" w:rsidR="00000000" w:rsidRPr="00000000">
        <w:rPr>
          <w:rFonts w:ascii="Arial" w:cs="Arial" w:eastAsia="Arial" w:hAnsi="Arial"/>
          <w:color w:val="000000"/>
          <w:rtl w:val="0"/>
        </w:rPr>
        <w:t xml:space="preserve">retained when it is published</w:t>
      </w:r>
      <w:r w:rsidDel="00000000" w:rsidR="00000000" w:rsidRPr="00000000">
        <w:rPr>
          <w:rFonts w:ascii="Arial" w:cs="Arial" w:eastAsia="Arial" w:hAnsi="Arial"/>
          <w:color w:val="000000"/>
          <w:rtl w:val="0"/>
        </w:rPr>
        <w:t xml:space="preserve">.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color w:val="000000"/>
          <w:rtl w:val="0"/>
        </w:rPr>
        <w:t xml:space="preserve"> for more information about Retained Messages.</w:t>
      </w:r>
    </w:p>
    <w:p w:rsidR="00000000" w:rsidDel="00000000" w:rsidP="00000000" w:rsidRDefault="00000000" w:rsidRPr="00000000" w14:paraId="000004A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the Will Flag is set to 1 and Will Retain is set to 0, the Server MUST publish the Will Message as a non-retained message </w:t>
      </w:r>
      <w:r w:rsidDel="00000000" w:rsidR="00000000" w:rsidRPr="00000000">
        <w:rPr>
          <w:rFonts w:ascii="Arial" w:cs="Arial" w:eastAsia="Arial" w:hAnsi="Arial"/>
          <w:color w:val="ff0000"/>
          <w:rtl w:val="0"/>
        </w:rPr>
        <w:t xml:space="preserve">[MQTT-SN-3.4.3.3-1].</w:t>
      </w:r>
      <w:r w:rsidDel="00000000" w:rsidR="00000000" w:rsidRPr="00000000">
        <w:rPr>
          <w:rtl w:val="0"/>
        </w:rPr>
      </w:r>
    </w:p>
    <w:p w:rsidR="00000000" w:rsidDel="00000000" w:rsidP="00000000" w:rsidRDefault="00000000" w:rsidRPr="00000000" w14:paraId="000004A4">
      <w:pPr>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Will Flag is set to 1 and Will Retain is set to 1, the Server MUST publish the Will Message as a retained message</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[MQTT-SN-3.4.3.3-2]</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4A5">
      <w:pPr>
        <w:pStyle w:val="Heading3"/>
        <w:ind w:left="0" w:firstLine="0"/>
        <w:rPr/>
      </w:pPr>
      <w:bookmarkStart w:colFirst="0" w:colLast="0" w:name="_heading=h.kxsqte300p6i" w:id="46"/>
      <w:bookmarkEnd w:id="46"/>
      <w:r w:rsidDel="00000000" w:rsidR="00000000" w:rsidRPr="00000000">
        <w:rPr>
          <w:rtl w:val="0"/>
        </w:rPr>
        <w:t xml:space="preserve">3.1.4 Packet Identifier</w:t>
      </w:r>
    </w:p>
    <w:p w:rsidR="00000000" w:rsidDel="00000000" w:rsidP="00000000" w:rsidRDefault="00000000" w:rsidRPr="00000000" w14:paraId="000004A6">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CONNACK or AUTH </w:t>
      </w:r>
      <w:r w:rsidDel="00000000" w:rsidR="00000000" w:rsidRPr="00000000">
        <w:rPr>
          <w:rFonts w:ascii="Arial" w:cs="Arial" w:eastAsia="Arial" w:hAnsi="Arial"/>
          <w:rtl w:val="0"/>
        </w:rPr>
        <w:t xml:space="preserve">packet. It should ideally be populated with a random </w:t>
      </w:r>
      <w:sdt>
        <w:sdtPr>
          <w:tag w:val="goog_rdk_23"/>
        </w:sdtPr>
        <w:sdtContent>
          <w:ins w:author="davide.lenzarini@u-blox.com" w:id="1" w:date="2025-05-28T07:52:50Z">
            <w:r w:rsidDel="00000000" w:rsidR="00000000" w:rsidRPr="00000000">
              <w:rPr>
                <w:rFonts w:ascii="Arial" w:cs="Arial" w:eastAsia="Arial" w:hAnsi="Arial"/>
                <w:rtl w:val="0"/>
              </w:rPr>
              <w:t xml:space="preserve">Two Byte Integer</w:t>
            </w:r>
            <w:r w:rsidDel="00000000" w:rsidR="00000000" w:rsidRPr="00000000">
              <w:rPr>
                <w:rFonts w:ascii="Arial" w:cs="Arial" w:eastAsia="Arial" w:hAnsi="Arial"/>
                <w:rtl w:val="0"/>
              </w:rPr>
              <w:t xml:space="preserve"> </w:t>
            </w:r>
          </w:ins>
        </w:sdtContent>
      </w:sdt>
      <w:sdt>
        <w:sdtPr>
          <w:tag w:val="goog_rdk_24"/>
        </w:sdtPr>
        <w:sdtContent>
          <w:del w:author="davide.lenzarini@u-blox.com" w:id="1" w:date="2025-05-28T07:52:50Z">
            <w:r w:rsidDel="00000000" w:rsidR="00000000" w:rsidRPr="00000000">
              <w:rPr>
                <w:rFonts w:ascii="Arial" w:cs="Arial" w:eastAsia="Arial" w:hAnsi="Arial"/>
                <w:rtl w:val="0"/>
              </w:rPr>
              <w:delText xml:space="preserve">integer </w:delText>
            </w:r>
          </w:del>
        </w:sdtContent>
      </w:sdt>
      <w:r w:rsidDel="00000000" w:rsidR="00000000" w:rsidRPr="00000000">
        <w:rPr>
          <w:rFonts w:ascii="Arial" w:cs="Arial" w:eastAsia="Arial" w:hAnsi="Arial"/>
          <w:rtl w:val="0"/>
        </w:rPr>
        <w:t xml:space="preserve">value.</w:t>
      </w:r>
    </w:p>
    <w:p w:rsidR="00000000" w:rsidDel="00000000" w:rsidP="00000000" w:rsidRDefault="00000000" w:rsidRPr="00000000" w14:paraId="000004A7">
      <w:pPr>
        <w:pStyle w:val="Heading3"/>
        <w:ind w:left="0" w:firstLine="0"/>
        <w:rPr/>
      </w:pPr>
      <w:bookmarkStart w:colFirst="0" w:colLast="0" w:name="_heading=h.xvir7l" w:id="47"/>
      <w:bookmarkEnd w:id="47"/>
      <w:r w:rsidDel="00000000" w:rsidR="00000000" w:rsidRPr="00000000">
        <w:rPr>
          <w:rtl w:val="0"/>
        </w:rPr>
        <w:t xml:space="preserve">3.1.5 Protocol Version</w:t>
      </w:r>
    </w:p>
    <w:p w:rsidR="00000000" w:rsidDel="00000000" w:rsidP="00000000" w:rsidRDefault="00000000" w:rsidRPr="00000000" w14:paraId="000004A8">
      <w:pPr>
        <w:rPr>
          <w:rFonts w:ascii="Arial" w:cs="Arial" w:eastAsia="Arial" w:hAnsi="Arial"/>
          <w:color w:val="000000"/>
        </w:rPr>
      </w:pPr>
      <w:bookmarkStart w:colFirst="0" w:colLast="0" w:name="_heading=h.3hv69ve" w:id="48"/>
      <w:bookmarkEnd w:id="48"/>
      <w:r w:rsidDel="00000000" w:rsidR="00000000" w:rsidRPr="00000000">
        <w:rPr>
          <w:rFonts w:ascii="Arial" w:cs="Arial" w:eastAsia="Arial" w:hAnsi="Arial"/>
          <w:color w:val="000000"/>
          <w:rtl w:val="0"/>
        </w:rPr>
        <w:t xml:space="preserve">The one-byte unsigned value that represents the revision level of the protocol used by the Client. </w:t>
      </w:r>
    </w:p>
    <w:p w:rsidR="00000000" w:rsidDel="00000000" w:rsidP="00000000" w:rsidRDefault="00000000" w:rsidRPr="00000000" w14:paraId="000004A9">
      <w:pPr>
        <w:rPr>
          <w:rFonts w:ascii="Arial" w:cs="Arial" w:eastAsia="Arial" w:hAnsi="Arial"/>
          <w:color w:val="000000"/>
        </w:rPr>
      </w:pPr>
      <w:r w:rsidDel="00000000" w:rsidR="00000000" w:rsidRPr="00000000">
        <w:rPr>
          <w:i w:val="1"/>
          <w:sz w:val="19"/>
          <w:szCs w:val="19"/>
          <w:rtl w:val="0"/>
        </w:rPr>
        <w:t xml:space="preserve">Figure 3-5 – Protocol Versions</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4AA">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Protocol Version</w:t>
            </w:r>
          </w:p>
        </w:tc>
        <w:tc>
          <w:tcPr>
            <w:shd w:fill="cfe2f3" w:val="clear"/>
          </w:tcPr>
          <w:p w:rsidR="00000000" w:rsidDel="00000000" w:rsidP="00000000" w:rsidRDefault="00000000" w:rsidRPr="00000000" w14:paraId="000004AB">
            <w:pPr>
              <w:jc w:val="center"/>
              <w:rPr>
                <w:rFonts w:ascii="Arial" w:cs="Arial" w:eastAsia="Arial" w:hAnsi="Arial"/>
                <w:b w:val="1"/>
                <w:color w:val="000000"/>
                <w:shd w:fill="cfe2f3" w:val="clear"/>
              </w:rPr>
            </w:pPr>
            <w:r w:rsidDel="00000000" w:rsidR="00000000" w:rsidRPr="00000000">
              <w:rPr>
                <w:rFonts w:ascii="Arial" w:cs="Arial" w:eastAsia="Arial" w:hAnsi="Arial"/>
                <w:b w:val="1"/>
                <w:color w:val="000000"/>
                <w:shd w:fill="cfe2f3" w:val="clear"/>
                <w:rtl w:val="0"/>
              </w:rPr>
              <w:t xml:space="preserve">Value</w:t>
            </w:r>
          </w:p>
        </w:tc>
      </w:tr>
      <w:tr>
        <w:trPr>
          <w:cantSplit w:val="0"/>
          <w:tblHeader w:val="0"/>
        </w:trPr>
        <w:tc>
          <w:tcPr/>
          <w:p w:rsidR="00000000" w:rsidDel="00000000" w:rsidP="00000000" w:rsidRDefault="00000000" w:rsidRPr="00000000" w14:paraId="000004AC">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4AD">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4AE">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4AF">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4B0">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use</w:t>
            </w:r>
          </w:p>
        </w:tc>
        <w:tc>
          <w:tcPr/>
          <w:p w:rsidR="00000000" w:rsidDel="00000000" w:rsidP="00000000" w:rsidRDefault="00000000" w:rsidRPr="00000000" w14:paraId="000004B1">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4B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4B3">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4B4">
      <w:pPr>
        <w:pStyle w:val="Heading3"/>
        <w:ind w:left="0" w:firstLine="0"/>
        <w:rPr/>
      </w:pPr>
      <w:bookmarkStart w:colFirst="0" w:colLast="0" w:name="_heading=h.4h042r0" w:id="49"/>
      <w:bookmarkEnd w:id="49"/>
      <w:r w:rsidDel="00000000" w:rsidR="00000000" w:rsidRPr="00000000">
        <w:rPr>
          <w:rtl w:val="0"/>
        </w:rPr>
        <w:t xml:space="preserve">3.1.6 Keep Alive</w:t>
      </w:r>
    </w:p>
    <w:p w:rsidR="00000000" w:rsidDel="00000000" w:rsidP="00000000" w:rsidRDefault="00000000" w:rsidRPr="00000000" w14:paraId="000004B5">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sz w:val="22"/>
          <w:szCs w:val="22"/>
          <w:highlight w:val="yellow"/>
          <w:rtl w:val="0"/>
        </w:rPr>
        <w:t xml:space="preserve">In the absence of sending any other MQTT-SN Control Packets, the Client MUST send a PINGREQ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[MQTT-SN-3.4.6-1].</w:t>
      </w:r>
      <w:r w:rsidDel="00000000" w:rsidR="00000000" w:rsidRPr="00000000">
        <w:rPr>
          <w:rtl w:val="0"/>
        </w:rPr>
      </w:r>
    </w:p>
    <w:p w:rsidR="00000000" w:rsidDel="00000000" w:rsidP="00000000" w:rsidRDefault="00000000" w:rsidRPr="00000000" w14:paraId="000004B6">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tl w:val="0"/>
        </w:rPr>
      </w:r>
    </w:p>
    <w:p w:rsidR="00000000" w:rsidDel="00000000" w:rsidP="00000000" w:rsidRDefault="00000000" w:rsidRPr="00000000" w14:paraId="000004B7">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Client can send PINGREQ at any time, irrespective of the Keep Alive value, and check for a corresponding PINGRESP to determine that the network and the Gateway are available.</w:t>
      </w:r>
    </w:p>
    <w:p w:rsidR="00000000" w:rsidDel="00000000" w:rsidP="00000000" w:rsidRDefault="00000000" w:rsidRPr="00000000" w14:paraId="000004B8">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the Gateway does not receive an MQTT-SN Control Packet from the Client within one and a half times the Keep Alive time period, it MUST delete the Virtual Connection and move the Client to the Disconnected state (</w:t>
      </w:r>
      <w:r w:rsidDel="00000000" w:rsidR="00000000" w:rsidRPr="00000000">
        <w:rPr>
          <w:rFonts w:ascii="Arial" w:cs="Arial" w:eastAsia="Arial" w:hAnsi="Arial"/>
          <w:sz w:val="22"/>
          <w:szCs w:val="22"/>
          <w:highlight w:val="yellow"/>
          <w:rtl w:val="0"/>
        </w:rPr>
        <w:t xml:space="preserve">see </w:t>
      </w:r>
      <w:hyperlink w:anchor="_heading=h.3mj2wkv">
        <w:r w:rsidDel="00000000" w:rsidR="00000000" w:rsidRPr="00000000">
          <w:rPr>
            <w:rFonts w:ascii="Arial" w:cs="Arial" w:eastAsia="Arial" w:hAnsi="Arial"/>
            <w:color w:val="1155cc"/>
            <w:sz w:val="22"/>
            <w:szCs w:val="22"/>
            <w:highlight w:val="yellow"/>
            <w:u w:val="single"/>
            <w:rtl w:val="0"/>
          </w:rPr>
          <w:t xml:space="preserve">4.14 Client states</w:t>
        </w:r>
      </w:hyperlink>
      <w:r w:rsidDel="00000000" w:rsidR="00000000" w:rsidRPr="00000000">
        <w:rPr>
          <w:rFonts w:ascii="Arial" w:cs="Arial" w:eastAsia="Arial" w:hAnsi="Arial"/>
          <w:sz w:val="22"/>
          <w:szCs w:val="22"/>
          <w:highlight w:val="yellow"/>
          <w:rtl w:val="0"/>
        </w:rPr>
        <w:t xml:space="preserve">)</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ff0000"/>
          <w:sz w:val="22"/>
          <w:szCs w:val="22"/>
          <w:shd w:fill="auto" w:val="clear"/>
          <w:rtl w:val="0"/>
        </w:rPr>
        <w:t xml:space="preserve">[MQTT-SN-3.4.6-2].</w:t>
      </w:r>
      <w:r w:rsidDel="00000000" w:rsidR="00000000" w:rsidRPr="00000000">
        <w:rPr>
          <w:rtl w:val="0"/>
        </w:rPr>
      </w:r>
    </w:p>
    <w:p w:rsidR="00000000" w:rsidDel="00000000" w:rsidP="00000000" w:rsidRDefault="00000000" w:rsidRPr="00000000" w14:paraId="000004B9">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If a Client does not receive a PINGRESP packet within a </w:t>
      </w:r>
      <w:r w:rsidDel="00000000" w:rsidR="00000000" w:rsidRPr="00000000">
        <w:rPr>
          <w:rFonts w:ascii="Arial" w:cs="Arial" w:eastAsia="Arial" w:hAnsi="Arial"/>
          <w:i w:val="1"/>
          <w:color w:val="000000"/>
          <w:sz w:val="22"/>
          <w:szCs w:val="22"/>
          <w:highlight w:val="yellow"/>
          <w:u w:val="single"/>
          <w:rtl w:val="0"/>
        </w:rPr>
        <w:t xml:space="preserve">R</w:t>
      </w:r>
      <w:r w:rsidDel="00000000" w:rsidR="00000000" w:rsidRPr="00000000">
        <w:rPr>
          <w:rFonts w:ascii="Arial" w:cs="Arial" w:eastAsia="Arial" w:hAnsi="Arial"/>
          <w:i w:val="1"/>
          <w:sz w:val="22"/>
          <w:szCs w:val="22"/>
          <w:highlight w:val="yellow"/>
          <w:u w:val="single"/>
          <w:rtl w:val="0"/>
        </w:rPr>
        <w:t xml:space="preserve">etry Interval</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color w:val="000000"/>
          <w:sz w:val="22"/>
          <w:szCs w:val="22"/>
          <w:highlight w:val="yellow"/>
          <w:rtl w:val="0"/>
        </w:rPr>
        <w:t xml:space="preserve">amount of time after it has sent a PINGREQ, it SHOULD retry the transmission according to </w:t>
      </w:r>
      <w:hyperlink w:anchor="_heading=h.17nz8yj">
        <w:r w:rsidDel="00000000" w:rsidR="00000000" w:rsidRPr="00000000">
          <w:rPr>
            <w:rFonts w:ascii="Arial" w:cs="Arial" w:eastAsia="Arial" w:hAnsi="Arial"/>
            <w:color w:val="1155cc"/>
            <w:sz w:val="22"/>
            <w:szCs w:val="22"/>
            <w:highlight w:val="yellow"/>
            <w:u w:val="single"/>
            <w:rtl w:val="0"/>
          </w:rPr>
          <w:t xml:space="preserve">4.4.2 Unacknowledged Packets</w:t>
        </w:r>
      </w:hyperlink>
      <w:r w:rsidDel="00000000" w:rsidR="00000000" w:rsidRPr="00000000">
        <w:rPr>
          <w:rFonts w:ascii="Arial" w:cs="Arial" w:eastAsia="Arial" w:hAnsi="Arial"/>
          <w:color w:val="000000"/>
          <w:sz w:val="22"/>
          <w:szCs w:val="22"/>
          <w:highlight w:val="yellow"/>
          <w:rtl w:val="0"/>
        </w:rPr>
        <w:t xml:space="preserve"> up to the maximum number of attempts. If a PINGRESP is still not received it </w:t>
      </w:r>
      <w:r w:rsidDel="00000000" w:rsidR="00000000" w:rsidRPr="00000000">
        <w:rPr>
          <w:rFonts w:ascii="Arial" w:cs="Arial" w:eastAsia="Arial" w:hAnsi="Arial"/>
          <w:sz w:val="22"/>
          <w:szCs w:val="22"/>
          <w:highlight w:val="yellow"/>
          <w:rtl w:val="0"/>
        </w:rPr>
        <w:t xml:space="preserve">MUST</w:t>
      </w:r>
      <w:r w:rsidDel="00000000" w:rsidR="00000000" w:rsidRPr="00000000">
        <w:rPr>
          <w:rFonts w:ascii="Arial" w:cs="Arial" w:eastAsia="Arial" w:hAnsi="Arial"/>
          <w:color w:val="000000"/>
          <w:sz w:val="22"/>
          <w:szCs w:val="22"/>
          <w:highlight w:val="yellow"/>
          <w:rtl w:val="0"/>
        </w:rPr>
        <w:t xml:space="preserve"> delete the Virtual Connection to the Gateway by way of a DISCONNECT, with the</w:t>
      </w:r>
      <w:r w:rsidDel="00000000" w:rsidR="00000000" w:rsidRPr="00000000">
        <w:rPr>
          <w:rFonts w:ascii="Arial" w:cs="Arial" w:eastAsia="Arial" w:hAnsi="Arial"/>
          <w:sz w:val="22"/>
          <w:szCs w:val="22"/>
          <w:highlight w:val="yellow"/>
          <w:rtl w:val="0"/>
        </w:rPr>
        <w:t xml:space="preserve"> understanding that the Gateway may no longer be reachable</w:t>
      </w:r>
      <w:r w:rsidDel="00000000" w:rsidR="00000000" w:rsidRPr="00000000">
        <w:rPr>
          <w:rFonts w:ascii="Arial" w:cs="Arial" w:eastAsia="Arial" w:hAnsi="Arial"/>
          <w:color w:val="000000"/>
          <w:sz w:val="22"/>
          <w:szCs w:val="22"/>
          <w:highlight w:val="yellow"/>
          <w:rtl w:val="0"/>
        </w:rPr>
        <w:t xml:space="preserve">.</w:t>
      </w:r>
    </w:p>
    <w:p w:rsidR="00000000" w:rsidDel="00000000" w:rsidP="00000000" w:rsidRDefault="00000000" w:rsidRPr="00000000" w14:paraId="000004BA">
      <w:pPr>
        <w:spacing w:after="0" w:line="276" w:lineRule="auto"/>
        <w:ind w:left="715" w:firstLine="5"/>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BB">
      <w:pPr>
        <w:spacing w:after="0" w:line="276" w:lineRule="auto"/>
        <w:ind w:left="715" w:firstLine="5"/>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Unlike MQTT, the MQTT-SN Keep Alive timeout can not be turned off (by setting a value of 0). This is because there is no other indication in MQTT-SN of a connection failure, as there is in MQTT with the underlying TCP/IP connection.</w:t>
      </w:r>
      <w:r w:rsidDel="00000000" w:rsidR="00000000" w:rsidRPr="00000000">
        <w:rPr>
          <w:rtl w:val="0"/>
        </w:rPr>
      </w:r>
    </w:p>
    <w:p w:rsidR="00000000" w:rsidDel="00000000" w:rsidP="00000000" w:rsidRDefault="00000000" w:rsidRPr="00000000" w14:paraId="000004BC">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Keep Alive must have a value greater than 0. It is a protocol error if a Keep Alive value of 0 or below is set. </w:t>
      </w:r>
      <w:r w:rsidDel="00000000" w:rsidR="00000000" w:rsidRPr="00000000">
        <w:rPr>
          <w:rtl w:val="0"/>
        </w:rPr>
      </w:r>
    </w:p>
    <w:p w:rsidR="00000000" w:rsidDel="00000000" w:rsidP="00000000" w:rsidRDefault="00000000" w:rsidRPr="00000000" w14:paraId="000004BD">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r w:rsidDel="00000000" w:rsidR="00000000" w:rsidRPr="00000000">
        <w:rPr>
          <w:rFonts w:ascii="Arial" w:cs="Arial" w:eastAsia="Arial" w:hAnsi="Arial"/>
          <w:color w:val="000000"/>
          <w:sz w:val="22"/>
          <w:szCs w:val="22"/>
          <w:shd w:fill="auto" w:val="clear"/>
          <w:rtl w:val="0"/>
        </w:rPr>
        <w:br w:type="textWrapping"/>
        <w:t xml:space="preserve">The Gateway may have other reasons to disconnect the Client, for instance because it is shutting down. Setting Keep Alive does not guarantee that the Client will remain connected.</w:t>
      </w:r>
    </w:p>
    <w:p w:rsidR="00000000" w:rsidDel="00000000" w:rsidP="00000000" w:rsidRDefault="00000000" w:rsidRPr="00000000" w14:paraId="000004BE">
      <w:pPr>
        <w:spacing w:line="276" w:lineRule="auto"/>
        <w:ind w:left="720"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4BF">
      <w:pPr>
        <w:spacing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actual value of the Keep Alive is application specific; typically, this is a few minutes. The maximum value of 65,535 is 18 hours 12 minutes and 15 seconds.</w:t>
      </w:r>
    </w:p>
    <w:p w:rsidR="00000000" w:rsidDel="00000000" w:rsidP="00000000" w:rsidRDefault="00000000" w:rsidRPr="00000000" w14:paraId="000004C0">
      <w:pPr>
        <w:spacing w:line="276" w:lineRule="auto"/>
        <w:ind w:left="72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 Comment</w:t>
        <w:tab/>
      </w:r>
    </w:p>
    <w:p w:rsidR="00000000" w:rsidDel="00000000" w:rsidP="00000000" w:rsidRDefault="00000000" w:rsidRPr="00000000" w14:paraId="000004C1">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sz w:val="22"/>
          <w:szCs w:val="22"/>
          <w:rtl w:val="0"/>
        </w:rPr>
        <w:t xml:space="preserve">Clients can use the Keep Alive procedure to supervise the liveliness of the Gateway to which they are connected. If a Client does not receive a PINGRESP from the Gateway even after multiple retransmissions of the PINGREQ packet and deletes the Virtual Connection, it might try to connect to another Gateway before trying to reconnect to this Gateway. Note that because the Keep Alive timers are not synchronized between Clients, in case of a Gateway failure there is a low risk of a storm of CONNECT packets sent almost at the same time by all affected clients towards a new Gateway.</w:t>
      </w:r>
      <w:r w:rsidDel="00000000" w:rsidR="00000000" w:rsidRPr="00000000">
        <w:rPr>
          <w:rtl w:val="0"/>
        </w:rPr>
      </w:r>
    </w:p>
    <w:p w:rsidR="00000000" w:rsidDel="00000000" w:rsidP="00000000" w:rsidRDefault="00000000" w:rsidRPr="00000000" w14:paraId="000004C2">
      <w:pPr>
        <w:pStyle w:val="Heading3"/>
        <w:ind w:left="0" w:firstLine="0"/>
        <w:rPr/>
      </w:pPr>
      <w:bookmarkStart w:colFirst="0" w:colLast="0" w:name="_heading=h.3vac5uf" w:id="50"/>
      <w:bookmarkEnd w:id="50"/>
      <w:r w:rsidDel="00000000" w:rsidR="00000000" w:rsidRPr="00000000">
        <w:rPr>
          <w:rtl w:val="0"/>
        </w:rPr>
        <w:t xml:space="preserve">3.1.7 Maximum Packet Size</w:t>
      </w:r>
    </w:p>
    <w:p w:rsidR="00000000" w:rsidDel="00000000" w:rsidP="00000000" w:rsidRDefault="00000000" w:rsidRPr="00000000" w14:paraId="000004C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4C4">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C5">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4C6">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packet size is the total number of bytes in an </w:t>
      </w:r>
      <w:r w:rsidDel="00000000" w:rsidR="00000000" w:rsidRPr="00000000">
        <w:rPr>
          <w:rFonts w:ascii="Arial" w:cs="Arial" w:eastAsia="Arial" w:hAnsi="Arial"/>
          <w:color w:val="000000"/>
          <w:sz w:val="22"/>
          <w:szCs w:val="22"/>
          <w:rtl w:val="0"/>
        </w:rPr>
        <w:t xml:space="preserve">MQTT-SN Control Packet,</w:t>
      </w:r>
      <w:r w:rsidDel="00000000" w:rsidR="00000000" w:rsidRPr="00000000">
        <w:rPr>
          <w:rFonts w:ascii="Arial" w:cs="Arial" w:eastAsia="Arial" w:hAnsi="Arial"/>
          <w:color w:val="000000"/>
          <w:sz w:val="22"/>
          <w:szCs w:val="22"/>
          <w:rtl w:val="0"/>
        </w:rPr>
        <w:t xml:space="preserve"> as defined in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color w:val="000000"/>
          <w:sz w:val="22"/>
          <w:szCs w:val="22"/>
          <w:rtl w:val="0"/>
        </w:rPr>
        <w:t xml:space="preserve">. The Client uses the Maximum Packet Size to inform the Server that it will not process packets exceeding this limit.</w:t>
      </w:r>
    </w:p>
    <w:p w:rsidR="00000000" w:rsidDel="00000000" w:rsidP="00000000" w:rsidRDefault="00000000" w:rsidRPr="00000000" w14:paraId="000004C7">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4C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4C9">
      <w:pPr>
        <w:spacing w:line="276" w:lineRule="auto"/>
        <w:ind w:left="720" w:firstLine="0"/>
        <w:rPr>
          <w:rFonts w:ascii="Arial" w:cs="Arial" w:eastAsia="Arial" w:hAnsi="Arial"/>
          <w:color w:val="000000"/>
          <w:sz w:val="22"/>
          <w:szCs w:val="22"/>
        </w:rPr>
      </w:pPr>
      <w:bookmarkStart w:colFirst="0" w:colLast="0" w:name="_heading=h.2afmg28" w:id="51"/>
      <w:bookmarkEnd w:id="51"/>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CA">
      <w:pPr>
        <w:spacing w:line="276" w:lineRule="auto"/>
        <w:ind w:left="720" w:firstLine="0"/>
        <w:rPr>
          <w:rFonts w:ascii="Arial" w:cs="Arial" w:eastAsia="Arial" w:hAnsi="Arial"/>
          <w:color w:val="000000"/>
          <w:sz w:val="22"/>
          <w:szCs w:val="22"/>
          <w:shd w:fill="fff2cc" w:val="clear"/>
        </w:rPr>
      </w:pPr>
      <w:r w:rsidDel="00000000" w:rsidR="00000000" w:rsidRPr="00000000">
        <w:rPr>
          <w:rFonts w:ascii="Arial" w:cs="Arial" w:eastAsia="Arial" w:hAnsi="Arial"/>
          <w:color w:val="000000"/>
          <w:sz w:val="22"/>
          <w:szCs w:val="22"/>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4CB">
      <w:pPr>
        <w:pStyle w:val="Heading3"/>
        <w:ind w:left="0" w:firstLine="0"/>
        <w:rPr/>
      </w:pPr>
      <w:bookmarkStart w:colFirst="0" w:colLast="0" w:name="_heading=h.1baon6m" w:id="52"/>
      <w:bookmarkEnd w:id="52"/>
      <w:r w:rsidDel="00000000" w:rsidR="00000000" w:rsidRPr="00000000">
        <w:rPr>
          <w:rtl w:val="0"/>
        </w:rPr>
        <w:t xml:space="preserve">3.1.8 Session Expiry Interval</w:t>
      </w:r>
    </w:p>
    <w:p w:rsidR="00000000" w:rsidDel="00000000" w:rsidP="00000000" w:rsidRDefault="00000000" w:rsidRPr="00000000" w14:paraId="000004C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Session Expiry Interval is a four-byte integer time interval measured in seconds. If the Session Expiry Interval is set to 0, the Session ends when the Virtual Connection is deleted by the Client or Gateway. </w:t>
      </w:r>
    </w:p>
    <w:p w:rsidR="00000000" w:rsidDel="00000000" w:rsidP="00000000" w:rsidRDefault="00000000" w:rsidRPr="00000000" w14:paraId="000004C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Session Expiry Interval is 0xFFFFFFFF (UINT_MAX), the Session does not expire. </w:t>
      </w:r>
    </w:p>
    <w:p w:rsidR="00000000" w:rsidDel="00000000" w:rsidP="00000000" w:rsidRDefault="00000000" w:rsidRPr="00000000" w14:paraId="000004CE">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and </w:t>
      </w:r>
      <w:r w:rsidDel="00000000" w:rsidR="00000000" w:rsidRPr="00000000">
        <w:rPr>
          <w:rFonts w:ascii="Arial" w:cs="Arial" w:eastAsia="Arial" w:hAnsi="Arial"/>
          <w:color w:val="000000"/>
          <w:sz w:val="22"/>
          <w:szCs w:val="22"/>
          <w:highlight w:val="yellow"/>
          <w:rtl w:val="0"/>
        </w:rPr>
        <w:t xml:space="preserve">Gateway </w:t>
      </w:r>
      <w:r w:rsidDel="00000000" w:rsidR="00000000" w:rsidRPr="00000000">
        <w:rPr>
          <w:rFonts w:ascii="Arial" w:cs="Arial" w:eastAsia="Arial" w:hAnsi="Arial"/>
          <w:sz w:val="22"/>
          <w:szCs w:val="22"/>
          <w:highlight w:val="yellow"/>
          <w:rtl w:val="0"/>
        </w:rPr>
        <w:t xml:space="preserve">MUST store the Session State after </w:t>
      </w:r>
      <w:r w:rsidDel="00000000" w:rsidR="00000000" w:rsidRPr="00000000">
        <w:rPr>
          <w:highlight w:val="yellow"/>
          <w:rtl w:val="0"/>
        </w:rPr>
        <w:t xml:space="preserve">the Virtual Connection is deleted </w:t>
      </w:r>
      <w:r w:rsidDel="00000000" w:rsidR="00000000" w:rsidRPr="00000000">
        <w:rPr>
          <w:rFonts w:ascii="Arial" w:cs="Arial" w:eastAsia="Arial" w:hAnsi="Arial"/>
          <w:sz w:val="22"/>
          <w:szCs w:val="22"/>
          <w:highlight w:val="yellow"/>
          <w:rtl w:val="0"/>
        </w:rPr>
        <w:t xml:space="preserve">if the Session Expiry Interval is greater than 0.</w:t>
      </w:r>
      <w:r w:rsidDel="00000000" w:rsidR="00000000" w:rsidRPr="00000000">
        <w:rPr>
          <w:rtl w:val="0"/>
        </w:rPr>
      </w:r>
    </w:p>
    <w:p w:rsidR="00000000" w:rsidDel="00000000" w:rsidP="00000000" w:rsidRDefault="00000000" w:rsidRPr="00000000" w14:paraId="000004CF">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0">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4D1">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2">
      <w:pPr>
        <w:spacing w:before="0"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p>
    <w:p w:rsidR="00000000" w:rsidDel="00000000" w:rsidP="00000000" w:rsidRDefault="00000000" w:rsidRPr="00000000" w14:paraId="000004D3">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4">
      <w:pPr>
        <w:spacing w:after="200" w:before="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Client that only wants to process messages while connected will set Clean Start to 1 and set the Session Expiry Interval to 0. It will not receive Application Messages published before it is connected and has to subscribe afresh to any topics that it is interested in each time it connects.</w:t>
      </w:r>
    </w:p>
    <w:p w:rsidR="00000000" w:rsidDel="00000000" w:rsidP="00000000" w:rsidRDefault="00000000" w:rsidRPr="00000000" w14:paraId="000004D5">
      <w:pPr>
        <w:spacing w:after="0" w:before="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4D6">
      <w:pPr>
        <w:spacing w:after="240" w:before="0" w:line="276" w:lineRule="auto"/>
        <w:ind w:left="72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The Client should always use the Session Present flag in the CONNACK to determine whether the Server has a Session State for this Client.</w:t>
      </w:r>
      <w:r w:rsidDel="00000000" w:rsidR="00000000" w:rsidRPr="00000000">
        <w:rPr>
          <w:rtl w:val="0"/>
        </w:rPr>
      </w:r>
    </w:p>
    <w:p w:rsidR="00000000" w:rsidDel="00000000" w:rsidP="00000000" w:rsidRDefault="00000000" w:rsidRPr="00000000" w14:paraId="000004D7">
      <w:pPr>
        <w:pStyle w:val="Heading3"/>
        <w:ind w:left="0" w:firstLine="0"/>
        <w:rPr>
          <w:rFonts w:ascii="Arial" w:cs="Arial" w:eastAsia="Arial" w:hAnsi="Arial"/>
        </w:rPr>
      </w:pPr>
      <w:bookmarkStart w:colFirst="0" w:colLast="0" w:name="_heading=h.6mntinqaom6n" w:id="53"/>
      <w:bookmarkEnd w:id="53"/>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.9 Will Topic Alias or Will Topic Name Length </w:t>
      </w:r>
    </w:p>
    <w:p w:rsidR="00000000" w:rsidDel="00000000" w:rsidP="00000000" w:rsidRDefault="00000000" w:rsidRPr="00000000" w14:paraId="000004D8">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the Will Topic Alias or Will Topic Name Length is the next field in the Packet. In both cases, this is two bytes.</w:t>
      </w:r>
    </w:p>
    <w:p w:rsidR="00000000" w:rsidDel="00000000" w:rsidP="00000000" w:rsidRDefault="00000000" w:rsidRPr="00000000" w14:paraId="000004D9">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In the case of Will Topic Type being Topic Name, this field will refer to the length of the Will Topic Name field. In the other cases, this will be the value used as the Will Topic Alias.</w:t>
      </w:r>
    </w:p>
    <w:p w:rsidR="00000000" w:rsidDel="00000000" w:rsidP="00000000" w:rsidRDefault="00000000" w:rsidRPr="00000000" w14:paraId="000004DA">
      <w:pPr>
        <w:pStyle w:val="Heading3"/>
        <w:ind w:left="0" w:firstLine="0"/>
        <w:rPr>
          <w:rFonts w:ascii="Arial" w:cs="Arial" w:eastAsia="Arial" w:hAnsi="Arial"/>
        </w:rPr>
      </w:pPr>
      <w:bookmarkStart w:colFirst="0" w:colLast="0" w:name="_heading=h.m1ydln779jbl" w:id="54"/>
      <w:bookmarkEnd w:id="54"/>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.10 Will Topic Name</w:t>
      </w:r>
    </w:p>
    <w:p w:rsidR="00000000" w:rsidDel="00000000" w:rsidP="00000000" w:rsidRDefault="00000000" w:rsidRPr="00000000" w14:paraId="000004D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Will Flag is set to 1 and the Will Topic Type is set to Topic Name (0b11), the Will Topic Name is the next field in the Packet. </w:t>
      </w:r>
      <w:r w:rsidDel="00000000" w:rsidR="00000000" w:rsidRPr="00000000">
        <w:rPr>
          <w:rFonts w:ascii="Arial" w:cs="Arial" w:eastAsia="Arial" w:hAnsi="Arial"/>
          <w:sz w:val="22"/>
          <w:szCs w:val="22"/>
          <w:highlight w:val="yellow"/>
          <w:rtl w:val="0"/>
        </w:rPr>
        <w:t xml:space="preserve">The Will Topic Name MUST be 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[MQTT-SN-3.4.10-1]</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DC">
      <w:pPr>
        <w:pStyle w:val="Heading3"/>
        <w:ind w:left="0" w:firstLine="0"/>
        <w:rPr>
          <w:rFonts w:ascii="Arial" w:cs="Arial" w:eastAsia="Arial" w:hAnsi="Arial"/>
        </w:rPr>
      </w:pPr>
      <w:bookmarkStart w:colFirst="0" w:colLast="0" w:name="_heading=h.g5w1zpmaiace" w:id="55"/>
      <w:bookmarkEnd w:id="55"/>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.11 Will Payload Length</w:t>
      </w:r>
    </w:p>
    <w:p w:rsidR="00000000" w:rsidDel="00000000" w:rsidP="00000000" w:rsidRDefault="00000000" w:rsidRPr="00000000" w14:paraId="000004DD">
      <w:pPr>
        <w:ind w:left="0" w:firstLine="0"/>
        <w:rPr>
          <w:rFonts w:ascii="Arial" w:cs="Arial" w:eastAsia="Arial" w:hAnsi="Arial"/>
        </w:rPr>
      </w:pPr>
      <w:r w:rsidDel="00000000" w:rsidR="00000000" w:rsidRPr="00000000">
        <w:rPr>
          <w:rtl w:val="0"/>
        </w:rPr>
        <w:t xml:space="preserve">If the Will Flag is set to 1, the Will Payload Length is the next field in the Packet. </w:t>
      </w:r>
      <w:r w:rsidDel="00000000" w:rsidR="00000000" w:rsidRPr="00000000">
        <w:rPr>
          <w:rFonts w:ascii="Arial" w:cs="Arial" w:eastAsia="Arial" w:hAnsi="Arial"/>
          <w:rtl w:val="0"/>
        </w:rPr>
        <w:t xml:space="preserve">It c</w:t>
      </w:r>
      <w:r w:rsidDel="00000000" w:rsidR="00000000" w:rsidRPr="00000000">
        <w:rPr>
          <w:rFonts w:ascii="Arial" w:cs="Arial" w:eastAsia="Arial" w:hAnsi="Arial"/>
          <w:rtl w:val="0"/>
        </w:rPr>
        <w:t xml:space="preserve">ontains the length of the Will Payload field.</w:t>
      </w:r>
    </w:p>
    <w:p w:rsidR="00000000" w:rsidDel="00000000" w:rsidP="00000000" w:rsidRDefault="00000000" w:rsidRPr="00000000" w14:paraId="000004DE">
      <w:pPr>
        <w:pStyle w:val="Heading3"/>
        <w:ind w:left="0" w:firstLine="0"/>
        <w:rPr>
          <w:rFonts w:ascii="Arial" w:cs="Arial" w:eastAsia="Arial" w:hAnsi="Arial"/>
        </w:rPr>
      </w:pPr>
      <w:bookmarkStart w:colFirst="0" w:colLast="0" w:name="_heading=h.o88zms19c5d1" w:id="56"/>
      <w:bookmarkEnd w:id="56"/>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.12 Will Payload</w:t>
      </w:r>
    </w:p>
    <w:p w:rsidR="00000000" w:rsidDel="00000000" w:rsidP="00000000" w:rsidRDefault="00000000" w:rsidRPr="00000000" w14:paraId="000004DF">
      <w:pPr>
        <w:rPr>
          <w:rFonts w:ascii="Arial" w:cs="Arial" w:eastAsia="Arial" w:hAnsi="Arial"/>
        </w:rPr>
      </w:pPr>
      <w:r w:rsidDel="00000000" w:rsidR="00000000" w:rsidRPr="00000000">
        <w:rPr>
          <w:rFonts w:ascii="Arial" w:cs="Arial" w:eastAsia="Arial" w:hAnsi="Arial"/>
          <w:rtl w:val="0"/>
        </w:rPr>
        <w:t xml:space="preserve">If the Will Flag is set to 1 the Will Payload is the next field in the Packet. The Will Payload defines the Application Message Payload that is to be published to the Will Topic as described in </w:t>
      </w:r>
      <w:hyperlink w:anchor="_heading=h.92dpq2f7xb81">
        <w:r w:rsidDel="00000000" w:rsidR="00000000" w:rsidRPr="00000000">
          <w:rPr>
            <w:color w:val="1155cc"/>
            <w:u w:val="single"/>
            <w:rtl w:val="0"/>
          </w:rPr>
          <w:t xml:space="preserve">3.1.2.2 Will Flag</w:t>
        </w:r>
      </w:hyperlink>
      <w:r w:rsidDel="00000000" w:rsidR="00000000" w:rsidRPr="00000000">
        <w:rPr>
          <w:rFonts w:ascii="Arial" w:cs="Arial" w:eastAsia="Arial" w:hAnsi="Arial"/>
          <w:rtl w:val="0"/>
        </w:rPr>
        <w:t xml:space="preserve">. This field consists of Binary Data.</w:t>
      </w:r>
    </w:p>
    <w:p w:rsidR="00000000" w:rsidDel="00000000" w:rsidP="00000000" w:rsidRDefault="00000000" w:rsidRPr="00000000" w14:paraId="000004E0">
      <w:pPr>
        <w:pStyle w:val="Heading3"/>
        <w:ind w:left="0" w:firstLine="0"/>
        <w:rPr>
          <w:rFonts w:ascii="Arial" w:cs="Arial" w:eastAsia="Arial" w:hAnsi="Arial"/>
        </w:rPr>
      </w:pPr>
      <w:bookmarkStart w:colFirst="0" w:colLast="0" w:name="_heading=h.mw1gvx9qi5t0" w:id="57"/>
      <w:bookmarkEnd w:id="57"/>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.13 Authentication Method Length</w:t>
      </w:r>
    </w:p>
    <w:p w:rsidR="00000000" w:rsidDel="00000000" w:rsidP="00000000" w:rsidRDefault="00000000" w:rsidRPr="00000000" w14:paraId="000004E1">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Method Length is the next field in the Packet. It is a s</w:t>
      </w:r>
      <w:r w:rsidDel="00000000" w:rsidR="00000000" w:rsidRPr="00000000">
        <w:rPr>
          <w:rFonts w:ascii="Arial" w:cs="Arial" w:eastAsia="Arial" w:hAnsi="Arial"/>
          <w:sz w:val="22"/>
          <w:szCs w:val="22"/>
          <w:rtl w:val="0"/>
        </w:rPr>
        <w:t xml:space="preserve">ingle byte value (max 0-255 bytes), representing the length of the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E2">
      <w:pPr>
        <w:pStyle w:val="Heading3"/>
        <w:ind w:left="0" w:firstLine="0"/>
        <w:rPr>
          <w:rFonts w:ascii="Arial" w:cs="Arial" w:eastAsia="Arial" w:hAnsi="Arial"/>
        </w:rPr>
      </w:pPr>
      <w:bookmarkStart w:colFirst="0" w:colLast="0" w:name="_heading=h.4ydjyi9y5y20" w:id="58"/>
      <w:bookmarkEnd w:id="58"/>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.14 Authentication Method</w:t>
      </w:r>
    </w:p>
    <w:p w:rsidR="00000000" w:rsidDel="00000000" w:rsidP="00000000" w:rsidRDefault="00000000" w:rsidRPr="00000000" w14:paraId="000004E3">
      <w:pPr>
        <w:ind w:left="0" w:firstLine="0"/>
        <w:rPr>
          <w:rFonts w:ascii="Arial" w:cs="Arial" w:eastAsia="Arial" w:hAnsi="Arial"/>
        </w:rPr>
      </w:pPr>
      <w:r w:rsidDel="00000000" w:rsidR="00000000" w:rsidRPr="00000000">
        <w:rPr>
          <w:rtl w:val="0"/>
        </w:rPr>
        <w:t xml:space="preserve">If the Auth Flag is set to 1, the Authentication Method is the next field in the Packet.</w:t>
      </w:r>
      <w:r w:rsidDel="00000000" w:rsidR="00000000" w:rsidRPr="00000000">
        <w:rPr>
          <w:rFonts w:ascii="Arial" w:cs="Arial" w:eastAsia="Arial" w:hAnsi="Arial"/>
          <w:rtl w:val="0"/>
        </w:rPr>
        <w:t xml:space="preserve"> It is a </w:t>
      </w:r>
      <w:r w:rsidDel="00000000" w:rsidR="00000000" w:rsidRPr="00000000">
        <w:rPr>
          <w:rFonts w:ascii="Arial" w:cs="Arial" w:eastAsia="Arial" w:hAnsi="Arial"/>
          <w:rtl w:val="0"/>
        </w:rPr>
        <w:t xml:space="preserve">UTF-8 Encoded String containing the name of the Authentication Method. </w:t>
      </w:r>
    </w:p>
    <w:p w:rsidR="00000000" w:rsidDel="00000000" w:rsidP="00000000" w:rsidRDefault="00000000" w:rsidRPr="00000000" w14:paraId="000004E4">
      <w:pPr>
        <w:spacing w:after="240" w:before="240" w:lineRule="auto"/>
        <w:rPr>
          <w:rFonts w:ascii="Arial" w:cs="Arial" w:eastAsia="Arial" w:hAnsi="Arial"/>
        </w:rPr>
      </w:pPr>
      <w:r w:rsidDel="00000000" w:rsidR="00000000" w:rsidRPr="00000000">
        <w:rPr>
          <w:rFonts w:ascii="Arial" w:cs="Arial" w:eastAsia="Arial" w:hAnsi="Arial"/>
          <w:rtl w:val="0"/>
        </w:rPr>
        <w:t xml:space="preserve">To support the equivalent of the MQTT User Name and Password fields in the CONNECT packet, s</w:t>
      </w:r>
      <w:r w:rsidDel="00000000" w:rsidR="00000000" w:rsidRPr="00000000">
        <w:rPr>
          <w:rtl w:val="0"/>
        </w:rPr>
        <w:t xml:space="preserve">ee </w:t>
      </w:r>
      <w:r w:rsidDel="00000000" w:rsidR="00000000" w:rsidRPr="00000000">
        <w:rPr>
          <w:rFonts w:ascii="Arial" w:cs="Arial" w:eastAsia="Arial" w:hAnsi="Arial"/>
          <w:rtl w:val="0"/>
        </w:rPr>
        <w:t xml:space="preserv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rtl w:val="0"/>
        </w:rPr>
        <w:t xml:space="preserve">.</w:t>
      </w:r>
    </w:p>
    <w:p w:rsidR="00000000" w:rsidDel="00000000" w:rsidP="00000000" w:rsidRDefault="00000000" w:rsidRPr="00000000" w14:paraId="000004E5">
      <w:pPr>
        <w:spacing w:after="240" w:before="240" w:lineRule="auto"/>
        <w:rPr>
          <w:rFonts w:ascii="Arial" w:cs="Arial" w:eastAsia="Arial" w:hAnsi="Arial"/>
        </w:rPr>
      </w:pPr>
      <w:r w:rsidDel="00000000" w:rsidR="00000000" w:rsidRPr="00000000">
        <w:rPr>
          <w:rFonts w:ascii="Arial" w:cs="Arial" w:eastAsia="Arial" w:hAnsi="Arial"/>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E6">
      <w:pPr>
        <w:pStyle w:val="Heading3"/>
        <w:ind w:left="0" w:firstLine="0"/>
        <w:rPr>
          <w:rFonts w:ascii="Arial" w:cs="Arial" w:eastAsia="Arial" w:hAnsi="Arial"/>
        </w:rPr>
      </w:pPr>
      <w:bookmarkStart w:colFirst="0" w:colLast="0" w:name="_heading=h.5hocu94eubqg" w:id="59"/>
      <w:bookmarkEnd w:id="59"/>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.15 Authentication Data Length</w:t>
      </w:r>
    </w:p>
    <w:p w:rsidR="00000000" w:rsidDel="00000000" w:rsidP="00000000" w:rsidRDefault="00000000" w:rsidRPr="00000000" w14:paraId="000004E7">
      <w:pPr>
        <w:spacing w:after="240" w:before="240" w:lineRule="auto"/>
        <w:rPr>
          <w:rFonts w:ascii="Arial" w:cs="Arial" w:eastAsia="Arial" w:hAnsi="Arial"/>
        </w:rPr>
      </w:pPr>
      <w:r w:rsidDel="00000000" w:rsidR="00000000" w:rsidRPr="00000000">
        <w:rPr>
          <w:rtl w:val="0"/>
        </w:rPr>
        <w:t xml:space="preserve">If the Auth Flag is set to 1, the Authentication Data Length is the next field in the Packet. </w:t>
      </w:r>
      <w:r w:rsidDel="00000000" w:rsidR="00000000" w:rsidRPr="00000000">
        <w:rPr>
          <w:rFonts w:ascii="Arial" w:cs="Arial" w:eastAsia="Arial" w:hAnsi="Arial"/>
          <w:rtl w:val="0"/>
        </w:rPr>
        <w:t xml:space="preserve">It is a t</w:t>
      </w:r>
      <w:r w:rsidDel="00000000" w:rsidR="00000000" w:rsidRPr="00000000">
        <w:rPr>
          <w:rFonts w:ascii="Arial" w:cs="Arial" w:eastAsia="Arial" w:hAnsi="Arial"/>
          <w:rtl w:val="0"/>
        </w:rPr>
        <w:t xml:space="preserve">wo byte value (max 0-65535 bytes), representing the length of the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4E8">
      <w:pPr>
        <w:pStyle w:val="Heading3"/>
        <w:ind w:left="0" w:firstLine="0"/>
        <w:rPr>
          <w:rFonts w:ascii="Arial" w:cs="Arial" w:eastAsia="Arial" w:hAnsi="Arial"/>
        </w:rPr>
      </w:pPr>
      <w:bookmarkStart w:colFirst="0" w:colLast="0" w:name="_heading=h.g9mib2nvvlzy" w:id="60"/>
      <w:bookmarkEnd w:id="60"/>
      <w:r w:rsidDel="00000000" w:rsidR="00000000" w:rsidRPr="00000000">
        <w:rPr>
          <w:rFonts w:ascii="Arial" w:cs="Arial" w:eastAsia="Arial" w:hAnsi="Arial"/>
          <w:rtl w:val="0"/>
        </w:rPr>
        <w:t xml:space="preserve">3.</w:t>
      </w:r>
      <w:r w:rsidDel="00000000" w:rsidR="00000000" w:rsidRPr="00000000">
        <w:rPr>
          <w:rtl w:val="0"/>
        </w:rPr>
        <w:t xml:space="preserve">1</w:t>
      </w:r>
      <w:r w:rsidDel="00000000" w:rsidR="00000000" w:rsidRPr="00000000">
        <w:rPr>
          <w:rFonts w:ascii="Arial" w:cs="Arial" w:eastAsia="Arial" w:hAnsi="Arial"/>
          <w:rtl w:val="0"/>
        </w:rPr>
        <w:t xml:space="preserve">.16 Authentication Data</w:t>
      </w:r>
    </w:p>
    <w:p w:rsidR="00000000" w:rsidDel="00000000" w:rsidP="00000000" w:rsidRDefault="00000000" w:rsidRPr="00000000" w14:paraId="000004E9">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Auth Flag is set to 1, the Authentication Data is the next field in the Packet. </w:t>
      </w:r>
    </w:p>
    <w:p w:rsidR="00000000" w:rsidDel="00000000" w:rsidP="00000000" w:rsidRDefault="00000000" w:rsidRPr="00000000" w14:paraId="000004EA">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Binary Data containing authentication data. The contents of this data are defined by the authentication method. </w:t>
      </w:r>
    </w:p>
    <w:p w:rsidR="00000000" w:rsidDel="00000000" w:rsidP="00000000" w:rsidRDefault="00000000" w:rsidRPr="00000000" w14:paraId="000004EB">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User Name and Password CONNECT packet fields, see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EC">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sz w:val="22"/>
          <w:szCs w:val="22"/>
          <w:rtl w:val="0"/>
        </w:rPr>
        <w:t xml:space="preserve"> </w:t>
      </w:r>
      <w:r w:rsidDel="00000000" w:rsidR="00000000" w:rsidRPr="00000000">
        <w:rPr>
          <w:rFonts w:ascii="Arial" w:cs="Arial" w:eastAsia="Arial" w:hAnsi="Arial"/>
          <w:sz w:val="22"/>
          <w:szCs w:val="22"/>
          <w:rtl w:val="0"/>
        </w:rPr>
        <w:t xml:space="preserve">for more information about authentication.</w:t>
      </w:r>
    </w:p>
    <w:p w:rsidR="00000000" w:rsidDel="00000000" w:rsidP="00000000" w:rsidRDefault="00000000" w:rsidRPr="00000000" w14:paraId="000004ED">
      <w:pPr>
        <w:pStyle w:val="Heading3"/>
        <w:ind w:left="0" w:firstLine="0"/>
        <w:rPr/>
      </w:pPr>
      <w:bookmarkStart w:colFirst="0" w:colLast="0" w:name="_heading=h.pkwqa1" w:id="61"/>
      <w:bookmarkEnd w:id="61"/>
      <w:r w:rsidDel="00000000" w:rsidR="00000000" w:rsidRPr="00000000">
        <w:rPr>
          <w:rtl w:val="0"/>
        </w:rPr>
        <w:t xml:space="preserve">3.1.17 Client Identifier</w:t>
      </w:r>
    </w:p>
    <w:p w:rsidR="00000000" w:rsidDel="00000000" w:rsidP="00000000" w:rsidRDefault="00000000" w:rsidRPr="00000000" w14:paraId="000004EE">
      <w:pPr>
        <w:rPr/>
      </w:pPr>
      <w:r w:rsidDel="00000000" w:rsidR="00000000" w:rsidRPr="00000000">
        <w:rPr>
          <w:color w:val="000000"/>
          <w:highlight w:val="yellow"/>
          <w:rtl w:val="0"/>
        </w:rPr>
        <w:t xml:space="preserve">The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w:t>
      </w:r>
      <w:r w:rsidDel="00000000" w:rsidR="00000000" w:rsidRPr="00000000">
        <w:rPr>
          <w:color w:val="000000"/>
          <w:highlight w:val="yellow"/>
          <w:rtl w:val="0"/>
        </w:rPr>
        <w:t xml:space="preserve"> </w:t>
      </w:r>
      <w:r w:rsidDel="00000000" w:rsidR="00000000" w:rsidRPr="00000000">
        <w:rPr>
          <w:rtl w:val="0"/>
        </w:rPr>
        <w:t xml:space="preserve">This field is optional - its existence or absence is inferred from the Packet length.</w:t>
      </w:r>
      <w:r w:rsidDel="00000000" w:rsidR="00000000" w:rsidRPr="00000000">
        <w:rPr>
          <w:rtl w:val="0"/>
        </w:rPr>
      </w:r>
    </w:p>
    <w:p w:rsidR="00000000" w:rsidDel="00000000" w:rsidP="00000000" w:rsidRDefault="00000000" w:rsidRPr="00000000" w14:paraId="000004EF">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Client Identifier identifies the Client to the Gateway. Each Client connecting to the Gateway has a unique Client Identifier. </w:t>
      </w:r>
      <w:r w:rsidDel="00000000" w:rsidR="00000000" w:rsidRPr="00000000">
        <w:rPr>
          <w:rFonts w:ascii="Arial" w:cs="Arial" w:eastAsia="Arial" w:hAnsi="Arial"/>
          <w:color w:val="000000"/>
          <w:sz w:val="22"/>
          <w:szCs w:val="22"/>
          <w:highlight w:val="yellow"/>
          <w:rtl w:val="0"/>
        </w:rPr>
        <w:t xml:space="preserve">The Client Identifier MUST be used by Clients and by Gateway to </w:t>
      </w:r>
      <w:r w:rsidDel="00000000" w:rsidR="00000000" w:rsidRPr="00000000">
        <w:rPr>
          <w:rFonts w:ascii="Arial" w:cs="Arial" w:eastAsia="Arial" w:hAnsi="Arial"/>
          <w:sz w:val="22"/>
          <w:szCs w:val="22"/>
          <w:highlight w:val="yellow"/>
          <w:rtl w:val="0"/>
        </w:rPr>
        <w:t xml:space="preserve">identify the state</w:t>
      </w:r>
      <w:r w:rsidDel="00000000" w:rsidR="00000000" w:rsidRPr="00000000">
        <w:rPr>
          <w:rFonts w:ascii="Arial" w:cs="Arial" w:eastAsia="Arial" w:hAnsi="Arial"/>
          <w:color w:val="000000"/>
          <w:sz w:val="22"/>
          <w:szCs w:val="22"/>
          <w:highlight w:val="yellow"/>
          <w:rtl w:val="0"/>
        </w:rPr>
        <w:t xml:space="preserve"> that they hold relating to this MQTT-SN Session between the Client and the Gateway</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4F0">
      <w:pPr>
        <w:spacing w:line="276" w:lineRule="auto"/>
        <w:ind w:left="720" w:firstLine="0"/>
        <w:rPr>
          <w:rFonts w:ascii="Arial" w:cs="Arial" w:eastAsia="Arial" w:hAnsi="Arial"/>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F1">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A Client Identifier can be between 0 - </w:t>
      </w:r>
      <w:r w:rsidDel="00000000" w:rsidR="00000000" w:rsidRPr="00000000">
        <w:rPr>
          <w:rFonts w:ascii="Arial" w:cs="Arial" w:eastAsia="Arial" w:hAnsi="Arial"/>
          <w:sz w:val="22"/>
          <w:szCs w:val="22"/>
          <w:rtl w:val="0"/>
        </w:rPr>
        <w:t xml:space="preserve">65,521 bytes. It is recommended for practicality, Client Identifiers are restricted to a reasonable size (less than 243 bytes to fit within a small CONNECT packet).</w:t>
      </w:r>
    </w:p>
    <w:p w:rsidR="00000000" w:rsidDel="00000000" w:rsidP="00000000" w:rsidRDefault="00000000" w:rsidRPr="00000000" w14:paraId="000004F2">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sz w:val="22"/>
          <w:szCs w:val="22"/>
          <w:highlight w:val="yellow"/>
          <w:rtl w:val="0"/>
        </w:rPr>
        <w:t xml:space="preserve">When the Client Identifier is present (greater than 0 bytes), t</w:t>
      </w:r>
      <w:r w:rsidDel="00000000" w:rsidR="00000000" w:rsidRPr="00000000">
        <w:rPr>
          <w:rFonts w:ascii="Arial" w:cs="Arial" w:eastAsia="Arial" w:hAnsi="Arial"/>
          <w:color w:val="000000"/>
          <w:sz w:val="22"/>
          <w:szCs w:val="22"/>
          <w:highlight w:val="yellow"/>
          <w:rtl w:val="0"/>
        </w:rPr>
        <w:t xml:space="preserve">he Gateway MUST allow </w:t>
      </w:r>
      <w:r w:rsidDel="00000000" w:rsidR="00000000" w:rsidRPr="00000000">
        <w:rPr>
          <w:rFonts w:ascii="Arial" w:cs="Arial" w:eastAsia="Arial" w:hAnsi="Arial"/>
          <w:sz w:val="22"/>
          <w:szCs w:val="22"/>
          <w:highlight w:val="yellow"/>
          <w:rtl w:val="0"/>
        </w:rPr>
        <w:t xml:space="preserve">values</w:t>
      </w:r>
      <w:r w:rsidDel="00000000" w:rsidR="00000000" w:rsidRPr="00000000">
        <w:rPr>
          <w:rFonts w:ascii="Arial" w:cs="Arial" w:eastAsia="Arial" w:hAnsi="Arial"/>
          <w:color w:val="000000"/>
          <w:sz w:val="22"/>
          <w:szCs w:val="22"/>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4F3">
      <w:pPr>
        <w:spacing w:line="276" w:lineRule="auto"/>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4F4">
      <w:pPr>
        <w:pStyle w:val="Heading3"/>
        <w:keepNext w:val="0"/>
        <w:pBdr>
          <w:top w:color="auto" w:space="0" w:sz="0" w:val="none"/>
        </w:pBdr>
        <w:spacing w:after="80" w:before="280" w:lineRule="auto"/>
        <w:ind w:left="-15" w:firstLine="0"/>
        <w:rPr/>
      </w:pPr>
      <w:bookmarkStart w:colFirst="0" w:colLast="0" w:name="_heading=h.9wk6osa2rqp1" w:id="62"/>
      <w:bookmarkEnd w:id="62"/>
      <w:r w:rsidDel="00000000" w:rsidR="00000000" w:rsidRPr="00000000">
        <w:rPr>
          <w:rtl w:val="0"/>
        </w:rPr>
        <w:t xml:space="preserve">3.1.18 CONNECT Actions</w:t>
      </w:r>
    </w:p>
    <w:p w:rsidR="00000000" w:rsidDel="00000000" w:rsidP="00000000" w:rsidRDefault="00000000" w:rsidRPr="00000000" w14:paraId="000004F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4F6">
      <w:pPr>
        <w:numPr>
          <w:ilvl w:val="0"/>
          <w:numId w:val="27"/>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validate that the CONNECT packet matches the format described in </w:t>
      </w:r>
      <w:hyperlink w:anchor="_heading=h.1jlao46">
        <w:r w:rsidDel="00000000" w:rsidR="00000000" w:rsidRPr="00000000">
          <w:rPr>
            <w:color w:val="1155cc"/>
            <w:highlight w:val="yellow"/>
            <w:u w:val="single"/>
            <w:rtl w:val="0"/>
          </w:rPr>
          <w:t xml:space="preserve">3.1 CONNECT</w:t>
        </w:r>
      </w:hyperlink>
      <w:r w:rsidDel="00000000" w:rsidR="00000000" w:rsidRPr="00000000">
        <w:rPr>
          <w:rFonts w:ascii="Arial" w:cs="Arial" w:eastAsia="Arial" w:hAnsi="Arial"/>
          <w:sz w:val="22"/>
          <w:szCs w:val="22"/>
          <w:highlight w:val="yellow"/>
          <w:rtl w:val="0"/>
        </w:rPr>
        <w:t xml:space="preserve"> and MUST NOT create a Virtual Connection for this CONNECT if it does not match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[MQTT-SN-3.4.18-1].</w:t>
      </w:r>
      <w:r w:rsidDel="00000000" w:rsidR="00000000" w:rsidRPr="00000000">
        <w:rPr>
          <w:rFonts w:ascii="Arial" w:cs="Arial" w:eastAsia="Arial" w:hAnsi="Arial"/>
          <w:color w:val="000000"/>
          <w:sz w:val="22"/>
          <w:szCs w:val="22"/>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4F7">
      <w:pPr>
        <w:numPr>
          <w:ilvl w:val="0"/>
          <w:numId w:val="27"/>
        </w:numPr>
        <w:spacing w:after="240" w:before="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[MQTT-SN-3.4.18-2]</w:t>
      </w:r>
      <w:r w:rsidDel="00000000" w:rsidR="00000000" w:rsidRPr="00000000">
        <w:rPr>
          <w:rFonts w:ascii="Arial" w:cs="Arial" w:eastAsia="Arial" w:hAnsi="Arial"/>
          <w:sz w:val="22"/>
          <w:szCs w:val="22"/>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sz w:val="22"/>
            <w:szCs w:val="22"/>
            <w:u w:val="single"/>
            <w:rtl w:val="0"/>
          </w:rPr>
          <w:t xml:space="preserve">3.5 CONNACK</w:t>
        </w:r>
      </w:hyperlink>
      <w:r w:rsidDel="00000000" w:rsidR="00000000" w:rsidRPr="00000000">
        <w:rPr>
          <w:rFonts w:ascii="Arial" w:cs="Arial" w:eastAsia="Arial" w:hAnsi="Arial"/>
          <w:sz w:val="22"/>
          <w:szCs w:val="22"/>
          <w:rtl w:val="0"/>
        </w:rPr>
        <w:t xml:space="preserve"> and </w:t>
      </w:r>
      <w:hyperlink w:anchor="_heading=h.v8vlgf6xm72a">
        <w:r w:rsidDel="00000000" w:rsidR="00000000" w:rsidRPr="00000000">
          <w:rPr>
            <w:rFonts w:ascii="Arial" w:cs="Arial" w:eastAsia="Arial" w:hAnsi="Arial"/>
            <w:color w:val="1155cc"/>
            <w:sz w:val="22"/>
            <w:szCs w:val="22"/>
            <w:u w:val="single"/>
            <w:rtl w:val="0"/>
          </w:rPr>
          <w:t xml:space="preserve">4.12 Handling errors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4F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validation is successful, the Server performs the following steps.</w:t>
      </w:r>
    </w:p>
    <w:p w:rsidR="00000000" w:rsidDel="00000000" w:rsidP="00000000" w:rsidRDefault="00000000" w:rsidRPr="00000000" w14:paraId="000004F9">
      <w:pPr>
        <w:numPr>
          <w:ilvl w:val="0"/>
          <w:numId w:val="54"/>
        </w:numPr>
        <w:spacing w:after="0" w:afterAutospacing="0" w:before="24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If the Client Identifier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sz w:val="22"/>
            <w:szCs w:val="22"/>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 of the existing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[MQTT-SN-3.4.18-3]</w:t>
      </w:r>
      <w:r w:rsidDel="00000000" w:rsidR="00000000" w:rsidRPr="00000000">
        <w:rPr>
          <w:rFonts w:ascii="Arial" w:cs="Arial" w:eastAsia="Arial" w:hAnsi="Arial"/>
          <w:sz w:val="22"/>
          <w:szCs w:val="22"/>
          <w:rtl w:val="0"/>
        </w:rPr>
        <w:t xml:space="preserve">. If the existing Client has a Will Message, that Will Message is published as described in</w:t>
      </w:r>
      <w:r w:rsidDel="00000000" w:rsidR="00000000" w:rsidRPr="00000000">
        <w:rPr>
          <w:rFonts w:ascii="Arial" w:cs="Arial" w:eastAsia="Arial" w:hAnsi="Arial"/>
          <w:sz w:val="22"/>
          <w:szCs w:val="22"/>
          <w:rtl w:val="0"/>
        </w:rPr>
        <w:t xml:space="preserve"> </w:t>
      </w:r>
      <w:hyperlink w:anchor="_heading=h.u38i2mpp332q">
        <w:r w:rsidDel="00000000" w:rsidR="00000000" w:rsidRPr="00000000">
          <w:rPr>
            <w:rFonts w:ascii="Arial" w:cs="Arial" w:eastAsia="Arial" w:hAnsi="Arial"/>
            <w:color w:val="1155cc"/>
            <w:sz w:val="22"/>
            <w:szCs w:val="22"/>
            <w:u w:val="single"/>
            <w:rtl w:val="0"/>
          </w:rPr>
          <w:t xml:space="preserve">3.4.3 Will Flags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4FA">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perform the processing of Clean Start</w:t>
      </w:r>
      <w:r w:rsidDel="00000000" w:rsidR="00000000" w:rsidRPr="00000000">
        <w:rPr>
          <w:rFonts w:ascii="Arial" w:cs="Arial" w:eastAsia="Arial" w:hAnsi="Arial"/>
          <w:sz w:val="22"/>
          <w:szCs w:val="22"/>
          <w:rtl w:val="0"/>
        </w:rPr>
        <w:t xml:space="preserve"> that is described in </w:t>
      </w:r>
      <w:hyperlink w:anchor="_heading=h.gtnh0h">
        <w:r w:rsidDel="00000000" w:rsidR="00000000" w:rsidRPr="00000000">
          <w:rPr>
            <w:rFonts w:ascii="Arial" w:cs="Arial" w:eastAsia="Arial" w:hAnsi="Arial"/>
            <w:color w:val="1155cc"/>
            <w:sz w:val="22"/>
            <w:szCs w:val="22"/>
            <w:u w:val="single"/>
            <w:rtl w:val="0"/>
          </w:rPr>
          <w:t xml:space="preserve">4.14.2 Clean start</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B">
      <w:pPr>
        <w:numPr>
          <w:ilvl w:val="0"/>
          <w:numId w:val="54"/>
        </w:numPr>
        <w:spacing w:after="0" w:afterAutospacing="0" w:before="0" w:beforeAutospacing="0" w:line="276" w:lineRule="auto"/>
        <w:ind w:left="720" w:right="0" w:hanging="360"/>
        <w:rPr>
          <w:sz w:val="22"/>
          <w:szCs w:val="22"/>
        </w:rPr>
      </w:pPr>
      <w:r w:rsidDel="00000000" w:rsidR="00000000" w:rsidRPr="00000000">
        <w:rPr>
          <w:rFonts w:ascii="Arial" w:cs="Arial" w:eastAsia="Arial" w:hAnsi="Arial"/>
          <w:sz w:val="22"/>
          <w:szCs w:val="22"/>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4FC">
      <w:pPr>
        <w:numPr>
          <w:ilvl w:val="0"/>
          <w:numId w:val="54"/>
        </w:numPr>
        <w:spacing w:after="240" w:before="0" w:beforeAutospacing="0" w:line="276" w:lineRule="auto"/>
        <w:ind w:left="720" w:right="0" w:hanging="360"/>
        <w:rPr>
          <w:sz w:val="22"/>
          <w:szCs w:val="22"/>
        </w:rPr>
      </w:pPr>
      <w:r w:rsidDel="00000000" w:rsidR="00000000" w:rsidRPr="00000000">
        <w:rPr>
          <w:rFonts w:ascii="Arial" w:cs="Arial" w:eastAsia="Arial" w:hAnsi="Arial"/>
          <w:sz w:val="22"/>
          <w:szCs w:val="22"/>
          <w:rtl w:val="0"/>
        </w:rPr>
        <w:t xml:space="preserve">Start Application Message delivery and Keep Alive monitoring.</w:t>
      </w:r>
    </w:p>
    <w:p w:rsidR="00000000" w:rsidDel="00000000" w:rsidP="00000000" w:rsidRDefault="00000000" w:rsidRPr="00000000" w14:paraId="000004FD">
      <w:pPr>
        <w:spacing w:after="240" w:before="240" w:line="276" w:lineRule="auto"/>
        <w:ind w:left="720" w:right="0" w:firstLine="0"/>
        <w:rPr>
          <w:rFonts w:ascii="Arial" w:cs="Arial" w:eastAsia="Arial" w:hAnsi="Arial"/>
          <w:color w:val="333333"/>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4FE">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4F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Client MUST</w:t>
      </w:r>
      <w:r w:rsidDel="00000000" w:rsidR="00000000" w:rsidRPr="00000000">
        <w:rPr>
          <w:rFonts w:ascii="Arial" w:cs="Arial" w:eastAsia="Arial" w:hAnsi="Arial"/>
          <w:sz w:val="22"/>
          <w:szCs w:val="22"/>
          <w:highlight w:val="yellow"/>
          <w:rtl w:val="0"/>
        </w:rPr>
        <w:t xml:space="preserve"> wait for a CONNACK packet with a 0x00 (Success) Reason Code before sending any packet that needs a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highlight w:val="yellow"/>
          <w:rtl w:val="0"/>
        </w:rPr>
        <w:t xml:space="preserve">he Server MUST NOT process any data sent by the Client after the CONNECT packet except AUTH packets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[MQTT-SN-3.4.18-7]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01">
      <w:pPr>
        <w:pStyle w:val="Heading2"/>
        <w:keepLines w:val="1"/>
        <w:spacing w:after="52" w:before="0" w:line="259" w:lineRule="auto"/>
        <w:ind w:left="0" w:firstLine="0"/>
        <w:rPr/>
      </w:pPr>
      <w:bookmarkStart w:colFirst="0" w:colLast="0" w:name="_heading=h.yo8fnzypn3lz" w:id="63"/>
      <w:bookmarkEnd w:id="63"/>
      <w:r w:rsidDel="00000000" w:rsidR="00000000" w:rsidRPr="00000000">
        <w:br w:type="page"/>
      </w:r>
      <w:r w:rsidDel="00000000" w:rsidR="00000000" w:rsidRPr="00000000">
        <w:rPr>
          <w:rtl w:val="0"/>
        </w:rPr>
      </w:r>
    </w:p>
    <w:p w:rsidR="00000000" w:rsidDel="00000000" w:rsidP="00000000" w:rsidRDefault="00000000" w:rsidRPr="00000000" w14:paraId="00000502">
      <w:pPr>
        <w:pStyle w:val="Heading2"/>
        <w:keepLines w:val="1"/>
        <w:spacing w:after="52" w:before="0" w:line="259" w:lineRule="auto"/>
        <w:ind w:left="0" w:firstLine="0"/>
        <w:rPr>
          <w:i w:val="1"/>
          <w:sz w:val="19"/>
          <w:szCs w:val="19"/>
        </w:rPr>
      </w:pPr>
      <w:bookmarkStart w:colFirst="0" w:colLast="0" w:name="_heading=h.39kk8xu" w:id="64"/>
      <w:bookmarkEnd w:id="64"/>
      <w:r w:rsidDel="00000000" w:rsidR="00000000" w:rsidRPr="00000000">
        <w:rPr>
          <w:rtl w:val="0"/>
        </w:rPr>
        <w:t xml:space="preserve">3.2 </w:t>
      </w:r>
      <w:r w:rsidDel="00000000" w:rsidR="00000000" w:rsidRPr="00000000">
        <w:rPr>
          <w:rFonts w:ascii="Arial" w:cs="Arial" w:eastAsia="Arial" w:hAnsi="Arial"/>
          <w:rtl w:val="0"/>
        </w:rPr>
        <w:t xml:space="preserve">CONNACK - Connect Acknowledgement</w:t>
      </w:r>
      <w:r w:rsidDel="00000000" w:rsidR="00000000" w:rsidRPr="00000000">
        <w:rPr>
          <w:rtl w:val="0"/>
        </w:rPr>
      </w:r>
    </w:p>
    <w:p w:rsidR="00000000" w:rsidDel="00000000" w:rsidP="00000000" w:rsidRDefault="00000000" w:rsidRPr="00000000" w14:paraId="00000503">
      <w:pPr>
        <w:rPr/>
      </w:pPr>
      <w:r w:rsidDel="00000000" w:rsidR="00000000" w:rsidRPr="00000000">
        <w:rPr>
          <w:i w:val="1"/>
          <w:sz w:val="19"/>
          <w:szCs w:val="19"/>
          <w:rtl w:val="0"/>
        </w:rPr>
        <w:t xml:space="preserve">Figure 3-6 – CONNACK Packet</w:t>
      </w:r>
      <w:r w:rsidDel="00000000" w:rsidR="00000000" w:rsidRPr="00000000">
        <w:rPr>
          <w:rtl w:val="0"/>
        </w:rPr>
      </w:r>
    </w:p>
    <w:p w:rsidR="00000000" w:rsidDel="00000000" w:rsidP="00000000" w:rsidRDefault="00000000" w:rsidRPr="00000000" w14:paraId="00000504">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6667500"/>
            <wp:effectExtent b="0" l="0" r="0" t="0"/>
            <wp:docPr id="33" name="image16.png"/>
            <a:graphic>
              <a:graphicData uri="http://schemas.openxmlformats.org/drawingml/2006/picture">
                <pic:pic>
                  <pic:nvPicPr>
                    <pic:cNvPr id="0" name="image16.png"/>
                    <pic:cNvPicPr preferRelativeResize="0"/>
                  </pic:nvPicPr>
                  <pic:blipFill>
                    <a:blip r:embed="rId67"/>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505">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506">
      <w:pPr>
        <w:pStyle w:val="Heading3"/>
        <w:ind w:left="0" w:firstLine="0"/>
        <w:rPr/>
      </w:pPr>
      <w:bookmarkStart w:colFirst="0" w:colLast="0" w:name="_heading=h.2nusc19" w:id="65"/>
      <w:bookmarkEnd w:id="65"/>
      <w:r w:rsidDel="00000000" w:rsidR="00000000" w:rsidRPr="00000000">
        <w:rPr>
          <w:rtl w:val="0"/>
        </w:rPr>
        <w:t xml:space="preserve">3.2.1 CONNACK Header</w:t>
      </w:r>
    </w:p>
    <w:p w:rsidR="00000000" w:rsidDel="00000000" w:rsidP="00000000" w:rsidRDefault="00000000" w:rsidRPr="00000000" w14:paraId="00000507">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508">
      <w:pPr>
        <w:pStyle w:val="Heading3"/>
        <w:ind w:left="0" w:firstLine="0"/>
        <w:rPr/>
      </w:pPr>
      <w:bookmarkStart w:colFirst="0" w:colLast="0" w:name="_heading=h.3mzq4wv" w:id="66"/>
      <w:bookmarkEnd w:id="66"/>
      <w:r w:rsidDel="00000000" w:rsidR="00000000" w:rsidRPr="00000000">
        <w:rPr>
          <w:rtl w:val="0"/>
        </w:rPr>
        <w:t xml:space="preserve">3.2.2 CONNACK Flags</w:t>
      </w:r>
    </w:p>
    <w:p w:rsidR="00000000" w:rsidDel="00000000" w:rsidP="00000000" w:rsidRDefault="00000000" w:rsidRPr="00000000" w14:paraId="00000509">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0A">
      <w:pPr>
        <w:rPr>
          <w:rFonts w:ascii="Arial" w:cs="Arial" w:eastAsia="Arial" w:hAnsi="Arial"/>
          <w:color w:val="000000"/>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r w:rsidDel="00000000" w:rsidR="00000000" w:rsidRPr="00000000">
        <w:rPr>
          <w:rtl w:val="0"/>
        </w:rPr>
      </w:r>
    </w:p>
    <w:p w:rsidR="00000000" w:rsidDel="00000000" w:rsidP="00000000" w:rsidRDefault="00000000" w:rsidRPr="00000000" w14:paraId="0000050B">
      <w:pPr>
        <w:pStyle w:val="Heading4"/>
        <w:ind w:left="0" w:firstLine="0"/>
        <w:rPr>
          <w:vertAlign w:val="baseline"/>
        </w:rPr>
      </w:pPr>
      <w:bookmarkStart w:colFirst="0" w:colLast="0" w:name="_heading=h.w3elb16r2ceb" w:id="67"/>
      <w:bookmarkEnd w:id="67"/>
      <w:r w:rsidDel="00000000" w:rsidR="00000000" w:rsidRPr="00000000">
        <w:rPr>
          <w:b w:val="1"/>
          <w:rtl w:val="0"/>
        </w:rPr>
        <w:t xml:space="preserve">3.</w:t>
      </w:r>
      <w:r w:rsidDel="00000000" w:rsidR="00000000" w:rsidRPr="00000000">
        <w:rPr>
          <w:rtl w:val="0"/>
        </w:rPr>
        <w:t xml:space="preserve">2</w:t>
      </w:r>
      <w:r w:rsidDel="00000000" w:rsidR="00000000" w:rsidRPr="00000000">
        <w:rPr>
          <w:b w:val="1"/>
          <w:rtl w:val="0"/>
        </w:rPr>
        <w:t xml:space="preserve">.2.1 </w:t>
      </w:r>
      <w:r w:rsidDel="00000000" w:rsidR="00000000" w:rsidRPr="00000000">
        <w:rPr>
          <w:b w:val="1"/>
          <w:vertAlign w:val="baseline"/>
          <w:rtl w:val="0"/>
        </w:rPr>
        <w:t xml:space="preserve">Session Present</w:t>
      </w:r>
      <w:r w:rsidDel="00000000" w:rsidR="00000000" w:rsidRPr="00000000">
        <w:rPr>
          <w:rtl w:val="0"/>
        </w:rPr>
      </w:r>
    </w:p>
    <w:p w:rsidR="00000000" w:rsidDel="00000000" w:rsidP="00000000" w:rsidRDefault="00000000" w:rsidRPr="00000000" w14:paraId="0000050C">
      <w:pPr>
        <w:rPr/>
      </w:pPr>
      <w:r w:rsidDel="00000000" w:rsidR="00000000" w:rsidRPr="00000000">
        <w:rPr>
          <w:b w:val="1"/>
          <w:rtl w:val="0"/>
        </w:rPr>
        <w:t xml:space="preserve">Position</w:t>
      </w:r>
      <w:r w:rsidDel="00000000" w:rsidR="00000000" w:rsidRPr="00000000">
        <w:rPr>
          <w:rtl w:val="0"/>
        </w:rPr>
        <w:t xml:space="preserve">: bit 0 of the CONNACK Flags. Labelled </w:t>
      </w:r>
      <w:r w:rsidDel="00000000" w:rsidR="00000000" w:rsidRPr="00000000">
        <w:rPr>
          <w:i w:val="1"/>
          <w:rtl w:val="0"/>
        </w:rPr>
        <w:t xml:space="preserve">Sess Pres</w:t>
      </w:r>
      <w:r w:rsidDel="00000000" w:rsidR="00000000" w:rsidRPr="00000000">
        <w:rPr>
          <w:rtl w:val="0"/>
        </w:rPr>
        <w:t xml:space="preserve"> in Figure 3-6.</w:t>
      </w:r>
    </w:p>
    <w:p w:rsidR="00000000" w:rsidDel="00000000" w:rsidP="00000000" w:rsidRDefault="00000000" w:rsidRPr="00000000" w14:paraId="0000050D">
      <w:pPr>
        <w:ind w:left="0" w:firstLine="0"/>
        <w:rPr/>
      </w:pPr>
      <w:r w:rsidDel="00000000" w:rsidR="00000000" w:rsidRPr="00000000">
        <w:rPr>
          <w:rtl w:val="0"/>
        </w:rPr>
        <w:t xml:space="preserve">S</w:t>
      </w:r>
      <w:r w:rsidDel="00000000" w:rsidR="00000000" w:rsidRPr="00000000">
        <w:rPr>
          <w:vertAlign w:val="baseline"/>
          <w:rtl w:val="0"/>
        </w:rPr>
        <w:t xml:space="preserve">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r>
    </w:p>
    <w:p w:rsidR="00000000" w:rsidDel="00000000" w:rsidP="00000000" w:rsidRDefault="00000000" w:rsidRPr="00000000" w14:paraId="0000050E">
      <w:pPr>
        <w:ind w:left="0" w:firstLine="0"/>
        <w:rPr>
          <w:u w:val="none"/>
        </w:rPr>
      </w:pP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50F">
      <w:pPr>
        <w:ind w:left="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r>
    </w:p>
    <w:p w:rsidR="00000000" w:rsidDel="00000000" w:rsidP="00000000" w:rsidRDefault="00000000" w:rsidRPr="00000000" w14:paraId="00000510">
      <w:pPr>
        <w:ind w:left="0" w:firstLine="0"/>
        <w:rPr/>
      </w:pPr>
      <w:r w:rsidDel="00000000" w:rsidR="00000000" w:rsidRPr="00000000">
        <w:rPr>
          <w:rtl w:val="0"/>
        </w:rPr>
        <w:t xml:space="preserve">If the value of Session Present received by the Client from the Gateway is not as expected, the Client proceeds as follows:</w:t>
      </w:r>
    </w:p>
    <w:p w:rsidR="00000000" w:rsidDel="00000000" w:rsidP="00000000" w:rsidRDefault="00000000" w:rsidRPr="00000000" w14:paraId="00000511">
      <w:pPr>
        <w:spacing w:after="200" w:lineRule="auto"/>
        <w:ind w:left="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512">
      <w:pPr>
        <w:spacing w:before="0" w:lineRule="auto"/>
        <w:ind w:left="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highlight w:val="yellow"/>
        </w:rPr>
      </w:pPr>
      <w:r w:rsidDel="00000000" w:rsidR="00000000" w:rsidRPr="00000000">
        <w:rPr>
          <w:highlight w:val="yellow"/>
          <w:rtl w:val="0"/>
        </w:rPr>
        <w:t xml:space="preserve">If a Gateway sends a CONNACK packet containing a non-zero Reason Code it MUST set Session Present to 0.</w:t>
      </w:r>
    </w:p>
    <w:p w:rsidR="00000000" w:rsidDel="00000000" w:rsidP="00000000" w:rsidRDefault="00000000" w:rsidRPr="00000000" w14:paraId="00000514">
      <w:pPr>
        <w:pStyle w:val="Heading4"/>
        <w:spacing w:after="0" w:lineRule="auto"/>
        <w:ind w:left="0" w:firstLine="0"/>
        <w:rPr/>
      </w:pPr>
      <w:bookmarkStart w:colFirst="0" w:colLast="0" w:name="_heading=h.xzl3tg24tlhl" w:id="68"/>
      <w:bookmarkEnd w:id="68"/>
      <w:r w:rsidDel="00000000" w:rsidR="00000000" w:rsidRPr="00000000">
        <w:rPr>
          <w:rtl w:val="0"/>
        </w:rPr>
        <w:t xml:space="preserve">3.2.2.2 Session Expiry Interval Flag (Sess Exp)</w:t>
      </w:r>
    </w:p>
    <w:p w:rsidR="00000000" w:rsidDel="00000000" w:rsidP="00000000" w:rsidRDefault="00000000" w:rsidRPr="00000000" w14:paraId="00000515">
      <w:pPr>
        <w:rPr/>
      </w:pPr>
      <w:r w:rsidDel="00000000" w:rsidR="00000000" w:rsidRPr="00000000">
        <w:rPr>
          <w:b w:val="1"/>
          <w:rtl w:val="0"/>
        </w:rPr>
        <w:t xml:space="preserve">Position</w:t>
      </w:r>
      <w:r w:rsidDel="00000000" w:rsidR="00000000" w:rsidRPr="00000000">
        <w:rPr>
          <w:rtl w:val="0"/>
        </w:rPr>
        <w:t xml:space="preserve">: bit 1 of the CONNACK Flags. Labelled </w:t>
      </w:r>
      <w:r w:rsidDel="00000000" w:rsidR="00000000" w:rsidRPr="00000000">
        <w:rPr>
          <w:i w:val="1"/>
          <w:rtl w:val="0"/>
        </w:rPr>
        <w:t xml:space="preserve">Sess Exp</w:t>
      </w:r>
      <w:r w:rsidDel="00000000" w:rsidR="00000000" w:rsidRPr="00000000">
        <w:rPr>
          <w:rtl w:val="0"/>
        </w:rPr>
        <w:t xml:space="preserve"> in Figure 3-6.</w:t>
      </w:r>
    </w:p>
    <w:p w:rsidR="00000000" w:rsidDel="00000000" w:rsidP="00000000" w:rsidRDefault="00000000" w:rsidRPr="00000000" w14:paraId="00000516">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17">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518">
      <w:pPr>
        <w:pStyle w:val="Heading4"/>
        <w:spacing w:after="0" w:lineRule="auto"/>
        <w:ind w:left="0" w:firstLine="0"/>
        <w:rPr/>
      </w:pPr>
      <w:bookmarkStart w:colFirst="0" w:colLast="0" w:name="_heading=h.ohicd3k75hpo" w:id="69"/>
      <w:bookmarkEnd w:id="69"/>
      <w:r w:rsidDel="00000000" w:rsidR="00000000" w:rsidRPr="00000000">
        <w:rPr>
          <w:rtl w:val="0"/>
        </w:rPr>
        <w:t xml:space="preserve">3.2.2.3 Server Keep Alive Flag (Server KA)</w:t>
      </w:r>
    </w:p>
    <w:p w:rsidR="00000000" w:rsidDel="00000000" w:rsidP="00000000" w:rsidRDefault="00000000" w:rsidRPr="00000000" w14:paraId="00000519">
      <w:pPr>
        <w:rPr/>
      </w:pPr>
      <w:r w:rsidDel="00000000" w:rsidR="00000000" w:rsidRPr="00000000">
        <w:rPr>
          <w:b w:val="1"/>
          <w:rtl w:val="0"/>
        </w:rPr>
        <w:t xml:space="preserve">Position</w:t>
      </w:r>
      <w:r w:rsidDel="00000000" w:rsidR="00000000" w:rsidRPr="00000000">
        <w:rPr>
          <w:rtl w:val="0"/>
        </w:rPr>
        <w:t xml:space="preserve">: bit 2 of the CONNACK Flags. Labelled </w:t>
      </w:r>
      <w:r w:rsidDel="00000000" w:rsidR="00000000" w:rsidRPr="00000000">
        <w:rPr>
          <w:i w:val="1"/>
          <w:rtl w:val="0"/>
        </w:rPr>
        <w:t xml:space="preserve">Server KA</w:t>
      </w:r>
      <w:r w:rsidDel="00000000" w:rsidR="00000000" w:rsidRPr="00000000">
        <w:rPr>
          <w:rtl w:val="0"/>
        </w:rPr>
        <w:t xml:space="preserve"> in Figure 3-6.</w:t>
      </w:r>
    </w:p>
    <w:p w:rsidR="00000000" w:rsidDel="00000000" w:rsidP="00000000" w:rsidRDefault="00000000" w:rsidRPr="00000000" w14:paraId="0000051A">
      <w:pPr>
        <w:rPr/>
      </w:pPr>
      <w:r w:rsidDel="00000000" w:rsidR="00000000" w:rsidRPr="00000000">
        <w:rPr>
          <w:rtl w:val="0"/>
        </w:rPr>
        <w:t xml:space="preserve">Indicates whether the packet includes a Server Keep Alive or not.</w:t>
      </w:r>
    </w:p>
    <w:p w:rsidR="00000000" w:rsidDel="00000000" w:rsidP="00000000" w:rsidRDefault="00000000" w:rsidRPr="00000000" w14:paraId="0000051B">
      <w:pPr>
        <w:spacing w:after="0" w:before="0" w:lineRule="auto"/>
        <w:ind w:left="0" w:firstLine="0"/>
        <w:rPr>
          <w:color w:val="000000"/>
          <w:sz w:val="20"/>
          <w:szCs w:val="20"/>
          <w:shd w:fill="auto" w:val="clear"/>
        </w:rPr>
      </w:pPr>
      <w:r w:rsidDel="00000000" w:rsidR="00000000" w:rsidRPr="00000000">
        <w:rPr>
          <w:color w:val="000000"/>
          <w:sz w:val="20"/>
          <w:szCs w:val="20"/>
          <w:shd w:fill="auto" w:val="clear"/>
          <w:rtl w:val="0"/>
        </w:rPr>
        <w:t xml:space="preserve">​​</w:t>
      </w:r>
      <w:r w:rsidDel="00000000" w:rsidR="00000000" w:rsidRPr="00000000">
        <w:rPr>
          <w:color w:val="000000"/>
          <w:sz w:val="20"/>
          <w:szCs w:val="20"/>
          <w:highlight w:val="yellow"/>
          <w:rtl w:val="0"/>
        </w:rPr>
        <w:t xml:space="preserve">If the Server Keep Alive Flag is set to 0, a Server Keep Alive field MUST NOT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[MQTT-SN-3.5.2.3-1]</w:t>
      </w:r>
      <w:r w:rsidDel="00000000" w:rsidR="00000000" w:rsidRPr="00000000">
        <w:rPr>
          <w:color w:val="000000"/>
          <w:sz w:val="20"/>
          <w:szCs w:val="20"/>
          <w:shd w:fill="auto" w:val="clear"/>
          <w:rtl w:val="0"/>
        </w:rPr>
        <w:t xml:space="preserve">. </w:t>
      </w:r>
    </w:p>
    <w:p w:rsidR="00000000" w:rsidDel="00000000" w:rsidP="00000000" w:rsidRDefault="00000000" w:rsidRPr="00000000" w14:paraId="0000051C">
      <w:pPr>
        <w:spacing w:after="200" w:before="0" w:lineRule="auto"/>
        <w:ind w:left="0" w:firstLine="0"/>
        <w:rPr>
          <w:color w:val="000000"/>
          <w:sz w:val="20"/>
          <w:szCs w:val="20"/>
          <w:shd w:fill="auto" w:val="clear"/>
        </w:rPr>
      </w:pPr>
      <w:r w:rsidDel="00000000" w:rsidR="00000000" w:rsidRPr="00000000">
        <w:rPr>
          <w:color w:val="000000"/>
          <w:sz w:val="20"/>
          <w:szCs w:val="20"/>
          <w:highlight w:val="yellow"/>
          <w:rtl w:val="0"/>
        </w:rPr>
        <w:t xml:space="preserve">If the Server Keep Alive Flag is set to 1, a Server Keep Alive field MUST be present in the Packet</w:t>
      </w:r>
      <w:r w:rsidDel="00000000" w:rsidR="00000000" w:rsidRPr="00000000">
        <w:rPr>
          <w:color w:val="000000"/>
          <w:sz w:val="20"/>
          <w:szCs w:val="20"/>
          <w:shd w:fill="auto" w:val="clear"/>
          <w:rtl w:val="0"/>
        </w:rPr>
        <w:t xml:space="preserve"> </w:t>
      </w:r>
      <w:r w:rsidDel="00000000" w:rsidR="00000000" w:rsidRPr="00000000">
        <w:rPr>
          <w:color w:val="ff0000"/>
          <w:sz w:val="20"/>
          <w:szCs w:val="20"/>
          <w:shd w:fill="auto" w:val="clear"/>
          <w:rtl w:val="0"/>
        </w:rPr>
        <w:t xml:space="preserve">[MQTT-SN-3.5.2.3-2]</w:t>
      </w:r>
      <w:r w:rsidDel="00000000" w:rsidR="00000000" w:rsidRPr="00000000">
        <w:rPr>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1D">
      <w:pPr>
        <w:pStyle w:val="Heading4"/>
        <w:spacing w:after="0" w:lineRule="auto"/>
        <w:ind w:left="0" w:firstLine="0"/>
        <w:rPr/>
      </w:pPr>
      <w:bookmarkStart w:colFirst="0" w:colLast="0" w:name="_heading=h.cjfdh2p7nklr" w:id="70"/>
      <w:bookmarkEnd w:id="70"/>
      <w:r w:rsidDel="00000000" w:rsidR="00000000" w:rsidRPr="00000000">
        <w:rPr>
          <w:rtl w:val="0"/>
        </w:rPr>
        <w:t xml:space="preserve">3.2.2.4 Authentication Flag (Auth)</w:t>
      </w:r>
    </w:p>
    <w:p w:rsidR="00000000" w:rsidDel="00000000" w:rsidP="00000000" w:rsidRDefault="00000000" w:rsidRPr="00000000" w14:paraId="0000051E">
      <w:pPr>
        <w:rPr/>
      </w:pPr>
      <w:r w:rsidDel="00000000" w:rsidR="00000000" w:rsidRPr="00000000">
        <w:rPr>
          <w:b w:val="1"/>
          <w:rtl w:val="0"/>
        </w:rPr>
        <w:t xml:space="preserve">Position</w:t>
      </w:r>
      <w:r w:rsidDel="00000000" w:rsidR="00000000" w:rsidRPr="00000000">
        <w:rPr>
          <w:rtl w:val="0"/>
        </w:rPr>
        <w:t xml:space="preserve">: bit 3 of the CONNACK Flags. Labelled </w:t>
      </w:r>
      <w:r w:rsidDel="00000000" w:rsidR="00000000" w:rsidRPr="00000000">
        <w:rPr>
          <w:i w:val="1"/>
          <w:rtl w:val="0"/>
        </w:rPr>
        <w:t xml:space="preserve">Auth</w:t>
      </w:r>
      <w:r w:rsidDel="00000000" w:rsidR="00000000" w:rsidRPr="00000000">
        <w:rPr>
          <w:rtl w:val="0"/>
        </w:rPr>
        <w:t xml:space="preserve"> in Figure 3-6.</w:t>
      </w:r>
    </w:p>
    <w:p w:rsidR="00000000" w:rsidDel="00000000" w:rsidP="00000000" w:rsidRDefault="00000000" w:rsidRPr="00000000" w14:paraId="0000051F">
      <w:pPr>
        <w:spacing w:after="200" w:lineRule="auto"/>
        <w:ind w:left="0" w:firstLine="0"/>
        <w:rPr>
          <w:rFonts w:ascii="Arial" w:cs="Arial" w:eastAsia="Arial" w:hAnsi="Arial"/>
        </w:rPr>
      </w:pPr>
      <w:r w:rsidDel="00000000" w:rsidR="00000000" w:rsidRPr="00000000">
        <w:rPr>
          <w:rFonts w:ascii="Arial" w:cs="Arial" w:eastAsia="Arial" w:hAnsi="Arial"/>
          <w:rtl w:val="0"/>
        </w:rPr>
        <w:t xml:space="preserve">Specifies whether the packet contains authentication material to be considered.</w:t>
      </w:r>
    </w:p>
    <w:p w:rsidR="00000000" w:rsidDel="00000000" w:rsidP="00000000" w:rsidRDefault="00000000" w:rsidRPr="00000000" w14:paraId="00000520">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Authentication Flag is set to 0, Authentication Method and Data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521">
      <w:pPr>
        <w:spacing w:after="200" w:before="0" w:lineRule="auto"/>
        <w:ind w:left="0" w:firstLine="0"/>
        <w:rPr>
          <w:rFonts w:ascii="Arial" w:cs="Arial" w:eastAsia="Arial" w:hAnsi="Arial"/>
        </w:rPr>
      </w:pPr>
      <w:r w:rsidDel="00000000" w:rsidR="00000000" w:rsidRPr="00000000">
        <w:rPr>
          <w:rFonts w:ascii="Arial" w:cs="Arial" w:eastAsia="Arial" w:hAnsi="Arial"/>
          <w:color w:val="000000"/>
          <w:sz w:val="20"/>
          <w:szCs w:val="20"/>
          <w:highlight w:val="yellow"/>
          <w:rtl w:val="0"/>
        </w:rPr>
        <w:t xml:space="preserve">If the Authentication Flag is set to 1, Authentication Method and Data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[MQTT-N-3.5.2.</w:t>
      </w:r>
      <w:r w:rsidDel="00000000" w:rsidR="00000000" w:rsidRPr="00000000">
        <w:rPr>
          <w:color w:val="ff0000"/>
          <w:sz w:val="20"/>
          <w:szCs w:val="20"/>
          <w:shd w:fill="auto" w:val="clear"/>
          <w:rtl w:val="0"/>
        </w:rPr>
        <w:t xml:space="preserve">4</w:t>
      </w:r>
      <w:r w:rsidDel="00000000" w:rsidR="00000000" w:rsidRPr="00000000">
        <w:rPr>
          <w:rFonts w:ascii="Arial" w:cs="Arial" w:eastAsia="Arial" w:hAnsi="Arial"/>
          <w:color w:val="ff0000"/>
          <w:sz w:val="20"/>
          <w:szCs w:val="20"/>
          <w:shd w:fill="auto" w:val="clear"/>
          <w:rtl w:val="0"/>
        </w:rPr>
        <w:t xml:space="preserve">-2]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522">
      <w:pPr>
        <w:pStyle w:val="Heading3"/>
        <w:ind w:left="0" w:firstLine="0"/>
        <w:rPr/>
      </w:pPr>
      <w:bookmarkStart w:colFirst="0" w:colLast="0" w:name="_heading=h.lnmexuhpjkl8" w:id="71"/>
      <w:bookmarkEnd w:id="71"/>
      <w:r w:rsidDel="00000000" w:rsidR="00000000" w:rsidRPr="00000000">
        <w:rPr>
          <w:rtl w:val="0"/>
        </w:rPr>
        <w:t xml:space="preserve">3.2.3 Packet Identifier</w:t>
      </w:r>
    </w:p>
    <w:p w:rsidR="00000000" w:rsidDel="00000000" w:rsidP="00000000" w:rsidRDefault="00000000" w:rsidRPr="00000000" w14:paraId="0000052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r w:rsidDel="00000000" w:rsidR="00000000" w:rsidRPr="00000000">
        <w:rPr>
          <w:rFonts w:ascii="Arial" w:cs="Arial" w:eastAsia="Arial" w:hAnsi="Arial"/>
          <w:rtl w:val="0"/>
        </w:rPr>
        <w:t xml:space="preserve">CONNECT or AUTH </w:t>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524">
      <w:pPr>
        <w:pStyle w:val="Heading3"/>
        <w:spacing w:before="0" w:lineRule="auto"/>
        <w:ind w:left="0" w:firstLine="0"/>
        <w:rPr/>
      </w:pPr>
      <w:bookmarkStart w:colFirst="0" w:colLast="0" w:name="_heading=h.1302m92" w:id="72"/>
      <w:bookmarkEnd w:id="72"/>
      <w:r w:rsidDel="00000000" w:rsidR="00000000" w:rsidRPr="00000000">
        <w:rPr>
          <w:rtl w:val="0"/>
        </w:rPr>
        <w:t xml:space="preserve">3.2.4 Reason Code</w:t>
      </w:r>
    </w:p>
    <w:p w:rsidR="00000000" w:rsidDel="00000000" w:rsidP="00000000" w:rsidRDefault="00000000" w:rsidRPr="00000000" w14:paraId="00000525">
      <w:pPr>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Server sending the CONNACK Packet MUST use one of the </w:t>
      </w:r>
      <w:r w:rsidDel="00000000" w:rsidR="00000000" w:rsidRPr="00000000">
        <w:rPr>
          <w:highlight w:val="yellow"/>
          <w:rtl w:val="0"/>
        </w:rPr>
        <w:t xml:space="preserve">Reason Codes applicable to CONNACK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6">
      <w:pPr>
        <w:rPr>
          <w:rFonts w:ascii="Arial" w:cs="Arial" w:eastAsia="Arial" w:hAnsi="Arial"/>
          <w:highlight w:val="yellow"/>
        </w:rPr>
      </w:pPr>
      <w:r w:rsidDel="00000000" w:rsidR="00000000" w:rsidRPr="00000000">
        <w:rPr>
          <w:highlight w:val="yellow"/>
          <w:rtl w:val="0"/>
        </w:rPr>
        <w:t xml:space="preserve">If a Server sends a CONNACK packet containing a Reason code of 0x80 or </w:t>
      </w:r>
      <w:r w:rsidDel="00000000" w:rsidR="00000000" w:rsidRPr="00000000">
        <w:rPr>
          <w:highlight w:val="yellow"/>
          <w:rtl w:val="0"/>
        </w:rPr>
        <w:t xml:space="preserve">greater</w:t>
      </w:r>
      <w:r w:rsidDel="00000000" w:rsidR="00000000" w:rsidRPr="00000000">
        <w:rPr>
          <w:highlight w:val="yellow"/>
          <w:rtl w:val="0"/>
        </w:rPr>
        <w:t xml:space="preserve"> it MUST then delete the Virtual </w:t>
      </w:r>
      <w:sdt>
        <w:sdtPr>
          <w:tag w:val="goog_rdk_25"/>
        </w:sdtPr>
        <w:sdtContent>
          <w:commentRangeStart w:id="20"/>
        </w:sdtContent>
      </w:sdt>
      <w:sdt>
        <w:sdtPr>
          <w:tag w:val="goog_rdk_26"/>
        </w:sdtPr>
        <w:sdtContent>
          <w:commentRangeStart w:id="21"/>
        </w:sdtContent>
      </w:sdt>
      <w:r w:rsidDel="00000000" w:rsidR="00000000" w:rsidRPr="00000000">
        <w:rPr>
          <w:highlight w:val="yellow"/>
          <w:rtl w:val="0"/>
        </w:rPr>
        <w:t xml:space="preserve">Connection</w:t>
      </w:r>
      <w:commentRangeEnd w:id="20"/>
      <w:r w:rsidDel="00000000" w:rsidR="00000000" w:rsidRPr="00000000">
        <w:commentReference w:id="20"/>
      </w:r>
      <w:commentRangeEnd w:id="21"/>
      <w:r w:rsidDel="00000000" w:rsidR="00000000" w:rsidRPr="00000000">
        <w:commentReference w:id="21"/>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27">
      <w:pPr>
        <w:pStyle w:val="Heading3"/>
        <w:ind w:left="0" w:firstLine="0"/>
        <w:rPr/>
      </w:pPr>
      <w:bookmarkStart w:colFirst="0" w:colLast="0" w:name="_heading=h.2250f4o" w:id="73"/>
      <w:bookmarkEnd w:id="73"/>
      <w:r w:rsidDel="00000000" w:rsidR="00000000" w:rsidRPr="00000000">
        <w:rPr>
          <w:rtl w:val="0"/>
        </w:rPr>
        <w:t xml:space="preserve">3.2.5 Session Expiry Interval</w:t>
      </w:r>
    </w:p>
    <w:p w:rsidR="00000000" w:rsidDel="00000000" w:rsidP="00000000" w:rsidRDefault="00000000" w:rsidRPr="00000000" w14:paraId="00000528">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is absent the value of Session Expiry Interval in the CONNECT Packet is used. </w:t>
      </w:r>
      <w:r w:rsidDel="00000000" w:rsidR="00000000" w:rsidRPr="00000000">
        <w:rPr>
          <w:rFonts w:ascii="Arial" w:cs="Arial" w:eastAsia="Arial" w:hAnsi="Arial"/>
          <w:rtl w:val="0"/>
        </w:rPr>
        <w:t xml:space="preserve">The Server uses this field to inform the Client that it is using a value other than that sent by the Client in the CONNECT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529">
      <w:pPr>
        <w:spacing w:after="0" w:before="0"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Refer to </w:t>
      </w:r>
      <w:hyperlink w:anchor="_heading=h.1baon6m">
        <w:r w:rsidDel="00000000" w:rsidR="00000000" w:rsidRPr="00000000">
          <w:rPr>
            <w:color w:val="1155cc"/>
            <w:u w:val="single"/>
            <w:rtl w:val="0"/>
          </w:rPr>
          <w:t xml:space="preserve">3.4.8 Session Expiry Interval</w:t>
        </w:r>
      </w:hyperlink>
      <w:r w:rsidDel="00000000" w:rsidR="00000000" w:rsidRPr="00000000">
        <w:rPr>
          <w:rFonts w:ascii="Arial" w:cs="Arial" w:eastAsia="Arial" w:hAnsi="Arial"/>
          <w:color w:val="000000"/>
          <w:rtl w:val="0"/>
        </w:rPr>
        <w:t xml:space="preserve"> for a description of the use of Session Expiry Interval.</w:t>
      </w:r>
    </w:p>
    <w:p w:rsidR="00000000" w:rsidDel="00000000" w:rsidP="00000000" w:rsidRDefault="00000000" w:rsidRPr="00000000" w14:paraId="0000052A">
      <w:pPr>
        <w:pStyle w:val="Heading3"/>
        <w:ind w:left="0" w:firstLine="0"/>
        <w:rPr/>
      </w:pPr>
      <w:bookmarkStart w:colFirst="0" w:colLast="0" w:name="_heading=h.dvtkrwv3ej4d" w:id="74"/>
      <w:bookmarkEnd w:id="74"/>
      <w:r w:rsidDel="00000000" w:rsidR="00000000" w:rsidRPr="00000000">
        <w:rPr>
          <w:rtl w:val="0"/>
        </w:rPr>
        <w:t xml:space="preserve">3.2.6 Server Keep Alive</w:t>
      </w:r>
    </w:p>
    <w:p w:rsidR="00000000" w:rsidDel="00000000" w:rsidP="00000000" w:rsidRDefault="00000000" w:rsidRPr="00000000" w14:paraId="0000052B">
      <w:pPr>
        <w:spacing w:after="0" w:before="0" w:lineRule="auto"/>
        <w:rPr>
          <w:color w:val="000000"/>
        </w:rPr>
      </w:pPr>
      <w:r w:rsidDel="00000000" w:rsidR="00000000" w:rsidRPr="00000000">
        <w:rPr>
          <w:rtl w:val="0"/>
        </w:rPr>
        <w:t xml:space="preserve">The Server uses this field to inform the Client that it is using a value other than that sent by the Client in the CONNECT</w:t>
      </w:r>
      <w:r w:rsidDel="00000000" w:rsidR="00000000" w:rsidRPr="00000000">
        <w:rPr>
          <w:color w:val="000000"/>
          <w:rtl w:val="0"/>
        </w:rPr>
        <w:t xml:space="preserve">. </w:t>
      </w:r>
    </w:p>
    <w:p w:rsidR="00000000" w:rsidDel="00000000" w:rsidP="00000000" w:rsidRDefault="00000000" w:rsidRPr="00000000" w14:paraId="0000052C">
      <w:pPr>
        <w:spacing w:after="0" w:before="0" w:lineRule="auto"/>
        <w:rPr>
          <w:color w:val="000000"/>
        </w:rPr>
      </w:pPr>
      <w:r w:rsidDel="00000000" w:rsidR="00000000" w:rsidRPr="00000000">
        <w:rPr>
          <w:color w:val="000000"/>
          <w:highlight w:val="yellow"/>
          <w:rtl w:val="0"/>
        </w:rPr>
        <w:t xml:space="preserve">If the Server sends a Server Keep Alive on the CONNACK packet, the Client MUST use this value instead of the Keep Alive value the Client sent on CONNECT</w:t>
      </w:r>
      <w:r w:rsidDel="00000000" w:rsidR="00000000" w:rsidRPr="00000000">
        <w:rPr>
          <w:color w:val="000000"/>
          <w:rtl w:val="0"/>
        </w:rPr>
        <w:t xml:space="preserve"> </w:t>
      </w:r>
      <w:r w:rsidDel="00000000" w:rsidR="00000000" w:rsidRPr="00000000">
        <w:rPr>
          <w:color w:val="ff0000"/>
          <w:rtl w:val="0"/>
        </w:rPr>
        <w:t xml:space="preserve">[MQTT-SN-3.5.6-1]</w:t>
      </w:r>
      <w:r w:rsidDel="00000000" w:rsidR="00000000" w:rsidRPr="00000000">
        <w:rPr>
          <w:color w:val="000000"/>
          <w:rtl w:val="0"/>
        </w:rPr>
        <w:t xml:space="preserve">. </w:t>
      </w:r>
    </w:p>
    <w:p w:rsidR="00000000" w:rsidDel="00000000" w:rsidP="00000000" w:rsidRDefault="00000000" w:rsidRPr="00000000" w14:paraId="0000052D">
      <w:pPr>
        <w:spacing w:after="0" w:before="0" w:lineRule="auto"/>
        <w:rPr>
          <w:color w:val="000000"/>
        </w:rPr>
      </w:pPr>
      <w:r w:rsidDel="00000000" w:rsidR="00000000" w:rsidRPr="00000000">
        <w:rPr>
          <w:color w:val="000000"/>
          <w:highlight w:val="yellow"/>
          <w:rtl w:val="0"/>
        </w:rPr>
        <w:t xml:space="preserve">If the Server does not send the Server Keep Alive, the Server MUST use the Keep Alive value set by the Client on CONNECT</w:t>
      </w:r>
      <w:r w:rsidDel="00000000" w:rsidR="00000000" w:rsidRPr="00000000">
        <w:rPr>
          <w:color w:val="000000"/>
          <w:rtl w:val="0"/>
        </w:rPr>
        <w:t xml:space="preserve"> </w:t>
      </w:r>
      <w:r w:rsidDel="00000000" w:rsidR="00000000" w:rsidRPr="00000000">
        <w:rPr>
          <w:color w:val="ff0000"/>
          <w:rtl w:val="0"/>
        </w:rPr>
        <w:t xml:space="preserve">[MQTT-SN-3.5.6-2]</w:t>
      </w:r>
      <w:r w:rsidDel="00000000" w:rsidR="00000000" w:rsidRPr="00000000">
        <w:rPr>
          <w:color w:val="000000"/>
          <w:rtl w:val="0"/>
        </w:rPr>
        <w:t xml:space="preserve">.</w:t>
      </w:r>
    </w:p>
    <w:p w:rsidR="00000000" w:rsidDel="00000000" w:rsidP="00000000" w:rsidRDefault="00000000" w:rsidRPr="00000000" w14:paraId="0000052E">
      <w:pPr>
        <w:spacing w:after="0" w:before="0" w:lineRule="auto"/>
        <w:rPr>
          <w:color w:val="000000"/>
        </w:rPr>
      </w:pPr>
      <w:r w:rsidDel="00000000" w:rsidR="00000000" w:rsidRPr="00000000">
        <w:rPr>
          <w:color w:val="000000"/>
          <w:rtl w:val="0"/>
        </w:rPr>
        <w:t xml:space="preserve">Refer to </w:t>
      </w:r>
      <w:hyperlink w:anchor="_heading=h.4h042r0">
        <w:r w:rsidDel="00000000" w:rsidR="00000000" w:rsidRPr="00000000">
          <w:rPr>
            <w:color w:val="1155cc"/>
            <w:u w:val="single"/>
            <w:rtl w:val="0"/>
          </w:rPr>
          <w:t xml:space="preserve">3.4.6 Keep Alive</w:t>
        </w:r>
      </w:hyperlink>
      <w:r w:rsidDel="00000000" w:rsidR="00000000" w:rsidRPr="00000000">
        <w:rPr>
          <w:color w:val="000000"/>
          <w:rtl w:val="0"/>
        </w:rPr>
        <w:t xml:space="preserve"> for a description of the use of Keep Alive Interval.</w:t>
      </w:r>
    </w:p>
    <w:p w:rsidR="00000000" w:rsidDel="00000000" w:rsidP="00000000" w:rsidRDefault="00000000" w:rsidRPr="00000000" w14:paraId="0000052F">
      <w:pPr>
        <w:spacing w:after="0" w:before="200" w:lineRule="auto"/>
        <w:ind w:left="720" w:right="0" w:firstLine="0"/>
        <w:rPr>
          <w:b w:val="1"/>
          <w:color w:val="000000"/>
        </w:rPr>
      </w:pPr>
      <w:r w:rsidDel="00000000" w:rsidR="00000000" w:rsidRPr="00000000">
        <w:rPr>
          <w:b w:val="1"/>
          <w:color w:val="000000"/>
          <w:rtl w:val="0"/>
        </w:rPr>
        <w:t xml:space="preserve">Informative comment</w:t>
      </w:r>
    </w:p>
    <w:p w:rsidR="00000000" w:rsidDel="00000000" w:rsidP="00000000" w:rsidRDefault="00000000" w:rsidRPr="00000000" w14:paraId="00000530">
      <w:pPr>
        <w:spacing w:after="240" w:before="0" w:lineRule="auto"/>
        <w:ind w:left="720" w:right="0" w:firstLine="0"/>
        <w:rPr>
          <w:color w:val="000000"/>
        </w:rPr>
      </w:pPr>
      <w:r w:rsidDel="00000000" w:rsidR="00000000" w:rsidRPr="00000000">
        <w:rPr>
          <w:color w:val="000000"/>
          <w:rtl w:val="0"/>
        </w:rPr>
        <w:t xml:space="preserve">The primary use of the Server Keep Alive is for the Server to inform the Client that it will disconnect the Client for inactivity sooner than the Keep Alive specified by the Client.</w:t>
      </w:r>
    </w:p>
    <w:p w:rsidR="00000000" w:rsidDel="00000000" w:rsidP="00000000" w:rsidRDefault="00000000" w:rsidRPr="00000000" w14:paraId="00000531">
      <w:pPr>
        <w:pStyle w:val="Heading3"/>
        <w:ind w:left="0" w:firstLine="0"/>
        <w:rPr>
          <w:rFonts w:ascii="Arial" w:cs="Arial" w:eastAsia="Arial" w:hAnsi="Arial"/>
        </w:rPr>
      </w:pPr>
      <w:bookmarkStart w:colFirst="0" w:colLast="0" w:name="_heading=h.3wmneavoet74" w:id="75"/>
      <w:bookmarkEnd w:id="75"/>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7</w:t>
      </w:r>
      <w:r w:rsidDel="00000000" w:rsidR="00000000" w:rsidRPr="00000000">
        <w:rPr>
          <w:rFonts w:ascii="Arial" w:cs="Arial" w:eastAsia="Arial" w:hAnsi="Arial"/>
          <w:rtl w:val="0"/>
        </w:rPr>
        <w:t xml:space="preserve"> Authentication Method Length</w:t>
      </w:r>
    </w:p>
    <w:p w:rsidR="00000000" w:rsidDel="00000000" w:rsidP="00000000" w:rsidRDefault="00000000" w:rsidRPr="00000000" w14:paraId="00000532">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3">
      <w:pPr>
        <w:pStyle w:val="Heading3"/>
        <w:ind w:left="0" w:firstLine="0"/>
        <w:rPr>
          <w:rFonts w:ascii="Arial" w:cs="Arial" w:eastAsia="Arial" w:hAnsi="Arial"/>
        </w:rPr>
      </w:pPr>
      <w:bookmarkStart w:colFirst="0" w:colLast="0" w:name="_heading=h.ydayklwjstjk" w:id="76"/>
      <w:bookmarkEnd w:id="76"/>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8</w:t>
      </w:r>
      <w:r w:rsidDel="00000000" w:rsidR="00000000" w:rsidRPr="00000000">
        <w:rPr>
          <w:rFonts w:ascii="Arial" w:cs="Arial" w:eastAsia="Arial" w:hAnsi="Arial"/>
          <w:rtl w:val="0"/>
        </w:rPr>
        <w:t xml:space="preserve"> Authentication Method</w:t>
      </w:r>
    </w:p>
    <w:p w:rsidR="00000000" w:rsidDel="00000000" w:rsidP="00000000" w:rsidRDefault="00000000" w:rsidRPr="00000000" w14:paraId="00000534">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rtl w:val="0"/>
        </w:rPr>
        <w:t xml:space="preserve"> for more information about authentication.</w:t>
      </w:r>
    </w:p>
    <w:p w:rsidR="00000000" w:rsidDel="00000000" w:rsidP="00000000" w:rsidRDefault="00000000" w:rsidRPr="00000000" w14:paraId="00000535">
      <w:pPr>
        <w:pStyle w:val="Heading3"/>
        <w:ind w:left="0" w:firstLine="0"/>
        <w:rPr>
          <w:rFonts w:ascii="Arial" w:cs="Arial" w:eastAsia="Arial" w:hAnsi="Arial"/>
        </w:rPr>
      </w:pPr>
      <w:bookmarkStart w:colFirst="0" w:colLast="0" w:name="_heading=h.kvppk7yh36lv" w:id="77"/>
      <w:bookmarkEnd w:id="77"/>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9 </w:t>
      </w:r>
      <w:r w:rsidDel="00000000" w:rsidR="00000000" w:rsidRPr="00000000">
        <w:rPr>
          <w:rFonts w:ascii="Arial" w:cs="Arial" w:eastAsia="Arial" w:hAnsi="Arial"/>
          <w:rtl w:val="0"/>
        </w:rPr>
        <w:t xml:space="preserve">Authentication Data Length</w:t>
      </w:r>
    </w:p>
    <w:p w:rsidR="00000000" w:rsidDel="00000000" w:rsidP="00000000" w:rsidRDefault="00000000" w:rsidRPr="00000000" w14:paraId="00000536">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7">
      <w:pPr>
        <w:pStyle w:val="Heading3"/>
        <w:ind w:left="0" w:firstLine="0"/>
        <w:rPr>
          <w:rFonts w:ascii="Arial" w:cs="Arial" w:eastAsia="Arial" w:hAnsi="Arial"/>
        </w:rPr>
      </w:pPr>
      <w:bookmarkStart w:colFirst="0" w:colLast="0" w:name="_heading=h.600ktmi3vm5o" w:id="78"/>
      <w:bookmarkEnd w:id="78"/>
      <w:r w:rsidDel="00000000" w:rsidR="00000000" w:rsidRPr="00000000">
        <w:rPr>
          <w:rFonts w:ascii="Arial" w:cs="Arial" w:eastAsia="Arial" w:hAnsi="Arial"/>
          <w:rtl w:val="0"/>
        </w:rPr>
        <w:t xml:space="preserve">3.</w:t>
      </w:r>
      <w:r w:rsidDel="00000000" w:rsidR="00000000" w:rsidRPr="00000000">
        <w:rPr>
          <w:rtl w:val="0"/>
        </w:rPr>
        <w:t xml:space="preserve">2</w:t>
      </w:r>
      <w:r w:rsidDel="00000000" w:rsidR="00000000" w:rsidRPr="00000000">
        <w:rPr>
          <w:rFonts w:ascii="Arial" w:cs="Arial" w:eastAsia="Arial" w:hAnsi="Arial"/>
          <w:rtl w:val="0"/>
        </w:rPr>
        <w:t xml:space="preserve">.</w:t>
      </w:r>
      <w:r w:rsidDel="00000000" w:rsidR="00000000" w:rsidRPr="00000000">
        <w:rPr>
          <w:rtl w:val="0"/>
        </w:rPr>
        <w:t xml:space="preserve">10</w:t>
      </w:r>
      <w:r w:rsidDel="00000000" w:rsidR="00000000" w:rsidRPr="00000000">
        <w:rPr>
          <w:rFonts w:ascii="Arial" w:cs="Arial" w:eastAsia="Arial" w:hAnsi="Arial"/>
          <w:rtl w:val="0"/>
        </w:rPr>
        <w:t xml:space="preserve"> Authentication Data</w:t>
      </w:r>
    </w:p>
    <w:p w:rsidR="00000000" w:rsidDel="00000000" w:rsidP="00000000" w:rsidRDefault="00000000" w:rsidRPr="00000000" w14:paraId="00000538">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color w:val="1155cc"/>
            <w:u w:val="single"/>
            <w:rtl w:val="0"/>
          </w:rPr>
          <w:t xml:space="preserve">4.11 Authentication</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authentication.</w:t>
      </w:r>
    </w:p>
    <w:p w:rsidR="00000000" w:rsidDel="00000000" w:rsidP="00000000" w:rsidRDefault="00000000" w:rsidRPr="00000000" w14:paraId="00000539">
      <w:pPr>
        <w:pStyle w:val="Heading3"/>
        <w:ind w:left="0" w:firstLine="0"/>
        <w:rPr/>
      </w:pPr>
      <w:bookmarkStart w:colFirst="0" w:colLast="0" w:name="_heading=h.haapch" w:id="79"/>
      <w:bookmarkEnd w:id="79"/>
      <w:r w:rsidDel="00000000" w:rsidR="00000000" w:rsidRPr="00000000">
        <w:rPr>
          <w:rtl w:val="0"/>
        </w:rPr>
        <w:t xml:space="preserve">3.2.11 Assigned Client Identifier</w:t>
      </w:r>
    </w:p>
    <w:p w:rsidR="00000000" w:rsidDel="00000000" w:rsidP="00000000" w:rsidRDefault="00000000" w:rsidRPr="00000000" w14:paraId="0000053A">
      <w:pPr>
        <w:rPr/>
      </w:pPr>
      <w:r w:rsidDel="00000000" w:rsidR="00000000" w:rsidRPr="00000000">
        <w:rPr>
          <w:color w:val="000000"/>
          <w:highlight w:val="yellow"/>
          <w:rtl w:val="0"/>
        </w:rPr>
        <w:t xml:space="preserve">The Assigned Client Identifier MUST be a </w:t>
      </w:r>
      <w:r w:rsidDel="00000000" w:rsidR="00000000" w:rsidRPr="00000000">
        <w:rPr>
          <w:highlight w:val="yellow"/>
          <w:rtl w:val="0"/>
        </w:rPr>
        <w:t xml:space="preserve">UTF-8 Encoded String</w:t>
      </w:r>
      <w:r w:rsidDel="00000000" w:rsidR="00000000" w:rsidRPr="00000000">
        <w:rPr>
          <w:color w:val="000000"/>
          <w:rtl w:val="0"/>
        </w:rPr>
        <w:t xml:space="preserve"> </w:t>
      </w:r>
      <w:r w:rsidDel="00000000" w:rsidR="00000000" w:rsidRPr="00000000">
        <w:rPr>
          <w:color w:val="ff0000"/>
          <w:rtl w:val="0"/>
        </w:rPr>
        <w:t xml:space="preserve">[MQTT-SN-3.5.11-1]</w:t>
      </w:r>
      <w:r w:rsidDel="00000000" w:rsidR="00000000" w:rsidRPr="00000000">
        <w:rPr>
          <w:color w:val="000000"/>
          <w:rtl w:val="0"/>
        </w:rPr>
        <w:t xml:space="preserve">.</w:t>
      </w:r>
      <w:r w:rsidDel="00000000" w:rsidR="00000000" w:rsidRPr="00000000">
        <w:rPr>
          <w:color w:val="000000"/>
          <w:rtl w:val="0"/>
        </w:rPr>
        <w:t xml:space="preserve"> </w:t>
      </w:r>
      <w:r w:rsidDel="00000000" w:rsidR="00000000" w:rsidRPr="00000000">
        <w:rPr>
          <w:rtl w:val="0"/>
        </w:rPr>
        <w:t xml:space="preserve">This field is optional - its existence or absence is inferred from the Packet length.</w:t>
      </w:r>
    </w:p>
    <w:p w:rsidR="00000000" w:rsidDel="00000000" w:rsidP="00000000" w:rsidRDefault="00000000" w:rsidRPr="00000000" w14:paraId="0000053B">
      <w:pPr>
        <w:spacing w:line="276" w:lineRule="auto"/>
        <w:rPr>
          <w:rFonts w:ascii="Arial" w:cs="Arial" w:eastAsia="Arial" w:hAnsi="Arial"/>
          <w:color w:val="000000"/>
          <w:sz w:val="22"/>
          <w:szCs w:val="22"/>
        </w:rPr>
      </w:pPr>
      <w:r w:rsidDel="00000000" w:rsidR="00000000" w:rsidRPr="00000000">
        <w:rPr>
          <w:rtl w:val="0"/>
        </w:rPr>
        <w:t xml:space="preserve">The Assigned Client Identifier is t</w:t>
      </w:r>
      <w:r w:rsidDel="00000000" w:rsidR="00000000" w:rsidRPr="00000000">
        <w:rPr>
          <w:rFonts w:ascii="Arial" w:cs="Arial" w:eastAsia="Arial" w:hAnsi="Arial"/>
          <w:sz w:val="22"/>
          <w:szCs w:val="22"/>
          <w:rtl w:val="0"/>
        </w:rPr>
        <w:t xml:space="preserve">he Client Identifier assigned by the gateway when the associated CONNECT packet </w:t>
      </w:r>
      <w:r w:rsidDel="00000000" w:rsidR="00000000" w:rsidRPr="00000000">
        <w:rPr>
          <w:rFonts w:ascii="Arial" w:cs="Arial" w:eastAsia="Arial" w:hAnsi="Arial"/>
          <w:sz w:val="22"/>
          <w:szCs w:val="22"/>
          <w:rtl w:val="0"/>
        </w:rPr>
        <w:t xml:space="preserve">contained</w:t>
      </w:r>
      <w:r w:rsidDel="00000000" w:rsidR="00000000" w:rsidRPr="00000000">
        <w:rPr>
          <w:rFonts w:ascii="Arial" w:cs="Arial" w:eastAsia="Arial" w:hAnsi="Arial"/>
          <w:sz w:val="22"/>
          <w:szCs w:val="22"/>
          <w:rtl w:val="0"/>
        </w:rPr>
        <w:t xml:space="preserve"> no Client Identifier. </w:t>
      </w:r>
      <w:r w:rsidDel="00000000" w:rsidR="00000000" w:rsidRPr="00000000">
        <w:rPr>
          <w:rFonts w:ascii="Arial" w:cs="Arial" w:eastAsia="Arial" w:hAnsi="Arial"/>
          <w:sz w:val="22"/>
          <w:szCs w:val="22"/>
          <w:highlight w:val="yellow"/>
          <w:rtl w:val="0"/>
        </w:rPr>
        <w:t xml:space="preserve">If the Client connects using a zero length Client Identifier, the Server MUST respond with a CONNACK containing an Assigned Client Identifier</w:t>
      </w:r>
      <w:r w:rsidDel="00000000" w:rsidR="00000000" w:rsidRPr="00000000">
        <w:rPr>
          <w:highlight w:val="yellow"/>
          <w:rtl w:val="0"/>
        </w:rPr>
        <w:t xml:space="preserve"> </w:t>
      </w:r>
      <w:r w:rsidDel="00000000" w:rsidR="00000000" w:rsidRPr="00000000">
        <w:rPr>
          <w:color w:val="ff0000"/>
          <w:rtl w:val="0"/>
        </w:rPr>
        <w:t xml:space="preserve">[MQTT-SN-3.5.11-2]</w:t>
      </w:r>
      <w:r w:rsidDel="00000000" w:rsidR="00000000" w:rsidRPr="00000000">
        <w:rPr>
          <w:color w:val="000000"/>
          <w:rtl w:val="0"/>
        </w:rPr>
        <w:t xml:space="preserve">.</w:t>
      </w:r>
      <w:r w:rsidDel="00000000" w:rsidR="00000000" w:rsidRPr="00000000">
        <w:rPr>
          <w:rFonts w:ascii="Arial" w:cs="Arial" w:eastAsia="Arial" w:hAnsi="Arial"/>
          <w:sz w:val="22"/>
          <w:szCs w:val="22"/>
          <w:highlight w:val="yellow"/>
          <w:rtl w:val="0"/>
        </w:rPr>
        <w:t xml:space="preserve">The Assigned Client Identifier MUST be a new Client Identifier not used by any other Session currently in the Gateway</w:t>
      </w:r>
      <w:r w:rsidDel="00000000" w:rsidR="00000000" w:rsidRPr="00000000">
        <w:rPr>
          <w:rtl w:val="0"/>
        </w:rPr>
        <w:t xml:space="preserve"> </w:t>
      </w:r>
      <w:r w:rsidDel="00000000" w:rsidR="00000000" w:rsidRPr="00000000">
        <w:rPr>
          <w:color w:val="ff0000"/>
          <w:rtl w:val="0"/>
        </w:rPr>
        <w:t xml:space="preserve">[MQTT-SN-3.5.11-3]</w:t>
      </w: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53C">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It is suggested that the 36 character Universally Unique IDentifier (UUID) format described in RFC9562 is used for MQTT-SN Assigned Client Identifiers. In any case they should be no longer than 36 characters.</w:t>
      </w:r>
    </w:p>
    <w:p w:rsidR="00000000" w:rsidDel="00000000" w:rsidP="00000000" w:rsidRDefault="00000000" w:rsidRPr="00000000" w14:paraId="0000053D">
      <w:pPr>
        <w:spacing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(RFC9562 describes UUIDs that are 128 bits in size, 16 bytes or 32 hexadecimal digits. These UUIDs are commonly expressed in 36 characters, including 4 dashes as separators such as the following: </w:t>
      </w:r>
      <w:r w:rsidDel="00000000" w:rsidR="00000000" w:rsidRPr="00000000">
        <w:rPr>
          <w:rFonts w:ascii="Arial" w:cs="Arial" w:eastAsia="Arial" w:hAnsi="Arial"/>
          <w:i w:val="1"/>
          <w:color w:val="000000"/>
          <w:sz w:val="22"/>
          <w:szCs w:val="22"/>
          <w:rtl w:val="0"/>
        </w:rPr>
        <w:t xml:space="preserve">f81d4fae-7dec-11d0-a765-00a0c91e6bf6</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3E">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53F">
      <w:pPr>
        <w:spacing w:after="0" w:line="276" w:lineRule="auto"/>
        <w:ind w:left="72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length of Assigned Client Identifiers should take into account the maximum packet size allowed by the MQTT-SN implementation.</w:t>
      </w:r>
    </w:p>
    <w:p w:rsidR="00000000" w:rsidDel="00000000" w:rsidP="00000000" w:rsidRDefault="00000000" w:rsidRPr="00000000" w14:paraId="00000540">
      <w:pPr>
        <w:spacing w:line="276" w:lineRule="auto"/>
        <w:ind w:left="720" w:firstLine="0"/>
        <w:rPr>
          <w:rFonts w:ascii="Arial" w:cs="Arial" w:eastAsia="Arial" w:hAnsi="Arial"/>
          <w:b w:val="1"/>
          <w:color w:val="000000"/>
          <w:sz w:val="22"/>
          <w:szCs w:val="22"/>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541">
      <w:pPr>
        <w:spacing w:line="276" w:lineRule="auto"/>
        <w:ind w:left="720" w:firstLine="0"/>
        <w:rPr>
          <w:rFonts w:ascii="Arial" w:cs="Arial" w:eastAsia="Arial" w:hAnsi="Arial"/>
          <w:sz w:val="22"/>
          <w:szCs w:val="22"/>
        </w:rPr>
      </w:pPr>
      <w:r w:rsidDel="00000000" w:rsidR="00000000" w:rsidRPr="00000000">
        <w:rPr>
          <w:rFonts w:ascii="Arial" w:cs="Arial" w:eastAsia="Arial" w:hAnsi="Arial"/>
          <w:color w:val="000000"/>
          <w:sz w:val="22"/>
          <w:szCs w:val="22"/>
          <w:rtl w:val="0"/>
        </w:rPr>
        <w:t xml:space="preserve">Where a Transparent Gateway obtains an Assigned Client Identifier which is deemed too large for a device, it should map shorter Gateway generated Client Identifiers with their versions returned from the MQTT broker.</w:t>
      </w:r>
      <w:r w:rsidDel="00000000" w:rsidR="00000000" w:rsidRPr="00000000">
        <w:rPr>
          <w:rtl w:val="0"/>
        </w:rPr>
      </w:r>
    </w:p>
    <w:p w:rsidR="00000000" w:rsidDel="00000000" w:rsidP="00000000" w:rsidRDefault="00000000" w:rsidRPr="00000000" w14:paraId="00000542">
      <w:pPr>
        <w:pStyle w:val="Heading2"/>
        <w:keepLines w:val="1"/>
        <w:spacing w:after="118" w:before="200" w:line="259" w:lineRule="auto"/>
        <w:ind w:left="0" w:firstLine="0"/>
        <w:rPr>
          <w:rFonts w:ascii="Arial" w:cs="Arial" w:eastAsia="Arial" w:hAnsi="Arial"/>
        </w:rPr>
      </w:pPr>
      <w:bookmarkStart w:colFirst="0" w:colLast="0" w:name="_heading=h.184mhaj" w:id="80"/>
      <w:bookmarkEnd w:id="80"/>
      <w:r w:rsidDel="00000000" w:rsidR="00000000" w:rsidRPr="00000000">
        <w:rPr>
          <w:rtl w:val="0"/>
        </w:rPr>
        <w:t xml:space="preserve">3.3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p w:rsidR="00000000" w:rsidDel="00000000" w:rsidP="00000000" w:rsidRDefault="00000000" w:rsidRPr="00000000" w14:paraId="00000543">
      <w:pPr>
        <w:rPr/>
      </w:pPr>
      <w:r w:rsidDel="00000000" w:rsidR="00000000" w:rsidRPr="00000000">
        <w:rPr>
          <w:i w:val="1"/>
          <w:sz w:val="19"/>
          <w:szCs w:val="19"/>
          <w:rtl w:val="0"/>
        </w:rPr>
        <w:t xml:space="preserve">Figure 3-7 – AUTH Packet</w:t>
      </w:r>
      <w:r w:rsidDel="00000000" w:rsidR="00000000" w:rsidRPr="00000000">
        <w:rPr>
          <w:rtl w:val="0"/>
        </w:rPr>
      </w:r>
    </w:p>
    <w:p w:rsidR="00000000" w:rsidDel="00000000" w:rsidP="00000000" w:rsidRDefault="00000000" w:rsidRPr="00000000" w14:paraId="00000544">
      <w:pPr>
        <w:rPr/>
      </w:pPr>
      <w:r w:rsidDel="00000000" w:rsidR="00000000" w:rsidRPr="00000000">
        <w:rPr/>
        <w:drawing>
          <wp:inline distB="114300" distT="114300" distL="114300" distR="114300">
            <wp:extent cx="5943600" cy="2946400"/>
            <wp:effectExtent b="0" l="0" r="0" t="0"/>
            <wp:docPr id="35" name="image14.png"/>
            <a:graphic>
              <a:graphicData uri="http://schemas.openxmlformats.org/drawingml/2006/picture">
                <pic:pic>
                  <pic:nvPicPr>
                    <pic:cNvPr id="0" name="image14.png"/>
                    <pic:cNvPicPr preferRelativeResize="0"/>
                  </pic:nvPicPr>
                  <pic:blipFill>
                    <a:blip r:embed="rId68"/>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546">
      <w:pPr>
        <w:pStyle w:val="Heading3"/>
        <w:ind w:left="0" w:firstLine="0"/>
        <w:rPr/>
      </w:pPr>
      <w:bookmarkStart w:colFirst="0" w:colLast="0" w:name="_heading=h.3s49zyc" w:id="81"/>
      <w:bookmarkEnd w:id="81"/>
      <w:r w:rsidDel="00000000" w:rsidR="00000000" w:rsidRPr="00000000">
        <w:rPr>
          <w:rtl w:val="0"/>
        </w:rPr>
        <w:t xml:space="preserve">3.3.1 AUTH Header</w:t>
      </w:r>
    </w:p>
    <w:p w:rsidR="00000000" w:rsidDel="00000000" w:rsidP="00000000" w:rsidRDefault="00000000" w:rsidRPr="00000000" w14:paraId="0000054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48">
      <w:pPr>
        <w:pStyle w:val="Heading3"/>
        <w:ind w:left="0" w:firstLine="0"/>
        <w:rPr/>
      </w:pPr>
      <w:bookmarkStart w:colFirst="0" w:colLast="0" w:name="_heading=h.6cbjggtsyz0j" w:id="82"/>
      <w:bookmarkEnd w:id="82"/>
      <w:r w:rsidDel="00000000" w:rsidR="00000000" w:rsidRPr="00000000">
        <w:rPr>
          <w:rtl w:val="0"/>
        </w:rPr>
        <w:t xml:space="preserve">3.3.2 Packet Identifier</w:t>
      </w:r>
    </w:p>
    <w:p w:rsidR="00000000" w:rsidDel="00000000" w:rsidP="00000000" w:rsidRDefault="00000000" w:rsidRPr="00000000" w14:paraId="00000549">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r w:rsidDel="00000000" w:rsidR="00000000" w:rsidRPr="00000000">
        <w:rPr>
          <w:rFonts w:ascii="Arial" w:cs="Arial" w:eastAsia="Arial" w:hAnsi="Arial"/>
          <w:rtl w:val="0"/>
        </w:rPr>
        <w:t xml:space="preserve">CONNECT or </w:t>
      </w:r>
      <w:r w:rsidDel="00000000" w:rsidR="00000000" w:rsidRPr="00000000">
        <w:rPr>
          <w:rFonts w:ascii="Arial" w:cs="Arial" w:eastAsia="Arial" w:hAnsi="Arial"/>
          <w:rtl w:val="0"/>
        </w:rPr>
        <w:t xml:space="preserve">AUTH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54A">
      <w:pPr>
        <w:pStyle w:val="Heading3"/>
        <w:ind w:left="0" w:firstLine="0"/>
        <w:rPr/>
      </w:pPr>
      <w:bookmarkStart w:colFirst="0" w:colLast="0" w:name="_heading=h.279ka65" w:id="83"/>
      <w:bookmarkEnd w:id="83"/>
      <w:r w:rsidDel="00000000" w:rsidR="00000000" w:rsidRPr="00000000">
        <w:rPr>
          <w:rtl w:val="0"/>
        </w:rPr>
        <w:t xml:space="preserve">3.3.2 Reason Code</w:t>
      </w:r>
    </w:p>
    <w:p w:rsidR="00000000" w:rsidDel="00000000" w:rsidP="00000000" w:rsidRDefault="00000000" w:rsidRPr="00000000" w14:paraId="0000054B">
      <w:pPr>
        <w:rPr>
          <w:rFonts w:ascii="Arial" w:cs="Arial" w:eastAsia="Arial" w:hAnsi="Arial"/>
          <w:sz w:val="24"/>
          <w:szCs w:val="24"/>
        </w:rPr>
      </w:pPr>
      <w:r w:rsidDel="00000000" w:rsidR="00000000" w:rsidRPr="00000000">
        <w:rPr>
          <w:rFonts w:ascii="Arial" w:cs="Arial" w:eastAsia="Arial" w:hAnsi="Arial"/>
          <w:highlight w:val="white"/>
          <w:rtl w:val="0"/>
        </w:rPr>
        <w:t xml:space="preserve">The values for the Authentication Reason Code field are shown in </w:t>
      </w:r>
      <w:hyperlink w:anchor="_heading=h.46r0co2">
        <w:r w:rsidDel="00000000" w:rsidR="00000000" w:rsidRPr="00000000">
          <w:rPr>
            <w:color w:val="1155cc"/>
            <w:u w:val="single"/>
            <w:rtl w:val="0"/>
          </w:rPr>
          <w:t xml:space="preserve">Table 9: Reason Code Values</w:t>
        </w:r>
      </w:hyperlink>
      <w:r w:rsidDel="00000000" w:rsidR="00000000" w:rsidRPr="00000000">
        <w:rPr>
          <w:rtl w:val="0"/>
        </w:rPr>
        <w:t xml:space="preserve">. </w:t>
      </w:r>
      <w:r w:rsidDel="00000000" w:rsidR="00000000" w:rsidRPr="00000000">
        <w:rPr>
          <w:rFonts w:ascii="Arial" w:cs="Arial" w:eastAsia="Arial" w:hAnsi="Arial"/>
          <w:highlight w:val="white"/>
          <w:rtl w:val="0"/>
        </w:rPr>
        <w:t xml:space="preserve">The sender of the AUTH Packet MUST use one of the</w:t>
      </w:r>
      <w:r w:rsidDel="00000000" w:rsidR="00000000" w:rsidRPr="00000000">
        <w:rPr>
          <w:rFonts w:ascii="Arial" w:cs="Arial" w:eastAsia="Arial" w:hAnsi="Arial"/>
          <w:highlight w:val="white"/>
          <w:rtl w:val="0"/>
        </w:rPr>
        <w:t xml:space="preserve"> Reason Codes</w:t>
      </w:r>
      <w:r w:rsidDel="00000000" w:rsidR="00000000" w:rsidRPr="00000000">
        <w:rPr>
          <w:rFonts w:ascii="Arial" w:cs="Arial" w:eastAsia="Arial" w:hAnsi="Arial"/>
          <w:rtl w:val="0"/>
        </w:rPr>
        <w:t xml:space="preserve"> shown as applicable to the AUTH packet in this table.</w:t>
      </w:r>
      <w:r w:rsidDel="00000000" w:rsidR="00000000" w:rsidRPr="00000000">
        <w:rPr>
          <w:rtl w:val="0"/>
        </w:rPr>
      </w:r>
    </w:p>
    <w:p w:rsidR="00000000" w:rsidDel="00000000" w:rsidP="00000000" w:rsidRDefault="00000000" w:rsidRPr="00000000" w14:paraId="0000054C">
      <w:pPr>
        <w:pStyle w:val="Heading3"/>
        <w:ind w:left="0" w:firstLine="0"/>
        <w:rPr/>
      </w:pPr>
      <w:bookmarkStart w:colFirst="0" w:colLast="0" w:name="_heading=h.meukdy" w:id="84"/>
      <w:bookmarkEnd w:id="84"/>
      <w:r w:rsidDel="00000000" w:rsidR="00000000" w:rsidRPr="00000000">
        <w:rPr>
          <w:rtl w:val="0"/>
        </w:rPr>
        <w:t xml:space="preserve">3.3.3 Authentication Method Length</w:t>
      </w:r>
    </w:p>
    <w:p w:rsidR="00000000" w:rsidDel="00000000" w:rsidP="00000000" w:rsidRDefault="00000000" w:rsidRPr="00000000" w14:paraId="0000054D">
      <w:pPr>
        <w:rPr>
          <w:rFonts w:ascii="Arial" w:cs="Arial" w:eastAsia="Arial" w:hAnsi="Arial"/>
        </w:rPr>
      </w:pPr>
      <w:r w:rsidDel="00000000" w:rsidR="00000000" w:rsidRPr="00000000">
        <w:rPr>
          <w:rFonts w:ascii="Arial" w:cs="Arial" w:eastAsia="Arial" w:hAnsi="Arial"/>
          <w:rtl w:val="0"/>
        </w:rPr>
        <w:t xml:space="preserve">The length of the Authentication Method string.</w:t>
      </w:r>
    </w:p>
    <w:p w:rsidR="00000000" w:rsidDel="00000000" w:rsidP="00000000" w:rsidRDefault="00000000" w:rsidRPr="00000000" w14:paraId="0000054E">
      <w:pPr>
        <w:pStyle w:val="Heading3"/>
        <w:ind w:left="0" w:firstLine="0"/>
        <w:rPr/>
      </w:pPr>
      <w:bookmarkStart w:colFirst="0" w:colLast="0" w:name="_heading=h.36ei31r" w:id="85"/>
      <w:bookmarkEnd w:id="85"/>
      <w:r w:rsidDel="00000000" w:rsidR="00000000" w:rsidRPr="00000000">
        <w:rPr>
          <w:rtl w:val="0"/>
        </w:rPr>
        <w:t xml:space="preserve">3.3.4 Authentication Method</w:t>
      </w:r>
    </w:p>
    <w:p w:rsidR="00000000" w:rsidDel="00000000" w:rsidP="00000000" w:rsidRDefault="00000000" w:rsidRPr="00000000" w14:paraId="0000054F">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550">
      <w:pPr>
        <w:pStyle w:val="Heading3"/>
        <w:ind w:left="0" w:firstLine="0"/>
        <w:rPr/>
      </w:pPr>
      <w:bookmarkStart w:colFirst="0" w:colLast="0" w:name="_heading=h.1ljsd9k" w:id="86"/>
      <w:bookmarkEnd w:id="86"/>
      <w:r w:rsidDel="00000000" w:rsidR="00000000" w:rsidRPr="00000000">
        <w:rPr>
          <w:rtl w:val="0"/>
        </w:rPr>
        <w:t xml:space="preserve">3.3.5 Authentication Data</w:t>
      </w:r>
    </w:p>
    <w:p w:rsidR="00000000" w:rsidDel="00000000" w:rsidP="00000000" w:rsidRDefault="00000000" w:rsidRPr="00000000" w14:paraId="00000551">
      <w:pPr>
        <w:rPr>
          <w:rFonts w:ascii="Arial" w:cs="Arial" w:eastAsia="Arial" w:hAnsi="Arial"/>
          <w:highlight w:val="white"/>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552">
      <w:pPr>
        <w:pStyle w:val="Heading3"/>
        <w:ind w:left="0" w:firstLine="0"/>
        <w:rPr/>
      </w:pPr>
      <w:bookmarkStart w:colFirst="0" w:colLast="0" w:name="_heading=h.psc1lxe4uzxw" w:id="87"/>
      <w:bookmarkEnd w:id="87"/>
      <w:r w:rsidDel="00000000" w:rsidR="00000000" w:rsidRPr="00000000">
        <w:rPr>
          <w:rtl w:val="0"/>
        </w:rPr>
        <w:t xml:space="preserve">3.3.6 AUTH Actions</w:t>
      </w:r>
    </w:p>
    <w:p w:rsidR="00000000" w:rsidDel="00000000" w:rsidP="00000000" w:rsidRDefault="00000000" w:rsidRPr="00000000" w14:paraId="00000553">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4.11 Authentication</w:t>
        </w:r>
      </w:hyperlink>
      <w:r w:rsidDel="00000000" w:rsidR="00000000" w:rsidRPr="00000000">
        <w:rPr>
          <w:rtl w:val="0"/>
        </w:rPr>
        <w:t xml:space="preserve"> for more information about authentication.</w:t>
      </w:r>
    </w:p>
    <w:p w:rsidR="00000000" w:rsidDel="00000000" w:rsidP="00000000" w:rsidRDefault="00000000" w:rsidRPr="00000000" w14:paraId="00000554">
      <w:pPr>
        <w:pStyle w:val="Heading2"/>
        <w:keepLines w:val="1"/>
        <w:spacing w:after="118" w:before="0" w:line="259" w:lineRule="auto"/>
        <w:ind w:left="0" w:firstLine="0"/>
        <w:rPr>
          <w:rFonts w:ascii="Arial" w:cs="Arial" w:eastAsia="Arial" w:hAnsi="Arial"/>
        </w:rPr>
      </w:pPr>
      <w:bookmarkStart w:colFirst="0" w:colLast="0" w:name="_heading=h.45jfvxd" w:id="88"/>
      <w:bookmarkEnd w:id="88"/>
      <w:r w:rsidDel="00000000" w:rsidR="00000000" w:rsidRPr="00000000">
        <w:rPr>
          <w:rtl w:val="0"/>
        </w:rPr>
        <w:t xml:space="preserve">3.4 </w:t>
      </w:r>
      <w:r w:rsidDel="00000000" w:rsidR="00000000" w:rsidRPr="00000000">
        <w:rPr>
          <w:rFonts w:ascii="Arial" w:cs="Arial" w:eastAsia="Arial" w:hAnsi="Arial"/>
          <w:rtl w:val="0"/>
        </w:rPr>
        <w:t xml:space="preserve">REGISTER - Register Topic Alias Request</w:t>
      </w:r>
    </w:p>
    <w:p w:rsidR="00000000" w:rsidDel="00000000" w:rsidP="00000000" w:rsidRDefault="00000000" w:rsidRPr="00000000" w14:paraId="00000555">
      <w:pPr>
        <w:rPr/>
      </w:pPr>
      <w:r w:rsidDel="00000000" w:rsidR="00000000" w:rsidRPr="00000000">
        <w:rPr>
          <w:i w:val="1"/>
          <w:sz w:val="19"/>
          <w:szCs w:val="19"/>
          <w:rtl w:val="0"/>
        </w:rPr>
        <w:t xml:space="preserve">Figure 3-8 – REGISTER Packet</w:t>
      </w:r>
      <w:r w:rsidDel="00000000" w:rsidR="00000000" w:rsidRPr="00000000">
        <w:rPr>
          <w:rtl w:val="0"/>
        </w:rPr>
      </w:r>
    </w:p>
    <w:p w:rsidR="00000000" w:rsidDel="00000000" w:rsidP="00000000" w:rsidRDefault="00000000" w:rsidRPr="00000000" w14:paraId="00000556">
      <w:pPr>
        <w:rPr/>
      </w:pPr>
      <w:r w:rsidDel="00000000" w:rsidR="00000000" w:rsidRPr="00000000">
        <w:rPr/>
        <w:drawing>
          <wp:inline distB="114300" distT="114300" distL="114300" distR="114300">
            <wp:extent cx="5943600" cy="3086100"/>
            <wp:effectExtent b="0" l="0" r="0" t="0"/>
            <wp:docPr id="67" name="image38.png"/>
            <a:graphic>
              <a:graphicData uri="http://schemas.openxmlformats.org/drawingml/2006/picture">
                <pic:pic>
                  <pic:nvPicPr>
                    <pic:cNvPr id="0" name="image38.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REGISTER packet is sent by a Client or Gateway to create a Session Topic Alias, before sending a PUBLISH with that Session Topic Alias.</w:t>
      </w:r>
    </w:p>
    <w:p w:rsidR="00000000" w:rsidDel="00000000" w:rsidP="00000000" w:rsidRDefault="00000000" w:rsidRPr="00000000" w14:paraId="00000558">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REGISTER packet </w:t>
      </w:r>
      <w:r w:rsidDel="00000000" w:rsidR="00000000" w:rsidRPr="00000000">
        <w:rPr>
          <w:rFonts w:ascii="Arial" w:cs="Arial" w:eastAsia="Arial" w:hAnsi="Arial"/>
          <w:sz w:val="22"/>
          <w:szCs w:val="22"/>
          <w:rtl w:val="0"/>
        </w:rPr>
        <w:t xml:space="preserve">is sent by a Client to a Gateway to request a Session Topic Alias for the included Topic Name. </w:t>
      </w:r>
    </w:p>
    <w:p w:rsidR="00000000" w:rsidDel="00000000" w:rsidP="00000000" w:rsidRDefault="00000000" w:rsidRPr="00000000" w14:paraId="00000559">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sent by a Gateway to inform a Client about the Session Topic Alias it has assigned to the included Topic Name.</w:t>
      </w:r>
    </w:p>
    <w:p w:rsidR="00000000" w:rsidDel="00000000" w:rsidP="00000000" w:rsidRDefault="00000000" w:rsidRPr="00000000" w14:paraId="0000055A">
      <w:pPr>
        <w:spacing w:line="276" w:lineRule="auto"/>
        <w:ind w:left="-5" w:right="99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Aliases are always assigned and managed by the Gateway, not the Client. For more information see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55B">
      <w:pPr>
        <w:ind w:left="-5" w:right="990" w:firstLine="0"/>
        <w:rPr/>
      </w:pPr>
      <w:r w:rsidDel="00000000" w:rsidR="00000000" w:rsidRPr="00000000">
        <w:rPr>
          <w:shd w:fill="auto" w:val="clear"/>
          <w:rtl w:val="0"/>
        </w:rPr>
        <w:t xml:space="preserve">A REGISTER packet may be sent by the Gateway when the Client is in the Awake state if the Retain Topic Aliases flag on the SLEEPREQ was set to 0, to reinform the Client of a Session Topic Alias.</w:t>
      </w:r>
      <w:r w:rsidDel="00000000" w:rsidR="00000000" w:rsidRPr="00000000">
        <w:rPr>
          <w:rtl w:val="0"/>
        </w:rPr>
      </w:r>
    </w:p>
    <w:p w:rsidR="00000000" w:rsidDel="00000000" w:rsidP="00000000" w:rsidRDefault="00000000" w:rsidRPr="00000000" w14:paraId="0000055C">
      <w:pPr>
        <w:spacing w:line="276" w:lineRule="auto"/>
        <w:ind w:left="-5" w:right="990"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REGISTER packet is sent by a Client, it MUST NOT contain a Topic Alias.</w:t>
      </w:r>
    </w:p>
    <w:p w:rsidR="00000000" w:rsidDel="00000000" w:rsidP="00000000" w:rsidRDefault="00000000" w:rsidRPr="00000000" w14:paraId="0000055D">
      <w:pPr>
        <w:spacing w:line="276" w:lineRule="auto"/>
        <w:ind w:left="-5" w:right="990" w:firstLine="0"/>
        <w:rPr>
          <w:shd w:fill="auto" w:val="clear"/>
        </w:rPr>
      </w:pPr>
      <w:r w:rsidDel="00000000" w:rsidR="00000000" w:rsidRPr="00000000">
        <w:rPr>
          <w:rFonts w:ascii="Arial" w:cs="Arial" w:eastAsia="Arial" w:hAnsi="Arial"/>
          <w:sz w:val="22"/>
          <w:szCs w:val="22"/>
          <w:highlight w:val="yellow"/>
          <w:rtl w:val="0"/>
        </w:rPr>
        <w:t xml:space="preserve">If the REGISTER packet is sent by a Gateway, it MUST contain a Topic Alias.</w:t>
      </w:r>
      <w:r w:rsidDel="00000000" w:rsidR="00000000" w:rsidRPr="00000000">
        <w:rPr>
          <w:rtl w:val="0"/>
        </w:rPr>
      </w:r>
    </w:p>
    <w:p w:rsidR="00000000" w:rsidDel="00000000" w:rsidP="00000000" w:rsidRDefault="00000000" w:rsidRPr="00000000" w14:paraId="0000055E">
      <w:pPr>
        <w:pStyle w:val="Heading3"/>
        <w:ind w:left="0" w:firstLine="0"/>
        <w:rPr/>
      </w:pPr>
      <w:bookmarkStart w:colFirst="0" w:colLast="0" w:name="_heading=h.2koq656" w:id="89"/>
      <w:bookmarkEnd w:id="89"/>
      <w:r w:rsidDel="00000000" w:rsidR="00000000" w:rsidRPr="00000000">
        <w:rPr>
          <w:rtl w:val="0"/>
        </w:rPr>
        <w:t xml:space="preserve">3.4.1 REGISTER Header</w:t>
      </w:r>
    </w:p>
    <w:p w:rsidR="00000000" w:rsidDel="00000000" w:rsidP="00000000" w:rsidRDefault="00000000" w:rsidRPr="00000000" w14:paraId="0000055F">
      <w:pPr>
        <w:spacing w:after="174" w:before="0" w:line="276" w:lineRule="auto"/>
        <w:ind w:right="4"/>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60">
      <w:pPr>
        <w:pStyle w:val="Heading3"/>
        <w:ind w:left="0" w:firstLine="0"/>
        <w:rPr/>
      </w:pPr>
      <w:bookmarkStart w:colFirst="0" w:colLast="0" w:name="_heading=h.5ufspf21xppm" w:id="90"/>
      <w:bookmarkEnd w:id="90"/>
      <w:r w:rsidDel="00000000" w:rsidR="00000000" w:rsidRPr="00000000">
        <w:rPr>
          <w:rtl w:val="0"/>
        </w:rPr>
        <w:t xml:space="preserve">3.4.2 REGISTER Flags</w:t>
      </w:r>
    </w:p>
    <w:p w:rsidR="00000000" w:rsidDel="00000000" w:rsidP="00000000" w:rsidRDefault="00000000" w:rsidRPr="00000000" w14:paraId="0000056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REGISTER Flags is a 1 byte field which contains flags specifying the contents of the REGISTER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7-1 of the REGISTER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62">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receiver MUST validate that the reserved flags in the REGISTER packet are set to 0. If any of the reserved flags is not 0 it is a Malformed Packet.</w:t>
      </w:r>
      <w:r w:rsidDel="00000000" w:rsidR="00000000" w:rsidRPr="00000000">
        <w:rPr>
          <w:rtl w:val="0"/>
        </w:rPr>
      </w:r>
    </w:p>
    <w:p w:rsidR="00000000" w:rsidDel="00000000" w:rsidP="00000000" w:rsidRDefault="00000000" w:rsidRPr="00000000" w14:paraId="00000563">
      <w:pPr>
        <w:pStyle w:val="Heading4"/>
        <w:spacing w:after="200" w:before="0" w:line="248.00000000000006" w:lineRule="auto"/>
        <w:ind w:left="0" w:firstLine="0"/>
        <w:jc w:val="both"/>
        <w:rPr/>
      </w:pPr>
      <w:bookmarkStart w:colFirst="0" w:colLast="0" w:name="_heading=h.d0vh95un2cq3" w:id="91"/>
      <w:bookmarkEnd w:id="91"/>
      <w:r w:rsidDel="00000000" w:rsidR="00000000" w:rsidRPr="00000000">
        <w:rPr>
          <w:rtl w:val="0"/>
        </w:rPr>
        <w:t xml:space="preserve">3.4.2.1 Topic Alias Flag</w:t>
      </w:r>
    </w:p>
    <w:p w:rsidR="00000000" w:rsidDel="00000000" w:rsidP="00000000" w:rsidRDefault="00000000" w:rsidRPr="00000000" w14:paraId="00000564">
      <w:pPr>
        <w:rPr/>
      </w:pPr>
      <w:r w:rsidDel="00000000" w:rsidR="00000000" w:rsidRPr="00000000">
        <w:rPr>
          <w:b w:val="1"/>
          <w:rtl w:val="0"/>
        </w:rPr>
        <w:t xml:space="preserve">Position</w:t>
      </w:r>
      <w:r w:rsidDel="00000000" w:rsidR="00000000" w:rsidRPr="00000000">
        <w:rPr>
          <w:rtl w:val="0"/>
        </w:rPr>
        <w:t xml:space="preserve">: bit 0 of the REGISTER Flags.</w:t>
      </w:r>
    </w:p>
    <w:p w:rsidR="00000000" w:rsidDel="00000000" w:rsidP="00000000" w:rsidRDefault="00000000" w:rsidRPr="00000000" w14:paraId="00000565">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66">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67">
      <w:pPr>
        <w:spacing w:after="200" w:before="20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r w:rsidDel="00000000" w:rsidR="00000000" w:rsidRPr="00000000">
        <w:rPr>
          <w:rtl w:val="0"/>
        </w:rPr>
      </w:r>
    </w:p>
    <w:p w:rsidR="00000000" w:rsidDel="00000000" w:rsidP="00000000" w:rsidRDefault="00000000" w:rsidRPr="00000000" w14:paraId="00000568">
      <w:pPr>
        <w:pStyle w:val="Heading3"/>
        <w:spacing w:after="0" w:before="0" w:line="248.00000000000006" w:lineRule="auto"/>
        <w:ind w:left="0" w:firstLine="0"/>
        <w:rPr/>
      </w:pPr>
      <w:bookmarkStart w:colFirst="0" w:colLast="0" w:name="_heading=h.tvj9pexz17l7" w:id="92"/>
      <w:bookmarkEnd w:id="92"/>
      <w:r w:rsidDel="00000000" w:rsidR="00000000" w:rsidRPr="00000000">
        <w:rPr>
          <w:rtl w:val="0"/>
        </w:rPr>
        <w:t xml:space="preserve">3.4.2 Packet Identifier</w:t>
      </w:r>
    </w:p>
    <w:p w:rsidR="00000000" w:rsidDel="00000000" w:rsidP="00000000" w:rsidRDefault="00000000" w:rsidRPr="00000000" w14:paraId="00000569">
      <w:pPr>
        <w:spacing w:after="174" w:before="20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REGACK packet. It should ideally be populated with a random integer value. </w:t>
      </w:r>
    </w:p>
    <w:p w:rsidR="00000000" w:rsidDel="00000000" w:rsidP="00000000" w:rsidRDefault="00000000" w:rsidRPr="00000000" w14:paraId="0000056A">
      <w:pPr>
        <w:pStyle w:val="Heading3"/>
        <w:ind w:left="0" w:firstLine="0"/>
        <w:rPr/>
      </w:pPr>
      <w:bookmarkStart w:colFirst="0" w:colLast="0" w:name="_heading=h.zu0gcz" w:id="93"/>
      <w:bookmarkEnd w:id="93"/>
      <w:r w:rsidDel="00000000" w:rsidR="00000000" w:rsidRPr="00000000">
        <w:rPr>
          <w:rtl w:val="0"/>
        </w:rPr>
        <w:t xml:space="preserve">3.4.3 Topic Alias </w:t>
      </w:r>
    </w:p>
    <w:p w:rsidR="00000000" w:rsidDel="00000000" w:rsidP="00000000" w:rsidRDefault="00000000" w:rsidRPr="00000000" w14:paraId="0000056B">
      <w:pPr>
        <w:spacing w:after="174" w:before="0" w:line="276" w:lineRule="auto"/>
        <w:ind w:right="990"/>
        <w:rPr>
          <w:rFonts w:ascii="Arial" w:cs="Arial" w:eastAsia="Arial" w:hAnsi="Arial"/>
          <w:sz w:val="22"/>
          <w:szCs w:val="22"/>
        </w:rPr>
      </w:pPr>
      <w:r w:rsidDel="00000000" w:rsidR="00000000" w:rsidRPr="00000000">
        <w:rPr>
          <w:rFonts w:ascii="Arial" w:cs="Arial" w:eastAsia="Arial" w:hAnsi="Arial"/>
          <w:sz w:val="22"/>
          <w:szCs w:val="22"/>
          <w:rtl w:val="0"/>
        </w:rPr>
        <w:t xml:space="preserve">C</w:t>
      </w:r>
      <w:r w:rsidDel="00000000" w:rsidR="00000000" w:rsidRPr="00000000">
        <w:rPr>
          <w:rFonts w:ascii="Arial" w:cs="Arial" w:eastAsia="Arial" w:hAnsi="Arial"/>
          <w:sz w:val="22"/>
          <w:szCs w:val="22"/>
          <w:rtl w:val="0"/>
        </w:rPr>
        <w:t xml:space="preserve">ontains the Topic Alias value assigned to the Topic Name included in the Topic Name field.</w:t>
      </w:r>
    </w:p>
    <w:p w:rsidR="00000000" w:rsidDel="00000000" w:rsidP="00000000" w:rsidRDefault="00000000" w:rsidRPr="00000000" w14:paraId="0000056C">
      <w:pPr>
        <w:pStyle w:val="Heading3"/>
        <w:ind w:left="0" w:firstLine="0"/>
        <w:rPr/>
      </w:pPr>
      <w:bookmarkStart w:colFirst="0" w:colLast="0" w:name="_heading=h.1yyy98l" w:id="94"/>
      <w:bookmarkEnd w:id="94"/>
      <w:r w:rsidDel="00000000" w:rsidR="00000000" w:rsidRPr="00000000">
        <w:rPr>
          <w:rtl w:val="0"/>
        </w:rPr>
        <w:t xml:space="preserve">3.4.4 Topic Name</w:t>
      </w:r>
    </w:p>
    <w:p w:rsidR="00000000" w:rsidDel="00000000" w:rsidP="00000000" w:rsidRDefault="00000000" w:rsidRPr="00000000" w14:paraId="0000056D">
      <w:pPr>
        <w:spacing w:after="306"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Fixed Length UTF-8 Encoded String Contains the fully qualified topic name.</w:t>
      </w:r>
    </w:p>
    <w:p w:rsidR="00000000" w:rsidDel="00000000" w:rsidP="00000000" w:rsidRDefault="00000000" w:rsidRPr="00000000" w14:paraId="0000056E">
      <w:pPr>
        <w:pStyle w:val="Heading3"/>
        <w:spacing w:after="0" w:before="200" w:line="248.00000000000006" w:lineRule="auto"/>
        <w:ind w:left="0" w:right="990" w:firstLine="0"/>
        <w:jc w:val="both"/>
        <w:rPr/>
      </w:pPr>
      <w:bookmarkStart w:colFirst="0" w:colLast="0" w:name="_heading=h.2jnkuws4c71i" w:id="95"/>
      <w:bookmarkEnd w:id="95"/>
      <w:r w:rsidDel="00000000" w:rsidR="00000000" w:rsidRPr="00000000">
        <w:rPr>
          <w:rtl w:val="0"/>
        </w:rPr>
        <w:t xml:space="preserve">3.4.5 REGISTER Actions</w:t>
      </w:r>
    </w:p>
    <w:p w:rsidR="00000000" w:rsidDel="00000000" w:rsidP="00000000" w:rsidRDefault="00000000" w:rsidRPr="00000000" w14:paraId="0000056F">
      <w:pPr>
        <w:spacing w:after="306" w:before="20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color w:val="1155cc"/>
            <w:u w:val="single"/>
            <w:rtl w:val="0"/>
          </w:rPr>
          <w:t xml:space="preserve">4.7.2 Topic Aliases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70">
      <w:pPr>
        <w:pStyle w:val="Heading2"/>
        <w:keepLines w:val="1"/>
        <w:spacing w:after="77" w:before="0" w:line="259" w:lineRule="auto"/>
        <w:ind w:left="0" w:firstLine="0"/>
        <w:rPr/>
      </w:pPr>
      <w:bookmarkStart w:colFirst="0" w:colLast="0" w:name="_heading=h.ly2wo918151u" w:id="96"/>
      <w:bookmarkEnd w:id="96"/>
      <w:r w:rsidDel="00000000" w:rsidR="00000000" w:rsidRPr="00000000">
        <w:br w:type="page"/>
      </w:r>
      <w:r w:rsidDel="00000000" w:rsidR="00000000" w:rsidRPr="00000000">
        <w:rPr>
          <w:rtl w:val="0"/>
        </w:rPr>
      </w:r>
    </w:p>
    <w:p w:rsidR="00000000" w:rsidDel="00000000" w:rsidP="00000000" w:rsidRDefault="00000000" w:rsidRPr="00000000" w14:paraId="00000571">
      <w:pPr>
        <w:pStyle w:val="Heading2"/>
        <w:keepLines w:val="1"/>
        <w:spacing w:after="77" w:before="0" w:line="259" w:lineRule="auto"/>
        <w:ind w:left="0" w:firstLine="0"/>
        <w:rPr>
          <w:rFonts w:ascii="Arial" w:cs="Arial" w:eastAsia="Arial" w:hAnsi="Arial"/>
        </w:rPr>
      </w:pPr>
      <w:bookmarkStart w:colFirst="0" w:colLast="0" w:name="_heading=h.4iylrwe" w:id="97"/>
      <w:bookmarkEnd w:id="97"/>
      <w:r w:rsidDel="00000000" w:rsidR="00000000" w:rsidRPr="00000000">
        <w:rPr>
          <w:rtl w:val="0"/>
        </w:rPr>
        <w:t xml:space="preserve">3.5 </w:t>
      </w:r>
      <w:r w:rsidDel="00000000" w:rsidR="00000000" w:rsidRPr="00000000">
        <w:rPr>
          <w:rFonts w:ascii="Arial" w:cs="Arial" w:eastAsia="Arial" w:hAnsi="Arial"/>
          <w:rtl w:val="0"/>
        </w:rPr>
        <w:t xml:space="preserve">REGACK - Register Topic Alias Acknowledgement</w:t>
      </w:r>
    </w:p>
    <w:p w:rsidR="00000000" w:rsidDel="00000000" w:rsidP="00000000" w:rsidRDefault="00000000" w:rsidRPr="00000000" w14:paraId="00000572">
      <w:pPr>
        <w:rPr/>
      </w:pPr>
      <w:r w:rsidDel="00000000" w:rsidR="00000000" w:rsidRPr="00000000">
        <w:rPr>
          <w:i w:val="1"/>
          <w:sz w:val="19"/>
          <w:szCs w:val="19"/>
          <w:rtl w:val="0"/>
        </w:rPr>
        <w:t xml:space="preserve">Figure 3-9 – REGACK Packet</w:t>
      </w:r>
      <w:r w:rsidDel="00000000" w:rsidR="00000000" w:rsidRPr="00000000">
        <w:rPr>
          <w:rtl w:val="0"/>
        </w:rPr>
      </w:r>
    </w:p>
    <w:p w:rsidR="00000000" w:rsidDel="00000000" w:rsidP="00000000" w:rsidRDefault="00000000" w:rsidRPr="00000000" w14:paraId="00000573">
      <w:pPr>
        <w:rPr/>
      </w:pPr>
      <w:r w:rsidDel="00000000" w:rsidR="00000000" w:rsidRPr="00000000">
        <w:rPr/>
        <w:drawing>
          <wp:inline distB="114300" distT="114300" distL="114300" distR="114300">
            <wp:extent cx="5943600" cy="2590800"/>
            <wp:effectExtent b="0" l="0" r="0" t="0"/>
            <wp:docPr id="28" name="image1.png"/>
            <a:graphic>
              <a:graphicData uri="http://schemas.openxmlformats.org/drawingml/2006/picture">
                <pic:pic>
                  <pic:nvPicPr>
                    <pic:cNvPr id="0" name="image1.png"/>
                    <pic:cNvPicPr preferRelativeResize="0"/>
                  </pic:nvPicPr>
                  <pic:blipFill>
                    <a:blip r:embed="rId70"/>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74">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Gateway as an acknowledgment to the receipt and processing of a REGISTER packet.</w:t>
      </w:r>
    </w:p>
    <w:p w:rsidR="00000000" w:rsidDel="00000000" w:rsidP="00000000" w:rsidRDefault="00000000" w:rsidRPr="00000000" w14:paraId="00000575">
      <w:pPr>
        <w:pStyle w:val="Heading3"/>
        <w:ind w:left="0" w:firstLine="0"/>
        <w:rPr/>
      </w:pPr>
      <w:bookmarkStart w:colFirst="0" w:colLast="0" w:name="_heading=h.2y3w247" w:id="98"/>
      <w:bookmarkEnd w:id="98"/>
      <w:r w:rsidDel="00000000" w:rsidR="00000000" w:rsidRPr="00000000">
        <w:rPr>
          <w:rtl w:val="0"/>
        </w:rPr>
        <w:t xml:space="preserve">3.5.1 REGACK Header</w:t>
      </w:r>
    </w:p>
    <w:p w:rsidR="00000000" w:rsidDel="00000000" w:rsidP="00000000" w:rsidRDefault="00000000" w:rsidRPr="00000000" w14:paraId="00000576">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77">
      <w:pPr>
        <w:pStyle w:val="Heading3"/>
        <w:ind w:left="0" w:firstLine="0"/>
        <w:rPr/>
      </w:pPr>
      <w:bookmarkStart w:colFirst="0" w:colLast="0" w:name="_heading=h.1d96cc0" w:id="99"/>
      <w:bookmarkEnd w:id="99"/>
      <w:r w:rsidDel="00000000" w:rsidR="00000000" w:rsidRPr="00000000">
        <w:rPr>
          <w:rtl w:val="0"/>
        </w:rPr>
        <w:t xml:space="preserve">3.5.2 REGACK Flags</w:t>
      </w:r>
    </w:p>
    <w:p w:rsidR="00000000" w:rsidDel="00000000" w:rsidP="00000000" w:rsidRDefault="00000000" w:rsidRPr="00000000" w14:paraId="00000578">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REGACK Flags is a 1 byte field which contains flags specifying the contents of the REGACK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REGACK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579">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REGACK packet are set to 0. If any of the reserved flags is not 0 it is a Malformed Packet.</w:t>
      </w:r>
      <w:r w:rsidDel="00000000" w:rsidR="00000000" w:rsidRPr="00000000">
        <w:rPr>
          <w:rtl w:val="0"/>
        </w:rPr>
      </w:r>
    </w:p>
    <w:p w:rsidR="00000000" w:rsidDel="00000000" w:rsidP="00000000" w:rsidRDefault="00000000" w:rsidRPr="00000000" w14:paraId="0000057A">
      <w:pPr>
        <w:pStyle w:val="Heading4"/>
        <w:spacing w:after="200" w:before="0" w:line="248.00000000000006" w:lineRule="auto"/>
        <w:ind w:left="0" w:firstLine="0"/>
        <w:jc w:val="both"/>
        <w:rPr>
          <w:vertAlign w:val="baseline"/>
        </w:rPr>
      </w:pPr>
      <w:bookmarkStart w:colFirst="0" w:colLast="0" w:name="_heading=h.9sc8qmlasy98" w:id="100"/>
      <w:bookmarkEnd w:id="100"/>
      <w:r w:rsidDel="00000000" w:rsidR="00000000" w:rsidRPr="00000000">
        <w:rPr>
          <w:rtl w:val="0"/>
        </w:rPr>
        <w:t xml:space="preserve">3.5.2.1 </w:t>
      </w:r>
      <w:r w:rsidDel="00000000" w:rsidR="00000000" w:rsidRPr="00000000">
        <w:rPr>
          <w:vertAlign w:val="baseline"/>
          <w:rtl w:val="0"/>
        </w:rPr>
        <w:t xml:space="preserve">Topic Type</w:t>
      </w:r>
    </w:p>
    <w:p w:rsidR="00000000" w:rsidDel="00000000" w:rsidP="00000000" w:rsidRDefault="00000000" w:rsidRPr="00000000" w14:paraId="0000057B">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REGACK Flags.</w:t>
      </w:r>
    </w:p>
    <w:p w:rsidR="00000000" w:rsidDel="00000000" w:rsidP="00000000" w:rsidRDefault="00000000" w:rsidRPr="00000000" w14:paraId="0000057C">
      <w:pPr>
        <w:spacing w:after="0" w:before="0" w:line="276" w:lineRule="auto"/>
        <w:ind w:left="0" w:firstLine="0"/>
        <w:rPr>
          <w:rFonts w:ascii="Arial" w:cs="Arial" w:eastAsia="Arial" w:hAnsi="Arial"/>
          <w:color w:val="000000"/>
          <w:sz w:val="22"/>
          <w:szCs w:val="22"/>
          <w:vertAlign w:val="baseline"/>
        </w:rPr>
      </w:pPr>
      <w:r w:rsidDel="00000000" w:rsidR="00000000" w:rsidRPr="00000000">
        <w:rPr>
          <w:rFonts w:ascii="Arial" w:cs="Arial" w:eastAsia="Arial" w:hAnsi="Arial"/>
          <w:color w:val="000000"/>
          <w:sz w:val="22"/>
          <w:szCs w:val="22"/>
          <w:rtl w:val="0"/>
        </w:rPr>
        <w:t xml:space="preserve">D</w:t>
      </w:r>
      <w:r w:rsidDel="00000000" w:rsidR="00000000" w:rsidRPr="00000000">
        <w:rPr>
          <w:rFonts w:ascii="Arial" w:cs="Arial" w:eastAsia="Arial" w:hAnsi="Arial"/>
          <w:color w:val="000000"/>
          <w:sz w:val="22"/>
          <w:szCs w:val="22"/>
          <w:vertAlign w:val="baseline"/>
          <w:rtl w:val="0"/>
        </w:rPr>
        <w:t xml:space="preserve">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color w:val="000000"/>
          <w:sz w:val="22"/>
          <w:szCs w:val="22"/>
          <w:vertAlign w:val="baseline"/>
          <w:rtl w:val="0"/>
        </w:rPr>
        <w:t xml:space="preserve"> for the definition of the various topic types.</w:t>
      </w:r>
      <w:r w:rsidDel="00000000" w:rsidR="00000000" w:rsidRPr="00000000">
        <w:rPr>
          <w:rtl w:val="0"/>
        </w:rPr>
      </w:r>
    </w:p>
    <w:p w:rsidR="00000000" w:rsidDel="00000000" w:rsidP="00000000" w:rsidRDefault="00000000" w:rsidRPr="00000000" w14:paraId="0000057D">
      <w:pPr>
        <w:spacing w:after="306"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The Topic Type in the REGACK packet MUST be Predefined Topic Alias or Session Topic Alias. </w:t>
      </w:r>
      <w:r w:rsidDel="00000000" w:rsidR="00000000" w:rsidRPr="00000000">
        <w:rPr>
          <w:rFonts w:ascii="Arial" w:cs="Arial" w:eastAsia="Arial" w:hAnsi="Arial"/>
          <w:color w:val="000000"/>
          <w:sz w:val="22"/>
          <w:szCs w:val="22"/>
          <w:shd w:fill="auto" w:val="clear"/>
          <w:rtl w:val="0"/>
        </w:rPr>
        <w:t xml:space="preserve">Any other value is a Protocol Error.</w:t>
      </w:r>
    </w:p>
    <w:p w:rsidR="00000000" w:rsidDel="00000000" w:rsidP="00000000" w:rsidRDefault="00000000" w:rsidRPr="00000000" w14:paraId="0000057E">
      <w:pPr>
        <w:pStyle w:val="Heading4"/>
        <w:spacing w:after="200" w:before="0" w:line="248.00000000000006" w:lineRule="auto"/>
        <w:ind w:left="0" w:firstLine="0"/>
        <w:jc w:val="both"/>
        <w:rPr/>
      </w:pPr>
      <w:bookmarkStart w:colFirst="0" w:colLast="0" w:name="_heading=h.c53rgmfddmn8" w:id="101"/>
      <w:bookmarkEnd w:id="101"/>
      <w:r w:rsidDel="00000000" w:rsidR="00000000" w:rsidRPr="00000000">
        <w:rPr>
          <w:rtl w:val="0"/>
        </w:rPr>
        <w:t xml:space="preserve">3.5.2.2 Topic Alias Flag</w:t>
      </w:r>
    </w:p>
    <w:p w:rsidR="00000000" w:rsidDel="00000000" w:rsidP="00000000" w:rsidRDefault="00000000" w:rsidRPr="00000000" w14:paraId="0000057F">
      <w:pPr>
        <w:rPr/>
      </w:pPr>
      <w:r w:rsidDel="00000000" w:rsidR="00000000" w:rsidRPr="00000000">
        <w:rPr>
          <w:b w:val="1"/>
          <w:rtl w:val="0"/>
        </w:rPr>
        <w:t xml:space="preserve">Position</w:t>
      </w:r>
      <w:r w:rsidDel="00000000" w:rsidR="00000000" w:rsidRPr="00000000">
        <w:rPr>
          <w:rtl w:val="0"/>
        </w:rPr>
        <w:t xml:space="preserve">: bit 2 of the REGISTER Flags.</w:t>
      </w:r>
    </w:p>
    <w:p w:rsidR="00000000" w:rsidDel="00000000" w:rsidP="00000000" w:rsidRDefault="00000000" w:rsidRPr="00000000" w14:paraId="00000580">
      <w:pPr>
        <w:spacing w:after="0" w:before="0" w:line="276" w:lineRule="auto"/>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Determines the presence of the Topic Alias field. </w:t>
      </w:r>
      <w:r w:rsidDel="00000000" w:rsidR="00000000" w:rsidRPr="00000000">
        <w:rPr>
          <w:rtl w:val="0"/>
        </w:rPr>
      </w:r>
    </w:p>
    <w:p w:rsidR="00000000" w:rsidDel="00000000" w:rsidP="00000000" w:rsidRDefault="00000000" w:rsidRPr="00000000" w14:paraId="00000581">
      <w:pPr>
        <w:spacing w:after="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[MQTT-SN-3.7.2.1-1]</w:t>
      </w:r>
      <w:r w:rsidDel="00000000" w:rsidR="00000000" w:rsidRPr="00000000">
        <w:rPr>
          <w:rFonts w:ascii="Arial" w:cs="Arial" w:eastAsia="Arial" w:hAnsi="Arial"/>
          <w:color w:val="000000"/>
          <w:sz w:val="22"/>
          <w:szCs w:val="22"/>
          <w:shd w:fill="auto" w:val="clear"/>
          <w:rtl w:val="0"/>
        </w:rPr>
        <w:t xml:space="preserve">. </w:t>
      </w:r>
    </w:p>
    <w:p w:rsidR="00000000" w:rsidDel="00000000" w:rsidP="00000000" w:rsidRDefault="00000000" w:rsidRPr="00000000" w14:paraId="00000582">
      <w:pPr>
        <w:spacing w:after="200" w:before="20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highlight w:val="yellow"/>
          <w:rtl w:val="0"/>
        </w:rPr>
        <w:t xml:space="preserve">If the Topic Alias Flag is set to 1, a Topic Alias MUST be present in the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ff0000"/>
          <w:sz w:val="22"/>
          <w:szCs w:val="22"/>
          <w:shd w:fill="auto" w:val="clear"/>
          <w:rtl w:val="0"/>
        </w:rPr>
        <w:t xml:space="preserve">[MQTT-SN-3.7.2.1-2]</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583">
      <w:pPr>
        <w:pStyle w:val="Heading3"/>
        <w:ind w:left="0" w:firstLine="0"/>
        <w:rPr/>
      </w:pPr>
      <w:bookmarkStart w:colFirst="0" w:colLast="0" w:name="_heading=h.2ce457m" w:id="102"/>
      <w:bookmarkEnd w:id="102"/>
      <w:r w:rsidDel="00000000" w:rsidR="00000000" w:rsidRPr="00000000">
        <w:rPr>
          <w:rtl w:val="0"/>
        </w:rPr>
        <w:t xml:space="preserve">3.5.3 Packet Identifier</w:t>
      </w:r>
    </w:p>
    <w:p w:rsidR="00000000" w:rsidDel="00000000" w:rsidP="00000000" w:rsidRDefault="00000000" w:rsidRPr="00000000" w14:paraId="00000584">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585">
      <w:pPr>
        <w:pStyle w:val="Heading3"/>
        <w:ind w:left="0" w:firstLine="0"/>
        <w:rPr/>
      </w:pPr>
      <w:bookmarkStart w:colFirst="0" w:colLast="0" w:name="_heading=h.3x8tuzt" w:id="103"/>
      <w:bookmarkEnd w:id="103"/>
      <w:r w:rsidDel="00000000" w:rsidR="00000000" w:rsidRPr="00000000">
        <w:rPr>
          <w:rtl w:val="0"/>
        </w:rPr>
        <w:t xml:space="preserve">3.5.4</w:t>
      </w:r>
      <w:r w:rsidDel="00000000" w:rsidR="00000000" w:rsidRPr="00000000">
        <w:rPr>
          <w:rtl w:val="0"/>
        </w:rPr>
        <w:t xml:space="preserve"> Topic Alias</w:t>
      </w:r>
      <w:r w:rsidDel="00000000" w:rsidR="00000000" w:rsidRPr="00000000">
        <w:rPr>
          <w:rtl w:val="0"/>
        </w:rPr>
      </w:r>
    </w:p>
    <w:p w:rsidR="00000000" w:rsidDel="00000000" w:rsidP="00000000" w:rsidRDefault="00000000" w:rsidRPr="00000000" w14:paraId="00000586">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587">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the REGACK is sent by a Gateway in response to a REGISTER request from a Client, the Topic Alias is that which has been assigned by the Gateway, and which the Client should use during the rest of the Session to refer to the Topic Name identified in the REGISTER packet.</w:t>
      </w:r>
    </w:p>
    <w:p w:rsidR="00000000" w:rsidDel="00000000" w:rsidP="00000000" w:rsidRDefault="00000000" w:rsidRPr="00000000" w14:paraId="00000588">
      <w:pPr>
        <w:spacing w:after="174" w:before="0" w:line="276" w:lineRule="auto"/>
        <w:ind w:right="4"/>
        <w:rPr>
          <w:rFonts w:ascii="Arial" w:cs="Arial" w:eastAsia="Arial" w:hAnsi="Arial"/>
          <w:sz w:val="22"/>
          <w:szCs w:val="22"/>
          <w:highlight w:val="yellow"/>
        </w:rPr>
      </w:pPr>
      <w:r w:rsidDel="00000000" w:rsidR="00000000" w:rsidRPr="00000000">
        <w:rPr>
          <w:rFonts w:ascii="Arial" w:cs="Arial" w:eastAsia="Arial" w:hAnsi="Arial"/>
          <w:sz w:val="22"/>
          <w:szCs w:val="22"/>
          <w:rtl w:val="0"/>
        </w:rPr>
        <w:t xml:space="preserve">If the REGACK is sent by a Client, it is in response to a REGISTER packet from a Gateway informing the Client which Topic Alias it should use. </w:t>
      </w:r>
      <w:r w:rsidDel="00000000" w:rsidR="00000000" w:rsidRPr="00000000">
        <w:rPr>
          <w:rFonts w:ascii="Arial" w:cs="Arial" w:eastAsia="Arial" w:hAnsi="Arial"/>
          <w:sz w:val="22"/>
          <w:szCs w:val="22"/>
          <w:highlight w:val="yellow"/>
          <w:rtl w:val="0"/>
        </w:rPr>
        <w:t xml:space="preserve">When sent by a Client the REGACK MUST NOT contain a Topic Alias. </w:t>
      </w:r>
    </w:p>
    <w:p w:rsidR="00000000" w:rsidDel="00000000" w:rsidP="00000000" w:rsidRDefault="00000000" w:rsidRPr="00000000" w14:paraId="00000589">
      <w:pPr>
        <w:pStyle w:val="Heading3"/>
        <w:ind w:left="0" w:firstLine="0"/>
        <w:rPr>
          <w:highlight w:val="yellow"/>
        </w:rPr>
      </w:pPr>
      <w:bookmarkStart w:colFirst="0" w:colLast="0" w:name="_heading=h.rjefff" w:id="104"/>
      <w:bookmarkEnd w:id="104"/>
      <w:r w:rsidDel="00000000" w:rsidR="00000000" w:rsidRPr="00000000">
        <w:rPr>
          <w:rtl w:val="0"/>
        </w:rPr>
        <w:t xml:space="preserve">3.5.5 Reason Code</w:t>
      </w: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REGACK Packet MUST use one of the </w:t>
      </w:r>
      <w:r w:rsidDel="00000000" w:rsidR="00000000" w:rsidRPr="00000000">
        <w:rPr>
          <w:highlight w:val="yellow"/>
          <w:rtl w:val="0"/>
        </w:rPr>
        <w:t xml:space="preserve">Reason Codes applicable to REGACK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58B">
      <w:pPr>
        <w:pStyle w:val="Heading2"/>
        <w:ind w:left="0" w:firstLine="0"/>
        <w:rPr/>
      </w:pPr>
      <w:bookmarkStart w:colFirst="0" w:colLast="0" w:name="_heading=h.3bj1y38" w:id="105"/>
      <w:bookmarkEnd w:id="105"/>
      <w:r w:rsidDel="00000000" w:rsidR="00000000" w:rsidRPr="00000000">
        <w:rPr>
          <w:rtl w:val="0"/>
        </w:rPr>
        <w:t xml:space="preserve">3.6 Publish Requests and Responses</w:t>
      </w:r>
    </w:p>
    <w:p w:rsidR="00000000" w:rsidDel="00000000" w:rsidP="00000000" w:rsidRDefault="00000000" w:rsidRPr="00000000" w14:paraId="0000058C">
      <w:pPr>
        <w:spacing w:line="276" w:lineRule="auto"/>
        <w:rPr>
          <w:sz w:val="22"/>
          <w:szCs w:val="22"/>
        </w:rPr>
      </w:pPr>
      <w:r w:rsidDel="00000000" w:rsidR="00000000" w:rsidRPr="00000000">
        <w:rPr>
          <w:sz w:val="22"/>
          <w:szCs w:val="22"/>
          <w:rtl w:val="0"/>
        </w:rPr>
        <w:t xml:space="preserve">MQTT-SN is designed to be optimized for packet size. For this reason, publish requests have 3 variants:</w:t>
      </w:r>
    </w:p>
    <w:p w:rsidR="00000000" w:rsidDel="00000000" w:rsidP="00000000" w:rsidRDefault="00000000" w:rsidRPr="00000000" w14:paraId="0000058D">
      <w:pPr>
        <w:numPr>
          <w:ilvl w:val="0"/>
          <w:numId w:val="64"/>
        </w:numPr>
        <w:spacing w:after="0" w:afterAutospacing="0" w:line="276" w:lineRule="auto"/>
        <w:ind w:left="720" w:hanging="360"/>
        <w:rPr>
          <w:sz w:val="22"/>
          <w:szCs w:val="22"/>
          <w:u w:val="none"/>
        </w:rPr>
      </w:pPr>
      <w:r w:rsidDel="00000000" w:rsidR="00000000" w:rsidRPr="00000000">
        <w:rPr>
          <w:sz w:val="22"/>
          <w:szCs w:val="22"/>
          <w:rtl w:val="0"/>
        </w:rPr>
        <w:t xml:space="preserve">PUBWOS, Publish Without Session, where no session is required</w:t>
      </w:r>
    </w:p>
    <w:p w:rsidR="00000000" w:rsidDel="00000000" w:rsidP="00000000" w:rsidRDefault="00000000" w:rsidRPr="00000000" w14:paraId="0000058E">
      <w:pPr>
        <w:numPr>
          <w:ilvl w:val="0"/>
          <w:numId w:val="64"/>
        </w:numPr>
        <w:spacing w:after="0" w:afterAutospacing="0" w:before="0" w:beforeAutospacing="0" w:line="276" w:lineRule="auto"/>
        <w:ind w:left="720" w:hanging="360"/>
        <w:rPr>
          <w:sz w:val="22"/>
          <w:szCs w:val="22"/>
          <w:u w:val="none"/>
        </w:rPr>
      </w:pPr>
      <w:r w:rsidDel="00000000" w:rsidR="00000000" w:rsidRPr="00000000">
        <w:rPr>
          <w:sz w:val="22"/>
          <w:szCs w:val="22"/>
          <w:rtl w:val="0"/>
        </w:rPr>
        <w:t xml:space="preserve">PUBLISH Quality of Service 0 where no response is required and thus no packet identifier </w:t>
      </w:r>
    </w:p>
    <w:p w:rsidR="00000000" w:rsidDel="00000000" w:rsidP="00000000" w:rsidRDefault="00000000" w:rsidRPr="00000000" w14:paraId="0000058F">
      <w:pPr>
        <w:numPr>
          <w:ilvl w:val="0"/>
          <w:numId w:val="64"/>
        </w:numPr>
        <w:spacing w:before="0" w:beforeAutospacing="0" w:line="276" w:lineRule="auto"/>
        <w:ind w:left="720" w:hanging="360"/>
        <w:rPr>
          <w:sz w:val="22"/>
          <w:szCs w:val="22"/>
          <w:u w:val="none"/>
        </w:rPr>
      </w:pPr>
      <w:r w:rsidDel="00000000" w:rsidR="00000000" w:rsidRPr="00000000">
        <w:rPr>
          <w:sz w:val="22"/>
          <w:szCs w:val="22"/>
          <w:rtl w:val="0"/>
        </w:rPr>
        <w:t xml:space="preserve">PUBLISH Quality of Service 1 and 2 where a response is expected. </w:t>
      </w:r>
    </w:p>
    <w:p w:rsidR="00000000" w:rsidDel="00000000" w:rsidP="00000000" w:rsidRDefault="00000000" w:rsidRPr="00000000" w14:paraId="00000590">
      <w:pPr>
        <w:spacing w:line="276" w:lineRule="auto"/>
        <w:ind w:left="0" w:firstLine="0"/>
        <w:rPr>
          <w:sz w:val="22"/>
          <w:szCs w:val="22"/>
        </w:rPr>
      </w:pPr>
      <w:r w:rsidDel="00000000" w:rsidR="00000000" w:rsidRPr="00000000">
        <w:rPr>
          <w:sz w:val="22"/>
          <w:szCs w:val="22"/>
          <w:rtl w:val="0"/>
        </w:rPr>
        <w:t xml:space="preserve">The </w:t>
      </w:r>
      <w:r w:rsidDel="00000000" w:rsidR="00000000" w:rsidRPr="00000000">
        <w:rPr>
          <w:sz w:val="22"/>
          <w:szCs w:val="22"/>
          <w:rtl w:val="0"/>
        </w:rPr>
        <w:t xml:space="preserve">table below</w:t>
      </w:r>
      <w:r w:rsidDel="00000000" w:rsidR="00000000" w:rsidRPr="00000000">
        <w:rPr>
          <w:sz w:val="22"/>
          <w:szCs w:val="22"/>
          <w:rtl w:val="0"/>
        </w:rPr>
        <w:t xml:space="preserve"> shows the two packet types.</w:t>
      </w:r>
    </w:p>
    <w:p w:rsidR="00000000" w:rsidDel="00000000" w:rsidP="00000000" w:rsidRDefault="00000000" w:rsidRPr="00000000" w14:paraId="00000591">
      <w:pPr>
        <w:rPr/>
      </w:pPr>
      <w:r w:rsidDel="00000000" w:rsidR="00000000" w:rsidRPr="00000000">
        <w:rPr>
          <w:i w:val="1"/>
          <w:sz w:val="19"/>
          <w:szCs w:val="19"/>
          <w:rtl w:val="0"/>
        </w:rPr>
        <w:t xml:space="preserve">Figure 3-10 – Publish Packet Types</w:t>
      </w:r>
      <w:r w:rsidDel="00000000" w:rsidR="00000000" w:rsidRPr="00000000">
        <w:rPr>
          <w:rtl w:val="0"/>
        </w:rPr>
      </w:r>
    </w:p>
    <w:tbl>
      <w:tblPr>
        <w:tblStyle w:val="Table7"/>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600" w:hRule="atLeast"/>
          <w:tblHeader w:val="0"/>
        </w:trPr>
        <w:tc>
          <w:tcPr>
            <w:shd w:fill="cfe2f3" w:val="clear"/>
          </w:tcPr>
          <w:p w:rsidR="00000000" w:rsidDel="00000000" w:rsidP="00000000" w:rsidRDefault="00000000" w:rsidRPr="00000000" w14:paraId="00000592">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Packet Name</w:t>
            </w:r>
          </w:p>
        </w:tc>
        <w:tc>
          <w:tcPr>
            <w:shd w:fill="cfe2f3" w:val="clear"/>
          </w:tcPr>
          <w:p w:rsidR="00000000" w:rsidDel="00000000" w:rsidP="00000000" w:rsidRDefault="00000000" w:rsidRPr="00000000" w14:paraId="00000593">
            <w:pPr>
              <w:spacing w:after="0" w:lineRule="auto"/>
              <w:ind w:right="-100"/>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Type</w:t>
            </w:r>
          </w:p>
        </w:tc>
        <w:tc>
          <w:tcPr>
            <w:shd w:fill="cfe2f3" w:val="clear"/>
          </w:tcPr>
          <w:p w:rsidR="00000000" w:rsidDel="00000000" w:rsidP="00000000" w:rsidRDefault="00000000" w:rsidRPr="00000000" w14:paraId="00000594">
            <w:pPr>
              <w:spacing w:after="0" w:lineRule="auto"/>
              <w:ind w:right="990"/>
              <w:jc w:val="center"/>
              <w:rPr>
                <w:rFonts w:ascii="Arial" w:cs="Arial" w:eastAsia="Arial" w:hAnsi="Arial"/>
                <w:b w:val="1"/>
                <w:sz w:val="21"/>
                <w:szCs w:val="21"/>
                <w:shd w:fill="cfe2f3" w:val="clear"/>
              </w:rPr>
            </w:pPr>
            <w:r w:rsidDel="00000000" w:rsidR="00000000" w:rsidRPr="00000000">
              <w:rPr>
                <w:rFonts w:ascii="Arial" w:cs="Arial" w:eastAsia="Arial" w:hAnsi="Arial"/>
                <w:b w:val="1"/>
                <w:sz w:val="21"/>
                <w:szCs w:val="21"/>
                <w:shd w:fill="cfe2f3" w:val="clear"/>
                <w:rtl w:val="0"/>
              </w:rPr>
              <w:t xml:space="preserve">Description</w:t>
            </w:r>
          </w:p>
        </w:tc>
      </w:tr>
      <w:tr>
        <w:trPr>
          <w:cantSplit w:val="0"/>
          <w:trHeight w:val="1008.9218749999999" w:hRule="atLeast"/>
          <w:tblHeader w:val="0"/>
        </w:trPr>
        <w:tc>
          <w:tcPr/>
          <w:p w:rsidR="00000000" w:rsidDel="00000000" w:rsidP="00000000" w:rsidRDefault="00000000" w:rsidRPr="00000000" w14:paraId="00000595">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596">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597">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598">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599">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59A">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PUBWOS Packet sent by a Client and does not need not to have an active Session</w:t>
            </w:r>
          </w:p>
        </w:tc>
      </w:tr>
    </w:tbl>
    <w:p w:rsidR="00000000" w:rsidDel="00000000" w:rsidP="00000000" w:rsidRDefault="00000000" w:rsidRPr="00000000" w14:paraId="0000059B">
      <w:pPr>
        <w:pStyle w:val="Heading3"/>
        <w:keepLines w:val="1"/>
        <w:spacing w:after="77" w:before="200" w:line="259" w:lineRule="auto"/>
        <w:ind w:left="0" w:firstLine="0"/>
        <w:rPr/>
      </w:pPr>
      <w:bookmarkStart w:colFirst="0" w:colLast="0" w:name="_heading=h.j8sehv" w:id="106"/>
      <w:bookmarkEnd w:id="106"/>
      <w:r w:rsidDel="00000000" w:rsidR="00000000" w:rsidRPr="00000000">
        <w:rPr>
          <w:rtl w:val="0"/>
        </w:rPr>
        <w:t xml:space="preserve">3.6.1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p w:rsidR="00000000" w:rsidDel="00000000" w:rsidP="00000000" w:rsidRDefault="00000000" w:rsidRPr="00000000" w14:paraId="0000059C">
      <w:pPr>
        <w:rPr/>
      </w:pPr>
      <w:r w:rsidDel="00000000" w:rsidR="00000000" w:rsidRPr="00000000">
        <w:rPr>
          <w:i w:val="1"/>
          <w:sz w:val="19"/>
          <w:szCs w:val="19"/>
          <w:rtl w:val="0"/>
        </w:rPr>
        <w:t xml:space="preserve">Figure 3-11 – PUBWOS Packet</w:t>
      </w:r>
      <w:r w:rsidDel="00000000" w:rsidR="00000000" w:rsidRPr="00000000">
        <w:rPr>
          <w:rtl w:val="0"/>
        </w:rPr>
      </w:r>
    </w:p>
    <w:p w:rsidR="00000000" w:rsidDel="00000000" w:rsidP="00000000" w:rsidRDefault="00000000" w:rsidRPr="00000000" w14:paraId="0000059D">
      <w:pPr>
        <w:rPr/>
      </w:pPr>
      <w:r w:rsidDel="00000000" w:rsidR="00000000" w:rsidRPr="00000000">
        <w:rPr/>
        <w:drawing>
          <wp:inline distB="114300" distT="114300" distL="114300" distR="114300">
            <wp:extent cx="5943600" cy="3162300"/>
            <wp:effectExtent b="0" l="0" r="0" t="0"/>
            <wp:docPr id="30"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59F">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[MQTT-SN-3.10-1]</w:t>
      </w:r>
    </w:p>
    <w:p w:rsidR="00000000" w:rsidDel="00000000" w:rsidP="00000000" w:rsidRDefault="00000000" w:rsidRPr="00000000" w14:paraId="000005A0">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A1">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5A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A3">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p>
    <w:p w:rsidR="00000000" w:rsidDel="00000000" w:rsidP="00000000" w:rsidRDefault="00000000" w:rsidRPr="00000000" w14:paraId="000005A4">
      <w:pPr>
        <w:pStyle w:val="Heading4"/>
        <w:ind w:left="0" w:right="4" w:firstLine="0"/>
        <w:rPr>
          <w:rFonts w:ascii="Arial" w:cs="Arial" w:eastAsia="Arial" w:hAnsi="Arial"/>
        </w:rPr>
      </w:pPr>
      <w:bookmarkStart w:colFirst="0" w:colLast="0" w:name="_heading=h.338fx5o" w:id="107"/>
      <w:bookmarkEnd w:id="10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.1.1 PUBWOS Header</w:t>
      </w:r>
    </w:p>
    <w:p w:rsidR="00000000" w:rsidDel="00000000" w:rsidP="00000000" w:rsidRDefault="00000000" w:rsidRPr="00000000" w14:paraId="000005A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A6">
      <w:pPr>
        <w:pStyle w:val="Heading4"/>
        <w:ind w:left="0" w:right="4" w:firstLine="0"/>
        <w:rPr>
          <w:rFonts w:ascii="Arial" w:cs="Arial" w:eastAsia="Arial" w:hAnsi="Arial"/>
        </w:rPr>
      </w:pPr>
      <w:bookmarkStart w:colFirst="0" w:colLast="0" w:name="_heading=h.1idq7dh" w:id="108"/>
      <w:bookmarkEnd w:id="10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.1.2 PUBWOS Flags</w:t>
      </w:r>
    </w:p>
    <w:p w:rsidR="00000000" w:rsidDel="00000000" w:rsidP="00000000" w:rsidRDefault="00000000" w:rsidRPr="00000000" w14:paraId="000005A7">
      <w:pPr>
        <w:rPr>
          <w:rFonts w:ascii="Arial" w:cs="Arial" w:eastAsia="Arial" w:hAnsi="Arial"/>
          <w:color w:val="000000"/>
        </w:rPr>
      </w:pPr>
      <w:r w:rsidDel="00000000" w:rsidR="00000000" w:rsidRPr="00000000">
        <w:rPr>
          <w:rFonts w:ascii="Arial" w:cs="Arial" w:eastAsia="Arial" w:hAnsi="Arial"/>
          <w:color w:val="000000"/>
          <w:rtl w:val="0"/>
        </w:rPr>
        <w:t xml:space="preserve">The PUBWOS Flags is a 1 byte field which contains flags specifying the content of the packet and the Gateway behavior on receipt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7-5 and 3-2 of the PUBWOS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A8">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PUBWOS packet are set to 0. If any of the reserved flags is not 0 it is a Malformed Packet.</w:t>
      </w:r>
      <w:r w:rsidDel="00000000" w:rsidR="00000000" w:rsidRPr="00000000">
        <w:rPr>
          <w:rtl w:val="0"/>
        </w:rPr>
      </w:r>
    </w:p>
    <w:p w:rsidR="00000000" w:rsidDel="00000000" w:rsidP="00000000" w:rsidRDefault="00000000" w:rsidRPr="00000000" w14:paraId="000005A9">
      <w:pPr>
        <w:pStyle w:val="Heading5"/>
        <w:spacing w:after="200" w:before="0" w:line="248.00000000000006" w:lineRule="auto"/>
        <w:ind w:left="0" w:right="6" w:firstLine="0"/>
        <w:jc w:val="both"/>
        <w:rPr/>
      </w:pPr>
      <w:bookmarkStart w:colFirst="0" w:colLast="0" w:name="_heading=h.qfef1dqk26d9" w:id="109"/>
      <w:bookmarkEnd w:id="109"/>
      <w:r w:rsidDel="00000000" w:rsidR="00000000" w:rsidRPr="00000000">
        <w:rPr>
          <w:rtl w:val="0"/>
        </w:rPr>
        <w:t xml:space="preserve">3.6.1.2.1 Topic Type</w:t>
      </w:r>
    </w:p>
    <w:p w:rsidR="00000000" w:rsidDel="00000000" w:rsidP="00000000" w:rsidRDefault="00000000" w:rsidRPr="00000000" w14:paraId="000005AA">
      <w:pPr>
        <w:rPr/>
      </w:pPr>
      <w:r w:rsidDel="00000000" w:rsidR="00000000" w:rsidRPr="00000000">
        <w:rPr>
          <w:b w:val="1"/>
          <w:rtl w:val="0"/>
        </w:rPr>
        <w:t xml:space="preserve">Position</w:t>
      </w:r>
      <w:r w:rsidDel="00000000" w:rsidR="00000000" w:rsidRPr="00000000">
        <w:rPr>
          <w:rtl w:val="0"/>
        </w:rPr>
        <w:t xml:space="preserve">: bits 0 and 1 of the PUBWOS Flags.</w:t>
      </w:r>
    </w:p>
    <w:p w:rsidR="00000000" w:rsidDel="00000000" w:rsidP="00000000" w:rsidRDefault="00000000" w:rsidRPr="00000000" w14:paraId="000005AB">
      <w:pPr>
        <w:spacing w:after="0" w:before="0" w:line="248.00000000000006" w:lineRule="auto"/>
        <w:ind w:left="0" w:right="6" w:firstLine="0"/>
        <w:rPr>
          <w:rFonts w:ascii="Arial" w:cs="Arial" w:eastAsia="Arial" w:hAnsi="Arial"/>
          <w:highlight w:val="yellow"/>
        </w:rPr>
      </w:pPr>
      <w:r w:rsidDel="00000000" w:rsidR="00000000" w:rsidRPr="00000000">
        <w:rPr>
          <w:rFonts w:ascii="Arial" w:cs="Arial" w:eastAsia="Arial" w:hAnsi="Arial"/>
          <w:rtl w:val="0"/>
        </w:rPr>
        <w:t xml:space="preserve">This determines the format of the topic data field. 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topic types. </w:t>
      </w:r>
      <w:r w:rsidDel="00000000" w:rsidR="00000000" w:rsidRPr="00000000">
        <w:rPr>
          <w:rFonts w:ascii="Arial" w:cs="Arial" w:eastAsia="Arial" w:hAnsi="Arial"/>
          <w:highlight w:val="yellow"/>
          <w:rtl w:val="0"/>
        </w:rPr>
        <w:t xml:space="preserve">The Topic Type in the PUBWOS packet MUST be Predefined Topic Alias or Topic Name.</w:t>
      </w:r>
    </w:p>
    <w:p w:rsidR="00000000" w:rsidDel="00000000" w:rsidP="00000000" w:rsidRDefault="00000000" w:rsidRPr="00000000" w14:paraId="000005AC">
      <w:pPr>
        <w:pStyle w:val="Heading5"/>
        <w:spacing w:after="280" w:before="0" w:line="246.99999999999994" w:lineRule="auto"/>
        <w:ind w:left="0" w:right="6" w:firstLine="0"/>
        <w:rPr/>
      </w:pPr>
      <w:bookmarkStart w:colFirst="0" w:colLast="0" w:name="_heading=h.kky57id4222a" w:id="110"/>
      <w:bookmarkEnd w:id="110"/>
      <w:r w:rsidDel="00000000" w:rsidR="00000000" w:rsidRPr="00000000">
        <w:rPr>
          <w:rtl w:val="0"/>
        </w:rPr>
        <w:t xml:space="preserve">3.6.1.2.2 Retain</w:t>
      </w:r>
    </w:p>
    <w:p w:rsidR="00000000" w:rsidDel="00000000" w:rsidP="00000000" w:rsidRDefault="00000000" w:rsidRPr="00000000" w14:paraId="000005AD">
      <w:pPr>
        <w:rPr/>
      </w:pPr>
      <w:r w:rsidDel="00000000" w:rsidR="00000000" w:rsidRPr="00000000">
        <w:rPr>
          <w:b w:val="1"/>
          <w:rtl w:val="0"/>
        </w:rPr>
        <w:t xml:space="preserve">Position</w:t>
      </w:r>
      <w:r w:rsidDel="00000000" w:rsidR="00000000" w:rsidRPr="00000000">
        <w:rPr>
          <w:rtl w:val="0"/>
        </w:rPr>
        <w:t xml:space="preserve">: bit 4 of the PUBWOS Flags.</w:t>
      </w:r>
    </w:p>
    <w:p w:rsidR="00000000" w:rsidDel="00000000" w:rsidP="00000000" w:rsidRDefault="00000000" w:rsidRPr="00000000" w14:paraId="000005AE">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w:t>
      </w:r>
      <w:r w:rsidDel="00000000" w:rsidR="00000000" w:rsidRPr="00000000">
        <w:rPr>
          <w:rFonts w:ascii="Arial" w:cs="Arial" w:eastAsia="Arial" w:hAnsi="Arial"/>
          <w:rtl w:val="0"/>
        </w:rPr>
        <w:t xml:space="preserve"> field signifies whether the existing Retained Message for this topic is replaced or kept. For a detailed description of Retained Messages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w:t>
      </w:r>
    </w:p>
    <w:p w:rsidR="00000000" w:rsidDel="00000000" w:rsidP="00000000" w:rsidRDefault="00000000" w:rsidRPr="00000000" w14:paraId="000005AF">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.1.3 Topic Alias or Topic Name Length</w:t>
      </w:r>
    </w:p>
    <w:p w:rsidR="00000000" w:rsidDel="00000000" w:rsidP="00000000" w:rsidRDefault="00000000" w:rsidRPr="00000000" w14:paraId="000005B0">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This field is 2 bytes. It contains the Topic Name length if the Topic Type is Topic Name, or a predefined Topic Alias if the Topic Type is Predefined Topic Alias.</w:t>
      </w:r>
      <w:r w:rsidDel="00000000" w:rsidR="00000000" w:rsidRPr="00000000">
        <w:rPr>
          <w:rFonts w:ascii="Arial" w:cs="Arial" w:eastAsia="Arial" w:hAnsi="Arial"/>
          <w:rtl w:val="0"/>
        </w:rPr>
        <w:t xml:space="preserve"> Determines the topic which this payload will be published to.</w:t>
      </w:r>
    </w:p>
    <w:p w:rsidR="00000000" w:rsidDel="00000000" w:rsidP="00000000" w:rsidRDefault="00000000" w:rsidRPr="00000000" w14:paraId="000005B1">
      <w:pPr>
        <w:pStyle w:val="Heading4"/>
        <w:ind w:left="0" w:firstLine="0"/>
        <w:rPr>
          <w:rFonts w:ascii="Arial" w:cs="Arial" w:eastAsia="Arial" w:hAnsi="Arial"/>
        </w:rPr>
      </w:pPr>
      <w:bookmarkStart w:colFirst="0" w:colLast="0" w:name="_heading=h.vgc8jwcnscew" w:id="112"/>
      <w:bookmarkEnd w:id="11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.1.4 Topic Name</w:t>
      </w:r>
    </w:p>
    <w:p w:rsidR="00000000" w:rsidDel="00000000" w:rsidP="00000000" w:rsidRDefault="00000000" w:rsidRPr="00000000" w14:paraId="000005B2">
      <w:pPr>
        <w:rPr/>
      </w:pPr>
      <w:r w:rsidDel="00000000" w:rsidR="00000000" w:rsidRPr="00000000">
        <w:rPr>
          <w:highlight w:val="yellow"/>
          <w:rtl w:val="0"/>
        </w:rPr>
        <w:t xml:space="preserve">If the Topic Type is Topic Name, the Topic Name field MUST be present in the PUBWOS packet.</w:t>
      </w:r>
      <w:r w:rsidDel="00000000" w:rsidR="00000000" w:rsidRPr="00000000">
        <w:rPr>
          <w:rtl w:val="0"/>
        </w:rPr>
      </w:r>
    </w:p>
    <w:p w:rsidR="00000000" w:rsidDel="00000000" w:rsidP="00000000" w:rsidRDefault="00000000" w:rsidRPr="00000000" w14:paraId="000005B3">
      <w:pPr>
        <w:rPr/>
      </w:pPr>
      <w:r w:rsidDel="00000000" w:rsidR="00000000" w:rsidRPr="00000000">
        <w:rPr>
          <w:highlight w:val="yellow"/>
          <w:rtl w:val="0"/>
        </w:rPr>
        <w:t xml:space="preserve">If the Topic Type is Predefined Topic Alias, the Topic Name field MUST NOT be present in the PUBWOS packet.</w:t>
      </w:r>
      <w:r w:rsidDel="00000000" w:rsidR="00000000" w:rsidRPr="00000000">
        <w:rPr>
          <w:rtl w:val="0"/>
        </w:rPr>
      </w:r>
    </w:p>
    <w:p w:rsidR="00000000" w:rsidDel="00000000" w:rsidP="00000000" w:rsidRDefault="00000000" w:rsidRPr="00000000" w14:paraId="000005B4">
      <w:pPr>
        <w:rPr>
          <w:highlight w:val="yellow"/>
        </w:rPr>
      </w:pPr>
      <w:r w:rsidDel="00000000" w:rsidR="00000000" w:rsidRPr="00000000">
        <w:rPr>
          <w:rtl w:val="0"/>
        </w:rPr>
        <w:t xml:space="preserve">If the Topic Type is Topic Name this field will be a UTF-8 encoded string value of length determined by the Topic Name Length field.</w:t>
      </w:r>
      <w:r w:rsidDel="00000000" w:rsidR="00000000" w:rsidRPr="00000000">
        <w:rPr>
          <w:rtl w:val="0"/>
        </w:rPr>
      </w:r>
    </w:p>
    <w:p w:rsidR="00000000" w:rsidDel="00000000" w:rsidP="00000000" w:rsidRDefault="00000000" w:rsidRPr="00000000" w14:paraId="000005B5">
      <w:pPr>
        <w:pStyle w:val="Heading4"/>
        <w:ind w:left="0" w:right="4" w:firstLine="0"/>
        <w:rPr>
          <w:rFonts w:ascii="Arial" w:cs="Arial" w:eastAsia="Arial" w:hAnsi="Arial"/>
        </w:rPr>
      </w:pPr>
      <w:bookmarkStart w:colFirst="0" w:colLast="0" w:name="_heading=h.2hio093" w:id="113"/>
      <w:bookmarkEnd w:id="11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.1.5 Payload</w:t>
      </w:r>
    </w:p>
    <w:p w:rsidR="00000000" w:rsidDel="00000000" w:rsidP="00000000" w:rsidRDefault="00000000" w:rsidRPr="00000000" w14:paraId="000005B6">
      <w:pPr>
        <w:rPr>
          <w:rFonts w:ascii="Arial" w:cs="Arial" w:eastAsia="Arial" w:hAnsi="Arial"/>
        </w:rPr>
      </w:pPr>
      <w:r w:rsidDel="00000000" w:rsidR="00000000" w:rsidRPr="00000000">
        <w:rPr>
          <w:rFonts w:ascii="Arial" w:cs="Arial" w:eastAsia="Arial" w:hAnsi="Arial"/>
          <w:rtl w:val="0"/>
        </w:rPr>
        <w:t xml:space="preserve">The Payload contains the Application Message that is being published. The content and format of the data is application specific. It is valid for a PUBWOS packet to contain a zero length Payload.</w:t>
      </w:r>
    </w:p>
    <w:p w:rsidR="00000000" w:rsidDel="00000000" w:rsidP="00000000" w:rsidRDefault="00000000" w:rsidRPr="00000000" w14:paraId="000005B7">
      <w:pPr>
        <w:pStyle w:val="Heading4"/>
        <w:spacing w:after="306" w:lineRule="auto"/>
        <w:ind w:left="-5" w:firstLine="0"/>
        <w:rPr/>
      </w:pPr>
      <w:bookmarkStart w:colFirst="0" w:colLast="0" w:name="_heading=h.whhpchgpz502" w:id="114"/>
      <w:bookmarkEnd w:id="114"/>
      <w:r w:rsidDel="00000000" w:rsidR="00000000" w:rsidRPr="00000000">
        <w:rPr>
          <w:rtl w:val="0"/>
        </w:rPr>
        <w:t xml:space="preserve">3.6.1.6 PUBWOS Actions</w:t>
      </w:r>
    </w:p>
    <w:p w:rsidR="00000000" w:rsidDel="00000000" w:rsidP="00000000" w:rsidRDefault="00000000" w:rsidRPr="00000000" w14:paraId="000005B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5B9">
      <w:pPr>
        <w:spacing w:after="240" w:before="240" w:lineRule="auto"/>
        <w:ind w:left="0" w:right="0" w:firstLine="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[MQTT-SN-3.10.5-1]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BA">
      <w:pPr>
        <w:pStyle w:val="Heading3"/>
        <w:keepLines w:val="1"/>
        <w:spacing w:after="77" w:before="0" w:line="259" w:lineRule="auto"/>
        <w:ind w:left="0" w:firstLine="0"/>
        <w:rPr>
          <w:rFonts w:ascii="Arial" w:cs="Arial" w:eastAsia="Arial" w:hAnsi="Arial"/>
        </w:rPr>
      </w:pPr>
      <w:bookmarkStart w:colFirst="0" w:colLast="0" w:name="_heading=h.wnyagw" w:id="115"/>
      <w:bookmarkEnd w:id="115"/>
      <w:r w:rsidDel="00000000" w:rsidR="00000000" w:rsidRPr="00000000">
        <w:rPr>
          <w:rtl w:val="0"/>
        </w:rPr>
        <w:t xml:space="preserve">3.6.2</w:t>
      </w:r>
      <w:r w:rsidDel="00000000" w:rsidR="00000000" w:rsidRPr="00000000">
        <w:rPr>
          <w:rtl w:val="0"/>
        </w:rPr>
        <w:t xml:space="preserve"> </w:t>
      </w:r>
      <w:r w:rsidDel="00000000" w:rsidR="00000000" w:rsidRPr="00000000">
        <w:rPr>
          <w:rFonts w:ascii="Arial" w:cs="Arial" w:eastAsia="Arial" w:hAnsi="Arial"/>
          <w:rtl w:val="0"/>
        </w:rPr>
        <w:t xml:space="preserve">PUBLISH with QoS 0</w:t>
      </w:r>
    </w:p>
    <w:p w:rsidR="00000000" w:rsidDel="00000000" w:rsidP="00000000" w:rsidRDefault="00000000" w:rsidRPr="00000000" w14:paraId="000005BB">
      <w:pPr>
        <w:rPr/>
      </w:pPr>
      <w:r w:rsidDel="00000000" w:rsidR="00000000" w:rsidRPr="00000000">
        <w:rPr>
          <w:i w:val="1"/>
          <w:sz w:val="19"/>
          <w:szCs w:val="19"/>
          <w:rtl w:val="0"/>
        </w:rPr>
        <w:t xml:space="preserve">Figure 3-11 – PUBLISH Packet for QoS 0</w:t>
      </w:r>
      <w:r w:rsidDel="00000000" w:rsidR="00000000" w:rsidRPr="00000000">
        <w:rPr>
          <w:rtl w:val="0"/>
        </w:rPr>
      </w:r>
    </w:p>
    <w:p w:rsidR="00000000" w:rsidDel="00000000" w:rsidP="00000000" w:rsidRDefault="00000000" w:rsidRPr="00000000" w14:paraId="000005BC">
      <w:pPr>
        <w:rPr/>
      </w:pPr>
      <w:r w:rsidDel="00000000" w:rsidR="00000000" w:rsidRPr="00000000">
        <w:rPr/>
        <w:drawing>
          <wp:inline distB="114300" distT="114300" distL="114300" distR="114300">
            <wp:extent cx="5943600" cy="3162300"/>
            <wp:effectExtent b="0" l="0" r="0" t="0"/>
            <wp:docPr id="48" name="image31.png"/>
            <a:graphic>
              <a:graphicData uri="http://schemas.openxmlformats.org/drawingml/2006/picture">
                <pic:pic>
                  <pic:nvPicPr>
                    <pic:cNvPr id="0" name="image31.png"/>
                    <pic:cNvPicPr preferRelativeResize="0"/>
                  </pic:nvPicPr>
                  <pic:blipFill>
                    <a:blip r:embed="rId7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 PUBLISH packet is sent from a Client to a Server or from a Server to a Client to transport an Application Message.</w:t>
      </w:r>
    </w:p>
    <w:p w:rsidR="00000000" w:rsidDel="00000000" w:rsidP="00000000" w:rsidRDefault="00000000" w:rsidRPr="00000000" w14:paraId="000005BE">
      <w:pPr>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packets with QoS equal to 0 received by a Client or Server </w:t>
      </w:r>
      <w:sdt>
        <w:sdtPr>
          <w:tag w:val="goog_rdk_27"/>
        </w:sdtPr>
        <w:sdtContent>
          <w:commentRangeStart w:id="22"/>
        </w:sdtContent>
      </w:sdt>
      <w:r w:rsidDel="00000000" w:rsidR="00000000" w:rsidRPr="00000000">
        <w:rPr>
          <w:rFonts w:ascii="Arial" w:cs="Arial" w:eastAsia="Arial" w:hAnsi="Arial"/>
          <w:highlight w:val="yellow"/>
          <w:rtl w:val="0"/>
        </w:rPr>
        <w:t xml:space="preserve">MUST be associated with a Session</w:t>
      </w:r>
      <w:r w:rsidDel="00000000" w:rsidR="00000000" w:rsidRPr="00000000">
        <w:rPr>
          <w:rFonts w:ascii="Arial" w:cs="Arial" w:eastAsia="Arial" w:hAnsi="Arial"/>
          <w:highlight w:val="yellow"/>
          <w:rtl w:val="0"/>
        </w:rPr>
        <w:t xml:space="preserve"> </w:t>
      </w:r>
      <w:commentRangeEnd w:id="22"/>
      <w:r w:rsidDel="00000000" w:rsidR="00000000" w:rsidRPr="00000000">
        <w:commentReference w:id="22"/>
      </w:r>
      <w:r w:rsidDel="00000000" w:rsidR="00000000" w:rsidRPr="00000000">
        <w:rPr>
          <w:rFonts w:ascii="Arial" w:cs="Arial" w:eastAsia="Arial" w:hAnsi="Arial"/>
          <w:color w:val="ff0000"/>
          <w:rtl w:val="0"/>
        </w:rPr>
        <w:t xml:space="preserve">[MQTT-SN-3.9.3-1].</w:t>
      </w:r>
    </w:p>
    <w:p w:rsidR="00000000" w:rsidDel="00000000" w:rsidP="00000000" w:rsidRDefault="00000000" w:rsidRPr="00000000" w14:paraId="000005BF">
      <w:pPr>
        <w:pStyle w:val="Heading4"/>
        <w:ind w:left="0" w:right="4" w:firstLine="0"/>
        <w:rPr>
          <w:rFonts w:ascii="Arial" w:cs="Arial" w:eastAsia="Arial" w:hAnsi="Arial"/>
        </w:rPr>
      </w:pPr>
      <w:bookmarkStart w:colFirst="0" w:colLast="0" w:name="_heading=h.3gnlt4p" w:id="116"/>
      <w:bookmarkEnd w:id="11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.2.1</w:t>
      </w:r>
      <w:r w:rsidDel="00000000" w:rsidR="00000000" w:rsidRPr="00000000">
        <w:rPr>
          <w:rFonts w:ascii="Arial" w:cs="Arial" w:eastAsia="Arial" w:hAnsi="Arial"/>
          <w:rtl w:val="0"/>
        </w:rPr>
        <w:t xml:space="preserve"> PUBLISH Header</w:t>
      </w:r>
    </w:p>
    <w:p w:rsidR="00000000" w:rsidDel="00000000" w:rsidP="00000000" w:rsidRDefault="00000000" w:rsidRPr="00000000" w14:paraId="000005C0">
      <w:pPr>
        <w:spacing w:after="174" w:before="0" w:line="240"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C1">
      <w:pPr>
        <w:pStyle w:val="Heading4"/>
        <w:ind w:left="0" w:right="4" w:firstLine="0"/>
        <w:rPr>
          <w:rFonts w:ascii="Arial" w:cs="Arial" w:eastAsia="Arial" w:hAnsi="Arial"/>
        </w:rPr>
      </w:pPr>
      <w:bookmarkStart w:colFirst="0" w:colLast="0" w:name="_heading=h.1vsw3ci" w:id="117"/>
      <w:bookmarkEnd w:id="11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.2.2 PUBLISH Flags</w:t>
      </w:r>
      <w:r w:rsidDel="00000000" w:rsidR="00000000" w:rsidRPr="00000000">
        <w:rPr>
          <w:rtl w:val="0"/>
        </w:rPr>
      </w:r>
    </w:p>
    <w:p w:rsidR="00000000" w:rsidDel="00000000" w:rsidP="00000000" w:rsidRDefault="00000000" w:rsidRPr="00000000" w14:paraId="000005C2">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C3">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C4">
      <w:pPr>
        <w:pStyle w:val="Heading5"/>
        <w:spacing w:after="0" w:before="0" w:line="248.00000000000006" w:lineRule="auto"/>
        <w:ind w:left="0" w:right="6" w:firstLine="0"/>
        <w:rPr/>
      </w:pPr>
      <w:bookmarkStart w:colFirst="0" w:colLast="0" w:name="_heading=h.fmrm4etlxug5" w:id="118"/>
      <w:bookmarkEnd w:id="118"/>
      <w:r w:rsidDel="00000000" w:rsidR="00000000" w:rsidRPr="00000000">
        <w:rPr>
          <w:rtl w:val="0"/>
        </w:rPr>
        <w:t xml:space="preserve">3.6.2.2.1 Topic Type</w:t>
      </w:r>
    </w:p>
    <w:p w:rsidR="00000000" w:rsidDel="00000000" w:rsidP="00000000" w:rsidRDefault="00000000" w:rsidRPr="00000000" w14:paraId="000005C5">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C6">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content of the Topic Alias and Topic Name fields.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5C7">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C8">
      <w:pPr>
        <w:pStyle w:val="Heading5"/>
        <w:spacing w:after="0" w:before="0" w:line="248.00000000000006" w:lineRule="auto"/>
        <w:ind w:left="0" w:right="6" w:firstLine="0"/>
        <w:rPr/>
      </w:pPr>
      <w:bookmarkStart w:colFirst="0" w:colLast="0" w:name="_heading=h.hmaja4ei5dew" w:id="119"/>
      <w:bookmarkEnd w:id="119"/>
      <w:r w:rsidDel="00000000" w:rsidR="00000000" w:rsidRPr="00000000">
        <w:rPr>
          <w:rtl w:val="0"/>
        </w:rPr>
        <w:t xml:space="preserve">3.6.2.2.2 QoS</w:t>
      </w:r>
    </w:p>
    <w:p w:rsidR="00000000" w:rsidDel="00000000" w:rsidP="00000000" w:rsidRDefault="00000000" w:rsidRPr="00000000" w14:paraId="000005C9">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5CA">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This field is set to “0b00” for QoS 0. 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CB">
      <w:pPr>
        <w:pStyle w:val="Heading5"/>
        <w:spacing w:after="0" w:before="0" w:line="246.99999999999994" w:lineRule="auto"/>
        <w:ind w:left="0" w:right="6" w:firstLine="0"/>
        <w:rPr/>
      </w:pPr>
      <w:bookmarkStart w:colFirst="0" w:colLast="0" w:name="_heading=h.ehxpc4g73qd3" w:id="120"/>
      <w:bookmarkEnd w:id="120"/>
      <w:r w:rsidDel="00000000" w:rsidR="00000000" w:rsidRPr="00000000">
        <w:rPr>
          <w:rtl w:val="0"/>
        </w:rPr>
        <w:t xml:space="preserve">3.6.2.2.3 Retain</w:t>
      </w:r>
    </w:p>
    <w:p w:rsidR="00000000" w:rsidDel="00000000" w:rsidP="00000000" w:rsidRDefault="00000000" w:rsidRPr="00000000" w14:paraId="000005CC">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5CD">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for more information</w:t>
      </w:r>
      <w:r w:rsidDel="00000000" w:rsidR="00000000" w:rsidRPr="00000000">
        <w:rPr>
          <w:rFonts w:ascii="Arial" w:cs="Arial" w:eastAsia="Arial" w:hAnsi="Arial"/>
          <w:rtl w:val="0"/>
        </w:rPr>
        <w:t xml:space="preserve"> about Retained Messages.</w:t>
      </w:r>
    </w:p>
    <w:p w:rsidR="00000000" w:rsidDel="00000000" w:rsidP="00000000" w:rsidRDefault="00000000" w:rsidRPr="00000000" w14:paraId="000005CE">
      <w:pPr>
        <w:pStyle w:val="Heading4"/>
        <w:ind w:left="0" w:firstLine="0"/>
        <w:rPr>
          <w:rFonts w:ascii="Arial" w:cs="Arial" w:eastAsia="Arial" w:hAnsi="Arial"/>
        </w:rPr>
      </w:pPr>
      <w:bookmarkStart w:colFirst="0" w:colLast="0" w:name="_heading=h.prwby0o5psp7" w:id="121"/>
      <w:bookmarkEnd w:id="121"/>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.2.3 Topic Alias or Topic Name Length</w:t>
      </w:r>
    </w:p>
    <w:p w:rsidR="00000000" w:rsidDel="00000000" w:rsidP="00000000" w:rsidRDefault="00000000" w:rsidRPr="00000000" w14:paraId="000005CF">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Contains 2 bytes of Topic Name Length if the Topic Type is Topic Name, or the Predefined or Session Topic Alias if the Topic Type is Predefined Topic Alias or Session Topic Alias respectively.</w:t>
      </w:r>
    </w:p>
    <w:p w:rsidR="00000000" w:rsidDel="00000000" w:rsidP="00000000" w:rsidRDefault="00000000" w:rsidRPr="00000000" w14:paraId="000005D0">
      <w:pPr>
        <w:pStyle w:val="Heading4"/>
        <w:ind w:left="0" w:firstLine="0"/>
        <w:rPr>
          <w:rFonts w:ascii="Arial" w:cs="Arial" w:eastAsia="Arial" w:hAnsi="Arial"/>
        </w:rPr>
      </w:pPr>
      <w:bookmarkStart w:colFirst="0" w:colLast="0" w:name="_heading=h.szyp1smih5mo" w:id="122"/>
      <w:bookmarkEnd w:id="122"/>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.2.4 Topic Name</w:t>
      </w:r>
    </w:p>
    <w:p w:rsidR="00000000" w:rsidDel="00000000" w:rsidP="00000000" w:rsidRDefault="00000000" w:rsidRPr="00000000" w14:paraId="000005D1">
      <w:pPr>
        <w:rPr>
          <w:highlight w:val="yellow"/>
        </w:rPr>
      </w:pPr>
      <w:r w:rsidDel="00000000" w:rsidR="00000000" w:rsidRPr="00000000">
        <w:rPr>
          <w:highlight w:val="yellow"/>
          <w:rtl w:val="0"/>
        </w:rPr>
        <w:t xml:space="preserve">If the Topic Type is Topic Namer (0b11) the Topic Name field MUST be present in the PUBLISH packet.</w:t>
      </w:r>
    </w:p>
    <w:p w:rsidR="00000000" w:rsidDel="00000000" w:rsidP="00000000" w:rsidRDefault="00000000" w:rsidRPr="00000000" w14:paraId="000005D2">
      <w:pPr>
        <w:spacing w:after="200" w:before="0" w:line="248.00000000000006" w:lineRule="auto"/>
        <w:rPr/>
      </w:pPr>
      <w:r w:rsidDel="00000000" w:rsidR="00000000" w:rsidRPr="00000000">
        <w:rPr>
          <w:rFonts w:ascii="Arial" w:cs="Arial" w:eastAsia="Arial" w:hAnsi="Arial"/>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5D3">
      <w:pPr>
        <w:rPr>
          <w:rFonts w:ascii="Arial" w:cs="Arial" w:eastAsia="Arial" w:hAnsi="Arial"/>
        </w:rPr>
      </w:pPr>
      <w:r w:rsidDel="00000000" w:rsidR="00000000" w:rsidRPr="00000000">
        <w:rPr>
          <w:rtl w:val="0"/>
        </w:rPr>
        <w:t xml:space="preserve">Topic Name is a UTF-8 encoded string of length Topic Length.</w:t>
      </w:r>
      <w:r w:rsidDel="00000000" w:rsidR="00000000" w:rsidRPr="00000000">
        <w:rPr>
          <w:rtl w:val="0"/>
        </w:rPr>
      </w:r>
    </w:p>
    <w:p w:rsidR="00000000" w:rsidDel="00000000" w:rsidP="00000000" w:rsidRDefault="00000000" w:rsidRPr="00000000" w14:paraId="000005D4">
      <w:pPr>
        <w:pStyle w:val="Heading4"/>
        <w:ind w:left="0" w:firstLine="0"/>
        <w:rPr>
          <w:rFonts w:ascii="Arial" w:cs="Arial" w:eastAsia="Arial" w:hAnsi="Arial"/>
        </w:rPr>
      </w:pPr>
      <w:bookmarkStart w:colFirst="0" w:colLast="0" w:name="_heading=h.gqkpss1ajssy" w:id="123"/>
      <w:bookmarkEnd w:id="12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.2.5 Payload</w:t>
      </w:r>
    </w:p>
    <w:p w:rsidR="00000000" w:rsidDel="00000000" w:rsidP="00000000" w:rsidRDefault="00000000" w:rsidRPr="00000000" w14:paraId="000005D5">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5D6">
      <w:pPr>
        <w:pStyle w:val="Heading4"/>
        <w:ind w:left="0" w:firstLine="0"/>
        <w:rPr/>
      </w:pPr>
      <w:bookmarkStart w:colFirst="0" w:colLast="0" w:name="_heading=h.inu1col38lh0" w:id="124"/>
      <w:bookmarkEnd w:id="124"/>
      <w:r w:rsidDel="00000000" w:rsidR="00000000" w:rsidRPr="00000000">
        <w:rPr>
          <w:rtl w:val="0"/>
        </w:rPr>
        <w:t xml:space="preserve">3.6.2.6 </w:t>
      </w:r>
      <w:r w:rsidDel="00000000" w:rsidR="00000000" w:rsidRPr="00000000">
        <w:rPr>
          <w:rtl w:val="0"/>
        </w:rPr>
        <w:t xml:space="preserve">PUBLISH - QoS 0 Actions</w:t>
      </w:r>
    </w:p>
    <w:p w:rsidR="00000000" w:rsidDel="00000000" w:rsidP="00000000" w:rsidRDefault="00000000" w:rsidRPr="00000000" w14:paraId="000005D7">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5D8">
      <w:pPr>
        <w:pStyle w:val="Heading3"/>
        <w:keepLines w:val="1"/>
        <w:spacing w:after="77" w:before="0" w:line="259" w:lineRule="auto"/>
        <w:ind w:left="0" w:firstLine="0"/>
        <w:rPr>
          <w:rFonts w:ascii="Arial" w:cs="Arial" w:eastAsia="Arial" w:hAnsi="Arial"/>
        </w:rPr>
      </w:pPr>
      <w:bookmarkStart w:colFirst="0" w:colLast="0" w:name="_heading=h.1a346fx" w:id="125"/>
      <w:bookmarkEnd w:id="125"/>
      <w:r w:rsidDel="00000000" w:rsidR="00000000" w:rsidRPr="00000000">
        <w:rPr>
          <w:rtl w:val="0"/>
        </w:rPr>
        <w:t xml:space="preserve">3.6.3 </w:t>
      </w:r>
      <w:r w:rsidDel="00000000" w:rsidR="00000000" w:rsidRPr="00000000">
        <w:rPr>
          <w:rFonts w:ascii="Arial" w:cs="Arial" w:eastAsia="Arial" w:hAnsi="Arial"/>
          <w:rtl w:val="0"/>
        </w:rPr>
        <w:t xml:space="preserve">PUBLISH with QoS 1 and 2</w:t>
      </w:r>
    </w:p>
    <w:p w:rsidR="00000000" w:rsidDel="00000000" w:rsidP="00000000" w:rsidRDefault="00000000" w:rsidRPr="00000000" w14:paraId="000005D9">
      <w:pPr>
        <w:rPr/>
      </w:pPr>
      <w:r w:rsidDel="00000000" w:rsidR="00000000" w:rsidRPr="00000000">
        <w:rPr>
          <w:i w:val="1"/>
          <w:sz w:val="19"/>
          <w:szCs w:val="19"/>
          <w:rtl w:val="0"/>
        </w:rPr>
        <w:t xml:space="preserve">Figure 3-12 – PUBLISH Packet for QoS 1 and 2</w:t>
      </w:r>
      <w:r w:rsidDel="00000000" w:rsidR="00000000" w:rsidRPr="00000000">
        <w:rPr>
          <w:rtl w:val="0"/>
        </w:rPr>
      </w:r>
    </w:p>
    <w:p w:rsidR="00000000" w:rsidDel="00000000" w:rsidP="00000000" w:rsidRDefault="00000000" w:rsidRPr="00000000" w14:paraId="000005DA">
      <w:pPr>
        <w:rPr/>
      </w:pPr>
      <w:r w:rsidDel="00000000" w:rsidR="00000000" w:rsidRPr="00000000">
        <w:rPr/>
        <w:drawing>
          <wp:inline distB="114300" distT="114300" distL="114300" distR="114300">
            <wp:extent cx="5943600" cy="3594100"/>
            <wp:effectExtent b="0" l="0" r="0" t="0"/>
            <wp:docPr id="37" name="image6.png"/>
            <a:graphic>
              <a:graphicData uri="http://schemas.openxmlformats.org/drawingml/2006/picture">
                <pic:pic>
                  <pic:nvPicPr>
                    <pic:cNvPr id="0" name="image6.png"/>
                    <pic:cNvPicPr preferRelativeResize="0"/>
                  </pic:nvPicPr>
                  <pic:blipFill>
                    <a:blip r:embed="rId7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PUBLISH packet is sent from a Client to a Server or from a Server to a Client to transport an Application Message.</w:t>
      </w:r>
    </w:p>
    <w:p w:rsidR="00000000" w:rsidDel="00000000" w:rsidP="00000000" w:rsidRDefault="00000000" w:rsidRPr="00000000" w14:paraId="000005DC">
      <w:pPr>
        <w:spacing w:line="276" w:lineRule="auto"/>
        <w:ind w:left="0" w:firstLine="0"/>
        <w:rPr>
          <w:rFonts w:ascii="Arial" w:cs="Arial" w:eastAsia="Arial" w:hAnsi="Arial"/>
          <w:color w:val="ff0000"/>
          <w:sz w:val="22"/>
          <w:szCs w:val="22"/>
        </w:rPr>
      </w:pPr>
      <w:r w:rsidDel="00000000" w:rsidR="00000000" w:rsidRPr="00000000">
        <w:rPr>
          <w:rFonts w:ascii="Arial" w:cs="Arial" w:eastAsia="Arial" w:hAnsi="Arial"/>
          <w:sz w:val="22"/>
          <w:szCs w:val="22"/>
          <w:highlight w:val="yellow"/>
          <w:rtl w:val="0"/>
        </w:rPr>
        <w:t xml:space="preserve">PUBLISH packets with QoS equals to 1 or 2 received by a Client or Server MUST be associated with a Session </w:t>
      </w:r>
      <w:r w:rsidDel="00000000" w:rsidR="00000000" w:rsidRPr="00000000">
        <w:rPr>
          <w:rFonts w:ascii="Arial" w:cs="Arial" w:eastAsia="Arial" w:hAnsi="Arial"/>
          <w:color w:val="ff0000"/>
          <w:sz w:val="22"/>
          <w:szCs w:val="22"/>
          <w:rtl w:val="0"/>
        </w:rPr>
        <w:t xml:space="preserve">[MQTT-SN-3.9.4-1].</w:t>
      </w:r>
    </w:p>
    <w:p w:rsidR="00000000" w:rsidDel="00000000" w:rsidP="00000000" w:rsidRDefault="00000000" w:rsidRPr="00000000" w14:paraId="000005DD">
      <w:pPr>
        <w:pStyle w:val="Heading4"/>
        <w:ind w:left="0" w:right="4" w:firstLine="0"/>
        <w:rPr>
          <w:rFonts w:ascii="Arial" w:cs="Arial" w:eastAsia="Arial" w:hAnsi="Arial"/>
        </w:rPr>
      </w:pPr>
      <w:bookmarkStart w:colFirst="0" w:colLast="0" w:name="_heading=h.3u2rp3q" w:id="126"/>
      <w:bookmarkEnd w:id="126"/>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w:t>
      </w:r>
      <w:r w:rsidDel="00000000" w:rsidR="00000000" w:rsidRPr="00000000">
        <w:rPr>
          <w:rFonts w:ascii="Arial" w:cs="Arial" w:eastAsia="Arial" w:hAnsi="Arial"/>
          <w:rtl w:val="0"/>
        </w:rPr>
        <w:t xml:space="preserve">1 PUBLISH Header</w:t>
      </w:r>
    </w:p>
    <w:p w:rsidR="00000000" w:rsidDel="00000000" w:rsidP="00000000" w:rsidRDefault="00000000" w:rsidRPr="00000000" w14:paraId="000005DE">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5DF">
      <w:pPr>
        <w:pStyle w:val="Heading4"/>
        <w:ind w:left="0" w:right="4" w:firstLine="0"/>
        <w:rPr>
          <w:rFonts w:ascii="Arial" w:cs="Arial" w:eastAsia="Arial" w:hAnsi="Arial"/>
        </w:rPr>
      </w:pPr>
      <w:bookmarkStart w:colFirst="0" w:colLast="0" w:name="_heading=h.2981zbj" w:id="127"/>
      <w:bookmarkEnd w:id="127"/>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.3.2 PUBLISH Flags</w:t>
      </w:r>
      <w:r w:rsidDel="00000000" w:rsidR="00000000" w:rsidRPr="00000000">
        <w:rPr>
          <w:rtl w:val="0"/>
        </w:rPr>
      </w:r>
    </w:p>
    <w:p w:rsidR="00000000" w:rsidDel="00000000" w:rsidP="00000000" w:rsidRDefault="00000000" w:rsidRPr="00000000" w14:paraId="000005E0">
      <w:pPr>
        <w:rPr>
          <w:rFonts w:ascii="Arial" w:cs="Arial" w:eastAsia="Arial" w:hAnsi="Arial"/>
          <w:color w:val="000000"/>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 and 3-2 of the PUBLISH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5E1">
      <w:pPr>
        <w:rPr>
          <w:rFonts w:ascii="Arial" w:cs="Arial" w:eastAsia="Arial" w:hAnsi="Arial"/>
        </w:rPr>
      </w:pPr>
      <w:r w:rsidDel="00000000" w:rsidR="00000000" w:rsidRPr="00000000">
        <w:rPr>
          <w:rFonts w:ascii="Arial" w:cs="Arial" w:eastAsia="Arial" w:hAnsi="Arial"/>
          <w:highlight w:val="yellow"/>
          <w:rtl w:val="0"/>
        </w:rPr>
        <w:t xml:space="preserve">The Client MUST validate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5E2">
      <w:pPr>
        <w:pStyle w:val="Heading5"/>
        <w:spacing w:after="0" w:before="0" w:line="248.00000000000006" w:lineRule="auto"/>
        <w:ind w:left="0" w:right="6" w:firstLine="0"/>
        <w:rPr/>
      </w:pPr>
      <w:bookmarkStart w:colFirst="0" w:colLast="0" w:name="_heading=h.kw46rfulitvm" w:id="128"/>
      <w:bookmarkEnd w:id="128"/>
      <w:r w:rsidDel="00000000" w:rsidR="00000000" w:rsidRPr="00000000">
        <w:rPr>
          <w:rtl w:val="0"/>
        </w:rPr>
        <w:t xml:space="preserve">3.6.3.2.1 Topic Type</w:t>
      </w:r>
    </w:p>
    <w:p w:rsidR="00000000" w:rsidDel="00000000" w:rsidP="00000000" w:rsidRDefault="00000000" w:rsidRPr="00000000" w14:paraId="000005E3">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5E4">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r w:rsidDel="00000000" w:rsidR="00000000" w:rsidRPr="00000000">
        <w:rPr>
          <w:rFonts w:ascii="Arial" w:cs="Arial" w:eastAsia="Arial" w:hAnsi="Arial"/>
          <w:rtl w:val="0"/>
        </w:rPr>
        <w:t xml:space="preserve">Refer to </w:t>
      </w:r>
      <w:hyperlink w:anchor="_heading=h.2zbgiuw">
        <w:r w:rsidDel="00000000" w:rsidR="00000000" w:rsidRPr="00000000">
          <w:rPr>
            <w:color w:val="1155cc"/>
            <w:u w:val="single"/>
            <w:rtl w:val="0"/>
          </w:rPr>
          <w:t xml:space="preserve">2.4 Topic Types</w:t>
        </w:r>
      </w:hyperlink>
      <w:r w:rsidDel="00000000" w:rsidR="00000000" w:rsidRPr="00000000">
        <w:rPr>
          <w:rFonts w:ascii="Arial" w:cs="Arial" w:eastAsia="Arial" w:hAnsi="Arial"/>
          <w:rtl w:val="0"/>
        </w:rPr>
        <w:t xml:space="preserve"> for the definition of Topic Types.</w:t>
      </w:r>
    </w:p>
    <w:p w:rsidR="00000000" w:rsidDel="00000000" w:rsidP="00000000" w:rsidRDefault="00000000" w:rsidRPr="00000000" w14:paraId="000005E5">
      <w:pPr>
        <w:spacing w:after="306" w:before="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The Topic Type may be Topic Name, Predefined Topic Alias or Session Topic Alias.</w:t>
      </w:r>
      <w:r w:rsidDel="00000000" w:rsidR="00000000" w:rsidRPr="00000000">
        <w:rPr>
          <w:rtl w:val="0"/>
        </w:rPr>
      </w:r>
    </w:p>
    <w:p w:rsidR="00000000" w:rsidDel="00000000" w:rsidP="00000000" w:rsidRDefault="00000000" w:rsidRPr="00000000" w14:paraId="000005E6">
      <w:pPr>
        <w:pStyle w:val="Heading5"/>
        <w:spacing w:after="0" w:before="0" w:line="248.00000000000006" w:lineRule="auto"/>
        <w:ind w:left="0" w:right="6" w:firstLine="0"/>
        <w:rPr/>
      </w:pPr>
      <w:bookmarkStart w:colFirst="0" w:colLast="0" w:name="_heading=h.vji0n7lr4z5x" w:id="129"/>
      <w:bookmarkEnd w:id="129"/>
      <w:r w:rsidDel="00000000" w:rsidR="00000000" w:rsidRPr="00000000">
        <w:rPr>
          <w:rtl w:val="0"/>
        </w:rPr>
        <w:t xml:space="preserve">3.6.3.2.2 QoS</w:t>
      </w:r>
    </w:p>
    <w:p w:rsidR="00000000" w:rsidDel="00000000" w:rsidP="00000000" w:rsidRDefault="00000000" w:rsidRPr="00000000" w14:paraId="000005E7">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PUBLISH Flags.</w:t>
      </w:r>
      <w:r w:rsidDel="00000000" w:rsidR="00000000" w:rsidRPr="00000000">
        <w:rPr>
          <w:rtl w:val="0"/>
        </w:rPr>
      </w:r>
    </w:p>
    <w:p w:rsidR="00000000" w:rsidDel="00000000" w:rsidP="00000000" w:rsidRDefault="00000000" w:rsidRPr="00000000" w14:paraId="000005E8">
      <w:pPr>
        <w:spacing w:after="0" w:before="0" w:line="248.00000000000006" w:lineRule="auto"/>
        <w:ind w:left="0" w:right="6"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Quality of Service - as in MQTT. The QoS levels are:</w:t>
      </w:r>
    </w:p>
    <w:p w:rsidR="00000000" w:rsidDel="00000000" w:rsidP="00000000" w:rsidRDefault="00000000" w:rsidRPr="00000000" w14:paraId="000005E9">
      <w:pPr>
        <w:rPr>
          <w:rFonts w:ascii="Arial" w:cs="Arial" w:eastAsia="Arial" w:hAnsi="Arial"/>
          <w:color w:val="000000"/>
          <w:sz w:val="20"/>
          <w:szCs w:val="20"/>
          <w:shd w:fill="auto" w:val="clear"/>
        </w:rPr>
      </w:pPr>
      <w:r w:rsidDel="00000000" w:rsidR="00000000" w:rsidRPr="00000000">
        <w:rPr>
          <w:i w:val="1"/>
          <w:sz w:val="19"/>
          <w:szCs w:val="19"/>
          <w:rtl w:val="0"/>
        </w:rPr>
        <w:t xml:space="preserve">Figure 3-13 – QoS Definitions</w:t>
      </w:r>
      <w:r w:rsidDel="00000000" w:rsidR="00000000" w:rsidRPr="00000000">
        <w:rPr>
          <w:rtl w:val="0"/>
        </w:rPr>
      </w:r>
    </w:p>
    <w:tbl>
      <w:tblPr>
        <w:tblStyle w:val="Table8"/>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A">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B">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C">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D">
            <w:pPr>
              <w:spacing w:after="0" w:before="0" w:line="248.00000000000006" w:lineRule="auto"/>
              <w:ind w:left="0" w:right="0" w:firstLine="0"/>
              <w:jc w:val="center"/>
              <w:rPr>
                <w:rFonts w:ascii="Arial" w:cs="Arial" w:eastAsia="Arial" w:hAnsi="Arial"/>
                <w:b w:val="1"/>
                <w:color w:val="000000"/>
                <w:shd w:fill="auto" w:val="clear"/>
              </w:rPr>
            </w:pPr>
            <w:r w:rsidDel="00000000" w:rsidR="00000000" w:rsidRPr="00000000">
              <w:rPr>
                <w:rFonts w:ascii="Arial" w:cs="Arial" w:eastAsia="Arial" w:hAnsi="Arial"/>
                <w:b w:val="1"/>
                <w:color w:val="00000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E">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EF">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0">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1">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2">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3">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4">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5">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6">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7">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8">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9">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A">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B">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C">
            <w:pPr>
              <w:spacing w:after="0" w:before="0" w:line="248.00000000000006" w:lineRule="auto"/>
              <w:ind w:left="0" w:right="0" w:firstLine="0"/>
              <w:jc w:val="center"/>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5FD">
            <w:pPr>
              <w:spacing w:after="0" w:before="0" w:line="248.00000000000006" w:lineRule="auto"/>
              <w:ind w:left="0" w:right="0" w:firstLine="0"/>
              <w:jc w:val="both"/>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Reserved – must not be used</w:t>
            </w:r>
          </w:p>
        </w:tc>
      </w:tr>
    </w:tbl>
    <w:p w:rsidR="00000000" w:rsidDel="00000000" w:rsidP="00000000" w:rsidRDefault="00000000" w:rsidRPr="00000000" w14:paraId="000005FE">
      <w:pPr>
        <w:spacing w:after="200" w:before="0" w:line="248.00000000000006" w:lineRule="auto"/>
        <w:ind w:left="0" w:right="6"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a detailed description of the various Quality Of Service levels refer to </w:t>
      </w:r>
      <w:hyperlink w:anchor="_heading=h.2i9l8ns">
        <w:r w:rsidDel="00000000" w:rsidR="00000000" w:rsidRPr="00000000">
          <w:rPr>
            <w:color w:val="1155cc"/>
            <w:u w:val="single"/>
            <w:shd w:fill="auto" w:val="clear"/>
            <w:rtl w:val="0"/>
          </w:rPr>
          <w:t xml:space="preserve">4.3 Quality of Service levels and protocol flows</w:t>
        </w:r>
      </w:hyperlink>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5FF">
      <w:pPr>
        <w:pStyle w:val="Heading5"/>
        <w:spacing w:after="0" w:before="0" w:line="248.00000000000006" w:lineRule="auto"/>
        <w:ind w:left="0" w:right="6" w:firstLine="0"/>
        <w:rPr/>
      </w:pPr>
      <w:bookmarkStart w:colFirst="0" w:colLast="0" w:name="_heading=h.rxf6r8qtkk4u" w:id="130"/>
      <w:bookmarkEnd w:id="130"/>
      <w:r w:rsidDel="00000000" w:rsidR="00000000" w:rsidRPr="00000000">
        <w:rPr>
          <w:rtl w:val="0"/>
        </w:rPr>
        <w:t xml:space="preserve">3.6.3.2.3 DUP</w:t>
      </w:r>
    </w:p>
    <w:p w:rsidR="00000000" w:rsidDel="00000000" w:rsidP="00000000" w:rsidRDefault="00000000" w:rsidRPr="00000000" w14:paraId="00000600">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PUBLISH Flags.</w:t>
      </w:r>
      <w:r w:rsidDel="00000000" w:rsidR="00000000" w:rsidRPr="00000000">
        <w:rPr>
          <w:rtl w:val="0"/>
        </w:rPr>
      </w:r>
    </w:p>
    <w:p w:rsidR="00000000" w:rsidDel="00000000" w:rsidP="00000000" w:rsidRDefault="00000000" w:rsidRPr="00000000" w14:paraId="00000601">
      <w:pPr>
        <w:spacing w:after="200" w:before="0" w:line="276" w:lineRule="auto"/>
        <w:ind w:left="0" w:right="6"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The DUP flag indicates the duplicate delivery of QoS 2 PUBLISH </w:t>
      </w:r>
      <w:r w:rsidDel="00000000" w:rsidR="00000000" w:rsidRPr="00000000">
        <w:rPr>
          <w:rFonts w:ascii="Arial" w:cs="Arial" w:eastAsia="Arial" w:hAnsi="Arial"/>
          <w:sz w:val="22"/>
          <w:szCs w:val="22"/>
          <w:rtl w:val="0"/>
        </w:rPr>
        <w:t xml:space="preserve">packets</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If the DUP flag </w:t>
      </w:r>
      <w:r w:rsidDel="00000000" w:rsidR="00000000" w:rsidRPr="00000000">
        <w:rPr>
          <w:rFonts w:ascii="Arial" w:cs="Arial" w:eastAsia="Arial" w:hAnsi="Arial"/>
          <w:sz w:val="22"/>
          <w:szCs w:val="22"/>
          <w:rtl w:val="0"/>
        </w:rPr>
        <w:t xml:space="preserve">is set</w:t>
      </w:r>
      <w:r w:rsidDel="00000000" w:rsidR="00000000" w:rsidRPr="00000000">
        <w:rPr>
          <w:rFonts w:ascii="Arial" w:cs="Arial" w:eastAsia="Arial" w:hAnsi="Arial"/>
          <w:color w:val="000000"/>
          <w:sz w:val="22"/>
          <w:szCs w:val="22"/>
          <w:shd w:fill="auto" w:val="clear"/>
          <w:rtl w:val="0"/>
        </w:rPr>
        <w:t xml:space="preserve"> to 0, it signifies that the packet is sent for the first time. If the DUP flag is set to 1, it signifies that the packet is retransmitted.</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tl w:val="0"/>
        </w:rPr>
      </w:r>
    </w:p>
    <w:p w:rsidR="00000000" w:rsidDel="00000000" w:rsidP="00000000" w:rsidRDefault="00000000" w:rsidRPr="00000000" w14:paraId="00000602">
      <w:pPr>
        <w:pStyle w:val="Heading5"/>
        <w:spacing w:after="0" w:before="0" w:line="246.99999999999994" w:lineRule="auto"/>
        <w:ind w:left="0" w:right="6" w:firstLine="0"/>
        <w:rPr/>
      </w:pPr>
      <w:bookmarkStart w:colFirst="0" w:colLast="0" w:name="_heading=h.qucfg7kks10e" w:id="131"/>
      <w:bookmarkEnd w:id="131"/>
      <w:r w:rsidDel="00000000" w:rsidR="00000000" w:rsidRPr="00000000">
        <w:rPr>
          <w:rtl w:val="0"/>
        </w:rPr>
        <w:t xml:space="preserve">3.6.3.2.4 Retain</w:t>
      </w:r>
    </w:p>
    <w:p w:rsidR="00000000" w:rsidDel="00000000" w:rsidP="00000000" w:rsidRDefault="00000000" w:rsidRPr="00000000" w14:paraId="00000603">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PUBLISH Flags.</w:t>
      </w:r>
      <w:r w:rsidDel="00000000" w:rsidR="00000000" w:rsidRPr="00000000">
        <w:rPr>
          <w:rtl w:val="0"/>
        </w:rPr>
      </w:r>
    </w:p>
    <w:p w:rsidR="00000000" w:rsidDel="00000000" w:rsidP="00000000" w:rsidRDefault="00000000" w:rsidRPr="00000000" w14:paraId="00000604">
      <w:pPr>
        <w:spacing w:after="280" w:before="0" w:line="246.99999999999994" w:lineRule="auto"/>
        <w:ind w:left="0" w:right="6"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sz w:val="22"/>
          <w:szCs w:val="22"/>
          <w:rtl w:val="0"/>
        </w:rPr>
        <w:t xml:space="preserve"> for more information</w:t>
      </w:r>
      <w:r w:rsidDel="00000000" w:rsidR="00000000" w:rsidRPr="00000000">
        <w:rPr>
          <w:rFonts w:ascii="Arial" w:cs="Arial" w:eastAsia="Arial" w:hAnsi="Arial"/>
          <w:sz w:val="22"/>
          <w:szCs w:val="22"/>
          <w:rtl w:val="0"/>
        </w:rPr>
        <w:t xml:space="preserve"> about Retained Messages.</w:t>
      </w:r>
    </w:p>
    <w:p w:rsidR="00000000" w:rsidDel="00000000" w:rsidP="00000000" w:rsidRDefault="00000000" w:rsidRPr="00000000" w14:paraId="00000605">
      <w:pPr>
        <w:pStyle w:val="Heading4"/>
        <w:ind w:left="0" w:firstLine="0"/>
        <w:rPr/>
      </w:pPr>
      <w:bookmarkStart w:colFirst="0" w:colLast="0" w:name="_heading=h.1nia2ey" w:id="132"/>
      <w:bookmarkEnd w:id="132"/>
      <w:r w:rsidDel="00000000" w:rsidR="00000000" w:rsidRPr="00000000">
        <w:rPr>
          <w:rtl w:val="0"/>
        </w:rPr>
        <w:t xml:space="preserve">3.6.3.3 Packet Identifier</w:t>
      </w:r>
    </w:p>
    <w:p w:rsidR="00000000" w:rsidDel="00000000" w:rsidP="00000000" w:rsidRDefault="00000000" w:rsidRPr="00000000" w14:paraId="00000606">
      <w:pPr>
        <w:spacing w:after="174"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607">
      <w:pPr>
        <w:pStyle w:val="Heading4"/>
        <w:ind w:left="0" w:firstLine="0"/>
        <w:rPr/>
      </w:pPr>
      <w:bookmarkStart w:colFirst="0" w:colLast="0" w:name="_heading=h.x2t78tr9icfe" w:id="133"/>
      <w:bookmarkEnd w:id="133"/>
      <w:r w:rsidDel="00000000" w:rsidR="00000000" w:rsidRPr="00000000">
        <w:rPr>
          <w:rtl w:val="0"/>
        </w:rPr>
        <w:t xml:space="preserve">3.6.3.4 Topic Alias or Topic Name Length</w:t>
      </w:r>
    </w:p>
    <w:p w:rsidR="00000000" w:rsidDel="00000000" w:rsidP="00000000" w:rsidRDefault="00000000" w:rsidRPr="00000000" w14:paraId="00000608">
      <w:pPr>
        <w:spacing w:after="306" w:before="0" w:line="248.0000000000000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2 bytes of Topic Name Length if the Topic Type is Topic Name, or the Predefined or Session Topic Alias if the Topic Type is Predefined Topic Alias or Session Topic Alias respectively.</w:t>
      </w:r>
      <w:r w:rsidDel="00000000" w:rsidR="00000000" w:rsidRPr="00000000">
        <w:rPr>
          <w:rtl w:val="0"/>
        </w:rPr>
      </w:r>
    </w:p>
    <w:p w:rsidR="00000000" w:rsidDel="00000000" w:rsidP="00000000" w:rsidRDefault="00000000" w:rsidRPr="00000000" w14:paraId="00000609">
      <w:pPr>
        <w:pStyle w:val="Heading4"/>
        <w:ind w:left="0" w:firstLine="0"/>
        <w:rPr/>
      </w:pPr>
      <w:bookmarkStart w:colFirst="0" w:colLast="0" w:name="_heading=h.2mn7vak" w:id="134"/>
      <w:bookmarkEnd w:id="134"/>
      <w:r w:rsidDel="00000000" w:rsidR="00000000" w:rsidRPr="00000000">
        <w:rPr>
          <w:rtl w:val="0"/>
        </w:rPr>
        <w:t xml:space="preserve">3.6.3.5 Topic Name</w:t>
      </w:r>
    </w:p>
    <w:p w:rsidR="00000000" w:rsidDel="00000000" w:rsidP="00000000" w:rsidRDefault="00000000" w:rsidRPr="00000000" w14:paraId="0000060A">
      <w:pPr>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Namer (0b11) the Topic Name field MUST be present in the PUBLISH packet.</w:t>
      </w:r>
    </w:p>
    <w:p w:rsidR="00000000" w:rsidDel="00000000" w:rsidP="00000000" w:rsidRDefault="00000000" w:rsidRPr="00000000" w14:paraId="0000060B">
      <w:pPr>
        <w:spacing w:after="200" w:before="0" w:line="248.0000000000000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Name field MUST NOT be present in the PUBLISH packet.</w:t>
      </w:r>
      <w:r w:rsidDel="00000000" w:rsidR="00000000" w:rsidRPr="00000000">
        <w:rPr>
          <w:rtl w:val="0"/>
        </w:rPr>
      </w:r>
    </w:p>
    <w:p w:rsidR="00000000" w:rsidDel="00000000" w:rsidP="00000000" w:rsidRDefault="00000000" w:rsidRPr="00000000" w14:paraId="0000060C">
      <w:pPr>
        <w:rPr>
          <w:rFonts w:ascii="Arial" w:cs="Arial" w:eastAsia="Arial" w:hAnsi="Arial"/>
          <w:sz w:val="22"/>
          <w:szCs w:val="22"/>
        </w:rPr>
      </w:pPr>
      <w:r w:rsidDel="00000000" w:rsidR="00000000" w:rsidRPr="00000000">
        <w:rPr>
          <w:rFonts w:ascii="Arial" w:cs="Arial" w:eastAsia="Arial" w:hAnsi="Arial"/>
          <w:sz w:val="22"/>
          <w:szCs w:val="22"/>
          <w:rtl w:val="0"/>
        </w:rPr>
        <w:t xml:space="preserve">Topic Name is a UTF-8 encoded string of length Topic Length.</w:t>
      </w:r>
    </w:p>
    <w:p w:rsidR="00000000" w:rsidDel="00000000" w:rsidP="00000000" w:rsidRDefault="00000000" w:rsidRPr="00000000" w14:paraId="0000060D">
      <w:pPr>
        <w:pStyle w:val="Heading4"/>
        <w:ind w:left="0" w:firstLine="0"/>
        <w:rPr/>
      </w:pPr>
      <w:bookmarkStart w:colFirst="0" w:colLast="0" w:name="_heading=h.imenmt69e82j" w:id="135"/>
      <w:bookmarkEnd w:id="135"/>
      <w:r w:rsidDel="00000000" w:rsidR="00000000" w:rsidRPr="00000000">
        <w:rPr>
          <w:rtl w:val="0"/>
        </w:rPr>
        <w:t xml:space="preserve">3.6.3.6 Payload</w:t>
      </w:r>
    </w:p>
    <w:p w:rsidR="00000000" w:rsidDel="00000000" w:rsidP="00000000" w:rsidRDefault="00000000" w:rsidRPr="00000000" w14:paraId="0000060E">
      <w:pPr>
        <w:spacing w:after="30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60F">
      <w:pPr>
        <w:pStyle w:val="Heading4"/>
        <w:spacing w:after="0" w:lineRule="auto"/>
        <w:ind w:left="-5" w:firstLine="0"/>
        <w:rPr/>
      </w:pPr>
      <w:bookmarkStart w:colFirst="0" w:colLast="0" w:name="_heading=h.3hu8nopr74va" w:id="136"/>
      <w:bookmarkEnd w:id="136"/>
      <w:r w:rsidDel="00000000" w:rsidR="00000000" w:rsidRPr="00000000">
        <w:rPr>
          <w:rtl w:val="0"/>
        </w:rPr>
        <w:t xml:space="preserve">3.6.3.7</w:t>
      </w:r>
      <w:r w:rsidDel="00000000" w:rsidR="00000000" w:rsidRPr="00000000">
        <w:rPr>
          <w:rtl w:val="0"/>
        </w:rPr>
        <w:t xml:space="preserve"> PUBLISH Actions</w:t>
      </w:r>
    </w:p>
    <w:p w:rsidR="00000000" w:rsidDel="00000000" w:rsidP="00000000" w:rsidRDefault="00000000" w:rsidRPr="00000000" w14:paraId="00000610">
      <w:pPr>
        <w:spacing w:after="240" w:before="20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sz w:val="22"/>
          <w:szCs w:val="22"/>
          <w:rtl w:val="0"/>
        </w:rPr>
        <w:t xml:space="preserve">[MQTT-SN-3.12.7-1]</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11">
      <w:pPr>
        <w:rPr>
          <w:rFonts w:ascii="Arial" w:cs="Arial" w:eastAsia="Arial" w:hAnsi="Arial"/>
          <w:color w:val="000000"/>
        </w:rPr>
      </w:pPr>
      <w:r w:rsidDel="00000000" w:rsidR="00000000" w:rsidRPr="00000000">
        <w:rPr>
          <w:i w:val="1"/>
          <w:sz w:val="19"/>
          <w:szCs w:val="19"/>
          <w:rtl w:val="0"/>
        </w:rPr>
        <w:t xml:space="preserve">Figure 3-14 – Expected PUBLISH packet responses</w:t>
      </w:r>
      <w:r w:rsidDel="00000000" w:rsidR="00000000" w:rsidRPr="00000000">
        <w:rPr>
          <w:rtl w:val="0"/>
        </w:rPr>
      </w:r>
    </w:p>
    <w:tbl>
      <w:tblPr>
        <w:tblStyle w:val="Table9"/>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2">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3">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7">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9">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61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61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uses a PUBLISH packet to send an Application Message to each Client which has a matching subscription.</w:t>
      </w:r>
    </w:p>
    <w:p w:rsidR="00000000" w:rsidDel="00000000" w:rsidP="00000000" w:rsidRDefault="00000000" w:rsidRPr="00000000" w14:paraId="0000061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sz w:val="22"/>
          <w:szCs w:val="22"/>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[MQTT-SN-3.12.7-2]</w:t>
      </w:r>
      <w:r w:rsidDel="00000000" w:rsidR="00000000" w:rsidRPr="00000000">
        <w:rPr>
          <w:rFonts w:ascii="Arial" w:cs="Arial" w:eastAsia="Arial" w:hAnsi="Arial"/>
          <w:sz w:val="22"/>
          <w:szCs w:val="22"/>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61D">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rtl w:val="0"/>
        </w:rPr>
        <w:t xml:space="preserve">The action of the recipient when it receives a PUBLISH packet depends on the QoS level as described in </w:t>
      </w:r>
      <w:hyperlink w:anchor="_heading=h.2i9l8ns">
        <w:r w:rsidDel="00000000" w:rsidR="00000000" w:rsidRPr="00000000">
          <w:rPr>
            <w:color w:val="1155cc"/>
            <w:u w:val="single"/>
            <w:rtl w:val="0"/>
          </w:rPr>
          <w:t xml:space="preserve">4.3 Quality of Service levels and protocol flows</w:t>
        </w:r>
      </w:hyperlink>
      <w:r w:rsidDel="00000000" w:rsidR="00000000" w:rsidRPr="00000000">
        <w:rPr>
          <w:rFonts w:ascii="Arial" w:cs="Arial" w:eastAsia="Arial" w:hAnsi="Arial"/>
          <w:color w:val="1155cc"/>
          <w:sz w:val="22"/>
          <w:szCs w:val="22"/>
          <w:rtl w:val="0"/>
        </w:rPr>
        <w:t xml:space="preserve">.</w:t>
      </w:r>
      <w:r w:rsidDel="00000000" w:rsidR="00000000" w:rsidRPr="00000000">
        <w:rPr>
          <w:rtl w:val="0"/>
        </w:rPr>
      </w:r>
    </w:p>
    <w:p w:rsidR="00000000" w:rsidDel="00000000" w:rsidP="00000000" w:rsidRDefault="00000000" w:rsidRPr="00000000" w14:paraId="0000061E">
      <w:pPr>
        <w:spacing w:after="240" w:before="240" w:line="276" w:lineRule="auto"/>
        <w:ind w:left="0" w:righ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1F">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62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No more than one QoS 1 or 2 PUBLISH requests MUST be outstanding for a Sender at any one time. Other packets are included in this constraint - r</w:t>
      </w:r>
      <w:r w:rsidDel="00000000" w:rsidR="00000000" w:rsidRPr="00000000">
        <w:rPr>
          <w:rFonts w:ascii="Arial" w:cs="Arial" w:eastAsia="Arial" w:hAnsi="Arial"/>
          <w:sz w:val="22"/>
          <w:szCs w:val="22"/>
          <w:rtl w:val="0"/>
        </w:rPr>
        <w:t xml:space="preserve">efer to </w:t>
      </w:r>
      <w:hyperlink w:anchor="_heading=h.bfojn6tjnvgm">
        <w:r w:rsidDel="00000000" w:rsidR="00000000" w:rsidRPr="00000000">
          <w:rPr>
            <w:color w:val="1155cc"/>
            <w:u w:val="single"/>
            <w:rtl w:val="0"/>
          </w:rPr>
          <w:t xml:space="preserve">4.9 Flow Control</w:t>
        </w:r>
      </w:hyperlink>
      <w:r w:rsidDel="00000000" w:rsidR="00000000" w:rsidRPr="00000000">
        <w:rPr>
          <w:rFonts w:ascii="Arial" w:cs="Arial" w:eastAsia="Arial" w:hAnsi="Arial"/>
          <w:sz w:val="22"/>
          <w:szCs w:val="22"/>
          <w:rtl w:val="0"/>
        </w:rPr>
        <w:t xml:space="preserve"> for more information about Flow Control.</w:t>
      </w:r>
      <w:r w:rsidDel="00000000" w:rsidR="00000000" w:rsidRPr="00000000">
        <w:rPr>
          <w:rtl w:val="0"/>
        </w:rPr>
      </w:r>
    </w:p>
    <w:p w:rsidR="00000000" w:rsidDel="00000000" w:rsidP="00000000" w:rsidRDefault="00000000" w:rsidRPr="00000000" w14:paraId="00000621">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22">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for Flow Control reasons.</w:t>
      </w:r>
    </w:p>
    <w:p w:rsidR="00000000" w:rsidDel="00000000" w:rsidP="00000000" w:rsidRDefault="00000000" w:rsidRPr="00000000" w14:paraId="00000623">
      <w:pPr>
        <w:pStyle w:val="Heading3"/>
        <w:keepLines w:val="1"/>
        <w:spacing w:after="77" w:before="0" w:line="259" w:lineRule="auto"/>
        <w:ind w:left="0" w:firstLine="0"/>
        <w:rPr>
          <w:rFonts w:ascii="Arial" w:cs="Arial" w:eastAsia="Arial" w:hAnsi="Arial"/>
        </w:rPr>
      </w:pPr>
      <w:bookmarkStart w:colFirst="0" w:colLast="0" w:name="_heading=h.11si5id" w:id="137"/>
      <w:bookmarkEnd w:id="137"/>
      <w:r w:rsidDel="00000000" w:rsidR="00000000" w:rsidRPr="00000000">
        <w:rPr>
          <w:rtl w:val="0"/>
        </w:rPr>
        <w:t xml:space="preserve">3.6.4 </w:t>
      </w:r>
      <w:r w:rsidDel="00000000" w:rsidR="00000000" w:rsidRPr="00000000">
        <w:rPr>
          <w:rFonts w:ascii="Arial" w:cs="Arial" w:eastAsia="Arial" w:hAnsi="Arial"/>
          <w:rtl w:val="0"/>
        </w:rPr>
        <w:t xml:space="preserve">PUBACK – Publish Acknowledgement (QoS 1 delivery)</w:t>
      </w:r>
    </w:p>
    <w:p w:rsidR="00000000" w:rsidDel="00000000" w:rsidP="00000000" w:rsidRDefault="00000000" w:rsidRPr="00000000" w14:paraId="00000624">
      <w:pPr>
        <w:rPr/>
      </w:pPr>
      <w:r w:rsidDel="00000000" w:rsidR="00000000" w:rsidRPr="00000000">
        <w:rPr>
          <w:i w:val="1"/>
          <w:sz w:val="19"/>
          <w:szCs w:val="19"/>
          <w:rtl w:val="0"/>
        </w:rPr>
        <w:t xml:space="preserve">Figure 3-15 – PUBACK Packet</w:t>
      </w:r>
      <w:r w:rsidDel="00000000" w:rsidR="00000000" w:rsidRPr="00000000">
        <w:rPr>
          <w:rtl w:val="0"/>
        </w:rPr>
      </w:r>
    </w:p>
    <w:p w:rsidR="00000000" w:rsidDel="00000000" w:rsidP="00000000" w:rsidRDefault="00000000" w:rsidRPr="00000000" w14:paraId="00000625">
      <w:pPr>
        <w:rPr/>
      </w:pPr>
      <w:r w:rsidDel="00000000" w:rsidR="00000000" w:rsidRPr="00000000">
        <w:rPr/>
        <w:drawing>
          <wp:inline distB="114300" distT="114300" distL="114300" distR="114300">
            <wp:extent cx="5943600" cy="1295400"/>
            <wp:effectExtent b="0" l="0" r="0" t="0"/>
            <wp:docPr id="31" name="image12.png"/>
            <a:graphic>
              <a:graphicData uri="http://schemas.openxmlformats.org/drawingml/2006/picture">
                <pic:pic>
                  <pic:nvPicPr>
                    <pic:cNvPr id="0" name="image12.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26">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w:t>
      </w:r>
      <w:r w:rsidDel="00000000" w:rsidR="00000000" w:rsidRPr="00000000">
        <w:rPr>
          <w:rtl w:val="0"/>
        </w:rPr>
      </w:r>
    </w:p>
    <w:p w:rsidR="00000000" w:rsidDel="00000000" w:rsidP="00000000" w:rsidRDefault="00000000" w:rsidRPr="00000000" w14:paraId="00000627">
      <w:pPr>
        <w:pStyle w:val="Heading4"/>
        <w:ind w:left="0" w:right="4" w:firstLine="0"/>
        <w:rPr>
          <w:rFonts w:ascii="Arial" w:cs="Arial" w:eastAsia="Arial" w:hAnsi="Arial"/>
        </w:rPr>
      </w:pPr>
      <w:bookmarkStart w:colFirst="0" w:colLast="0" w:name="_heading=h.3ls5o66" w:id="138"/>
      <w:bookmarkEnd w:id="138"/>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.4.1 PUBACK Header</w:t>
      </w:r>
    </w:p>
    <w:p w:rsidR="00000000" w:rsidDel="00000000" w:rsidP="00000000" w:rsidRDefault="00000000" w:rsidRPr="00000000" w14:paraId="000006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29">
      <w:pPr>
        <w:pStyle w:val="Heading4"/>
        <w:ind w:left="0" w:right="4" w:firstLine="0"/>
        <w:rPr>
          <w:rFonts w:ascii="Arial" w:cs="Arial" w:eastAsia="Arial" w:hAnsi="Arial"/>
        </w:rPr>
      </w:pPr>
      <w:bookmarkStart w:colFirst="0" w:colLast="0" w:name="_heading=h.20xfydz" w:id="139"/>
      <w:bookmarkEnd w:id="139"/>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.4.2 Packet Identifier</w:t>
      </w:r>
    </w:p>
    <w:p w:rsidR="00000000" w:rsidDel="00000000" w:rsidP="00000000" w:rsidRDefault="00000000" w:rsidRPr="00000000" w14:paraId="0000062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2B">
      <w:pPr>
        <w:pStyle w:val="Heading4"/>
        <w:spacing w:after="0" w:before="0" w:line="422" w:lineRule="auto"/>
        <w:ind w:left="0" w:firstLine="0"/>
        <w:jc w:val="both"/>
        <w:rPr>
          <w:rFonts w:ascii="Arial" w:cs="Arial" w:eastAsia="Arial" w:hAnsi="Arial"/>
        </w:rPr>
      </w:pPr>
      <w:bookmarkStart w:colFirst="0" w:colLast="0" w:name="_heading=h.6vzc3pa0vvfr" w:id="140"/>
      <w:bookmarkEnd w:id="140"/>
      <w:r w:rsidDel="00000000" w:rsidR="00000000" w:rsidRPr="00000000">
        <w:rPr>
          <w:rtl w:val="0"/>
        </w:rPr>
        <w:t xml:space="preserve">3.6.4.3 Reason Code</w:t>
      </w:r>
      <w:r w:rsidDel="00000000" w:rsidR="00000000" w:rsidRPr="00000000">
        <w:rPr>
          <w:rtl w:val="0"/>
        </w:rPr>
      </w:r>
    </w:p>
    <w:p w:rsidR="00000000" w:rsidDel="00000000" w:rsidP="00000000" w:rsidRDefault="00000000" w:rsidRPr="00000000" w14:paraId="0000062C">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PUBACK Packet MUST use one of the </w:t>
      </w:r>
      <w:r w:rsidDel="00000000" w:rsidR="00000000" w:rsidRPr="00000000">
        <w:rPr>
          <w:highlight w:val="yellow"/>
          <w:rtl w:val="0"/>
        </w:rPr>
        <w:t xml:space="preserve">Reason Codes applicable to PUBACK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2D">
      <w:pPr>
        <w:pStyle w:val="Heading4"/>
        <w:spacing w:after="174" w:before="0" w:line="248.00000000000006" w:lineRule="auto"/>
        <w:ind w:left="0" w:firstLine="0"/>
        <w:jc w:val="both"/>
        <w:rPr/>
      </w:pPr>
      <w:bookmarkStart w:colFirst="0" w:colLast="0" w:name="_heading=h.xgybvs5ktz8v" w:id="141"/>
      <w:bookmarkEnd w:id="141"/>
      <w:r w:rsidDel="00000000" w:rsidR="00000000" w:rsidRPr="00000000">
        <w:rPr>
          <w:rtl w:val="0"/>
        </w:rPr>
        <w:t xml:space="preserve">3.6.4.4 </w:t>
      </w:r>
      <w:r w:rsidDel="00000000" w:rsidR="00000000" w:rsidRPr="00000000">
        <w:rPr>
          <w:rtl w:val="0"/>
        </w:rPr>
        <w:t xml:space="preserve">PUBACK Actions</w:t>
      </w:r>
    </w:p>
    <w:p w:rsidR="00000000" w:rsidDel="00000000" w:rsidP="00000000" w:rsidRDefault="00000000" w:rsidRPr="00000000" w14:paraId="0000062E">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4.3.3 QoS 1: At least once delivery</w:t>
        </w:r>
      </w:hyperlink>
      <w:r w:rsidDel="00000000" w:rsidR="00000000" w:rsidRPr="00000000">
        <w:rPr>
          <w:rtl w:val="0"/>
        </w:rPr>
        <w:t xml:space="preserve">.</w:t>
      </w:r>
    </w:p>
    <w:p w:rsidR="00000000" w:rsidDel="00000000" w:rsidP="00000000" w:rsidRDefault="00000000" w:rsidRPr="00000000" w14:paraId="0000062F">
      <w:pPr>
        <w:pStyle w:val="Heading3"/>
        <w:keepLines w:val="1"/>
        <w:spacing w:after="109" w:before="0" w:line="259" w:lineRule="auto"/>
        <w:ind w:left="0" w:right="4" w:firstLine="0"/>
        <w:rPr>
          <w:rFonts w:ascii="Arial" w:cs="Arial" w:eastAsia="Arial" w:hAnsi="Arial"/>
        </w:rPr>
      </w:pPr>
      <w:bookmarkStart w:colFirst="0" w:colLast="0" w:name="_heading=h.302dr9l" w:id="142"/>
      <w:bookmarkEnd w:id="142"/>
      <w:r w:rsidDel="00000000" w:rsidR="00000000" w:rsidRPr="00000000">
        <w:rPr>
          <w:rtl w:val="0"/>
        </w:rPr>
        <w:t xml:space="preserve">3.6.5</w:t>
      </w:r>
      <w:r w:rsidDel="00000000" w:rsidR="00000000" w:rsidRPr="00000000">
        <w:rPr>
          <w:rtl w:val="0"/>
        </w:rPr>
        <w:t xml:space="preserve"> </w:t>
      </w:r>
      <w:r w:rsidDel="00000000" w:rsidR="00000000" w:rsidRPr="00000000">
        <w:rPr>
          <w:rFonts w:ascii="Arial" w:cs="Arial" w:eastAsia="Arial" w:hAnsi="Arial"/>
          <w:rtl w:val="0"/>
        </w:rPr>
        <w:t xml:space="preserve">PUBREC - Publish Received (QoS 2 delivery part 1)</w:t>
      </w:r>
    </w:p>
    <w:p w:rsidR="00000000" w:rsidDel="00000000" w:rsidP="00000000" w:rsidRDefault="00000000" w:rsidRPr="00000000" w14:paraId="00000630">
      <w:pPr>
        <w:rPr/>
      </w:pPr>
      <w:r w:rsidDel="00000000" w:rsidR="00000000" w:rsidRPr="00000000">
        <w:rPr>
          <w:i w:val="1"/>
          <w:sz w:val="19"/>
          <w:szCs w:val="19"/>
          <w:rtl w:val="0"/>
        </w:rPr>
        <w:t xml:space="preserve">Figure 3-16 – PUBREC Packet</w:t>
      </w:r>
      <w:r w:rsidDel="00000000" w:rsidR="00000000" w:rsidRPr="00000000">
        <w:rPr>
          <w:rtl w:val="0"/>
        </w:rPr>
      </w:r>
    </w:p>
    <w:p w:rsidR="00000000" w:rsidDel="00000000" w:rsidP="00000000" w:rsidRDefault="00000000" w:rsidRPr="00000000" w14:paraId="00000631">
      <w:pPr>
        <w:rPr/>
      </w:pPr>
      <w:r w:rsidDel="00000000" w:rsidR="00000000" w:rsidRPr="00000000">
        <w:rPr/>
        <w:drawing>
          <wp:inline distB="114300" distT="114300" distL="114300" distR="114300">
            <wp:extent cx="5943600" cy="1295400"/>
            <wp:effectExtent b="0" l="0" r="0" t="0"/>
            <wp:docPr id="46" name="image17.png"/>
            <a:graphic>
              <a:graphicData uri="http://schemas.openxmlformats.org/drawingml/2006/picture">
                <pic:pic>
                  <pic:nvPicPr>
                    <pic:cNvPr id="0" name="image17.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32">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633">
      <w:pPr>
        <w:pStyle w:val="Heading4"/>
        <w:ind w:left="0" w:firstLine="0"/>
        <w:rPr/>
      </w:pPr>
      <w:bookmarkStart w:colFirst="0" w:colLast="0" w:name="_heading=h.1f7o1he" w:id="143"/>
      <w:bookmarkEnd w:id="143"/>
      <w:r w:rsidDel="00000000" w:rsidR="00000000" w:rsidRPr="00000000">
        <w:rPr>
          <w:rtl w:val="0"/>
        </w:rPr>
        <w:t xml:space="preserve">3.6.5.1 PUBREC Header</w:t>
      </w:r>
    </w:p>
    <w:p w:rsidR="00000000" w:rsidDel="00000000" w:rsidP="00000000" w:rsidRDefault="00000000" w:rsidRPr="00000000" w14:paraId="0000063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35">
      <w:pPr>
        <w:pStyle w:val="Heading4"/>
        <w:ind w:left="0" w:right="4" w:firstLine="0"/>
        <w:rPr>
          <w:rFonts w:ascii="Arial" w:cs="Arial" w:eastAsia="Arial" w:hAnsi="Arial"/>
        </w:rPr>
      </w:pPr>
      <w:bookmarkStart w:colFirst="0" w:colLast="0" w:name="_heading=h.3z7bk57" w:id="144"/>
      <w:bookmarkEnd w:id="14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tl w:val="0"/>
        </w:rPr>
        <w:t xml:space="preserve">.5</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36">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37">
      <w:pPr>
        <w:pStyle w:val="Heading4"/>
        <w:spacing w:after="0" w:before="0" w:line="422" w:lineRule="auto"/>
        <w:ind w:left="0" w:firstLine="0"/>
        <w:jc w:val="both"/>
        <w:rPr>
          <w:rFonts w:ascii="Arial" w:cs="Arial" w:eastAsia="Arial" w:hAnsi="Arial"/>
        </w:rPr>
      </w:pPr>
      <w:bookmarkStart w:colFirst="0" w:colLast="0" w:name="_heading=h.r1l18glza5z5" w:id="145"/>
      <w:bookmarkEnd w:id="145"/>
      <w:r w:rsidDel="00000000" w:rsidR="00000000" w:rsidRPr="00000000">
        <w:rPr>
          <w:rFonts w:ascii="Arial" w:cs="Arial" w:eastAsia="Arial" w:hAnsi="Arial"/>
          <w:rtl w:val="0"/>
        </w:rPr>
        <w:t xml:space="preserve">3.</w:t>
      </w:r>
      <w:r w:rsidDel="00000000" w:rsidR="00000000" w:rsidRPr="00000000">
        <w:rPr>
          <w:rtl w:val="0"/>
        </w:rPr>
        <w:t xml:space="preserve">6.5</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38">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PUBREC Packet MUST use one of the </w:t>
      </w:r>
      <w:r w:rsidDel="00000000" w:rsidR="00000000" w:rsidRPr="00000000">
        <w:rPr>
          <w:highlight w:val="yellow"/>
          <w:rtl w:val="0"/>
        </w:rPr>
        <w:t xml:space="preserve">Reason Codes applicable to PUBREC</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39">
      <w:pPr>
        <w:pStyle w:val="Heading4"/>
        <w:spacing w:after="174" w:before="0" w:line="248.00000000000006" w:lineRule="auto"/>
        <w:ind w:left="0" w:firstLine="0"/>
        <w:jc w:val="both"/>
        <w:rPr/>
      </w:pPr>
      <w:bookmarkStart w:colFirst="0" w:colLast="0" w:name="_heading=h.kktb96s9v8sj" w:id="146"/>
      <w:bookmarkEnd w:id="146"/>
      <w:r w:rsidDel="00000000" w:rsidR="00000000" w:rsidRPr="00000000">
        <w:rPr>
          <w:rtl w:val="0"/>
        </w:rPr>
        <w:t xml:space="preserve">3.6</w:t>
      </w:r>
      <w:r w:rsidDel="00000000" w:rsidR="00000000" w:rsidRPr="00000000">
        <w:rPr>
          <w:rtl w:val="0"/>
        </w:rPr>
        <w:t xml:space="preserve">.5</w:t>
      </w:r>
      <w:r w:rsidDel="00000000" w:rsidR="00000000" w:rsidRPr="00000000">
        <w:rPr>
          <w:rtl w:val="0"/>
        </w:rPr>
        <w:t xml:space="preserve">.4 </w:t>
      </w:r>
      <w:r w:rsidDel="00000000" w:rsidR="00000000" w:rsidRPr="00000000">
        <w:rPr>
          <w:rtl w:val="0"/>
        </w:rPr>
        <w:t xml:space="preserve">PUBREC Actions</w:t>
      </w:r>
    </w:p>
    <w:p w:rsidR="00000000" w:rsidDel="00000000" w:rsidP="00000000" w:rsidRDefault="00000000" w:rsidRPr="00000000" w14:paraId="0000063A">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3B">
      <w:pPr>
        <w:pStyle w:val="Heading3"/>
        <w:keepLines w:val="1"/>
        <w:spacing w:after="109" w:before="0" w:line="259" w:lineRule="auto"/>
        <w:ind w:left="0" w:right="4" w:firstLine="0"/>
        <w:rPr>
          <w:rFonts w:ascii="Arial" w:cs="Arial" w:eastAsia="Arial" w:hAnsi="Arial"/>
        </w:rPr>
      </w:pPr>
      <w:bookmarkStart w:colFirst="0" w:colLast="0" w:name="_heading=h.2eclud0" w:id="147"/>
      <w:bookmarkEnd w:id="147"/>
      <w:r w:rsidDel="00000000" w:rsidR="00000000" w:rsidRPr="00000000">
        <w:rPr>
          <w:rtl w:val="0"/>
        </w:rPr>
        <w:t xml:space="preserve">3.6.6 </w:t>
      </w:r>
      <w:r w:rsidDel="00000000" w:rsidR="00000000" w:rsidRPr="00000000">
        <w:rPr>
          <w:rFonts w:ascii="Arial" w:cs="Arial" w:eastAsia="Arial" w:hAnsi="Arial"/>
          <w:rtl w:val="0"/>
        </w:rPr>
        <w:t xml:space="preserve">PUBREL - Publish Release (QoS 2 delivery part 2)</w:t>
      </w:r>
    </w:p>
    <w:p w:rsidR="00000000" w:rsidDel="00000000" w:rsidP="00000000" w:rsidRDefault="00000000" w:rsidRPr="00000000" w14:paraId="0000063C">
      <w:pPr>
        <w:rPr/>
      </w:pPr>
      <w:r w:rsidDel="00000000" w:rsidR="00000000" w:rsidRPr="00000000">
        <w:rPr>
          <w:i w:val="1"/>
          <w:sz w:val="19"/>
          <w:szCs w:val="19"/>
          <w:rtl w:val="0"/>
        </w:rPr>
        <w:t xml:space="preserve">Figure 3-17 – PUBREL Packet</w:t>
      </w:r>
      <w:r w:rsidDel="00000000" w:rsidR="00000000" w:rsidRPr="00000000">
        <w:rPr>
          <w:rtl w:val="0"/>
        </w:rPr>
      </w:r>
    </w:p>
    <w:p w:rsidR="00000000" w:rsidDel="00000000" w:rsidP="00000000" w:rsidRDefault="00000000" w:rsidRPr="00000000" w14:paraId="0000063D">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60" name="image35.png"/>
            <a:graphic>
              <a:graphicData uri="http://schemas.openxmlformats.org/drawingml/2006/picture">
                <pic:pic>
                  <pic:nvPicPr>
                    <pic:cNvPr id="0" name="image35.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3E">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63F">
      <w:pPr>
        <w:pStyle w:val="Heading4"/>
        <w:ind w:left="0" w:firstLine="0"/>
        <w:rPr>
          <w:rFonts w:ascii="Arial" w:cs="Arial" w:eastAsia="Arial" w:hAnsi="Arial"/>
        </w:rPr>
      </w:pPr>
      <w:bookmarkStart w:colFirst="0" w:colLast="0" w:name="_heading=h.thw4kt" w:id="148"/>
      <w:bookmarkEnd w:id="148"/>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.1 PUBREL Header</w:t>
      </w:r>
    </w:p>
    <w:p w:rsidR="00000000" w:rsidDel="00000000" w:rsidP="00000000" w:rsidRDefault="00000000" w:rsidRPr="00000000" w14:paraId="00000640">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1">
      <w:pPr>
        <w:pStyle w:val="Heading4"/>
        <w:ind w:left="0" w:right="4" w:firstLine="0"/>
        <w:rPr>
          <w:rFonts w:ascii="Arial" w:cs="Arial" w:eastAsia="Arial" w:hAnsi="Arial"/>
        </w:rPr>
      </w:pPr>
      <w:bookmarkStart w:colFirst="0" w:colLast="0" w:name="_heading=h.3dhjn8m" w:id="149"/>
      <w:bookmarkEnd w:id="149"/>
      <w:r w:rsidDel="00000000" w:rsidR="00000000" w:rsidRPr="00000000">
        <w:rPr>
          <w:rFonts w:ascii="Arial" w:cs="Arial" w:eastAsia="Arial" w:hAnsi="Arial"/>
          <w:rtl w:val="0"/>
        </w:rPr>
        <w:t xml:space="preserve">3.</w:t>
      </w:r>
      <w:r w:rsidDel="00000000" w:rsidR="00000000" w:rsidRPr="00000000">
        <w:rPr>
          <w:rtl w:val="0"/>
        </w:rPr>
        <w:t xml:space="preserve">6.6</w:t>
      </w:r>
      <w:r w:rsidDel="00000000" w:rsidR="00000000" w:rsidRPr="00000000">
        <w:rPr>
          <w:rFonts w:ascii="Arial" w:cs="Arial" w:eastAsia="Arial" w:hAnsi="Arial"/>
          <w:rtl w:val="0"/>
        </w:rPr>
        <w:t xml:space="preserve">.2 Packet Identifier</w:t>
      </w:r>
    </w:p>
    <w:p w:rsidR="00000000" w:rsidDel="00000000" w:rsidP="00000000" w:rsidRDefault="00000000" w:rsidRPr="00000000" w14:paraId="00000642">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3">
      <w:pPr>
        <w:pStyle w:val="Heading4"/>
        <w:spacing w:after="0" w:before="0" w:line="422" w:lineRule="auto"/>
        <w:ind w:left="0" w:firstLine="0"/>
        <w:jc w:val="both"/>
        <w:rPr>
          <w:rFonts w:ascii="Arial" w:cs="Arial" w:eastAsia="Arial" w:hAnsi="Arial"/>
        </w:rPr>
      </w:pPr>
      <w:bookmarkStart w:colFirst="0" w:colLast="0" w:name="_heading=h.93he5qdacswt" w:id="150"/>
      <w:bookmarkEnd w:id="150"/>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b w:val="1"/>
          <w:color w:val="446caa"/>
          <w:sz w:val="24"/>
          <w:szCs w:val="24"/>
          <w:rtl w:val="0"/>
        </w:rPr>
        <w:t xml:space="preserve">.6</w:t>
      </w:r>
      <w:r w:rsidDel="00000000" w:rsidR="00000000" w:rsidRPr="00000000">
        <w:rPr>
          <w:rFonts w:ascii="Arial" w:cs="Arial" w:eastAsia="Arial" w:hAnsi="Arial"/>
          <w:rtl w:val="0"/>
        </w:rPr>
        <w:t xml:space="preserve">.3 Reason Code</w:t>
      </w:r>
    </w:p>
    <w:p w:rsidR="00000000" w:rsidDel="00000000" w:rsidP="00000000" w:rsidRDefault="00000000" w:rsidRPr="00000000" w14:paraId="00000644">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PUBREL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BREL.</w:t>
      </w:r>
      <w:r w:rsidDel="00000000" w:rsidR="00000000" w:rsidRPr="00000000">
        <w:rPr>
          <w:rtl w:val="0"/>
        </w:rPr>
      </w:r>
    </w:p>
    <w:p w:rsidR="00000000" w:rsidDel="00000000" w:rsidP="00000000" w:rsidRDefault="00000000" w:rsidRPr="00000000" w14:paraId="00000645">
      <w:pPr>
        <w:pStyle w:val="Heading4"/>
        <w:spacing w:after="174" w:before="0" w:line="248.00000000000006" w:lineRule="auto"/>
        <w:ind w:left="0" w:firstLine="0"/>
        <w:jc w:val="both"/>
        <w:rPr/>
      </w:pPr>
      <w:bookmarkStart w:colFirst="0" w:colLast="0" w:name="_heading=h.nj4sqaal9xm4" w:id="151"/>
      <w:bookmarkEnd w:id="151"/>
      <w:r w:rsidDel="00000000" w:rsidR="00000000" w:rsidRPr="00000000">
        <w:rPr>
          <w:rtl w:val="0"/>
        </w:rPr>
        <w:t xml:space="preserve">3.6.6.4 PUBREL Actions</w:t>
      </w:r>
    </w:p>
    <w:p w:rsidR="00000000" w:rsidDel="00000000" w:rsidP="00000000" w:rsidRDefault="00000000" w:rsidRPr="00000000" w14:paraId="00000646">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p>
    <w:p w:rsidR="00000000" w:rsidDel="00000000" w:rsidP="00000000" w:rsidRDefault="00000000" w:rsidRPr="00000000" w14:paraId="00000647">
      <w:pPr>
        <w:pStyle w:val="Heading3"/>
        <w:keepLines w:val="1"/>
        <w:spacing w:after="109" w:before="0" w:line="259" w:lineRule="auto"/>
        <w:ind w:left="0" w:right="4" w:firstLine="0"/>
        <w:rPr>
          <w:rFonts w:ascii="Arial" w:cs="Arial" w:eastAsia="Arial" w:hAnsi="Arial"/>
        </w:rPr>
      </w:pPr>
      <w:bookmarkStart w:colFirst="0" w:colLast="0" w:name="_heading=h.1smtxgf" w:id="152"/>
      <w:bookmarkEnd w:id="152"/>
      <w:r w:rsidDel="00000000" w:rsidR="00000000" w:rsidRPr="00000000">
        <w:rPr>
          <w:rtl w:val="0"/>
        </w:rPr>
        <w:t xml:space="preserve">3.6.7 </w:t>
      </w:r>
      <w:r w:rsidDel="00000000" w:rsidR="00000000" w:rsidRPr="00000000">
        <w:rPr>
          <w:rFonts w:ascii="Arial" w:cs="Arial" w:eastAsia="Arial" w:hAnsi="Arial"/>
          <w:rtl w:val="0"/>
        </w:rPr>
        <w:t xml:space="preserve">PUBCOMP - Publish Complete (QoS 2 delivery part 3)</w:t>
      </w:r>
    </w:p>
    <w:p w:rsidR="00000000" w:rsidDel="00000000" w:rsidP="00000000" w:rsidRDefault="00000000" w:rsidRPr="00000000" w14:paraId="00000648">
      <w:pPr>
        <w:rPr/>
      </w:pPr>
      <w:r w:rsidDel="00000000" w:rsidR="00000000" w:rsidRPr="00000000">
        <w:rPr>
          <w:i w:val="1"/>
          <w:sz w:val="19"/>
          <w:szCs w:val="19"/>
          <w:rtl w:val="0"/>
        </w:rPr>
        <w:t xml:space="preserve">Figure 3-18 – PUBCOMP Packet</w:t>
      </w:r>
      <w:r w:rsidDel="00000000" w:rsidR="00000000" w:rsidRPr="00000000">
        <w:rPr>
          <w:rtl w:val="0"/>
        </w:rPr>
      </w:r>
    </w:p>
    <w:p w:rsidR="00000000" w:rsidDel="00000000" w:rsidP="00000000" w:rsidRDefault="00000000" w:rsidRPr="00000000" w14:paraId="00000649">
      <w:pP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drawing>
          <wp:inline distB="114300" distT="114300" distL="114300" distR="114300">
            <wp:extent cx="5943600" cy="1295400"/>
            <wp:effectExtent b="0" l="0" r="0" t="0"/>
            <wp:docPr id="54" name="image20.png"/>
            <a:graphic>
              <a:graphicData uri="http://schemas.openxmlformats.org/drawingml/2006/picture">
                <pic:pic>
                  <pic:nvPicPr>
                    <pic:cNvPr id="0" name="image20.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64B">
      <w:pPr>
        <w:pStyle w:val="Heading4"/>
        <w:ind w:left="0" w:right="4" w:firstLine="0"/>
        <w:rPr>
          <w:rFonts w:ascii="Arial" w:cs="Arial" w:eastAsia="Arial" w:hAnsi="Arial"/>
        </w:rPr>
      </w:pPr>
      <w:bookmarkStart w:colFirst="0" w:colLast="0" w:name="_heading=h.4cmhg48" w:id="153"/>
      <w:bookmarkEnd w:id="153"/>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.7.1 PUBCOMP Header</w:t>
      </w:r>
    </w:p>
    <w:p w:rsidR="00000000" w:rsidDel="00000000" w:rsidP="00000000" w:rsidRDefault="00000000" w:rsidRPr="00000000" w14:paraId="0000064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4D">
      <w:pPr>
        <w:pStyle w:val="Heading4"/>
        <w:ind w:left="0" w:right="4" w:firstLine="0"/>
        <w:rPr>
          <w:rFonts w:ascii="Arial" w:cs="Arial" w:eastAsia="Arial" w:hAnsi="Arial"/>
        </w:rPr>
      </w:pPr>
      <w:bookmarkStart w:colFirst="0" w:colLast="0" w:name="_heading=h.2rrrqc1" w:id="154"/>
      <w:bookmarkEnd w:id="154"/>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.7.2 Packet Identifier</w:t>
      </w:r>
    </w:p>
    <w:p w:rsidR="00000000" w:rsidDel="00000000" w:rsidP="00000000" w:rsidRDefault="00000000" w:rsidRPr="00000000" w14:paraId="0000064E">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64F">
      <w:pPr>
        <w:pStyle w:val="Heading4"/>
        <w:spacing w:before="0" w:lineRule="auto"/>
        <w:ind w:left="0" w:right="4" w:firstLine="0"/>
        <w:rPr>
          <w:rFonts w:ascii="Arial" w:cs="Arial" w:eastAsia="Arial" w:hAnsi="Arial"/>
        </w:rPr>
      </w:pPr>
      <w:bookmarkStart w:colFirst="0" w:colLast="0" w:name="_heading=h.j9ce9nedlrkd" w:id="155"/>
      <w:bookmarkEnd w:id="155"/>
      <w:r w:rsidDel="00000000" w:rsidR="00000000" w:rsidRPr="00000000">
        <w:rPr>
          <w:rFonts w:ascii="Arial" w:cs="Arial" w:eastAsia="Arial" w:hAnsi="Arial"/>
          <w:rtl w:val="0"/>
        </w:rPr>
        <w:t xml:space="preserve">3.</w:t>
      </w:r>
      <w:r w:rsidDel="00000000" w:rsidR="00000000" w:rsidRPr="00000000">
        <w:rPr>
          <w:rtl w:val="0"/>
        </w:rPr>
        <w:t xml:space="preserve">6</w:t>
      </w:r>
      <w:r w:rsidDel="00000000" w:rsidR="00000000" w:rsidRPr="00000000">
        <w:rPr>
          <w:rFonts w:ascii="Arial" w:cs="Arial" w:eastAsia="Arial" w:hAnsi="Arial"/>
          <w:rtl w:val="0"/>
        </w:rPr>
        <w:t xml:space="preserve">.7.3 Reason Code</w:t>
      </w:r>
    </w:p>
    <w:p w:rsidR="00000000" w:rsidDel="00000000" w:rsidP="00000000" w:rsidRDefault="00000000" w:rsidRPr="00000000" w14:paraId="00000650">
      <w:pPr>
        <w:spacing w:before="0" w:lineRule="auto"/>
        <w:rPr>
          <w:rFonts w:ascii="Arial" w:cs="Arial" w:eastAsia="Arial" w:hAnsi="Arial"/>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PUBCOMP Packet MUST use one of the </w:t>
      </w:r>
      <w:r w:rsidDel="00000000" w:rsidR="00000000" w:rsidRPr="00000000">
        <w:rPr>
          <w:highlight w:val="yellow"/>
          <w:rtl w:val="0"/>
        </w:rPr>
        <w:t xml:space="preserve">Reason Codes applicable to PU</w:t>
      </w:r>
      <w:r w:rsidDel="00000000" w:rsidR="00000000" w:rsidRPr="00000000">
        <w:rPr>
          <w:highlight w:val="yellow"/>
          <w:rtl w:val="0"/>
        </w:rPr>
        <w:t xml:space="preserve">BCOMP.</w:t>
      </w:r>
      <w:r w:rsidDel="00000000" w:rsidR="00000000" w:rsidRPr="00000000">
        <w:rPr>
          <w:rtl w:val="0"/>
        </w:rPr>
      </w:r>
    </w:p>
    <w:p w:rsidR="00000000" w:rsidDel="00000000" w:rsidP="00000000" w:rsidRDefault="00000000" w:rsidRPr="00000000" w14:paraId="00000651">
      <w:pPr>
        <w:pStyle w:val="Heading4"/>
        <w:spacing w:after="174" w:before="0" w:line="248.00000000000006" w:lineRule="auto"/>
        <w:ind w:left="0" w:firstLine="0"/>
        <w:jc w:val="both"/>
        <w:rPr/>
      </w:pPr>
      <w:bookmarkStart w:colFirst="0" w:colLast="0" w:name="_heading=h.wwlbpe629g7j" w:id="156"/>
      <w:bookmarkEnd w:id="156"/>
      <w:r w:rsidDel="00000000" w:rsidR="00000000" w:rsidRPr="00000000">
        <w:rPr>
          <w:rtl w:val="0"/>
        </w:rPr>
        <w:t xml:space="preserve">3.6.7.4 PUBCOMP Actions</w:t>
      </w:r>
    </w:p>
    <w:p w:rsidR="00000000" w:rsidDel="00000000" w:rsidP="00000000" w:rsidRDefault="00000000" w:rsidRPr="00000000" w14:paraId="00000652">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color w:val="1155cc"/>
            <w:u w:val="single"/>
            <w:rtl w:val="0"/>
          </w:rPr>
          <w:t xml:space="preserve">4.3.4 QoS 2: Exactly once delivery</w:t>
        </w:r>
      </w:hyperlink>
      <w:r w:rsidDel="00000000" w:rsidR="00000000" w:rsidRPr="00000000">
        <w:rPr>
          <w:rFonts w:ascii="Arial" w:cs="Arial" w:eastAsia="Arial" w:hAnsi="Arial"/>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653">
      <w:pPr>
        <w:pStyle w:val="Heading2"/>
        <w:keepLines w:val="1"/>
        <w:spacing w:after="118" w:before="0" w:line="259" w:lineRule="auto"/>
        <w:ind w:left="0" w:firstLine="0"/>
        <w:rPr/>
      </w:pPr>
      <w:bookmarkStart w:colFirst="0" w:colLast="0" w:name="_heading=h.16x20ju" w:id="157"/>
      <w:bookmarkEnd w:id="157"/>
      <w:r w:rsidDel="00000000" w:rsidR="00000000" w:rsidRPr="00000000">
        <w:rPr>
          <w:rtl w:val="0"/>
        </w:rPr>
        <w:t xml:space="preserve">3.7 </w:t>
      </w:r>
      <w:r w:rsidDel="00000000" w:rsidR="00000000" w:rsidRPr="00000000">
        <w:rPr>
          <w:rFonts w:ascii="Arial" w:cs="Arial" w:eastAsia="Arial" w:hAnsi="Arial"/>
          <w:rtl w:val="0"/>
        </w:rPr>
        <w:t xml:space="preserve">SUBSCRIBE - Subscribe Request</w:t>
      </w:r>
      <w:r w:rsidDel="00000000" w:rsidR="00000000" w:rsidRPr="00000000">
        <w:rPr>
          <w:rtl w:val="0"/>
        </w:rPr>
      </w:r>
    </w:p>
    <w:p w:rsidR="00000000" w:rsidDel="00000000" w:rsidP="00000000" w:rsidRDefault="00000000" w:rsidRPr="00000000" w14:paraId="00000654">
      <w:pPr>
        <w:rPr/>
      </w:pPr>
      <w:r w:rsidDel="00000000" w:rsidR="00000000" w:rsidRPr="00000000">
        <w:rPr>
          <w:i w:val="1"/>
          <w:sz w:val="19"/>
          <w:szCs w:val="19"/>
          <w:rtl w:val="0"/>
        </w:rPr>
        <w:t xml:space="preserve">Figure 3-19 – SUBSCRIBE Packet</w:t>
      </w:r>
      <w:r w:rsidDel="00000000" w:rsidR="00000000" w:rsidRPr="00000000">
        <w:rPr>
          <w:rtl w:val="0"/>
        </w:rPr>
      </w:r>
    </w:p>
    <w:p w:rsidR="00000000" w:rsidDel="00000000" w:rsidP="00000000" w:rsidRDefault="00000000" w:rsidRPr="00000000" w14:paraId="00000655">
      <w:pPr>
        <w:spacing w:after="240" w:before="0" w:lineRule="auto"/>
        <w:ind w:left="0" w:righ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3086100"/>
            <wp:effectExtent b="0" l="0" r="0" t="0"/>
            <wp:docPr id="34" name="image9.png"/>
            <a:graphic>
              <a:graphicData uri="http://schemas.openxmlformats.org/drawingml/2006/picture">
                <pic:pic>
                  <pic:nvPicPr>
                    <pic:cNvPr id="0" name="image9.png"/>
                    <pic:cNvPicPr preferRelativeResize="0"/>
                  </pic:nvPicPr>
                  <pic:blipFill>
                    <a:blip r:embed="rId7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SUBSCRIBE packet is sent from the Client to the Server to create one or more Subscriptions. A Subscription registers a Client’s interest in one or more Topics. The Server sends PUBLISH packets to the Client to forward Application Messages that were published to Topics that match the Subscription. The SUBSCRIBE packet also specifies the maximum QoS with which the Server can send Application Messages to the Client.</w:t>
      </w:r>
    </w:p>
    <w:p w:rsidR="00000000" w:rsidDel="00000000" w:rsidP="00000000" w:rsidRDefault="00000000" w:rsidRPr="00000000" w14:paraId="00000657">
      <w:pPr>
        <w:pStyle w:val="Heading3"/>
        <w:ind w:left="0" w:firstLine="0"/>
        <w:rPr/>
      </w:pPr>
      <w:bookmarkStart w:colFirst="0" w:colLast="0" w:name="_heading=h.3qwpj7n" w:id="158"/>
      <w:bookmarkEnd w:id="158"/>
      <w:r w:rsidDel="00000000" w:rsidR="00000000" w:rsidRPr="00000000">
        <w:rPr>
          <w:rtl w:val="0"/>
        </w:rPr>
        <w:t xml:space="preserve">3.7.1 SUBSCRIBE Header</w:t>
      </w:r>
    </w:p>
    <w:p w:rsidR="00000000" w:rsidDel="00000000" w:rsidP="00000000" w:rsidRDefault="00000000" w:rsidRPr="00000000" w14:paraId="00000658">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659">
      <w:pPr>
        <w:pStyle w:val="Heading3"/>
        <w:ind w:left="0" w:firstLine="0"/>
        <w:rPr/>
      </w:pPr>
      <w:bookmarkStart w:colFirst="0" w:colLast="0" w:name="_heading=h.261ztfg" w:id="159"/>
      <w:bookmarkEnd w:id="159"/>
      <w:r w:rsidDel="00000000" w:rsidR="00000000" w:rsidRPr="00000000">
        <w:rPr>
          <w:rtl w:val="0"/>
        </w:rPr>
        <w:t xml:space="preserve">3.7.2 SUBSCRIBE Flags</w:t>
      </w:r>
    </w:p>
    <w:p w:rsidR="00000000" w:rsidDel="00000000" w:rsidP="00000000" w:rsidRDefault="00000000" w:rsidRPr="00000000" w14:paraId="0000065A">
      <w:pPr>
        <w:ind w:right="4"/>
        <w:rPr>
          <w:rFonts w:ascii="Arial" w:cs="Arial" w:eastAsia="Arial" w:hAnsi="Arial"/>
        </w:rPr>
      </w:pPr>
      <w:r w:rsidDel="00000000" w:rsidR="00000000" w:rsidRPr="00000000">
        <w:rPr>
          <w:rFonts w:ascii="Arial" w:cs="Arial" w:eastAsia="Arial" w:hAnsi="Arial"/>
          <w:rtl w:val="0"/>
        </w:rPr>
        <w:t xml:space="preserve">The SUBSCRIBE Flags field is 1 byte and governs the behavior of subscriptions.</w:t>
      </w:r>
    </w:p>
    <w:p w:rsidR="00000000" w:rsidDel="00000000" w:rsidP="00000000" w:rsidRDefault="00000000" w:rsidRPr="00000000" w14:paraId="0000065B">
      <w:pPr>
        <w:pStyle w:val="Heading4"/>
        <w:spacing w:after="0" w:before="0" w:line="248.00000000000006" w:lineRule="auto"/>
        <w:ind w:left="0" w:firstLine="0"/>
        <w:rPr/>
      </w:pPr>
      <w:bookmarkStart w:colFirst="0" w:colLast="0" w:name="_heading=h.o4chcds3950x" w:id="160"/>
      <w:bookmarkEnd w:id="160"/>
      <w:r w:rsidDel="00000000" w:rsidR="00000000" w:rsidRPr="00000000">
        <w:rPr>
          <w:rtl w:val="0"/>
        </w:rPr>
        <w:t xml:space="preserve">3.7.2.1 </w:t>
      </w:r>
      <w:r w:rsidDel="00000000" w:rsidR="00000000" w:rsidRPr="00000000">
        <w:rPr>
          <w:rtl w:val="0"/>
        </w:rPr>
        <w:t xml:space="preserve">Topic Type</w:t>
      </w:r>
      <w:r w:rsidDel="00000000" w:rsidR="00000000" w:rsidRPr="00000000">
        <w:rPr>
          <w:rtl w:val="0"/>
        </w:rPr>
      </w:r>
    </w:p>
    <w:p w:rsidR="00000000" w:rsidDel="00000000" w:rsidP="00000000" w:rsidRDefault="00000000" w:rsidRPr="00000000" w14:paraId="0000065C">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SUBSCRIBE Flags.</w:t>
      </w:r>
      <w:r w:rsidDel="00000000" w:rsidR="00000000" w:rsidRPr="00000000">
        <w:rPr>
          <w:rtl w:val="0"/>
        </w:rPr>
      </w:r>
    </w:p>
    <w:p w:rsidR="00000000" w:rsidDel="00000000" w:rsidP="00000000" w:rsidRDefault="00000000" w:rsidRPr="00000000" w14:paraId="0000065D">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field determines the content of the Topic Alias and Topic Filter fields. Refer to </w:t>
      </w:r>
      <w:hyperlink w:anchor="_heading=h.2zbgiuw">
        <w:r w:rsidDel="00000000" w:rsidR="00000000" w:rsidRPr="00000000">
          <w:rPr>
            <w:rFonts w:ascii="Arial" w:cs="Arial" w:eastAsia="Arial" w:hAnsi="Arial"/>
            <w:color w:val="1155cc"/>
            <w:sz w:val="22"/>
            <w:szCs w:val="22"/>
            <w:u w:val="single"/>
            <w:rtl w:val="0"/>
          </w:rPr>
          <w:t xml:space="preserve">2.4 Topic Types</w:t>
        </w:r>
      </w:hyperlink>
      <w:r w:rsidDel="00000000" w:rsidR="00000000" w:rsidRPr="00000000">
        <w:rPr>
          <w:rFonts w:ascii="Arial" w:cs="Arial" w:eastAsia="Arial" w:hAnsi="Arial"/>
          <w:sz w:val="22"/>
          <w:szCs w:val="22"/>
          <w:rtl w:val="0"/>
        </w:rPr>
        <w:t xml:space="preserve"> for the definition of the various topic types.</w:t>
      </w:r>
      <w:r w:rsidDel="00000000" w:rsidR="00000000" w:rsidRPr="00000000">
        <w:rPr>
          <w:rtl w:val="0"/>
        </w:rPr>
      </w:r>
    </w:p>
    <w:p w:rsidR="00000000" w:rsidDel="00000000" w:rsidP="00000000" w:rsidRDefault="00000000" w:rsidRPr="00000000" w14:paraId="0000065E">
      <w:pPr>
        <w:spacing w:after="306"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Topic Type may be Topic Filter, Predefined Topic Alias or Session Topic Alias.</w:t>
      </w:r>
    </w:p>
    <w:p w:rsidR="00000000" w:rsidDel="00000000" w:rsidP="00000000" w:rsidRDefault="00000000" w:rsidRPr="00000000" w14:paraId="0000065F">
      <w:pPr>
        <w:pStyle w:val="Heading4"/>
        <w:spacing w:after="0" w:before="0" w:line="248.00000000000006" w:lineRule="auto"/>
        <w:ind w:left="0" w:firstLine="0"/>
        <w:rPr/>
      </w:pPr>
      <w:bookmarkStart w:colFirst="0" w:colLast="0" w:name="_heading=h.cqknfyf6vt7z" w:id="161"/>
      <w:bookmarkEnd w:id="161"/>
      <w:r w:rsidDel="00000000" w:rsidR="00000000" w:rsidRPr="00000000">
        <w:rPr>
          <w:rtl w:val="0"/>
        </w:rPr>
        <w:t xml:space="preserve">3.7.2.2 Retain handling</w:t>
      </w:r>
    </w:p>
    <w:p w:rsidR="00000000" w:rsidDel="00000000" w:rsidP="00000000" w:rsidRDefault="00000000" w:rsidRPr="00000000" w14:paraId="00000660">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SUBSCRIBE Flags.</w:t>
      </w:r>
    </w:p>
    <w:p w:rsidR="00000000" w:rsidDel="00000000" w:rsidP="00000000" w:rsidRDefault="00000000" w:rsidRPr="00000000" w14:paraId="00000661">
      <w:pPr>
        <w:spacing w:after="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662">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0: Send retained messages at the time of the subscribe</w:t>
      </w:r>
    </w:p>
    <w:p w:rsidR="00000000" w:rsidDel="00000000" w:rsidP="00000000" w:rsidRDefault="00000000" w:rsidRPr="00000000" w14:paraId="00000663">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1: Send retained messages at subscribe only if the subscription does not currently exist</w:t>
      </w:r>
    </w:p>
    <w:p w:rsidR="00000000" w:rsidDel="00000000" w:rsidP="00000000" w:rsidRDefault="00000000" w:rsidRPr="00000000" w14:paraId="00000664">
      <w:pPr>
        <w:spacing w:after="0" w:before="0" w:line="276" w:lineRule="auto"/>
        <w:ind w:left="72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2: Do not send retained messages at the time </w:t>
      </w:r>
      <w:r w:rsidDel="00000000" w:rsidR="00000000" w:rsidRPr="00000000">
        <w:rPr>
          <w:rFonts w:ascii="Arial" w:cs="Arial" w:eastAsia="Arial" w:hAnsi="Arial"/>
          <w:sz w:val="22"/>
          <w:szCs w:val="22"/>
          <w:rtl w:val="0"/>
        </w:rPr>
        <w:t xml:space="preserve">of the subscribe</w:t>
      </w:r>
      <w:r w:rsidDel="00000000" w:rsidR="00000000" w:rsidRPr="00000000">
        <w:rPr>
          <w:rtl w:val="0"/>
        </w:rPr>
      </w:r>
    </w:p>
    <w:p w:rsidR="00000000" w:rsidDel="00000000" w:rsidP="00000000" w:rsidRDefault="00000000" w:rsidRPr="00000000" w14:paraId="00000665">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It is a Protocol Error to send a Retain Handling value of 3.</w:t>
      </w:r>
      <w:r w:rsidDel="00000000" w:rsidR="00000000" w:rsidRPr="00000000">
        <w:rPr>
          <w:rtl w:val="0"/>
        </w:rPr>
      </w:r>
    </w:p>
    <w:p w:rsidR="00000000" w:rsidDel="00000000" w:rsidP="00000000" w:rsidRDefault="00000000" w:rsidRPr="00000000" w14:paraId="00000666">
      <w:pPr>
        <w:pStyle w:val="Heading4"/>
        <w:spacing w:after="0" w:before="0" w:line="248.00000000000006" w:lineRule="auto"/>
        <w:ind w:left="0" w:firstLine="0"/>
        <w:rPr/>
      </w:pPr>
      <w:bookmarkStart w:colFirst="0" w:colLast="0" w:name="_heading=h.pzgz6pkwxml8" w:id="162"/>
      <w:bookmarkEnd w:id="162"/>
      <w:r w:rsidDel="00000000" w:rsidR="00000000" w:rsidRPr="00000000">
        <w:rPr>
          <w:rtl w:val="0"/>
        </w:rPr>
        <w:t xml:space="preserve">3.7.2.3 Retain as Published</w:t>
      </w:r>
    </w:p>
    <w:p w:rsidR="00000000" w:rsidDel="00000000" w:rsidP="00000000" w:rsidRDefault="00000000" w:rsidRPr="00000000" w14:paraId="00000667">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4 of the SUBSCRIBE Flags. Labelled </w:t>
      </w:r>
      <w:r w:rsidDel="00000000" w:rsidR="00000000" w:rsidRPr="00000000">
        <w:rPr>
          <w:rFonts w:ascii="Arial" w:cs="Arial" w:eastAsia="Arial" w:hAnsi="Arial"/>
          <w:i w:val="1"/>
          <w:sz w:val="22"/>
          <w:szCs w:val="22"/>
          <w:rtl w:val="0"/>
        </w:rPr>
        <w:t xml:space="preserve">RaP</w:t>
      </w:r>
      <w:r w:rsidDel="00000000" w:rsidR="00000000" w:rsidRPr="00000000">
        <w:rPr>
          <w:rFonts w:ascii="Arial" w:cs="Arial" w:eastAsia="Arial" w:hAnsi="Arial"/>
          <w:sz w:val="22"/>
          <w:szCs w:val="22"/>
          <w:rtl w:val="0"/>
        </w:rPr>
        <w:t xml:space="preserve"> in Figure 3-19.</w:t>
      </w:r>
    </w:p>
    <w:p w:rsidR="00000000" w:rsidDel="00000000" w:rsidP="00000000" w:rsidRDefault="00000000" w:rsidRPr="00000000" w14:paraId="00000668">
      <w:pPr>
        <w:spacing w:after="200"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If 1, Application Messages forwarded using this subscription keep the RETAIN flag they were published with. </w:t>
      </w:r>
    </w:p>
    <w:p w:rsidR="00000000" w:rsidDel="00000000" w:rsidP="00000000" w:rsidRDefault="00000000" w:rsidRPr="00000000" w14:paraId="00000669">
      <w:pPr>
        <w:spacing w:after="200" w:before="0" w:line="276" w:lineRule="auto"/>
        <w:ind w:left="0" w:firstLine="0"/>
        <w:rPr>
          <w:rFonts w:ascii="Arial" w:cs="Arial" w:eastAsia="Arial" w:hAnsi="Arial"/>
          <w:sz w:val="22"/>
          <w:szCs w:val="22"/>
        </w:rPr>
      </w:pPr>
      <w:r w:rsidDel="00000000" w:rsidR="00000000" w:rsidRPr="00000000">
        <w:rPr>
          <w:rFonts w:ascii="Arial" w:cs="Arial" w:eastAsia="Arial" w:hAnsi="Arial"/>
          <w:color w:val="000000"/>
          <w:sz w:val="22"/>
          <w:szCs w:val="22"/>
          <w:shd w:fill="auto" w:val="clear"/>
          <w:rtl w:val="0"/>
        </w:rPr>
        <w:t xml:space="preserve">If 0, Application Messages forwarded using this subscription have the RETAIN flag set to 0. </w:t>
      </w:r>
      <w:r w:rsidDel="00000000" w:rsidR="00000000" w:rsidRPr="00000000">
        <w:rPr>
          <w:rFonts w:ascii="Arial" w:cs="Arial" w:eastAsia="Arial" w:hAnsi="Arial"/>
          <w:color w:val="000000"/>
          <w:sz w:val="22"/>
          <w:szCs w:val="22"/>
          <w:shd w:fill="auto" w:val="clear"/>
          <w:rtl w:val="0"/>
        </w:rPr>
        <w:t xml:space="preserve">Retained messages sent when the subscription is established have the RETAIN flag set to 1.</w:t>
      </w:r>
      <w:r w:rsidDel="00000000" w:rsidR="00000000" w:rsidRPr="00000000">
        <w:rPr>
          <w:rtl w:val="0"/>
        </w:rPr>
      </w:r>
    </w:p>
    <w:p w:rsidR="00000000" w:rsidDel="00000000" w:rsidP="00000000" w:rsidRDefault="00000000" w:rsidRPr="00000000" w14:paraId="0000066A">
      <w:pPr>
        <w:pStyle w:val="Heading4"/>
        <w:spacing w:after="0" w:before="0" w:line="248.00000000000006" w:lineRule="auto"/>
        <w:ind w:left="0" w:firstLine="0"/>
        <w:rPr/>
      </w:pPr>
      <w:bookmarkStart w:colFirst="0" w:colLast="0" w:name="_heading=h.pcycfor1m7ik" w:id="163"/>
      <w:bookmarkEnd w:id="163"/>
      <w:r w:rsidDel="00000000" w:rsidR="00000000" w:rsidRPr="00000000">
        <w:rPr>
          <w:rtl w:val="0"/>
        </w:rPr>
        <w:t xml:space="preserve">3.7.2.4 </w:t>
      </w:r>
      <w:r w:rsidDel="00000000" w:rsidR="00000000" w:rsidRPr="00000000">
        <w:rPr>
          <w:vertAlign w:val="baseline"/>
          <w:rtl w:val="0"/>
        </w:rPr>
        <w:t xml:space="preserve">Qo</w:t>
      </w:r>
      <w:r w:rsidDel="00000000" w:rsidR="00000000" w:rsidRPr="00000000">
        <w:rPr>
          <w:rtl w:val="0"/>
        </w:rPr>
        <w:t xml:space="preserve">S</w:t>
      </w:r>
    </w:p>
    <w:p w:rsidR="00000000" w:rsidDel="00000000" w:rsidP="00000000" w:rsidRDefault="00000000" w:rsidRPr="00000000" w14:paraId="0000066B">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5 and 6 of the SUBSCRIBE Flags.</w:t>
      </w:r>
    </w:p>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w:t>
      </w:r>
      <w:r w:rsidDel="00000000" w:rsidR="00000000" w:rsidRPr="00000000">
        <w:rPr>
          <w:rFonts w:ascii="Arial" w:cs="Arial" w:eastAsia="Arial" w:hAnsi="Arial"/>
          <w:i w:val="0"/>
          <w:smallCaps w:val="0"/>
          <w:strike w:val="0"/>
          <w:color w:val="000000"/>
          <w:sz w:val="22"/>
          <w:szCs w:val="22"/>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66D">
      <w:pPr>
        <w:pStyle w:val="Heading4"/>
        <w:spacing w:after="0" w:before="0" w:line="248.00000000000006" w:lineRule="auto"/>
        <w:ind w:left="0" w:firstLine="0"/>
        <w:rPr>
          <w:vertAlign w:val="baseline"/>
        </w:rPr>
      </w:pPr>
      <w:bookmarkStart w:colFirst="0" w:colLast="0" w:name="_heading=h.6uifx1r15uxd" w:id="164"/>
      <w:bookmarkEnd w:id="164"/>
      <w:r w:rsidDel="00000000" w:rsidR="00000000" w:rsidRPr="00000000">
        <w:rPr>
          <w:rtl w:val="0"/>
        </w:rPr>
        <w:t xml:space="preserve">3.7.2.5 </w:t>
      </w:r>
      <w:r w:rsidDel="00000000" w:rsidR="00000000" w:rsidRPr="00000000">
        <w:rPr>
          <w:vertAlign w:val="baseline"/>
          <w:rtl w:val="0"/>
        </w:rPr>
        <w:t xml:space="preserve">No Local</w:t>
      </w:r>
    </w:p>
    <w:p w:rsidR="00000000" w:rsidDel="00000000" w:rsidP="00000000" w:rsidRDefault="00000000" w:rsidRPr="00000000" w14:paraId="0000066E">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 7 of the SUBSCRIBE Flags.</w:t>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0"/>
        <w:rPr>
          <w:rFonts w:ascii="Arial" w:cs="Arial" w:eastAsia="Arial" w:hAnsi="Arial"/>
          <w:i w:val="0"/>
          <w:smallCaps w:val="0"/>
          <w:strike w:val="0"/>
          <w:color w:val="000000"/>
          <w:sz w:val="22"/>
          <w:szCs w:val="22"/>
          <w:highlight w:val="yellow"/>
          <w:u w:val="none"/>
          <w:vertAlign w:val="baseline"/>
        </w:rPr>
      </w:pP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if the value is 1, Application Messages MUST NOT be forwarded to a</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Virtual Connection with a Client Identi</w:t>
      </w:r>
      <w:r w:rsidDel="00000000" w:rsidR="00000000" w:rsidRPr="00000000">
        <w:rPr>
          <w:rFonts w:ascii="Arial" w:cs="Arial" w:eastAsia="Arial" w:hAnsi="Arial"/>
          <w:color w:val="000000"/>
          <w:sz w:val="22"/>
          <w:szCs w:val="22"/>
          <w:highlight w:val="yellow"/>
          <w:rtl w:val="0"/>
        </w:rPr>
        <w:t xml:space="preserve">fier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equal to the Client Identif</w:t>
      </w:r>
      <w:r w:rsidDel="00000000" w:rsidR="00000000" w:rsidRPr="00000000">
        <w:rPr>
          <w:rFonts w:ascii="Arial" w:cs="Arial" w:eastAsia="Arial" w:hAnsi="Arial"/>
          <w:color w:val="000000"/>
          <w:sz w:val="22"/>
          <w:szCs w:val="22"/>
          <w:highlight w:val="yellow"/>
          <w:rtl w:val="0"/>
        </w:rPr>
        <w:t xml:space="preserve">ier</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 of the publishing </w:t>
      </w:r>
      <w:r w:rsidDel="00000000" w:rsidR="00000000" w:rsidRPr="00000000">
        <w:rPr>
          <w:rFonts w:ascii="Arial" w:cs="Arial" w:eastAsia="Arial" w:hAnsi="Arial"/>
          <w:sz w:val="22"/>
          <w:szCs w:val="22"/>
          <w:highlight w:val="yellow"/>
          <w:rtl w:val="0"/>
        </w:rPr>
        <w:t xml:space="preserve">Virtual C</w:t>
      </w:r>
      <w:r w:rsidDel="00000000" w:rsidR="00000000" w:rsidRPr="00000000">
        <w:rPr>
          <w:rFonts w:ascii="Arial" w:cs="Arial" w:eastAsia="Arial" w:hAnsi="Arial"/>
          <w:i w:val="0"/>
          <w:smallCaps w:val="0"/>
          <w:strike w:val="0"/>
          <w:color w:val="000000"/>
          <w:sz w:val="22"/>
          <w:szCs w:val="22"/>
          <w:highlight w:val="yellow"/>
          <w:u w:val="none"/>
          <w:vertAlign w:val="baseline"/>
          <w:rtl w:val="0"/>
        </w:rPr>
        <w:t xml:space="preserve">onnection.</w:t>
      </w:r>
    </w:p>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4" w:firstLine="720"/>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Informative Comment</w:t>
      </w:r>
    </w:p>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4"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 Session is associated with a Client Identifier. A Virtual Connection is a link between Network Identity and a Session by means of the Client Identifier. So a Virtual Connection can be matched to a Client Identifier.</w:t>
      </w:r>
    </w:p>
    <w:p w:rsidR="00000000" w:rsidDel="00000000" w:rsidP="00000000" w:rsidRDefault="00000000" w:rsidRPr="00000000" w14:paraId="00000672">
      <w:pPr>
        <w:pStyle w:val="Heading3"/>
        <w:ind w:left="0" w:firstLine="0"/>
        <w:rPr/>
      </w:pPr>
      <w:bookmarkStart w:colFirst="0" w:colLast="0" w:name="_heading=h.l7a3n9" w:id="165"/>
      <w:bookmarkEnd w:id="165"/>
      <w:r w:rsidDel="00000000" w:rsidR="00000000" w:rsidRPr="00000000">
        <w:rPr>
          <w:rtl w:val="0"/>
        </w:rPr>
        <w:t xml:space="preserve">3.7.3 Packet Identifier</w:t>
      </w:r>
    </w:p>
    <w:p w:rsidR="00000000" w:rsidDel="00000000" w:rsidP="00000000" w:rsidRDefault="00000000" w:rsidRPr="00000000" w14:paraId="00000673">
      <w:pPr>
        <w:spacing w:after="174" w:before="0" w:line="276" w:lineRule="auto"/>
        <w:ind w:right="99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Used to identify the corresponding SUBACK packet. It should ideally be populated with a random integer value.</w:t>
      </w:r>
    </w:p>
    <w:p w:rsidR="00000000" w:rsidDel="00000000" w:rsidP="00000000" w:rsidRDefault="00000000" w:rsidRPr="00000000" w14:paraId="00000674">
      <w:pPr>
        <w:pStyle w:val="Heading3"/>
        <w:ind w:left="0" w:firstLine="0"/>
        <w:rPr/>
      </w:pPr>
      <w:bookmarkStart w:colFirst="0" w:colLast="0" w:name="_heading=h.356xmb2" w:id="166"/>
      <w:bookmarkEnd w:id="166"/>
      <w:r w:rsidDel="00000000" w:rsidR="00000000" w:rsidRPr="00000000">
        <w:rPr>
          <w:rtl w:val="0"/>
        </w:rPr>
        <w:t xml:space="preserve">3.7.4 Topic Alias</w:t>
      </w:r>
    </w:p>
    <w:p w:rsidR="00000000" w:rsidDel="00000000" w:rsidP="00000000" w:rsidRDefault="00000000" w:rsidRPr="00000000" w14:paraId="00000675">
      <w:pPr>
        <w:spacing w:after="200" w:before="0" w:line="276" w:lineRule="auto"/>
        <w:ind w:right="4"/>
        <w:rPr>
          <w:rFonts w:ascii="Arial" w:cs="Arial" w:eastAsia="Arial" w:hAnsi="Arial"/>
          <w:sz w:val="22"/>
          <w:szCs w:val="22"/>
          <w:highlight w:val="yellow"/>
        </w:rPr>
      </w:pPr>
      <w:r w:rsidDel="00000000" w:rsidR="00000000" w:rsidRPr="00000000">
        <w:rPr>
          <w:rFonts w:ascii="Arial" w:cs="Arial" w:eastAsia="Arial" w:hAnsi="Arial"/>
          <w:highlight w:val="yellow"/>
          <w:rtl w:val="0"/>
        </w:rPr>
        <w:t xml:space="preserve">I</w:t>
      </w:r>
      <w:r w:rsidDel="00000000" w:rsidR="00000000" w:rsidRPr="00000000">
        <w:rPr>
          <w:rFonts w:ascii="Arial" w:cs="Arial" w:eastAsia="Arial" w:hAnsi="Arial"/>
          <w:sz w:val="22"/>
          <w:szCs w:val="22"/>
          <w:highlight w:val="yellow"/>
          <w:rtl w:val="0"/>
        </w:rPr>
        <w:t xml:space="preserve">f the Topic Type is Predefined Topic Alias or Session Topic Alias, then the Topic Alias field MUST be present in the SUBSCRIBE packet.</w:t>
      </w:r>
    </w:p>
    <w:p w:rsidR="00000000" w:rsidDel="00000000" w:rsidP="00000000" w:rsidRDefault="00000000" w:rsidRPr="00000000" w14:paraId="00000676">
      <w:pPr>
        <w:spacing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Alias field MUST NOT be present in the SUBSCRIBE packet.</w:t>
      </w:r>
    </w:p>
    <w:p w:rsidR="00000000" w:rsidDel="00000000" w:rsidP="00000000" w:rsidRDefault="00000000" w:rsidRPr="00000000" w14:paraId="00000677">
      <w:pPr>
        <w:spacing w:after="306"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Contains Fixed Length UTF-8 Encoded String topic filter or Topic Alias (Predefined or Session) as indicated in the </w:t>
      </w:r>
      <w:r w:rsidDel="00000000" w:rsidR="00000000" w:rsidRPr="00000000">
        <w:rPr>
          <w:rFonts w:ascii="Arial" w:cs="Arial" w:eastAsia="Arial" w:hAnsi="Arial"/>
          <w:i w:val="1"/>
          <w:sz w:val="22"/>
          <w:szCs w:val="22"/>
          <w:rtl w:val="0"/>
        </w:rPr>
        <w:t xml:space="preserve">Topic Type </w:t>
      </w:r>
      <w:r w:rsidDel="00000000" w:rsidR="00000000" w:rsidRPr="00000000">
        <w:rPr>
          <w:rFonts w:ascii="Arial" w:cs="Arial" w:eastAsia="Arial" w:hAnsi="Arial"/>
          <w:sz w:val="22"/>
          <w:szCs w:val="22"/>
          <w:rtl w:val="0"/>
        </w:rPr>
        <w:t xml:space="preserve">field in flags. Determines the topic names which this subscription is interested in.</w:t>
      </w:r>
    </w:p>
    <w:p w:rsidR="00000000" w:rsidDel="00000000" w:rsidP="00000000" w:rsidRDefault="00000000" w:rsidRPr="00000000" w14:paraId="00000678">
      <w:pPr>
        <w:pStyle w:val="Heading3"/>
        <w:ind w:left="0" w:firstLine="0"/>
        <w:rPr/>
      </w:pPr>
      <w:bookmarkStart w:colFirst="0" w:colLast="0" w:name="_heading=h.8j7xjui1oq1k" w:id="167"/>
      <w:bookmarkEnd w:id="167"/>
      <w:r w:rsidDel="00000000" w:rsidR="00000000" w:rsidRPr="00000000">
        <w:rPr>
          <w:rtl w:val="0"/>
        </w:rPr>
        <w:t xml:space="preserve">3.7.5 </w:t>
      </w:r>
      <w:r w:rsidDel="00000000" w:rsidR="00000000" w:rsidRPr="00000000">
        <w:rPr>
          <w:rtl w:val="0"/>
        </w:rPr>
        <w:t xml:space="preserve">Topic Filter</w:t>
      </w:r>
      <w:r w:rsidDel="00000000" w:rsidR="00000000" w:rsidRPr="00000000">
        <w:rPr>
          <w:rtl w:val="0"/>
        </w:rPr>
      </w:r>
    </w:p>
    <w:p w:rsidR="00000000" w:rsidDel="00000000" w:rsidP="00000000" w:rsidRDefault="00000000" w:rsidRPr="00000000" w14:paraId="00000679">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Topic Filter the Topic Filter field MUST be present in the SUBSCRIBE packet.</w:t>
      </w:r>
    </w:p>
    <w:p w:rsidR="00000000" w:rsidDel="00000000" w:rsidP="00000000" w:rsidRDefault="00000000" w:rsidRPr="00000000" w14:paraId="0000067A">
      <w:pPr>
        <w:spacing w:after="200" w:before="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Topic Type is Predefined Topic Alias or Session Topic Alias, then the Topic Filter field MUST NOT be present in the SUBSCRIBE packet.</w:t>
      </w:r>
    </w:p>
    <w:p w:rsidR="00000000" w:rsidDel="00000000" w:rsidP="00000000" w:rsidRDefault="00000000" w:rsidRPr="00000000" w14:paraId="0000067B">
      <w:pPr>
        <w:spacing w:line="276" w:lineRule="auto"/>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The Topic Filter is a UTF-8 encoded string, which may contain wildcards. A SUBSCRIBE packet with a zero length Topic Filter is a Protocol Error.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4.12 Handling errors</w:t>
        </w:r>
      </w:hyperlink>
      <w:r w:rsidDel="00000000" w:rsidR="00000000" w:rsidRPr="00000000">
        <w:rPr>
          <w:rFonts w:ascii="Arial" w:cs="Arial" w:eastAsia="Arial" w:hAnsi="Arial"/>
          <w:sz w:val="22"/>
          <w:szCs w:val="22"/>
          <w:shd w:fill="auto" w:val="clear"/>
          <w:rtl w:val="0"/>
        </w:rPr>
        <w:t xml:space="preserve"> for information about handling errors. </w:t>
      </w:r>
    </w:p>
    <w:p w:rsidR="00000000" w:rsidDel="00000000" w:rsidP="00000000" w:rsidRDefault="00000000" w:rsidRPr="00000000" w14:paraId="0000067C">
      <w:pPr>
        <w:rPr>
          <w:shd w:fill="auto" w:val="clear"/>
        </w:rPr>
      </w:pPr>
      <w:r w:rsidDel="00000000" w:rsidR="00000000" w:rsidRPr="00000000">
        <w:rPr>
          <w:rtl w:val="0"/>
        </w:rPr>
        <w:t xml:space="preserve">This existence or absence of this field is inferred from the Packet length.</w:t>
      </w:r>
      <w:r w:rsidDel="00000000" w:rsidR="00000000" w:rsidRPr="00000000">
        <w:rPr>
          <w:rtl w:val="0"/>
        </w:rPr>
      </w:r>
    </w:p>
    <w:p w:rsidR="00000000" w:rsidDel="00000000" w:rsidP="00000000" w:rsidRDefault="00000000" w:rsidRPr="00000000" w14:paraId="0000067D">
      <w:pPr>
        <w:pStyle w:val="Heading3"/>
        <w:keepNext w:val="0"/>
        <w:pBdr>
          <w:top w:color="auto" w:space="0" w:sz="0" w:val="none"/>
        </w:pBdr>
        <w:spacing w:after="80" w:before="280" w:line="248.00000000000006" w:lineRule="auto"/>
        <w:ind w:left="-15" w:firstLine="0"/>
        <w:jc w:val="both"/>
        <w:rPr/>
      </w:pPr>
      <w:bookmarkStart w:colFirst="0" w:colLast="0" w:name="_heading=h.8f4jncpi264u" w:id="168"/>
      <w:bookmarkEnd w:id="168"/>
      <w:r w:rsidDel="00000000" w:rsidR="00000000" w:rsidRPr="00000000">
        <w:rPr>
          <w:rtl w:val="0"/>
        </w:rPr>
        <w:t xml:space="preserve">3.7.6 SUBSCRIBE Actions</w:t>
      </w:r>
    </w:p>
    <w:p w:rsidR="00000000" w:rsidDel="00000000" w:rsidP="00000000" w:rsidRDefault="00000000" w:rsidRPr="00000000" w14:paraId="0000067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[MQTT-SN-3.17.5-1]</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7F">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[MQTT-SN-3.17.5-3]</w:t>
      </w:r>
      <w:r w:rsidDel="00000000" w:rsidR="00000000" w:rsidRPr="00000000">
        <w:rPr>
          <w:rFonts w:ascii="Arial" w:cs="Arial" w:eastAsia="Arial" w:hAnsi="Arial"/>
          <w:sz w:val="22"/>
          <w:szCs w:val="22"/>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sz w:val="22"/>
          <w:szCs w:val="22"/>
          <w:highlight w:val="yellow"/>
          <w:rtl w:val="0"/>
        </w:rPr>
        <w:t xml:space="preserve">If the Retain Handling option is 0, any existing retained messages matching the Topic Filter MUST be re-sent, </w:t>
      </w:r>
      <w:r w:rsidDel="00000000" w:rsidR="00000000" w:rsidRPr="00000000">
        <w:rPr>
          <w:rFonts w:ascii="Arial" w:cs="Arial" w:eastAsia="Arial" w:hAnsi="Arial"/>
          <w:sz w:val="22"/>
          <w:szCs w:val="22"/>
          <w:highlight w:val="yellow"/>
          <w:rtl w:val="0"/>
        </w:rPr>
        <w:t xml:space="preserve">but Application Messages MUST NOT be lost due to replacing the Subscription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680">
      <w:pPr>
        <w:spacing w:after="240" w:before="240" w:line="276" w:lineRule="auto"/>
        <w:ind w:left="0" w:right="0"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68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SUBACK packet sent by the Server to the Client MUST contain a Reason Code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[MQTT-SN-3.17.5-5]</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[MQTT-SN-3.17.5-6]</w:t>
      </w:r>
      <w:r w:rsidDel="00000000" w:rsidR="00000000" w:rsidRPr="00000000">
        <w:rPr>
          <w:rFonts w:ascii="Arial" w:cs="Arial" w:eastAsia="Arial" w:hAnsi="Arial"/>
          <w:color w:val="000000"/>
          <w:sz w:val="22"/>
          <w:szCs w:val="22"/>
          <w:rtl w:val="0"/>
        </w:rPr>
        <w:t xml:space="preserve">. The Server might grant a lower Maximum QoS than the subscriber requested. </w:t>
      </w:r>
      <w:r w:rsidDel="00000000" w:rsidR="00000000" w:rsidRPr="00000000">
        <w:rPr>
          <w:rFonts w:ascii="Arial" w:cs="Arial" w:eastAsia="Arial" w:hAnsi="Arial"/>
          <w:sz w:val="22"/>
          <w:szCs w:val="22"/>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[MQTT-SN-3.17.5-7]</w:t>
      </w:r>
      <w:r w:rsidDel="00000000" w:rsidR="00000000" w:rsidRPr="00000000">
        <w:rPr>
          <w:rFonts w:ascii="Arial" w:cs="Arial" w:eastAsia="Arial" w:hAnsi="Arial"/>
          <w:sz w:val="22"/>
          <w:szCs w:val="22"/>
          <w:rtl w:val="0"/>
        </w:rPr>
        <w:t xml:space="preserve">. The server is permitted to send duplicate copies of a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to a subscriber in the case where the original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was published with QoS 1 and the maximum QoS granted was QoS 0.</w:t>
      </w:r>
    </w:p>
    <w:p w:rsidR="00000000" w:rsidDel="00000000" w:rsidP="00000000" w:rsidRDefault="00000000" w:rsidRPr="00000000" w14:paraId="00000682">
      <w:pPr>
        <w:spacing w:after="200" w:before="240" w:line="276" w:lineRule="auto"/>
        <w:ind w:left="720" w:right="0" w:firstLine="0"/>
        <w:rPr>
          <w:b w:val="1"/>
        </w:rPr>
      </w:pPr>
      <w:r w:rsidDel="00000000" w:rsidR="00000000" w:rsidRPr="00000000">
        <w:rPr>
          <w:rFonts w:ascii="Arial" w:cs="Arial" w:eastAsia="Arial" w:hAnsi="Arial"/>
          <w:b w:val="1"/>
          <w:sz w:val="22"/>
          <w:szCs w:val="22"/>
          <w:rtl w:val="0"/>
        </w:rPr>
        <w:t xml:space="preserve">Informative comment</w:t>
      </w:r>
      <w:r w:rsidDel="00000000" w:rsidR="00000000" w:rsidRPr="00000000">
        <w:rPr>
          <w:rtl w:val="0"/>
        </w:rPr>
      </w:r>
    </w:p>
    <w:p w:rsidR="00000000" w:rsidDel="00000000" w:rsidP="00000000" w:rsidRDefault="00000000" w:rsidRPr="00000000" w14:paraId="00000683">
      <w:pPr>
        <w:spacing w:after="20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sz w:val="22"/>
          <w:szCs w:val="22"/>
          <w:rtl w:val="0"/>
        </w:rPr>
        <w:t xml:space="preserve">Application M</w:t>
      </w:r>
      <w:r w:rsidDel="00000000" w:rsidR="00000000" w:rsidRPr="00000000">
        <w:rPr>
          <w:rFonts w:ascii="Arial" w:cs="Arial" w:eastAsia="Arial" w:hAnsi="Arial"/>
          <w:sz w:val="22"/>
          <w:szCs w:val="22"/>
          <w:rtl w:val="0"/>
        </w:rPr>
        <w:t xml:space="preserve">essage is received by the Client. On the other hand, a QoS 2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w:t>
      </w:r>
    </w:p>
    <w:p w:rsidR="00000000" w:rsidDel="00000000" w:rsidP="00000000" w:rsidRDefault="00000000" w:rsidRPr="00000000" w14:paraId="00000684">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85">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686">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687">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sz w:val="22"/>
          <w:szCs w:val="22"/>
          <w:rtl w:val="0"/>
        </w:rPr>
        <w:t xml:space="preserve">Application </w:t>
      </w:r>
      <w:r w:rsidDel="00000000" w:rsidR="00000000" w:rsidRPr="00000000">
        <w:rPr>
          <w:rFonts w:ascii="Arial" w:cs="Arial" w:eastAsia="Arial" w:hAnsi="Arial"/>
          <w:sz w:val="22"/>
          <w:szCs w:val="22"/>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688">
      <w:pPr>
        <w:pStyle w:val="Heading2"/>
        <w:keepLines w:val="1"/>
        <w:spacing w:after="77" w:before="0" w:line="259" w:lineRule="auto"/>
        <w:ind w:left="0" w:firstLine="0"/>
        <w:rPr>
          <w:rFonts w:ascii="Arial" w:cs="Arial" w:eastAsia="Arial" w:hAnsi="Arial"/>
        </w:rPr>
      </w:pPr>
      <w:bookmarkStart w:colFirst="0" w:colLast="0" w:name="_heading=h.1kc7wiv" w:id="169"/>
      <w:bookmarkEnd w:id="169"/>
      <w:r w:rsidDel="00000000" w:rsidR="00000000" w:rsidRPr="00000000">
        <w:rPr>
          <w:rtl w:val="0"/>
        </w:rPr>
        <w:t xml:space="preserve">3.8 </w:t>
      </w:r>
      <w:r w:rsidDel="00000000" w:rsidR="00000000" w:rsidRPr="00000000">
        <w:rPr>
          <w:rFonts w:ascii="Arial" w:cs="Arial" w:eastAsia="Arial" w:hAnsi="Arial"/>
          <w:rtl w:val="0"/>
        </w:rPr>
        <w:t xml:space="preserve">SUBACK - Subscribe Acknowledgement</w:t>
      </w:r>
    </w:p>
    <w:p w:rsidR="00000000" w:rsidDel="00000000" w:rsidP="00000000" w:rsidRDefault="00000000" w:rsidRPr="00000000" w14:paraId="00000689">
      <w:pPr>
        <w:rPr/>
      </w:pPr>
      <w:r w:rsidDel="00000000" w:rsidR="00000000" w:rsidRPr="00000000">
        <w:rPr>
          <w:i w:val="1"/>
          <w:sz w:val="19"/>
          <w:szCs w:val="19"/>
          <w:rtl w:val="0"/>
        </w:rPr>
        <w:t xml:space="preserve">Figure 3-20 – SUBACK Packet</w:t>
      </w:r>
      <w:r w:rsidDel="00000000" w:rsidR="00000000" w:rsidRPr="00000000">
        <w:rPr>
          <w:rtl w:val="0"/>
        </w:rPr>
      </w:r>
    </w:p>
    <w:p w:rsidR="00000000" w:rsidDel="00000000" w:rsidP="00000000" w:rsidRDefault="00000000" w:rsidRPr="00000000" w14:paraId="0000068A">
      <w:pPr>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2590800"/>
            <wp:effectExtent b="0" l="0" r="0" t="0"/>
            <wp:docPr id="50" name="image28.png"/>
            <a:graphic>
              <a:graphicData uri="http://schemas.openxmlformats.org/drawingml/2006/picture">
                <pic:pic>
                  <pic:nvPicPr>
                    <pic:cNvPr id="0" name="image28.png"/>
                    <pic:cNvPicPr preferRelativeResize="0"/>
                  </pic:nvPicPr>
                  <pic:blipFill>
                    <a:blip r:embed="rId76"/>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68B">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68C">
      <w:pPr>
        <w:pStyle w:val="Heading3"/>
        <w:ind w:left="0" w:firstLine="0"/>
        <w:rPr/>
      </w:pPr>
      <w:bookmarkStart w:colFirst="0" w:colLast="0" w:name="_heading=h.44bvf6o" w:id="170"/>
      <w:bookmarkEnd w:id="170"/>
      <w:r w:rsidDel="00000000" w:rsidR="00000000" w:rsidRPr="00000000">
        <w:rPr>
          <w:rtl w:val="0"/>
        </w:rPr>
        <w:t xml:space="preserve">3.8.1 SUBACK Header</w:t>
      </w:r>
    </w:p>
    <w:p w:rsidR="00000000" w:rsidDel="00000000" w:rsidP="00000000" w:rsidRDefault="00000000" w:rsidRPr="00000000" w14:paraId="0000068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8E">
      <w:pPr>
        <w:pStyle w:val="Heading3"/>
        <w:ind w:left="0" w:firstLine="0"/>
        <w:rPr>
          <w:rFonts w:ascii="Arial" w:cs="Arial" w:eastAsia="Arial" w:hAnsi="Arial"/>
        </w:rPr>
      </w:pPr>
      <w:bookmarkStart w:colFirst="0" w:colLast="0" w:name="_heading=h.2jh5peh" w:id="171"/>
      <w:bookmarkEnd w:id="171"/>
      <w:r w:rsidDel="00000000" w:rsidR="00000000" w:rsidRPr="00000000">
        <w:rPr>
          <w:rtl w:val="0"/>
        </w:rPr>
        <w:t xml:space="preserve">3.8.2 SUBACK Flags</w:t>
      </w:r>
      <w:r w:rsidDel="00000000" w:rsidR="00000000" w:rsidRPr="00000000">
        <w:rPr>
          <w:rtl w:val="0"/>
        </w:rPr>
      </w:r>
    </w:p>
    <w:p w:rsidR="00000000" w:rsidDel="00000000" w:rsidP="00000000" w:rsidRDefault="00000000" w:rsidRPr="00000000" w14:paraId="0000068F">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SUBACK Flags is a 1 byte field which contains flags specifying the contents of the SUBACK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7-3 of the SUBACK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90">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SUBACK packet are set to 0. If any of the reserved flags is not 0 it is a Malformed Packet.</w:t>
      </w:r>
      <w:r w:rsidDel="00000000" w:rsidR="00000000" w:rsidRPr="00000000">
        <w:rPr>
          <w:rtl w:val="0"/>
        </w:rPr>
      </w:r>
    </w:p>
    <w:p w:rsidR="00000000" w:rsidDel="00000000" w:rsidP="00000000" w:rsidRDefault="00000000" w:rsidRPr="00000000" w14:paraId="00000691">
      <w:pPr>
        <w:pStyle w:val="Heading4"/>
        <w:spacing w:after="200" w:before="0" w:line="248.00000000000006" w:lineRule="auto"/>
        <w:ind w:left="0" w:firstLine="0"/>
        <w:jc w:val="both"/>
        <w:rPr/>
      </w:pPr>
      <w:bookmarkStart w:colFirst="0" w:colLast="0" w:name="_heading=h.sjf79nlu0oyc" w:id="172"/>
      <w:bookmarkEnd w:id="172"/>
      <w:r w:rsidDel="00000000" w:rsidR="00000000" w:rsidRPr="00000000">
        <w:rPr>
          <w:rtl w:val="0"/>
        </w:rPr>
        <w:t xml:space="preserve">3.11.2.1 Topic Type</w:t>
      </w:r>
    </w:p>
    <w:p w:rsidR="00000000" w:rsidDel="00000000" w:rsidP="00000000" w:rsidRDefault="00000000" w:rsidRPr="00000000" w14:paraId="00000692">
      <w:pPr>
        <w:rPr/>
      </w:pPr>
      <w:r w:rsidDel="00000000" w:rsidR="00000000" w:rsidRPr="00000000">
        <w:rPr>
          <w:b w:val="1"/>
          <w:rtl w:val="0"/>
        </w:rPr>
        <w:t xml:space="preserve">Position</w:t>
      </w:r>
      <w:r w:rsidDel="00000000" w:rsidR="00000000" w:rsidRPr="00000000">
        <w:rPr>
          <w:rtl w:val="0"/>
        </w:rPr>
        <w:t xml:space="preserve">: bits 0 and 1 of the SUBACK Flags.</w:t>
      </w:r>
    </w:p>
    <w:p w:rsidR="00000000" w:rsidDel="00000000" w:rsidP="00000000" w:rsidRDefault="00000000" w:rsidRPr="00000000" w14:paraId="00000693">
      <w:pPr>
        <w:spacing w:after="306" w:before="0" w:line="248.00000000000006" w:lineRule="auto"/>
        <w:ind w:left="0" w:firstLine="0"/>
        <w:rPr>
          <w:color w:val="000000"/>
        </w:rPr>
      </w:pPr>
      <w:r w:rsidDel="00000000" w:rsidR="00000000" w:rsidRPr="00000000">
        <w:rPr>
          <w:color w:val="000000"/>
          <w:rtl w:val="0"/>
        </w:rPr>
        <w:t xml:space="preserve">Determines the format of the topic value. Refer to </w:t>
      </w:r>
      <w:hyperlink w:anchor="_heading=h.2zbgiuw">
        <w:r w:rsidDel="00000000" w:rsidR="00000000" w:rsidRPr="00000000">
          <w:rPr>
            <w:color w:val="1155cc"/>
            <w:u w:val="single"/>
            <w:rtl w:val="0"/>
          </w:rPr>
          <w:t xml:space="preserve">2.4 Topic Types</w:t>
        </w:r>
      </w:hyperlink>
      <w:r w:rsidDel="00000000" w:rsidR="00000000" w:rsidRPr="00000000">
        <w:rPr>
          <w:color w:val="000000"/>
          <w:rtl w:val="0"/>
        </w:rPr>
        <w:t xml:space="preserve"> for the definition of the various topic types. </w:t>
      </w:r>
    </w:p>
    <w:p w:rsidR="00000000" w:rsidDel="00000000" w:rsidP="00000000" w:rsidRDefault="00000000" w:rsidRPr="00000000" w14:paraId="00000694">
      <w:pPr>
        <w:spacing w:after="306" w:before="0" w:line="248.00000000000006" w:lineRule="auto"/>
        <w:ind w:left="0" w:firstLine="0"/>
        <w:rPr>
          <w:color w:val="000000"/>
        </w:rPr>
      </w:pPr>
      <w:r w:rsidDel="00000000" w:rsidR="00000000" w:rsidRPr="00000000">
        <w:rPr>
          <w:color w:val="000000"/>
          <w:rtl w:val="0"/>
        </w:rPr>
        <w:t xml:space="preserve">The Topic Type in the SUBACK packet MUST be either Predefined Topic Alias or Session Topic Alias.</w:t>
      </w:r>
    </w:p>
    <w:p w:rsidR="00000000" w:rsidDel="00000000" w:rsidP="00000000" w:rsidRDefault="00000000" w:rsidRPr="00000000" w14:paraId="00000695">
      <w:pPr>
        <w:spacing w:after="306" w:before="0" w:line="248.00000000000006" w:lineRule="auto"/>
        <w:ind w:left="0" w:firstLine="0"/>
        <w:rPr>
          <w:color w:val="000000"/>
        </w:rPr>
      </w:pPr>
      <w:r w:rsidDel="00000000" w:rsidR="00000000" w:rsidRPr="00000000">
        <w:rPr>
          <w:color w:val="000000"/>
          <w:rtl w:val="0"/>
        </w:rPr>
        <w:t xml:space="preserve">If there is no Topic Alias returned the Topic Type MUST be Predefined Topic Alias.</w:t>
      </w:r>
    </w:p>
    <w:p w:rsidR="00000000" w:rsidDel="00000000" w:rsidP="00000000" w:rsidRDefault="00000000" w:rsidRPr="00000000" w14:paraId="00000696">
      <w:pPr>
        <w:pStyle w:val="Heading4"/>
        <w:spacing w:after="200" w:before="0" w:line="248.00000000000006" w:lineRule="auto"/>
        <w:ind w:left="0" w:firstLine="0"/>
        <w:jc w:val="both"/>
        <w:rPr/>
      </w:pPr>
      <w:bookmarkStart w:colFirst="0" w:colLast="0" w:name="_heading=h.k46i2m9cfsve" w:id="173"/>
      <w:bookmarkEnd w:id="173"/>
      <w:r w:rsidDel="00000000" w:rsidR="00000000" w:rsidRPr="00000000">
        <w:rPr>
          <w:rtl w:val="0"/>
        </w:rPr>
        <w:t xml:space="preserve">3.8.2.1 Topic Alias Flag</w:t>
      </w:r>
    </w:p>
    <w:p w:rsidR="00000000" w:rsidDel="00000000" w:rsidP="00000000" w:rsidRDefault="00000000" w:rsidRPr="00000000" w14:paraId="00000697">
      <w:pPr>
        <w:rPr/>
      </w:pPr>
      <w:r w:rsidDel="00000000" w:rsidR="00000000" w:rsidRPr="00000000">
        <w:rPr>
          <w:b w:val="1"/>
          <w:rtl w:val="0"/>
        </w:rPr>
        <w:t xml:space="preserve">Position</w:t>
      </w:r>
      <w:r w:rsidDel="00000000" w:rsidR="00000000" w:rsidRPr="00000000">
        <w:rPr>
          <w:rtl w:val="0"/>
        </w:rPr>
        <w:t xml:space="preserve">: bit 2 of the SUBACK Flags.</w:t>
      </w:r>
    </w:p>
    <w:p w:rsidR="00000000" w:rsidDel="00000000" w:rsidP="00000000" w:rsidRDefault="00000000" w:rsidRPr="00000000" w14:paraId="00000698">
      <w:pPr>
        <w:spacing w:after="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highlight w:val="yellow"/>
          <w:rtl w:val="0"/>
        </w:rPr>
        <w:t xml:space="preserve">If the Topic Alias Flag is set to 0, a Topic Alias MUST NOT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[MQTT-SN-3.11.2.1-1]</w:t>
      </w:r>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699">
      <w:pPr>
        <w:spacing w:after="200" w:before="0" w:lineRule="auto"/>
        <w:ind w:left="0" w:firstLine="0"/>
        <w:rPr/>
      </w:pPr>
      <w:r w:rsidDel="00000000" w:rsidR="00000000" w:rsidRPr="00000000">
        <w:rPr>
          <w:rFonts w:ascii="Arial" w:cs="Arial" w:eastAsia="Arial" w:hAnsi="Arial"/>
          <w:color w:val="000000"/>
          <w:highlight w:val="yellow"/>
          <w:rtl w:val="0"/>
        </w:rPr>
        <w:t xml:space="preserve">If the Topic Alias Flag is set to 1, a Topic Alias MUST be present in the Packet</w:t>
      </w:r>
      <w:r w:rsidDel="00000000" w:rsidR="00000000" w:rsidRPr="00000000">
        <w:rPr>
          <w:rFonts w:ascii="Arial" w:cs="Arial" w:eastAsia="Arial" w:hAnsi="Arial"/>
          <w:color w:val="000000"/>
          <w:shd w:fill="auto" w:val="clear"/>
          <w:rtl w:val="0"/>
        </w:rPr>
        <w:t xml:space="preserve"> </w:t>
      </w:r>
      <w:r w:rsidDel="00000000" w:rsidR="00000000" w:rsidRPr="00000000">
        <w:rPr>
          <w:rFonts w:ascii="Arial" w:cs="Arial" w:eastAsia="Arial" w:hAnsi="Arial"/>
          <w:color w:val="ff0000"/>
          <w:shd w:fill="auto" w:val="clear"/>
          <w:rtl w:val="0"/>
        </w:rPr>
        <w:t xml:space="preserve">[MQTT-SN-3.11.2.1-2]</w:t>
      </w:r>
      <w:r w:rsidDel="00000000" w:rsidR="00000000" w:rsidRPr="00000000">
        <w:rPr>
          <w:rFonts w:ascii="Arial" w:cs="Arial" w:eastAsia="Arial" w:hAnsi="Arial"/>
          <w:color w:val="000000"/>
          <w:shd w:fill="auto" w:val="clear"/>
          <w:rtl w:val="0"/>
        </w:rPr>
        <w:t xml:space="preserve">.</w:t>
      </w:r>
      <w:r w:rsidDel="00000000" w:rsidR="00000000" w:rsidRPr="00000000">
        <w:rPr>
          <w:rtl w:val="0"/>
        </w:rPr>
      </w:r>
    </w:p>
    <w:p w:rsidR="00000000" w:rsidDel="00000000" w:rsidP="00000000" w:rsidRDefault="00000000" w:rsidRPr="00000000" w14:paraId="0000069A">
      <w:pPr>
        <w:pStyle w:val="Heading3"/>
        <w:ind w:left="0" w:firstLine="0"/>
        <w:rPr/>
      </w:pPr>
      <w:bookmarkStart w:colFirst="0" w:colLast="0" w:name="_heading=h.3im3ia3" w:id="174"/>
      <w:bookmarkEnd w:id="174"/>
      <w:r w:rsidDel="00000000" w:rsidR="00000000" w:rsidRPr="00000000">
        <w:rPr>
          <w:rtl w:val="0"/>
        </w:rPr>
        <w:t xml:space="preserve">3.8.3 Packet Identifier</w:t>
      </w:r>
    </w:p>
    <w:p w:rsidR="00000000" w:rsidDel="00000000" w:rsidP="00000000" w:rsidRDefault="00000000" w:rsidRPr="00000000" w14:paraId="0000069B">
      <w:pPr>
        <w:spacing w:after="0" w:before="0" w:lineRule="auto"/>
        <w:jc w:val="both"/>
        <w:rPr>
          <w:color w:val="000000"/>
        </w:rPr>
      </w:pPr>
      <w:r w:rsidDel="00000000" w:rsidR="00000000" w:rsidRPr="00000000">
        <w:rPr>
          <w:rFonts w:ascii="Arial" w:cs="Arial" w:eastAsia="Arial" w:hAnsi="Arial"/>
          <w:rtl w:val="0"/>
        </w:rPr>
        <w:t xml:space="preserve">The same value as the Packet Identifier in the SUBSCRIBE Packet being acknowledged.</w:t>
      </w:r>
      <w:r w:rsidDel="00000000" w:rsidR="00000000" w:rsidRPr="00000000">
        <w:rPr>
          <w:rtl w:val="0"/>
        </w:rPr>
      </w:r>
    </w:p>
    <w:p w:rsidR="00000000" w:rsidDel="00000000" w:rsidP="00000000" w:rsidRDefault="00000000" w:rsidRPr="00000000" w14:paraId="0000069C">
      <w:pPr>
        <w:pStyle w:val="Heading3"/>
        <w:ind w:left="0" w:firstLine="0"/>
        <w:rPr>
          <w:rFonts w:ascii="Arial" w:cs="Arial" w:eastAsia="Arial" w:hAnsi="Arial"/>
        </w:rPr>
      </w:pPr>
      <w:bookmarkStart w:colFirst="0" w:colLast="0" w:name="_heading=h.ymfzma" w:id="175"/>
      <w:bookmarkEnd w:id="175"/>
      <w:r w:rsidDel="00000000" w:rsidR="00000000" w:rsidRPr="00000000">
        <w:rPr>
          <w:rtl w:val="0"/>
        </w:rPr>
        <w:t xml:space="preserve">3.8.4 Topic Alias</w:t>
      </w:r>
      <w:r w:rsidDel="00000000" w:rsidR="00000000" w:rsidRPr="00000000">
        <w:rPr>
          <w:rtl w:val="0"/>
        </w:rPr>
      </w:r>
    </w:p>
    <w:p w:rsidR="00000000" w:rsidDel="00000000" w:rsidP="00000000" w:rsidRDefault="00000000" w:rsidRPr="00000000" w14:paraId="0000069D">
      <w:pPr>
        <w:spacing w:after="147" w:before="0" w:line="276" w:lineRule="auto"/>
        <w:ind w:right="4"/>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returned, </w:t>
      </w:r>
      <w:r w:rsidDel="00000000" w:rsidR="00000000" w:rsidRPr="00000000">
        <w:rPr>
          <w:rFonts w:ascii="Arial" w:cs="Arial" w:eastAsia="Arial" w:hAnsi="Arial"/>
          <w:highlight w:val="yellow"/>
          <w:rtl w:val="0"/>
        </w:rPr>
        <w:t xml:space="preserve">it MUST be used instead of the Topic Name by the Gateway when sending PUBLISH packets to the client. </w:t>
      </w:r>
      <w:r w:rsidDel="00000000" w:rsidR="00000000" w:rsidRPr="00000000">
        <w:rPr>
          <w:rtl w:val="0"/>
        </w:rPr>
      </w:r>
    </w:p>
    <w:p w:rsidR="00000000" w:rsidDel="00000000" w:rsidP="00000000" w:rsidRDefault="00000000" w:rsidRPr="00000000" w14:paraId="0000069E">
      <w:pPr>
        <w:spacing w:after="147" w:before="0" w:line="276" w:lineRule="auto"/>
        <w:ind w:right="4"/>
        <w:rPr/>
      </w:pPr>
      <w:r w:rsidDel="00000000" w:rsidR="00000000" w:rsidRPr="00000000">
        <w:rPr>
          <w:rFonts w:ascii="Arial" w:cs="Arial" w:eastAsia="Arial" w:hAnsi="Arial"/>
          <w:highlight w:val="yellow"/>
          <w:rtl w:val="0"/>
        </w:rPr>
        <w:t xml:space="preserve">If no Topic Alias is returned, the Topic Alias Flag MUST be 0.</w:t>
      </w:r>
      <w:r w:rsidDel="00000000" w:rsidR="00000000" w:rsidRPr="00000000">
        <w:rPr>
          <w:rFonts w:ascii="Arial" w:cs="Arial" w:eastAsia="Arial" w:hAnsi="Arial"/>
          <w:rtl w:val="0"/>
        </w:rPr>
        <w:t xml:space="preserve"> This will be the case when subscribing to a Topic Filter containing wildcards, as Topic Aliases can only be applied to Topic Names. </w:t>
      </w:r>
      <w:r w:rsidDel="00000000" w:rsidR="00000000" w:rsidRPr="00000000">
        <w:rPr>
          <w:rtl w:val="0"/>
        </w:rPr>
      </w:r>
    </w:p>
    <w:p w:rsidR="00000000" w:rsidDel="00000000" w:rsidP="00000000" w:rsidRDefault="00000000" w:rsidRPr="00000000" w14:paraId="0000069F">
      <w:pPr>
        <w:spacing w:after="147" w:before="0" w:line="276" w:lineRule="auto"/>
        <w:ind w:right="4"/>
        <w:rPr>
          <w:highlight w:val="yellow"/>
        </w:rPr>
      </w:pPr>
      <w:r w:rsidDel="00000000" w:rsidR="00000000" w:rsidRPr="00000000">
        <w:rPr>
          <w:highlight w:val="yellow"/>
          <w:rtl w:val="0"/>
        </w:rPr>
        <w:t xml:space="preserve">If a Predefined Topic Alias was subscribed to, a Topic Alias MUST NOT be present in the SUBACK.</w:t>
      </w:r>
    </w:p>
    <w:p w:rsidR="00000000" w:rsidDel="00000000" w:rsidP="00000000" w:rsidRDefault="00000000" w:rsidRPr="00000000" w14:paraId="000006A0">
      <w:pPr>
        <w:pStyle w:val="Heading3"/>
        <w:ind w:left="0" w:firstLine="0"/>
        <w:rPr/>
      </w:pPr>
      <w:bookmarkStart w:colFirst="0" w:colLast="0" w:name="_heading=h.1xrdshw" w:id="176"/>
      <w:bookmarkEnd w:id="176"/>
      <w:r w:rsidDel="00000000" w:rsidR="00000000" w:rsidRPr="00000000">
        <w:rPr>
          <w:rtl w:val="0"/>
        </w:rPr>
        <w:t xml:space="preserve">3.8.5 Reason Code</w:t>
      </w:r>
    </w:p>
    <w:p w:rsidR="00000000" w:rsidDel="00000000" w:rsidP="00000000" w:rsidRDefault="00000000" w:rsidRPr="00000000" w14:paraId="000006A1">
      <w:pPr>
        <w:spacing w:before="0" w:lineRule="auto"/>
        <w:rPr>
          <w:rFonts w:ascii="Arial" w:cs="Arial" w:eastAsia="Arial" w:hAnsi="Arial"/>
        </w:rPr>
      </w:pPr>
      <w:r w:rsidDel="00000000" w:rsidR="00000000" w:rsidRPr="00000000">
        <w:rPr>
          <w:rtl w:val="0"/>
        </w:rPr>
        <w:t xml:space="preserve">The values of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highlight w:val="yellow"/>
          <w:rtl w:val="0"/>
        </w:rPr>
        <w:t xml:space="preserve">The sender of the SUBACK Packet MUST use one of the </w:t>
      </w:r>
      <w:r w:rsidDel="00000000" w:rsidR="00000000" w:rsidRPr="00000000">
        <w:rPr>
          <w:highlight w:val="yellow"/>
          <w:rtl w:val="0"/>
        </w:rPr>
        <w:t xml:space="preserve">Reason Codes applicable to SUBACK</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6A2">
      <w:pPr>
        <w:pStyle w:val="Heading2"/>
        <w:keepLines w:val="1"/>
        <w:spacing w:after="118" w:before="200" w:line="259" w:lineRule="auto"/>
        <w:ind w:left="0" w:firstLine="0"/>
        <w:rPr>
          <w:rFonts w:ascii="Arial" w:cs="Arial" w:eastAsia="Arial" w:hAnsi="Arial"/>
        </w:rPr>
      </w:pPr>
      <w:bookmarkStart w:colFirst="0" w:colLast="0" w:name="_heading=h.4hr1b5p" w:id="177"/>
      <w:bookmarkEnd w:id="177"/>
      <w:r w:rsidDel="00000000" w:rsidR="00000000" w:rsidRPr="00000000">
        <w:rPr>
          <w:rtl w:val="0"/>
        </w:rPr>
        <w:t xml:space="preserve">3.9 </w:t>
      </w:r>
      <w:r w:rsidDel="00000000" w:rsidR="00000000" w:rsidRPr="00000000">
        <w:rPr>
          <w:rFonts w:ascii="Arial" w:cs="Arial" w:eastAsia="Arial" w:hAnsi="Arial"/>
          <w:rtl w:val="0"/>
        </w:rPr>
        <w:t xml:space="preserve">UNSUBSCRIBE - Unsubscribe Request</w:t>
      </w:r>
    </w:p>
    <w:p w:rsidR="00000000" w:rsidDel="00000000" w:rsidP="00000000" w:rsidRDefault="00000000" w:rsidRPr="00000000" w14:paraId="000006A3">
      <w:pPr>
        <w:rPr/>
      </w:pPr>
      <w:r w:rsidDel="00000000" w:rsidR="00000000" w:rsidRPr="00000000">
        <w:rPr>
          <w:i w:val="1"/>
          <w:sz w:val="19"/>
          <w:szCs w:val="19"/>
          <w:rtl w:val="0"/>
        </w:rPr>
        <w:t xml:space="preserve">Figure 3-21 – UNSUBSCRIBE Packet</w:t>
      </w:r>
      <w:r w:rsidDel="00000000" w:rsidR="00000000" w:rsidRPr="00000000">
        <w:rPr>
          <w:rtl w:val="0"/>
        </w:rPr>
      </w:r>
    </w:p>
    <w:p w:rsidR="00000000" w:rsidDel="00000000" w:rsidP="00000000" w:rsidRDefault="00000000" w:rsidRPr="00000000" w14:paraId="000006A4">
      <w:pPr>
        <w:spacing w:after="119" w:lineRule="auto"/>
        <w:ind w:left="-5" w:right="990" w:firstLine="0"/>
        <w:rPr>
          <w:rFonts w:ascii="Arial" w:cs="Arial" w:eastAsia="Arial" w:hAnsi="Arial"/>
        </w:rPr>
      </w:pPr>
      <w:bookmarkStart w:colFirst="0" w:colLast="0" w:name="_heading=h.baa1uug2ww09" w:id="178"/>
      <w:bookmarkEnd w:id="178"/>
      <w:r w:rsidDel="00000000" w:rsidR="00000000" w:rsidRPr="00000000">
        <w:rPr>
          <w:rFonts w:ascii="Arial" w:cs="Arial" w:eastAsia="Arial" w:hAnsi="Arial"/>
        </w:rPr>
        <w:drawing>
          <wp:inline distB="114300" distT="114300" distL="114300" distR="114300">
            <wp:extent cx="5943600" cy="3086100"/>
            <wp:effectExtent b="0" l="0" r="0" t="0"/>
            <wp:docPr id="56" name="image39.png"/>
            <a:graphic>
              <a:graphicData uri="http://schemas.openxmlformats.org/drawingml/2006/picture">
                <pic:pic>
                  <pic:nvPicPr>
                    <pic:cNvPr id="0" name="image39.png"/>
                    <pic:cNvPicPr preferRelativeResize="0"/>
                  </pic:nvPicPr>
                  <pic:blipFill>
                    <a:blip r:embed="rId7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after="119" w:lineRule="auto"/>
        <w:ind w:left="-5" w:right="990" w:firstLine="0"/>
        <w:rPr>
          <w:rFonts w:ascii="Arial" w:cs="Arial" w:eastAsia="Arial" w:hAnsi="Arial"/>
        </w:rPr>
      </w:pPr>
      <w:bookmarkStart w:colFirst="0" w:colLast="0" w:name="_heading=h.2wwbldi" w:id="179"/>
      <w:bookmarkEnd w:id="179"/>
      <w:r w:rsidDel="00000000" w:rsidR="00000000" w:rsidRPr="00000000">
        <w:rPr>
          <w:rFonts w:ascii="Arial" w:cs="Arial" w:eastAsia="Arial" w:hAnsi="Arial"/>
          <w:rtl w:val="0"/>
        </w:rPr>
        <w:t xml:space="preserve">An UNSUBSCRIBE packet </w:t>
      </w:r>
      <w:r w:rsidDel="00000000" w:rsidR="00000000" w:rsidRPr="00000000">
        <w:rPr>
          <w:rFonts w:ascii="Arial" w:cs="Arial" w:eastAsia="Arial" w:hAnsi="Arial"/>
          <w:rtl w:val="0"/>
        </w:rPr>
        <w:t xml:space="preserve">is sent by the Client to the Gateway to remove subscriptions to topics.</w:t>
      </w:r>
    </w:p>
    <w:p w:rsidR="00000000" w:rsidDel="00000000" w:rsidP="00000000" w:rsidRDefault="00000000" w:rsidRPr="00000000" w14:paraId="000006A6">
      <w:pPr>
        <w:pStyle w:val="Heading3"/>
        <w:ind w:left="0" w:firstLine="0"/>
        <w:rPr/>
      </w:pPr>
      <w:bookmarkStart w:colFirst="0" w:colLast="0" w:name="_heading=h.1c1lvlb" w:id="180"/>
      <w:bookmarkEnd w:id="180"/>
      <w:r w:rsidDel="00000000" w:rsidR="00000000" w:rsidRPr="00000000">
        <w:rPr>
          <w:rtl w:val="0"/>
        </w:rPr>
        <w:t xml:space="preserve">3.9.1 UNSUBSCRIBE Header</w:t>
      </w:r>
    </w:p>
    <w:p w:rsidR="00000000" w:rsidDel="00000000" w:rsidP="00000000" w:rsidRDefault="00000000" w:rsidRPr="00000000" w14:paraId="000006A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A8">
      <w:pPr>
        <w:pStyle w:val="Heading3"/>
        <w:ind w:left="0" w:firstLine="0"/>
        <w:rPr>
          <w:rFonts w:ascii="Arial" w:cs="Arial" w:eastAsia="Arial" w:hAnsi="Arial"/>
          <w:b w:val="0"/>
          <w:i w:val="0"/>
          <w:smallCaps w:val="0"/>
          <w:strike w:val="0"/>
          <w:color w:val="000000"/>
          <w:sz w:val="20"/>
          <w:szCs w:val="20"/>
          <w:u w:val="none"/>
          <w:shd w:fill="auto" w:val="clear"/>
          <w:vertAlign w:val="baseline"/>
        </w:rPr>
      </w:pPr>
      <w:bookmarkStart w:colFirst="0" w:colLast="0" w:name="_heading=h.3w19e94" w:id="181"/>
      <w:bookmarkEnd w:id="181"/>
      <w:r w:rsidDel="00000000" w:rsidR="00000000" w:rsidRPr="00000000">
        <w:rPr>
          <w:rtl w:val="0"/>
        </w:rPr>
        <w:t xml:space="preserve">3.9.2 UNSUBSCRIBE Flags</w:t>
      </w:r>
      <w:r w:rsidDel="00000000" w:rsidR="00000000" w:rsidRPr="00000000">
        <w:rPr>
          <w:rtl w:val="0"/>
        </w:rPr>
      </w:r>
    </w:p>
    <w:p w:rsidR="00000000" w:rsidDel="00000000" w:rsidP="00000000" w:rsidRDefault="00000000" w:rsidRPr="00000000" w14:paraId="000006A9">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UNSUBSCRIBE Flags is a 1 byte field which contains flags specifying the contents of the UNSUBSCRIBE packet</w:t>
      </w: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highlight w:val="yellow"/>
          <w:rtl w:val="0"/>
        </w:rPr>
        <w:t xml:space="preserve">Bits 7-2 of the UNSUBSCRIBE Flags are reserved and MUST be set to 0</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6AA">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MUST validate that the reserved flags in the UNSUBSCRIBE packet are set to 0. If any of the reserved flags is not 0 it is a Malformed Packet.</w:t>
      </w:r>
      <w:r w:rsidDel="00000000" w:rsidR="00000000" w:rsidRPr="00000000">
        <w:rPr>
          <w:rtl w:val="0"/>
        </w:rPr>
      </w:r>
    </w:p>
    <w:p w:rsidR="00000000" w:rsidDel="00000000" w:rsidP="00000000" w:rsidRDefault="00000000" w:rsidRPr="00000000" w14:paraId="000006AB">
      <w:pPr>
        <w:pStyle w:val="Heading4"/>
        <w:spacing w:after="0" w:before="0" w:line="248.00000000000006" w:lineRule="auto"/>
        <w:ind w:left="0" w:firstLine="0"/>
        <w:jc w:val="both"/>
        <w:rPr/>
      </w:pPr>
      <w:bookmarkStart w:colFirst="0" w:colLast="0" w:name="_heading=h.35jl7go284h2" w:id="182"/>
      <w:bookmarkEnd w:id="182"/>
      <w:r w:rsidDel="00000000" w:rsidR="00000000" w:rsidRPr="00000000">
        <w:rPr>
          <w:rtl w:val="0"/>
        </w:rPr>
        <w:t xml:space="preserve">3.9.2.1 Topic Type</w:t>
      </w:r>
    </w:p>
    <w:p w:rsidR="00000000" w:rsidDel="00000000" w:rsidP="00000000" w:rsidRDefault="00000000" w:rsidRPr="00000000" w14:paraId="000006AC">
      <w:pPr>
        <w:spacing w:line="276"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Position</w:t>
      </w:r>
      <w:r w:rsidDel="00000000" w:rsidR="00000000" w:rsidRPr="00000000">
        <w:rPr>
          <w:rFonts w:ascii="Arial" w:cs="Arial" w:eastAsia="Arial" w:hAnsi="Arial"/>
          <w:sz w:val="20"/>
          <w:szCs w:val="20"/>
          <w:rtl w:val="0"/>
        </w:rPr>
        <w:t xml:space="preserve">: bits 0 and 1 of the UNSUBSCRIBE Flags.</w:t>
      </w:r>
    </w:p>
    <w:p w:rsidR="00000000" w:rsidDel="00000000" w:rsidP="00000000" w:rsidRDefault="00000000" w:rsidRPr="00000000" w14:paraId="000006AD">
      <w:pPr>
        <w:spacing w:after="306" w:before="0" w:line="276"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rtl w:val="0"/>
        </w:rPr>
        <w:t xml:space="preserve">Determines the existence of the Topic Alias or Topic Filter. Refer to </w:t>
      </w:r>
      <w:hyperlink w:anchor="_heading=h.2zbgiuw">
        <w:r w:rsidDel="00000000" w:rsidR="00000000" w:rsidRPr="00000000">
          <w:rPr>
            <w:color w:val="1155cc"/>
            <w:sz w:val="20"/>
            <w:szCs w:val="20"/>
            <w:u w:val="single"/>
            <w:rtl w:val="0"/>
          </w:rPr>
          <w:t xml:space="preserve">2.4 Topic Types</w:t>
        </w:r>
      </w:hyperlink>
      <w:r w:rsidDel="00000000" w:rsidR="00000000" w:rsidRPr="00000000">
        <w:rPr>
          <w:rFonts w:ascii="Arial" w:cs="Arial" w:eastAsia="Arial" w:hAnsi="Arial"/>
          <w:color w:val="000000"/>
          <w:sz w:val="20"/>
          <w:szCs w:val="20"/>
          <w:rtl w:val="0"/>
        </w:rPr>
        <w:t xml:space="preserve"> for the definition of the various topic types.</w:t>
      </w:r>
      <w:r w:rsidDel="00000000" w:rsidR="00000000" w:rsidRPr="00000000">
        <w:rPr>
          <w:rtl w:val="0"/>
        </w:rPr>
      </w:r>
    </w:p>
    <w:p w:rsidR="00000000" w:rsidDel="00000000" w:rsidP="00000000" w:rsidRDefault="00000000" w:rsidRPr="00000000" w14:paraId="000006AE">
      <w:pPr>
        <w:pStyle w:val="Heading3"/>
        <w:ind w:left="0" w:firstLine="0"/>
        <w:rPr/>
      </w:pPr>
      <w:bookmarkStart w:colFirst="0" w:colLast="0" w:name="_heading=h.2b6jogx" w:id="183"/>
      <w:bookmarkEnd w:id="183"/>
      <w:r w:rsidDel="00000000" w:rsidR="00000000" w:rsidRPr="00000000">
        <w:rPr>
          <w:rtl w:val="0"/>
        </w:rPr>
        <w:t xml:space="preserve">3.9.3 Packet Identifier</w:t>
      </w:r>
    </w:p>
    <w:p w:rsidR="00000000" w:rsidDel="00000000" w:rsidP="00000000" w:rsidRDefault="00000000" w:rsidRPr="00000000" w14:paraId="000006AF">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6B0">
      <w:pPr>
        <w:pStyle w:val="Heading3"/>
        <w:ind w:left="0" w:firstLine="0"/>
        <w:rPr/>
      </w:pPr>
      <w:bookmarkStart w:colFirst="0" w:colLast="0" w:name="_heading=h.qbtyoq" w:id="184"/>
      <w:bookmarkEnd w:id="184"/>
      <w:r w:rsidDel="00000000" w:rsidR="00000000" w:rsidRPr="00000000">
        <w:rPr>
          <w:rtl w:val="0"/>
        </w:rPr>
        <w:t xml:space="preserve">3.9.4 Topic Alias</w:t>
      </w:r>
    </w:p>
    <w:p w:rsidR="00000000" w:rsidDel="00000000" w:rsidP="00000000" w:rsidRDefault="00000000" w:rsidRPr="00000000" w14:paraId="000006B1">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be present in the UNSUBSCRIBE packet if the Topic Type is Predefined or Session Topic Alias.</w:t>
      </w:r>
    </w:p>
    <w:p w:rsidR="00000000" w:rsidDel="00000000" w:rsidP="00000000" w:rsidRDefault="00000000" w:rsidRPr="00000000" w14:paraId="000006B2">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Alias MUST NOT be present in the UNSUBSCRIBE packet if the Topic Type is Topic Name.</w:t>
      </w:r>
    </w:p>
    <w:p w:rsidR="00000000" w:rsidDel="00000000" w:rsidP="00000000" w:rsidRDefault="00000000" w:rsidRPr="00000000" w14:paraId="000006B3">
      <w:pPr>
        <w:spacing w:after="306" w:before="0" w:line="248.00000000000006" w:lineRule="auto"/>
        <w:ind w:right="4"/>
        <w:rPr>
          <w:rFonts w:ascii="Arial" w:cs="Arial" w:eastAsia="Arial" w:hAnsi="Arial"/>
        </w:rPr>
      </w:pPr>
      <w:r w:rsidDel="00000000" w:rsidR="00000000" w:rsidRPr="00000000">
        <w:rPr>
          <w:rFonts w:ascii="Arial" w:cs="Arial" w:eastAsia="Arial" w:hAnsi="Arial"/>
          <w:rtl w:val="0"/>
        </w:rPr>
        <w:t xml:space="preserve">Predefined or Session T</w:t>
      </w:r>
      <w:r w:rsidDel="00000000" w:rsidR="00000000" w:rsidRPr="00000000">
        <w:rPr>
          <w:rFonts w:ascii="Arial" w:cs="Arial" w:eastAsia="Arial" w:hAnsi="Arial"/>
          <w:rtl w:val="0"/>
        </w:rPr>
        <w:t xml:space="preserve">opic Alias as indicated by the </w:t>
      </w:r>
      <w:r w:rsidDel="00000000" w:rsidR="00000000" w:rsidRPr="00000000">
        <w:rPr>
          <w:rFonts w:ascii="Arial" w:cs="Arial" w:eastAsia="Arial" w:hAnsi="Arial"/>
          <w:i w:val="1"/>
          <w:rtl w:val="0"/>
        </w:rPr>
        <w:t xml:space="preserve">Topic Type</w:t>
      </w:r>
      <w:r w:rsidDel="00000000" w:rsidR="00000000" w:rsidRPr="00000000">
        <w:rPr>
          <w:rFonts w:ascii="Arial" w:cs="Arial" w:eastAsia="Arial" w:hAnsi="Arial"/>
          <w:rtl w:val="0"/>
        </w:rPr>
        <w:t xml:space="preserve">. Determines the topic names which this subscription is interested in.</w:t>
      </w:r>
    </w:p>
    <w:p w:rsidR="00000000" w:rsidDel="00000000" w:rsidP="00000000" w:rsidRDefault="00000000" w:rsidRPr="00000000" w14:paraId="000006B4">
      <w:pPr>
        <w:pStyle w:val="Heading3"/>
        <w:ind w:left="0" w:firstLine="0"/>
        <w:rPr/>
      </w:pPr>
      <w:bookmarkStart w:colFirst="0" w:colLast="0" w:name="_heading=h.ftxkv4ci99pj" w:id="185"/>
      <w:bookmarkEnd w:id="185"/>
      <w:r w:rsidDel="00000000" w:rsidR="00000000" w:rsidRPr="00000000">
        <w:rPr>
          <w:rtl w:val="0"/>
        </w:rPr>
        <w:t xml:space="preserve">3.9.5 Topic Filter</w:t>
      </w:r>
    </w:p>
    <w:p w:rsidR="00000000" w:rsidDel="00000000" w:rsidP="00000000" w:rsidRDefault="00000000" w:rsidRPr="00000000" w14:paraId="000006B5">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be present in the UNSUBSCRIBE packet if the Topic Type is Topic Name.</w:t>
      </w:r>
    </w:p>
    <w:p w:rsidR="00000000" w:rsidDel="00000000" w:rsidP="00000000" w:rsidRDefault="00000000" w:rsidRPr="00000000" w14:paraId="000006B6">
      <w:pPr>
        <w:spacing w:after="200" w:before="0" w:line="248.00000000000006" w:lineRule="auto"/>
        <w:rPr>
          <w:rFonts w:ascii="Arial" w:cs="Arial" w:eastAsia="Arial" w:hAnsi="Arial"/>
          <w:highlight w:val="yellow"/>
        </w:rPr>
      </w:pPr>
      <w:r w:rsidDel="00000000" w:rsidR="00000000" w:rsidRPr="00000000">
        <w:rPr>
          <w:rFonts w:ascii="Arial" w:cs="Arial" w:eastAsia="Arial" w:hAnsi="Arial"/>
          <w:highlight w:val="yellow"/>
          <w:rtl w:val="0"/>
        </w:rPr>
        <w:t xml:space="preserve">A Topic Filter MUST NOT be present in the UNSUBSCRIBE packet if the Topic Type is Predefined or Session Topic Alias.</w:t>
      </w:r>
    </w:p>
    <w:p w:rsidR="00000000" w:rsidDel="00000000" w:rsidP="00000000" w:rsidRDefault="00000000" w:rsidRPr="00000000" w14:paraId="000006B7">
      <w:pPr>
        <w:spacing w:after="306" w:before="0" w:line="248.00000000000006" w:lineRule="auto"/>
        <w:rPr/>
      </w:pPr>
      <w:r w:rsidDel="00000000" w:rsidR="00000000" w:rsidRPr="00000000">
        <w:rPr>
          <w:rtl w:val="0"/>
        </w:rPr>
        <w:t xml:space="preserve">The Topic Filter is an </w:t>
      </w:r>
      <w:r w:rsidDel="00000000" w:rsidR="00000000" w:rsidRPr="00000000">
        <w:rPr>
          <w:rFonts w:ascii="Arial" w:cs="Arial" w:eastAsia="Arial" w:hAnsi="Arial"/>
          <w:rtl w:val="0"/>
        </w:rPr>
        <w:t xml:space="preserve">UTF-8 Encoded String. </w:t>
      </w:r>
      <w:r w:rsidDel="00000000" w:rsidR="00000000" w:rsidRPr="00000000">
        <w:rPr>
          <w:rtl w:val="0"/>
        </w:rPr>
        <w:t xml:space="preserve">The existence or absence of this field is inferred from the Packet length.</w:t>
      </w:r>
      <w:r w:rsidDel="00000000" w:rsidR="00000000" w:rsidRPr="00000000">
        <w:rPr>
          <w:rtl w:val="0"/>
        </w:rPr>
      </w:r>
    </w:p>
    <w:p w:rsidR="00000000" w:rsidDel="00000000" w:rsidP="00000000" w:rsidRDefault="00000000" w:rsidRPr="00000000" w14:paraId="000006B8">
      <w:pPr>
        <w:pStyle w:val="Heading3"/>
        <w:keepNext w:val="0"/>
        <w:pBdr>
          <w:top w:color="auto" w:space="0" w:sz="0" w:val="none"/>
        </w:pBdr>
        <w:spacing w:after="80" w:before="280" w:line="248.00000000000006" w:lineRule="auto"/>
        <w:ind w:left="-15" w:firstLine="0"/>
        <w:jc w:val="both"/>
        <w:rPr/>
      </w:pPr>
      <w:bookmarkStart w:colFirst="0" w:colLast="0" w:name="_heading=h.yu0e4zurjnhj" w:id="186"/>
      <w:bookmarkEnd w:id="186"/>
      <w:r w:rsidDel="00000000" w:rsidR="00000000" w:rsidRPr="00000000">
        <w:rPr>
          <w:rtl w:val="0"/>
        </w:rPr>
        <w:t xml:space="preserve">3.9.6 UNSUBSCRIBE Actions</w:t>
      </w:r>
    </w:p>
    <w:p w:rsidR="00000000" w:rsidDel="00000000" w:rsidP="00000000" w:rsidRDefault="00000000" w:rsidRPr="00000000" w14:paraId="000006B9">
      <w:pPr>
        <w:spacing w:after="240" w:before="240" w:line="248.00000000000006"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Topic Alias is used in an UNSUBSCRIBE request, it MUST be translated to its equivalent Topic Name before any other action takes place.</w:t>
      </w:r>
    </w:p>
    <w:p w:rsidR="00000000" w:rsidDel="00000000" w:rsidP="00000000" w:rsidRDefault="00000000" w:rsidRPr="00000000" w14:paraId="000006BA">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r w:rsidDel="00000000" w:rsidR="00000000" w:rsidRPr="00000000">
        <w:rPr>
          <w:rFonts w:ascii="Arial" w:cs="Arial" w:eastAsia="Arial" w:hAnsi="Arial"/>
          <w:highlight w:val="yellow"/>
          <w:rtl w:val="0"/>
        </w:rPr>
        <w:t xml:space="preserve">Topic Filter</w:t>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6B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6BC">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[MQTT-SN-3.19.4-2]</w:t>
      </w:r>
      <w:r w:rsidDel="00000000" w:rsidR="00000000" w:rsidRPr="00000000">
        <w:rPr>
          <w:rFonts w:ascii="Arial" w:cs="Arial" w:eastAsia="Arial" w:hAnsi="Arial"/>
          <w:rtl w:val="0"/>
        </w:rPr>
        <w:t xml:space="preserve">.</w:t>
      </w:r>
    </w:p>
    <w:p w:rsidR="00000000" w:rsidDel="00000000" w:rsidP="00000000" w:rsidRDefault="00000000" w:rsidRPr="00000000" w14:paraId="000006BD">
      <w:pPr>
        <w:numPr>
          <w:ilvl w:val="0"/>
          <w:numId w:val="6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r w:rsidDel="00000000" w:rsidR="00000000" w:rsidRPr="00000000">
        <w:rPr>
          <w:rFonts w:ascii="Arial" w:cs="Arial" w:eastAsia="Arial" w:hAnsi="Arial"/>
          <w:highlight w:val="yellow"/>
          <w:rtl w:val="0"/>
        </w:rPr>
        <w:t xml:space="preserve">Topic Filters</w:t>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[MQTT-SN-3.19.4-3]</w:t>
      </w:r>
      <w:r w:rsidDel="00000000" w:rsidR="00000000" w:rsidRPr="00000000">
        <w:rPr>
          <w:rFonts w:ascii="Arial" w:cs="Arial" w:eastAsia="Arial" w:hAnsi="Arial"/>
          <w:rtl w:val="0"/>
        </w:rPr>
        <w:t xml:space="preserve">.</w:t>
      </w:r>
    </w:p>
    <w:p w:rsidR="00000000" w:rsidDel="00000000" w:rsidP="00000000" w:rsidRDefault="00000000" w:rsidRPr="00000000" w14:paraId="000006BE">
      <w:pPr>
        <w:numPr>
          <w:ilvl w:val="0"/>
          <w:numId w:val="6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r w:rsidDel="00000000" w:rsidR="00000000" w:rsidRPr="00000000">
        <w:rPr>
          <w:rFonts w:ascii="Arial" w:cs="Arial" w:eastAsia="Arial" w:hAnsi="Arial"/>
          <w:highlight w:val="yellow"/>
          <w:rtl w:val="0"/>
        </w:rPr>
        <w:t xml:space="preserve">which match the </w:t>
      </w:r>
      <w:r w:rsidDel="00000000" w:rsidR="00000000" w:rsidRPr="00000000">
        <w:rPr>
          <w:rFonts w:ascii="Arial" w:cs="Arial" w:eastAsia="Arial" w:hAnsi="Arial"/>
          <w:highlight w:val="yellow"/>
          <w:rtl w:val="0"/>
        </w:rPr>
        <w:t xml:space="preserve">Topic Filters </w:t>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6BF">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[MQTT-3.19.4-5]</w:t>
      </w:r>
      <w:r w:rsidDel="00000000" w:rsidR="00000000" w:rsidRPr="00000000">
        <w:rPr>
          <w:rFonts w:ascii="Arial" w:cs="Arial" w:eastAsia="Arial" w:hAnsi="Arial"/>
          <w:rtl w:val="0"/>
        </w:rPr>
        <w:t xml:space="preserve">.</w:t>
      </w:r>
    </w:p>
    <w:p w:rsidR="00000000" w:rsidDel="00000000" w:rsidP="00000000" w:rsidRDefault="00000000" w:rsidRPr="00000000" w14:paraId="000006C0">
      <w:pPr>
        <w:pStyle w:val="Heading2"/>
        <w:keepLines w:val="1"/>
        <w:spacing w:after="48" w:before="0" w:line="259" w:lineRule="auto"/>
        <w:ind w:left="0" w:firstLine="0"/>
        <w:rPr>
          <w:rFonts w:ascii="Arial" w:cs="Arial" w:eastAsia="Arial" w:hAnsi="Arial"/>
        </w:rPr>
      </w:pPr>
      <w:bookmarkStart w:colFirst="0" w:colLast="0" w:name="_heading=h.3abhhcj" w:id="187"/>
      <w:bookmarkEnd w:id="187"/>
      <w:r w:rsidDel="00000000" w:rsidR="00000000" w:rsidRPr="00000000">
        <w:rPr>
          <w:rtl w:val="0"/>
        </w:rPr>
        <w:t xml:space="preserve">3.10 </w:t>
      </w:r>
      <w:r w:rsidDel="00000000" w:rsidR="00000000" w:rsidRPr="00000000">
        <w:rPr>
          <w:rFonts w:ascii="Arial" w:cs="Arial" w:eastAsia="Arial" w:hAnsi="Arial"/>
          <w:rtl w:val="0"/>
        </w:rPr>
        <w:t xml:space="preserve">UNSUBACK - Unsubscribe Acknowledgement</w:t>
      </w:r>
    </w:p>
    <w:p w:rsidR="00000000" w:rsidDel="00000000" w:rsidP="00000000" w:rsidRDefault="00000000" w:rsidRPr="00000000" w14:paraId="000006C1">
      <w:pPr>
        <w:rPr/>
      </w:pPr>
      <w:r w:rsidDel="00000000" w:rsidR="00000000" w:rsidRPr="00000000">
        <w:rPr>
          <w:i w:val="1"/>
          <w:sz w:val="19"/>
          <w:szCs w:val="19"/>
          <w:rtl w:val="0"/>
        </w:rPr>
        <w:t xml:space="preserve">Figure 3-22 – UNSUBACK Packet</w:t>
      </w:r>
      <w:r w:rsidDel="00000000" w:rsidR="00000000" w:rsidRPr="00000000">
        <w:rPr>
          <w:rtl w:val="0"/>
        </w:rPr>
      </w:r>
    </w:p>
    <w:p w:rsidR="00000000" w:rsidDel="00000000" w:rsidP="00000000" w:rsidRDefault="00000000" w:rsidRPr="00000000" w14:paraId="000006C2">
      <w:pPr>
        <w:spacing w:after="144"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7" name="image18.png"/>
            <a:graphic>
              <a:graphicData uri="http://schemas.openxmlformats.org/drawingml/2006/picture">
                <pic:pic>
                  <pic:nvPicPr>
                    <pic:cNvPr id="0" name="image18.png"/>
                    <pic:cNvPicPr preferRelativeResize="0"/>
                  </pic:nvPicPr>
                  <pic:blipFill>
                    <a:blip r:embed="rId74"/>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C3">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Gateway to acknowledge the receipt and processing of an UNSUBSCRIBE packet.</w:t>
      </w:r>
    </w:p>
    <w:p w:rsidR="00000000" w:rsidDel="00000000" w:rsidP="00000000" w:rsidRDefault="00000000" w:rsidRPr="00000000" w14:paraId="000006C4">
      <w:pPr>
        <w:pStyle w:val="Heading3"/>
        <w:ind w:left="0" w:firstLine="0"/>
        <w:rPr/>
      </w:pPr>
      <w:bookmarkStart w:colFirst="0" w:colLast="0" w:name="_heading=h.1pgrrkc" w:id="188"/>
      <w:bookmarkEnd w:id="188"/>
      <w:r w:rsidDel="00000000" w:rsidR="00000000" w:rsidRPr="00000000">
        <w:rPr>
          <w:rtl w:val="0"/>
        </w:rPr>
        <w:t xml:space="preserve">3.10.1 UNSUBACK Header</w:t>
      </w:r>
    </w:p>
    <w:p w:rsidR="00000000" w:rsidDel="00000000" w:rsidP="00000000" w:rsidRDefault="00000000" w:rsidRPr="00000000" w14:paraId="000006C5">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C6">
      <w:pPr>
        <w:pStyle w:val="Heading3"/>
        <w:ind w:left="0" w:firstLine="0"/>
        <w:rPr/>
      </w:pPr>
      <w:bookmarkStart w:colFirst="0" w:colLast="0" w:name="_heading=h.49gfa85" w:id="189"/>
      <w:bookmarkEnd w:id="189"/>
      <w:r w:rsidDel="00000000" w:rsidR="00000000" w:rsidRPr="00000000">
        <w:rPr>
          <w:rtl w:val="0"/>
        </w:rPr>
        <w:t xml:space="preserve">3.10.2 Packet Identifier</w:t>
      </w:r>
    </w:p>
    <w:p w:rsidR="00000000" w:rsidDel="00000000" w:rsidP="00000000" w:rsidRDefault="00000000" w:rsidRPr="00000000" w14:paraId="000006C7">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6C8">
      <w:pPr>
        <w:pStyle w:val="Heading3"/>
        <w:ind w:left="0" w:firstLine="0"/>
        <w:rPr/>
      </w:pPr>
      <w:bookmarkStart w:colFirst="0" w:colLast="0" w:name="_heading=h.2olpkfy" w:id="190"/>
      <w:bookmarkEnd w:id="190"/>
      <w:r w:rsidDel="00000000" w:rsidR="00000000" w:rsidRPr="00000000">
        <w:rPr>
          <w:rtl w:val="0"/>
        </w:rPr>
        <w:t xml:space="preserve">3.10.3 Reason Code</w:t>
      </w:r>
    </w:p>
    <w:p w:rsidR="00000000" w:rsidDel="00000000" w:rsidP="00000000" w:rsidRDefault="00000000" w:rsidRPr="00000000" w14:paraId="000006C9">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6CA">
      <w:pPr>
        <w:pStyle w:val="Heading2"/>
        <w:keepLines w:val="1"/>
        <w:spacing w:after="77" w:before="0" w:line="259" w:lineRule="auto"/>
        <w:ind w:left="0" w:firstLine="0"/>
        <w:rPr>
          <w:rFonts w:ascii="Arial" w:cs="Arial" w:eastAsia="Arial" w:hAnsi="Arial"/>
        </w:rPr>
      </w:pPr>
      <w:bookmarkStart w:colFirst="0" w:colLast="0" w:name="_heading=h.13qzunr" w:id="191"/>
      <w:bookmarkEnd w:id="191"/>
      <w:r w:rsidDel="00000000" w:rsidR="00000000" w:rsidRPr="00000000">
        <w:rPr>
          <w:rtl w:val="0"/>
        </w:rPr>
        <w:t xml:space="preserve">3.11 </w:t>
      </w:r>
      <w:r w:rsidDel="00000000" w:rsidR="00000000" w:rsidRPr="00000000">
        <w:rPr>
          <w:rFonts w:ascii="Arial" w:cs="Arial" w:eastAsia="Arial" w:hAnsi="Arial"/>
          <w:rtl w:val="0"/>
        </w:rPr>
        <w:t xml:space="preserve">PINGREQ - Ping Request</w:t>
      </w:r>
    </w:p>
    <w:p w:rsidR="00000000" w:rsidDel="00000000" w:rsidP="00000000" w:rsidRDefault="00000000" w:rsidRPr="00000000" w14:paraId="000006CB">
      <w:pPr>
        <w:rPr/>
      </w:pPr>
      <w:r w:rsidDel="00000000" w:rsidR="00000000" w:rsidRPr="00000000">
        <w:rPr>
          <w:i w:val="1"/>
          <w:sz w:val="19"/>
          <w:szCs w:val="19"/>
          <w:rtl w:val="0"/>
        </w:rPr>
        <w:t xml:space="preserve">Figure 3-23 – PINGREQ Packet</w:t>
      </w:r>
      <w:r w:rsidDel="00000000" w:rsidR="00000000" w:rsidRPr="00000000">
        <w:rPr>
          <w:rtl w:val="0"/>
        </w:rPr>
      </w:r>
    </w:p>
    <w:p w:rsidR="00000000" w:rsidDel="00000000" w:rsidP="00000000" w:rsidRDefault="00000000" w:rsidRPr="00000000" w14:paraId="000006CC">
      <w:pPr>
        <w:ind w:left="-15" w:right="4" w:firstLine="0"/>
        <w:rPr>
          <w:color w:val="000000"/>
          <w:sz w:val="20"/>
          <w:szCs w:val="20"/>
          <w:u w:val="single"/>
          <w:shd w:fill="auto" w:val="clear"/>
        </w:rPr>
      </w:pPr>
      <w:r w:rsidDel="00000000" w:rsidR="00000000" w:rsidRPr="00000000">
        <w:rPr>
          <w:color w:val="000000"/>
          <w:sz w:val="20"/>
          <w:szCs w:val="20"/>
          <w:u w:val="single"/>
          <w:shd w:fill="auto" w:val="clear"/>
        </w:rPr>
        <w:drawing>
          <wp:inline distB="114300" distT="114300" distL="114300" distR="114300">
            <wp:extent cx="5943600" cy="1803400"/>
            <wp:effectExtent b="0" l="0" r="0" t="0"/>
            <wp:docPr id="29" name="image13.png"/>
            <a:graphic>
              <a:graphicData uri="http://schemas.openxmlformats.org/drawingml/2006/picture">
                <pic:pic>
                  <pic:nvPicPr>
                    <pic:cNvPr id="0" name="image13.png"/>
                    <pic:cNvPicPr preferRelativeResize="0"/>
                  </pic:nvPicPr>
                  <pic:blipFill>
                    <a:blip r:embed="rId78"/>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6CD">
      <w:pPr>
        <w:spacing w:after="240" w:before="240" w:lineRule="auto"/>
        <w:ind w:left="0" w:right="0" w:firstLine="0"/>
        <w:rPr>
          <w:rFonts w:ascii="Arial" w:cs="Arial" w:eastAsia="Arial" w:hAnsi="Arial"/>
        </w:rPr>
      </w:pPr>
      <w:r w:rsidDel="00000000" w:rsidR="00000000" w:rsidRPr="00000000">
        <w:rPr>
          <w:rtl w:val="0"/>
        </w:rPr>
        <w:t xml:space="preserve">The PINGREQ packet is sent from a Client to the Server. It can be used to: </w:t>
      </w:r>
      <w:r w:rsidDel="00000000" w:rsidR="00000000" w:rsidRPr="00000000">
        <w:rPr>
          <w:rtl w:val="0"/>
        </w:rPr>
      </w:r>
    </w:p>
    <w:p w:rsidR="00000000" w:rsidDel="00000000" w:rsidP="00000000" w:rsidRDefault="00000000" w:rsidRPr="00000000" w14:paraId="000006CE">
      <w:pPr>
        <w:numPr>
          <w:ilvl w:val="0"/>
          <w:numId w:val="12"/>
        </w:numPr>
        <w:spacing w:after="0" w:afterAutospacing="0" w:before="24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Indicate to the Server that the Client is alive in the absence of any other MQTT-SN Control Packets being sent from the Client to the Server. </w:t>
      </w:r>
      <w:r w:rsidDel="00000000" w:rsidR="00000000" w:rsidRPr="00000000">
        <w:rPr>
          <w:rtl w:val="0"/>
        </w:rPr>
        <w:t xml:space="preserve">For more information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6CF">
      <w:pPr>
        <w:numPr>
          <w:ilvl w:val="0"/>
          <w:numId w:val="12"/>
        </w:numPr>
        <w:spacing w:after="0" w:afterAutospacing="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Request that the Server responds to confirm that it is alive and that </w:t>
      </w:r>
      <w:r w:rsidDel="00000000" w:rsidR="00000000" w:rsidRPr="00000000">
        <w:rPr>
          <w:rtl w:val="0"/>
        </w:rPr>
        <w:t xml:space="preserve">it has a</w:t>
      </w:r>
      <w:r w:rsidDel="00000000" w:rsidR="00000000" w:rsidRPr="00000000">
        <w:rPr>
          <w:rFonts w:ascii="Arial" w:cs="Arial" w:eastAsia="Arial" w:hAnsi="Arial"/>
          <w:rtl w:val="0"/>
        </w:rPr>
        <w:t xml:space="preserve"> V</w:t>
      </w:r>
      <w:r w:rsidDel="00000000" w:rsidR="00000000" w:rsidRPr="00000000">
        <w:rPr>
          <w:rtl w:val="0"/>
        </w:rPr>
        <w:t xml:space="preserve">irtual Connection for the Client</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6D0">
      <w:pPr>
        <w:numPr>
          <w:ilvl w:val="0"/>
          <w:numId w:val="12"/>
        </w:numPr>
        <w:spacing w:after="240" w:before="0" w:beforeAutospacing="0" w:lineRule="auto"/>
        <w:ind w:left="720" w:right="0" w:hanging="360"/>
        <w:rPr>
          <w:rFonts w:ascii="Arial" w:cs="Arial" w:eastAsia="Arial" w:hAnsi="Arial"/>
          <w:u w:val="none"/>
        </w:rPr>
      </w:pPr>
      <w:r w:rsidDel="00000000" w:rsidR="00000000" w:rsidRPr="00000000">
        <w:rPr>
          <w:rFonts w:ascii="Arial" w:cs="Arial" w:eastAsia="Arial" w:hAnsi="Arial"/>
          <w:rtl w:val="0"/>
        </w:rPr>
        <w:t xml:space="preserve">Exercise the network to determi</w:t>
      </w:r>
      <w:r w:rsidDel="00000000" w:rsidR="00000000" w:rsidRPr="00000000">
        <w:rPr>
          <w:rtl w:val="0"/>
        </w:rPr>
        <w:t xml:space="preserve">ne whether</w:t>
      </w:r>
      <w:r w:rsidDel="00000000" w:rsidR="00000000" w:rsidRPr="00000000">
        <w:rPr>
          <w:rFonts w:ascii="Arial" w:cs="Arial" w:eastAsia="Arial" w:hAnsi="Arial"/>
          <w:rtl w:val="0"/>
        </w:rPr>
        <w:t xml:space="preserve"> communications </w:t>
      </w:r>
      <w:r w:rsidDel="00000000" w:rsidR="00000000" w:rsidRPr="00000000">
        <w:rPr>
          <w:rtl w:val="0"/>
        </w:rPr>
        <w:t xml:space="preserve">are working.</w:t>
      </w:r>
      <w:r w:rsidDel="00000000" w:rsidR="00000000" w:rsidRPr="00000000">
        <w:rPr>
          <w:rtl w:val="0"/>
        </w:rPr>
      </w:r>
    </w:p>
    <w:p w:rsidR="00000000" w:rsidDel="00000000" w:rsidP="00000000" w:rsidRDefault="00000000" w:rsidRPr="00000000" w14:paraId="000006D1">
      <w:pPr>
        <w:pStyle w:val="Heading3"/>
        <w:ind w:left="0" w:firstLine="0"/>
        <w:rPr/>
      </w:pPr>
      <w:bookmarkStart w:colFirst="0" w:colLast="0" w:name="_heading=h.3nqndbk" w:id="192"/>
      <w:bookmarkEnd w:id="192"/>
      <w:r w:rsidDel="00000000" w:rsidR="00000000" w:rsidRPr="00000000">
        <w:rPr>
          <w:rtl w:val="0"/>
        </w:rPr>
        <w:t xml:space="preserve">3.11.1 PINGREQ Header</w:t>
      </w:r>
    </w:p>
    <w:p w:rsidR="00000000" w:rsidDel="00000000" w:rsidP="00000000" w:rsidRDefault="00000000" w:rsidRPr="00000000" w14:paraId="000006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D3">
      <w:pPr>
        <w:pStyle w:val="Heading3"/>
        <w:ind w:left="0" w:firstLine="0"/>
        <w:rPr/>
      </w:pPr>
      <w:bookmarkStart w:colFirst="0" w:colLast="0" w:name="_heading=h.sqbpplpqb01e" w:id="193"/>
      <w:bookmarkEnd w:id="193"/>
      <w:r w:rsidDel="00000000" w:rsidR="00000000" w:rsidRPr="00000000">
        <w:rPr>
          <w:rtl w:val="0"/>
        </w:rPr>
        <w:t xml:space="preserve">3.11.2 Packet Identifier</w:t>
      </w:r>
    </w:p>
    <w:p w:rsidR="00000000" w:rsidDel="00000000" w:rsidP="00000000" w:rsidRDefault="00000000" w:rsidRPr="00000000" w14:paraId="000006D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06D5">
      <w:pPr>
        <w:pStyle w:val="Heading3"/>
        <w:ind w:left="0" w:firstLine="0"/>
        <w:rPr/>
      </w:pPr>
      <w:bookmarkStart w:colFirst="0" w:colLast="0" w:name="_heading=h.22vxnjd" w:id="194"/>
      <w:bookmarkEnd w:id="194"/>
      <w:r w:rsidDel="00000000" w:rsidR="00000000" w:rsidRPr="00000000">
        <w:rPr>
          <w:rtl w:val="0"/>
        </w:rPr>
        <w:t xml:space="preserve">3.11.3</w:t>
      </w:r>
      <w:r w:rsidDel="00000000" w:rsidR="00000000" w:rsidRPr="00000000">
        <w:rPr>
          <w:rtl w:val="0"/>
        </w:rPr>
        <w:t xml:space="preserve"> Client Identifier</w:t>
      </w:r>
      <w:r w:rsidDel="00000000" w:rsidR="00000000" w:rsidRPr="00000000">
        <w:rPr>
          <w:rtl w:val="0"/>
        </w:rPr>
      </w:r>
    </w:p>
    <w:p w:rsidR="00000000" w:rsidDel="00000000" w:rsidP="00000000" w:rsidRDefault="00000000" w:rsidRPr="00000000" w14:paraId="000006D6">
      <w:pPr>
        <w:spacing w:after="200" w:before="0" w:line="276" w:lineRule="auto"/>
        <w:ind w:left="0" w:right="4" w:firstLine="0"/>
        <w:rPr>
          <w:rFonts w:ascii="Arial" w:cs="Arial" w:eastAsia="Arial" w:hAnsi="Arial"/>
        </w:rPr>
      </w:pPr>
      <w:r w:rsidDel="00000000" w:rsidR="00000000" w:rsidRPr="00000000">
        <w:rPr>
          <w:rFonts w:ascii="Arial" w:cs="Arial" w:eastAsia="Arial" w:hAnsi="Arial"/>
          <w:rtl w:val="0"/>
        </w:rPr>
        <w:t xml:space="preserve">An optional field which contains the Client Identifier of the sending Client. </w:t>
      </w:r>
      <w:r w:rsidDel="00000000" w:rsidR="00000000" w:rsidRPr="00000000">
        <w:rPr>
          <w:rFonts w:ascii="Arial" w:cs="Arial" w:eastAsia="Arial" w:hAnsi="Arial"/>
          <w:rtl w:val="0"/>
        </w:rPr>
        <w:t xml:space="preserve">This field may be included by a sleeping client when it goes to the Awake state and is waiting for packets to be sent by the Gateway.</w:t>
      </w:r>
    </w:p>
    <w:p w:rsidR="00000000" w:rsidDel="00000000" w:rsidP="00000000" w:rsidRDefault="00000000" w:rsidRPr="00000000" w14:paraId="000006D7">
      <w:pPr>
        <w:spacing w:after="306" w:before="0" w:line="276" w:lineRule="auto"/>
        <w:ind w:left="0" w:firstLine="0"/>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6D8">
      <w:pPr>
        <w:spacing w:after="0" w:before="0" w:line="248.00000000000006" w:lineRule="auto"/>
        <w:ind w:left="705" w:firstLine="0"/>
        <w:rPr>
          <w:b w:val="1"/>
        </w:rPr>
      </w:pPr>
      <w:r w:rsidDel="00000000" w:rsidR="00000000" w:rsidRPr="00000000">
        <w:rPr>
          <w:rtl w:val="0"/>
        </w:rPr>
        <w:tab/>
      </w:r>
      <w:r w:rsidDel="00000000" w:rsidR="00000000" w:rsidRPr="00000000">
        <w:rPr>
          <w:b w:val="1"/>
          <w:rtl w:val="0"/>
        </w:rPr>
        <w:t xml:space="preserve">Informative Comment</w:t>
      </w:r>
    </w:p>
    <w:p w:rsidR="00000000" w:rsidDel="00000000" w:rsidP="00000000" w:rsidRDefault="00000000" w:rsidRPr="00000000" w14:paraId="000006D9">
      <w:pPr>
        <w:spacing w:after="308" w:before="0" w:lineRule="auto"/>
        <w:ind w:left="705" w:firstLine="0"/>
        <w:rPr/>
      </w:pPr>
      <w:r w:rsidDel="00000000" w:rsidR="00000000" w:rsidRPr="00000000">
        <w:rPr>
          <w:rtl w:val="0"/>
        </w:rPr>
        <w:t xml:space="preserve">The intention of this field is to help the Server link the sender to an existing Session as the maximum time possible for the Client to remain asleep without communicating with the Gateway is over 128 years. It should not be used in such a way as to allow malicious Clients to take over the session and receive messages not intended for them.</w:t>
      </w:r>
    </w:p>
    <w:p w:rsidR="00000000" w:rsidDel="00000000" w:rsidP="00000000" w:rsidRDefault="00000000" w:rsidRPr="00000000" w14:paraId="000006DA">
      <w:pPr>
        <w:spacing w:after="0" w:before="0" w:lineRule="auto"/>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6DB">
      <w:pPr>
        <w:spacing w:after="308" w:before="0" w:lineRule="auto"/>
        <w:ind w:left="705" w:firstLine="0"/>
        <w:rPr/>
      </w:pPr>
      <w:r w:rsidDel="00000000" w:rsidR="00000000" w:rsidRPr="00000000">
        <w:rPr>
          <w:rtl w:val="0"/>
        </w:rPr>
        <w:t xml:space="preserve">If the Gateway receives a PINGREQ from a Network Address corresponding to a sleeping Client, but the Client Identifier does not match, this would normally be an error, but it is up to the implementation to decide.</w:t>
      </w:r>
      <w:r w:rsidDel="00000000" w:rsidR="00000000" w:rsidRPr="00000000">
        <w:rPr>
          <w:rtl w:val="0"/>
        </w:rPr>
      </w:r>
    </w:p>
    <w:p w:rsidR="00000000" w:rsidDel="00000000" w:rsidP="00000000" w:rsidRDefault="00000000" w:rsidRPr="00000000" w14:paraId="000006DC">
      <w:pPr>
        <w:pStyle w:val="Heading3"/>
        <w:keepNext w:val="0"/>
        <w:pBdr>
          <w:top w:color="auto" w:space="0" w:sz="0" w:val="none"/>
        </w:pBdr>
        <w:spacing w:after="80" w:before="280" w:lineRule="auto"/>
        <w:ind w:left="-15" w:firstLine="0"/>
        <w:rPr/>
      </w:pPr>
      <w:bookmarkStart w:colFirst="0" w:colLast="0" w:name="_heading=h.1bpzu4dgtzqz" w:id="195"/>
      <w:bookmarkEnd w:id="195"/>
      <w:r w:rsidDel="00000000" w:rsidR="00000000" w:rsidRPr="00000000">
        <w:rPr>
          <w:rtl w:val="0"/>
        </w:rPr>
        <w:t xml:space="preserve">3.11.4 PINGREQ Actions</w:t>
      </w:r>
    </w:p>
    <w:p w:rsidR="00000000" w:rsidDel="00000000" w:rsidP="00000000" w:rsidRDefault="00000000" w:rsidRPr="00000000" w14:paraId="000006DD">
      <w:pPr>
        <w:spacing w:after="240" w:before="240" w:lineRule="auto"/>
        <w:ind w:left="0" w:right="0" w:firstLine="0"/>
        <w:rPr>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if it has a Virtual Connection for the sending </w:t>
      </w:r>
      <w:r w:rsidDel="00000000" w:rsidR="00000000" w:rsidRPr="00000000">
        <w:rPr>
          <w:color w:val="000000"/>
          <w:highlight w:val="yellow"/>
          <w:rtl w:val="0"/>
        </w:rPr>
        <w:t xml:space="preserve">Client</w:t>
      </w:r>
      <w:r w:rsidDel="00000000" w:rsidR="00000000" w:rsidRPr="00000000">
        <w:rPr>
          <w:rFonts w:ascii="Arial" w:cs="Arial" w:eastAsia="Arial" w:hAnsi="Arial"/>
          <w:color w:val="000000"/>
          <w:highlight w:val="yellow"/>
          <w:rtl w:val="0"/>
        </w:rPr>
        <w:t xml:space="preserve"> </w:t>
      </w:r>
      <w:r w:rsidDel="00000000" w:rsidR="00000000" w:rsidRPr="00000000">
        <w:rPr>
          <w:rFonts w:ascii="Arial" w:cs="Arial" w:eastAsia="Arial" w:hAnsi="Arial"/>
          <w:color w:val="ff0000"/>
          <w:rtl w:val="0"/>
        </w:rPr>
        <w:t xml:space="preserve">[MQTT-SN-3.</w:t>
      </w:r>
      <w:r w:rsidDel="00000000" w:rsidR="00000000" w:rsidRPr="00000000">
        <w:rPr>
          <w:color w:val="ff0000"/>
          <w:rtl w:val="0"/>
        </w:rPr>
        <w:t xml:space="preserve">1</w:t>
      </w:r>
      <w:r w:rsidDel="00000000" w:rsidR="00000000" w:rsidRPr="00000000">
        <w:rPr>
          <w:rFonts w:ascii="Arial" w:cs="Arial" w:eastAsia="Arial" w:hAnsi="Arial"/>
          <w:color w:val="ff0000"/>
          <w:rtl w:val="0"/>
        </w:rPr>
        <w:t xml:space="preserve">1.4-1]</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6DE">
      <w:pPr>
        <w:spacing w:after="240" w:before="240" w:lineRule="auto"/>
        <w:ind w:left="0" w:right="0" w:firstLine="0"/>
        <w:rPr>
          <w:color w:val="000000"/>
        </w:rPr>
      </w:pPr>
      <w:r w:rsidDel="00000000" w:rsidR="00000000" w:rsidRPr="00000000">
        <w:rPr>
          <w:color w:val="000000"/>
          <w:highlight w:val="yellow"/>
          <w:rtl w:val="0"/>
        </w:rPr>
        <w:t xml:space="preserve">The Server MAY send a DISCONNECT packet in response to a PINGREQ packet if it does not have a Virtual Connection for the sending Client </w:t>
      </w:r>
      <w:r w:rsidDel="00000000" w:rsidR="00000000" w:rsidRPr="00000000">
        <w:rPr>
          <w:color w:val="ff0000"/>
          <w:rtl w:val="0"/>
        </w:rPr>
        <w:t xml:space="preserve">[MQTT-SN-3.11.4-1]</w:t>
      </w:r>
      <w:r w:rsidDel="00000000" w:rsidR="00000000" w:rsidRPr="00000000">
        <w:rPr>
          <w:color w:val="000000"/>
          <w:rtl w:val="0"/>
        </w:rPr>
        <w:t xml:space="preserve">.</w:t>
      </w:r>
    </w:p>
    <w:p w:rsidR="00000000" w:rsidDel="00000000" w:rsidP="00000000" w:rsidRDefault="00000000" w:rsidRPr="00000000" w14:paraId="000006DF">
      <w:pPr>
        <w:spacing w:after="240" w:before="240" w:lineRule="auto"/>
        <w:ind w:left="0" w:right="0" w:firstLine="0"/>
        <w:rPr>
          <w:color w:val="000000"/>
        </w:rPr>
      </w:pPr>
      <w:r w:rsidDel="00000000" w:rsidR="00000000" w:rsidRPr="00000000">
        <w:rPr>
          <w:color w:val="000000"/>
          <w:highlight w:val="yellow"/>
          <w:rtl w:val="0"/>
        </w:rPr>
        <w:t xml:space="preserve">If the Server sends a DISCONNECT packet in response to a PINGREQ packet because it does not have a Virtual Connection for the sending Client, it MUST use Reason Code 244 - No Virtual Connection Exists </w:t>
      </w:r>
      <w:r w:rsidDel="00000000" w:rsidR="00000000" w:rsidRPr="00000000">
        <w:rPr>
          <w:color w:val="ff0000"/>
          <w:rtl w:val="0"/>
        </w:rPr>
        <w:t xml:space="preserve">[MQTT-SN-3.11.4-3]</w:t>
      </w:r>
      <w:r w:rsidDel="00000000" w:rsidR="00000000" w:rsidRPr="00000000">
        <w:rPr>
          <w:color w:val="000000"/>
          <w:rtl w:val="0"/>
        </w:rPr>
        <w:t xml:space="preserve">.</w:t>
      </w:r>
    </w:p>
    <w:p w:rsidR="00000000" w:rsidDel="00000000" w:rsidP="00000000" w:rsidRDefault="00000000" w:rsidRPr="00000000" w14:paraId="000006E0">
      <w:pPr>
        <w:pStyle w:val="Heading2"/>
        <w:keepLines w:val="1"/>
        <w:spacing w:after="77" w:before="0" w:line="259" w:lineRule="auto"/>
        <w:ind w:left="0" w:firstLine="0"/>
        <w:rPr>
          <w:rFonts w:ascii="Arial" w:cs="Arial" w:eastAsia="Arial" w:hAnsi="Arial"/>
        </w:rPr>
      </w:pPr>
      <w:bookmarkStart w:colFirst="0" w:colLast="0" w:name="_heading=h.i17xr6" w:id="196"/>
      <w:bookmarkEnd w:id="196"/>
      <w:r w:rsidDel="00000000" w:rsidR="00000000" w:rsidRPr="00000000">
        <w:rPr>
          <w:rtl w:val="0"/>
        </w:rPr>
        <w:t xml:space="preserve">3.12 </w:t>
      </w:r>
      <w:r w:rsidDel="00000000" w:rsidR="00000000" w:rsidRPr="00000000">
        <w:rPr>
          <w:rFonts w:ascii="Arial" w:cs="Arial" w:eastAsia="Arial" w:hAnsi="Arial"/>
          <w:rtl w:val="0"/>
        </w:rPr>
        <w:t xml:space="preserve">PINGRESP - Ping Response</w:t>
      </w:r>
    </w:p>
    <w:p w:rsidR="00000000" w:rsidDel="00000000" w:rsidP="00000000" w:rsidRDefault="00000000" w:rsidRPr="00000000" w14:paraId="000006E1">
      <w:pPr>
        <w:rPr/>
      </w:pPr>
      <w:r w:rsidDel="00000000" w:rsidR="00000000" w:rsidRPr="00000000">
        <w:rPr>
          <w:i w:val="1"/>
          <w:sz w:val="19"/>
          <w:szCs w:val="19"/>
          <w:rtl w:val="0"/>
        </w:rPr>
        <w:t xml:space="preserve">Figure 3-24 – PINGRESP Packet</w:t>
      </w:r>
      <w:r w:rsidDel="00000000" w:rsidR="00000000" w:rsidRPr="00000000">
        <w:rPr>
          <w:rtl w:val="0"/>
        </w:rPr>
      </w:r>
    </w:p>
    <w:p w:rsidR="00000000" w:rsidDel="00000000" w:rsidP="00000000" w:rsidRDefault="00000000" w:rsidRPr="00000000" w14:paraId="000006E2">
      <w:pPr>
        <w:spacing w:after="0" w:lineRule="auto"/>
        <w:ind w:left="-15" w:right="4"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1295400"/>
            <wp:effectExtent b="0" l="0" r="0" t="0"/>
            <wp:docPr id="43" name="image19.png"/>
            <a:graphic>
              <a:graphicData uri="http://schemas.openxmlformats.org/drawingml/2006/picture">
                <pic:pic>
                  <pic:nvPicPr>
                    <pic:cNvPr id="0" name="image19.png"/>
                    <pic:cNvPicPr preferRelativeResize="0"/>
                  </pic:nvPicPr>
                  <pic:blipFill>
                    <a:blip r:embed="rId79"/>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spacing w:after="0" w:lineRule="auto"/>
        <w:ind w:left="-15" w:right="4" w:firstLine="0"/>
        <w:rPr/>
      </w:pPr>
      <w:r w:rsidDel="00000000" w:rsidR="00000000" w:rsidRPr="00000000">
        <w:rPr>
          <w:rtl w:val="0"/>
        </w:rPr>
        <w:t xml:space="preserve">A PINGRESP Packet is sent by the Gateway to the Client in response to a PINGREQ packet. It indicates that the Server is alive.</w:t>
      </w:r>
    </w:p>
    <w:p w:rsidR="00000000" w:rsidDel="00000000" w:rsidP="00000000" w:rsidRDefault="00000000" w:rsidRPr="00000000" w14:paraId="000006E4">
      <w:pPr>
        <w:spacing w:after="0" w:lineRule="auto"/>
        <w:ind w:left="-15" w:right="4" w:firstLine="0"/>
        <w:rPr/>
      </w:pPr>
      <w:r w:rsidDel="00000000" w:rsidR="00000000" w:rsidRPr="00000000">
        <w:rPr>
          <w:rtl w:val="0"/>
        </w:rPr>
        <w:t xml:space="preserve">This Packet is used in Keep Alive processing. Refer to </w:t>
      </w:r>
      <w:hyperlink w:anchor="_heading=h.4h042r0">
        <w:r w:rsidDel="00000000" w:rsidR="00000000" w:rsidRPr="00000000">
          <w:rPr>
            <w:color w:val="1155cc"/>
            <w:u w:val="single"/>
            <w:rtl w:val="0"/>
          </w:rPr>
          <w:t xml:space="preserve">3.1.6 Keep Alive</w:t>
        </w:r>
      </w:hyperlink>
      <w:r w:rsidDel="00000000" w:rsidR="00000000" w:rsidRPr="00000000">
        <w:rPr>
          <w:rtl w:val="0"/>
        </w:rPr>
        <w:t xml:space="preserve"> for more details.</w:t>
      </w:r>
      <w:r w:rsidDel="00000000" w:rsidR="00000000" w:rsidRPr="00000000">
        <w:rPr>
          <w:rtl w:val="0"/>
        </w:rPr>
      </w:r>
    </w:p>
    <w:p w:rsidR="00000000" w:rsidDel="00000000" w:rsidP="00000000" w:rsidRDefault="00000000" w:rsidRPr="00000000" w14:paraId="000006E5">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w:t>
      </w:r>
      <w:r w:rsidDel="00000000" w:rsidR="00000000" w:rsidRPr="00000000">
        <w:rPr>
          <w:rtl w:val="0"/>
        </w:rPr>
        <w:t xml:space="preserve">the</w:t>
      </w:r>
      <w:r w:rsidDel="00000000" w:rsidR="00000000" w:rsidRPr="00000000">
        <w:rPr>
          <w:rFonts w:ascii="Arial" w:cs="Arial" w:eastAsia="Arial" w:hAnsi="Arial"/>
          <w:rtl w:val="0"/>
        </w:rPr>
        <w:t xml:space="preserve"> Gateway to inform a Client in the Awake state that it has no more buffered packets for that Client.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 for more information about sleeping Clients.</w:t>
      </w:r>
      <w:r w:rsidDel="00000000" w:rsidR="00000000" w:rsidRPr="00000000">
        <w:rPr>
          <w:rtl w:val="0"/>
        </w:rPr>
      </w:r>
    </w:p>
    <w:p w:rsidR="00000000" w:rsidDel="00000000" w:rsidP="00000000" w:rsidRDefault="00000000" w:rsidRPr="00000000" w14:paraId="000006E6">
      <w:pPr>
        <w:pStyle w:val="Heading3"/>
        <w:ind w:left="0" w:firstLine="0"/>
        <w:rPr/>
      </w:pPr>
      <w:bookmarkStart w:colFirst="0" w:colLast="0" w:name="_heading=h.320vgez" w:id="197"/>
      <w:bookmarkEnd w:id="197"/>
      <w:r w:rsidDel="00000000" w:rsidR="00000000" w:rsidRPr="00000000">
        <w:rPr>
          <w:rtl w:val="0"/>
        </w:rPr>
        <w:t xml:space="preserve">3.12.1 PINGRESP Header</w:t>
      </w:r>
    </w:p>
    <w:p w:rsidR="00000000" w:rsidDel="00000000" w:rsidP="00000000" w:rsidRDefault="00000000" w:rsidRPr="00000000" w14:paraId="000006E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6E8">
      <w:pPr>
        <w:pStyle w:val="Heading3"/>
        <w:ind w:left="0" w:firstLine="0"/>
        <w:rPr/>
      </w:pPr>
      <w:bookmarkStart w:colFirst="0" w:colLast="0" w:name="_heading=h.fodwg3l5deju" w:id="198"/>
      <w:bookmarkEnd w:id="198"/>
      <w:r w:rsidDel="00000000" w:rsidR="00000000" w:rsidRPr="00000000">
        <w:rPr>
          <w:rtl w:val="0"/>
        </w:rPr>
        <w:t xml:space="preserve">3.12.2 Packet Identifier</w:t>
      </w:r>
    </w:p>
    <w:p w:rsidR="00000000" w:rsidDel="00000000" w:rsidP="00000000" w:rsidRDefault="00000000" w:rsidRPr="00000000" w14:paraId="000006E9">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06EA">
      <w:pPr>
        <w:pStyle w:val="Heading3"/>
        <w:ind w:left="0" w:firstLine="0"/>
        <w:rPr/>
      </w:pPr>
      <w:bookmarkStart w:colFirst="0" w:colLast="0" w:name="_heading=h.1h65qms" w:id="199"/>
      <w:bookmarkEnd w:id="199"/>
      <w:r w:rsidDel="00000000" w:rsidR="00000000" w:rsidRPr="00000000">
        <w:rPr>
          <w:rtl w:val="0"/>
        </w:rPr>
        <w:t xml:space="preserve">3.12.3 Application Messages Remaining</w:t>
      </w:r>
    </w:p>
    <w:p w:rsidR="00000000" w:rsidDel="00000000" w:rsidP="00000000" w:rsidRDefault="00000000" w:rsidRPr="00000000" w14:paraId="000006EB">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r w:rsidDel="00000000" w:rsidR="00000000" w:rsidRPr="00000000">
        <w:rPr>
          <w:rFonts w:ascii="Arial" w:cs="Arial" w:eastAsia="Arial" w:hAnsi="Arial"/>
          <w:rtl w:val="0"/>
        </w:rPr>
        <w:t xml:space="preserve">when the PINGRESP is sent to send the Client back to sleep</w:t>
      </w:r>
      <w:r w:rsidDel="00000000" w:rsidR="00000000" w:rsidRPr="00000000">
        <w:rPr>
          <w:rFonts w:ascii="Arial" w:cs="Arial" w:eastAsia="Arial" w:hAnsi="Arial"/>
          <w:rtl w:val="0"/>
        </w:rPr>
        <w:t xml:space="preserve">. It is optional, intended as useful information for the Client. Thi</w:t>
      </w:r>
      <w:r w:rsidDel="00000000" w:rsidR="00000000" w:rsidRPr="00000000">
        <w:rPr>
          <w:rtl w:val="0"/>
        </w:rPr>
        <w:t xml:space="preserve">s field can be present in the Active state as well as the Awake state.</w:t>
      </w:r>
      <w:r w:rsidDel="00000000" w:rsidR="00000000" w:rsidRPr="00000000">
        <w:rPr>
          <w:rtl w:val="0"/>
        </w:rPr>
      </w:r>
    </w:p>
    <w:p w:rsidR="00000000" w:rsidDel="00000000" w:rsidP="00000000" w:rsidRDefault="00000000" w:rsidRPr="00000000" w14:paraId="000006EC">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Values can be:</w:t>
      </w:r>
    </w:p>
    <w:p w:rsidR="00000000" w:rsidDel="00000000" w:rsidP="00000000" w:rsidRDefault="00000000" w:rsidRPr="00000000" w14:paraId="000006ED">
      <w:pPr>
        <w:rPr>
          <w:rFonts w:ascii="Arial" w:cs="Arial" w:eastAsia="Arial" w:hAnsi="Arial"/>
        </w:rPr>
      </w:pPr>
      <w:r w:rsidDel="00000000" w:rsidR="00000000" w:rsidRPr="00000000">
        <w:rPr>
          <w:i w:val="1"/>
          <w:sz w:val="19"/>
          <w:szCs w:val="19"/>
          <w:rtl w:val="0"/>
        </w:rPr>
        <w:t xml:space="preserve">Figure 3-25 – PINGRESP continuation values</w:t>
      </w:r>
      <w:r w:rsidDel="00000000" w:rsidR="00000000" w:rsidRPr="00000000">
        <w:rPr>
          <w:rtl w:val="0"/>
        </w:rPr>
      </w:r>
    </w:p>
    <w:tbl>
      <w:tblPr>
        <w:tblStyle w:val="Table10"/>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06EE">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Allowed Values</w:t>
            </w:r>
          </w:p>
        </w:tc>
        <w:tc>
          <w:tcPr>
            <w:shd w:fill="cfe2f3" w:val="clear"/>
          </w:tcPr>
          <w:p w:rsidR="00000000" w:rsidDel="00000000" w:rsidP="00000000" w:rsidRDefault="00000000" w:rsidRPr="00000000" w14:paraId="000006EF">
            <w:pPr>
              <w:spacing w:after="307" w:lineRule="auto"/>
              <w:ind w:right="-135"/>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06F0">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0</w:t>
            </w:r>
          </w:p>
        </w:tc>
        <w:tc>
          <w:tcPr/>
          <w:p w:rsidR="00000000" w:rsidDel="00000000" w:rsidP="00000000" w:rsidRDefault="00000000" w:rsidRPr="00000000" w14:paraId="000006F1">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F2">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1 – 254 (incl.)</w:t>
            </w:r>
          </w:p>
        </w:tc>
        <w:tc>
          <w:tcPr/>
          <w:p w:rsidR="00000000" w:rsidDel="00000000" w:rsidP="00000000" w:rsidRDefault="00000000" w:rsidRPr="00000000" w14:paraId="000006F3">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06F4">
            <w:pPr>
              <w:ind w:right="-135"/>
              <w:jc w:val="center"/>
              <w:rPr>
                <w:rFonts w:ascii="Arial" w:cs="Arial" w:eastAsia="Arial" w:hAnsi="Arial"/>
                <w:shd w:fill="d9d9d9" w:val="clear"/>
              </w:rPr>
            </w:pPr>
            <w:r w:rsidDel="00000000" w:rsidR="00000000" w:rsidRPr="00000000">
              <w:rPr>
                <w:rFonts w:ascii="Arial" w:cs="Arial" w:eastAsia="Arial" w:hAnsi="Arial"/>
                <w:shd w:fill="d9d9d9" w:val="clear"/>
                <w:rtl w:val="0"/>
              </w:rPr>
              <w:t xml:space="preserve">255 (0xFF)</w:t>
            </w:r>
          </w:p>
        </w:tc>
        <w:tc>
          <w:tcPr/>
          <w:p w:rsidR="00000000" w:rsidDel="00000000" w:rsidP="00000000" w:rsidRDefault="00000000" w:rsidRPr="00000000" w14:paraId="000006F5">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06F6">
      <w:pPr>
        <w:spacing w:after="306" w:before="200" w:lineRule="auto"/>
        <w:rPr/>
      </w:pPr>
      <w:r w:rsidDel="00000000" w:rsidR="00000000" w:rsidRPr="00000000">
        <w:rPr>
          <w:rtl w:val="0"/>
        </w:rPr>
        <w:t xml:space="preserve">The existence or absence of this field is inferred from the Packet length.</w:t>
      </w:r>
    </w:p>
    <w:p w:rsidR="00000000" w:rsidDel="00000000" w:rsidP="00000000" w:rsidRDefault="00000000" w:rsidRPr="00000000" w14:paraId="000006F7">
      <w:pPr>
        <w:pStyle w:val="Heading2"/>
        <w:keepLines w:val="1"/>
        <w:spacing w:after="77" w:before="0" w:line="259" w:lineRule="auto"/>
        <w:ind w:left="0" w:firstLine="0"/>
        <w:rPr/>
      </w:pPr>
      <w:bookmarkStart w:colFirst="0" w:colLast="0" w:name="_heading=h.vnrhi5oof5a0" w:id="200"/>
      <w:bookmarkEnd w:id="200"/>
      <w:r w:rsidDel="00000000" w:rsidR="00000000" w:rsidRPr="00000000">
        <w:br w:type="page"/>
      </w:r>
      <w:r w:rsidDel="00000000" w:rsidR="00000000" w:rsidRPr="00000000">
        <w:rPr>
          <w:rtl w:val="0"/>
        </w:rPr>
      </w:r>
    </w:p>
    <w:p w:rsidR="00000000" w:rsidDel="00000000" w:rsidP="00000000" w:rsidRDefault="00000000" w:rsidRPr="00000000" w14:paraId="000006F8">
      <w:pPr>
        <w:pStyle w:val="Heading2"/>
        <w:keepLines w:val="1"/>
        <w:spacing w:after="77" w:before="0" w:line="259" w:lineRule="auto"/>
        <w:ind w:left="0" w:firstLine="0"/>
        <w:rPr>
          <w:rFonts w:ascii="Arial" w:cs="Arial" w:eastAsia="Arial" w:hAnsi="Arial"/>
        </w:rPr>
      </w:pPr>
      <w:bookmarkStart w:colFirst="0" w:colLast="0" w:name="_heading=h.415t9al" w:id="201"/>
      <w:bookmarkEnd w:id="201"/>
      <w:r w:rsidDel="00000000" w:rsidR="00000000" w:rsidRPr="00000000">
        <w:rPr>
          <w:rtl w:val="0"/>
        </w:rPr>
        <w:t xml:space="preserve">3.13 </w:t>
      </w:r>
      <w:r w:rsidDel="00000000" w:rsidR="00000000" w:rsidRPr="00000000">
        <w:rPr>
          <w:rFonts w:ascii="Arial" w:cs="Arial" w:eastAsia="Arial" w:hAnsi="Arial"/>
          <w:rtl w:val="0"/>
        </w:rPr>
        <w:t xml:space="preserve">DISCONNECT - Disconnect Notification</w:t>
      </w:r>
      <w:r w:rsidDel="00000000" w:rsidR="00000000" w:rsidRPr="00000000">
        <w:rPr>
          <w:rtl w:val="0"/>
        </w:rPr>
      </w:r>
    </w:p>
    <w:p w:rsidR="00000000" w:rsidDel="00000000" w:rsidP="00000000" w:rsidRDefault="00000000" w:rsidRPr="00000000" w14:paraId="000006F9">
      <w:pPr>
        <w:rPr/>
      </w:pPr>
      <w:r w:rsidDel="00000000" w:rsidR="00000000" w:rsidRPr="00000000">
        <w:rPr>
          <w:i w:val="1"/>
          <w:sz w:val="19"/>
          <w:szCs w:val="19"/>
          <w:rtl w:val="0"/>
        </w:rPr>
        <w:t xml:space="preserve">Figure 3-26 – DISCONNECT Packet</w:t>
      </w:r>
      <w:r w:rsidDel="00000000" w:rsidR="00000000" w:rsidRPr="00000000">
        <w:rPr>
          <w:rtl w:val="0"/>
        </w:rPr>
      </w:r>
    </w:p>
    <w:p w:rsidR="00000000" w:rsidDel="00000000" w:rsidP="00000000" w:rsidRDefault="00000000" w:rsidRPr="00000000" w14:paraId="000006FA">
      <w:pPr>
        <w:rPr/>
      </w:pPr>
      <w:r w:rsidDel="00000000" w:rsidR="00000000" w:rsidRPr="00000000">
        <w:rPr/>
        <w:drawing>
          <wp:inline distB="114300" distT="114300" distL="114300" distR="114300">
            <wp:extent cx="5943600" cy="4165600"/>
            <wp:effectExtent b="0" l="0" r="0" t="0"/>
            <wp:docPr id="64" name="image43.png"/>
            <a:graphic>
              <a:graphicData uri="http://schemas.openxmlformats.org/drawingml/2006/picture">
                <pic:pic>
                  <pic:nvPicPr>
                    <pic:cNvPr id="0" name="image43.png"/>
                    <pic:cNvPicPr preferRelativeResize="0"/>
                  </pic:nvPicPr>
                  <pic:blipFill>
                    <a:blip r:embed="rId80"/>
                    <a:srcRect b="0" l="35" r="35"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DISCONNECT packet is sent by a Client to indicate that it is going to delete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and go to the Disconnected state.</w:t>
      </w:r>
    </w:p>
    <w:p w:rsidR="00000000" w:rsidDel="00000000" w:rsidP="00000000" w:rsidRDefault="00000000" w:rsidRPr="00000000" w14:paraId="000006FC">
      <w:pPr>
        <w:rPr>
          <w:rFonts w:ascii="Arial" w:cs="Arial" w:eastAsia="Arial" w:hAnsi="Arial"/>
          <w:sz w:val="22"/>
          <w:szCs w:val="22"/>
        </w:rPr>
      </w:pPr>
      <w:r w:rsidDel="00000000" w:rsidR="00000000" w:rsidRPr="00000000">
        <w:rPr>
          <w:rFonts w:ascii="Arial" w:cs="Arial" w:eastAsia="Arial" w:hAnsi="Arial"/>
          <w:sz w:val="22"/>
          <w:szCs w:val="22"/>
          <w:rtl w:val="0"/>
        </w:rPr>
        <w:t xml:space="preserve">DISCONNECT may be sent b</w:t>
      </w:r>
      <w:r w:rsidDel="00000000" w:rsidR="00000000" w:rsidRPr="00000000">
        <w:rPr>
          <w:rtl w:val="0"/>
        </w:rPr>
        <w:t xml:space="preserve">y a Server to indicate that it ca</w:t>
      </w:r>
      <w:r w:rsidDel="00000000" w:rsidR="00000000" w:rsidRPr="00000000">
        <w:rPr>
          <w:rFonts w:ascii="Arial" w:cs="Arial" w:eastAsia="Arial" w:hAnsi="Arial"/>
          <w:sz w:val="22"/>
          <w:szCs w:val="22"/>
          <w:rtl w:val="0"/>
        </w:rPr>
        <w:t xml:space="preserve">nnot continue with the Virtual Connection and is deleting it - for instance the Server might be shutting down. It should use an appropriate and allowed Reason Code - 0x8B for Server shutting down, for instance.</w:t>
      </w:r>
    </w:p>
    <w:p w:rsidR="00000000" w:rsidDel="00000000" w:rsidP="00000000" w:rsidRDefault="00000000" w:rsidRPr="00000000" w14:paraId="000006F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Client may receive an unsolicited DISCONNECT from a Gateway whether or not it has a Virtual Connection to that Gateway. This may happen for example when the Gateway, due to an error, cannot identify the Client to which a received packet belongs. </w:t>
      </w:r>
    </w:p>
    <w:p w:rsidR="00000000" w:rsidDel="00000000" w:rsidP="00000000" w:rsidRDefault="00000000" w:rsidRPr="00000000" w14:paraId="000006FE">
      <w:pPr>
        <w:spacing w:after="23"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If a Client or Server receives a packet which requires a Virtual Connection (all packets except CONNECT, ADVERTISE, GWINFO, SEARCHGW and PUBWOS), and no Virtual Connection exists, it MAY send a D</w:t>
      </w:r>
      <w:r w:rsidDel="00000000" w:rsidR="00000000" w:rsidRPr="00000000">
        <w:rPr>
          <w:rFonts w:ascii="Arial" w:cs="Arial" w:eastAsia="Arial" w:hAnsi="Arial"/>
          <w:sz w:val="22"/>
          <w:szCs w:val="22"/>
          <w:rtl w:val="0"/>
        </w:rPr>
        <w:t xml:space="preserve">ISCONNECT in response to the originator with Reason Code 0xF4 - No Virtual Connection exists. </w:t>
      </w:r>
      <w:r w:rsidDel="00000000" w:rsidR="00000000" w:rsidRPr="00000000">
        <w:rPr>
          <w:rtl w:val="0"/>
        </w:rPr>
      </w:r>
    </w:p>
    <w:p w:rsidR="00000000" w:rsidDel="00000000" w:rsidP="00000000" w:rsidRDefault="00000000" w:rsidRPr="00000000" w14:paraId="000006FF">
      <w:pPr>
        <w:pStyle w:val="Heading3"/>
        <w:ind w:left="0" w:firstLine="0"/>
        <w:rPr/>
      </w:pPr>
      <w:bookmarkStart w:colFirst="0" w:colLast="0" w:name="_heading=h.2gb3jie" w:id="202"/>
      <w:bookmarkEnd w:id="202"/>
      <w:r w:rsidDel="00000000" w:rsidR="00000000" w:rsidRPr="00000000">
        <w:rPr>
          <w:rtl w:val="0"/>
        </w:rPr>
        <w:t xml:space="preserve">3.13.1 DISCONNECT Header</w:t>
      </w:r>
    </w:p>
    <w:p w:rsidR="00000000" w:rsidDel="00000000" w:rsidP="00000000" w:rsidRDefault="00000000" w:rsidRPr="00000000" w14:paraId="0000070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01">
      <w:pPr>
        <w:pStyle w:val="Heading3"/>
        <w:ind w:left="0" w:firstLine="0"/>
        <w:rPr/>
      </w:pPr>
      <w:bookmarkStart w:colFirst="0" w:colLast="0" w:name="_heading=h.vgdtq7" w:id="203"/>
      <w:bookmarkEnd w:id="203"/>
      <w:r w:rsidDel="00000000" w:rsidR="00000000" w:rsidRPr="00000000">
        <w:rPr>
          <w:rtl w:val="0"/>
        </w:rPr>
        <w:t xml:space="preserve">3.13.2 DISCONNECT Flags</w:t>
      </w:r>
    </w:p>
    <w:p w:rsidR="00000000" w:rsidDel="00000000" w:rsidP="00000000" w:rsidRDefault="00000000" w:rsidRPr="00000000" w14:paraId="00000702">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a 1 byte field which contains flags specifying the contents of the DISCONNECT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7-3 of the DISCONNECT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03">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DISCONNECT packet are set to 0. If any of the reserved flags is not 0 it is a Malformed Packet.</w:t>
      </w:r>
    </w:p>
    <w:p w:rsidR="00000000" w:rsidDel="00000000" w:rsidP="00000000" w:rsidRDefault="00000000" w:rsidRPr="00000000" w14:paraId="00000704">
      <w:pPr>
        <w:pStyle w:val="Heading4"/>
        <w:spacing w:after="0" w:before="0" w:lineRule="auto"/>
        <w:ind w:left="0" w:firstLine="0"/>
        <w:rPr/>
      </w:pPr>
      <w:bookmarkStart w:colFirst="0" w:colLast="0" w:name="_heading=h.xf6mk8ar6hod" w:id="204"/>
      <w:bookmarkEnd w:id="204"/>
      <w:r w:rsidDel="00000000" w:rsidR="00000000" w:rsidRPr="00000000">
        <w:rPr>
          <w:rtl w:val="0"/>
        </w:rPr>
        <w:t xml:space="preserve">3.13.2.1 Packet Identifier Flag </w:t>
      </w:r>
    </w:p>
    <w:p w:rsidR="00000000" w:rsidDel="00000000" w:rsidP="00000000" w:rsidRDefault="00000000" w:rsidRPr="00000000" w14:paraId="00000705">
      <w:pPr>
        <w:rPr/>
      </w:pPr>
      <w:r w:rsidDel="00000000" w:rsidR="00000000" w:rsidRPr="00000000">
        <w:rPr>
          <w:b w:val="1"/>
          <w:rtl w:val="0"/>
        </w:rPr>
        <w:t xml:space="preserve">Position:</w:t>
      </w:r>
      <w:r w:rsidDel="00000000" w:rsidR="00000000" w:rsidRPr="00000000">
        <w:rPr>
          <w:rtl w:val="0"/>
        </w:rPr>
        <w:t xml:space="preserve"> bit 0 of the DISCONNECT Flags. Labelled </w:t>
      </w:r>
      <w:r w:rsidDel="00000000" w:rsidR="00000000" w:rsidRPr="00000000">
        <w:rPr>
          <w:i w:val="1"/>
          <w:rtl w:val="0"/>
        </w:rPr>
        <w:t xml:space="preserve">PacketId</w:t>
      </w:r>
      <w:r w:rsidDel="00000000" w:rsidR="00000000" w:rsidRPr="00000000">
        <w:rPr>
          <w:rtl w:val="0"/>
        </w:rPr>
        <w:t xml:space="preserve"> in Figure 3-27.</w:t>
      </w:r>
    </w:p>
    <w:p w:rsidR="00000000" w:rsidDel="00000000" w:rsidP="00000000" w:rsidRDefault="00000000" w:rsidRPr="00000000" w14:paraId="00000706">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Packet Identifier Flag is set to 0, a Packet Identifier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7">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Packet Identifier Flag is set to 1, a Packet Identifier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[MQTT-SN-3.16.2.2-2]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08">
      <w:pPr>
        <w:pStyle w:val="Heading4"/>
        <w:spacing w:after="0" w:before="200" w:lineRule="auto"/>
        <w:ind w:left="0" w:firstLine="0"/>
        <w:rPr/>
      </w:pPr>
      <w:bookmarkStart w:colFirst="0" w:colLast="0" w:name="_heading=h.vf25roqqpxsl" w:id="205"/>
      <w:bookmarkEnd w:id="205"/>
      <w:r w:rsidDel="00000000" w:rsidR="00000000" w:rsidRPr="00000000">
        <w:rPr>
          <w:rtl w:val="0"/>
        </w:rPr>
        <w:t xml:space="preserve">3.13.2.2 Session Exp</w:t>
      </w:r>
      <w:r w:rsidDel="00000000" w:rsidR="00000000" w:rsidRPr="00000000">
        <w:rPr>
          <w:rtl w:val="0"/>
        </w:rPr>
        <w:t xml:space="preserve">iry Interval Flag</w:t>
      </w:r>
    </w:p>
    <w:p w:rsidR="00000000" w:rsidDel="00000000" w:rsidP="00000000" w:rsidRDefault="00000000" w:rsidRPr="00000000" w14:paraId="00000709">
      <w:pPr>
        <w:rPr/>
      </w:pPr>
      <w:r w:rsidDel="00000000" w:rsidR="00000000" w:rsidRPr="00000000">
        <w:rPr>
          <w:b w:val="1"/>
          <w:rtl w:val="0"/>
        </w:rPr>
        <w:t xml:space="preserve">Position:</w:t>
      </w:r>
      <w:r w:rsidDel="00000000" w:rsidR="00000000" w:rsidRPr="00000000">
        <w:rPr>
          <w:rtl w:val="0"/>
        </w:rPr>
        <w:t xml:space="preserve"> bit 1 of the DISCONNECT Flags. Labelled </w:t>
      </w:r>
      <w:r w:rsidDel="00000000" w:rsidR="00000000" w:rsidRPr="00000000">
        <w:rPr>
          <w:i w:val="1"/>
          <w:rtl w:val="0"/>
        </w:rPr>
        <w:t xml:space="preserve">Sess Exp</w:t>
      </w:r>
      <w:r w:rsidDel="00000000" w:rsidR="00000000" w:rsidRPr="00000000">
        <w:rPr>
          <w:rtl w:val="0"/>
        </w:rPr>
        <w:t xml:space="preserve"> in Figure 3-27.</w:t>
      </w:r>
    </w:p>
    <w:p w:rsidR="00000000" w:rsidDel="00000000" w:rsidP="00000000" w:rsidRDefault="00000000" w:rsidRPr="00000000" w14:paraId="0000070A">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Session Expiry Interval Flag is set to 0, a Session Expiry Interval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B">
      <w:pPr>
        <w:spacing w:after="20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highlight w:val="yellow"/>
          <w:rtl w:val="0"/>
        </w:rPr>
        <w:t xml:space="preserve">If the Session Expiry Interval Flag is set to 1, a Session Expiry Interval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[MQTT-SN-3.16.2.3-2]</w:t>
      </w:r>
      <w:r w:rsidDel="00000000" w:rsidR="00000000" w:rsidRPr="00000000">
        <w:rPr>
          <w:rFonts w:ascii="Arial" w:cs="Arial" w:eastAsia="Arial" w:hAnsi="Arial"/>
          <w:color w:val="000000"/>
          <w:sz w:val="20"/>
          <w:szCs w:val="20"/>
          <w:shd w:fill="auto" w:val="clear"/>
          <w:rtl w:val="0"/>
        </w:rPr>
        <w:t xml:space="preserve">.</w:t>
      </w:r>
    </w:p>
    <w:p w:rsidR="00000000" w:rsidDel="00000000" w:rsidP="00000000" w:rsidRDefault="00000000" w:rsidRPr="00000000" w14:paraId="0000070C">
      <w:pPr>
        <w:pStyle w:val="Heading4"/>
        <w:spacing w:after="0" w:lineRule="auto"/>
        <w:ind w:left="0" w:firstLine="0"/>
        <w:rPr/>
      </w:pPr>
      <w:bookmarkStart w:colFirst="0" w:colLast="0" w:name="_heading=h.qy3p3qqdmadq" w:id="206"/>
      <w:bookmarkEnd w:id="206"/>
      <w:r w:rsidDel="00000000" w:rsidR="00000000" w:rsidRPr="00000000">
        <w:rPr>
          <w:rtl w:val="0"/>
        </w:rPr>
        <w:t xml:space="preserve">3.13.2.3 Reason Code Flag</w:t>
      </w:r>
    </w:p>
    <w:p w:rsidR="00000000" w:rsidDel="00000000" w:rsidP="00000000" w:rsidRDefault="00000000" w:rsidRPr="00000000" w14:paraId="0000070D">
      <w:pPr>
        <w:rPr/>
      </w:pPr>
      <w:r w:rsidDel="00000000" w:rsidR="00000000" w:rsidRPr="00000000">
        <w:rPr>
          <w:b w:val="1"/>
          <w:rtl w:val="0"/>
        </w:rPr>
        <w:t xml:space="preserve">Position:</w:t>
      </w:r>
      <w:r w:rsidDel="00000000" w:rsidR="00000000" w:rsidRPr="00000000">
        <w:rPr>
          <w:rtl w:val="0"/>
        </w:rPr>
        <w:t xml:space="preserve"> bit 2 of the DISCONNECT Flags. Labelled </w:t>
      </w:r>
      <w:r w:rsidDel="00000000" w:rsidR="00000000" w:rsidRPr="00000000">
        <w:rPr>
          <w:i w:val="1"/>
          <w:rtl w:val="0"/>
        </w:rPr>
        <w:t xml:space="preserve">Reason C</w:t>
      </w:r>
      <w:r w:rsidDel="00000000" w:rsidR="00000000" w:rsidRPr="00000000">
        <w:rPr>
          <w:rtl w:val="0"/>
        </w:rPr>
        <w:t xml:space="preserve"> in Figure 3-27.</w:t>
      </w:r>
      <w:r w:rsidDel="00000000" w:rsidR="00000000" w:rsidRPr="00000000">
        <w:rPr>
          <w:rtl w:val="0"/>
        </w:rPr>
      </w:r>
    </w:p>
    <w:p w:rsidR="00000000" w:rsidDel="00000000" w:rsidP="00000000" w:rsidRDefault="00000000" w:rsidRPr="00000000" w14:paraId="0000070E">
      <w:pPr>
        <w:spacing w:after="0" w:before="0" w:lineRule="auto"/>
        <w:ind w:left="0" w:firstLine="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Fonts w:ascii="Arial" w:cs="Arial" w:eastAsia="Arial" w:hAnsi="Arial"/>
          <w:color w:val="000000"/>
          <w:sz w:val="20"/>
          <w:szCs w:val="20"/>
          <w:highlight w:val="yellow"/>
          <w:rtl w:val="0"/>
        </w:rPr>
        <w:t xml:space="preserve">If the Reason Code Flag is set to 0, a Reason Code MUST NOT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[MQTT-SN-3.16.2.4-1]</w:t>
      </w:r>
      <w:r w:rsidDel="00000000" w:rsidR="00000000" w:rsidRPr="00000000">
        <w:rPr>
          <w:rFonts w:ascii="Arial" w:cs="Arial" w:eastAsia="Arial" w:hAnsi="Arial"/>
          <w:color w:val="000000"/>
          <w:sz w:val="20"/>
          <w:szCs w:val="20"/>
          <w:shd w:fill="auto" w:val="clear"/>
          <w:rtl w:val="0"/>
        </w:rPr>
        <w:t xml:space="preserve">. </w:t>
      </w:r>
    </w:p>
    <w:p w:rsidR="00000000" w:rsidDel="00000000" w:rsidP="00000000" w:rsidRDefault="00000000" w:rsidRPr="00000000" w14:paraId="0000070F">
      <w:pPr>
        <w:spacing w:after="200" w:before="0" w:lineRule="auto"/>
        <w:ind w:left="0" w:firstLine="0"/>
        <w:rPr>
          <w:rFonts w:ascii="Arial" w:cs="Arial" w:eastAsia="Arial" w:hAnsi="Arial"/>
          <w:highlight w:val="yellow"/>
        </w:rPr>
      </w:pPr>
      <w:r w:rsidDel="00000000" w:rsidR="00000000" w:rsidRPr="00000000">
        <w:rPr>
          <w:rFonts w:ascii="Arial" w:cs="Arial" w:eastAsia="Arial" w:hAnsi="Arial"/>
          <w:color w:val="000000"/>
          <w:sz w:val="20"/>
          <w:szCs w:val="20"/>
          <w:highlight w:val="yellow"/>
          <w:rtl w:val="0"/>
        </w:rPr>
        <w:t xml:space="preserve">If the Reason Code Flag is set to 1, a Reason Code MUST be present in the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ff0000"/>
          <w:sz w:val="20"/>
          <w:szCs w:val="20"/>
          <w:shd w:fill="auto" w:val="clear"/>
          <w:rtl w:val="0"/>
        </w:rPr>
        <w:t xml:space="preserve">[MQTT-SN-3.16.2.4-2]</w:t>
      </w:r>
      <w:r w:rsidDel="00000000" w:rsidR="00000000" w:rsidRPr="00000000">
        <w:rPr>
          <w:rFonts w:ascii="Arial" w:cs="Arial" w:eastAsia="Arial" w:hAnsi="Arial"/>
          <w:color w:val="000000"/>
          <w:sz w:val="20"/>
          <w:szCs w:val="20"/>
          <w:shd w:fill="auto" w:val="clear"/>
          <w:rtl w:val="0"/>
        </w:rPr>
        <w:t xml:space="preserve">.</w:t>
      </w:r>
      <w:r w:rsidDel="00000000" w:rsidR="00000000" w:rsidRPr="00000000">
        <w:rPr>
          <w:rtl w:val="0"/>
        </w:rPr>
      </w:r>
    </w:p>
    <w:p w:rsidR="00000000" w:rsidDel="00000000" w:rsidP="00000000" w:rsidRDefault="00000000" w:rsidRPr="00000000" w14:paraId="00000710">
      <w:pPr>
        <w:pStyle w:val="Heading3"/>
        <w:ind w:left="0" w:firstLine="0"/>
        <w:rPr/>
      </w:pPr>
      <w:bookmarkStart w:colFirst="0" w:colLast="0" w:name="_heading=h.rjljjibf9dws" w:id="207"/>
      <w:bookmarkEnd w:id="207"/>
      <w:r w:rsidDel="00000000" w:rsidR="00000000" w:rsidRPr="00000000">
        <w:rPr>
          <w:rtl w:val="0"/>
        </w:rPr>
        <w:t xml:space="preserve">3.13.3 Packet Identifier</w:t>
      </w:r>
    </w:p>
    <w:p w:rsidR="00000000" w:rsidDel="00000000" w:rsidP="00000000" w:rsidRDefault="00000000" w:rsidRPr="00000000" w14:paraId="00000711">
      <w:pPr>
        <w:spacing w:after="295" w:before="0" w:line="248.00000000000006" w:lineRule="auto"/>
        <w:rPr>
          <w:rFonts w:ascii="Arial" w:cs="Arial" w:eastAsia="Arial" w:hAnsi="Arial"/>
          <w:highlight w:val="yellow"/>
        </w:rPr>
      </w:pPr>
      <w:r w:rsidDel="00000000" w:rsidR="00000000" w:rsidRPr="00000000">
        <w:rPr>
          <w:rFonts w:ascii="Arial" w:cs="Arial" w:eastAsia="Arial" w:hAnsi="Arial"/>
          <w:rtl w:val="0"/>
        </w:rPr>
        <w:t xml:space="preserve">Optional. This can be used by a Gateway when responding to a Client packet for which there is no current Virtual Connection. In this case, the DISCONNECT packet can be sent by the Gateway, setting the Reason Code to 0xF4 (No Virtual Connection Exists) and including the Packet Identifier of the erroneous packet, to help with problem diagnosis.</w:t>
      </w:r>
      <w:r w:rsidDel="00000000" w:rsidR="00000000" w:rsidRPr="00000000">
        <w:rPr>
          <w:rtl w:val="0"/>
        </w:rPr>
      </w:r>
    </w:p>
    <w:p w:rsidR="00000000" w:rsidDel="00000000" w:rsidP="00000000" w:rsidRDefault="00000000" w:rsidRPr="00000000" w14:paraId="00000712">
      <w:pPr>
        <w:pStyle w:val="Heading3"/>
        <w:ind w:left="0" w:firstLine="0"/>
        <w:rPr/>
      </w:pPr>
      <w:bookmarkStart w:colFirst="0" w:colLast="0" w:name="_heading=h.3fg1ce0" w:id="208"/>
      <w:bookmarkEnd w:id="208"/>
      <w:r w:rsidDel="00000000" w:rsidR="00000000" w:rsidRPr="00000000">
        <w:rPr>
          <w:rtl w:val="0"/>
        </w:rPr>
        <w:t xml:space="preserve">3.13.4 Reason Code</w:t>
      </w:r>
    </w:p>
    <w:p w:rsidR="00000000" w:rsidDel="00000000" w:rsidP="00000000" w:rsidRDefault="00000000" w:rsidRPr="00000000" w14:paraId="00000713">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not provided, 0x00 (Normal disconnection) is assumed. </w:t>
      </w:r>
    </w:p>
    <w:p w:rsidR="00000000" w:rsidDel="00000000" w:rsidP="00000000" w:rsidRDefault="00000000" w:rsidRPr="00000000" w14:paraId="00000714">
      <w:pPr>
        <w:spacing w:after="174" w:before="0" w:line="248.00000000000006" w:lineRule="auto"/>
        <w:ind w:right="4"/>
        <w:rPr>
          <w:rFonts w:ascii="Arial" w:cs="Arial" w:eastAsia="Arial" w:hAnsi="Arial"/>
          <w:color w:val="ff0000"/>
        </w:rPr>
      </w:pPr>
      <w:r w:rsidDel="00000000" w:rsidR="00000000" w:rsidRPr="00000000">
        <w:rPr>
          <w:rtl w:val="0"/>
        </w:rPr>
        <w:t xml:space="preserve">The values for Reason Codes are shown in </w:t>
      </w:r>
      <w:hyperlink w:anchor="_heading=h.46r0co2">
        <w:r w:rsidDel="00000000" w:rsidR="00000000" w:rsidRPr="00000000">
          <w:rPr>
            <w:color w:val="1155cc"/>
            <w:u w:val="single"/>
            <w:rtl w:val="0"/>
          </w:rPr>
          <w:t xml:space="preserve">2.3 Reason Code</w:t>
        </w:r>
      </w:hyperlink>
      <w:r w:rsidDel="00000000" w:rsidR="00000000" w:rsidRPr="00000000">
        <w:rPr>
          <w:rtl w:val="0"/>
        </w:rPr>
        <w:t xml:space="preserve">. </w:t>
      </w:r>
      <w:r w:rsidDel="00000000" w:rsidR="00000000" w:rsidRPr="00000000">
        <w:rPr>
          <w:rFonts w:ascii="Arial" w:cs="Arial" w:eastAsia="Arial" w:hAnsi="Arial"/>
          <w:highlight w:val="yellow"/>
          <w:rtl w:val="0"/>
        </w:rPr>
        <w:t xml:space="preserve">The sender of the DISCONNECT packet MUST use one of the Reason Code values applicable to DISCONNECT </w:t>
      </w:r>
      <w:r w:rsidDel="00000000" w:rsidR="00000000" w:rsidRPr="00000000">
        <w:rPr>
          <w:rFonts w:ascii="Arial" w:cs="Arial" w:eastAsia="Arial" w:hAnsi="Arial"/>
          <w:color w:val="ff0000"/>
          <w:rtl w:val="0"/>
        </w:rPr>
        <w:t xml:space="preserve">[MQTT-SN-3.23.3-1].</w:t>
      </w:r>
    </w:p>
    <w:p w:rsidR="00000000" w:rsidDel="00000000" w:rsidP="00000000" w:rsidRDefault="00000000" w:rsidRPr="00000000" w14:paraId="00000715">
      <w:pPr>
        <w:pStyle w:val="Heading3"/>
        <w:ind w:left="0" w:firstLine="0"/>
        <w:rPr/>
      </w:pPr>
      <w:bookmarkStart w:colFirst="0" w:colLast="0" w:name="_heading=h.1ulbmlt" w:id="209"/>
      <w:bookmarkEnd w:id="209"/>
      <w:r w:rsidDel="00000000" w:rsidR="00000000" w:rsidRPr="00000000">
        <w:rPr>
          <w:rtl w:val="0"/>
        </w:rPr>
        <w:t xml:space="preserve">3.13.5</w:t>
      </w:r>
      <w:r w:rsidDel="00000000" w:rsidR="00000000" w:rsidRPr="00000000">
        <w:rPr>
          <w:rtl w:val="0"/>
        </w:rPr>
        <w:t xml:space="preserve"> Session Expiry Interval</w:t>
      </w:r>
      <w:r w:rsidDel="00000000" w:rsidR="00000000" w:rsidRPr="00000000">
        <w:rPr>
          <w:rtl w:val="0"/>
        </w:rPr>
      </w:r>
    </w:p>
    <w:p w:rsidR="00000000" w:rsidDel="00000000" w:rsidP="00000000" w:rsidRDefault="00000000" w:rsidRPr="00000000" w14:paraId="00000716">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w:t>
      </w:r>
      <w:r w:rsidDel="00000000" w:rsidR="00000000" w:rsidRPr="00000000">
        <w:rPr>
          <w:rFonts w:ascii="Arial" w:cs="Arial" w:eastAsia="Arial" w:hAnsi="Arial"/>
          <w:rtl w:val="0"/>
        </w:rPr>
        <w:t xml:space="preserve">If the Session Expiry Interval is absent, the Session Expiry Interval in the CONNECT packet is used.</w:t>
      </w:r>
    </w:p>
    <w:p w:rsidR="00000000" w:rsidDel="00000000" w:rsidP="00000000" w:rsidRDefault="00000000" w:rsidRPr="00000000" w14:paraId="00000717">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[MQTT–SN-3.23.4-1].</w:t>
      </w:r>
    </w:p>
    <w:p w:rsidR="00000000" w:rsidDel="00000000" w:rsidP="00000000" w:rsidRDefault="00000000" w:rsidRPr="00000000" w14:paraId="00000718">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If the Session Expiry Interval in the CONNECT packet was zero, then it is a Protocol Error to set a non-zero Session Expiry Interval in the DISCONNECT packet sent by the Client. If such a non-zero Session Expiry Interval is received by the Server, it does not treat it as a valid DISCONNECT packet. The Server uses DISCONNECT with Reason Code 0x82 (Protocol Error) 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19">
      <w:pPr>
        <w:pStyle w:val="Heading3"/>
        <w:ind w:left="0" w:firstLine="0"/>
        <w:rPr/>
      </w:pPr>
      <w:bookmarkStart w:colFirst="0" w:colLast="0" w:name="_heading=h.4ekz59m" w:id="210"/>
      <w:bookmarkEnd w:id="210"/>
      <w:r w:rsidDel="00000000" w:rsidR="00000000" w:rsidRPr="00000000">
        <w:rPr>
          <w:rtl w:val="0"/>
        </w:rPr>
        <w:t xml:space="preserve">3.13.6 </w:t>
      </w:r>
      <w:r w:rsidDel="00000000" w:rsidR="00000000" w:rsidRPr="00000000">
        <w:rPr>
          <w:rtl w:val="0"/>
        </w:rPr>
        <w:t xml:space="preserve">Reason String</w:t>
      </w:r>
      <w:r w:rsidDel="00000000" w:rsidR="00000000" w:rsidRPr="00000000">
        <w:rPr>
          <w:rtl w:val="0"/>
        </w:rPr>
      </w:r>
    </w:p>
    <w:p w:rsidR="00000000" w:rsidDel="00000000" w:rsidP="00000000" w:rsidRDefault="00000000" w:rsidRPr="00000000" w14:paraId="0000071A">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t</w:t>
      </w:r>
      <w:r w:rsidDel="00000000" w:rsidR="00000000" w:rsidRPr="00000000">
        <w:rPr>
          <w:rtl w:val="0"/>
        </w:rPr>
        <w:t xml:space="preserve">he reason for the </w:t>
      </w:r>
      <w:r w:rsidDel="00000000" w:rsidR="00000000" w:rsidRPr="00000000">
        <w:rPr>
          <w:rFonts w:ascii="Arial" w:cs="Arial" w:eastAsia="Arial" w:hAnsi="Arial"/>
          <w:rtl w:val="0"/>
        </w:rPr>
        <w:t xml:space="preserve">disconnection. </w:t>
      </w:r>
    </w:p>
    <w:p w:rsidR="00000000" w:rsidDel="00000000" w:rsidP="00000000" w:rsidRDefault="00000000" w:rsidRPr="00000000" w14:paraId="0000071B">
      <w:pPr>
        <w:rPr>
          <w:rFonts w:ascii="Arial" w:cs="Arial" w:eastAsia="Arial" w:hAnsi="Arial"/>
        </w:rPr>
      </w:pPr>
      <w:r w:rsidDel="00000000" w:rsidR="00000000" w:rsidRPr="00000000">
        <w:rPr>
          <w:rFonts w:ascii="Arial" w:cs="Arial" w:eastAsia="Arial" w:hAnsi="Arial"/>
          <w:rtl w:val="0"/>
        </w:rPr>
        <w:t xml:space="preserve">Th</w:t>
      </w:r>
      <w:r w:rsidDel="00000000" w:rsidR="00000000" w:rsidRPr="00000000">
        <w:rPr>
          <w:rtl w:val="0"/>
        </w:rPr>
        <w:t xml:space="preserve">is field is optional - its existence or absence is inferred from the Packet length.</w:t>
      </w:r>
      <w:r w:rsidDel="00000000" w:rsidR="00000000" w:rsidRPr="00000000">
        <w:rPr>
          <w:rtl w:val="0"/>
        </w:rPr>
      </w:r>
    </w:p>
    <w:p w:rsidR="00000000" w:rsidDel="00000000" w:rsidP="00000000" w:rsidRDefault="00000000" w:rsidRPr="00000000" w14:paraId="0000071C">
      <w:pPr>
        <w:pStyle w:val="Heading3"/>
        <w:keepNext w:val="0"/>
        <w:pBdr>
          <w:top w:color="auto" w:space="0" w:sz="0" w:val="none"/>
        </w:pBdr>
        <w:spacing w:after="80" w:before="280" w:lineRule="auto"/>
        <w:ind w:left="-15" w:firstLine="0"/>
        <w:rPr/>
      </w:pPr>
      <w:bookmarkStart w:colFirst="0" w:colLast="0" w:name="_heading=h.wsl51zt8cr34" w:id="211"/>
      <w:bookmarkEnd w:id="211"/>
      <w:r w:rsidDel="00000000" w:rsidR="00000000" w:rsidRPr="00000000">
        <w:rPr>
          <w:rtl w:val="0"/>
        </w:rPr>
        <w:t xml:space="preserve">3.13.7 DISCONNECT Actions</w:t>
      </w:r>
    </w:p>
    <w:p w:rsidR="00000000" w:rsidDel="00000000" w:rsidP="00000000" w:rsidRDefault="00000000" w:rsidRPr="00000000" w14:paraId="0000071D">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071E">
      <w:pPr>
        <w:numPr>
          <w:ilvl w:val="0"/>
          <w:numId w:val="58"/>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[MQTT-SN-3.23.6-1]</w:t>
      </w:r>
      <w:r w:rsidDel="00000000" w:rsidR="00000000" w:rsidRPr="00000000">
        <w:rPr>
          <w:rFonts w:ascii="Arial" w:cs="Arial" w:eastAsia="Arial" w:hAnsi="Arial"/>
          <w:rtl w:val="0"/>
        </w:rPr>
        <w:t xml:space="preserve">.</w:t>
      </w:r>
    </w:p>
    <w:p w:rsidR="00000000" w:rsidDel="00000000" w:rsidP="00000000" w:rsidRDefault="00000000" w:rsidRPr="00000000" w14:paraId="0000071F">
      <w:pPr>
        <w:numPr>
          <w:ilvl w:val="0"/>
          <w:numId w:val="58"/>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[MQTT-SN-3.23.6-2]</w:t>
      </w:r>
      <w:r w:rsidDel="00000000" w:rsidR="00000000" w:rsidRPr="00000000">
        <w:rPr>
          <w:rFonts w:ascii="Arial" w:cs="Arial" w:eastAsia="Arial" w:hAnsi="Arial"/>
          <w:rtl w:val="0"/>
        </w:rPr>
        <w:t xml:space="preserve">.</w:t>
      </w:r>
    </w:p>
    <w:p w:rsidR="00000000" w:rsidDel="00000000" w:rsidP="00000000" w:rsidRDefault="00000000" w:rsidRPr="00000000" w14:paraId="00000720">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0721">
      <w:pPr>
        <w:numPr>
          <w:ilvl w:val="0"/>
          <w:numId w:val="2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[MQTT-SN-3.23.6-3]</w:t>
      </w:r>
      <w:r w:rsidDel="00000000" w:rsidR="00000000" w:rsidRPr="00000000">
        <w:rPr>
          <w:rFonts w:ascii="Arial" w:cs="Arial" w:eastAsia="Arial" w:hAnsi="Arial"/>
          <w:rtl w:val="0"/>
        </w:rPr>
        <w:t xml:space="preserve">, as described in </w:t>
      </w:r>
      <w:hyperlink w:anchor="_heading=h.u38i2mpp332q">
        <w:r w:rsidDel="00000000" w:rsidR="00000000" w:rsidRPr="00000000">
          <w:rPr>
            <w:color w:val="1155cc"/>
            <w:u w:val="single"/>
            <w:rtl w:val="0"/>
          </w:rPr>
          <w:t xml:space="preserve">3.1.3 Will Flags</w:t>
        </w:r>
      </w:hyperlink>
      <w:r w:rsidDel="00000000" w:rsidR="00000000" w:rsidRPr="00000000">
        <w:rPr>
          <w:rFonts w:ascii="Arial" w:cs="Arial" w:eastAsia="Arial" w:hAnsi="Arial"/>
          <w:rtl w:val="0"/>
        </w:rPr>
        <w:t xml:space="preserve">.</w:t>
      </w:r>
    </w:p>
    <w:p w:rsidR="00000000" w:rsidDel="00000000" w:rsidP="00000000" w:rsidRDefault="00000000" w:rsidRPr="00000000" w14:paraId="00000722">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receiver:</w:t>
      </w:r>
    </w:p>
    <w:p w:rsidR="00000000" w:rsidDel="00000000" w:rsidP="00000000" w:rsidRDefault="00000000" w:rsidRPr="00000000" w14:paraId="00000723">
      <w:pPr>
        <w:numPr>
          <w:ilvl w:val="0"/>
          <w:numId w:val="21"/>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the Virtual Connection, if one exists.</w:t>
      </w:r>
      <w:r w:rsidDel="00000000" w:rsidR="00000000" w:rsidRPr="00000000">
        <w:rPr>
          <w:rFonts w:ascii="Arial" w:cs="Arial" w:eastAsia="Arial" w:hAnsi="Arial"/>
          <w:rtl w:val="0"/>
        </w:rPr>
        <w:t xml:space="preserve"> </w:t>
      </w:r>
    </w:p>
    <w:p w:rsidR="00000000" w:rsidDel="00000000" w:rsidP="00000000" w:rsidRDefault="00000000" w:rsidRPr="00000000" w14:paraId="00000724">
      <w:pPr>
        <w:numPr>
          <w:ilvl w:val="0"/>
          <w:numId w:val="21"/>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any existing Virtual Connection.</w:t>
      </w:r>
    </w:p>
    <w:p w:rsidR="00000000" w:rsidDel="00000000" w:rsidP="00000000" w:rsidRDefault="00000000" w:rsidRPr="00000000" w14:paraId="00000725">
      <w:pPr>
        <w:spacing w:after="240" w:before="0" w:lineRule="auto"/>
        <w:ind w:left="0" w:right="0" w:firstLine="0"/>
        <w:rPr>
          <w:rFonts w:ascii="Arial" w:cs="Arial" w:eastAsia="Arial" w:hAnsi="Arial"/>
        </w:rPr>
      </w:pPr>
      <w:r w:rsidDel="00000000" w:rsidR="00000000" w:rsidRPr="00000000">
        <w:rPr>
          <w:rFonts w:ascii="Arial" w:cs="Arial" w:eastAsia="Arial" w:hAnsi="Arial"/>
          <w:rtl w:val="0"/>
        </w:rPr>
        <w:t xml:space="preserve">After receiving a DISCONNECT, a Client can make a new Virtual Connection by sending a CONNECT Packet to the Server.</w:t>
      </w:r>
    </w:p>
    <w:p w:rsidR="00000000" w:rsidDel="00000000" w:rsidP="00000000" w:rsidRDefault="00000000" w:rsidRPr="00000000" w14:paraId="00000726">
      <w:pPr>
        <w:pStyle w:val="Heading2"/>
        <w:keepLines w:val="1"/>
        <w:spacing w:after="77" w:before="0" w:line="259" w:lineRule="auto"/>
        <w:ind w:left="0" w:firstLine="0"/>
        <w:rPr>
          <w:rFonts w:ascii="Arial" w:cs="Arial" w:eastAsia="Arial" w:hAnsi="Arial"/>
        </w:rPr>
      </w:pPr>
      <w:bookmarkStart w:colFirst="0" w:colLast="0" w:name="_heading=h.elrc49qsiunp" w:id="212"/>
      <w:bookmarkEnd w:id="212"/>
      <w:r w:rsidDel="00000000" w:rsidR="00000000" w:rsidRPr="00000000">
        <w:rPr>
          <w:rtl w:val="0"/>
        </w:rPr>
        <w:t xml:space="preserve">3.14 </w:t>
      </w:r>
      <w:r w:rsidDel="00000000" w:rsidR="00000000" w:rsidRPr="00000000">
        <w:rPr>
          <w:rFonts w:ascii="Arial" w:cs="Arial" w:eastAsia="Arial" w:hAnsi="Arial"/>
          <w:rtl w:val="0"/>
        </w:rPr>
        <w:t xml:space="preserve">WAKEUP - Wake up request</w:t>
      </w:r>
    </w:p>
    <w:p w:rsidR="00000000" w:rsidDel="00000000" w:rsidP="00000000" w:rsidRDefault="00000000" w:rsidRPr="00000000" w14:paraId="00000727">
      <w:pPr>
        <w:rPr/>
      </w:pPr>
      <w:r w:rsidDel="00000000" w:rsidR="00000000" w:rsidRPr="00000000">
        <w:rPr>
          <w:i w:val="1"/>
          <w:sz w:val="19"/>
          <w:szCs w:val="19"/>
          <w:rtl w:val="0"/>
        </w:rPr>
        <w:t xml:space="preserve">Figure 3-27 – WAKEUP Packet</w:t>
      </w:r>
      <w:r w:rsidDel="00000000" w:rsidR="00000000" w:rsidRPr="00000000">
        <w:rPr>
          <w:rtl w:val="0"/>
        </w:rPr>
      </w:r>
    </w:p>
    <w:p w:rsidR="00000000" w:rsidDel="00000000" w:rsidP="00000000" w:rsidRDefault="00000000" w:rsidRPr="00000000" w14:paraId="00000728">
      <w:pPr>
        <w:rPr/>
      </w:pPr>
      <w:r w:rsidDel="00000000" w:rsidR="00000000" w:rsidRPr="00000000">
        <w:rPr/>
        <w:drawing>
          <wp:inline distB="114300" distT="114300" distL="114300" distR="114300">
            <wp:extent cx="5943600" cy="660400"/>
            <wp:effectExtent b="0" l="0" r="0" t="0"/>
            <wp:docPr id="44" name="image21.png"/>
            <a:graphic>
              <a:graphicData uri="http://schemas.openxmlformats.org/drawingml/2006/picture">
                <pic:pic>
                  <pic:nvPicPr>
                    <pic:cNvPr id="0" name="image21.png"/>
                    <pic:cNvPicPr preferRelativeResize="0"/>
                  </pic:nvPicPr>
                  <pic:blipFill>
                    <a:blip r:embed="rId81"/>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729">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rtl w:val="0"/>
        </w:rPr>
        <w:t xml:space="preserve">. The client need not respond to this packet.</w:t>
      </w:r>
      <w:r w:rsidDel="00000000" w:rsidR="00000000" w:rsidRPr="00000000">
        <w:rPr>
          <w:rtl w:val="0"/>
        </w:rPr>
      </w:r>
    </w:p>
    <w:p w:rsidR="00000000" w:rsidDel="00000000" w:rsidP="00000000" w:rsidRDefault="00000000" w:rsidRPr="00000000" w14:paraId="0000072A">
      <w:pPr>
        <w:pStyle w:val="Heading3"/>
        <w:ind w:left="0" w:firstLine="0"/>
        <w:rPr/>
      </w:pPr>
      <w:bookmarkStart w:colFirst="0" w:colLast="0" w:name="_heading=h.lrkcmnrrlwx6" w:id="213"/>
      <w:bookmarkEnd w:id="213"/>
      <w:r w:rsidDel="00000000" w:rsidR="00000000" w:rsidRPr="00000000">
        <w:rPr>
          <w:rtl w:val="0"/>
        </w:rPr>
        <w:t xml:space="preserve">3.14.1 WAKEUP Header</w:t>
      </w:r>
    </w:p>
    <w:p w:rsidR="00000000" w:rsidDel="00000000" w:rsidP="00000000" w:rsidRDefault="00000000" w:rsidRPr="00000000" w14:paraId="0000072B">
      <w:pPr>
        <w:spacing w:after="174" w:before="0" w:line="248.00000000000006" w:lineRule="auto"/>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72C">
      <w:pPr>
        <w:pStyle w:val="Heading3"/>
        <w:keepNext w:val="0"/>
        <w:pBdr>
          <w:top w:color="auto" w:space="0" w:sz="0" w:val="none"/>
        </w:pBdr>
        <w:spacing w:after="80" w:before="280" w:lineRule="auto"/>
        <w:ind w:left="-15" w:firstLine="0"/>
        <w:rPr/>
      </w:pPr>
      <w:bookmarkStart w:colFirst="0" w:colLast="0" w:name="_heading=h.2sa95hk6sfa3" w:id="214"/>
      <w:bookmarkEnd w:id="214"/>
      <w:r w:rsidDel="00000000" w:rsidR="00000000" w:rsidRPr="00000000">
        <w:rPr>
          <w:rtl w:val="0"/>
        </w:rPr>
        <w:t xml:space="preserve">3.14.2 </w:t>
      </w:r>
      <w:sdt>
        <w:sdtPr>
          <w:tag w:val="goog_rdk_28"/>
        </w:sdtPr>
        <w:sdtContent>
          <w:commentRangeStart w:id="23"/>
        </w:sdtContent>
      </w:sdt>
      <w:sdt>
        <w:sdtPr>
          <w:tag w:val="goog_rdk_29"/>
        </w:sdtPr>
        <w:sdtContent>
          <w:commentRangeStart w:id="24"/>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23"/>
      <w:r w:rsidDel="00000000" w:rsidR="00000000" w:rsidRPr="00000000">
        <w:commentReference w:id="23"/>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72D">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[MQTT-SN-3.21.4-2]</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2E">
      <w:pPr>
        <w:pStyle w:val="Heading2"/>
        <w:keepLines w:val="1"/>
        <w:spacing w:after="77" w:before="0" w:line="259" w:lineRule="auto"/>
        <w:ind w:left="0" w:firstLine="0"/>
        <w:rPr>
          <w:rFonts w:ascii="Arial" w:cs="Arial" w:eastAsia="Arial" w:hAnsi="Arial"/>
        </w:rPr>
      </w:pPr>
      <w:bookmarkStart w:colFirst="0" w:colLast="0" w:name="_heading=h.y0yzf1b41yjh" w:id="215"/>
      <w:bookmarkEnd w:id="215"/>
      <w:r w:rsidDel="00000000" w:rsidR="00000000" w:rsidRPr="00000000">
        <w:rPr>
          <w:rtl w:val="0"/>
        </w:rPr>
        <w:t xml:space="preserve">3.15 SLEEPREQ</w:t>
      </w:r>
      <w:r w:rsidDel="00000000" w:rsidR="00000000" w:rsidRPr="00000000">
        <w:rPr>
          <w:rFonts w:ascii="Arial" w:cs="Arial" w:eastAsia="Arial" w:hAnsi="Arial"/>
          <w:rtl w:val="0"/>
        </w:rPr>
        <w:t xml:space="preserve"> - Sleep request</w:t>
      </w:r>
    </w:p>
    <w:p w:rsidR="00000000" w:rsidDel="00000000" w:rsidP="00000000" w:rsidRDefault="00000000" w:rsidRPr="00000000" w14:paraId="0000072F">
      <w:pPr>
        <w:rPr/>
      </w:pPr>
      <w:r w:rsidDel="00000000" w:rsidR="00000000" w:rsidRPr="00000000">
        <w:rPr>
          <w:i w:val="1"/>
          <w:sz w:val="19"/>
          <w:szCs w:val="19"/>
          <w:rtl w:val="0"/>
        </w:rPr>
        <w:t xml:space="preserve">Figure 3-28 – SLEEPREQ Packet</w:t>
      </w:r>
      <w:r w:rsidDel="00000000" w:rsidR="00000000" w:rsidRPr="00000000">
        <w:rPr>
          <w:rtl w:val="0"/>
        </w:rPr>
      </w:r>
    </w:p>
    <w:p w:rsidR="00000000" w:rsidDel="00000000" w:rsidP="00000000" w:rsidRDefault="00000000" w:rsidRPr="00000000" w14:paraId="00000730">
      <w:pPr>
        <w:rPr/>
      </w:pPr>
      <w:r w:rsidDel="00000000" w:rsidR="00000000" w:rsidRPr="00000000">
        <w:rPr/>
        <w:drawing>
          <wp:inline distB="114300" distT="114300" distL="114300" distR="114300">
            <wp:extent cx="5943600" cy="2590800"/>
            <wp:effectExtent b="0" l="0" r="0" t="0"/>
            <wp:docPr id="58" name="image29.png"/>
            <a:graphic>
              <a:graphicData uri="http://schemas.openxmlformats.org/drawingml/2006/picture">
                <pic:pic>
                  <pic:nvPicPr>
                    <pic:cNvPr id="0" name="image29.png"/>
                    <pic:cNvPicPr preferRelativeResize="0"/>
                  </pic:nvPicPr>
                  <pic:blipFill>
                    <a:blip r:embed="rId82"/>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731">
      <w:pPr>
        <w:ind w:left="0" w:firstLine="0"/>
        <w:rPr/>
      </w:pPr>
      <w:r w:rsidDel="00000000" w:rsidR="00000000" w:rsidRPr="00000000">
        <w:rPr>
          <w:rtl w:val="0"/>
        </w:rPr>
        <w:t xml:space="preserve">The SLEEPREQ packet is sent from the Client to the Server to indicate that it is going to sleep (that is, transitioning to the Asleep state).</w:t>
      </w:r>
    </w:p>
    <w:p w:rsidR="00000000" w:rsidDel="00000000" w:rsidP="00000000" w:rsidRDefault="00000000" w:rsidRPr="00000000" w14:paraId="00000732">
      <w:pPr>
        <w:pStyle w:val="Heading3"/>
        <w:ind w:left="0" w:firstLine="0"/>
        <w:rPr/>
      </w:pPr>
      <w:bookmarkStart w:colFirst="0" w:colLast="0" w:name="_heading=h.ae58qknvrf2w" w:id="216"/>
      <w:bookmarkEnd w:id="216"/>
      <w:r w:rsidDel="00000000" w:rsidR="00000000" w:rsidRPr="00000000">
        <w:rPr>
          <w:rtl w:val="0"/>
        </w:rPr>
        <w:t xml:space="preserve">3.15.1 SLEEPREQ Header</w:t>
      </w:r>
    </w:p>
    <w:p w:rsidR="00000000" w:rsidDel="00000000" w:rsidP="00000000" w:rsidRDefault="00000000" w:rsidRPr="00000000" w14:paraId="00000733">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34">
      <w:pPr>
        <w:pStyle w:val="Heading3"/>
        <w:ind w:left="0" w:firstLine="0"/>
        <w:rPr/>
      </w:pPr>
      <w:bookmarkStart w:colFirst="0" w:colLast="0" w:name="_heading=h.akftl72rmwpd" w:id="217"/>
      <w:bookmarkEnd w:id="217"/>
      <w:r w:rsidDel="00000000" w:rsidR="00000000" w:rsidRPr="00000000">
        <w:rPr>
          <w:rtl w:val="0"/>
        </w:rPr>
        <w:t xml:space="preserve">3.15.2 SLEEPREQ Flags</w:t>
      </w:r>
    </w:p>
    <w:p w:rsidR="00000000" w:rsidDel="00000000" w:rsidP="00000000" w:rsidRDefault="00000000" w:rsidRPr="00000000" w14:paraId="00000735">
      <w:pPr>
        <w:rPr>
          <w:rFonts w:ascii="Arial" w:cs="Arial" w:eastAsia="Arial" w:hAnsi="Arial"/>
          <w:color w:val="000000"/>
        </w:rPr>
      </w:pPr>
      <w:r w:rsidDel="00000000" w:rsidR="00000000" w:rsidRPr="00000000">
        <w:rPr>
          <w:rFonts w:ascii="Arial" w:cs="Arial" w:eastAsia="Arial" w:hAnsi="Arial"/>
          <w:color w:val="000000"/>
          <w:rtl w:val="0"/>
        </w:rPr>
        <w:t xml:space="preserve">The SLEEPREQ Flags is a 1 byte field which contains flags specifying the contents of the SLEEPREQ packet</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7-1 of the SLEEPREQ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36">
      <w:pPr>
        <w:rPr>
          <w:rFonts w:ascii="Arial" w:cs="Arial" w:eastAsia="Arial" w:hAnsi="Arial"/>
          <w:highlight w:val="yellow"/>
        </w:rPr>
      </w:pPr>
      <w:r w:rsidDel="00000000" w:rsidR="00000000" w:rsidRPr="00000000">
        <w:rPr>
          <w:rFonts w:ascii="Arial" w:cs="Arial" w:eastAsia="Arial" w:hAnsi="Arial"/>
          <w:highlight w:val="yellow"/>
          <w:rtl w:val="0"/>
        </w:rPr>
        <w:t xml:space="preserve">The receiver MUST validate that the reserved flags in the SLEEPREQ packet are set to 0. If any of the reserved flags is not 0 it is a Malformed Packet.</w:t>
      </w:r>
    </w:p>
    <w:p w:rsidR="00000000" w:rsidDel="00000000" w:rsidP="00000000" w:rsidRDefault="00000000" w:rsidRPr="00000000" w14:paraId="00000737">
      <w:pPr>
        <w:pStyle w:val="Heading4"/>
        <w:spacing w:after="0" w:before="0" w:lineRule="auto"/>
        <w:ind w:left="0" w:firstLine="0"/>
        <w:rPr/>
      </w:pPr>
      <w:bookmarkStart w:colFirst="0" w:colLast="0" w:name="_heading=h.des7747zmmjp" w:id="218"/>
      <w:bookmarkEnd w:id="218"/>
      <w:r w:rsidDel="00000000" w:rsidR="00000000" w:rsidRPr="00000000">
        <w:rPr>
          <w:rtl w:val="0"/>
        </w:rPr>
        <w:t xml:space="preserve">3.15.2.1 Retain Topic Aliases</w:t>
      </w:r>
    </w:p>
    <w:p w:rsidR="00000000" w:rsidDel="00000000" w:rsidP="00000000" w:rsidRDefault="00000000" w:rsidRPr="00000000" w14:paraId="00000738">
      <w:pPr>
        <w:rPr/>
      </w:pPr>
      <w:r w:rsidDel="00000000" w:rsidR="00000000" w:rsidRPr="00000000">
        <w:rPr>
          <w:b w:val="1"/>
          <w:rtl w:val="0"/>
        </w:rPr>
        <w:t xml:space="preserve">Position:</w:t>
      </w:r>
      <w:r w:rsidDel="00000000" w:rsidR="00000000" w:rsidRPr="00000000">
        <w:rPr>
          <w:rtl w:val="0"/>
        </w:rPr>
        <w:t xml:space="preserve"> bit 0 of the SLEEPREQ Flags. Labelled </w:t>
      </w:r>
      <w:r w:rsidDel="00000000" w:rsidR="00000000" w:rsidRPr="00000000">
        <w:rPr>
          <w:i w:val="1"/>
          <w:rtl w:val="0"/>
        </w:rPr>
        <w:t xml:space="preserve">Retain T</w:t>
      </w:r>
      <w:r w:rsidDel="00000000" w:rsidR="00000000" w:rsidRPr="00000000">
        <w:rPr>
          <w:rtl w:val="0"/>
        </w:rPr>
        <w:t xml:space="preserve"> in Figure 3-28.</w:t>
      </w:r>
      <w:r w:rsidDel="00000000" w:rsidR="00000000" w:rsidRPr="00000000">
        <w:rPr>
          <w:rtl w:val="0"/>
        </w:rPr>
      </w:r>
    </w:p>
    <w:p w:rsidR="00000000" w:rsidDel="00000000" w:rsidP="00000000" w:rsidRDefault="00000000" w:rsidRPr="00000000" w14:paraId="00000739">
      <w:pPr>
        <w:spacing w:after="200" w:before="0" w:lineRule="auto"/>
        <w:ind w:lef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Specifies whether Session Topic Aliases should be retained by the Gateway during the Asleep state. “0” indicates Topic Aliases should be removed during the sleeping period and renegotiated </w:t>
      </w:r>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r w:rsidDel="00000000" w:rsidR="00000000" w:rsidRPr="00000000">
        <w:rPr>
          <w:rFonts w:ascii="Arial" w:cs="Arial" w:eastAsia="Arial" w:hAnsi="Arial"/>
          <w:color w:val="000000"/>
          <w:shd w:fill="auto" w:val="clear"/>
          <w:rtl w:val="0"/>
        </w:rPr>
        <w:t xml:space="preserve">when Awake</w:t>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r w:rsidDel="00000000" w:rsidR="00000000" w:rsidRPr="00000000">
        <w:rPr>
          <w:rFonts w:ascii="Arial" w:cs="Arial" w:eastAsia="Arial" w:hAnsi="Arial"/>
          <w:color w:val="000000"/>
          <w:shd w:fill="auto" w:val="clear"/>
          <w:rtl w:val="0"/>
        </w:rPr>
        <w:t xml:space="preserve"> or Active. “1” indicates Topic Aliases should be retained during the Asleep period, and therefore not negotiated when Awake or Active.</w:t>
      </w:r>
    </w:p>
    <w:p w:rsidR="00000000" w:rsidDel="00000000" w:rsidP="00000000" w:rsidRDefault="00000000" w:rsidRPr="00000000" w14:paraId="0000073A">
      <w:pPr>
        <w:spacing w:after="200" w:before="0" w:lineRule="auto"/>
        <w:ind w:left="0" w:firstLine="0"/>
        <w:rPr>
          <w:color w:val="000000"/>
          <w:highlight w:val="yellow"/>
        </w:rPr>
      </w:pPr>
      <w:r w:rsidDel="00000000" w:rsidR="00000000" w:rsidRPr="00000000">
        <w:rPr>
          <w:color w:val="000000"/>
          <w:highlight w:val="yellow"/>
          <w:rtl w:val="0"/>
        </w:rPr>
        <w:t xml:space="preserve">Predefined Topic aliases MUST NOT be removed by the setting of the Retain Topic Aliases flag to 1.</w:t>
      </w:r>
    </w:p>
    <w:p w:rsidR="00000000" w:rsidDel="00000000" w:rsidP="00000000" w:rsidRDefault="00000000" w:rsidRPr="00000000" w14:paraId="0000073B">
      <w:pPr>
        <w:pStyle w:val="Heading3"/>
        <w:ind w:left="0" w:firstLine="0"/>
        <w:rPr/>
      </w:pPr>
      <w:bookmarkStart w:colFirst="0" w:colLast="0" w:name="_heading=h.r9l470czcfcd" w:id="219"/>
      <w:bookmarkEnd w:id="219"/>
      <w:sdt>
        <w:sdtPr>
          <w:tag w:val="goog_rdk_33"/>
        </w:sdtPr>
        <w:sdtContent>
          <w:commentRangeStart w:id="28"/>
        </w:sdtContent>
      </w:sdt>
      <w:r w:rsidDel="00000000" w:rsidR="00000000" w:rsidRPr="00000000">
        <w:rPr>
          <w:rtl w:val="0"/>
        </w:rPr>
        <w:t xml:space="preserve">3.15.3 </w:t>
      </w:r>
      <w:commentRangeEnd w:id="28"/>
      <w:r w:rsidDel="00000000" w:rsidR="00000000" w:rsidRPr="00000000">
        <w:commentReference w:id="28"/>
      </w:r>
      <w:r w:rsidDel="00000000" w:rsidR="00000000" w:rsidRPr="00000000">
        <w:rPr>
          <w:rtl w:val="0"/>
        </w:rPr>
        <w:t xml:space="preserve">Packet Identifier</w:t>
      </w:r>
    </w:p>
    <w:p w:rsidR="00000000" w:rsidDel="00000000" w:rsidP="00000000" w:rsidRDefault="00000000" w:rsidRPr="00000000" w14:paraId="0000073C">
      <w:pPr>
        <w:spacing w:after="174" w:before="0" w:line="248.00000000000006" w:lineRule="auto"/>
        <w:ind w:right="990"/>
        <w:rPr/>
      </w:pPr>
      <w:r w:rsidDel="00000000" w:rsidR="00000000" w:rsidRPr="00000000">
        <w:rPr>
          <w:rFonts w:ascii="Arial" w:cs="Arial" w:eastAsia="Arial" w:hAnsi="Arial"/>
          <w:rtl w:val="0"/>
        </w:rPr>
        <w:t xml:space="preserve">Used to identify the corresponding SLEEPRESP packet. It should ideally be set to a random integer value.</w:t>
      </w:r>
      <w:r w:rsidDel="00000000" w:rsidR="00000000" w:rsidRPr="00000000">
        <w:rPr>
          <w:rtl w:val="0"/>
        </w:rPr>
      </w:r>
    </w:p>
    <w:p w:rsidR="00000000" w:rsidDel="00000000" w:rsidP="00000000" w:rsidRDefault="00000000" w:rsidRPr="00000000" w14:paraId="0000073D">
      <w:pPr>
        <w:pStyle w:val="Heading3"/>
        <w:ind w:left="0" w:firstLine="0"/>
        <w:rPr/>
      </w:pPr>
      <w:bookmarkStart w:colFirst="0" w:colLast="0" w:name="_heading=h.lmowugbak9ff" w:id="220"/>
      <w:bookmarkEnd w:id="220"/>
      <w:sdt>
        <w:sdtPr>
          <w:tag w:val="goog_rdk_34"/>
        </w:sdtPr>
        <w:sdtContent>
          <w:commentRangeStart w:id="29"/>
        </w:sdtContent>
      </w:sdt>
      <w:r w:rsidDel="00000000" w:rsidR="00000000" w:rsidRPr="00000000">
        <w:rPr>
          <w:rtl w:val="0"/>
        </w:rPr>
        <w:t xml:space="preserve">3.15.4 </w:t>
      </w:r>
      <w:commentRangeEnd w:id="29"/>
      <w:r w:rsidDel="00000000" w:rsidR="00000000" w:rsidRPr="00000000">
        <w:commentReference w:id="29"/>
      </w:r>
      <w:r w:rsidDel="00000000" w:rsidR="00000000" w:rsidRPr="00000000">
        <w:rPr>
          <w:rtl w:val="0"/>
        </w:rPr>
        <w:t xml:space="preserve">Sleep Duration</w:t>
      </w:r>
    </w:p>
    <w:p w:rsidR="00000000" w:rsidDel="00000000" w:rsidP="00000000" w:rsidRDefault="00000000" w:rsidRPr="00000000" w14:paraId="0000073E">
      <w:pPr>
        <w:rPr/>
      </w:pPr>
      <w:r w:rsidDel="00000000" w:rsidR="00000000" w:rsidRPr="00000000">
        <w:rPr>
          <w:rFonts w:ascii="Arial" w:cs="Arial" w:eastAsia="Arial" w:hAnsi="Arial"/>
          <w:rtl w:val="0"/>
        </w:rPr>
        <w:t xml:space="preserve">The Sleep Duration is a four-byte integer time interval measured in seconds. It is the maximum amount of time that a client may stay asleep without being disconnected by the Gateway. For more information on sleeping clients, and the purpose of Sleep Duration, see </w:t>
      </w:r>
      <w:hyperlink w:anchor="_heading=h.pj8yyjomhafn">
        <w:r w:rsidDel="00000000" w:rsidR="00000000" w:rsidRPr="00000000">
          <w:rPr>
            <w:rFonts w:ascii="Arial" w:cs="Arial" w:eastAsia="Arial" w:hAnsi="Arial"/>
            <w:color w:val="1155cc"/>
            <w:u w:val="single"/>
            <w:rtl w:val="0"/>
          </w:rPr>
          <w:t xml:space="preserve">4.14.2 Sleeping Clients</w:t>
        </w:r>
      </w:hyperlink>
      <w:r w:rsidDel="00000000" w:rsidR="00000000" w:rsidRPr="00000000">
        <w:rPr>
          <w:rtl w:val="0"/>
        </w:rPr>
        <w:t xml:space="preserve">.</w:t>
      </w:r>
    </w:p>
    <w:p w:rsidR="00000000" w:rsidDel="00000000" w:rsidP="00000000" w:rsidRDefault="00000000" w:rsidRPr="00000000" w14:paraId="0000073F">
      <w:pPr>
        <w:rPr>
          <w:highlight w:val="yellow"/>
        </w:rPr>
      </w:pPr>
      <w:r w:rsidDel="00000000" w:rsidR="00000000" w:rsidRPr="00000000">
        <w:rPr>
          <w:highlight w:val="yellow"/>
          <w:rtl w:val="0"/>
        </w:rPr>
        <w:t xml:space="preserve">The Sleep Duration MUST be greater than 0. </w:t>
      </w:r>
      <w:r w:rsidDel="00000000" w:rsidR="00000000" w:rsidRPr="00000000">
        <w:rPr>
          <w:rtl w:val="0"/>
        </w:rPr>
      </w:r>
    </w:p>
    <w:p w:rsidR="00000000" w:rsidDel="00000000" w:rsidP="00000000" w:rsidRDefault="00000000" w:rsidRPr="00000000" w14:paraId="00000740">
      <w:pPr>
        <w:pStyle w:val="Heading3"/>
        <w:ind w:left="0" w:firstLine="0"/>
        <w:rPr/>
      </w:pPr>
      <w:bookmarkStart w:colFirst="0" w:colLast="0" w:name="_heading=h.1za85wfbb30f" w:id="221"/>
      <w:bookmarkEnd w:id="221"/>
      <w:sdt>
        <w:sdtPr>
          <w:tag w:val="goog_rdk_35"/>
        </w:sdtPr>
        <w:sdtContent>
          <w:commentRangeStart w:id="30"/>
        </w:sdtContent>
      </w:sdt>
      <w:r w:rsidDel="00000000" w:rsidR="00000000" w:rsidRPr="00000000">
        <w:rPr>
          <w:rtl w:val="0"/>
        </w:rPr>
        <w:t xml:space="preserve">3.15.5 </w:t>
      </w:r>
      <w:commentRangeEnd w:id="30"/>
      <w:r w:rsidDel="00000000" w:rsidR="00000000" w:rsidRPr="00000000">
        <w:commentReference w:id="30"/>
      </w:r>
      <w:r w:rsidDel="00000000" w:rsidR="00000000" w:rsidRPr="00000000">
        <w:rPr>
          <w:rtl w:val="0"/>
        </w:rPr>
        <w:t xml:space="preserve">SLEEPREQ Actions</w:t>
      </w:r>
    </w:p>
    <w:p w:rsidR="00000000" w:rsidDel="00000000" w:rsidP="00000000" w:rsidRDefault="00000000" w:rsidRPr="00000000" w14:paraId="0000074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w:t>
      </w:r>
      <w:sdt>
        <w:sdtPr>
          <w:tag w:val="goog_rdk_36"/>
        </w:sdtPr>
        <w:sdtContent>
          <w:commentRangeStart w:id="31"/>
        </w:sdtContent>
      </w:sdt>
      <w:r w:rsidDel="00000000" w:rsidR="00000000" w:rsidRPr="00000000">
        <w:rPr>
          <w:rFonts w:ascii="Arial" w:cs="Arial" w:eastAsia="Arial" w:hAnsi="Arial"/>
          <w:color w:val="000000"/>
          <w:highlight w:val="yellow"/>
          <w:rtl w:val="0"/>
        </w:rPr>
        <w:t xml:space="preserve"> Server</w:t>
      </w:r>
      <w:commentRangeEnd w:id="31"/>
      <w:r w:rsidDel="00000000" w:rsidR="00000000" w:rsidRPr="00000000">
        <w:commentReference w:id="31"/>
      </w:r>
      <w:r w:rsidDel="00000000" w:rsidR="00000000" w:rsidRPr="00000000">
        <w:rPr>
          <w:rFonts w:ascii="Arial" w:cs="Arial" w:eastAsia="Arial" w:hAnsi="Arial"/>
          <w:color w:val="000000"/>
          <w:highlight w:val="yellow"/>
          <w:rtl w:val="0"/>
        </w:rPr>
        <w:t xml:space="preserve"> MUST send a SLEEPRESP packet in response to a SLEEPREQ packet </w:t>
      </w:r>
      <w:r w:rsidDel="00000000" w:rsidR="00000000" w:rsidRPr="00000000">
        <w:rPr>
          <w:rFonts w:ascii="Arial" w:cs="Arial" w:eastAsia="Arial" w:hAnsi="Arial"/>
          <w:color w:val="ff0000"/>
          <w:rtl w:val="0"/>
        </w:rPr>
        <w:t xml:space="preserve">[MQTT-SN-3.24.4-1]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42">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SLEEPREQ packet the Client:</w:t>
      </w:r>
    </w:p>
    <w:p w:rsidR="00000000" w:rsidDel="00000000" w:rsidP="00000000" w:rsidRDefault="00000000" w:rsidRPr="00000000" w14:paraId="00000743">
      <w:pPr>
        <w:numPr>
          <w:ilvl w:val="0"/>
          <w:numId w:val="30"/>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MAY</w:t>
      </w:r>
      <w:r w:rsidDel="00000000" w:rsidR="00000000" w:rsidRPr="00000000">
        <w:rPr>
          <w:rFonts w:ascii="Arial" w:cs="Arial" w:eastAsia="Arial" w:hAnsi="Arial"/>
          <w:shd w:fill="auto" w:val="clear"/>
          <w:rtl w:val="0"/>
        </w:rPr>
        <w:t xml:space="preserve"> wait for a SLEEPRESP packet in response from the Server</w:t>
      </w:r>
      <w:r w:rsidDel="00000000" w:rsidR="00000000" w:rsidRPr="00000000">
        <w:rPr>
          <w:rFonts w:ascii="Arial" w:cs="Arial" w:eastAsia="Arial" w:hAnsi="Arial"/>
          <w:shd w:fill="auto" w:val="clear"/>
          <w:rtl w:val="0"/>
        </w:rPr>
        <w:t xml:space="preserve">.</w:t>
      </w:r>
      <w:r w:rsidDel="00000000" w:rsidR="00000000" w:rsidRPr="00000000">
        <w:rPr>
          <w:rtl w:val="0"/>
        </w:rPr>
      </w:r>
    </w:p>
    <w:p w:rsidR="00000000" w:rsidDel="00000000" w:rsidP="00000000" w:rsidRDefault="00000000" w:rsidRPr="00000000" w14:paraId="00000744">
      <w:pPr>
        <w:spacing w:after="240" w:before="240" w:lineRule="auto"/>
        <w:ind w:left="0" w:right="0" w:firstLine="0"/>
        <w:rPr>
          <w:rFonts w:ascii="Arial" w:cs="Arial" w:eastAsia="Arial" w:hAnsi="Arial"/>
        </w:rPr>
      </w:pPr>
      <w:sdt>
        <w:sdtPr>
          <w:tag w:val="goog_rdk_37"/>
        </w:sdtPr>
        <w:sdtContent>
          <w:commentRangeStart w:id="32"/>
        </w:sdtContent>
      </w:sdt>
      <w:r w:rsidDel="00000000" w:rsidR="00000000" w:rsidRPr="00000000">
        <w:rPr>
          <w:rFonts w:ascii="Arial" w:cs="Arial" w:eastAsia="Arial" w:hAnsi="Arial"/>
          <w:rtl w:val="0"/>
        </w:rPr>
        <w:t xml:space="preserve">A Client will wait for a response if it wishes to ascertain that the Server has received and processed its sleep request. By doing so it will avoid having to:</w:t>
      </w:r>
    </w:p>
    <w:p w:rsidR="00000000" w:rsidDel="00000000" w:rsidP="00000000" w:rsidRDefault="00000000" w:rsidRPr="00000000" w14:paraId="00000745">
      <w:pPr>
        <w:numPr>
          <w:ilvl w:val="0"/>
          <w:numId w:val="16"/>
        </w:numPr>
        <w:spacing w:after="0" w:afterAutospacing="0" w:before="240" w:lineRule="auto"/>
        <w:ind w:left="720" w:right="0" w:hanging="360"/>
        <w:rPr>
          <w:rFonts w:ascii="Arial" w:cs="Arial" w:eastAsia="Arial" w:hAnsi="Arial"/>
        </w:rPr>
      </w:pPr>
      <w:r w:rsidDel="00000000" w:rsidR="00000000" w:rsidRPr="00000000">
        <w:rPr>
          <w:rFonts w:ascii="Arial" w:cs="Arial" w:eastAsia="Arial" w:hAnsi="Arial"/>
          <w:rtl w:val="0"/>
        </w:rPr>
        <w:t xml:space="preserve">reestablish a Virtual Connection on wakening if the Server did not receive the SLEEPREQ, or </w:t>
      </w:r>
    </w:p>
    <w:p w:rsidR="00000000" w:rsidDel="00000000" w:rsidP="00000000" w:rsidRDefault="00000000" w:rsidRPr="00000000" w14:paraId="00000746">
      <w:pPr>
        <w:numPr>
          <w:ilvl w:val="0"/>
          <w:numId w:val="16"/>
        </w:numPr>
        <w:spacing w:after="240" w:before="0" w:beforeAutospacing="0" w:lineRule="auto"/>
        <w:ind w:left="720" w:right="0" w:hanging="360"/>
        <w:rPr>
          <w:rFonts w:ascii="Arial" w:cs="Arial" w:eastAsia="Arial" w:hAnsi="Arial"/>
        </w:rPr>
      </w:pPr>
      <w:r w:rsidDel="00000000" w:rsidR="00000000" w:rsidRPr="00000000">
        <w:rPr>
          <w:rFonts w:ascii="Arial" w:cs="Arial" w:eastAsia="Arial" w:hAnsi="Arial"/>
          <w:rtl w:val="0"/>
        </w:rPr>
        <w:t xml:space="preserve">retransmit the SLEEPREQ if it does not receive a SLEEPRESP from the server.</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4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It is important for the Client to verify that the Server recognizes that the Client is going to sleep by waiting for a SLEEPRESP response.</w:t>
      </w:r>
    </w:p>
    <w:p w:rsidR="00000000" w:rsidDel="00000000" w:rsidP="00000000" w:rsidRDefault="00000000" w:rsidRPr="00000000" w14:paraId="0000074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A Client will not wait, or stop waiting, if it is concerned that it will use excess power to determine that the Server has received the SLEEPREQ.</w:t>
      </w:r>
      <w:r w:rsidDel="00000000" w:rsidR="00000000" w:rsidRPr="00000000">
        <w:rPr>
          <w:rtl w:val="0"/>
        </w:rPr>
      </w:r>
    </w:p>
    <w:p w:rsidR="00000000" w:rsidDel="00000000" w:rsidP="00000000" w:rsidRDefault="00000000" w:rsidRPr="00000000" w14:paraId="00000749">
      <w:pPr>
        <w:pStyle w:val="Heading2"/>
        <w:keepLines w:val="1"/>
        <w:spacing w:after="77" w:before="0" w:line="259" w:lineRule="auto"/>
        <w:ind w:left="0" w:firstLine="0"/>
        <w:rPr>
          <w:rFonts w:ascii="Arial" w:cs="Arial" w:eastAsia="Arial" w:hAnsi="Arial"/>
        </w:rPr>
      </w:pPr>
      <w:bookmarkStart w:colFirst="0" w:colLast="0" w:name="_heading=h.jym8s7ogwu9n" w:id="222"/>
      <w:bookmarkEnd w:id="222"/>
      <w:r w:rsidDel="00000000" w:rsidR="00000000" w:rsidRPr="00000000">
        <w:rPr>
          <w:rtl w:val="0"/>
        </w:rPr>
        <w:t xml:space="preserve">3.16 SLEEPRESP</w:t>
      </w:r>
      <w:r w:rsidDel="00000000" w:rsidR="00000000" w:rsidRPr="00000000">
        <w:rPr>
          <w:rFonts w:ascii="Arial" w:cs="Arial" w:eastAsia="Arial" w:hAnsi="Arial"/>
          <w:rtl w:val="0"/>
        </w:rPr>
        <w:t xml:space="preserve"> - Sleep response</w:t>
      </w:r>
    </w:p>
    <w:p w:rsidR="00000000" w:rsidDel="00000000" w:rsidP="00000000" w:rsidRDefault="00000000" w:rsidRPr="00000000" w14:paraId="0000074A">
      <w:pPr>
        <w:rPr/>
      </w:pPr>
      <w:r w:rsidDel="00000000" w:rsidR="00000000" w:rsidRPr="00000000">
        <w:rPr>
          <w:i w:val="1"/>
          <w:sz w:val="19"/>
          <w:szCs w:val="19"/>
          <w:rtl w:val="0"/>
        </w:rPr>
        <w:t xml:space="preserve">Figure 3-29 – SLEEPRESP Packet</w:t>
      </w:r>
      <w:r w:rsidDel="00000000" w:rsidR="00000000" w:rsidRPr="00000000">
        <w:rPr>
          <w:rtl w:val="0"/>
        </w:rPr>
      </w:r>
    </w:p>
    <w:p w:rsidR="00000000" w:rsidDel="00000000" w:rsidP="00000000" w:rsidRDefault="00000000" w:rsidRPr="00000000" w14:paraId="0000074B">
      <w:pPr>
        <w:rPr/>
      </w:pPr>
      <w:r w:rsidDel="00000000" w:rsidR="00000000" w:rsidRPr="00000000">
        <w:rPr/>
        <w:drawing>
          <wp:inline distB="114300" distT="114300" distL="114300" distR="114300">
            <wp:extent cx="5943600" cy="1092200"/>
            <wp:effectExtent b="0" l="0" r="0" t="0"/>
            <wp:docPr id="25" name="image2.png"/>
            <a:graphic>
              <a:graphicData uri="http://schemas.openxmlformats.org/drawingml/2006/picture">
                <pic:pic>
                  <pic:nvPicPr>
                    <pic:cNvPr id="0" name="image2.png"/>
                    <pic:cNvPicPr preferRelativeResize="0"/>
                  </pic:nvPicPr>
                  <pic:blipFill>
                    <a:blip r:embed="rId83"/>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74C">
      <w:pPr>
        <w:pStyle w:val="Heading3"/>
        <w:ind w:left="0" w:firstLine="0"/>
        <w:rPr/>
      </w:pPr>
      <w:bookmarkStart w:colFirst="0" w:colLast="0" w:name="_heading=h.lhdh9flvorts" w:id="223"/>
      <w:bookmarkEnd w:id="223"/>
      <w:r w:rsidDel="00000000" w:rsidR="00000000" w:rsidRPr="00000000">
        <w:rPr>
          <w:rtl w:val="0"/>
        </w:rPr>
        <w:t xml:space="preserve">3.16.1 SLEEPRESP Header</w:t>
      </w:r>
    </w:p>
    <w:p w:rsidR="00000000" w:rsidDel="00000000" w:rsidP="00000000" w:rsidRDefault="00000000" w:rsidRPr="00000000" w14:paraId="0000074D">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4E">
      <w:pPr>
        <w:pStyle w:val="Heading3"/>
        <w:ind w:left="0" w:firstLine="0"/>
        <w:rPr/>
      </w:pPr>
      <w:bookmarkStart w:colFirst="0" w:colLast="0" w:name="_heading=h.ts4rruwfri54" w:id="224"/>
      <w:bookmarkEnd w:id="224"/>
      <w:sdt>
        <w:sdtPr>
          <w:tag w:val="goog_rdk_38"/>
        </w:sdtPr>
        <w:sdtContent>
          <w:commentRangeStart w:id="33"/>
        </w:sdtContent>
      </w:sdt>
      <w:r w:rsidDel="00000000" w:rsidR="00000000" w:rsidRPr="00000000">
        <w:rPr>
          <w:rtl w:val="0"/>
        </w:rPr>
        <w:t xml:space="preserve">3.16.2 </w:t>
      </w:r>
      <w:commentRangeEnd w:id="33"/>
      <w:r w:rsidDel="00000000" w:rsidR="00000000" w:rsidRPr="00000000">
        <w:commentReference w:id="33"/>
      </w:r>
      <w:r w:rsidDel="00000000" w:rsidR="00000000" w:rsidRPr="00000000">
        <w:rPr>
          <w:rtl w:val="0"/>
        </w:rPr>
        <w:t xml:space="preserve">Packet Identifier</w:t>
      </w:r>
    </w:p>
    <w:p w:rsidR="00000000" w:rsidDel="00000000" w:rsidP="00000000" w:rsidRDefault="00000000" w:rsidRPr="00000000" w14:paraId="0000074F">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SLEEPREQ Packet being acknowledged.</w:t>
      </w:r>
      <w:r w:rsidDel="00000000" w:rsidR="00000000" w:rsidRPr="00000000">
        <w:rPr>
          <w:rtl w:val="0"/>
        </w:rPr>
      </w:r>
    </w:p>
    <w:p w:rsidR="00000000" w:rsidDel="00000000" w:rsidP="00000000" w:rsidRDefault="00000000" w:rsidRPr="00000000" w14:paraId="00000750">
      <w:pPr>
        <w:pStyle w:val="Heading2"/>
        <w:ind w:left="0" w:firstLine="0"/>
        <w:rPr/>
      </w:pPr>
      <w:bookmarkStart w:colFirst="0" w:colLast="0" w:name="_heading=h.20g8pmrelzu7" w:id="225"/>
      <w:bookmarkEnd w:id="225"/>
      <w:r w:rsidDel="00000000" w:rsidR="00000000" w:rsidRPr="00000000">
        <w:br w:type="page"/>
      </w:r>
      <w:r w:rsidDel="00000000" w:rsidR="00000000" w:rsidRPr="00000000">
        <w:rPr>
          <w:rtl w:val="0"/>
        </w:rPr>
      </w:r>
    </w:p>
    <w:p w:rsidR="00000000" w:rsidDel="00000000" w:rsidP="00000000" w:rsidRDefault="00000000" w:rsidRPr="00000000" w14:paraId="00000751">
      <w:pPr>
        <w:pStyle w:val="Heading2"/>
        <w:ind w:left="0" w:firstLine="0"/>
        <w:rPr/>
      </w:pPr>
      <w:bookmarkStart w:colFirst="0" w:colLast="0" w:name="_heading=h.15cqrsoyxc87" w:id="226"/>
      <w:bookmarkEnd w:id="226"/>
      <w:r w:rsidDel="00000000" w:rsidR="00000000" w:rsidRPr="00000000">
        <w:rPr>
          <w:rtl w:val="0"/>
        </w:rPr>
        <w:t xml:space="preserve">3.17 Protection Encapsulation</w:t>
      </w:r>
    </w:p>
    <w:p w:rsidR="00000000" w:rsidDel="00000000" w:rsidP="00000000" w:rsidRDefault="00000000" w:rsidRPr="00000000" w14:paraId="00000752">
      <w:pPr>
        <w:rPr/>
      </w:pPr>
      <w:r w:rsidDel="00000000" w:rsidR="00000000" w:rsidRPr="00000000">
        <w:rPr>
          <w:i w:val="1"/>
          <w:sz w:val="19"/>
          <w:szCs w:val="19"/>
          <w:rtl w:val="0"/>
        </w:rPr>
        <w:t xml:space="preserve">Figure 3-31 – Format of an Protection Encapsulated MQTT-SN Packet</w:t>
      </w:r>
      <w:r w:rsidDel="00000000" w:rsidR="00000000" w:rsidRPr="00000000">
        <w:rPr>
          <w:rtl w:val="0"/>
        </w:rPr>
      </w:r>
    </w:p>
    <w:p w:rsidR="00000000" w:rsidDel="00000000" w:rsidP="00000000" w:rsidRDefault="00000000" w:rsidRPr="00000000" w14:paraId="00000753">
      <w:pPr>
        <w:rPr/>
      </w:pPr>
      <w:r w:rsidDel="00000000" w:rsidR="00000000" w:rsidRPr="00000000">
        <w:rPr/>
        <w:drawing>
          <wp:inline distB="114300" distT="114300" distL="114300" distR="114300">
            <wp:extent cx="5943600" cy="5803900"/>
            <wp:effectExtent b="0" l="0" r="0" t="0"/>
            <wp:docPr id="55" name="image24.png"/>
            <a:graphic>
              <a:graphicData uri="http://schemas.openxmlformats.org/drawingml/2006/picture">
                <pic:pic>
                  <pic:nvPicPr>
                    <pic:cNvPr id="0" name="image24.png"/>
                    <pic:cNvPicPr preferRelativeResize="0"/>
                  </pic:nvPicPr>
                  <pic:blipFill>
                    <a:blip r:embed="rId84"/>
                    <a:srcRect b="0" l="0" r="0" t="0"/>
                    <a:stretch>
                      <a:fillRect/>
                    </a:stretch>
                  </pic:blipFill>
                  <pic:spPr>
                    <a:xfrm>
                      <a:off x="0" y="0"/>
                      <a:ext cx="59436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754">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r w:rsidDel="00000000" w:rsidR="00000000" w:rsidRPr="00000000">
        <w:rPr>
          <w:rFonts w:ascii="Arial" w:cs="Arial" w:eastAsia="Arial" w:hAnsi="Arial"/>
          <w:sz w:val="22"/>
          <w:szCs w:val="22"/>
          <w:rtl w:val="0"/>
        </w:rPr>
        <w:t xml:space="preserve"> packet is protected</w:t>
      </w:r>
      <w:r w:rsidDel="00000000" w:rsidR="00000000" w:rsidRPr="00000000">
        <w:rPr>
          <w:rFonts w:ascii="Arial" w:cs="Arial" w:eastAsia="Arial" w:hAnsi="Arial"/>
          <w:sz w:val="22"/>
          <w:szCs w:val="22"/>
          <w:rtl w:val="0"/>
        </w:rPr>
        <w:t xml:space="preserve">, using a number of prescribed protection schemes. </w:t>
      </w:r>
    </w:p>
    <w:p w:rsidR="00000000" w:rsidDel="00000000" w:rsidP="00000000" w:rsidRDefault="00000000" w:rsidRPr="00000000" w14:paraId="00000755">
      <w:pPr>
        <w:spacing w:after="9" w:line="276" w:lineRule="auto"/>
        <w:ind w:left="-5" w:right="4" w:firstLine="0"/>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The Sender identified by Sender Identifier is the originator of the protected MQTT-SN Packet and responsible for its protection. This responsibility MUST NOT be delegated to a third party like a Forwarder. </w:t>
      </w:r>
    </w:p>
    <w:p w:rsidR="00000000" w:rsidDel="00000000" w:rsidP="00000000" w:rsidRDefault="00000000" w:rsidRPr="00000000" w14:paraId="00000756">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Identification is required as the Sender and the Receiver of the protected packet must have access to the same shared key to be used directly or after derivation.</w:t>
      </w:r>
      <w:r w:rsidDel="00000000" w:rsidR="00000000" w:rsidRPr="00000000">
        <w:rPr>
          <w:rFonts w:ascii="Arial" w:cs="Arial" w:eastAsia="Arial" w:hAnsi="Arial"/>
          <w:sz w:val="22"/>
          <w:szCs w:val="22"/>
          <w:rtl w:val="0"/>
        </w:rPr>
        <w:t xml:space="preserve"> The Sender Identifier may not be related to the Network Address of the Sender.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0757">
      <w:pPr>
        <w:spacing w:after="9"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protected packet, like any other one, can be the payload of a Forwarder Encapsulated packet.</w:t>
      </w:r>
    </w:p>
    <w:p w:rsidR="00000000" w:rsidDel="00000000" w:rsidP="00000000" w:rsidRDefault="00000000" w:rsidRPr="00000000" w14:paraId="00000758">
      <w:pPr>
        <w:spacing w:line="276" w:lineRule="auto"/>
        <w:rPr>
          <w:rFonts w:ascii="Arial" w:cs="Arial" w:eastAsia="Arial" w:hAnsi="Arial"/>
          <w:sz w:val="22"/>
          <w:szCs w:val="22"/>
          <w:highlight w:val="yellow"/>
        </w:rPr>
      </w:pPr>
      <w:sdt>
        <w:sdtPr>
          <w:tag w:val="goog_rdk_39"/>
        </w:sdtPr>
        <w:sdtContent>
          <w:commentRangeStart w:id="34"/>
        </w:sdtContent>
      </w:sdt>
      <w:sdt>
        <w:sdtPr>
          <w:tag w:val="goog_rdk_40"/>
        </w:sdtPr>
        <w:sdtContent>
          <w:commentRangeStart w:id="35"/>
        </w:sdtContent>
      </w:sdt>
      <w:sdt>
        <w:sdtPr>
          <w:tag w:val="goog_rdk_41"/>
        </w:sdtPr>
        <w:sdtContent>
          <w:commentRangeStart w:id="36"/>
        </w:sdtContent>
      </w:sdt>
      <w:r w:rsidDel="00000000" w:rsidR="00000000" w:rsidRPr="00000000">
        <w:rPr>
          <w:rFonts w:ascii="Arial" w:cs="Arial" w:eastAsia="Arial" w:hAnsi="Arial"/>
          <w:sz w:val="22"/>
          <w:szCs w:val="22"/>
          <w:highlight w:val="yellow"/>
          <w:rtl w:val="0"/>
        </w:rPr>
        <w:t xml:space="preserve">When the PROTECTION packet is handled by a Gateway, it MUST be used to protect all MQTT-SN packets exchanged with a Client for which a shared key (indexed by its Sender Identifier) is available.</w:t>
      </w:r>
    </w:p>
    <w:p w:rsidR="00000000" w:rsidDel="00000000" w:rsidP="00000000" w:rsidRDefault="00000000" w:rsidRPr="00000000" w14:paraId="00000759">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5A">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Client is not enrolled to the Gateway (so the Gateway has no access to a key shared with it on the basis of its Sender Identifier) and the Client and Gateway are not in a private network, it is recommended that the Gateway process only MQTT-SN packets received over a DTLS session initiated with mutual authentication by the Client.</w:t>
      </w:r>
    </w:p>
    <w:p w:rsidR="00000000" w:rsidDel="00000000" w:rsidP="00000000" w:rsidRDefault="00000000" w:rsidRPr="00000000" w14:paraId="0000075B">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When the PROTECTION packet is handled by a Client, it MUST be used to protect all MQTT-SN packets exchanged with a Gateway for which a shared key (indexed by its </w:t>
      </w:r>
      <w:r w:rsidDel="00000000" w:rsidR="00000000" w:rsidRPr="00000000">
        <w:rPr>
          <w:rFonts w:ascii="Arial" w:cs="Arial" w:eastAsia="Arial" w:hAnsi="Arial"/>
          <w:color w:val="222222"/>
          <w:sz w:val="22"/>
          <w:szCs w:val="22"/>
          <w:highlight w:val="yellow"/>
          <w:rtl w:val="0"/>
        </w:rPr>
        <w:t xml:space="preserve">Gateway Identifier</w:t>
      </w:r>
      <w:r w:rsidDel="00000000" w:rsidR="00000000" w:rsidRPr="00000000">
        <w:rPr>
          <w:rFonts w:ascii="Arial" w:cs="Arial" w:eastAsia="Arial" w:hAnsi="Arial"/>
          <w:sz w:val="22"/>
          <w:szCs w:val="22"/>
          <w:highlight w:val="yellow"/>
          <w:rtl w:val="0"/>
        </w:rPr>
        <w:t xml:space="preserve">) is available.</w:t>
      </w:r>
    </w:p>
    <w:p w:rsidR="00000000" w:rsidDel="00000000" w:rsidP="00000000" w:rsidRDefault="00000000" w:rsidRPr="00000000" w14:paraId="0000075C">
      <w:pPr>
        <w:spacing w:line="276" w:lineRule="auto"/>
        <w:ind w:left="705" w:firstLine="0"/>
        <w:rPr>
          <w:rFonts w:ascii="Arial" w:cs="Arial" w:eastAsia="Arial" w:hAnsi="Arial"/>
          <w:b w:val="1"/>
          <w:sz w:val="22"/>
          <w:szCs w:val="22"/>
          <w:shd w:fill="auto" w:val="clear"/>
        </w:rPr>
      </w:pPr>
      <w:r w:rsidDel="00000000" w:rsidR="00000000" w:rsidRPr="00000000">
        <w:rPr>
          <w:rFonts w:ascii="Arial" w:cs="Arial" w:eastAsia="Arial" w:hAnsi="Arial"/>
          <w:b w:val="1"/>
          <w:sz w:val="22"/>
          <w:szCs w:val="22"/>
          <w:shd w:fill="auto" w:val="clear"/>
          <w:rtl w:val="0"/>
        </w:rPr>
        <w:t xml:space="preserve">Informative Comment</w:t>
      </w:r>
    </w:p>
    <w:p w:rsidR="00000000" w:rsidDel="00000000" w:rsidP="00000000" w:rsidRDefault="00000000" w:rsidRPr="00000000" w14:paraId="0000075D">
      <w:pPr>
        <w:spacing w:line="276" w:lineRule="auto"/>
        <w:ind w:left="705" w:firstLine="0"/>
        <w:rPr>
          <w:rFonts w:ascii="Arial" w:cs="Arial" w:eastAsia="Arial" w:hAnsi="Arial"/>
          <w:sz w:val="22"/>
          <w:szCs w:val="22"/>
          <w:shd w:fill="auto" w:val="clear"/>
        </w:rPr>
      </w:pPr>
      <w:r w:rsidDel="00000000" w:rsidR="00000000" w:rsidRPr="00000000">
        <w:rPr>
          <w:rFonts w:ascii="Arial" w:cs="Arial" w:eastAsia="Arial" w:hAnsi="Arial"/>
          <w:sz w:val="22"/>
          <w:szCs w:val="22"/>
          <w:shd w:fill="auto" w:val="clear"/>
          <w:rtl w:val="0"/>
        </w:rPr>
        <w:t xml:space="preserve">If the Gateway is not enrolled to the Client (so the Client has no access to a key shared with it on the basis of its Gateway Identifier) and the Client and Gateway are not in a private network, it is recommended for the Client to open a DTLS session and process only MQTT-SN packets received over it.</w:t>
      </w:r>
      <w:commentRangeEnd w:id="34"/>
      <w:r w:rsidDel="00000000" w:rsidR="00000000" w:rsidRPr="00000000">
        <w:commentReference w:id="34"/>
      </w:r>
      <w:commentRangeEnd w:id="35"/>
      <w:r w:rsidDel="00000000" w:rsidR="00000000" w:rsidRPr="00000000">
        <w:commentReference w:id="35"/>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75E">
      <w:pPr>
        <w:pStyle w:val="Heading3"/>
        <w:ind w:left="0" w:firstLine="0"/>
        <w:rPr/>
      </w:pPr>
      <w:bookmarkStart w:colFirst="0" w:colLast="0" w:name="_heading=h.j9tutdzg8gdj" w:id="227"/>
      <w:bookmarkEnd w:id="227"/>
      <w:r w:rsidDel="00000000" w:rsidR="00000000" w:rsidRPr="00000000">
        <w:rPr>
          <w:rtl w:val="0"/>
        </w:rPr>
        <w:t xml:space="preserve">3.17.1 Protection Encapsulation Header</w:t>
      </w:r>
    </w:p>
    <w:p w:rsidR="00000000" w:rsidDel="00000000" w:rsidP="00000000" w:rsidRDefault="00000000" w:rsidRPr="00000000" w14:paraId="0000075F">
      <w:pPr>
        <w:spacing w:after="174"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sz w:val="22"/>
          <w:szCs w:val="22"/>
          <w:rtl w:val="0"/>
        </w:rPr>
        <w:t xml:space="preserve"> for a detailed description.</w:t>
      </w:r>
    </w:p>
    <w:p w:rsidR="00000000" w:rsidDel="00000000" w:rsidP="00000000" w:rsidRDefault="00000000" w:rsidRPr="00000000" w14:paraId="00000760">
      <w:pPr>
        <w:pStyle w:val="Heading3"/>
        <w:ind w:left="0" w:firstLine="0"/>
        <w:rPr/>
      </w:pPr>
      <w:bookmarkStart w:colFirst="0" w:colLast="0" w:name="_heading=h.g1mmf1c4lvqh" w:id="228"/>
      <w:bookmarkEnd w:id="228"/>
      <w:r w:rsidDel="00000000" w:rsidR="00000000" w:rsidRPr="00000000">
        <w:rPr>
          <w:rtl w:val="0"/>
        </w:rPr>
        <w:t xml:space="preserve">3.17.2 Protection Flags</w:t>
      </w:r>
    </w:p>
    <w:p w:rsidR="00000000" w:rsidDel="00000000" w:rsidP="00000000" w:rsidRDefault="00000000" w:rsidRPr="00000000" w14:paraId="00000761">
      <w:pPr>
        <w:spacing w:after="98" w:before="0" w:line="276" w:lineRule="auto"/>
        <w:ind w:right="4"/>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Flags is a 1 byte field specifying the properties of the Protection Encapsulation. </w:t>
      </w:r>
    </w:p>
    <w:p w:rsidR="00000000" w:rsidDel="00000000" w:rsidP="00000000" w:rsidRDefault="00000000" w:rsidRPr="00000000" w14:paraId="00000762">
      <w:pPr>
        <w:pStyle w:val="Heading4"/>
        <w:spacing w:after="0" w:before="0" w:lineRule="auto"/>
        <w:ind w:left="0" w:firstLine="0"/>
        <w:rPr/>
      </w:pPr>
      <w:bookmarkStart w:colFirst="0" w:colLast="0" w:name="_heading=h.dgr37fcn70h7" w:id="229"/>
      <w:bookmarkEnd w:id="229"/>
      <w:r w:rsidDel="00000000" w:rsidR="00000000" w:rsidRPr="00000000">
        <w:rPr>
          <w:rtl w:val="0"/>
        </w:rPr>
        <w:t xml:space="preserve">3.17.2.1 Monotonic Counter Length</w:t>
      </w:r>
    </w:p>
    <w:p w:rsidR="00000000" w:rsidDel="00000000" w:rsidP="00000000" w:rsidRDefault="00000000" w:rsidRPr="00000000" w14:paraId="00000763">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0 and 1 of the Protection Flags. Labelled </w:t>
      </w:r>
      <w:r w:rsidDel="00000000" w:rsidR="00000000" w:rsidRPr="00000000">
        <w:rPr>
          <w:rFonts w:ascii="Arial" w:cs="Arial" w:eastAsia="Arial" w:hAnsi="Arial"/>
          <w:i w:val="1"/>
          <w:sz w:val="22"/>
          <w:szCs w:val="22"/>
          <w:rtl w:val="0"/>
        </w:rPr>
        <w:t xml:space="preserve">Counter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64">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 </w:t>
      </w:r>
      <w:r w:rsidDel="00000000" w:rsidR="00000000" w:rsidRPr="00000000">
        <w:rPr>
          <w:rFonts w:ascii="Arial" w:cs="Arial" w:eastAsia="Arial" w:hAnsi="Arial"/>
          <w:color w:val="222222"/>
          <w:sz w:val="22"/>
          <w:szCs w:val="22"/>
          <w:rtl w:val="0"/>
        </w:rPr>
        <w:t xml:space="preserve">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0765">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 0x3 is Reserved;</w:t>
      </w:r>
      <w:r w:rsidDel="00000000" w:rsidR="00000000" w:rsidRPr="00000000">
        <w:rPr>
          <w:rtl w:val="0"/>
        </w:rPr>
      </w:r>
    </w:p>
    <w:p w:rsidR="00000000" w:rsidDel="00000000" w:rsidP="00000000" w:rsidRDefault="00000000" w:rsidRPr="00000000" w14:paraId="00000766">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0767">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0768">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monotonic counter field is not present.</w:t>
      </w:r>
    </w:p>
    <w:p w:rsidR="00000000" w:rsidDel="00000000" w:rsidP="00000000" w:rsidRDefault="00000000" w:rsidRPr="00000000" w14:paraId="00000769">
      <w:pPr>
        <w:pStyle w:val="Heading4"/>
        <w:spacing w:after="0" w:before="200" w:lineRule="auto"/>
        <w:ind w:left="0" w:firstLine="0"/>
        <w:rPr/>
      </w:pPr>
      <w:bookmarkStart w:colFirst="0" w:colLast="0" w:name="_heading=h.ur276rc44plv" w:id="230"/>
      <w:bookmarkEnd w:id="230"/>
      <w:r w:rsidDel="00000000" w:rsidR="00000000" w:rsidRPr="00000000">
        <w:rPr>
          <w:rtl w:val="0"/>
        </w:rPr>
        <w:t xml:space="preserve">3.17.2.2 Cryptographic Material Length</w:t>
      </w:r>
    </w:p>
    <w:p w:rsidR="00000000" w:rsidDel="00000000" w:rsidP="00000000" w:rsidRDefault="00000000" w:rsidRPr="00000000" w14:paraId="0000076A">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2 and 3 of the Protection Flags. Labelled </w:t>
      </w:r>
      <w:r w:rsidDel="00000000" w:rsidR="00000000" w:rsidRPr="00000000">
        <w:rPr>
          <w:rFonts w:ascii="Arial" w:cs="Arial" w:eastAsia="Arial" w:hAnsi="Arial"/>
          <w:i w:val="1"/>
          <w:sz w:val="22"/>
          <w:szCs w:val="22"/>
          <w:rtl w:val="0"/>
        </w:rPr>
        <w:t xml:space="preserve">Crypto Length</w:t>
      </w:r>
      <w:r w:rsidDel="00000000" w:rsidR="00000000" w:rsidRPr="00000000">
        <w:rPr>
          <w:rFonts w:ascii="Arial" w:cs="Arial" w:eastAsia="Arial" w:hAnsi="Arial"/>
          <w:sz w:val="22"/>
          <w:szCs w:val="22"/>
          <w:rtl w:val="0"/>
        </w:rPr>
        <w:t xml:space="preserve"> in Figure 3-35.</w:t>
      </w:r>
    </w:p>
    <w:p w:rsidR="00000000" w:rsidDel="00000000" w:rsidP="00000000" w:rsidRDefault="00000000" w:rsidRPr="00000000" w14:paraId="0000076B">
      <w:pPr>
        <w:spacing w:after="0" w:before="0" w:line="276" w:lineRule="auto"/>
        <w:ind w:left="0"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Specifies</w:t>
      </w:r>
      <w:r w:rsidDel="00000000" w:rsidR="00000000" w:rsidRPr="00000000">
        <w:rPr>
          <w:rFonts w:ascii="Arial" w:cs="Arial" w:eastAsia="Arial" w:hAnsi="Arial"/>
          <w:b w:val="1"/>
          <w:color w:val="222222"/>
          <w:sz w:val="22"/>
          <w:szCs w:val="22"/>
          <w:rtl w:val="0"/>
        </w:rPr>
        <w:t xml:space="preserve"> </w:t>
      </w:r>
      <w:r w:rsidDel="00000000" w:rsidR="00000000" w:rsidRPr="00000000">
        <w:rPr>
          <w:rFonts w:ascii="Arial" w:cs="Arial" w:eastAsia="Arial" w:hAnsi="Arial"/>
          <w:color w:val="222222"/>
          <w:sz w:val="22"/>
          <w:szCs w:val="22"/>
          <w:rtl w:val="0"/>
        </w:rPr>
        <w:t xml:space="preserve">the number of 16 bit groups forming the cryptographic material in big-endian order. Below the meaning of each possible value:</w:t>
      </w:r>
      <w:r w:rsidDel="00000000" w:rsidR="00000000" w:rsidRPr="00000000">
        <w:rPr>
          <w:rtl w:val="0"/>
        </w:rPr>
      </w:r>
    </w:p>
    <w:p w:rsidR="00000000" w:rsidDel="00000000" w:rsidP="00000000" w:rsidRDefault="00000000" w:rsidRPr="00000000" w14:paraId="0000076C">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0x3, a cryptographic material field of 96 bits (12 bytes) is present</w:t>
      </w:r>
      <w:r w:rsidDel="00000000" w:rsidR="00000000" w:rsidRPr="00000000">
        <w:rPr>
          <w:rtl w:val="0"/>
        </w:rPr>
      </w:r>
    </w:p>
    <w:p w:rsidR="00000000" w:rsidDel="00000000" w:rsidP="00000000" w:rsidRDefault="00000000" w:rsidRPr="00000000" w14:paraId="0000076D">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0x2, a cryptographic material field of 32 bits (4 bytes) is present</w:t>
      </w:r>
      <w:r w:rsidDel="00000000" w:rsidR="00000000" w:rsidRPr="00000000">
        <w:rPr>
          <w:rtl w:val="0"/>
        </w:rPr>
      </w:r>
    </w:p>
    <w:p w:rsidR="00000000" w:rsidDel="00000000" w:rsidP="00000000" w:rsidRDefault="00000000" w:rsidRPr="00000000" w14:paraId="0000076E">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0x1, a cryptographic material field of 16 bits (2 bytes) is present</w:t>
      </w:r>
      <w:r w:rsidDel="00000000" w:rsidR="00000000" w:rsidRPr="00000000">
        <w:rPr>
          <w:rtl w:val="0"/>
        </w:rPr>
      </w:r>
    </w:p>
    <w:p w:rsidR="00000000" w:rsidDel="00000000" w:rsidP="00000000" w:rsidRDefault="00000000" w:rsidRPr="00000000" w14:paraId="0000076F">
      <w:pPr>
        <w:numPr>
          <w:ilvl w:val="0"/>
          <w:numId w:val="51"/>
        </w:numPr>
        <w:spacing w:after="20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 the cryptographic material field is not present.</w:t>
      </w:r>
      <w:r w:rsidDel="00000000" w:rsidR="00000000" w:rsidRPr="00000000">
        <w:rPr>
          <w:rtl w:val="0"/>
        </w:rPr>
      </w:r>
    </w:p>
    <w:p w:rsidR="00000000" w:rsidDel="00000000" w:rsidP="00000000" w:rsidRDefault="00000000" w:rsidRPr="00000000" w14:paraId="00000770">
      <w:pPr>
        <w:pStyle w:val="Heading4"/>
        <w:spacing w:after="98" w:before="0" w:line="248.00000000000006" w:lineRule="auto"/>
        <w:ind w:left="0" w:firstLine="0"/>
        <w:rPr/>
      </w:pPr>
      <w:bookmarkStart w:colFirst="0" w:colLast="0" w:name="_heading=h.dvegbdq024g" w:id="231"/>
      <w:bookmarkEnd w:id="231"/>
      <w:r w:rsidDel="00000000" w:rsidR="00000000" w:rsidRPr="00000000">
        <w:rPr>
          <w:rtl w:val="0"/>
        </w:rPr>
        <w:t xml:space="preserve">3.17.2.3 Authentication Tag Length</w:t>
      </w:r>
    </w:p>
    <w:p w:rsidR="00000000" w:rsidDel="00000000" w:rsidP="00000000" w:rsidRDefault="00000000" w:rsidRPr="00000000" w14:paraId="00000771">
      <w:pPr>
        <w:spacing w:line="276" w:lineRule="auto"/>
        <w:rPr>
          <w:rFonts w:ascii="Arial" w:cs="Arial" w:eastAsia="Arial" w:hAnsi="Arial"/>
          <w:sz w:val="22"/>
          <w:szCs w:val="22"/>
        </w:rPr>
      </w:pPr>
      <w:r w:rsidDel="00000000" w:rsidR="00000000" w:rsidRPr="00000000">
        <w:rPr>
          <w:rFonts w:ascii="Arial" w:cs="Arial" w:eastAsia="Arial" w:hAnsi="Arial"/>
          <w:b w:val="1"/>
          <w:sz w:val="22"/>
          <w:szCs w:val="22"/>
          <w:rtl w:val="0"/>
        </w:rPr>
        <w:t xml:space="preserve">Position:</w:t>
      </w:r>
      <w:r w:rsidDel="00000000" w:rsidR="00000000" w:rsidRPr="00000000">
        <w:rPr>
          <w:rFonts w:ascii="Arial" w:cs="Arial" w:eastAsia="Arial" w:hAnsi="Arial"/>
          <w:sz w:val="22"/>
          <w:szCs w:val="22"/>
          <w:rtl w:val="0"/>
        </w:rPr>
        <w:t xml:space="preserve"> bits 4 through 7 of the Protection Flags.</w:t>
      </w:r>
    </w:p>
    <w:p w:rsidR="00000000" w:rsidDel="00000000" w:rsidP="00000000" w:rsidRDefault="00000000" w:rsidRPr="00000000" w14:paraId="00000772">
      <w:pPr>
        <w:spacing w:after="98" w:before="0" w:line="276" w:lineRule="auto"/>
        <w:ind w:left="0" w:right="4" w:firstLine="0"/>
        <w:rPr>
          <w:rFonts w:ascii="Arial" w:cs="Arial" w:eastAsia="Arial" w:hAnsi="Arial"/>
          <w:sz w:val="22"/>
          <w:szCs w:val="22"/>
        </w:rPr>
      </w:pPr>
      <w:r w:rsidDel="00000000" w:rsidR="00000000" w:rsidRPr="00000000">
        <w:rPr>
          <w:rFonts w:ascii="Arial" w:cs="Arial" w:eastAsia="Arial" w:hAnsi="Arial"/>
          <w:color w:val="222222"/>
          <w:sz w:val="22"/>
          <w:szCs w:val="22"/>
          <w:rtl w:val="0"/>
        </w:rPr>
        <w:t xml:space="preserve">D</w:t>
      </w:r>
      <w:r w:rsidDel="00000000" w:rsidR="00000000" w:rsidRPr="00000000">
        <w:rPr>
          <w:rFonts w:ascii="Arial" w:cs="Arial" w:eastAsia="Arial" w:hAnsi="Arial"/>
          <w:color w:val="222222"/>
          <w:sz w:val="22"/>
          <w:szCs w:val="22"/>
          <w:rtl w:val="0"/>
        </w:rPr>
        <w:t xml:space="preserve">efines the size of the authentication tag.</w:t>
      </w:r>
      <w:r w:rsidDel="00000000" w:rsidR="00000000" w:rsidRPr="00000000">
        <w:rPr>
          <w:rtl w:val="0"/>
        </w:rPr>
      </w:r>
    </w:p>
    <w:p w:rsidR="00000000" w:rsidDel="00000000" w:rsidP="00000000" w:rsidRDefault="00000000" w:rsidRPr="00000000" w14:paraId="00000773">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Only 14 of the 16 possible values are allowed:</w:t>
      </w:r>
    </w:p>
    <w:p w:rsidR="00000000" w:rsidDel="00000000" w:rsidP="00000000" w:rsidRDefault="00000000" w:rsidRPr="00000000" w14:paraId="00000774">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w:t>
      </w:r>
      <w:r w:rsidDel="00000000" w:rsidR="00000000" w:rsidRPr="00000000">
        <w:rPr>
          <w:rFonts w:ascii="Arial" w:cs="Arial" w:eastAsia="Arial" w:hAnsi="Arial"/>
          <w:color w:val="222222"/>
          <w:sz w:val="22"/>
          <w:szCs w:val="22"/>
          <w:rtl w:val="0"/>
        </w:rPr>
        <w:t xml:space="preserve">f 0x00, the authentication tag length is provider defined;</w:t>
      </w:r>
    </w:p>
    <w:p w:rsidR="00000000" w:rsidDel="00000000" w:rsidP="00000000" w:rsidRDefault="00000000" w:rsidRPr="00000000" w14:paraId="00000775">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0x01, the authentication tag length is defined by the protection scheme nominal tag length and this is the only value allowed if the protection scheme is not “Authentication Only”;</w:t>
      </w:r>
    </w:p>
    <w:p w:rsidR="00000000" w:rsidDel="00000000" w:rsidP="00000000" w:rsidRDefault="00000000" w:rsidRPr="00000000" w14:paraId="00000776">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values from 0x2 to 0x3 are Reserved;</w:t>
      </w:r>
    </w:p>
    <w:p w:rsidR="00000000" w:rsidDel="00000000" w:rsidP="00000000" w:rsidRDefault="00000000" w:rsidRPr="00000000" w14:paraId="00000777">
      <w:pPr>
        <w:numPr>
          <w:ilvl w:val="1"/>
          <w:numId w:val="51"/>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any other value 0xZ, so between 0x4 and 0xF, is allowed only for the truncation of “Authentication Only” protection schemes and the authentication tag length will be (0xZ)*16 bits; for example</w:t>
      </w:r>
    </w:p>
    <w:p w:rsidR="00000000" w:rsidDel="00000000" w:rsidP="00000000" w:rsidRDefault="00000000" w:rsidRPr="00000000" w14:paraId="00000778">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0xF, the Authentication tag length will be (0xF)*16=240 bits;</w:t>
      </w:r>
    </w:p>
    <w:p w:rsidR="00000000" w:rsidDel="00000000" w:rsidP="00000000" w:rsidRDefault="00000000" w:rsidRPr="00000000" w14:paraId="00000779">
      <w:pPr>
        <w:numPr>
          <w:ilvl w:val="2"/>
          <w:numId w:val="51"/>
        </w:numPr>
        <w:spacing w:after="0" w:before="0" w:line="276" w:lineRule="auto"/>
        <w:ind w:left="216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value is 0x4, the Authentication tag length will be (0x4)*16=64 bits.</w:t>
      </w:r>
    </w:p>
    <w:p w:rsidR="00000000" w:rsidDel="00000000" w:rsidP="00000000" w:rsidRDefault="00000000" w:rsidRPr="00000000" w14:paraId="0000077A">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a truncation of the output of the authentication algorithm is required, it has to be taken in most significant bits first order (leftmost bits).</w:t>
      </w:r>
    </w:p>
    <w:p w:rsidR="00000000" w:rsidDel="00000000" w:rsidP="00000000" w:rsidRDefault="00000000" w:rsidRPr="00000000" w14:paraId="0000077B">
      <w:pPr>
        <w:numPr>
          <w:ilvl w:val="0"/>
          <w:numId w:val="51"/>
        </w:numPr>
        <w:spacing w:after="0" w:before="0" w:line="276" w:lineRule="auto"/>
        <w:ind w:left="72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Some 0xZ values are not allowed for some “Authentication Only” protection schemes because they define a tag size bigger than the nominal tag size. For example, values from 0x09 (144 bits) to 0x0F (240 bits) are not allowed for “Authentication Only” protection schemes with a nominal tag size less than 144 bits, such as CMAC-128, CMAC-192, CMAC-256.</w:t>
      </w:r>
      <w:r w:rsidDel="00000000" w:rsidR="00000000" w:rsidRPr="00000000">
        <w:rPr>
          <w:rtl w:val="0"/>
        </w:rPr>
      </w:r>
    </w:p>
    <w:p w:rsidR="00000000" w:rsidDel="00000000" w:rsidP="00000000" w:rsidRDefault="00000000" w:rsidRPr="00000000" w14:paraId="0000077C">
      <w:pPr>
        <w:pStyle w:val="Heading3"/>
        <w:ind w:left="0" w:firstLine="0"/>
        <w:rPr/>
      </w:pPr>
      <w:bookmarkStart w:colFirst="0" w:colLast="0" w:name="_heading=h.m1zk7agco355" w:id="232"/>
      <w:bookmarkEnd w:id="232"/>
      <w:r w:rsidDel="00000000" w:rsidR="00000000" w:rsidRPr="00000000">
        <w:rPr>
          <w:rtl w:val="0"/>
        </w:rPr>
        <w:t xml:space="preserve">3.17.3 Protection Scheme</w:t>
      </w:r>
    </w:p>
    <w:p w:rsidR="00000000" w:rsidDel="00000000" w:rsidP="00000000" w:rsidRDefault="00000000" w:rsidRPr="00000000" w14:paraId="0000077D">
      <w:pPr>
        <w:spacing w:after="20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A (1 byte) field which should contain one of the not Reserved indexes in the following table. In general two types of protection scheme are considered: </w:t>
      </w:r>
      <w:r w:rsidDel="00000000" w:rsidR="00000000" w:rsidRPr="00000000">
        <w:rPr>
          <w:rFonts w:ascii="Arial" w:cs="Arial" w:eastAsia="Arial" w:hAnsi="Arial"/>
          <w:b w:val="1"/>
          <w:color w:val="222222"/>
          <w:sz w:val="22"/>
          <w:szCs w:val="22"/>
          <w:rtl w:val="0"/>
        </w:rPr>
        <w:t xml:space="preserve">Authentication only</w:t>
      </w:r>
      <w:r w:rsidDel="00000000" w:rsidR="00000000" w:rsidRPr="00000000">
        <w:rPr>
          <w:rFonts w:ascii="Arial" w:cs="Arial" w:eastAsia="Arial" w:hAnsi="Arial"/>
          <w:color w:val="222222"/>
          <w:sz w:val="22"/>
          <w:szCs w:val="22"/>
          <w:rtl w:val="0"/>
        </w:rPr>
        <w:t xml:space="preserve"> (like HMAC or CMAC) and </w:t>
      </w:r>
      <w:r w:rsidDel="00000000" w:rsidR="00000000" w:rsidRPr="00000000">
        <w:rPr>
          <w:rFonts w:ascii="Arial" w:cs="Arial" w:eastAsia="Arial" w:hAnsi="Arial"/>
          <w:b w:val="1"/>
          <w:color w:val="222222"/>
          <w:sz w:val="22"/>
          <w:szCs w:val="22"/>
          <w:rtl w:val="0"/>
        </w:rPr>
        <w:t xml:space="preserve">AEAD</w:t>
      </w:r>
      <w:r w:rsidDel="00000000" w:rsidR="00000000" w:rsidRPr="00000000">
        <w:rPr>
          <w:rFonts w:ascii="Arial" w:cs="Arial" w:eastAsia="Arial" w:hAnsi="Arial"/>
          <w:color w:val="222222"/>
          <w:sz w:val="22"/>
          <w:szCs w:val="22"/>
          <w:rtl w:val="0"/>
        </w:rPr>
        <w:t xml:space="preserve"> (Authenticated Encryption with Associated Data, like GCM, CCM or ChaCha20/Poly1305).</w:t>
      </w:r>
    </w:p>
    <w:p w:rsidR="00000000" w:rsidDel="00000000" w:rsidP="00000000" w:rsidRDefault="00000000" w:rsidRPr="00000000" w14:paraId="0000077E">
      <w:pPr>
        <w:rPr>
          <w:rFonts w:ascii="Arial" w:cs="Arial" w:eastAsia="Arial" w:hAnsi="Arial"/>
          <w:color w:val="222222"/>
        </w:rPr>
      </w:pPr>
      <w:r w:rsidDel="00000000" w:rsidR="00000000" w:rsidRPr="00000000">
        <w:rPr>
          <w:i w:val="1"/>
          <w:sz w:val="19"/>
          <w:szCs w:val="19"/>
          <w:rtl w:val="0"/>
        </w:rPr>
        <w:t xml:space="preserve">Figure 3-32 – Protection Schemes</w:t>
      </w:r>
      <w:r w:rsidDel="00000000" w:rsidR="00000000" w:rsidRPr="00000000">
        <w:rPr>
          <w:rtl w:val="0"/>
        </w:rPr>
      </w:r>
    </w:p>
    <w:tbl>
      <w:tblPr>
        <w:tblStyle w:val="Table1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7F">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80">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81">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Authentication</w:t>
            </w:r>
          </w:p>
          <w:p w:rsidR="00000000" w:rsidDel="00000000" w:rsidP="00000000" w:rsidRDefault="00000000" w:rsidRPr="00000000" w14:paraId="00000782">
            <w:pPr>
              <w:keepLines w:val="1"/>
              <w:spacing w:after="0" w:before="0" w:line="24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83">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0784">
            <w:pPr>
              <w:keepLines w:val="1"/>
              <w:spacing w:after="0" w:before="0" w:lineRule="auto"/>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Nominal Tag Size</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6">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B">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D">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8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8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0">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4">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5">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9">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A">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B">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9E">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9F">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0">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1">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2">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3">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4">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5">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8">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9">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AD">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E">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A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2">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3">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7">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8">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BC">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D">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B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1">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2">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6">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7">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CB">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C">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C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0">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1">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5">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6">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7">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A">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B">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C">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D">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DE">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d9d9d9" w:val="clear"/>
            <w:tcMar>
              <w:left w:w="0.0" w:type="dxa"/>
              <w:right w:w="0.0" w:type="dxa"/>
            </w:tcMar>
            <w:vAlign w:val="center"/>
          </w:tcPr>
          <w:p w:rsidR="00000000" w:rsidDel="00000000" w:rsidP="00000000" w:rsidRDefault="00000000" w:rsidRPr="00000000" w14:paraId="000007DF">
            <w:pPr>
              <w:rPr>
                <w:rFonts w:ascii="Arial" w:cs="Arial" w:eastAsia="Arial" w:hAnsi="Arial"/>
                <w:color w:val="222222"/>
                <w:shd w:fill="d9d9d9" w:val="clear"/>
              </w:rPr>
            </w:pPr>
            <w:r w:rsidDel="00000000" w:rsidR="00000000" w:rsidRPr="00000000">
              <w:rPr>
                <w:rFonts w:ascii="Arial" w:cs="Arial" w:eastAsia="Arial" w:hAnsi="Arial"/>
                <w:color w:val="222222"/>
                <w:shd w:fill="d9d9d9" w:val="clear"/>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0">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07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07E4">
      <w:pPr>
        <w:spacing w:after="0" w:before="200" w:line="276" w:lineRule="auto"/>
        <w:rPr>
          <w:rFonts w:ascii="Arial" w:cs="Arial" w:eastAsia="Arial" w:hAnsi="Arial"/>
          <w:b w:val="1"/>
          <w:color w:val="222222"/>
          <w:sz w:val="22"/>
          <w:szCs w:val="22"/>
        </w:rPr>
      </w:pPr>
      <w:r w:rsidDel="00000000" w:rsidR="00000000" w:rsidRPr="00000000">
        <w:rPr>
          <w:rFonts w:ascii="Arial" w:cs="Arial" w:eastAsia="Arial" w:hAnsi="Arial"/>
          <w:b w:val="1"/>
          <w:color w:val="222222"/>
          <w:sz w:val="22"/>
          <w:szCs w:val="22"/>
          <w:rtl w:val="0"/>
        </w:rPr>
        <w:t xml:space="preserve">Note(s):</w:t>
      </w:r>
    </w:p>
    <w:p w:rsidR="00000000" w:rsidDel="00000000" w:rsidP="00000000" w:rsidRDefault="00000000" w:rsidRPr="00000000" w14:paraId="000007E5">
      <w:pPr>
        <w:numPr>
          <w:ilvl w:val="0"/>
          <w:numId w:val="46"/>
        </w:numPr>
        <w:spacing w:after="0" w:before="0" w:line="276" w:lineRule="auto"/>
        <w:ind w:left="720" w:hanging="360"/>
        <w:rPr>
          <w:rFonts w:ascii="Arial" w:cs="Arial" w:eastAsia="Arial" w:hAnsi="Arial"/>
          <w:sz w:val="22"/>
          <w:szCs w:val="22"/>
        </w:rPr>
      </w:pPr>
      <w:sdt>
        <w:sdtPr>
          <w:tag w:val="goog_rdk_42"/>
        </w:sdtPr>
        <w:sdtContent>
          <w:commentRangeStart w:id="37"/>
        </w:sdtContent>
      </w:sdt>
      <w:r w:rsidDel="00000000" w:rsidR="00000000" w:rsidRPr="00000000">
        <w:rPr>
          <w:rFonts w:ascii="Arial" w:cs="Arial" w:eastAsia="Arial" w:hAnsi="Arial"/>
          <w:color w:val="222222"/>
          <w:sz w:val="22"/>
          <w:szCs w:val="22"/>
          <w:rtl w:val="0"/>
        </w:rPr>
        <w:t xml:space="preserve">Reference </w:t>
      </w:r>
      <w:hyperlink r:id="rId85">
        <w:r w:rsidDel="00000000" w:rsidR="00000000" w:rsidRPr="00000000">
          <w:rPr>
            <w:rFonts w:ascii="Arial" w:cs="Arial" w:eastAsia="Arial" w:hAnsi="Arial"/>
            <w:color w:val="1155cc"/>
            <w:sz w:val="22"/>
            <w:szCs w:val="22"/>
            <w:u w:val="single"/>
            <w:rtl w:val="0"/>
          </w:rPr>
          <w:t xml:space="preserve">https://www.rfc-editor.org/rfc/rfc2104</w:t>
        </w:r>
      </w:hyperlink>
      <w:r w:rsidDel="00000000" w:rsidR="00000000" w:rsidRPr="00000000">
        <w:rPr>
          <w:rtl w:val="0"/>
        </w:rPr>
      </w:r>
    </w:p>
    <w:p w:rsidR="00000000" w:rsidDel="00000000" w:rsidP="00000000" w:rsidRDefault="00000000" w:rsidRPr="00000000" w14:paraId="000007E6">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6">
        <w:r w:rsidDel="00000000" w:rsidR="00000000" w:rsidRPr="00000000">
          <w:rPr>
            <w:rFonts w:ascii="Arial" w:cs="Arial" w:eastAsia="Arial" w:hAnsi="Arial"/>
            <w:sz w:val="22"/>
            <w:szCs w:val="22"/>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07E7">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 </w:t>
      </w:r>
      <w:hyperlink r:id="rId87">
        <w:r w:rsidDel="00000000" w:rsidR="00000000" w:rsidRPr="00000000">
          <w:rPr>
            <w:rFonts w:ascii="Arial" w:cs="Arial" w:eastAsia="Arial" w:hAnsi="Arial"/>
            <w:sz w:val="22"/>
            <w:szCs w:val="22"/>
            <w:rtl w:val="0"/>
          </w:rPr>
          <w:t xml:space="preserve">https://www.rfc-editor.org/rfc/rfc4493</w:t>
        </w:r>
      </w:hyperlink>
      <w:r w:rsidDel="00000000" w:rsidR="00000000" w:rsidRPr="00000000">
        <w:rPr>
          <w:rFonts w:ascii="Arial" w:cs="Arial" w:eastAsia="Arial" w:hAnsi="Arial"/>
          <w:sz w:val="22"/>
          <w:szCs w:val="22"/>
          <w:rtl w:val="0"/>
        </w:rPr>
        <w:t xml:space="preserve"> and </w:t>
      </w:r>
      <w:hyperlink r:id="rId88">
        <w:r w:rsidDel="00000000" w:rsidR="00000000" w:rsidRPr="00000000">
          <w:rPr>
            <w:rFonts w:ascii="Arial" w:cs="Arial" w:eastAsia="Arial" w:hAnsi="Arial"/>
            <w:sz w:val="22"/>
            <w:szCs w:val="22"/>
            <w:rtl w:val="0"/>
          </w:rPr>
          <w:t xml:space="preserve">https://nvlpubs.nist.gov/nistpubs/SpecialPublications/NIST.SP.800-38b.pdf</w:t>
        </w:r>
      </w:hyperlink>
      <w:r w:rsidDel="00000000" w:rsidR="00000000" w:rsidRPr="00000000">
        <w:rPr>
          <w:rFonts w:ascii="Arial" w:cs="Arial" w:eastAsia="Arial" w:hAnsi="Arial"/>
          <w:sz w:val="22"/>
          <w:szCs w:val="22"/>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07E8">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Reference</w:t>
      </w:r>
      <w:hyperlink r:id="rId89">
        <w:r w:rsidDel="00000000" w:rsidR="00000000" w:rsidRPr="00000000">
          <w:rPr>
            <w:rFonts w:ascii="Arial" w:cs="Arial" w:eastAsia="Arial" w:hAnsi="Arial"/>
            <w:sz w:val="22"/>
            <w:szCs w:val="22"/>
            <w:rtl w:val="0"/>
          </w:rPr>
          <w:t xml:space="preserve"> </w:t>
        </w:r>
      </w:hyperlink>
      <w:hyperlink r:id="rId90">
        <w:r w:rsidDel="00000000" w:rsidR="00000000" w:rsidRPr="00000000">
          <w:rPr>
            <w:rFonts w:ascii="Arial" w:cs="Arial" w:eastAsia="Arial" w:hAnsi="Arial"/>
            <w:sz w:val="22"/>
            <w:szCs w:val="22"/>
            <w:rtl w:val="0"/>
          </w:rPr>
          <w:t xml:space="preserve">https://www.rfc-editor.org/rfc/rfc3610</w:t>
        </w:r>
      </w:hyperlink>
      <w:r w:rsidDel="00000000" w:rsidR="00000000" w:rsidRPr="00000000">
        <w:rPr>
          <w:rFonts w:ascii="Arial" w:cs="Arial" w:eastAsia="Arial" w:hAnsi="Arial"/>
          <w:sz w:val="22"/>
          <w:szCs w:val="22"/>
          <w:rtl w:val="0"/>
        </w:rPr>
        <w:t xml:space="preserve"> and security considerations on </w:t>
      </w:r>
      <w:hyperlink r:id="rId91">
        <w:r w:rsidDel="00000000" w:rsidR="00000000" w:rsidRPr="00000000">
          <w:rPr>
            <w:rFonts w:ascii="Arial" w:cs="Arial" w:eastAsia="Arial" w:hAnsi="Arial"/>
            <w:sz w:val="22"/>
            <w:szCs w:val="22"/>
            <w:rtl w:val="0"/>
          </w:rPr>
          <w:t xml:space="preserve">https://www.rfc-editor.org/rfc/rfc8152#section-10.2.1</w:t>
        </w:r>
      </w:hyperlink>
      <w:r w:rsidDel="00000000" w:rsidR="00000000" w:rsidRPr="00000000">
        <w:rPr>
          <w:rtl w:val="0"/>
        </w:rPr>
      </w:r>
    </w:p>
    <w:p w:rsidR="00000000" w:rsidDel="00000000" w:rsidP="00000000" w:rsidRDefault="00000000" w:rsidRPr="00000000" w14:paraId="000007E9">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07EA">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https://nvlpubs.nist.gov/nistpubs/Legacy/SP/nistspecialpublication800-38d.pdf</w:t>
      </w:r>
      <w:r w:rsidDel="00000000" w:rsidR="00000000" w:rsidRPr="00000000">
        <w:rPr>
          <w:rFonts w:ascii="Arial" w:cs="Arial" w:eastAsia="Arial" w:hAnsi="Arial"/>
          <w:sz w:val="22"/>
          <w:szCs w:val="22"/>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07EB">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AES GCM requires a </w:t>
      </w:r>
      <w:r w:rsidDel="00000000" w:rsidR="00000000" w:rsidRPr="00000000">
        <w:rPr>
          <w:rFonts w:ascii="Arial" w:cs="Arial" w:eastAsia="Arial" w:hAnsi="Arial"/>
          <w:color w:val="222222"/>
          <w:sz w:val="22"/>
          <w:szCs w:val="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07EC">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07ED">
      <w:pPr>
        <w:numPr>
          <w:ilvl w:val="0"/>
          <w:numId w:val="46"/>
        </w:numPr>
        <w:spacing w:after="0" w:before="0" w:line="276" w:lineRule="auto"/>
        <w:ind w:left="720" w:hanging="360"/>
        <w:rPr>
          <w:rFonts w:ascii="Arial" w:cs="Arial" w:eastAsia="Arial" w:hAnsi="Arial"/>
          <w:sz w:val="22"/>
          <w:szCs w:val="22"/>
        </w:rPr>
      </w:pPr>
      <w:r w:rsidDel="00000000" w:rsidR="00000000" w:rsidRPr="00000000">
        <w:rPr>
          <w:rFonts w:ascii="Arial" w:cs="Arial" w:eastAsia="Arial" w:hAnsi="Arial"/>
          <w:color w:val="212529"/>
          <w:sz w:val="22"/>
          <w:szCs w:val="22"/>
          <w:rtl w:val="0"/>
        </w:rPr>
        <w:t xml:space="preserve">ChaCha20/Poly1305 requires a </w:t>
      </w:r>
      <w:r w:rsidDel="00000000" w:rsidR="00000000" w:rsidRPr="00000000">
        <w:rPr>
          <w:rFonts w:ascii="Arial" w:cs="Arial" w:eastAsia="Arial" w:hAnsi="Arial"/>
          <w:color w:val="222222"/>
          <w:sz w:val="22"/>
          <w:szCs w:val="22"/>
          <w:rtl w:val="0"/>
        </w:rPr>
        <w:t xml:space="preserve">12 bytes nonce as indicated in https://www.rfc-editor.org/rfc/rfc8152#section-10.3 obtained by performing SHA256 truncated to 96 bit of the sequence Byte 1 to Byte R (all packet fields until Protected MQTT-SN Packet)</w:t>
      </w:r>
      <w:commentRangeEnd w:id="37"/>
      <w:r w:rsidDel="00000000" w:rsidR="00000000" w:rsidRPr="00000000">
        <w:commentReference w:id="37"/>
      </w:r>
      <w:r w:rsidDel="00000000" w:rsidR="00000000" w:rsidRPr="00000000">
        <w:rPr>
          <w:rtl w:val="0"/>
        </w:rPr>
      </w:r>
    </w:p>
    <w:p w:rsidR="00000000" w:rsidDel="00000000" w:rsidP="00000000" w:rsidRDefault="00000000" w:rsidRPr="00000000" w14:paraId="000007EE">
      <w:pPr>
        <w:pStyle w:val="Heading3"/>
        <w:ind w:left="0" w:firstLine="0"/>
        <w:rPr/>
      </w:pPr>
      <w:bookmarkStart w:colFirst="0" w:colLast="0" w:name="_heading=h.jo2d2fngx6hj" w:id="233"/>
      <w:bookmarkEnd w:id="233"/>
      <w:r w:rsidDel="00000000" w:rsidR="00000000" w:rsidRPr="00000000">
        <w:rPr>
          <w:rtl w:val="0"/>
        </w:rPr>
        <w:t xml:space="preserve">3.17.4 Sender Identifier</w:t>
      </w:r>
    </w:p>
    <w:p w:rsidR="00000000" w:rsidDel="00000000" w:rsidP="00000000" w:rsidRDefault="00000000" w:rsidRPr="00000000" w14:paraId="000007EF">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w:t>
      </w:r>
      <w:r w:rsidDel="00000000" w:rsidR="00000000" w:rsidRPr="00000000">
        <w:rPr>
          <w:rFonts w:ascii="Arial" w:cs="Arial" w:eastAsia="Arial" w:hAnsi="Arial"/>
          <w:color w:val="222222"/>
          <w:sz w:val="22"/>
          <w:szCs w:val="22"/>
          <w:rtl w:val="0"/>
        </w:rPr>
        <w:t xml:space="preserve">he Sender Id field (8 bytes) should contain:</w:t>
      </w:r>
    </w:p>
    <w:p w:rsidR="00000000" w:rsidDel="00000000" w:rsidP="00000000" w:rsidRDefault="00000000" w:rsidRPr="00000000" w14:paraId="000007F0">
      <w:pPr>
        <w:spacing w:after="0" w:before="0" w:line="276" w:lineRule="auto"/>
        <w:ind w:left="0" w:firstLine="72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Gateway</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7F1">
      <w:pPr>
        <w:numPr>
          <w:ilvl w:val="0"/>
          <w:numId w:val="45"/>
        </w:numPr>
        <w:spacing w:after="0" w:before="0" w:line="276" w:lineRule="auto"/>
        <w:ind w:left="1440" w:hanging="36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The SHA256 of the Gateway Identifier truncated to the leftmost 64 bits (8 bytes); </w:t>
      </w:r>
    </w:p>
    <w:p w:rsidR="00000000" w:rsidDel="00000000" w:rsidP="00000000" w:rsidRDefault="00000000" w:rsidRPr="00000000" w14:paraId="000007F2">
      <w:pPr>
        <w:spacing w:after="0" w:before="0" w:line="276" w:lineRule="auto"/>
        <w:ind w:left="72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rtl w:val="0"/>
        </w:rPr>
        <w:t xml:space="preserve">If the message is originated by the </w:t>
      </w:r>
      <w:r w:rsidDel="00000000" w:rsidR="00000000" w:rsidRPr="00000000">
        <w:rPr>
          <w:rFonts w:ascii="Arial" w:cs="Arial" w:eastAsia="Arial" w:hAnsi="Arial"/>
          <w:b w:val="1"/>
          <w:i w:val="1"/>
          <w:color w:val="222222"/>
          <w:sz w:val="22"/>
          <w:szCs w:val="22"/>
          <w:rtl w:val="0"/>
        </w:rPr>
        <w:t xml:space="preserve">Client</w:t>
      </w:r>
      <w:r w:rsidDel="00000000" w:rsidR="00000000" w:rsidRPr="00000000">
        <w:rPr>
          <w:rFonts w:ascii="Arial" w:cs="Arial" w:eastAsia="Arial" w:hAnsi="Arial"/>
          <w:color w:val="222222"/>
          <w:sz w:val="22"/>
          <w:szCs w:val="22"/>
          <w:rtl w:val="0"/>
        </w:rPr>
        <w:t xml:space="preserve">:</w:t>
      </w:r>
    </w:p>
    <w:p w:rsidR="00000000" w:rsidDel="00000000" w:rsidP="00000000" w:rsidRDefault="00000000" w:rsidRPr="00000000" w14:paraId="000007F3">
      <w:pPr>
        <w:numPr>
          <w:ilvl w:val="0"/>
          <w:numId w:val="52"/>
        </w:numPr>
        <w:spacing w:after="0" w:before="0" w:line="276" w:lineRule="auto"/>
        <w:ind w:left="1440" w:hanging="360"/>
        <w:rPr>
          <w:rFonts w:ascii="Roboto" w:cs="Roboto" w:eastAsia="Roboto" w:hAnsi="Roboto"/>
          <w:color w:val="222222"/>
          <w:sz w:val="22"/>
          <w:szCs w:val="22"/>
        </w:rPr>
      </w:pPr>
      <w:r w:rsidDel="00000000" w:rsidR="00000000" w:rsidRPr="00000000">
        <w:rPr>
          <w:rFonts w:ascii="Arial" w:cs="Arial" w:eastAsia="Arial" w:hAnsi="Arial"/>
          <w:b w:val="1"/>
          <w:color w:val="222222"/>
          <w:sz w:val="22"/>
          <w:szCs w:val="22"/>
          <w:rtl w:val="0"/>
        </w:rPr>
        <w:t xml:space="preserve">If a session is available</w:t>
      </w:r>
      <w:r w:rsidDel="00000000" w:rsidR="00000000" w:rsidRPr="00000000">
        <w:rPr>
          <w:rFonts w:ascii="Arial" w:cs="Arial" w:eastAsia="Arial" w:hAnsi="Arial"/>
          <w:color w:val="222222"/>
          <w:sz w:val="22"/>
          <w:szCs w:val="22"/>
          <w:rtl w:val="0"/>
        </w:rPr>
        <w:t xml:space="preserve">: the SHA256 of the [Client Identifier] truncated to the leftmost 64 bits (8 bytes);</w:t>
      </w:r>
    </w:p>
    <w:p w:rsidR="00000000" w:rsidDel="00000000" w:rsidP="00000000" w:rsidRDefault="00000000" w:rsidRPr="00000000" w14:paraId="000007F4">
      <w:pPr>
        <w:numPr>
          <w:ilvl w:val="0"/>
          <w:numId w:val="52"/>
        </w:numPr>
        <w:spacing w:after="0" w:before="0" w:line="276" w:lineRule="auto"/>
        <w:ind w:left="1440" w:hanging="360"/>
        <w:rPr>
          <w:rFonts w:ascii="Roboto" w:cs="Roboto" w:eastAsia="Roboto" w:hAnsi="Roboto"/>
          <w:sz w:val="22"/>
          <w:szCs w:val="22"/>
        </w:rPr>
      </w:pPr>
      <w:r w:rsidDel="00000000" w:rsidR="00000000" w:rsidRPr="00000000">
        <w:rPr>
          <w:rFonts w:ascii="Arial" w:cs="Arial" w:eastAsia="Arial" w:hAnsi="Arial"/>
          <w:b w:val="1"/>
          <w:color w:val="222222"/>
          <w:sz w:val="22"/>
          <w:szCs w:val="22"/>
          <w:rtl w:val="0"/>
        </w:rPr>
        <w:t xml:space="preserve">If a session is not available</w:t>
      </w:r>
      <w:r w:rsidDel="00000000" w:rsidR="00000000" w:rsidRPr="00000000">
        <w:rPr>
          <w:rFonts w:ascii="Arial" w:cs="Arial" w:eastAsia="Arial" w:hAnsi="Arial"/>
          <w:color w:val="222222"/>
          <w:sz w:val="22"/>
          <w:szCs w:val="22"/>
          <w:rtl w:val="0"/>
        </w:rPr>
        <w:t xml:space="preserve">: a unique value per sender over 8 bytes (like a MAC address, or other identifying characteristics). </w:t>
      </w:r>
      <w:r w:rsidDel="00000000" w:rsidR="00000000" w:rsidRPr="00000000">
        <w:rPr>
          <w:rFonts w:ascii="Arial" w:cs="Arial" w:eastAsia="Arial" w:hAnsi="Arial"/>
          <w:sz w:val="22"/>
          <w:szCs w:val="22"/>
          <w:rtl w:val="0"/>
        </w:rPr>
        <w:t xml:space="preserve">The methods to guarantee the uniqueness of the Sender Id in this case are out of scope.</w:t>
      </w:r>
    </w:p>
    <w:p w:rsidR="00000000" w:rsidDel="00000000" w:rsidP="00000000" w:rsidRDefault="00000000" w:rsidRPr="00000000" w14:paraId="000007F5">
      <w:pPr>
        <w:spacing w:after="240" w:before="240" w:line="276" w:lineRule="auto"/>
        <w:ind w:left="720" w:firstLine="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6">
      <w:pPr>
        <w:spacing w:after="174" w:before="0" w:line="276" w:lineRule="auto"/>
        <w:ind w:left="720" w:right="4"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8 bytes for the Sender Identifier field is calculated with a cryptographic hash, so the probability of collision is 1/2^64=5.42x10</w:t>
      </w:r>
      <w:r w:rsidDel="00000000" w:rsidR="00000000" w:rsidRPr="00000000">
        <w:rPr>
          <w:rFonts w:ascii="Arial" w:cs="Arial" w:eastAsia="Arial" w:hAnsi="Arial"/>
          <w:color w:val="222222"/>
          <w:sz w:val="22"/>
          <w:szCs w:val="22"/>
          <w:shd w:fill="fff2cc" w:val="clear"/>
          <w:vertAlign w:val="superscript"/>
          <w:rtl w:val="0"/>
        </w:rPr>
        <w:t xml:space="preserve">-20</w:t>
      </w:r>
      <w:r w:rsidDel="00000000" w:rsidR="00000000" w:rsidRPr="00000000">
        <w:rPr>
          <w:rFonts w:ascii="Arial" w:cs="Arial" w:eastAsia="Arial" w:hAnsi="Arial"/>
          <w:color w:val="222222"/>
          <w:sz w:val="22"/>
          <w:szCs w:val="22"/>
          <w:shd w:fill="fff2cc" w:val="clear"/>
          <w:rtl w:val="0"/>
        </w:rPr>
        <w:t xml:space="preserve">. </w:t>
      </w:r>
    </w:p>
    <w:p w:rsidR="00000000" w:rsidDel="00000000" w:rsidP="00000000" w:rsidRDefault="00000000" w:rsidRPr="00000000" w14:paraId="000007F7">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8">
      <w:pPr>
        <w:spacing w:after="0" w:before="0" w:line="276" w:lineRule="auto"/>
        <w:ind w:left="720" w:firstLine="0"/>
        <w:rPr>
          <w:rFonts w:ascii="Arial" w:cs="Arial" w:eastAsia="Arial" w:hAnsi="Arial"/>
          <w:color w:val="222222"/>
          <w:sz w:val="22"/>
          <w:szCs w:val="22"/>
          <w:shd w:fill="fff2cc" w:val="clear"/>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Client should store a map of Gateway Identifiers and SHA256(Gateway Identifier) truncated to the leftmost 64 bits. The Gateway Identifier can be obtained from pre-configuration, from an ADVERTISE packet or from a GWINFO packet.</w:t>
      </w:r>
    </w:p>
    <w:p w:rsidR="00000000" w:rsidDel="00000000" w:rsidP="00000000" w:rsidRDefault="00000000" w:rsidRPr="00000000" w14:paraId="000007F9">
      <w:pPr>
        <w:spacing w:after="240" w:before="240" w:line="276" w:lineRule="auto"/>
        <w:ind w:left="720" w:firstLine="0"/>
        <w:rPr>
          <w:rFonts w:ascii="Arial" w:cs="Arial" w:eastAsia="Arial" w:hAnsi="Arial"/>
          <w:b w:val="1"/>
          <w:color w:val="222222"/>
          <w:sz w:val="22"/>
          <w:szCs w:val="22"/>
          <w:u w:val="single"/>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A">
      <w:pPr>
        <w:spacing w:after="0" w:before="0" w:line="276" w:lineRule="auto"/>
        <w:ind w:left="720" w:firstLine="0"/>
        <w:rPr>
          <w:rFonts w:ascii="Arial" w:cs="Arial" w:eastAsia="Arial" w:hAnsi="Arial"/>
          <w:b w:val="1"/>
          <w:u w:val="single"/>
        </w:rPr>
      </w:pPr>
      <w:r w:rsidDel="00000000" w:rsidR="00000000" w:rsidRPr="00000000">
        <w:rPr>
          <w:rFonts w:ascii="Arial" w:cs="Arial" w:eastAsia="Arial" w:hAnsi="Arial"/>
          <w:color w:val="222222"/>
          <w:sz w:val="22"/>
          <w:szCs w:val="22"/>
          <w:shd w:fill="fff2cc" w:val="clear"/>
          <w:rtl w:val="0"/>
        </w:rPr>
        <w:t xml:space="preserve">In order to create a whitelist of authorized senders, the MQTT-SN Gateway should store a map of Client Identifier and SHA256(Client Identifier) truncated to the leftmost 64 bits (8 bytes for each registered Client Identifier) for the Clients having an active Session and store a list of authorized Sender Identifiers for the clients not capable to establish sessions. </w:t>
      </w:r>
      <w:r w:rsidDel="00000000" w:rsidR="00000000" w:rsidRPr="00000000">
        <w:rPr>
          <w:rtl w:val="0"/>
        </w:rPr>
      </w:r>
    </w:p>
    <w:p w:rsidR="00000000" w:rsidDel="00000000" w:rsidP="00000000" w:rsidRDefault="00000000" w:rsidRPr="00000000" w14:paraId="000007FB">
      <w:pPr>
        <w:pStyle w:val="Heading3"/>
        <w:ind w:left="0" w:firstLine="0"/>
        <w:rPr/>
      </w:pPr>
      <w:bookmarkStart w:colFirst="0" w:colLast="0" w:name="_heading=h.vjl219ghlhvi" w:id="234"/>
      <w:bookmarkEnd w:id="234"/>
      <w:r w:rsidDel="00000000" w:rsidR="00000000" w:rsidRPr="00000000">
        <w:rPr>
          <w:rtl w:val="0"/>
        </w:rPr>
        <w:t xml:space="preserve">3.17.5 Random</w:t>
      </w:r>
    </w:p>
    <w:p w:rsidR="00000000" w:rsidDel="00000000" w:rsidP="00000000" w:rsidRDefault="00000000" w:rsidRPr="00000000" w14:paraId="000007FC">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u w:val="single"/>
          <w:rtl w:val="0"/>
        </w:rPr>
        <w:t xml:space="preserve">T</w:t>
      </w:r>
      <w:r w:rsidDel="00000000" w:rsidR="00000000" w:rsidRPr="00000000">
        <w:rPr>
          <w:rFonts w:ascii="Arial" w:cs="Arial" w:eastAsia="Arial" w:hAnsi="Arial"/>
          <w:color w:val="222222"/>
          <w:sz w:val="22"/>
          <w:szCs w:val="22"/>
          <w:rtl w:val="0"/>
        </w:rPr>
        <w:t xml:space="preserve">he 4 byte Random field should contain a random number which is not guessable, generated at the time of Protection Encapsulation packet creation.</w:t>
      </w:r>
    </w:p>
    <w:p w:rsidR="00000000" w:rsidDel="00000000" w:rsidP="00000000" w:rsidRDefault="00000000" w:rsidRPr="00000000" w14:paraId="000007FD">
      <w:pPr>
        <w:numPr>
          <w:ilvl w:val="0"/>
          <w:numId w:val="41"/>
        </w:numPr>
        <w:spacing w:after="240" w:before="240" w:line="276" w:lineRule="auto"/>
        <w:ind w:left="720" w:hanging="360"/>
        <w:rPr>
          <w:rFonts w:ascii="Arial" w:cs="Arial" w:eastAsia="Arial" w:hAnsi="Arial"/>
          <w:b w:val="1"/>
          <w:sz w:val="22"/>
          <w:szCs w:val="22"/>
          <w:shd w:fill="fff2cc" w:val="clear"/>
        </w:rPr>
      </w:pPr>
      <w:r w:rsidDel="00000000" w:rsidR="00000000" w:rsidRPr="00000000">
        <w:rPr>
          <w:rFonts w:ascii="Arial" w:cs="Arial" w:eastAsia="Arial" w:hAnsi="Arial"/>
          <w:b w:val="1"/>
          <w:sz w:val="22"/>
          <w:szCs w:val="22"/>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07FE">
      <w:pPr>
        <w:spacing w:after="0" w:before="0" w:line="276" w:lineRule="auto"/>
        <w:ind w:left="720" w:firstLine="0"/>
        <w:rPr>
          <w:rFonts w:ascii="Arial" w:cs="Arial" w:eastAsia="Arial" w:hAnsi="Arial"/>
          <w:b w:val="1"/>
          <w:sz w:val="22"/>
          <w:szCs w:val="22"/>
          <w:u w:val="single"/>
          <w:shd w:fill="fff2cc" w:val="clear"/>
        </w:rPr>
      </w:pPr>
      <w:r w:rsidDel="00000000" w:rsidR="00000000" w:rsidRPr="00000000">
        <w:rPr>
          <w:rFonts w:ascii="Arial" w:cs="Arial" w:eastAsia="Arial" w:hAnsi="Arial"/>
          <w:color w:val="222222"/>
          <w:sz w:val="22"/>
          <w:szCs w:val="22"/>
          <w:shd w:fill="fff2cc" w:val="clear"/>
          <w:rtl w:val="0"/>
        </w:rPr>
        <w:t xml:space="preserve">In case of CCM, in the worst case scenario where the “Cryptographic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color w:val="222222"/>
          <w:sz w:val="22"/>
          <w:szCs w:val="22"/>
          <w:shd w:fill="fff2cc" w:val="clear"/>
          <w:vertAlign w:val="superscript"/>
          <w:rtl w:val="0"/>
        </w:rPr>
        <w:t xml:space="preserve">-10</w:t>
      </w:r>
      <w:r w:rsidDel="00000000" w:rsidR="00000000" w:rsidRPr="00000000">
        <w:rPr>
          <w:rFonts w:ascii="Arial" w:cs="Arial" w:eastAsia="Arial" w:hAnsi="Arial"/>
          <w:color w:val="222222"/>
          <w:sz w:val="22"/>
          <w:szCs w:val="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color w:val="222222"/>
          <w:sz w:val="22"/>
          <w:szCs w:val="22"/>
          <w:shd w:fill="fff2cc" w:val="clear"/>
          <w:vertAlign w:val="superscript"/>
          <w:rtl w:val="0"/>
        </w:rPr>
        <w:t xml:space="preserve">-5</w:t>
      </w:r>
      <w:r w:rsidDel="00000000" w:rsidR="00000000" w:rsidRPr="00000000">
        <w:rPr>
          <w:rFonts w:ascii="Arial" w:cs="Arial" w:eastAsia="Arial" w:hAnsi="Arial"/>
          <w:color w:val="222222"/>
          <w:sz w:val="22"/>
          <w:szCs w:val="22"/>
          <w:shd w:fill="fff2cc" w:val="clear"/>
          <w:rtl w:val="0"/>
        </w:rPr>
        <w:t xml:space="preserve">. As CCM is a derivation of CTR (see </w:t>
      </w:r>
      <w:hyperlink r:id="rId92">
        <w:r w:rsidDel="00000000" w:rsidR="00000000" w:rsidRPr="00000000">
          <w:rPr>
            <w:rFonts w:ascii="Arial" w:cs="Arial" w:eastAsia="Arial" w:hAnsi="Arial"/>
            <w:color w:val="1155cc"/>
            <w:sz w:val="22"/>
            <w:szCs w:val="22"/>
            <w:u w:val="single"/>
            <w:shd w:fill="fff2cc" w:val="clear"/>
            <w:rtl w:val="0"/>
          </w:rPr>
          <w:t xml:space="preserve">https://en.wikipedia.org/wiki/CCM_mode</w:t>
        </w:r>
      </w:hyperlink>
      <w:r w:rsidDel="00000000" w:rsidR="00000000" w:rsidRPr="00000000">
        <w:rPr>
          <w:rFonts w:ascii="Arial" w:cs="Arial" w:eastAsia="Arial" w:hAnsi="Arial"/>
          <w:color w:val="222222"/>
          <w:sz w:val="22"/>
          <w:szCs w:val="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93">
        <w:r w:rsidDel="00000000" w:rsidR="00000000" w:rsidRPr="00000000">
          <w:rPr>
            <w:rFonts w:ascii="Arial" w:cs="Arial" w:eastAsia="Arial" w:hAnsi="Arial"/>
            <w:color w:val="1155cc"/>
            <w:sz w:val="22"/>
            <w:szCs w:val="22"/>
            <w:u w:val="single"/>
            <w:shd w:fill="fff2cc" w:val="clear"/>
            <w:rtl w:val="0"/>
          </w:rPr>
          <w:t xml:space="preserve">https://en.wikipedia.org/wiki/Galois/Counter_Mode</w:t>
        </w:r>
      </w:hyperlink>
      <w:r w:rsidDel="00000000" w:rsidR="00000000" w:rsidRPr="00000000">
        <w:rPr>
          <w:rFonts w:ascii="Arial" w:cs="Arial" w:eastAsia="Arial" w:hAnsi="Arial"/>
          <w:color w:val="222222"/>
          <w:sz w:val="22"/>
          <w:szCs w:val="22"/>
          <w:shd w:fill="fff2cc" w:val="clear"/>
          <w:rtl w:val="0"/>
        </w:rPr>
        <w:t xml:space="preserve">).</w:t>
      </w:r>
      <w:r w:rsidDel="00000000" w:rsidR="00000000" w:rsidRPr="00000000">
        <w:rPr>
          <w:rtl w:val="0"/>
        </w:rPr>
      </w:r>
    </w:p>
    <w:p w:rsidR="00000000" w:rsidDel="00000000" w:rsidP="00000000" w:rsidRDefault="00000000" w:rsidRPr="00000000" w14:paraId="000007FF">
      <w:pPr>
        <w:pStyle w:val="Heading3"/>
        <w:ind w:left="0" w:firstLine="0"/>
        <w:rPr/>
      </w:pPr>
      <w:bookmarkStart w:colFirst="0" w:colLast="0" w:name="_heading=h.q30yx1mc4rc1" w:id="235"/>
      <w:bookmarkEnd w:id="235"/>
      <w:r w:rsidDel="00000000" w:rsidR="00000000" w:rsidRPr="00000000">
        <w:rPr>
          <w:rtl w:val="0"/>
        </w:rPr>
        <w:t xml:space="preserve">3.17.6 Cryptographic Material</w:t>
      </w:r>
    </w:p>
    <w:p w:rsidR="00000000" w:rsidDel="00000000" w:rsidP="00000000" w:rsidRDefault="00000000" w:rsidRPr="00000000" w14:paraId="00000800">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Cryptographic Material contains </w:t>
      </w:r>
      <w:r w:rsidDel="00000000" w:rsidR="00000000" w:rsidRPr="00000000">
        <w:rPr>
          <w:rFonts w:ascii="Arial" w:cs="Arial" w:eastAsia="Arial" w:hAnsi="Arial"/>
          <w:color w:val="222222"/>
          <w:sz w:val="22"/>
          <w:szCs w:val="22"/>
          <w:highlight w:val="white"/>
          <w:rtl w:val="0"/>
        </w:rPr>
        <w:t xml:space="preserve">0, 2, 4 or 12 bytes of cryptographic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Cryptographic material length is set to 0x03, the Cryptographic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0801">
      <w:pPr>
        <w:pStyle w:val="Heading3"/>
        <w:ind w:left="0" w:firstLine="0"/>
        <w:rPr/>
      </w:pPr>
      <w:bookmarkStart w:colFirst="0" w:colLast="0" w:name="_heading=h.3y6o9vhqakro" w:id="236"/>
      <w:bookmarkEnd w:id="236"/>
      <w:r w:rsidDel="00000000" w:rsidR="00000000" w:rsidRPr="00000000">
        <w:rPr>
          <w:rtl w:val="0"/>
        </w:rPr>
        <w:t xml:space="preserve">3.17.7 Monotonic Counter</w:t>
      </w:r>
    </w:p>
    <w:p w:rsidR="00000000" w:rsidDel="00000000" w:rsidP="00000000" w:rsidRDefault="00000000" w:rsidRPr="00000000" w14:paraId="00000802">
      <w:pPr>
        <w:spacing w:after="0" w:before="0" w:line="276" w:lineRule="auto"/>
        <w:ind w:left="0" w:firstLine="0"/>
        <w:rPr>
          <w:rFonts w:ascii="Arial" w:cs="Arial" w:eastAsia="Arial" w:hAnsi="Arial"/>
          <w:color w:val="222222"/>
          <w:sz w:val="22"/>
          <w:szCs w:val="22"/>
          <w:highlight w:val="white"/>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optional field Monotonic Counter contains a </w:t>
      </w:r>
      <w:r w:rsidDel="00000000" w:rsidR="00000000" w:rsidRPr="00000000">
        <w:rPr>
          <w:rFonts w:ascii="Arial" w:cs="Arial" w:eastAsia="Arial" w:hAnsi="Arial"/>
          <w:color w:val="222222"/>
          <w:sz w:val="22"/>
          <w:szCs w:val="22"/>
          <w:highlight w:val="white"/>
          <w:rtl w:val="0"/>
        </w:rPr>
        <w:t xml:space="preserve">0, 2 or 4 byte number that when defined, is increased by the Client or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 for every packet sent. The counters should be considered independent of session or destination. </w:t>
      </w:r>
      <w:r w:rsidDel="00000000" w:rsidR="00000000" w:rsidRPr="00000000">
        <w:rPr>
          <w:rFonts w:ascii="Arial" w:cs="Arial" w:eastAsia="Arial" w:hAnsi="Arial"/>
          <w:color w:val="222222"/>
          <w:sz w:val="22"/>
          <w:szCs w:val="22"/>
          <w:rtl w:val="0"/>
        </w:rPr>
        <w:t xml:space="preserve">For example, t</w:t>
      </w:r>
      <w:r w:rsidDel="00000000" w:rsidR="00000000" w:rsidRPr="00000000">
        <w:rPr>
          <w:rFonts w:ascii="Arial" w:cs="Arial" w:eastAsia="Arial" w:hAnsi="Arial"/>
          <w:color w:val="222222"/>
          <w:sz w:val="22"/>
          <w:szCs w:val="22"/>
          <w:highlight w:val="white"/>
          <w:rtl w:val="0"/>
        </w:rPr>
        <w:t xml:space="preserve">he </w:t>
      </w:r>
      <w:r w:rsidDel="00000000" w:rsidR="00000000" w:rsidRPr="00000000">
        <w:rPr>
          <w:rFonts w:ascii="Arial" w:cs="Arial" w:eastAsia="Arial" w:hAnsi="Arial"/>
          <w:color w:val="222222"/>
          <w:sz w:val="22"/>
          <w:szCs w:val="22"/>
          <w:rtl w:val="0"/>
        </w:rPr>
        <w:t xml:space="preserve">Client </w:t>
      </w:r>
      <w:r w:rsidDel="00000000" w:rsidR="00000000" w:rsidRPr="00000000">
        <w:rPr>
          <w:rFonts w:ascii="Arial" w:cs="Arial" w:eastAsia="Arial" w:hAnsi="Arial"/>
          <w:color w:val="222222"/>
          <w:sz w:val="22"/>
          <w:szCs w:val="22"/>
          <w:highlight w:val="white"/>
          <w:rtl w:val="0"/>
        </w:rPr>
        <w:t xml:space="preserve">will keep a counter independently from the G</w:t>
      </w:r>
      <w:r w:rsidDel="00000000" w:rsidR="00000000" w:rsidRPr="00000000">
        <w:rPr>
          <w:rFonts w:ascii="Arial" w:cs="Arial" w:eastAsia="Arial" w:hAnsi="Arial"/>
          <w:color w:val="222222"/>
          <w:sz w:val="22"/>
          <w:szCs w:val="22"/>
          <w:rtl w:val="0"/>
        </w:rPr>
        <w:t xml:space="preserve">ateway</w:t>
      </w:r>
      <w:r w:rsidDel="00000000" w:rsidR="00000000" w:rsidRPr="00000000">
        <w:rPr>
          <w:rFonts w:ascii="Arial" w:cs="Arial" w:eastAsia="Arial" w:hAnsi="Arial"/>
          <w:color w:val="222222"/>
          <w:sz w:val="22"/>
          <w:szCs w:val="22"/>
          <w:highlight w:val="white"/>
          <w:rtl w:val="0"/>
        </w:rPr>
        <w:t xml:space="preserve">.</w:t>
      </w:r>
    </w:p>
    <w:p w:rsidR="00000000" w:rsidDel="00000000" w:rsidP="00000000" w:rsidRDefault="00000000" w:rsidRPr="00000000" w14:paraId="00000803">
      <w:pPr>
        <w:pStyle w:val="Heading3"/>
        <w:ind w:left="0" w:firstLine="0"/>
        <w:rPr/>
      </w:pPr>
      <w:bookmarkStart w:colFirst="0" w:colLast="0" w:name="_heading=h.dovnwl46a7is" w:id="237"/>
      <w:bookmarkEnd w:id="237"/>
      <w:r w:rsidDel="00000000" w:rsidR="00000000" w:rsidRPr="00000000">
        <w:rPr>
          <w:rtl w:val="0"/>
        </w:rPr>
        <w:t xml:space="preserve">3.17.8 Protected MQTT-SN Packet</w:t>
      </w:r>
    </w:p>
    <w:p w:rsidR="00000000" w:rsidDel="00000000" w:rsidP="00000000" w:rsidRDefault="00000000" w:rsidRPr="00000000" w14:paraId="00000804">
      <w:pPr>
        <w:spacing w:after="0" w:before="0"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color w:val="222222"/>
          <w:sz w:val="22"/>
          <w:szCs w:val="22"/>
          <w:rtl w:val="0"/>
        </w:rPr>
        <w:t xml:space="preserve">he field Protected MQTT-SN Packet contains the MQTT-SN packet that is being secured, encoded as per its packet type.</w:t>
      </w:r>
    </w:p>
    <w:p w:rsidR="00000000" w:rsidDel="00000000" w:rsidP="00000000" w:rsidRDefault="00000000" w:rsidRPr="00000000" w14:paraId="00000805">
      <w:pPr>
        <w:spacing w:after="0" w:before="200" w:line="276" w:lineRule="auto"/>
        <w:ind w:left="0" w:firstLine="0"/>
        <w:rPr>
          <w:rFonts w:ascii="Arial" w:cs="Arial" w:eastAsia="Arial" w:hAnsi="Arial"/>
          <w:color w:val="222222"/>
          <w:sz w:val="22"/>
          <w:szCs w:val="22"/>
        </w:rPr>
      </w:pPr>
      <w:r w:rsidDel="00000000" w:rsidR="00000000" w:rsidRPr="00000000">
        <w:rPr>
          <w:rFonts w:ascii="Arial" w:cs="Arial" w:eastAsia="Arial" w:hAnsi="Arial"/>
          <w:color w:val="222222"/>
          <w:sz w:val="22"/>
          <w:szCs w:val="22"/>
          <w:highlight w:val="yellow"/>
          <w:rtl w:val="0"/>
        </w:rPr>
        <w:t xml:space="preserve">The Protected MQTT-SN Packet MUST NOT be a Forwarder Encapsulated Packet </w:t>
      </w:r>
      <w:r w:rsidDel="00000000" w:rsidR="00000000" w:rsidRPr="00000000">
        <w:rPr>
          <w:rFonts w:ascii="Arial" w:cs="Arial" w:eastAsia="Arial" w:hAnsi="Arial"/>
          <w:color w:val="222222"/>
          <w:sz w:val="22"/>
          <w:szCs w:val="22"/>
          <w:rtl w:val="0"/>
        </w:rPr>
        <w:t xml:space="preserve">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0806">
      <w:pPr>
        <w:pStyle w:val="Heading3"/>
        <w:ind w:left="0" w:firstLine="0"/>
        <w:rPr/>
      </w:pPr>
      <w:bookmarkStart w:colFirst="0" w:colLast="0" w:name="_heading=h.j75p96o6vesm" w:id="238"/>
      <w:bookmarkEnd w:id="238"/>
      <w:r w:rsidDel="00000000" w:rsidR="00000000" w:rsidRPr="00000000">
        <w:rPr>
          <w:rtl w:val="0"/>
        </w:rPr>
        <w:t xml:space="preserve">3.17.9 Authentication Tag</w:t>
      </w:r>
    </w:p>
    <w:p w:rsidR="00000000" w:rsidDel="00000000" w:rsidP="00000000" w:rsidRDefault="00000000" w:rsidRPr="00000000" w14:paraId="00000807">
      <w:pPr>
        <w:spacing w:line="276" w:lineRule="auto"/>
        <w:ind w:left="0" w:firstLine="0"/>
        <w:rPr>
          <w:rFonts w:ascii="Arial" w:cs="Arial" w:eastAsia="Arial" w:hAnsi="Arial"/>
          <w:color w:val="222222"/>
          <w:sz w:val="22"/>
          <w:szCs w:val="22"/>
        </w:rPr>
      </w:pPr>
      <w:r w:rsidDel="00000000" w:rsidR="00000000" w:rsidRPr="00000000">
        <w:rPr>
          <w:rFonts w:ascii="Arial" w:cs="Arial" w:eastAsia="Arial" w:hAnsi="Arial"/>
          <w:sz w:val="22"/>
          <w:szCs w:val="22"/>
          <w:rtl w:val="0"/>
        </w:rPr>
        <w:t xml:space="preserve">The field</w:t>
      </w:r>
      <w:r w:rsidDel="00000000" w:rsidR="00000000" w:rsidRPr="00000000">
        <w:rPr>
          <w:rFonts w:ascii="Arial" w:cs="Arial" w:eastAsia="Arial" w:hAnsi="Arial"/>
          <w:color w:val="222222"/>
          <w:sz w:val="22"/>
          <w:szCs w:val="22"/>
          <w:rtl w:val="0"/>
        </w:rPr>
        <w:t xml:space="preserve"> Authentication Tag field has a length depending on the Authentication Tag Length flag and it is calculated, on the basis of the Protection Scheme selected in Byte 4, on ALL the preceding fields.</w:t>
      </w:r>
    </w:p>
    <w:p w:rsidR="00000000" w:rsidDel="00000000" w:rsidP="00000000" w:rsidRDefault="00000000" w:rsidRPr="00000000" w14:paraId="00000808">
      <w:pPr>
        <w:pStyle w:val="Heading2"/>
        <w:ind w:left="0" w:firstLine="0"/>
        <w:rPr/>
      </w:pPr>
      <w:bookmarkStart w:colFirst="0" w:colLast="0" w:name="_heading=h.1e03kqp" w:id="239"/>
      <w:bookmarkEnd w:id="239"/>
      <w:r w:rsidDel="00000000" w:rsidR="00000000" w:rsidRPr="00000000">
        <w:rPr>
          <w:rtl w:val="0"/>
        </w:rPr>
        <w:t xml:space="preserve">3.18 </w:t>
      </w:r>
      <w:sdt>
        <w:sdtPr>
          <w:tag w:val="goog_rdk_43"/>
        </w:sdtPr>
        <w:sdtContent>
          <w:commentRangeStart w:id="38"/>
        </w:sdtContent>
      </w:sdt>
      <w:sdt>
        <w:sdtPr>
          <w:tag w:val="goog_rdk_44"/>
        </w:sdtPr>
        <w:sdtContent>
          <w:commentRangeStart w:id="39"/>
        </w:sdtContent>
      </w:sdt>
      <w:r w:rsidDel="00000000" w:rsidR="00000000" w:rsidRPr="00000000">
        <w:rPr>
          <w:rtl w:val="0"/>
        </w:rPr>
        <w:t xml:space="preserve">Forwarder Encapsulation</w:t>
      </w:r>
      <w:commentRangeEnd w:id="38"/>
      <w:r w:rsidDel="00000000" w:rsidR="00000000" w:rsidRPr="00000000">
        <w:commentReference w:id="38"/>
      </w:r>
      <w:commentRangeEnd w:id="39"/>
      <w:r w:rsidDel="00000000" w:rsidR="00000000" w:rsidRPr="00000000">
        <w:commentReference w:id="39"/>
      </w:r>
      <w:r w:rsidDel="00000000" w:rsidR="00000000" w:rsidRPr="00000000">
        <w:rPr>
          <w:rtl w:val="0"/>
        </w:rPr>
      </w:r>
    </w:p>
    <w:p w:rsidR="00000000" w:rsidDel="00000000" w:rsidP="00000000" w:rsidRDefault="00000000" w:rsidRPr="00000000" w14:paraId="00000809">
      <w:pPr>
        <w:rPr/>
      </w:pPr>
      <w:r w:rsidDel="00000000" w:rsidR="00000000" w:rsidRPr="00000000">
        <w:rPr>
          <w:i w:val="1"/>
          <w:sz w:val="19"/>
          <w:szCs w:val="19"/>
          <w:rtl w:val="0"/>
        </w:rPr>
        <w:t xml:space="preserve">Figure 3-30 – Format of an Forwarder Encapsulated MQTT-SN Packet</w:t>
      </w:r>
      <w:r w:rsidDel="00000000" w:rsidR="00000000" w:rsidRPr="00000000">
        <w:rPr>
          <w:rtl w:val="0"/>
        </w:rPr>
      </w:r>
    </w:p>
    <w:p w:rsidR="00000000" w:rsidDel="00000000" w:rsidP="00000000" w:rsidRDefault="00000000" w:rsidRPr="00000000" w14:paraId="0000080A">
      <w:pPr>
        <w:spacing w:after="9" w:lineRule="auto"/>
        <w:ind w:left="-5" w:right="990" w:firstLine="0"/>
        <w:rPr/>
      </w:pPr>
      <w:r w:rsidDel="00000000" w:rsidR="00000000" w:rsidRPr="00000000">
        <w:rPr/>
        <w:drawing>
          <wp:inline distB="114300" distT="114300" distL="114300" distR="114300">
            <wp:extent cx="5943600" cy="2730500"/>
            <wp:effectExtent b="0" l="0" r="0" t="0"/>
            <wp:docPr id="51" name="image26.png"/>
            <a:graphic>
              <a:graphicData uri="http://schemas.openxmlformats.org/drawingml/2006/picture">
                <pic:pic>
                  <pic:nvPicPr>
                    <pic:cNvPr id="0" name="image26.png"/>
                    <pic:cNvPicPr preferRelativeResize="0"/>
                  </pic:nvPicPr>
                  <pic:blipFill>
                    <a:blip r:embed="rId94"/>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80B">
      <w:pPr>
        <w:spacing w:after="9" w:lineRule="auto"/>
        <w:ind w:left="-5" w:firstLine="0"/>
        <w:rPr/>
      </w:pPr>
      <w:r w:rsidDel="00000000" w:rsidR="00000000" w:rsidRPr="00000000">
        <w:rPr>
          <w:rtl w:val="0"/>
        </w:rPr>
        <w:t xml:space="preserve">An MQTT-SN Client can access a Gateway through a Forwarder in case the Gateway is not directly attached to the same Underlying Network as the Client. The forwarder encapsulates the MQTT-SN Packets it receives from the Client</w:t>
      </w:r>
      <w:r w:rsidDel="00000000" w:rsidR="00000000" w:rsidRPr="00000000">
        <w:rPr>
          <w:rtl w:val="0"/>
        </w:rPr>
        <w:t xml:space="preserve"> </w:t>
      </w:r>
      <w:r w:rsidDel="00000000" w:rsidR="00000000" w:rsidRPr="00000000">
        <w:rPr>
          <w:rtl w:val="0"/>
        </w:rPr>
        <w:t xml:space="preserve">and sends them unchanged to the Gateway. In the opposite direction, it decapsulates the</w:t>
      </w:r>
      <w:r w:rsidDel="00000000" w:rsidR="00000000" w:rsidRPr="00000000">
        <w:rPr>
          <w:rtl w:val="0"/>
        </w:rPr>
        <w:t xml:space="preserve"> Packets</w:t>
      </w:r>
      <w:r w:rsidDel="00000000" w:rsidR="00000000" w:rsidRPr="00000000">
        <w:rPr>
          <w:rtl w:val="0"/>
        </w:rPr>
        <w:t xml:space="preserve"> it receives from the Gateway and sends them unchanged to the Clients. </w:t>
      </w:r>
    </w:p>
    <w:p w:rsidR="00000000" w:rsidDel="00000000" w:rsidP="00000000" w:rsidRDefault="00000000" w:rsidRPr="00000000" w14:paraId="0000080C">
      <w:pPr>
        <w:spacing w:after="9" w:lineRule="auto"/>
        <w:ind w:left="-5" w:firstLine="0"/>
        <w:rPr/>
      </w:pPr>
      <w:r w:rsidDel="00000000" w:rsidR="00000000" w:rsidRPr="00000000">
        <w:rPr>
          <w:rtl w:val="0"/>
        </w:rPr>
        <w:t xml:space="preserve">The Forwarder Encapsulation contains the addressing information needed by the Forwarder to allow MQTT-SN Packets reach their intended destination(s). Refer to </w:t>
      </w:r>
      <w:hyperlink w:anchor="_heading=h.ydw0bb14xbf">
        <w:r w:rsidDel="00000000" w:rsidR="00000000" w:rsidRPr="00000000">
          <w:rPr>
            <w:color w:val="1155cc"/>
            <w:u w:val="single"/>
            <w:rtl w:val="0"/>
          </w:rPr>
          <w:t xml:space="preserve">C.1.3 Forwarder</w:t>
        </w:r>
      </w:hyperlink>
      <w:r w:rsidDel="00000000" w:rsidR="00000000" w:rsidRPr="00000000">
        <w:rPr>
          <w:rtl w:val="0"/>
        </w:rPr>
        <w:t xml:space="preserve"> for examples.</w:t>
      </w:r>
    </w:p>
    <w:p w:rsidR="00000000" w:rsidDel="00000000" w:rsidP="00000000" w:rsidRDefault="00000000" w:rsidRPr="00000000" w14:paraId="0000080D">
      <w:pPr>
        <w:pStyle w:val="Heading3"/>
        <w:ind w:left="0" w:firstLine="0"/>
        <w:rPr/>
      </w:pPr>
      <w:bookmarkStart w:colFirst="0" w:colLast="0" w:name="_heading=h.3xzr3ei" w:id="240"/>
      <w:bookmarkEnd w:id="240"/>
      <w:r w:rsidDel="00000000" w:rsidR="00000000" w:rsidRPr="00000000">
        <w:rPr>
          <w:rtl w:val="0"/>
        </w:rPr>
        <w:t xml:space="preserve">3.18.1 Forwarder Encapsulation Header</w:t>
      </w:r>
    </w:p>
    <w:p w:rsidR="00000000" w:rsidDel="00000000" w:rsidP="00000000" w:rsidRDefault="00000000" w:rsidRPr="00000000" w14:paraId="0000080E">
      <w:pPr>
        <w:spacing w:after="174" w:before="0"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0F">
      <w:pPr>
        <w:spacing w:after="174" w:before="0" w:lineRule="auto"/>
        <w:rPr/>
      </w:pPr>
      <w:r w:rsidDel="00000000" w:rsidR="00000000" w:rsidRPr="00000000">
        <w:rPr>
          <w:rtl w:val="0"/>
        </w:rPr>
        <w:t xml:space="preserve">The Length field specifies the number of bytes up to the end of the Wireless Node Identifier field, including the Length field itself.</w:t>
      </w:r>
    </w:p>
    <w:p w:rsidR="00000000" w:rsidDel="00000000" w:rsidP="00000000" w:rsidRDefault="00000000" w:rsidRPr="00000000" w14:paraId="00000810">
      <w:pPr>
        <w:pStyle w:val="Heading3"/>
        <w:ind w:left="0" w:firstLine="0"/>
        <w:rPr/>
      </w:pPr>
      <w:bookmarkStart w:colFirst="0" w:colLast="0" w:name="_heading=h.sabnu4" w:id="241"/>
      <w:bookmarkEnd w:id="241"/>
      <w:sdt>
        <w:sdtPr>
          <w:tag w:val="goog_rdk_45"/>
        </w:sdtPr>
        <w:sdtContent>
          <w:commentRangeStart w:id="40"/>
        </w:sdtContent>
      </w:sdt>
      <w:r w:rsidDel="00000000" w:rsidR="00000000" w:rsidRPr="00000000">
        <w:rPr>
          <w:rtl w:val="0"/>
        </w:rPr>
        <w:t xml:space="preserve">3.18.2 Control Flags</w:t>
      </w:r>
    </w:p>
    <w:p w:rsidR="00000000" w:rsidDel="00000000" w:rsidP="00000000" w:rsidRDefault="00000000" w:rsidRPr="00000000" w14:paraId="00000811">
      <w:pPr>
        <w:spacing w:after="174" w:before="0" w:lineRule="auto"/>
        <w:rPr/>
      </w:pPr>
      <w:r w:rsidDel="00000000" w:rsidR="00000000" w:rsidRPr="00000000">
        <w:rPr>
          <w:rtl w:val="0"/>
        </w:rPr>
        <w:t xml:space="preserve">The Control flags contain control information exchanged between the Gateway and the Forwarder. </w:t>
      </w:r>
    </w:p>
    <w:p w:rsidR="00000000" w:rsidDel="00000000" w:rsidP="00000000" w:rsidRDefault="00000000" w:rsidRPr="00000000" w14:paraId="00000812">
      <w:pPr>
        <w:pStyle w:val="Heading4"/>
        <w:ind w:left="0" w:firstLine="0"/>
        <w:rPr/>
      </w:pPr>
      <w:bookmarkStart w:colFirst="0" w:colLast="0" w:name="_heading=h.3c9z6hx" w:id="242"/>
      <w:bookmarkEnd w:id="242"/>
      <w:r w:rsidDel="00000000" w:rsidR="00000000" w:rsidRPr="00000000">
        <w:rPr>
          <w:rtl w:val="0"/>
        </w:rPr>
        <w:t xml:space="preserve">3.18.2.1 Radius</w:t>
      </w:r>
    </w:p>
    <w:p w:rsidR="00000000" w:rsidDel="00000000" w:rsidP="00000000" w:rsidRDefault="00000000" w:rsidRPr="00000000" w14:paraId="00000813">
      <w:pPr>
        <w:rPr/>
      </w:pPr>
      <w:commentRangeEnd w:id="40"/>
      <w:r w:rsidDel="00000000" w:rsidR="00000000" w:rsidRPr="00000000">
        <w:commentReference w:id="40"/>
      </w:r>
      <w:r w:rsidDel="00000000" w:rsidR="00000000" w:rsidRPr="00000000">
        <w:rPr>
          <w:b w:val="1"/>
          <w:rtl w:val="0"/>
        </w:rPr>
        <w:t xml:space="preserve">Position:</w:t>
      </w:r>
      <w:r w:rsidDel="00000000" w:rsidR="00000000" w:rsidRPr="00000000">
        <w:rPr>
          <w:rtl w:val="0"/>
        </w:rPr>
        <w:t xml:space="preserve"> bits 0 and 1 of the Control byte.</w:t>
      </w:r>
      <w:sdt>
        <w:sdtPr>
          <w:tag w:val="goog_rdk_46"/>
        </w:sdtPr>
        <w:sdtContent>
          <w:commentRangeStart w:id="41"/>
        </w:sdtContent>
      </w:sdt>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Transmission radius - only relevant in direction Gateway to Forwarder</w:t>
      </w:r>
      <w:commentRangeEnd w:id="41"/>
      <w:r w:rsidDel="00000000" w:rsidR="00000000" w:rsidRPr="00000000">
        <w:commentReference w:id="41"/>
      </w:r>
      <w:r w:rsidDel="00000000" w:rsidR="00000000" w:rsidRPr="00000000">
        <w:rPr>
          <w:rtl w:val="0"/>
        </w:rPr>
        <w:t xml:space="preserve">.</w:t>
      </w:r>
    </w:p>
    <w:p w:rsidR="00000000" w:rsidDel="00000000" w:rsidP="00000000" w:rsidRDefault="00000000" w:rsidRPr="00000000" w14:paraId="00000815">
      <w:pPr>
        <w:pStyle w:val="Heading3"/>
        <w:ind w:left="0" w:firstLine="0"/>
        <w:rPr/>
      </w:pPr>
      <w:bookmarkStart w:colFirst="0" w:colLast="0" w:name="_heading=h.1rf9gpq" w:id="243"/>
      <w:bookmarkEnd w:id="243"/>
      <w:r w:rsidDel="00000000" w:rsidR="00000000" w:rsidRPr="00000000">
        <w:rPr>
          <w:rtl w:val="0"/>
        </w:rPr>
        <w:t xml:space="preserve">3.18.3 Wireless Node Identifier</w:t>
      </w:r>
    </w:p>
    <w:p w:rsidR="00000000" w:rsidDel="00000000" w:rsidP="00000000" w:rsidRDefault="00000000" w:rsidRPr="00000000" w14:paraId="00000816">
      <w:pPr>
        <w:spacing w:after="174" w:before="0" w:lineRule="auto"/>
        <w:rPr/>
      </w:pPr>
      <w:r w:rsidDel="00000000" w:rsidR="00000000" w:rsidRPr="00000000">
        <w:rPr>
          <w:rtl w:val="0"/>
        </w:rPr>
        <w:t xml:space="preserve">Identifies the wireless node which has sent or should receive the encapsulated MQTT-SN packet. The mapping between this identifier and the address of the wireless node is implemented by the forwarder, if needed.</w:t>
      </w:r>
    </w:p>
    <w:p w:rsidR="00000000" w:rsidDel="00000000" w:rsidP="00000000" w:rsidRDefault="00000000" w:rsidRPr="00000000" w14:paraId="00000817">
      <w:pPr>
        <w:pStyle w:val="Heading3"/>
        <w:ind w:left="0" w:firstLine="0"/>
        <w:rPr/>
      </w:pPr>
      <w:bookmarkStart w:colFirst="0" w:colLast="0" w:name="_heading=h.4bewzdj" w:id="244"/>
      <w:bookmarkEnd w:id="244"/>
      <w:r w:rsidDel="00000000" w:rsidR="00000000" w:rsidRPr="00000000">
        <w:rPr>
          <w:rtl w:val="0"/>
        </w:rPr>
        <w:t xml:space="preserve">3.18.4 MQTT-SN Packet</w:t>
      </w:r>
    </w:p>
    <w:p w:rsidR="00000000" w:rsidDel="00000000" w:rsidP="00000000" w:rsidRDefault="00000000" w:rsidRPr="00000000" w14:paraId="00000818">
      <w:pPr>
        <w:spacing w:after="149" w:before="0" w:lineRule="auto"/>
        <w:jc w:val="both"/>
        <w:rPr/>
      </w:pPr>
      <w:r w:rsidDel="00000000" w:rsidR="00000000" w:rsidRPr="00000000">
        <w:rPr>
          <w:rtl w:val="0"/>
        </w:rPr>
        <w:t xml:space="preserve">The MQTT-SN packet, encoded according to the packet type.</w:t>
      </w:r>
    </w:p>
    <w:p w:rsidR="00000000" w:rsidDel="00000000" w:rsidP="00000000" w:rsidRDefault="00000000" w:rsidRPr="00000000" w14:paraId="00000819">
      <w:pPr>
        <w:pStyle w:val="Heading2"/>
        <w:keepLines w:val="1"/>
        <w:spacing w:after="77" w:before="0" w:line="259" w:lineRule="auto"/>
        <w:ind w:left="0" w:firstLine="0"/>
        <w:rPr/>
      </w:pPr>
      <w:bookmarkStart w:colFirst="0" w:colLast="0" w:name="_heading=h.2dlolyb" w:id="245"/>
      <w:bookmarkEnd w:id="245"/>
      <w:r w:rsidDel="00000000" w:rsidR="00000000" w:rsidRPr="00000000">
        <w:rPr>
          <w:rtl w:val="0"/>
        </w:rPr>
        <w:t xml:space="preserve">3.19 </w:t>
      </w:r>
      <w:sdt>
        <w:sdtPr>
          <w:tag w:val="goog_rdk_47"/>
        </w:sdtPr>
        <w:sdtContent>
          <w:commentRangeStart w:id="42"/>
        </w:sdtContent>
      </w:sdt>
      <w:sdt>
        <w:sdtPr>
          <w:tag w:val="goog_rdk_48"/>
        </w:sdtPr>
        <w:sdtContent>
          <w:commentRangeStart w:id="43"/>
        </w:sdtContent>
      </w:sdt>
      <w:r w:rsidDel="00000000" w:rsidR="00000000" w:rsidRPr="00000000">
        <w:rPr>
          <w:rtl w:val="0"/>
        </w:rPr>
        <w:t xml:space="preserve">Gateway </w:t>
      </w:r>
      <w:commentRangeEnd w:id="42"/>
      <w:r w:rsidDel="00000000" w:rsidR="00000000" w:rsidRPr="00000000">
        <w:commentReference w:id="42"/>
      </w:r>
      <w:commentRangeEnd w:id="43"/>
      <w:r w:rsidDel="00000000" w:rsidR="00000000" w:rsidRPr="00000000">
        <w:commentReference w:id="43"/>
      </w:r>
      <w:r w:rsidDel="00000000" w:rsidR="00000000" w:rsidRPr="00000000">
        <w:rPr>
          <w:rtl w:val="0"/>
        </w:rPr>
        <w:t xml:space="preserve">Discovery Packets</w:t>
      </w:r>
    </w:p>
    <w:p w:rsidR="00000000" w:rsidDel="00000000" w:rsidP="00000000" w:rsidRDefault="00000000" w:rsidRPr="00000000" w14:paraId="0000081A">
      <w:pPr>
        <w:rPr/>
      </w:pPr>
      <w:r w:rsidDel="00000000" w:rsidR="00000000" w:rsidRPr="00000000">
        <w:rPr>
          <w:rtl w:val="0"/>
        </w:rPr>
        <w:t xml:space="preserve">The Packets in this section are optional. A description of how this functionality works can be found in </w:t>
      </w:r>
      <w:hyperlink w:anchor="_heading=h.kble35c09nw4">
        <w:r w:rsidDel="00000000" w:rsidR="00000000" w:rsidRPr="00000000">
          <w:rPr>
            <w:color w:val="1155cc"/>
            <w:u w:val="single"/>
            <w:rtl w:val="0"/>
          </w:rPr>
          <w:t xml:space="preserve">C.2 Gateway Advertisement and Discovery</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81B">
      <w:pPr>
        <w:pStyle w:val="Heading3"/>
        <w:keepLines w:val="1"/>
        <w:spacing w:after="77" w:before="200" w:line="259" w:lineRule="auto"/>
        <w:ind w:left="0" w:firstLine="0"/>
        <w:rPr/>
      </w:pPr>
      <w:bookmarkStart w:colFirst="0" w:colLast="0" w:name="_heading=h.d4gdb1y3emqv" w:id="246"/>
      <w:bookmarkEnd w:id="246"/>
      <w:r w:rsidDel="00000000" w:rsidR="00000000" w:rsidRPr="00000000">
        <w:rPr>
          <w:rtl w:val="0"/>
        </w:rPr>
        <w:t xml:space="preserve">3.19.1 </w:t>
      </w:r>
      <w:sdt>
        <w:sdtPr>
          <w:tag w:val="goog_rdk_49"/>
        </w:sdtPr>
        <w:sdtContent>
          <w:commentRangeStart w:id="44"/>
        </w:sdtContent>
      </w:sdt>
      <w:sdt>
        <w:sdtPr>
          <w:tag w:val="goog_rdk_50"/>
        </w:sdtPr>
        <w:sdtContent>
          <w:commentRangeStart w:id="45"/>
        </w:sdtContent>
      </w:sdt>
      <w:r w:rsidDel="00000000" w:rsidR="00000000" w:rsidRPr="00000000">
        <w:rPr>
          <w:rtl w:val="0"/>
        </w:rPr>
        <w:t xml:space="preserve">ADVERTISE - Gateway Advertisement</w:t>
      </w:r>
      <w:commentRangeEnd w:id="44"/>
      <w:r w:rsidDel="00000000" w:rsidR="00000000" w:rsidRPr="00000000">
        <w:commentReference w:id="44"/>
      </w:r>
      <w:commentRangeEnd w:id="45"/>
      <w:r w:rsidDel="00000000" w:rsidR="00000000" w:rsidRPr="00000000">
        <w:commentReference w:id="45"/>
      </w:r>
      <w:r w:rsidDel="00000000" w:rsidR="00000000" w:rsidRPr="00000000">
        <w:rPr>
          <w:rtl w:val="0"/>
        </w:rPr>
      </w:r>
    </w:p>
    <w:p w:rsidR="00000000" w:rsidDel="00000000" w:rsidP="00000000" w:rsidRDefault="00000000" w:rsidRPr="00000000" w14:paraId="0000081C">
      <w:pPr>
        <w:rPr/>
      </w:pPr>
      <w:r w:rsidDel="00000000" w:rsidR="00000000" w:rsidRPr="00000000">
        <w:rPr>
          <w:i w:val="1"/>
          <w:sz w:val="19"/>
          <w:szCs w:val="19"/>
          <w:rtl w:val="0"/>
        </w:rPr>
        <w:t xml:space="preserve">Figure 3-1 – ADVERTISE Packet</w:t>
      </w:r>
      <w:r w:rsidDel="00000000" w:rsidR="00000000" w:rsidRPr="00000000">
        <w:rPr>
          <w:rtl w:val="0"/>
        </w:rPr>
      </w:r>
    </w:p>
    <w:p w:rsidR="00000000" w:rsidDel="00000000" w:rsidP="00000000" w:rsidRDefault="00000000" w:rsidRPr="00000000" w14:paraId="0000081D">
      <w:pPr>
        <w:rPr/>
      </w:pPr>
      <w:r w:rsidDel="00000000" w:rsidR="00000000" w:rsidRPr="00000000">
        <w:rPr/>
        <w:drawing>
          <wp:inline distB="114300" distT="114300" distL="114300" distR="114300">
            <wp:extent cx="5943600" cy="1295400"/>
            <wp:effectExtent b="0" l="0" r="0" t="0"/>
            <wp:docPr id="53" name="image23.png"/>
            <a:graphic>
              <a:graphicData uri="http://schemas.openxmlformats.org/drawingml/2006/picture">
                <pic:pic>
                  <pic:nvPicPr>
                    <pic:cNvPr id="0" name="image23.png"/>
                    <pic:cNvPicPr preferRelativeResize="0"/>
                  </pic:nvPicPr>
                  <pic:blipFill>
                    <a:blip r:embed="rId95"/>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The ADVERTISE packet is sent periodically by a Gateway to advertise its presence. The time interval until the next transmission is indicated by the </w:t>
      </w:r>
      <w:r w:rsidDel="00000000" w:rsidR="00000000" w:rsidRPr="00000000">
        <w:rPr>
          <w:i w:val="1"/>
          <w:rtl w:val="0"/>
        </w:rPr>
        <w:t xml:space="preserve">Duration </w:t>
      </w:r>
      <w:r w:rsidDel="00000000" w:rsidR="00000000" w:rsidRPr="00000000">
        <w:rPr>
          <w:rtl w:val="0"/>
        </w:rPr>
        <w:t xml:space="preserve">field.</w:t>
      </w:r>
    </w:p>
    <w:p w:rsidR="00000000" w:rsidDel="00000000" w:rsidP="00000000" w:rsidRDefault="00000000" w:rsidRPr="00000000" w14:paraId="0000081F">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20">
      <w:pPr>
        <w:ind w:left="720" w:firstLine="0"/>
        <w:rPr/>
      </w:pPr>
      <w:r w:rsidDel="00000000" w:rsidR="00000000" w:rsidRPr="00000000">
        <w:rPr>
          <w:shd w:fill="fff2cc" w:val="clear"/>
          <w:rtl w:val="0"/>
        </w:rPr>
        <w:t xml:space="preserve">If the Transport Layer supports multicast, like UDP/IP, the ADVERTISE packet is generally sent using a Multicast Address as the destination.</w:t>
      </w:r>
      <w:r w:rsidDel="00000000" w:rsidR="00000000" w:rsidRPr="00000000">
        <w:rPr>
          <w:rtl w:val="0"/>
        </w:rPr>
      </w:r>
    </w:p>
    <w:p w:rsidR="00000000" w:rsidDel="00000000" w:rsidP="00000000" w:rsidRDefault="00000000" w:rsidRPr="00000000" w14:paraId="00000821">
      <w:pPr>
        <w:pStyle w:val="Heading4"/>
        <w:ind w:left="0" w:firstLine="0"/>
        <w:rPr/>
      </w:pPr>
      <w:bookmarkStart w:colFirst="0" w:colLast="0" w:name="_heading=h.sqyw64" w:id="247"/>
      <w:bookmarkEnd w:id="247"/>
      <w:r w:rsidDel="00000000" w:rsidR="00000000" w:rsidRPr="00000000">
        <w:rPr>
          <w:rtl w:val="0"/>
        </w:rPr>
        <w:t xml:space="preserve">3.19.1.1 ADVERTISE Header</w:t>
      </w:r>
    </w:p>
    <w:p w:rsidR="00000000" w:rsidDel="00000000" w:rsidP="00000000" w:rsidRDefault="00000000" w:rsidRPr="00000000" w14:paraId="00000822">
      <w:pPr>
        <w:spacing w:after="174" w:before="0" w:lineRule="auto"/>
        <w:jc w:val="both"/>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23">
      <w:pPr>
        <w:pStyle w:val="Heading4"/>
        <w:ind w:left="0" w:firstLine="0"/>
        <w:rPr/>
      </w:pPr>
      <w:bookmarkStart w:colFirst="0" w:colLast="0" w:name="_heading=h.3cqmetx" w:id="248"/>
      <w:bookmarkEnd w:id="248"/>
      <w:r w:rsidDel="00000000" w:rsidR="00000000" w:rsidRPr="00000000">
        <w:rPr>
          <w:rtl w:val="0"/>
        </w:rPr>
        <w:t xml:space="preserve">3.19.1.2 Gateway Identifier</w:t>
      </w:r>
    </w:p>
    <w:p w:rsidR="00000000" w:rsidDel="00000000" w:rsidP="00000000" w:rsidRDefault="00000000" w:rsidRPr="00000000" w14:paraId="00000824">
      <w:pPr>
        <w:spacing w:after="174" w:before="0" w:lineRule="auto"/>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1 byte and uniquely identifies a Gateway which is advertising its presence on the network.</w:t>
      </w:r>
    </w:p>
    <w:p w:rsidR="00000000" w:rsidDel="00000000" w:rsidP="00000000" w:rsidRDefault="00000000" w:rsidRPr="00000000" w14:paraId="00000825">
      <w:pPr>
        <w:spacing w:after="174" w:before="0" w:lineRule="auto"/>
        <w:jc w:val="both"/>
        <w:rPr/>
      </w:pPr>
      <w:r w:rsidDel="00000000" w:rsidR="00000000" w:rsidRPr="00000000">
        <w:rPr>
          <w:rtl w:val="0"/>
        </w:rPr>
        <w:t xml:space="preserve">The MQTT-SN protocol itself does not guarantee the uniqueness of the </w:t>
      </w:r>
      <w:r w:rsidDel="00000000" w:rsidR="00000000" w:rsidRPr="00000000">
        <w:rPr>
          <w:i w:val="1"/>
          <w:rtl w:val="0"/>
        </w:rPr>
        <w:t xml:space="preserve">Gateway Identifier</w:t>
      </w:r>
      <w:r w:rsidDel="00000000" w:rsidR="00000000" w:rsidRPr="00000000">
        <w:rPr>
          <w:rtl w:val="0"/>
        </w:rPr>
        <w:t xml:space="preserve">.</w:t>
      </w:r>
    </w:p>
    <w:p w:rsidR="00000000" w:rsidDel="00000000" w:rsidP="00000000" w:rsidRDefault="00000000" w:rsidRPr="00000000" w14:paraId="00000826">
      <w:pPr>
        <w:pStyle w:val="Heading4"/>
        <w:ind w:left="0" w:firstLine="0"/>
        <w:rPr/>
      </w:pPr>
      <w:bookmarkStart w:colFirst="0" w:colLast="0" w:name="_heading=h.1rvwp1q" w:id="249"/>
      <w:bookmarkEnd w:id="249"/>
      <w:r w:rsidDel="00000000" w:rsidR="00000000" w:rsidRPr="00000000">
        <w:rPr>
          <w:rtl w:val="0"/>
        </w:rPr>
        <w:t xml:space="preserve">3.19.1.3 Duration</w:t>
      </w:r>
    </w:p>
    <w:p w:rsidR="00000000" w:rsidDel="00000000" w:rsidP="00000000" w:rsidRDefault="00000000" w:rsidRPr="00000000" w14:paraId="00000827">
      <w:pPr>
        <w:spacing w:after="120" w:lineRule="auto"/>
        <w:rPr/>
      </w:pPr>
      <w:r w:rsidDel="00000000" w:rsidR="00000000" w:rsidRPr="00000000">
        <w:rPr>
          <w:rtl w:val="0"/>
        </w:rPr>
        <w:t xml:space="preserve">The </w:t>
      </w:r>
      <w:r w:rsidDel="00000000" w:rsidR="00000000" w:rsidRPr="00000000">
        <w:rPr>
          <w:i w:val="1"/>
          <w:rtl w:val="0"/>
        </w:rPr>
        <w:t xml:space="preserve">Duration </w:t>
      </w:r>
      <w:r w:rsidDel="00000000" w:rsidR="00000000" w:rsidRPr="00000000">
        <w:rPr>
          <w:rtl w:val="0"/>
        </w:rPr>
        <w:t xml:space="preserve">field is a 2-byte integer. It specifies the time interval in seconds until the next ADVERTISE packet is transmitted by this Gateway. </w:t>
      </w:r>
    </w:p>
    <w:p w:rsidR="00000000" w:rsidDel="00000000" w:rsidP="00000000" w:rsidRDefault="00000000" w:rsidRPr="00000000" w14:paraId="00000828">
      <w:pPr>
        <w:spacing w:after="306" w:lineRule="auto"/>
        <w:ind w:left="-5" w:firstLine="0"/>
        <w:rPr/>
      </w:pPr>
      <w:r w:rsidDel="00000000" w:rsidR="00000000" w:rsidRPr="00000000">
        <w:rPr>
          <w:rtl w:val="0"/>
        </w:rPr>
        <w:t xml:space="preserve">The maximum value that can be encoded is approximately 18 hours.</w:t>
      </w:r>
    </w:p>
    <w:p w:rsidR="00000000" w:rsidDel="00000000" w:rsidP="00000000" w:rsidRDefault="00000000" w:rsidRPr="00000000" w14:paraId="00000829">
      <w:pPr>
        <w:pStyle w:val="Heading3"/>
        <w:keepLines w:val="1"/>
        <w:spacing w:after="77" w:before="0" w:line="259" w:lineRule="auto"/>
        <w:ind w:left="0" w:firstLine="0"/>
        <w:rPr/>
      </w:pPr>
      <w:bookmarkStart w:colFirst="0" w:colLast="0" w:name="_heading=h.4bvk7pj" w:id="250"/>
      <w:bookmarkEnd w:id="250"/>
      <w:r w:rsidDel="00000000" w:rsidR="00000000" w:rsidRPr="00000000">
        <w:rPr>
          <w:rtl w:val="0"/>
        </w:rPr>
        <w:t xml:space="preserve">3.19.2 </w:t>
      </w:r>
      <w:sdt>
        <w:sdtPr>
          <w:tag w:val="goog_rdk_51"/>
        </w:sdtPr>
        <w:sdtContent>
          <w:commentRangeStart w:id="46"/>
        </w:sdtContent>
      </w:sdt>
      <w:sdt>
        <w:sdtPr>
          <w:tag w:val="goog_rdk_52"/>
        </w:sdtPr>
        <w:sdtContent>
          <w:commentRangeStart w:id="47"/>
        </w:sdtContent>
      </w:sdt>
      <w:r w:rsidDel="00000000" w:rsidR="00000000" w:rsidRPr="00000000">
        <w:rPr>
          <w:rtl w:val="0"/>
        </w:rPr>
        <w:t xml:space="preserve">SEARCHGW - Search for A Gateway</w:t>
      </w:r>
      <w:commentRangeEnd w:id="46"/>
      <w:r w:rsidDel="00000000" w:rsidR="00000000" w:rsidRPr="00000000">
        <w:commentReference w:id="46"/>
      </w:r>
      <w:commentRangeEnd w:id="47"/>
      <w:r w:rsidDel="00000000" w:rsidR="00000000" w:rsidRPr="00000000">
        <w:commentReference w:id="47"/>
      </w:r>
      <w:r w:rsidDel="00000000" w:rsidR="00000000" w:rsidRPr="00000000">
        <w:rPr>
          <w:rtl w:val="0"/>
        </w:rPr>
      </w:r>
    </w:p>
    <w:p w:rsidR="00000000" w:rsidDel="00000000" w:rsidP="00000000" w:rsidRDefault="00000000" w:rsidRPr="00000000" w14:paraId="0000082A">
      <w:pPr>
        <w:rPr/>
      </w:pPr>
      <w:r w:rsidDel="00000000" w:rsidR="00000000" w:rsidRPr="00000000">
        <w:rPr>
          <w:i w:val="1"/>
          <w:sz w:val="19"/>
          <w:szCs w:val="19"/>
          <w:rtl w:val="0"/>
        </w:rPr>
        <w:t xml:space="preserve">Figure 3-2 – SEARCHGW Packet</w:t>
      </w:r>
      <w:r w:rsidDel="00000000" w:rsidR="00000000" w:rsidRPr="00000000">
        <w:rPr>
          <w:rtl w:val="0"/>
        </w:rPr>
      </w:r>
    </w:p>
    <w:p w:rsidR="00000000" w:rsidDel="00000000" w:rsidP="00000000" w:rsidRDefault="00000000" w:rsidRPr="00000000" w14:paraId="0000082B">
      <w:pPr>
        <w:rPr/>
      </w:pPr>
      <w:r w:rsidDel="00000000" w:rsidR="00000000" w:rsidRPr="00000000">
        <w:rPr/>
        <w:drawing>
          <wp:inline distB="114300" distT="114300" distL="114300" distR="114300">
            <wp:extent cx="5943600" cy="876300"/>
            <wp:effectExtent b="0" l="0" r="0" t="0"/>
            <wp:docPr id="26" name="image11.png"/>
            <a:graphic>
              <a:graphicData uri="http://schemas.openxmlformats.org/drawingml/2006/picture">
                <pic:pic>
                  <pic:nvPicPr>
                    <pic:cNvPr id="0" name="image11.png"/>
                    <pic:cNvPicPr preferRelativeResize="0"/>
                  </pic:nvPicPr>
                  <pic:blipFill>
                    <a:blip r:embed="rId96"/>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The SEARCHGW packet is sent by a client when it searches for a </w:t>
      </w:r>
      <w:r w:rsidDel="00000000" w:rsidR="00000000" w:rsidRPr="00000000">
        <w:rPr>
          <w:color w:val="000000"/>
          <w:rtl w:val="0"/>
        </w:rPr>
        <w:t xml:space="preserve">Gateway</w:t>
      </w:r>
      <w:r w:rsidDel="00000000" w:rsidR="00000000" w:rsidRPr="00000000">
        <w:rPr>
          <w:rtl w:val="0"/>
        </w:rPr>
        <w:t xml:space="preserve">. The transmission radius of the SEARCHGW is limited and depends on the density of the clients’ deployment. For instance only </w:t>
      </w:r>
      <w:sdt>
        <w:sdtPr>
          <w:tag w:val="goog_rdk_53"/>
        </w:sdtPr>
        <w:sdtContent>
          <w:commentRangeStart w:id="48"/>
        </w:sdtContent>
      </w:sdt>
      <w:r w:rsidDel="00000000" w:rsidR="00000000" w:rsidRPr="00000000">
        <w:rPr>
          <w:rtl w:val="0"/>
        </w:rPr>
        <w:t xml:space="preserve">1-hop </w:t>
      </w:r>
      <w:commentRangeEnd w:id="48"/>
      <w:r w:rsidDel="00000000" w:rsidR="00000000" w:rsidRPr="00000000">
        <w:commentReference w:id="48"/>
      </w:r>
      <w:r w:rsidDel="00000000" w:rsidR="00000000" w:rsidRPr="00000000">
        <w:rPr>
          <w:rtl w:val="0"/>
        </w:rPr>
        <w:t xml:space="preserve">transmission in case of a very dense network in which every MQTT-SN client is reachable from each other within 1-hop transmission.</w:t>
      </w:r>
    </w:p>
    <w:p w:rsidR="00000000" w:rsidDel="00000000" w:rsidP="00000000" w:rsidRDefault="00000000" w:rsidRPr="00000000" w14:paraId="0000082D">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2E">
      <w:pPr>
        <w:ind w:left="720" w:firstLine="0"/>
        <w:rPr/>
      </w:pPr>
      <w:r w:rsidDel="00000000" w:rsidR="00000000" w:rsidRPr="00000000">
        <w:rPr>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82F">
      <w:pPr>
        <w:pStyle w:val="Heading4"/>
        <w:ind w:left="0" w:firstLine="0"/>
        <w:rPr/>
      </w:pPr>
      <w:bookmarkStart w:colFirst="0" w:colLast="0" w:name="_heading=h.2r0uhxc" w:id="251"/>
      <w:bookmarkEnd w:id="251"/>
      <w:r w:rsidDel="00000000" w:rsidR="00000000" w:rsidRPr="00000000">
        <w:rPr>
          <w:rtl w:val="0"/>
        </w:rPr>
        <w:t xml:space="preserve">3.19.2.1 SEARCHGW Header</w:t>
      </w:r>
    </w:p>
    <w:p w:rsidR="00000000" w:rsidDel="00000000" w:rsidP="00000000" w:rsidRDefault="00000000" w:rsidRPr="00000000" w14:paraId="00000830">
      <w:pPr>
        <w:spacing w:after="174" w:before="0" w:line="248.00000000000006" w:lineRule="auto"/>
        <w:rPr/>
      </w:pPr>
      <w:r w:rsidDel="00000000" w:rsidR="00000000" w:rsidRPr="00000000">
        <w:rPr>
          <w:rtl w:val="0"/>
        </w:rPr>
        <w:t xml:space="preserve">The first 2 or 4 bytes of the packet are encoded according to the </w:t>
      </w:r>
      <w:r w:rsidDel="00000000" w:rsidR="00000000" w:rsidRPr="00000000">
        <w:rPr>
          <w:rtl w:val="0"/>
        </w:rPr>
        <w:t xml:space="preserve">variable length packet header </w:t>
      </w:r>
      <w:r w:rsidDel="00000000" w:rsidR="00000000" w:rsidRPr="00000000">
        <w:rPr>
          <w:rtl w:val="0"/>
        </w:rPr>
        <w:t xml:space="preserve">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31">
      <w:pPr>
        <w:pStyle w:val="Heading4"/>
        <w:ind w:left="0" w:firstLine="0"/>
        <w:rPr/>
      </w:pPr>
      <w:bookmarkStart w:colFirst="0" w:colLast="0" w:name="_heading=h.1664s55" w:id="252"/>
      <w:bookmarkEnd w:id="252"/>
      <w:r w:rsidDel="00000000" w:rsidR="00000000" w:rsidRPr="00000000">
        <w:rPr>
          <w:rtl w:val="0"/>
        </w:rPr>
        <w:t xml:space="preserve">3.19.2.2 Radius</w:t>
      </w:r>
    </w:p>
    <w:p w:rsidR="00000000" w:rsidDel="00000000" w:rsidP="00000000" w:rsidRDefault="00000000" w:rsidRPr="00000000" w14:paraId="00000832">
      <w:pPr>
        <w:spacing w:after="306" w:lineRule="auto"/>
        <w:rPr/>
      </w:pPr>
      <w:r w:rsidDel="00000000" w:rsidR="00000000" w:rsidRPr="00000000">
        <w:rPr>
          <w:rtl w:val="0"/>
        </w:rPr>
        <w:t xml:space="preserve">The transmission radius is also indicated to the underlying network layer when MQTT-SN gives this packet for transmission.</w:t>
      </w:r>
    </w:p>
    <w:p w:rsidR="00000000" w:rsidDel="00000000" w:rsidP="00000000" w:rsidRDefault="00000000" w:rsidRPr="00000000" w14:paraId="00000833">
      <w:pPr>
        <w:spacing w:after="306" w:lineRule="auto"/>
        <w:rPr>
          <w:highlight w:val="yellow"/>
        </w:rPr>
      </w:pPr>
      <w:r w:rsidDel="00000000" w:rsidR="00000000" w:rsidRPr="00000000">
        <w:rPr>
          <w:highlight w:val="yellow"/>
          <w:rtl w:val="0"/>
        </w:rPr>
        <w:t xml:space="preserve">A Client or a Gateway MUST NOT forward the SEARCHGW packet received if the Radius value is 0.</w:t>
      </w:r>
    </w:p>
    <w:p w:rsidR="00000000" w:rsidDel="00000000" w:rsidP="00000000" w:rsidRDefault="00000000" w:rsidRPr="00000000" w14:paraId="00000834">
      <w:pPr>
        <w:spacing w:after="306" w:lineRule="auto"/>
        <w:rPr>
          <w:highlight w:val="yellow"/>
        </w:rPr>
      </w:pPr>
      <w:r w:rsidDel="00000000" w:rsidR="00000000" w:rsidRPr="00000000">
        <w:rPr>
          <w:highlight w:val="yellow"/>
          <w:rtl w:val="0"/>
        </w:rPr>
        <w:t xml:space="preserve">If a Client or a Gateway forwards the SEARCHGW packet received, it MUST reduce the Radius value by 1.</w:t>
      </w:r>
    </w:p>
    <w:p w:rsidR="00000000" w:rsidDel="00000000" w:rsidP="00000000" w:rsidRDefault="00000000" w:rsidRPr="00000000" w14:paraId="00000835">
      <w:pPr>
        <w:pStyle w:val="Heading3"/>
        <w:keepLines w:val="1"/>
        <w:spacing w:after="77" w:before="0" w:line="259" w:lineRule="auto"/>
        <w:ind w:left="0" w:firstLine="0"/>
        <w:rPr/>
      </w:pPr>
      <w:bookmarkStart w:colFirst="0" w:colLast="0" w:name="_heading=h.3q5sasy" w:id="253"/>
      <w:bookmarkEnd w:id="253"/>
      <w:r w:rsidDel="00000000" w:rsidR="00000000" w:rsidRPr="00000000">
        <w:rPr>
          <w:rtl w:val="0"/>
        </w:rPr>
        <w:t xml:space="preserve">3.19.3 </w:t>
      </w:r>
      <w:sdt>
        <w:sdtPr>
          <w:tag w:val="goog_rdk_54"/>
        </w:sdtPr>
        <w:sdtContent>
          <w:commentRangeStart w:id="49"/>
        </w:sdtContent>
      </w:sdt>
      <w:sdt>
        <w:sdtPr>
          <w:tag w:val="goog_rdk_55"/>
        </w:sdtPr>
        <w:sdtContent>
          <w:commentRangeStart w:id="50"/>
        </w:sdtContent>
      </w:sdt>
      <w:r w:rsidDel="00000000" w:rsidR="00000000" w:rsidRPr="00000000">
        <w:rPr>
          <w:rtl w:val="0"/>
        </w:rPr>
        <w:t xml:space="preserve">GWINFO - Gateway Information</w:t>
      </w:r>
      <w:commentRangeEnd w:id="49"/>
      <w:r w:rsidDel="00000000" w:rsidR="00000000" w:rsidRPr="00000000">
        <w:commentReference w:id="49"/>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0836">
      <w:pPr>
        <w:rPr/>
      </w:pPr>
      <w:r w:rsidDel="00000000" w:rsidR="00000000" w:rsidRPr="00000000">
        <w:rPr>
          <w:i w:val="1"/>
          <w:sz w:val="19"/>
          <w:szCs w:val="19"/>
          <w:rtl w:val="0"/>
        </w:rPr>
        <w:t xml:space="preserve">Figure 3-3 – GWINFO Packet</w:t>
      </w:r>
      <w:r w:rsidDel="00000000" w:rsidR="00000000" w:rsidRPr="00000000">
        <w:rPr>
          <w:rtl w:val="0"/>
        </w:rPr>
      </w:r>
    </w:p>
    <w:p w:rsidR="00000000" w:rsidDel="00000000" w:rsidP="00000000" w:rsidRDefault="00000000" w:rsidRPr="00000000" w14:paraId="00000837">
      <w:pPr>
        <w:rPr/>
      </w:pPr>
      <w:r w:rsidDel="00000000" w:rsidR="00000000" w:rsidRPr="00000000">
        <w:rPr/>
        <w:drawing>
          <wp:inline distB="114300" distT="114300" distL="114300" distR="114300">
            <wp:extent cx="5943600" cy="1587500"/>
            <wp:effectExtent b="0" l="0" r="0" t="0"/>
            <wp:docPr id="62" name="image33.png"/>
            <a:graphic>
              <a:graphicData uri="http://schemas.openxmlformats.org/drawingml/2006/picture">
                <pic:pic>
                  <pic:nvPicPr>
                    <pic:cNvPr id="0" name="image33.png"/>
                    <pic:cNvPicPr preferRelativeResize="0"/>
                  </pic:nvPicPr>
                  <pic:blipFill>
                    <a:blip r:embed="rId97"/>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The GWINFO packet is sent as response to a SEARCHGW packet with the radius as indicated in the SEARCHGW packet. If sent by a </w:t>
      </w:r>
      <w:r w:rsidDel="00000000" w:rsidR="00000000" w:rsidRPr="00000000">
        <w:rPr>
          <w:color w:val="000000"/>
          <w:rtl w:val="0"/>
        </w:rPr>
        <w:t xml:space="preserve">Gateway</w:t>
      </w:r>
      <w:r w:rsidDel="00000000" w:rsidR="00000000" w:rsidRPr="00000000">
        <w:rPr>
          <w:rtl w:val="0"/>
        </w:rPr>
        <w:t xml:space="preserve">, it contains only the identifier of the sending </w:t>
      </w:r>
      <w:r w:rsidDel="00000000" w:rsidR="00000000" w:rsidRPr="00000000">
        <w:rPr>
          <w:color w:val="000000"/>
          <w:rtl w:val="0"/>
        </w:rPr>
        <w:t xml:space="preserve">Gateway</w:t>
      </w:r>
      <w:r w:rsidDel="00000000" w:rsidR="00000000" w:rsidRPr="00000000">
        <w:rPr>
          <w:rtl w:val="0"/>
        </w:rPr>
        <w:t xml:space="preserve">; otherwise, if sent by a client, it also includes the Network Address of the </w:t>
      </w:r>
      <w:r w:rsidDel="00000000" w:rsidR="00000000" w:rsidRPr="00000000">
        <w:rPr>
          <w:color w:val="000000"/>
          <w:rtl w:val="0"/>
        </w:rPr>
        <w:t xml:space="preserve">Gateway</w:t>
      </w:r>
      <w:r w:rsidDel="00000000" w:rsidR="00000000" w:rsidRPr="00000000">
        <w:rPr>
          <w:rtl w:val="0"/>
        </w:rPr>
        <w:t xml:space="preserve">.</w:t>
      </w:r>
    </w:p>
    <w:p w:rsidR="00000000" w:rsidDel="00000000" w:rsidP="00000000" w:rsidRDefault="00000000" w:rsidRPr="00000000" w14:paraId="00000839">
      <w:pPr>
        <w:ind w:left="720" w:firstLine="0"/>
        <w:rPr>
          <w:shd w:fill="fff2cc" w:val="clear"/>
        </w:rPr>
      </w:pPr>
      <w:r w:rsidDel="00000000" w:rsidR="00000000" w:rsidRPr="00000000">
        <w:rPr>
          <w:b w:val="1"/>
          <w:shd w:fill="fff2cc" w:val="clear"/>
          <w:rtl w:val="0"/>
        </w:rPr>
        <w:t xml:space="preserve">Informative comment</w:t>
      </w:r>
      <w:r w:rsidDel="00000000" w:rsidR="00000000" w:rsidRPr="00000000">
        <w:rPr>
          <w:rtl w:val="0"/>
        </w:rPr>
      </w:r>
    </w:p>
    <w:p w:rsidR="00000000" w:rsidDel="00000000" w:rsidP="00000000" w:rsidRDefault="00000000" w:rsidRPr="00000000" w14:paraId="0000083A">
      <w:pPr>
        <w:ind w:left="720" w:firstLine="0"/>
        <w:rPr>
          <w:shd w:fill="fff2cc" w:val="clear"/>
        </w:rPr>
      </w:pPr>
      <w:r w:rsidDel="00000000" w:rsidR="00000000" w:rsidRPr="00000000">
        <w:rPr>
          <w:shd w:fill="fff2cc" w:val="clear"/>
          <w:rtl w:val="0"/>
        </w:rPr>
        <w:t xml:space="preserve">If the Transport Layer supports multicast, like UDP/IP, the GWINFO packet is generally sent using a Multicast Address as destination.</w:t>
      </w:r>
    </w:p>
    <w:p w:rsidR="00000000" w:rsidDel="00000000" w:rsidP="00000000" w:rsidRDefault="00000000" w:rsidRPr="00000000" w14:paraId="0000083B">
      <w:pPr>
        <w:pStyle w:val="Heading4"/>
        <w:ind w:left="0" w:firstLine="0"/>
        <w:rPr/>
      </w:pPr>
      <w:bookmarkStart w:colFirst="0" w:colLast="0" w:name="_heading=h.25b2l0r" w:id="254"/>
      <w:bookmarkEnd w:id="254"/>
      <w:r w:rsidDel="00000000" w:rsidR="00000000" w:rsidRPr="00000000">
        <w:rPr>
          <w:rtl w:val="0"/>
        </w:rPr>
        <w:t xml:space="preserve">3.19.3.1 GWINFO Header</w:t>
      </w:r>
    </w:p>
    <w:p w:rsidR="00000000" w:rsidDel="00000000" w:rsidP="00000000" w:rsidRDefault="00000000" w:rsidRPr="00000000" w14:paraId="0000083C">
      <w:pPr>
        <w:spacing w:after="174" w:before="0" w:line="248.00000000000006" w:lineRule="auto"/>
        <w:rPr/>
      </w:pPr>
      <w:r w:rsidDel="00000000" w:rsidR="00000000" w:rsidRPr="00000000">
        <w:rPr>
          <w:rtl w:val="0"/>
        </w:rPr>
        <w:t xml:space="preserve">The first 2 or 4 bytes of the packet are encoded according to the variable length packet header format. 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tl w:val="0"/>
        </w:rPr>
        <w:t xml:space="preserve"> for a detailed description.</w:t>
      </w:r>
    </w:p>
    <w:p w:rsidR="00000000" w:rsidDel="00000000" w:rsidP="00000000" w:rsidRDefault="00000000" w:rsidRPr="00000000" w14:paraId="0000083D">
      <w:pPr>
        <w:pStyle w:val="Heading4"/>
        <w:ind w:left="0" w:firstLine="0"/>
        <w:rPr/>
      </w:pPr>
      <w:bookmarkStart w:colFirst="0" w:colLast="0" w:name="_heading=h.kgcv8k" w:id="255"/>
      <w:bookmarkEnd w:id="255"/>
      <w:r w:rsidDel="00000000" w:rsidR="00000000" w:rsidRPr="00000000">
        <w:rPr>
          <w:rtl w:val="0"/>
        </w:rPr>
        <w:t xml:space="preserve">3.19.3.2 Gateway Identifier</w:t>
      </w:r>
    </w:p>
    <w:p w:rsidR="00000000" w:rsidDel="00000000" w:rsidP="00000000" w:rsidRDefault="00000000" w:rsidRPr="00000000" w14:paraId="0000083E">
      <w:pPr>
        <w:ind w:left="-5" w:firstLine="0"/>
        <w:rPr/>
      </w:pPr>
      <w:r w:rsidDel="00000000" w:rsidR="00000000" w:rsidRPr="00000000">
        <w:rPr>
          <w:rtl w:val="0"/>
        </w:rPr>
        <w:t xml:space="preserve">The </w:t>
      </w:r>
      <w:r w:rsidDel="00000000" w:rsidR="00000000" w:rsidRPr="00000000">
        <w:rPr>
          <w:i w:val="1"/>
          <w:rtl w:val="0"/>
        </w:rPr>
        <w:t xml:space="preserve">Gateway Identifier </w:t>
      </w:r>
      <w:r w:rsidDel="00000000" w:rsidR="00000000" w:rsidRPr="00000000">
        <w:rPr>
          <w:rtl w:val="0"/>
        </w:rPr>
        <w:t xml:space="preserve">field is </w:t>
      </w:r>
      <w:r w:rsidDel="00000000" w:rsidR="00000000" w:rsidRPr="00000000">
        <w:rPr>
          <w:rtl w:val="0"/>
        </w:rPr>
        <w:t xml:space="preserve">1-byte long</w:t>
      </w:r>
      <w:r w:rsidDel="00000000" w:rsidR="00000000" w:rsidRPr="00000000">
        <w:rPr>
          <w:rtl w:val="0"/>
        </w:rPr>
        <w:t xml:space="preserve"> and uniquely identifies a </w:t>
      </w:r>
      <w:r w:rsidDel="00000000" w:rsidR="00000000" w:rsidRPr="00000000">
        <w:rPr>
          <w:color w:val="000000"/>
          <w:rtl w:val="0"/>
        </w:rPr>
        <w:t xml:space="preserve">Gateway </w:t>
      </w:r>
      <w:r w:rsidDel="00000000" w:rsidR="00000000" w:rsidRPr="00000000">
        <w:rPr>
          <w:rtl w:val="0"/>
        </w:rPr>
        <w:t xml:space="preserve">in the network.</w:t>
      </w:r>
    </w:p>
    <w:p w:rsidR="00000000" w:rsidDel="00000000" w:rsidP="00000000" w:rsidRDefault="00000000" w:rsidRPr="00000000" w14:paraId="0000083F">
      <w:pPr>
        <w:pStyle w:val="Heading4"/>
        <w:ind w:left="0" w:firstLine="0"/>
        <w:rPr/>
      </w:pPr>
      <w:bookmarkStart w:colFirst="0" w:colLast="0" w:name="_heading=h.34g0dwd" w:id="256"/>
      <w:bookmarkEnd w:id="256"/>
      <w:r w:rsidDel="00000000" w:rsidR="00000000" w:rsidRPr="00000000">
        <w:rPr>
          <w:rtl w:val="0"/>
        </w:rPr>
        <w:t xml:space="preserve">3.19.3.3 Gateway Address</w:t>
      </w:r>
    </w:p>
    <w:p w:rsidR="00000000" w:rsidDel="00000000" w:rsidP="00000000" w:rsidRDefault="00000000" w:rsidRPr="00000000" w14:paraId="00000840">
      <w:pPr>
        <w:spacing w:after="101" w:before="0" w:line="248.00000000000006" w:lineRule="auto"/>
        <w:rPr/>
      </w:pPr>
      <w:r w:rsidDel="00000000" w:rsidR="00000000" w:rsidRPr="00000000">
        <w:rPr>
          <w:rtl w:val="0"/>
        </w:rPr>
        <w:t xml:space="preserve">The </w:t>
      </w:r>
      <w:r w:rsidDel="00000000" w:rsidR="00000000" w:rsidRPr="00000000">
        <w:rPr>
          <w:i w:val="1"/>
          <w:rtl w:val="0"/>
        </w:rPr>
        <w:t xml:space="preserve">Gateway Address </w:t>
      </w:r>
      <w:r w:rsidDel="00000000" w:rsidR="00000000" w:rsidRPr="00000000">
        <w:rPr>
          <w:rtl w:val="0"/>
        </w:rPr>
        <w:t xml:space="preserve">field has a variable length and contains the Network Address of a Gateway. Its length depends on the type of network over which MQTT-SN operates and is specified by the Length byte. </w:t>
      </w:r>
    </w:p>
    <w:p w:rsidR="00000000" w:rsidDel="00000000" w:rsidP="00000000" w:rsidRDefault="00000000" w:rsidRPr="00000000" w14:paraId="00000841">
      <w:pPr>
        <w:rPr/>
      </w:pPr>
      <w:r w:rsidDel="00000000" w:rsidR="00000000" w:rsidRPr="00000000">
        <w:rPr>
          <w:rtl w:val="0"/>
        </w:rPr>
        <w:t xml:space="preserve">This field is optional - its existence or absence is inferred from the Packet length. It is only included if the Packet is sent by a Client.</w:t>
      </w:r>
    </w:p>
    <w:p w:rsidR="00000000" w:rsidDel="00000000" w:rsidP="00000000" w:rsidRDefault="00000000" w:rsidRPr="00000000" w14:paraId="00000842">
      <w:pPr>
        <w:spacing w:line="276" w:lineRule="auto"/>
        <w:ind w:left="0" w:firstLine="0"/>
        <w:rPr>
          <w:color w:val="222222"/>
        </w:rPr>
      </w:pPr>
      <w:r w:rsidDel="00000000" w:rsidR="00000000" w:rsidRPr="00000000">
        <w:rPr>
          <w:rtl w:val="0"/>
        </w:rPr>
      </w:r>
    </w:p>
    <w:p w:rsidR="00000000" w:rsidDel="00000000" w:rsidP="00000000" w:rsidRDefault="00000000" w:rsidRPr="00000000" w14:paraId="00000843">
      <w:pPr>
        <w:pStyle w:val="Heading1"/>
        <w:ind w:left="0" w:firstLine="0"/>
        <w:rPr>
          <w:rFonts w:ascii="Arial" w:cs="Arial" w:eastAsia="Arial" w:hAnsi="Arial"/>
        </w:rPr>
      </w:pPr>
      <w:bookmarkStart w:colFirst="0" w:colLast="0" w:name="_heading=h.2qk79lc" w:id="257"/>
      <w:bookmarkEnd w:id="257"/>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0844">
      <w:pPr>
        <w:spacing w:line="276" w:lineRule="auto"/>
        <w:ind w:left="-5" w:right="4"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0845">
      <w:pPr>
        <w:pStyle w:val="Heading2"/>
        <w:keepLines w:val="1"/>
        <w:spacing w:after="64" w:before="0" w:line="259" w:lineRule="auto"/>
        <w:ind w:left="0" w:firstLine="0"/>
        <w:rPr>
          <w:rFonts w:ascii="Arial" w:cs="Arial" w:eastAsia="Arial" w:hAnsi="Arial"/>
        </w:rPr>
      </w:pPr>
      <w:bookmarkStart w:colFirst="0" w:colLast="0" w:name="_heading=h.21od6so" w:id="258"/>
      <w:bookmarkEnd w:id="258"/>
      <w:r w:rsidDel="00000000" w:rsidR="00000000" w:rsidRPr="00000000">
        <w:rPr>
          <w:rFonts w:ascii="Arial" w:cs="Arial" w:eastAsia="Arial" w:hAnsi="Arial"/>
          <w:rtl w:val="0"/>
        </w:rPr>
        <w:t xml:space="preserve">4.1 </w:t>
      </w:r>
      <w:r w:rsidDel="00000000" w:rsidR="00000000" w:rsidRPr="00000000">
        <w:rPr>
          <w:rFonts w:ascii="Arial" w:cs="Arial" w:eastAsia="Arial" w:hAnsi="Arial"/>
          <w:rtl w:val="0"/>
        </w:rPr>
        <w:t xml:space="preserve">Session state</w:t>
      </w:r>
      <w:r w:rsidDel="00000000" w:rsidR="00000000" w:rsidRPr="00000000">
        <w:rPr>
          <w:rtl w:val="0"/>
        </w:rPr>
      </w:r>
    </w:p>
    <w:p w:rsidR="00000000" w:rsidDel="00000000" w:rsidP="00000000" w:rsidRDefault="00000000" w:rsidRPr="00000000" w14:paraId="00000846">
      <w:pPr>
        <w:spacing w:after="240" w:before="0" w:line="276" w:lineRule="auto"/>
        <w:ind w:left="0" w:right="0" w:firstLine="0"/>
        <w:rPr>
          <w:sz w:val="22"/>
          <w:szCs w:val="22"/>
        </w:rPr>
      </w:pPr>
      <w:r w:rsidDel="00000000" w:rsidR="00000000" w:rsidRPr="00000000">
        <w:rPr>
          <w:sz w:val="22"/>
          <w:szCs w:val="22"/>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0847">
      <w:pPr>
        <w:spacing w:after="240" w:before="240" w:line="276" w:lineRule="auto"/>
        <w:ind w:left="0" w:right="0" w:firstLine="0"/>
        <w:rPr>
          <w:sz w:val="22"/>
          <w:szCs w:val="22"/>
        </w:rPr>
      </w:pPr>
      <w:r w:rsidDel="00000000" w:rsidR="00000000" w:rsidRPr="00000000">
        <w:rPr>
          <w:sz w:val="22"/>
          <w:szCs w:val="22"/>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0848">
      <w:pPr>
        <w:spacing w:after="240" w:before="240" w:line="276" w:lineRule="auto"/>
        <w:ind w:left="0" w:right="0" w:firstLine="0"/>
        <w:rPr>
          <w:sz w:val="22"/>
          <w:szCs w:val="22"/>
        </w:rPr>
      </w:pPr>
      <w:r w:rsidDel="00000000" w:rsidR="00000000" w:rsidRPr="00000000">
        <w:rPr>
          <w:sz w:val="22"/>
          <w:szCs w:val="22"/>
          <w:rtl w:val="0"/>
        </w:rPr>
        <w:t xml:space="preserve">The Session State in the Client consists of:</w:t>
      </w:r>
      <w:r w:rsidDel="00000000" w:rsidR="00000000" w:rsidRPr="00000000">
        <w:rPr>
          <w:rtl w:val="0"/>
        </w:rPr>
      </w:r>
    </w:p>
    <w:p w:rsidR="00000000" w:rsidDel="00000000" w:rsidP="00000000" w:rsidRDefault="00000000" w:rsidRPr="00000000" w14:paraId="00000849">
      <w:pPr>
        <w:numPr>
          <w:ilvl w:val="0"/>
          <w:numId w:val="71"/>
        </w:numPr>
        <w:spacing w:after="0" w:afterAutospacing="0" w:before="240" w:line="276" w:lineRule="auto"/>
        <w:ind w:left="720" w:right="0" w:hanging="360"/>
        <w:rPr>
          <w:sz w:val="22"/>
          <w:szCs w:val="22"/>
        </w:rPr>
      </w:pPr>
      <w:r w:rsidDel="00000000" w:rsidR="00000000" w:rsidRPr="00000000">
        <w:rPr>
          <w:sz w:val="22"/>
          <w:szCs w:val="22"/>
          <w:rtl w:val="0"/>
        </w:rPr>
        <w:t xml:space="preserve">QoS 1 and QoS 2 PUBLISH Packets which have been sent to the Server, but have not been completely acknowledged.</w:t>
      </w:r>
    </w:p>
    <w:p w:rsidR="00000000" w:rsidDel="00000000" w:rsidP="00000000" w:rsidRDefault="00000000" w:rsidRPr="00000000" w14:paraId="0000084A">
      <w:pPr>
        <w:numPr>
          <w:ilvl w:val="0"/>
          <w:numId w:val="71"/>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Server, but have not been </w:t>
      </w:r>
      <w:r w:rsidDel="00000000" w:rsidR="00000000" w:rsidRPr="00000000">
        <w:rPr>
          <w:sz w:val="22"/>
          <w:szCs w:val="22"/>
          <w:rtl w:val="0"/>
        </w:rPr>
        <w:t xml:space="preserve">completely </w:t>
      </w:r>
      <w:r w:rsidDel="00000000" w:rsidR="00000000" w:rsidRPr="00000000">
        <w:rPr>
          <w:sz w:val="22"/>
          <w:szCs w:val="22"/>
          <w:rtl w:val="0"/>
        </w:rPr>
        <w:t xml:space="preserve">acknowledged.</w:t>
      </w:r>
    </w:p>
    <w:p w:rsidR="00000000" w:rsidDel="00000000" w:rsidP="00000000" w:rsidRDefault="00000000" w:rsidRPr="00000000" w14:paraId="0000084B">
      <w:pPr>
        <w:numPr>
          <w:ilvl w:val="0"/>
          <w:numId w:val="71"/>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4C">
      <w:pPr>
        <w:spacing w:after="240" w:before="240" w:line="276" w:lineRule="auto"/>
        <w:ind w:left="0" w:right="0" w:firstLine="0"/>
        <w:rPr>
          <w:sz w:val="22"/>
          <w:szCs w:val="22"/>
        </w:rPr>
      </w:pPr>
      <w:r w:rsidDel="00000000" w:rsidR="00000000" w:rsidRPr="00000000">
        <w:rPr>
          <w:sz w:val="22"/>
          <w:szCs w:val="22"/>
          <w:rtl w:val="0"/>
        </w:rPr>
        <w:t xml:space="preserve">The Session State in the Server consists of:</w:t>
      </w:r>
      <w:r w:rsidDel="00000000" w:rsidR="00000000" w:rsidRPr="00000000">
        <w:rPr>
          <w:rtl w:val="0"/>
        </w:rPr>
      </w:r>
    </w:p>
    <w:p w:rsidR="00000000" w:rsidDel="00000000" w:rsidP="00000000" w:rsidRDefault="00000000" w:rsidRPr="00000000" w14:paraId="0000084D">
      <w:pPr>
        <w:numPr>
          <w:ilvl w:val="0"/>
          <w:numId w:val="2"/>
        </w:numPr>
        <w:spacing w:after="0" w:afterAutospacing="0" w:before="240" w:line="276" w:lineRule="auto"/>
        <w:ind w:left="720" w:right="0" w:hanging="360"/>
        <w:rPr>
          <w:sz w:val="22"/>
          <w:szCs w:val="22"/>
        </w:rPr>
      </w:pPr>
      <w:r w:rsidDel="00000000" w:rsidR="00000000" w:rsidRPr="00000000">
        <w:rPr>
          <w:sz w:val="22"/>
          <w:szCs w:val="22"/>
          <w:rtl w:val="0"/>
        </w:rPr>
        <w:t xml:space="preserve">The existence of a Session, even if the rest of the Session State is empty.</w:t>
      </w:r>
    </w:p>
    <w:p w:rsidR="00000000" w:rsidDel="00000000" w:rsidP="00000000" w:rsidRDefault="00000000" w:rsidRPr="00000000" w14:paraId="0000084E">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Client’s subscriptions.</w:t>
      </w:r>
    </w:p>
    <w:p w:rsidR="00000000" w:rsidDel="00000000" w:rsidP="00000000" w:rsidRDefault="00000000" w:rsidRPr="00000000" w14:paraId="0000084F">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which have been sent to the Client, but have not been completely acknowledged.</w:t>
      </w:r>
    </w:p>
    <w:p w:rsidR="00000000" w:rsidDel="00000000" w:rsidP="00000000" w:rsidRDefault="00000000" w:rsidRPr="00000000" w14:paraId="00000850">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0851">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QoS 2 PUBLISH Packets which have been received from the Client, but have not been completely acknowledged.</w:t>
      </w:r>
    </w:p>
    <w:p w:rsidR="00000000" w:rsidDel="00000000" w:rsidP="00000000" w:rsidRDefault="00000000" w:rsidRPr="00000000" w14:paraId="00000852">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The Will </w:t>
      </w:r>
      <w:r w:rsidDel="00000000" w:rsidR="00000000" w:rsidRPr="00000000">
        <w:rPr>
          <w:sz w:val="22"/>
          <w:szCs w:val="22"/>
          <w:rtl w:val="0"/>
        </w:rPr>
        <w:t xml:space="preserve">Message and associated Will data.</w:t>
      </w:r>
    </w:p>
    <w:p w:rsidR="00000000" w:rsidDel="00000000" w:rsidP="00000000" w:rsidRDefault="00000000" w:rsidRPr="00000000" w14:paraId="00000853">
      <w:pPr>
        <w:numPr>
          <w:ilvl w:val="0"/>
          <w:numId w:val="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If the Session is currently not connected, the time at which the Session will end and Session State will be discarded.</w:t>
      </w:r>
    </w:p>
    <w:p w:rsidR="00000000" w:rsidDel="00000000" w:rsidP="00000000" w:rsidRDefault="00000000" w:rsidRPr="00000000" w14:paraId="00000854">
      <w:pPr>
        <w:numPr>
          <w:ilvl w:val="0"/>
          <w:numId w:val="2"/>
        </w:numPr>
        <w:spacing w:after="240" w:before="0" w:beforeAutospacing="0" w:line="276" w:lineRule="auto"/>
        <w:ind w:left="720" w:right="0" w:hanging="360"/>
        <w:rPr>
          <w:sz w:val="22"/>
          <w:szCs w:val="22"/>
        </w:rPr>
      </w:pPr>
      <w:r w:rsidDel="00000000" w:rsidR="00000000" w:rsidRPr="00000000">
        <w:rPr>
          <w:sz w:val="22"/>
          <w:szCs w:val="22"/>
          <w:rtl w:val="0"/>
        </w:rPr>
        <w:t xml:space="preserve">Session Topic Alias mappings.</w:t>
      </w:r>
    </w:p>
    <w:p w:rsidR="00000000" w:rsidDel="00000000" w:rsidP="00000000" w:rsidRDefault="00000000" w:rsidRPr="00000000" w14:paraId="00000855">
      <w:pPr>
        <w:spacing w:after="240" w:before="240" w:line="276" w:lineRule="auto"/>
        <w:ind w:left="0" w:right="0" w:firstLine="0"/>
        <w:rPr>
          <w:sz w:val="22"/>
          <w:szCs w:val="22"/>
        </w:rPr>
      </w:pPr>
      <w:r w:rsidDel="00000000" w:rsidR="00000000" w:rsidRPr="00000000">
        <w:rPr>
          <w:sz w:val="22"/>
          <w:szCs w:val="22"/>
          <w:rtl w:val="0"/>
        </w:rPr>
        <w:t xml:space="preserve">Retained messages do not form part of the Session State in the Server, they are not deleted as a result of a Session ending.</w:t>
      </w:r>
    </w:p>
    <w:p w:rsidR="00000000" w:rsidDel="00000000" w:rsidP="00000000" w:rsidRDefault="00000000" w:rsidRPr="00000000" w14:paraId="00000856">
      <w:pPr>
        <w:pStyle w:val="Heading3"/>
        <w:keepNext w:val="0"/>
        <w:pBdr>
          <w:top w:color="auto" w:space="0" w:sz="0" w:val="none"/>
        </w:pBdr>
        <w:spacing w:after="80" w:before="280" w:lineRule="auto"/>
        <w:ind w:left="0" w:right="0" w:firstLine="0"/>
        <w:rPr/>
      </w:pPr>
      <w:bookmarkStart w:colFirst="0" w:colLast="0" w:name="_heading=h.nasxg3iedd75" w:id="259"/>
      <w:bookmarkEnd w:id="259"/>
      <w:r w:rsidDel="00000000" w:rsidR="00000000" w:rsidRPr="00000000">
        <w:rPr>
          <w:rtl w:val="0"/>
        </w:rPr>
        <w:t xml:space="preserve">4.1.1 Storing Session State</w:t>
      </w:r>
    </w:p>
    <w:p w:rsidR="00000000" w:rsidDel="00000000" w:rsidP="00000000" w:rsidRDefault="00000000" w:rsidRPr="00000000" w14:paraId="00000857">
      <w:pPr>
        <w:spacing w:after="240" w:before="240" w:line="276" w:lineRule="auto"/>
        <w:ind w:left="0" w:right="0" w:firstLine="0"/>
        <w:rPr>
          <w:sz w:val="22"/>
          <w:szCs w:val="22"/>
        </w:rPr>
      </w:pPr>
      <w:r w:rsidDel="00000000" w:rsidR="00000000" w:rsidRPr="00000000">
        <w:rPr>
          <w:sz w:val="22"/>
          <w:szCs w:val="22"/>
          <w:highlight w:val="yellow"/>
          <w:rtl w:val="0"/>
        </w:rPr>
        <w:t xml:space="preserve">The Server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[MQTT-SN-4.1.1-1]</w:t>
      </w:r>
      <w:r w:rsidDel="00000000" w:rsidR="00000000" w:rsidRPr="00000000">
        <w:rPr>
          <w:sz w:val="22"/>
          <w:szCs w:val="22"/>
          <w:rtl w:val="0"/>
        </w:rPr>
        <w:t xml:space="preserve">. </w:t>
      </w:r>
    </w:p>
    <w:p w:rsidR="00000000" w:rsidDel="00000000" w:rsidP="00000000" w:rsidRDefault="00000000" w:rsidRPr="00000000" w14:paraId="00000858">
      <w:pPr>
        <w:spacing w:after="240" w:before="240" w:line="276" w:lineRule="auto"/>
        <w:ind w:left="0" w:right="0" w:firstLine="0"/>
        <w:rPr>
          <w:sz w:val="22"/>
          <w:szCs w:val="22"/>
          <w:highlight w:val="yellow"/>
        </w:rPr>
      </w:pPr>
      <w:r w:rsidDel="00000000" w:rsidR="00000000" w:rsidRPr="00000000">
        <w:rPr>
          <w:sz w:val="22"/>
          <w:szCs w:val="22"/>
          <w:highlight w:val="yellow"/>
          <w:rtl w:val="0"/>
        </w:rPr>
        <w:t xml:space="preserve">The Client </w:t>
      </w:r>
      <w:r w:rsidDel="00000000" w:rsidR="00000000" w:rsidRPr="00000000">
        <w:rPr>
          <w:sz w:val="22"/>
          <w:szCs w:val="22"/>
          <w:highlight w:val="yellow"/>
          <w:rtl w:val="0"/>
        </w:rPr>
        <w:t xml:space="preserve">MUST NOT discard</w:t>
      </w:r>
      <w:r w:rsidDel="00000000" w:rsidR="00000000" w:rsidRPr="00000000">
        <w:rPr>
          <w:sz w:val="22"/>
          <w:szCs w:val="22"/>
          <w:highlight w:val="yellow"/>
          <w:rtl w:val="0"/>
        </w:rPr>
        <w:t xml:space="preserve"> the Session State while the Virtual Connection exists</w:t>
      </w:r>
      <w:r w:rsidDel="00000000" w:rsidR="00000000" w:rsidRPr="00000000">
        <w:rPr>
          <w:sz w:val="22"/>
          <w:szCs w:val="22"/>
          <w:rtl w:val="0"/>
        </w:rPr>
        <w:t xml:space="preserve"> </w:t>
      </w:r>
      <w:r w:rsidDel="00000000" w:rsidR="00000000" w:rsidRPr="00000000">
        <w:rPr>
          <w:color w:val="ff0000"/>
          <w:sz w:val="22"/>
          <w:szCs w:val="22"/>
          <w:rtl w:val="0"/>
        </w:rPr>
        <w:t xml:space="preserve">[MQTT-SN-4.1.1-2]</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859">
      <w:pPr>
        <w:spacing w:after="240" w:before="240" w:line="276" w:lineRule="auto"/>
        <w:ind w:left="0" w:right="0" w:firstLine="0"/>
        <w:rPr>
          <w:sz w:val="22"/>
          <w:szCs w:val="22"/>
        </w:rPr>
      </w:pPr>
      <w:r w:rsidDel="00000000" w:rsidR="00000000" w:rsidRPr="00000000">
        <w:rPr>
          <w:sz w:val="22"/>
          <w:szCs w:val="22"/>
          <w:highlight w:val="yellow"/>
          <w:rtl w:val="0"/>
        </w:rPr>
        <w:t xml:space="preserve">The Server MUST discard the Session State when the Virtual Connection is deleted</w:t>
      </w:r>
      <w:r w:rsidDel="00000000" w:rsidR="00000000" w:rsidRPr="00000000">
        <w:rPr>
          <w:sz w:val="22"/>
          <w:szCs w:val="22"/>
          <w:highlight w:val="yellow"/>
          <w:rtl w:val="0"/>
        </w:rPr>
        <w:t xml:space="preserve"> </w:t>
      </w:r>
      <w:r w:rsidDel="00000000" w:rsidR="00000000" w:rsidRPr="00000000">
        <w:rPr>
          <w:sz w:val="22"/>
          <w:szCs w:val="22"/>
          <w:highlight w:val="yellow"/>
          <w:rtl w:val="0"/>
        </w:rPr>
        <w:t xml:space="preserve">and </w:t>
      </w:r>
      <w:r w:rsidDel="00000000" w:rsidR="00000000" w:rsidRPr="00000000">
        <w:rPr>
          <w:sz w:val="22"/>
          <w:szCs w:val="22"/>
          <w:highlight w:val="yellow"/>
          <w:rtl w:val="0"/>
        </w:rPr>
        <w:t xml:space="preserve">the Session Expiry Interval has passed</w:t>
      </w:r>
      <w:r w:rsidDel="00000000" w:rsidR="00000000" w:rsidRPr="00000000">
        <w:rPr>
          <w:sz w:val="22"/>
          <w:szCs w:val="22"/>
          <w:rtl w:val="0"/>
        </w:rPr>
        <w:t xml:space="preserve"> </w:t>
      </w:r>
      <w:r w:rsidDel="00000000" w:rsidR="00000000" w:rsidRPr="00000000">
        <w:rPr>
          <w:color w:val="ff0000"/>
          <w:sz w:val="22"/>
          <w:szCs w:val="22"/>
          <w:rtl w:val="0"/>
        </w:rPr>
        <w:t xml:space="preserve">[MQTT-SN-4.1.1-3]</w:t>
      </w:r>
      <w:r w:rsidDel="00000000" w:rsidR="00000000" w:rsidRPr="00000000">
        <w:rPr>
          <w:sz w:val="22"/>
          <w:szCs w:val="22"/>
          <w:rtl w:val="0"/>
        </w:rPr>
        <w:t xml:space="preserve">. A Session Expiry Interval of 0xFFFFFFFF is an infinite amount of time, so never passes.</w:t>
      </w:r>
    </w:p>
    <w:p w:rsidR="00000000" w:rsidDel="00000000" w:rsidP="00000000" w:rsidRDefault="00000000" w:rsidRPr="00000000" w14:paraId="0000085A">
      <w:pPr>
        <w:spacing w:after="240" w:before="240" w:line="276" w:lineRule="auto"/>
        <w:ind w:left="0" w:right="0" w:firstLine="0"/>
        <w:rPr>
          <w:b w:val="1"/>
          <w:sz w:val="22"/>
          <w:szCs w:val="22"/>
        </w:rPr>
      </w:pPr>
      <w:r w:rsidDel="00000000" w:rsidR="00000000" w:rsidRPr="00000000">
        <w:rPr>
          <w:sz w:val="22"/>
          <w:szCs w:val="22"/>
          <w:rtl w:val="0"/>
        </w:rPr>
        <w:t xml:space="preserve"> </w:t>
        <w:tab/>
      </w:r>
      <w:r w:rsidDel="00000000" w:rsidR="00000000" w:rsidRPr="00000000">
        <w:rPr>
          <w:b w:val="1"/>
          <w:sz w:val="22"/>
          <w:szCs w:val="22"/>
          <w:rtl w:val="0"/>
        </w:rPr>
        <w:t xml:space="preserve">Informative comment</w:t>
      </w:r>
    </w:p>
    <w:p w:rsidR="00000000" w:rsidDel="00000000" w:rsidP="00000000" w:rsidRDefault="00000000" w:rsidRPr="00000000" w14:paraId="0000085B">
      <w:pPr>
        <w:spacing w:after="240" w:before="240" w:line="276" w:lineRule="auto"/>
        <w:ind w:left="720" w:right="0" w:firstLine="0"/>
        <w:rPr>
          <w:sz w:val="22"/>
          <w:szCs w:val="22"/>
        </w:rPr>
      </w:pPr>
      <w:r w:rsidDel="00000000" w:rsidR="00000000" w:rsidRPr="00000000">
        <w:rPr>
          <w:sz w:val="22"/>
          <w:szCs w:val="22"/>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085C">
      <w:pPr>
        <w:pStyle w:val="Heading3"/>
        <w:keepLines w:val="1"/>
        <w:spacing w:after="64" w:before="0" w:line="259" w:lineRule="auto"/>
        <w:ind w:left="0" w:firstLine="0"/>
        <w:rPr/>
      </w:pPr>
      <w:bookmarkStart w:colFirst="0" w:colLast="0" w:name="_heading=h.434ayfz" w:id="260"/>
      <w:bookmarkEnd w:id="260"/>
      <w:r w:rsidDel="00000000" w:rsidR="00000000" w:rsidRPr="00000000">
        <w:rPr>
          <w:rtl w:val="0"/>
        </w:rPr>
        <w:t xml:space="preserve">4.1.2 Session Establishment</w:t>
      </w:r>
    </w:p>
    <w:p w:rsidR="00000000" w:rsidDel="00000000" w:rsidP="00000000" w:rsidRDefault="00000000" w:rsidRPr="00000000" w14:paraId="0000085D">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Client needs to create a session on the server, unless it is only publishing using PUBWOS packets. The procedure for setting up a session with a server is illustrated in figures 4-1 and 4-2. </w:t>
      </w:r>
    </w:p>
    <w:p w:rsidR="00000000" w:rsidDel="00000000" w:rsidP="00000000" w:rsidRDefault="00000000" w:rsidRPr="00000000" w14:paraId="0000085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CONNECT packet contains flags to communicate to the gateway that authentication interactions, with the AUTH packet, should take place.</w:t>
      </w:r>
    </w:p>
    <w:p w:rsidR="00000000" w:rsidDel="00000000" w:rsidP="00000000" w:rsidRDefault="00000000" w:rsidRPr="00000000" w14:paraId="0000085F">
      <w:pPr>
        <w:rPr>
          <w:rFonts w:ascii="Arial" w:cs="Arial" w:eastAsia="Arial" w:hAnsi="Arial"/>
        </w:rPr>
      </w:pPr>
      <w:r w:rsidDel="00000000" w:rsidR="00000000" w:rsidRPr="00000000">
        <w:rPr>
          <w:i w:val="1"/>
          <w:sz w:val="19"/>
          <w:szCs w:val="19"/>
          <w:rtl w:val="0"/>
        </w:rPr>
        <w:t xml:space="preserve">Figure 4-1 – Connect Procedure (without Auth flag set, or no further authentication data required)</w:t>
      </w:r>
      <w:r w:rsidDel="00000000" w:rsidR="00000000" w:rsidRPr="00000000">
        <w:rPr>
          <w:rtl w:val="0"/>
        </w:rPr>
      </w:r>
    </w:p>
    <w:p w:rsidR="00000000" w:rsidDel="00000000" w:rsidP="00000000" w:rsidRDefault="00000000" w:rsidRPr="00000000" w14:paraId="00000860">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41" name="image42.png"/>
            <a:graphic>
              <a:graphicData uri="http://schemas.openxmlformats.org/drawingml/2006/picture">
                <pic:pic>
                  <pic:nvPicPr>
                    <pic:cNvPr id="0" name="image42.png"/>
                    <pic:cNvPicPr preferRelativeResize="0"/>
                  </pic:nvPicPr>
                  <pic:blipFill>
                    <a:blip r:embed="rId98"/>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0861">
      <w:pPr>
        <w:rPr>
          <w:rFonts w:ascii="Arial" w:cs="Arial" w:eastAsia="Arial" w:hAnsi="Arial"/>
        </w:rPr>
      </w:pPr>
      <w:r w:rsidDel="00000000" w:rsidR="00000000" w:rsidRPr="00000000">
        <w:rPr>
          <w:i w:val="1"/>
          <w:sz w:val="19"/>
          <w:szCs w:val="19"/>
          <w:rtl w:val="0"/>
        </w:rPr>
        <w:t xml:space="preserve">Figure 4-2 – Connect Procedure (with Auth flag set and further authentication data required)</w:t>
      </w:r>
      <w:r w:rsidDel="00000000" w:rsidR="00000000" w:rsidRPr="00000000">
        <w:rPr>
          <w:rtl w:val="0"/>
        </w:rPr>
      </w:r>
    </w:p>
    <w:p w:rsidR="00000000" w:rsidDel="00000000" w:rsidP="00000000" w:rsidRDefault="00000000" w:rsidRPr="00000000" w14:paraId="00000862">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63" name="image30.png"/>
            <a:graphic>
              <a:graphicData uri="http://schemas.openxmlformats.org/drawingml/2006/picture">
                <pic:pic>
                  <pic:nvPicPr>
                    <pic:cNvPr id="0" name="image30.png"/>
                    <pic:cNvPicPr preferRelativeResize="0"/>
                  </pic:nvPicPr>
                  <pic:blipFill>
                    <a:blip r:embed="rId99"/>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0863">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can not accept the CONNECT request the Gateway returns a CONNACK packet with the rejection Reason Code.</w:t>
      </w:r>
    </w:p>
    <w:p w:rsidR="00000000" w:rsidDel="00000000" w:rsidP="00000000" w:rsidRDefault="00000000" w:rsidRPr="00000000" w14:paraId="00000864">
      <w:pPr>
        <w:spacing w:after="0"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If the Client provides no client identifier, the Server MUST respond with a CONNACK containing an Assigned Client Identifier. </w:t>
      </w:r>
    </w:p>
    <w:p w:rsidR="00000000" w:rsidDel="00000000" w:rsidP="00000000" w:rsidRDefault="00000000" w:rsidRPr="00000000" w14:paraId="00000865">
      <w:pPr>
        <w:spacing w:after="346" w:line="276" w:lineRule="auto"/>
        <w:rPr>
          <w:sz w:val="22"/>
          <w:szCs w:val="22"/>
        </w:rPr>
      </w:pPr>
      <w:r w:rsidDel="00000000" w:rsidR="00000000" w:rsidRPr="00000000">
        <w:rPr>
          <w:rFonts w:ascii="Arial" w:cs="Arial" w:eastAsia="Arial" w:hAnsi="Arial"/>
          <w:sz w:val="22"/>
          <w:szCs w:val="22"/>
          <w:highlight w:val="yellow"/>
          <w:rtl w:val="0"/>
        </w:rPr>
        <w:t xml:space="preserve">An Assigned Client Identifier MUST be a new Client Identifier </w:t>
      </w:r>
      <w:r w:rsidDel="00000000" w:rsidR="00000000" w:rsidRPr="00000000">
        <w:rPr>
          <w:rFonts w:ascii="Arial" w:cs="Arial" w:eastAsia="Arial" w:hAnsi="Arial"/>
          <w:sz w:val="22"/>
          <w:szCs w:val="22"/>
          <w:highlight w:val="yellow"/>
          <w:rtl w:val="0"/>
        </w:rPr>
        <w:t xml:space="preserve">not used by</w:t>
      </w:r>
      <w:r w:rsidDel="00000000" w:rsidR="00000000" w:rsidRPr="00000000">
        <w:rPr>
          <w:rFonts w:ascii="Arial" w:cs="Arial" w:eastAsia="Arial" w:hAnsi="Arial"/>
          <w:sz w:val="22"/>
          <w:szCs w:val="22"/>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0866">
      <w:pPr>
        <w:pStyle w:val="Heading2"/>
        <w:keepLines w:val="1"/>
        <w:spacing w:after="64" w:before="0" w:line="259" w:lineRule="auto"/>
        <w:ind w:left="0" w:firstLine="0"/>
        <w:rPr>
          <w:rFonts w:ascii="Arial" w:cs="Arial" w:eastAsia="Arial" w:hAnsi="Arial"/>
        </w:rPr>
      </w:pPr>
      <w:bookmarkStart w:colFirst="0" w:colLast="0" w:name="_heading=h.fc1j1f7dq6oy" w:id="261"/>
      <w:bookmarkEnd w:id="261"/>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0867">
      <w:pPr>
        <w:spacing w:after="240" w:before="240" w:line="276" w:lineRule="auto"/>
        <w:rPr>
          <w:sz w:val="22"/>
          <w:szCs w:val="22"/>
        </w:rPr>
      </w:pPr>
      <w:r w:rsidDel="00000000" w:rsidR="00000000" w:rsidRPr="00000000">
        <w:rPr>
          <w:sz w:val="22"/>
          <w:szCs w:val="22"/>
          <w:rtl w:val="0"/>
        </w:rPr>
        <w:t xml:space="preserve">The MQTT-SN protocol requires an Underlying Network to create a Virtual Connection. This carries Packets from a Client to a Gateway and from a Gateway to a Client. The Underlying Network may also </w:t>
      </w:r>
      <w:r w:rsidDel="00000000" w:rsidR="00000000" w:rsidRPr="00000000">
        <w:rPr>
          <w:rFonts w:ascii="Arial" w:cs="Arial" w:eastAsia="Arial" w:hAnsi="Arial"/>
          <w:sz w:val="22"/>
          <w:szCs w:val="22"/>
          <w:rtl w:val="0"/>
        </w:rPr>
        <w:t xml:space="preserve">multicast </w:t>
      </w:r>
      <w:r w:rsidDel="00000000" w:rsidR="00000000" w:rsidRPr="00000000">
        <w:rPr>
          <w:sz w:val="22"/>
          <w:szCs w:val="22"/>
          <w:rtl w:val="0"/>
        </w:rPr>
        <w:t xml:space="preserve">Packets from a Client to more than one Gateway, and from a Gateway to more than one Client.</w:t>
      </w:r>
    </w:p>
    <w:p w:rsidR="00000000" w:rsidDel="00000000" w:rsidP="00000000" w:rsidRDefault="00000000" w:rsidRPr="00000000" w14:paraId="00000868">
      <w:pPr>
        <w:spacing w:after="240" w:before="240" w:line="276" w:lineRule="auto"/>
        <w:rPr>
          <w:sz w:val="22"/>
          <w:szCs w:val="22"/>
        </w:rPr>
      </w:pPr>
      <w:r w:rsidDel="00000000" w:rsidR="00000000" w:rsidRPr="00000000">
        <w:rPr>
          <w:sz w:val="22"/>
          <w:szCs w:val="22"/>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0869">
      <w:pPr>
        <w:numPr>
          <w:ilvl w:val="0"/>
          <w:numId w:val="42"/>
        </w:numPr>
        <w:spacing w:after="0" w:before="240" w:line="276" w:lineRule="auto"/>
        <w:ind w:left="720" w:hanging="360"/>
        <w:rPr>
          <w:sz w:val="22"/>
          <w:szCs w:val="22"/>
        </w:rPr>
      </w:pPr>
      <w:r w:rsidDel="00000000" w:rsidR="00000000" w:rsidRPr="00000000">
        <w:rPr>
          <w:sz w:val="22"/>
          <w:szCs w:val="22"/>
          <w:rtl w:val="0"/>
        </w:rPr>
        <w:t xml:space="preserve">The Underlying Network does not need to be reliable, it is expected that Packets can be lost or delivered out of order.</w:t>
      </w:r>
    </w:p>
    <w:p w:rsidR="00000000" w:rsidDel="00000000" w:rsidP="00000000" w:rsidRDefault="00000000" w:rsidRPr="00000000" w14:paraId="0000086A">
      <w:pPr>
        <w:numPr>
          <w:ilvl w:val="0"/>
          <w:numId w:val="42"/>
        </w:numPr>
        <w:spacing w:after="0" w:before="0" w:line="276" w:lineRule="auto"/>
        <w:ind w:left="720" w:hanging="360"/>
        <w:rPr>
          <w:sz w:val="22"/>
          <w:szCs w:val="22"/>
        </w:rPr>
      </w:pPr>
      <w:r w:rsidDel="00000000" w:rsidR="00000000" w:rsidRPr="00000000">
        <w:rPr>
          <w:sz w:val="22"/>
          <w:szCs w:val="22"/>
          <w:rtl w:val="0"/>
        </w:rPr>
        <w:t xml:space="preserve">If the Underlying Network might deliver a Packet more than once, for connection-oriented communications (CONNECT, DISCONNECT and other packets in between) the PROTECTION ENCAPSULATION Monotonic Counter MUST be used to eliminate duplicates</w:t>
      </w:r>
      <w:r w:rsidDel="00000000" w:rsidR="00000000" w:rsidRPr="00000000">
        <w:rPr>
          <w:sz w:val="22"/>
          <w:szCs w:val="22"/>
          <w:rtl w:val="0"/>
        </w:rPr>
        <w:t xml:space="preserve">. (In the case that a protected packet is duplicated, the Monotonic Counter will be the same on all the duplicates of a packet).</w:t>
      </w:r>
    </w:p>
    <w:p w:rsidR="00000000" w:rsidDel="00000000" w:rsidP="00000000" w:rsidRDefault="00000000" w:rsidRPr="00000000" w14:paraId="0000086B">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protocol will tolerate out of order Packets and it will retransmit lost Packets in the case that an expected </w:t>
      </w:r>
      <w:r w:rsidDel="00000000" w:rsidR="00000000" w:rsidRPr="00000000">
        <w:rPr>
          <w:sz w:val="22"/>
          <w:szCs w:val="22"/>
          <w:rtl w:val="0"/>
        </w:rPr>
        <w:t xml:space="preserve">acknowledgement</w:t>
      </w:r>
      <w:r w:rsidDel="00000000" w:rsidR="00000000" w:rsidRPr="00000000">
        <w:rPr>
          <w:sz w:val="22"/>
          <w:szCs w:val="22"/>
          <w:rtl w:val="0"/>
        </w:rPr>
        <w:t xml:space="preserve"> has not been received.</w:t>
      </w:r>
    </w:p>
    <w:p w:rsidR="00000000" w:rsidDel="00000000" w:rsidP="00000000" w:rsidRDefault="00000000" w:rsidRPr="00000000" w14:paraId="0000086C">
      <w:pPr>
        <w:numPr>
          <w:ilvl w:val="0"/>
          <w:numId w:val="42"/>
        </w:numPr>
        <w:spacing w:after="0" w:before="0" w:line="276" w:lineRule="auto"/>
        <w:ind w:left="720" w:hanging="360"/>
        <w:rPr>
          <w:sz w:val="22"/>
          <w:szCs w:val="22"/>
        </w:rPr>
      </w:pPr>
      <w:r w:rsidDel="00000000" w:rsidR="00000000" w:rsidRPr="00000000">
        <w:rPr>
          <w:sz w:val="22"/>
          <w:szCs w:val="22"/>
          <w:rtl w:val="0"/>
        </w:rPr>
        <w:t xml:space="preserve">There is no packet error correction in MQTT-SN. If a corrupted or partial packet is received it will cause a protocol error.</w:t>
      </w:r>
    </w:p>
    <w:p w:rsidR="00000000" w:rsidDel="00000000" w:rsidP="00000000" w:rsidRDefault="00000000" w:rsidRPr="00000000" w14:paraId="0000086D">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MQTT-SN implementation may use the origin network address, the DTLS connection identifier, the sender identifier in the </w:t>
      </w:r>
      <w:r w:rsidDel="00000000" w:rsidR="00000000" w:rsidRPr="00000000">
        <w:rPr>
          <w:sz w:val="22"/>
          <w:szCs w:val="22"/>
          <w:rtl w:val="0"/>
        </w:rPr>
        <w:t xml:space="preserve">PROTECTION ENCAPSULATION</w:t>
      </w:r>
      <w:r w:rsidDel="00000000" w:rsidR="00000000" w:rsidRPr="00000000">
        <w:rPr>
          <w:sz w:val="22"/>
          <w:szCs w:val="22"/>
          <w:rtl w:val="0"/>
        </w:rPr>
        <w:t xml:space="preserve">, or some other identifier in the Underlying Network to determine the identity of the Virtual Connection.</w:t>
      </w:r>
    </w:p>
    <w:p w:rsidR="00000000" w:rsidDel="00000000" w:rsidP="00000000" w:rsidRDefault="00000000" w:rsidRPr="00000000" w14:paraId="0000086E">
      <w:pPr>
        <w:numPr>
          <w:ilvl w:val="0"/>
          <w:numId w:val="42"/>
        </w:numPr>
        <w:spacing w:after="0" w:before="0" w:line="276" w:lineRule="auto"/>
        <w:ind w:left="720" w:hanging="360"/>
        <w:rPr>
          <w:sz w:val="22"/>
          <w:szCs w:val="22"/>
        </w:rPr>
      </w:pPr>
      <w:r w:rsidDel="00000000" w:rsidR="00000000" w:rsidRPr="00000000">
        <w:rPr>
          <w:sz w:val="22"/>
          <w:szCs w:val="22"/>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086F">
      <w:pPr>
        <w:numPr>
          <w:ilvl w:val="0"/>
          <w:numId w:val="42"/>
        </w:numPr>
        <w:spacing w:after="240" w:before="0" w:line="276" w:lineRule="auto"/>
        <w:ind w:left="720" w:hanging="360"/>
        <w:rPr>
          <w:sz w:val="22"/>
          <w:szCs w:val="22"/>
        </w:rPr>
      </w:pPr>
      <w:r w:rsidDel="00000000" w:rsidR="00000000" w:rsidRPr="00000000">
        <w:rPr>
          <w:sz w:val="22"/>
          <w:szCs w:val="22"/>
          <w:rtl w:val="0"/>
        </w:rPr>
        <w:t xml:space="preserve">The Underlying Network may be a radio network.</w:t>
      </w:r>
    </w:p>
    <w:p w:rsidR="00000000" w:rsidDel="00000000" w:rsidP="00000000" w:rsidRDefault="00000000" w:rsidRPr="00000000" w14:paraId="00000870">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71">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UDP as defined in [RFC0768] can be used for MQTT-SN if the Maximum Transmission Unit is configured to be more </w:t>
      </w:r>
      <w:r w:rsidDel="00000000" w:rsidR="00000000" w:rsidRPr="00000000">
        <w:rPr>
          <w:sz w:val="22"/>
          <w:szCs w:val="22"/>
          <w:shd w:fill="auto" w:val="clear"/>
          <w:rtl w:val="0"/>
        </w:rPr>
        <w:t xml:space="preserve">than the maximum MQTT-SN Packet size</w:t>
      </w:r>
      <w:r w:rsidDel="00000000" w:rsidR="00000000" w:rsidRPr="00000000">
        <w:rPr>
          <w:sz w:val="22"/>
          <w:szCs w:val="22"/>
          <w:shd w:fill="auto"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0872">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Examples of possible consequences of allowing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0873">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0874">
      <w:pPr>
        <w:numPr>
          <w:ilvl w:val="0"/>
          <w:numId w:val="39"/>
        </w:numPr>
        <w:spacing w:after="0" w:before="240" w:line="276" w:lineRule="auto"/>
        <w:ind w:left="1440" w:hanging="360"/>
        <w:rPr>
          <w:sz w:val="22"/>
          <w:szCs w:val="22"/>
          <w:shd w:fill="auto" w:val="clear"/>
        </w:rPr>
      </w:pPr>
      <w:r w:rsidDel="00000000" w:rsidR="00000000" w:rsidRPr="00000000">
        <w:rPr>
          <w:sz w:val="22"/>
          <w:szCs w:val="22"/>
          <w:shd w:fill="auto" w:val="clear"/>
          <w:rtl w:val="0"/>
        </w:rPr>
        <w:t xml:space="preserve">DTLS v1.2 [RFC6347]</w:t>
      </w:r>
    </w:p>
    <w:p w:rsidR="00000000" w:rsidDel="00000000" w:rsidP="00000000" w:rsidRDefault="00000000" w:rsidRPr="00000000" w14:paraId="00000875">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DTLS v1.3 [RFC9147]</w:t>
      </w:r>
    </w:p>
    <w:p w:rsidR="00000000" w:rsidDel="00000000" w:rsidP="00000000" w:rsidRDefault="00000000" w:rsidRPr="00000000" w14:paraId="00000876">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QUIC [RFC9000]</w:t>
      </w:r>
    </w:p>
    <w:p w:rsidR="00000000" w:rsidDel="00000000" w:rsidP="00000000" w:rsidRDefault="00000000" w:rsidRPr="00000000" w14:paraId="00000877">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Non-IP protocols</w:t>
      </w:r>
      <w:r w:rsidDel="00000000" w:rsidR="00000000" w:rsidRPr="00000000">
        <w:rPr>
          <w:rtl w:val="0"/>
        </w:rPr>
      </w:r>
    </w:p>
    <w:p w:rsidR="00000000" w:rsidDel="00000000" w:rsidP="00000000" w:rsidRDefault="00000000" w:rsidRPr="00000000" w14:paraId="00000878">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TCP/IP [RFC0793]</w:t>
      </w:r>
    </w:p>
    <w:p w:rsidR="00000000" w:rsidDel="00000000" w:rsidP="00000000" w:rsidRDefault="00000000" w:rsidRPr="00000000" w14:paraId="00000879">
      <w:pPr>
        <w:numPr>
          <w:ilvl w:val="0"/>
          <w:numId w:val="39"/>
        </w:numPr>
        <w:spacing w:after="0" w:before="0" w:line="276" w:lineRule="auto"/>
        <w:ind w:left="1440" w:hanging="360"/>
        <w:rPr>
          <w:sz w:val="22"/>
          <w:szCs w:val="22"/>
          <w:shd w:fill="auto" w:val="clear"/>
        </w:rPr>
      </w:pPr>
      <w:r w:rsidDel="00000000" w:rsidR="00000000" w:rsidRPr="00000000">
        <w:rPr>
          <w:sz w:val="22"/>
          <w:szCs w:val="22"/>
          <w:shd w:fill="auto" w:val="clear"/>
          <w:rtl w:val="0"/>
        </w:rPr>
        <w:t xml:space="preserve">TLS [RFC5246]</w:t>
      </w:r>
    </w:p>
    <w:p w:rsidR="00000000" w:rsidDel="00000000" w:rsidP="00000000" w:rsidRDefault="00000000" w:rsidRPr="00000000" w14:paraId="0000087A">
      <w:pPr>
        <w:numPr>
          <w:ilvl w:val="0"/>
          <w:numId w:val="39"/>
        </w:numPr>
        <w:spacing w:after="240" w:before="0" w:line="276" w:lineRule="auto"/>
        <w:ind w:left="1440" w:hanging="360"/>
        <w:rPr>
          <w:sz w:val="22"/>
          <w:szCs w:val="22"/>
          <w:shd w:fill="auto" w:val="clear"/>
        </w:rPr>
      </w:pPr>
      <w:r w:rsidDel="00000000" w:rsidR="00000000" w:rsidRPr="00000000">
        <w:rPr>
          <w:sz w:val="22"/>
          <w:szCs w:val="22"/>
          <w:shd w:fill="auto" w:val="clear"/>
          <w:rtl w:val="0"/>
        </w:rPr>
        <w:t xml:space="preserve">WebSocket [RFC6455].</w:t>
      </w:r>
    </w:p>
    <w:p w:rsidR="00000000" w:rsidDel="00000000" w:rsidP="00000000" w:rsidRDefault="00000000" w:rsidRPr="00000000" w14:paraId="0000087B">
      <w:pPr>
        <w:spacing w:after="240" w:before="240" w:line="276" w:lineRule="auto"/>
        <w:ind w:left="720" w:firstLine="0"/>
        <w:rPr>
          <w:b w:val="1"/>
          <w:sz w:val="22"/>
          <w:szCs w:val="22"/>
          <w:shd w:fill="auto" w:val="clear"/>
        </w:rPr>
      </w:pPr>
      <w:r w:rsidDel="00000000" w:rsidR="00000000" w:rsidRPr="00000000">
        <w:rPr>
          <w:b w:val="1"/>
          <w:sz w:val="22"/>
          <w:szCs w:val="22"/>
          <w:shd w:fill="auto" w:val="clear"/>
          <w:rtl w:val="0"/>
        </w:rPr>
        <w:t xml:space="preserve">Informative comment</w:t>
      </w:r>
    </w:p>
    <w:p w:rsidR="00000000" w:rsidDel="00000000" w:rsidP="00000000" w:rsidRDefault="00000000" w:rsidRPr="00000000" w14:paraId="0000087C">
      <w:pPr>
        <w:spacing w:after="240" w:before="240" w:line="276" w:lineRule="auto"/>
        <w:ind w:left="720" w:firstLine="0"/>
        <w:rPr>
          <w:sz w:val="22"/>
          <w:szCs w:val="22"/>
          <w:shd w:fill="auto" w:val="clear"/>
        </w:rPr>
      </w:pPr>
      <w:r w:rsidDel="00000000" w:rsidR="00000000" w:rsidRPr="00000000">
        <w:rPr>
          <w:sz w:val="22"/>
          <w:szCs w:val="22"/>
          <w:shd w:fill="auto" w:val="clear"/>
          <w:rtl w:val="0"/>
        </w:rPr>
        <w:t xml:space="preserve">Both </w:t>
      </w:r>
      <w:sdt>
        <w:sdtPr>
          <w:tag w:val="goog_rdk_56"/>
        </w:sdtPr>
        <w:sdtContent>
          <w:commentRangeStart w:id="51"/>
        </w:sdtContent>
      </w:sdt>
      <w:sdt>
        <w:sdtPr>
          <w:tag w:val="goog_rdk_57"/>
        </w:sdtPr>
        <w:sdtContent>
          <w:commentRangeStart w:id="52"/>
        </w:sdtContent>
      </w:sdt>
      <w:r w:rsidDel="00000000" w:rsidR="00000000" w:rsidRPr="00000000">
        <w:rPr>
          <w:sz w:val="22"/>
          <w:szCs w:val="22"/>
          <w:shd w:fill="auto" w:val="clear"/>
          <w:rtl w:val="0"/>
        </w:rPr>
        <w:t xml:space="preserve">TCP and UDP ports 1883 and 8883 are registered with IANA for MQTT and secure communication respectively.</w:t>
      </w:r>
      <w:commentRangeEnd w:id="51"/>
      <w:r w:rsidDel="00000000" w:rsidR="00000000" w:rsidRPr="00000000">
        <w:commentReference w:id="51"/>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87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087E">
      <w:pPr>
        <w:numPr>
          <w:ilvl w:val="0"/>
          <w:numId w:val="5"/>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087F">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0880">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0881">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0882">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0883">
      <w:pPr>
        <w:numPr>
          <w:ilvl w:val="0"/>
          <w:numId w:val="5"/>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0884">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0885">
      <w:pPr>
        <w:numPr>
          <w:ilvl w:val="1"/>
          <w:numId w:val="5"/>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r w:rsidDel="00000000" w:rsidR="00000000" w:rsidRPr="00000000">
        <w:rPr>
          <w:rFonts w:ascii="Arial" w:cs="Arial" w:eastAsia="Arial" w:hAnsi="Arial"/>
          <w:color w:val="000000"/>
          <w:sz w:val="22"/>
          <w:szCs w:val="22"/>
          <w:shd w:fill="auto" w:val="clear"/>
          <w:rtl w:val="0"/>
        </w:rPr>
        <w:t xml:space="preserve"> (and PUBLISH QoS -1 if implemented)</w:t>
      </w:r>
    </w:p>
    <w:p w:rsidR="00000000" w:rsidDel="00000000" w:rsidP="00000000" w:rsidRDefault="00000000" w:rsidRPr="00000000" w14:paraId="00000886">
      <w:pPr>
        <w:numPr>
          <w:ilvl w:val="1"/>
          <w:numId w:val="5"/>
        </w:numPr>
        <w:spacing w:after="24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0887">
      <w:pPr>
        <w:pStyle w:val="Heading2"/>
        <w:keepLines w:val="1"/>
        <w:spacing w:after="64" w:before="0" w:line="259" w:lineRule="auto"/>
        <w:ind w:left="0" w:firstLine="0"/>
        <w:rPr>
          <w:rFonts w:ascii="Arial" w:cs="Arial" w:eastAsia="Arial" w:hAnsi="Arial"/>
        </w:rPr>
      </w:pPr>
      <w:bookmarkStart w:colFirst="0" w:colLast="0" w:name="_heading=h.2i9l8ns" w:id="262"/>
      <w:bookmarkEnd w:id="262"/>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088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delivers Application Messages according to the Quality of Service (QoS) levels defined in the following sections. The delivery protocol is symmetric - in the description below the role of the sender can be taken by the Client with the Gateway being the receiver, or the role of the sender can be taken by the Server with the Client being the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0889">
      <w:pPr>
        <w:pStyle w:val="Heading3"/>
        <w:ind w:left="0" w:firstLine="0"/>
        <w:rPr/>
      </w:pPr>
      <w:bookmarkStart w:colFirst="0" w:colLast="0" w:name="_heading=h.be76rdrlcegt" w:id="263"/>
      <w:bookmarkEnd w:id="263"/>
      <w:r w:rsidDel="00000000" w:rsidR="00000000" w:rsidRPr="00000000">
        <w:rPr>
          <w:rtl w:val="0"/>
        </w:rPr>
        <w:t xml:space="preserve">4.3.1 Publish without session</w:t>
      </w:r>
      <w:r w:rsidDel="00000000" w:rsidR="00000000" w:rsidRPr="00000000">
        <w:rPr>
          <w:rtl w:val="0"/>
        </w:rPr>
      </w:r>
    </w:p>
    <w:p w:rsidR="00000000" w:rsidDel="00000000" w:rsidP="00000000" w:rsidRDefault="00000000" w:rsidRPr="00000000" w14:paraId="0000088A">
      <w:pPr>
        <w:spacing w:line="276" w:lineRule="auto"/>
        <w:rPr>
          <w:rFonts w:ascii="Arial" w:cs="Arial" w:eastAsia="Arial" w:hAnsi="Arial"/>
          <w:sz w:val="22"/>
          <w:szCs w:val="22"/>
        </w:rPr>
      </w:pPr>
      <w:r w:rsidDel="00000000" w:rsidR="00000000" w:rsidRPr="00000000">
        <w:rPr>
          <w:sz w:val="22"/>
          <w:szCs w:val="22"/>
          <w:rtl w:val="0"/>
        </w:rPr>
        <w:t xml:space="preserve">No Session or Virtual Connection is required to send a message. The message is delivered according to the capabilities of the underlying network. </w:t>
      </w:r>
      <w:r w:rsidDel="00000000" w:rsidR="00000000" w:rsidRPr="00000000">
        <w:rPr>
          <w:rFonts w:ascii="Arial" w:cs="Arial" w:eastAsia="Arial" w:hAnsi="Arial"/>
          <w:sz w:val="22"/>
          <w:szCs w:val="22"/>
          <w:rtl w:val="0"/>
        </w:rPr>
        <w:t xml:space="preserve">No response is sent by the receiver and no retry is performed by the sender. The message arrives at the receiver either once or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not at all.</w:t>
      </w:r>
    </w:p>
    <w:p w:rsidR="00000000" w:rsidDel="00000000" w:rsidP="00000000" w:rsidRDefault="00000000" w:rsidRPr="00000000" w14:paraId="0000088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sender:</w:t>
      </w:r>
    </w:p>
    <w:p w:rsidR="00000000" w:rsidDel="00000000" w:rsidP="00000000" w:rsidRDefault="00000000" w:rsidRPr="00000000" w14:paraId="0000088C">
      <w:pPr>
        <w:numPr>
          <w:ilvl w:val="0"/>
          <w:numId w:val="68"/>
        </w:numPr>
        <w:spacing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send a PUBWOS packet.</w:t>
      </w:r>
    </w:p>
    <w:p w:rsidR="00000000" w:rsidDel="00000000" w:rsidP="00000000" w:rsidRDefault="00000000" w:rsidRPr="00000000" w14:paraId="0000088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receiver:</w:t>
      </w:r>
    </w:p>
    <w:p w:rsidR="00000000" w:rsidDel="00000000" w:rsidP="00000000" w:rsidRDefault="00000000" w:rsidRPr="00000000" w14:paraId="0000088E">
      <w:pPr>
        <w:numPr>
          <w:ilvl w:val="0"/>
          <w:numId w:val="2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MAY decide to accept ownership of the message when it receives a PUBWOS packet.</w:t>
      </w:r>
    </w:p>
    <w:p w:rsidR="00000000" w:rsidDel="00000000" w:rsidP="00000000" w:rsidRDefault="00000000" w:rsidRPr="00000000" w14:paraId="0000088F">
      <w:pPr>
        <w:numPr>
          <w:ilvl w:val="0"/>
          <w:numId w:val="2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MUST treat any accepted messages as QoS 0.</w:t>
      </w:r>
    </w:p>
    <w:p w:rsidR="00000000" w:rsidDel="00000000" w:rsidP="00000000" w:rsidRDefault="00000000" w:rsidRPr="00000000" w14:paraId="00000890">
      <w:pPr>
        <w:spacing w:line="276" w:lineRule="auto"/>
        <w:ind w:left="0" w:firstLine="72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891">
      <w:pPr>
        <w:spacing w:line="276" w:lineRule="auto"/>
        <w:ind w:left="0"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PUBWOS packets may be Multicast or Unicast.</w:t>
      </w:r>
    </w:p>
    <w:p w:rsidR="00000000" w:rsidDel="00000000" w:rsidP="00000000" w:rsidRDefault="00000000" w:rsidRPr="00000000" w14:paraId="00000892">
      <w:pPr>
        <w:pStyle w:val="Heading3"/>
        <w:ind w:left="0" w:firstLine="0"/>
        <w:rPr>
          <w:rFonts w:ascii="Arial" w:cs="Arial" w:eastAsia="Arial" w:hAnsi="Arial"/>
        </w:rPr>
      </w:pPr>
      <w:bookmarkStart w:colFirst="0" w:colLast="0" w:name="_heading=h.xevivl" w:id="264"/>
      <w:bookmarkEnd w:id="264"/>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089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0894">
      <w:pPr>
        <w:spacing w:line="276" w:lineRule="auto"/>
        <w:rPr>
          <w:rFonts w:ascii="Arial" w:cs="Arial" w:eastAsia="Arial" w:hAnsi="Arial"/>
          <w:sz w:val="22"/>
          <w:szCs w:val="22"/>
        </w:rPr>
      </w:pPr>
      <w:bookmarkStart w:colFirst="0" w:colLast="0" w:name="_heading=h.3hej1je" w:id="265"/>
      <w:bookmarkEnd w:id="265"/>
      <w:r w:rsidDel="00000000" w:rsidR="00000000" w:rsidRPr="00000000">
        <w:rPr>
          <w:rFonts w:ascii="Arial" w:cs="Arial" w:eastAsia="Arial" w:hAnsi="Arial"/>
          <w:sz w:val="22"/>
          <w:szCs w:val="22"/>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0895">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with QoS 0</w:t>
      </w:r>
      <w:r w:rsidDel="00000000" w:rsidR="00000000" w:rsidRPr="00000000">
        <w:rPr>
          <w:rFonts w:ascii="Arial" w:cs="Arial" w:eastAsia="Arial" w:hAnsi="Arial"/>
          <w:color w:val="ff0000"/>
          <w:sz w:val="22"/>
          <w:szCs w:val="22"/>
          <w:rtl w:val="0"/>
        </w:rPr>
        <w:t xml:space="preserve">.</w:t>
      </w:r>
      <w:r w:rsidDel="00000000" w:rsidR="00000000" w:rsidRPr="00000000">
        <w:rPr>
          <w:rtl w:val="0"/>
        </w:rPr>
      </w:r>
    </w:p>
    <w:p w:rsidR="00000000" w:rsidDel="00000000" w:rsidP="00000000" w:rsidRDefault="00000000" w:rsidRPr="00000000" w14:paraId="00000896">
      <w:pPr>
        <w:spacing w:line="276" w:lineRule="auto"/>
        <w:rPr>
          <w:rFonts w:ascii="Arial" w:cs="Arial" w:eastAsia="Arial" w:hAnsi="Arial"/>
          <w:sz w:val="22"/>
          <w:szCs w:val="22"/>
        </w:rPr>
      </w:pPr>
      <w:bookmarkStart w:colFirst="0" w:colLast="0" w:name="_heading=h.1wjtbr7" w:id="266"/>
      <w:bookmarkEnd w:id="266"/>
      <w:r w:rsidDel="00000000" w:rsidR="00000000" w:rsidRPr="00000000">
        <w:rPr>
          <w:rFonts w:ascii="Arial" w:cs="Arial" w:eastAsia="Arial" w:hAnsi="Arial"/>
          <w:sz w:val="22"/>
          <w:szCs w:val="22"/>
          <w:rtl w:val="0"/>
        </w:rPr>
        <w:t xml:space="preserve">In the QoS 0 delivery protocol, the receiver</w:t>
      </w:r>
    </w:p>
    <w:p w:rsidR="00000000" w:rsidDel="00000000" w:rsidP="00000000" w:rsidRDefault="00000000" w:rsidRPr="00000000" w14:paraId="00000897">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Accepts ownership of the message when it receives the PUBLISH packet.</w:t>
      </w:r>
    </w:p>
    <w:p w:rsidR="00000000" w:rsidDel="00000000" w:rsidP="00000000" w:rsidRDefault="00000000" w:rsidRPr="00000000" w14:paraId="00000898">
      <w:pPr>
        <w:rPr>
          <w:rFonts w:ascii="Arial" w:cs="Arial" w:eastAsia="Arial" w:hAnsi="Arial"/>
        </w:rPr>
      </w:pPr>
      <w:r w:rsidDel="00000000" w:rsidR="00000000" w:rsidRPr="00000000">
        <w:rPr>
          <w:i w:val="1"/>
          <w:sz w:val="19"/>
          <w:szCs w:val="19"/>
          <w:rtl w:val="0"/>
        </w:rPr>
        <w:t xml:space="preserve">Figure 4-3 – QoS 0 protocol flow, informative example</w:t>
      </w:r>
      <w:r w:rsidDel="00000000" w:rsidR="00000000" w:rsidRPr="00000000">
        <w:rPr>
          <w:rtl w:val="0"/>
        </w:rPr>
      </w:r>
    </w:p>
    <w:tbl>
      <w:tblPr>
        <w:tblStyle w:val="Table1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0899">
            <w:pPr>
              <w:tabs>
                <w:tab w:val="left" w:leader="none" w:pos="756"/>
                <w:tab w:val="center" w:leader="none" w:pos="1566"/>
              </w:tabs>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9A">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Control Packet</w:t>
            </w:r>
          </w:p>
        </w:tc>
        <w:tc>
          <w:tcPr>
            <w:shd w:fill="cfe2f3" w:val="clear"/>
          </w:tcPr>
          <w:p w:rsidR="00000000" w:rsidDel="00000000" w:rsidP="00000000" w:rsidRDefault="00000000" w:rsidRPr="00000000" w14:paraId="0000089B">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1"/>
          <w:tblHeader w:val="0"/>
        </w:trPr>
        <w:tc>
          <w:tcPr>
            <w:shd w:fill="auto" w:val="clear"/>
          </w:tcPr>
          <w:p w:rsidR="00000000" w:rsidDel="00000000" w:rsidP="00000000" w:rsidRDefault="00000000" w:rsidRPr="00000000" w14:paraId="0000089C">
            <w:pPr>
              <w:jc w:val="center"/>
              <w:rPr>
                <w:rFonts w:ascii="Arial" w:cs="Arial" w:eastAsia="Arial" w:hAnsi="Arial"/>
              </w:rPr>
            </w:pPr>
            <w:r w:rsidDel="00000000" w:rsidR="00000000" w:rsidRPr="00000000">
              <w:rPr>
                <w:rFonts w:ascii="Arial" w:cs="Arial" w:eastAsia="Arial" w:hAnsi="Arial"/>
                <w:rtl w:val="0"/>
              </w:rPr>
              <w:t xml:space="preserve">PUBLISH QoS 0</w:t>
            </w:r>
          </w:p>
        </w:tc>
        <w:tc>
          <w:tcPr>
            <w:shd w:fill="auto" w:val="clear"/>
          </w:tcPr>
          <w:p w:rsidR="00000000" w:rsidDel="00000000" w:rsidP="00000000" w:rsidRDefault="00000000" w:rsidRPr="00000000" w14:paraId="0000089D">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9E">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9F">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0">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A1">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08A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3">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A4">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08A5">
      <w:pPr>
        <w:pStyle w:val="Heading3"/>
        <w:ind w:left="0" w:firstLine="0"/>
        <w:rPr>
          <w:rFonts w:ascii="Arial" w:cs="Arial" w:eastAsia="Arial" w:hAnsi="Arial"/>
        </w:rPr>
      </w:pPr>
      <w:bookmarkStart w:colFirst="0" w:colLast="0" w:name="_heading=h.1au1eum" w:id="267"/>
      <w:bookmarkEnd w:id="267"/>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08A6">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08A7">
      <w:pPr>
        <w:spacing w:line="276" w:lineRule="auto"/>
        <w:rPr>
          <w:rFonts w:ascii="Arial" w:cs="Arial" w:eastAsia="Arial" w:hAnsi="Arial"/>
          <w:sz w:val="22"/>
          <w:szCs w:val="22"/>
        </w:rPr>
      </w:pPr>
      <w:bookmarkStart w:colFirst="0" w:colLast="0" w:name="_heading=h.3utoxif" w:id="268"/>
      <w:bookmarkEnd w:id="268"/>
      <w:r w:rsidDel="00000000" w:rsidR="00000000" w:rsidRPr="00000000">
        <w:rPr>
          <w:rFonts w:ascii="Arial" w:cs="Arial" w:eastAsia="Arial" w:hAnsi="Arial"/>
          <w:sz w:val="22"/>
          <w:szCs w:val="22"/>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08A8">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each time it has a new Application Message to publish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[MQTT-SN-4.3.3-1].</w:t>
      </w:r>
    </w:p>
    <w:p w:rsidR="00000000" w:rsidDel="00000000" w:rsidP="00000000" w:rsidRDefault="00000000" w:rsidRPr="00000000" w14:paraId="000008A9">
      <w:pPr>
        <w:numPr>
          <w:ilvl w:val="0"/>
          <w:numId w:val="47"/>
        </w:numPr>
        <w:spacing w:line="276" w:lineRule="auto"/>
        <w:ind w:left="78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1 </w:t>
      </w:r>
      <w:r w:rsidDel="00000000" w:rsidR="00000000" w:rsidRPr="00000000">
        <w:rPr>
          <w:rFonts w:ascii="Arial" w:cs="Arial" w:eastAsia="Arial" w:hAnsi="Arial"/>
          <w:sz w:val="22"/>
          <w:szCs w:val="22"/>
          <w:highlight w:val="yellow"/>
          <w:rtl w:val="0"/>
        </w:rPr>
        <w:t xml:space="preserve">and DUP flag set to 0</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[MQTT-SN-4.3.3-2]. </w:t>
      </w:r>
    </w:p>
    <w:p w:rsidR="00000000" w:rsidDel="00000000" w:rsidP="00000000" w:rsidRDefault="00000000" w:rsidRPr="00000000" w14:paraId="000008AA">
      <w:pPr>
        <w:numPr>
          <w:ilvl w:val="0"/>
          <w:numId w:val="47"/>
        </w:numPr>
        <w:spacing w:line="276" w:lineRule="auto"/>
        <w:ind w:left="78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[MQTT-SN-4.3.3-3].</w:t>
      </w:r>
      <w:r w:rsidDel="00000000" w:rsidR="00000000" w:rsidRPr="00000000">
        <w:rPr>
          <w:rtl w:val="0"/>
        </w:rPr>
      </w:r>
    </w:p>
    <w:p w:rsidR="00000000" w:rsidDel="00000000" w:rsidP="00000000" w:rsidRDefault="00000000" w:rsidRPr="00000000" w14:paraId="000008AB">
      <w:pPr>
        <w:spacing w:line="276" w:lineRule="auto"/>
        <w:rPr>
          <w:rFonts w:ascii="Arial" w:cs="Arial" w:eastAsia="Arial" w:hAnsi="Arial"/>
          <w:sz w:val="22"/>
          <w:szCs w:val="22"/>
          <w:highlight w:val="yellow"/>
        </w:rPr>
      </w:pPr>
      <w:bookmarkStart w:colFirst="0" w:colLast="0" w:name="_heading=h.29yz7q8" w:id="269"/>
      <w:bookmarkEnd w:id="269"/>
      <w:r w:rsidDel="00000000" w:rsidR="00000000" w:rsidRPr="00000000">
        <w:rPr>
          <w:rFonts w:ascii="Arial" w:cs="Arial" w:eastAsia="Arial" w:hAnsi="Arial"/>
          <w:sz w:val="22"/>
          <w:szCs w:val="22"/>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08AC">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shd w:fill="auto" w:val="clear"/>
          <w:rtl w:val="0"/>
        </w:rPr>
        <w:t xml:space="preserve">The sender is NOT permitted to send further packets with different Packet Identifiers while it is waiting to receive acknowledgements.</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At all times a Sender MUST have a maximum of one unacknowledged packet.</w:t>
      </w:r>
      <w:r w:rsidDel="00000000" w:rsidR="00000000" w:rsidRPr="00000000">
        <w:rPr>
          <w:rtl w:val="0"/>
        </w:rPr>
      </w:r>
    </w:p>
    <w:p w:rsidR="00000000" w:rsidDel="00000000" w:rsidP="00000000" w:rsidRDefault="00000000" w:rsidRPr="00000000" w14:paraId="000008AD">
      <w:pPr>
        <w:spacing w:line="276" w:lineRule="auto"/>
        <w:rPr>
          <w:rFonts w:ascii="Arial" w:cs="Arial" w:eastAsia="Arial" w:hAnsi="Arial"/>
          <w:sz w:val="22"/>
          <w:szCs w:val="22"/>
        </w:rPr>
      </w:pPr>
      <w:bookmarkStart w:colFirst="0" w:colLast="0" w:name="_heading=h.p49hy1" w:id="270"/>
      <w:bookmarkEnd w:id="270"/>
      <w:r w:rsidDel="00000000" w:rsidR="00000000" w:rsidRPr="00000000">
        <w:rPr>
          <w:rFonts w:ascii="Arial" w:cs="Arial" w:eastAsia="Arial" w:hAnsi="Arial"/>
          <w:sz w:val="22"/>
          <w:szCs w:val="22"/>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08AE">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AF">
      <w:pPr>
        <w:numPr>
          <w:ilvl w:val="0"/>
          <w:numId w:val="48"/>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After it has sent a PUBACK packet the receiver MUST treat any incoming PUBLISH packet that contains the same Packet Identifier as being a new Application Message.</w:t>
      </w:r>
    </w:p>
    <w:p w:rsidR="00000000" w:rsidDel="00000000" w:rsidP="00000000" w:rsidRDefault="00000000" w:rsidRPr="00000000" w14:paraId="000008B0">
      <w:pPr>
        <w:rPr>
          <w:rFonts w:ascii="Arial" w:cs="Arial" w:eastAsia="Arial" w:hAnsi="Arial"/>
        </w:rPr>
      </w:pPr>
      <w:r w:rsidDel="00000000" w:rsidR="00000000" w:rsidRPr="00000000">
        <w:rPr>
          <w:i w:val="1"/>
          <w:sz w:val="19"/>
          <w:szCs w:val="19"/>
          <w:rtl w:val="0"/>
        </w:rPr>
        <w:t xml:space="preserve">Figure 4-4 – QoS 1 protocol flow, informative example</w:t>
      </w:r>
      <w:r w:rsidDel="00000000" w:rsidR="00000000" w:rsidRPr="00000000">
        <w:rPr>
          <w:rtl w:val="0"/>
        </w:rPr>
      </w:r>
    </w:p>
    <w:tbl>
      <w:tblPr>
        <w:tblStyle w:val="Table1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08B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Sender Action</w:t>
            </w:r>
          </w:p>
        </w:tc>
        <w:tc>
          <w:tcPr>
            <w:shd w:fill="cfe2f3" w:val="clear"/>
          </w:tcPr>
          <w:p w:rsidR="00000000" w:rsidDel="00000000" w:rsidP="00000000" w:rsidRDefault="00000000" w:rsidRPr="00000000" w14:paraId="000008B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MQTT-SN Control Packet</w:t>
            </w:r>
          </w:p>
        </w:tc>
        <w:tc>
          <w:tcPr>
            <w:shd w:fill="cfe2f3" w:val="clear"/>
          </w:tcPr>
          <w:p w:rsidR="00000000" w:rsidDel="00000000" w:rsidP="00000000" w:rsidRDefault="00000000" w:rsidRPr="00000000" w14:paraId="000008B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Receiver action</w:t>
            </w:r>
          </w:p>
        </w:tc>
      </w:tr>
      <w:tr>
        <w:trPr>
          <w:cantSplit w:val="0"/>
          <w:tblHeader w:val="0"/>
        </w:trPr>
        <w:tc>
          <w:tcPr>
            <w:shd w:fill="auto" w:val="clear"/>
          </w:tcPr>
          <w:p w:rsidR="00000000" w:rsidDel="00000000" w:rsidP="00000000" w:rsidRDefault="00000000" w:rsidRPr="00000000" w14:paraId="000008B4">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08B5">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6">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7">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08B8">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08B9">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C">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vertAlign w:val="superscript"/>
                <w:rtl w:val="0"/>
              </w:rPr>
              <w:t xml:space="preserve">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8B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BE">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08BF">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08C0">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08C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8C2">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08C3">
      <w:pPr>
        <w:spacing w:line="276" w:lineRule="auto"/>
        <w:ind w:left="720" w:firstLine="0"/>
        <w:rPr>
          <w:sz w:val="22"/>
          <w:szCs w:val="22"/>
        </w:rPr>
      </w:pPr>
      <w:r w:rsidDel="00000000" w:rsidR="00000000" w:rsidRPr="00000000">
        <w:rPr>
          <w:rFonts w:ascii="Roboto" w:cs="Roboto" w:eastAsia="Roboto" w:hAnsi="Roboto"/>
          <w:color w:val="222222"/>
          <w:sz w:val="22"/>
          <w:szCs w:val="22"/>
          <w:vertAlign w:val="superscript"/>
          <w:rtl w:val="0"/>
        </w:rPr>
        <w:t xml:space="preserve">1</w:t>
      </w:r>
      <w:r w:rsidDel="00000000" w:rsidR="00000000" w:rsidRPr="00000000">
        <w:rPr>
          <w:sz w:val="22"/>
          <w:szCs w:val="22"/>
          <w:rtl w:val="0"/>
        </w:rPr>
        <w:t xml:space="preserve">The receiver does not need to complete delivery of the Application Message before sending the PUBACK</w:t>
      </w:r>
      <w:r w:rsidDel="00000000" w:rsidR="00000000" w:rsidRPr="00000000">
        <w:rPr>
          <w:sz w:val="22"/>
          <w:szCs w:val="22"/>
          <w:rtl w:val="0"/>
        </w:rPr>
        <w:t xml:space="preserve">. When its original sender receives the PUBACK packet, ownership of the Application Message is transferred to the receiver.</w:t>
      </w:r>
    </w:p>
    <w:p w:rsidR="00000000" w:rsidDel="00000000" w:rsidP="00000000" w:rsidRDefault="00000000" w:rsidRPr="00000000" w14:paraId="000008C4">
      <w:pPr>
        <w:pStyle w:val="Heading3"/>
        <w:ind w:left="0" w:firstLine="0"/>
        <w:rPr>
          <w:rFonts w:ascii="Arial" w:cs="Arial" w:eastAsia="Arial" w:hAnsi="Arial"/>
        </w:rPr>
      </w:pPr>
      <w:bookmarkStart w:colFirst="0" w:colLast="0" w:name="_heading=h.1o97atn" w:id="271"/>
      <w:bookmarkEnd w:id="271"/>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08C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08C6">
      <w:pPr>
        <w:spacing w:line="276" w:lineRule="auto"/>
        <w:rPr>
          <w:rFonts w:ascii="Arial" w:cs="Arial" w:eastAsia="Arial" w:hAnsi="Arial"/>
          <w:sz w:val="22"/>
          <w:szCs w:val="22"/>
        </w:rPr>
      </w:pPr>
      <w:bookmarkStart w:colFirst="0" w:colLast="0" w:name="_heading=h.488uthg" w:id="272"/>
      <w:bookmarkEnd w:id="272"/>
      <w:r w:rsidDel="00000000" w:rsidR="00000000" w:rsidRPr="00000000">
        <w:rPr>
          <w:rFonts w:ascii="Arial" w:cs="Arial" w:eastAsia="Arial" w:hAnsi="Arial"/>
          <w:sz w:val="22"/>
          <w:szCs w:val="22"/>
          <w:highlight w:val="yellow"/>
          <w:rtl w:val="0"/>
        </w:rPr>
        <w:t xml:space="preserve">In the QoS 2 delivery protocol, the sender</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8C7">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sz w:val="22"/>
          <w:szCs w:val="22"/>
          <w:rtl w:val="0"/>
        </w:rPr>
        <w:t xml:space="preserve"> </w:t>
      </w:r>
      <w:r w:rsidDel="00000000" w:rsidR="00000000" w:rsidRPr="00000000">
        <w:rPr>
          <w:rtl w:val="0"/>
        </w:rPr>
      </w:r>
    </w:p>
    <w:p w:rsidR="00000000" w:rsidDel="00000000" w:rsidP="00000000" w:rsidRDefault="00000000" w:rsidRPr="00000000" w14:paraId="000008C8">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PUBLISH packet containing this Packet Identifier with QoS equal to 2 </w:t>
      </w:r>
    </w:p>
    <w:p w:rsidR="00000000" w:rsidDel="00000000" w:rsidP="00000000" w:rsidRDefault="00000000" w:rsidRPr="00000000" w14:paraId="000008C9">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0 when it attempts to </w:t>
      </w:r>
      <w:r w:rsidDel="00000000" w:rsidR="00000000" w:rsidRPr="00000000">
        <w:rPr>
          <w:highlight w:val="yellow"/>
          <w:rtl w:val="0"/>
        </w:rPr>
        <w:t xml:space="preserve">send</w:t>
      </w:r>
      <w:r w:rsidDel="00000000" w:rsidR="00000000" w:rsidRPr="00000000">
        <w:rPr>
          <w:rFonts w:ascii="Arial" w:cs="Arial" w:eastAsia="Arial" w:hAnsi="Arial"/>
          <w:sz w:val="22"/>
          <w:szCs w:val="22"/>
          <w:highlight w:val="yellow"/>
          <w:rtl w:val="0"/>
        </w:rPr>
        <w:t xml:space="preserve"> a PUBLISH packet for the first time</w:t>
      </w:r>
    </w:p>
    <w:p w:rsidR="00000000" w:rsidDel="00000000" w:rsidP="00000000" w:rsidRDefault="00000000" w:rsidRPr="00000000" w14:paraId="000008CA">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set the DUP flag to 1 when it attempts to resend a PUBLISH packet</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8CB">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CC">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08CD">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08CE">
      <w:pPr>
        <w:numPr>
          <w:ilvl w:val="0"/>
          <w:numId w:val="49"/>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NOT resend the PUBLISH once it has sent the corresponding PUBREL packe</w:t>
      </w:r>
      <w:r w:rsidDel="00000000" w:rsidR="00000000" w:rsidRPr="00000000">
        <w:rPr>
          <w:rFonts w:ascii="Arial" w:cs="Arial" w:eastAsia="Arial" w:hAnsi="Arial"/>
          <w:sz w:val="22"/>
          <w:szCs w:val="22"/>
          <w:rtl w:val="0"/>
        </w:rPr>
        <w:t xml:space="preserve">t</w:t>
      </w:r>
      <w:r w:rsidDel="00000000" w:rsidR="00000000" w:rsidRPr="00000000">
        <w:rPr>
          <w:rtl w:val="0"/>
        </w:rPr>
      </w:r>
    </w:p>
    <w:p w:rsidR="00000000" w:rsidDel="00000000" w:rsidP="00000000" w:rsidRDefault="00000000" w:rsidRPr="00000000" w14:paraId="000008CF">
      <w:pPr>
        <w:spacing w:line="276"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08D0">
      <w:pPr>
        <w:spacing w:line="276" w:lineRule="auto"/>
        <w:rPr>
          <w:rFonts w:ascii="Arial" w:cs="Arial" w:eastAsia="Arial" w:hAnsi="Arial"/>
          <w:b w:val="1"/>
          <w:color w:val="000000"/>
          <w:sz w:val="22"/>
          <w:szCs w:val="22"/>
        </w:rPr>
      </w:pPr>
      <w:bookmarkStart w:colFirst="0" w:colLast="0" w:name="_heading=h.2ne53p9" w:id="273"/>
      <w:bookmarkEnd w:id="273"/>
      <w:r w:rsidDel="00000000" w:rsidR="00000000" w:rsidRPr="00000000">
        <w:rPr>
          <w:rFonts w:ascii="Arial" w:cs="Arial" w:eastAsia="Arial" w:hAnsi="Arial"/>
          <w:sz w:val="22"/>
          <w:szCs w:val="22"/>
          <w:highlight w:val="yellow"/>
          <w:rtl w:val="0"/>
        </w:rPr>
        <w:t xml:space="preserve">In the QoS 2 delivery protocol, the receiver</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8D1">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08D2">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D3">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Until it has received the corresponding PUBREL packet, </w:t>
      </w:r>
      <w:r w:rsidDel="00000000" w:rsidR="00000000" w:rsidRPr="00000000">
        <w:rPr>
          <w:rFonts w:ascii="Arial" w:cs="Arial" w:eastAsia="Arial" w:hAnsi="Arial"/>
          <w:sz w:val="22"/>
          <w:szCs w:val="22"/>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sz w:val="22"/>
          <w:szCs w:val="22"/>
          <w:highlight w:val="yellow"/>
          <w:rtl w:val="0"/>
        </w:rPr>
        <w:t xml:space="preserve">. It MUST NOT cause duplicate messages to be delivered to any onward recipients in this case</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D4">
      <w:pPr>
        <w:numPr>
          <w:ilvl w:val="0"/>
          <w:numId w:val="50"/>
        </w:numPr>
        <w:spacing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highlight w:val="yellow"/>
          <w:rtl w:val="0"/>
        </w:rPr>
        <w:t xml:space="preserve">MUST respond to a PUBREL packet by sending a PUBCOMP packet containing the same Packet Identifier as the PUBREL</w:t>
      </w:r>
      <w:r w:rsidDel="00000000" w:rsidR="00000000" w:rsidRPr="00000000">
        <w:rPr>
          <w:rtl w:val="0"/>
        </w:rPr>
      </w:r>
    </w:p>
    <w:p w:rsidR="00000000" w:rsidDel="00000000" w:rsidP="00000000" w:rsidRDefault="00000000" w:rsidRPr="00000000" w14:paraId="000008D5">
      <w:pPr>
        <w:numPr>
          <w:ilvl w:val="0"/>
          <w:numId w:val="50"/>
        </w:numPr>
        <w:spacing w:line="276" w:lineRule="auto"/>
        <w:ind w:left="720" w:hanging="360"/>
        <w:rPr>
          <w:rFonts w:ascii="Arial" w:cs="Arial" w:eastAsia="Arial" w:hAnsi="Arial"/>
          <w:b w:val="0"/>
          <w:color w:val="172b4d"/>
          <w:sz w:val="22"/>
          <w:szCs w:val="22"/>
          <w:highlight w:val="yellow"/>
        </w:rPr>
      </w:pPr>
      <w:r w:rsidDel="00000000" w:rsidR="00000000" w:rsidRPr="00000000">
        <w:rPr>
          <w:rFonts w:ascii="Arial" w:cs="Arial" w:eastAsia="Arial" w:hAnsi="Arial"/>
          <w:sz w:val="22"/>
          <w:szCs w:val="22"/>
          <w:highlight w:val="yellow"/>
          <w:rtl w:val="0"/>
        </w:rPr>
        <w:t xml:space="preserve">After it has sent a PUBCOMP, the receiver MUST treat any subsequent PUBLISH packet that contains that Packet Identifier as being a new Application Message</w:t>
      </w:r>
      <w:r w:rsidDel="00000000" w:rsidR="00000000" w:rsidRPr="00000000">
        <w:rPr>
          <w:rFonts w:ascii="Arial" w:cs="Arial" w:eastAsia="Arial" w:hAnsi="Arial"/>
          <w:sz w:val="22"/>
          <w:szCs w:val="22"/>
          <w:highlight w:val="yellow"/>
          <w:rtl w:val="0"/>
        </w:rPr>
        <w:t xml:space="preserve">, irrespective of the setting of its DUP flag</w:t>
      </w:r>
      <w:r w:rsidDel="00000000" w:rsidR="00000000" w:rsidRPr="00000000">
        <w:rPr>
          <w:rtl w:val="0"/>
        </w:rPr>
      </w:r>
    </w:p>
    <w:p w:rsidR="00000000" w:rsidDel="00000000" w:rsidP="00000000" w:rsidRDefault="00000000" w:rsidRPr="00000000" w14:paraId="000008D6">
      <w:pPr>
        <w:rPr/>
      </w:pPr>
      <w:r w:rsidDel="00000000" w:rsidR="00000000" w:rsidRPr="00000000">
        <w:rPr>
          <w:i w:val="1"/>
          <w:sz w:val="19"/>
          <w:szCs w:val="19"/>
          <w:rtl w:val="0"/>
        </w:rPr>
        <w:t xml:space="preserve">Figure 4-5 – QoS 2 protocol flow, informative example</w:t>
      </w:r>
      <w:r w:rsidDel="00000000" w:rsidR="00000000" w:rsidRPr="00000000">
        <w:rPr>
          <w:rtl w:val="0"/>
        </w:rPr>
      </w:r>
    </w:p>
    <w:tbl>
      <w:tblPr>
        <w:tblStyle w:val="Table1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8D7">
            <w:pPr>
              <w:spacing w:after="0" w:before="0" w:lineRule="auto"/>
              <w:ind w:left="20" w:right="0" w:firstLine="0"/>
              <w:jc w:val="center"/>
              <w:rPr>
                <w:b w:val="1"/>
                <w:shd w:fill="cfe2f3" w:val="clear"/>
              </w:rPr>
            </w:pPr>
            <w:r w:rsidDel="00000000" w:rsidR="00000000" w:rsidRPr="00000000">
              <w:rPr>
                <w:b w:val="1"/>
                <w:shd w:fill="cfe2f3" w:val="clear"/>
                <w:rtl w:val="0"/>
              </w:rPr>
              <w:t xml:space="preserve">Sender Action</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8D8">
            <w:pPr>
              <w:spacing w:after="0" w:before="0" w:lineRule="auto"/>
              <w:ind w:left="20" w:right="0" w:firstLine="0"/>
              <w:jc w:val="center"/>
              <w:rPr>
                <w:b w:val="1"/>
                <w:shd w:fill="cfe2f3" w:val="clear"/>
              </w:rPr>
            </w:pPr>
            <w:r w:rsidDel="00000000" w:rsidR="00000000" w:rsidRPr="00000000">
              <w:rPr>
                <w:b w:val="1"/>
                <w:shd w:fill="cfe2f3" w:val="clear"/>
                <w:rtl w:val="0"/>
              </w:rPr>
              <w:t xml:space="preserve">MQTT-SN Control Packet</w:t>
            </w:r>
          </w:p>
        </w:tc>
        <w:tc>
          <w:tcPr>
            <w:tcBorders>
              <w:top w:color="000000" w:space="0" w:sz="8" w:val="single"/>
              <w:bottom w:color="000000" w:space="0" w:sz="8" w:val="single"/>
              <w:right w:color="000000" w:space="0" w:sz="8" w:val="single"/>
            </w:tcBorders>
            <w:shd w:fill="cfe2f3" w:val="clear"/>
            <w:tcMar>
              <w:top w:w="0.0" w:type="dxa"/>
              <w:left w:w="100.0" w:type="dxa"/>
              <w:bottom w:w="0.0" w:type="dxa"/>
              <w:right w:w="100.0" w:type="dxa"/>
            </w:tcMar>
            <w:vAlign w:val="top"/>
          </w:tcPr>
          <w:p w:rsidR="00000000" w:rsidDel="00000000" w:rsidP="00000000" w:rsidRDefault="00000000" w:rsidRPr="00000000" w14:paraId="000008D9">
            <w:pPr>
              <w:spacing w:after="0" w:before="0" w:lineRule="auto"/>
              <w:ind w:left="20" w:right="0" w:firstLine="0"/>
              <w:jc w:val="center"/>
              <w:rPr>
                <w:b w:val="1"/>
                <w:shd w:fill="cfe2f3" w:val="clear"/>
              </w:rPr>
            </w:pPr>
            <w:r w:rsidDel="00000000" w:rsidR="00000000" w:rsidRPr="00000000">
              <w:rPr>
                <w:b w:val="1"/>
                <w:shd w:fill="cfe2f3" w:val="clear"/>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A">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C">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D">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D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2">
            <w:pPr>
              <w:spacing w:after="0" w:before="0" w:lineRule="auto"/>
              <w:ind w:left="20" w:right="0" w:firstLine="0"/>
              <w:rPr>
                <w:b w:val="1"/>
              </w:rPr>
            </w:pPr>
            <w:r w:rsidDel="00000000" w:rsidR="00000000" w:rsidRPr="00000000">
              <w:rPr>
                <w:b w:val="1"/>
                <w:rtl w:val="0"/>
              </w:rPr>
              <w:t xml:space="preserve"> </w:t>
            </w:r>
          </w:p>
        </w:tc>
      </w:tr>
      <w:tr>
        <w:trPr>
          <w:cantSplit w:val="0"/>
          <w:trHeight w:val="3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5">
            <w:pPr>
              <w:spacing w:after="0" w:before="0" w:lineRule="auto"/>
              <w:ind w:left="20" w:right="0" w:firstLine="0"/>
              <w:rPr>
                <w:vertAlign w:val="superscript"/>
              </w:rPr>
            </w:pPr>
            <w:r w:rsidDel="00000000" w:rsidR="00000000" w:rsidRPr="00000000">
              <w:rPr>
                <w:rtl w:val="0"/>
              </w:rPr>
              <w:t xml:space="preserve">Store &lt;Packet Identifier&gt; and message </w:t>
            </w:r>
            <w:r w:rsidDel="00000000" w:rsidR="00000000" w:rsidRPr="00000000">
              <w:rPr>
                <w:rtl w:val="0"/>
              </w:rPr>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8">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B">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C">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E">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EF">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4">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7">
            <w:pPr>
              <w:spacing w:after="0" w:before="0" w:lineRule="auto"/>
              <w:ind w:left="20" w:right="0" w:firstLine="0"/>
              <w:rPr>
                <w:vertAlign w:val="superscript"/>
              </w:rPr>
            </w:pPr>
            <w:r w:rsidDel="00000000" w:rsidR="00000000" w:rsidRPr="00000000">
              <w:rPr>
                <w:rtl w:val="0"/>
              </w:rPr>
              <w:t xml:space="preserve">Initiate onward delivery of the Application Message</w:t>
            </w:r>
            <w:r w:rsidDel="00000000" w:rsidR="00000000" w:rsidRPr="00000000">
              <w:rPr>
                <w:vertAlign w:val="superscript"/>
                <w:rtl w:val="0"/>
              </w:rPr>
              <w:t xml:space="preserve">1 </w:t>
            </w:r>
          </w:p>
          <w:p w:rsidR="00000000" w:rsidDel="00000000" w:rsidP="00000000" w:rsidRDefault="00000000" w:rsidRPr="00000000" w14:paraId="000008F8">
            <w:pPr>
              <w:spacing w:after="0" w:before="0" w:lineRule="auto"/>
              <w:ind w:left="20" w:right="0" w:firstLine="0"/>
              <w:rPr/>
            </w:pPr>
            <w:r w:rsidDel="00000000" w:rsidR="00000000" w:rsidRPr="00000000">
              <w:rPr>
                <w:rtl w:val="0"/>
              </w:rPr>
              <w:t xml:space="preserve">then discard the message and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9">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B">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C">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D">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E">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8FF">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01">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0902">
      <w:pPr>
        <w:spacing w:after="240" w:before="240" w:line="276" w:lineRule="auto"/>
        <w:ind w:left="720" w:right="0" w:firstLine="0"/>
        <w:rPr>
          <w:rFonts w:ascii="Arial" w:cs="Arial" w:eastAsia="Arial" w:hAnsi="Arial"/>
          <w:sz w:val="22"/>
          <w:szCs w:val="22"/>
          <w:highlight w:val="yellow"/>
        </w:rPr>
      </w:pPr>
      <w:r w:rsidDel="00000000" w:rsidR="00000000" w:rsidRPr="00000000">
        <w:rPr>
          <w:sz w:val="22"/>
          <w:szCs w:val="22"/>
          <w:vertAlign w:val="superscript"/>
          <w:rtl w:val="0"/>
        </w:rPr>
        <w:t xml:space="preserve">1 </w:t>
      </w:r>
      <w:r w:rsidDel="00000000" w:rsidR="00000000" w:rsidRPr="00000000">
        <w:rPr>
          <w:sz w:val="22"/>
          <w:szCs w:val="22"/>
          <w:rtl w:val="0"/>
        </w:rPr>
        <w:t xml:space="preserve">T</w:t>
      </w:r>
      <w:r w:rsidDel="00000000" w:rsidR="00000000" w:rsidRPr="00000000">
        <w:rPr>
          <w:sz w:val="22"/>
          <w:szCs w:val="22"/>
          <w:rtl w:val="0"/>
        </w:rPr>
        <w:t xml:space="preserve">he receiver does not need to complete delivery of the Application Message before sending the </w:t>
      </w:r>
      <w:r w:rsidDel="00000000" w:rsidR="00000000" w:rsidRPr="00000000">
        <w:rPr>
          <w:sz w:val="22"/>
          <w:szCs w:val="22"/>
          <w:rtl w:val="0"/>
        </w:rPr>
        <w:t xml:space="preserve">PUBREC or</w:t>
      </w:r>
      <w:r w:rsidDel="00000000" w:rsidR="00000000" w:rsidRPr="00000000">
        <w:rPr>
          <w:sz w:val="22"/>
          <w:szCs w:val="22"/>
          <w:rtl w:val="0"/>
        </w:rPr>
        <w:t xml:space="preserve"> PUBCOMP.</w:t>
      </w:r>
      <w:r w:rsidDel="00000000" w:rsidR="00000000" w:rsidRPr="00000000">
        <w:rPr>
          <w:sz w:val="22"/>
          <w:szCs w:val="22"/>
          <w:rtl w:val="0"/>
        </w:rPr>
        <w:t xml:space="preserve"> When its original sender receives the PUBREC packet, ownership of the Application Message is transferred to the receiver. However, the receiver needs to perform all checks for conditions which might result in a forwarding failure (for example, quota exceeded or authorization) before accepting ownership. The receiver indicates success or failure using the appropriate Reason Code in the PUBREC.</w:t>
      </w:r>
      <w:r w:rsidDel="00000000" w:rsidR="00000000" w:rsidRPr="00000000">
        <w:rPr>
          <w:rtl w:val="0"/>
        </w:rPr>
      </w:r>
    </w:p>
    <w:p w:rsidR="00000000" w:rsidDel="00000000" w:rsidP="00000000" w:rsidRDefault="00000000" w:rsidRPr="00000000" w14:paraId="00000903">
      <w:pPr>
        <w:pStyle w:val="Heading2"/>
        <w:ind w:left="0" w:firstLine="0"/>
        <w:rPr/>
      </w:pPr>
      <w:bookmarkStart w:colFirst="0" w:colLast="0" w:name="_heading=h.6udnv5yl5cv5" w:id="274"/>
      <w:bookmarkEnd w:id="274"/>
      <w:r w:rsidDel="00000000" w:rsidR="00000000" w:rsidRPr="00000000">
        <w:rPr>
          <w:rtl w:val="0"/>
        </w:rPr>
        <w:t xml:space="preserve">4.4 Packet delivery retry</w:t>
      </w:r>
    </w:p>
    <w:p w:rsidR="00000000" w:rsidDel="00000000" w:rsidP="00000000" w:rsidRDefault="00000000" w:rsidRPr="00000000" w14:paraId="0000090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situations when packets that require acknowledgement are resent by the sender:</w:t>
      </w:r>
    </w:p>
    <w:p w:rsidR="00000000" w:rsidDel="00000000" w:rsidP="00000000" w:rsidRDefault="00000000" w:rsidRPr="00000000" w14:paraId="00000905">
      <w:pPr>
        <w:numPr>
          <w:ilvl w:val="0"/>
          <w:numId w:val="11"/>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a Virtual Connection is deleted before the acknowledgement is received by the requester, </w:t>
      </w:r>
      <w:r w:rsidDel="00000000" w:rsidR="00000000" w:rsidRPr="00000000">
        <w:rPr>
          <w:rFonts w:ascii="Arial" w:cs="Arial" w:eastAsia="Arial" w:hAnsi="Arial"/>
          <w:sz w:val="22"/>
          <w:szCs w:val="22"/>
          <w:rtl w:val="0"/>
        </w:rPr>
        <w:t xml:space="preserve">and</w:t>
      </w:r>
      <w:r w:rsidDel="00000000" w:rsidR="00000000" w:rsidRPr="00000000">
        <w:rPr>
          <w:rFonts w:ascii="Arial" w:cs="Arial" w:eastAsia="Arial" w:hAnsi="Arial"/>
          <w:sz w:val="22"/>
          <w:szCs w:val="22"/>
          <w:rtl w:val="0"/>
        </w:rPr>
        <w:t xml:space="preserve"> Clean Start is 0</w:t>
      </w:r>
      <w:r w:rsidDel="00000000" w:rsidR="00000000" w:rsidRPr="00000000">
        <w:rPr>
          <w:rtl w:val="0"/>
        </w:rPr>
      </w:r>
    </w:p>
    <w:p w:rsidR="00000000" w:rsidDel="00000000" w:rsidP="00000000" w:rsidRDefault="00000000" w:rsidRPr="00000000" w14:paraId="00000906">
      <w:pPr>
        <w:numPr>
          <w:ilvl w:val="0"/>
          <w:numId w:val="11"/>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when no acknowledgment is received by the requester within a configured timeout period during the existence of a Virtual Connection</w:t>
      </w:r>
      <w:r w:rsidDel="00000000" w:rsidR="00000000" w:rsidRPr="00000000">
        <w:rPr>
          <w:rtl w:val="0"/>
        </w:rPr>
      </w:r>
    </w:p>
    <w:p w:rsidR="00000000" w:rsidDel="00000000" w:rsidP="00000000" w:rsidRDefault="00000000" w:rsidRPr="00000000" w14:paraId="00000907">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These situations are described in the following sections.</w:t>
      </w:r>
    </w:p>
    <w:p w:rsidR="00000000" w:rsidDel="00000000" w:rsidP="00000000" w:rsidRDefault="00000000" w:rsidRPr="00000000" w14:paraId="00000908">
      <w:pPr>
        <w:pStyle w:val="Heading3"/>
        <w:ind w:left="0" w:firstLine="0"/>
        <w:rPr/>
      </w:pPr>
      <w:bookmarkStart w:colFirst="0" w:colLast="0" w:name="_heading=h.kc8msbstg9e" w:id="275"/>
      <w:bookmarkEnd w:id="275"/>
      <w:r w:rsidDel="00000000" w:rsidR="00000000" w:rsidRPr="00000000">
        <w:rPr>
          <w:rtl w:val="0"/>
        </w:rPr>
        <w:t xml:space="preserve">4.4.1 Virtual Connection End</w:t>
      </w:r>
    </w:p>
    <w:p w:rsidR="00000000" w:rsidDel="00000000" w:rsidP="00000000" w:rsidRDefault="00000000" w:rsidRPr="00000000" w14:paraId="00000909">
      <w:pPr>
        <w:spacing w:after="240" w:before="240" w:line="276" w:lineRule="auto"/>
        <w:ind w:left="0" w:right="0" w:firstLine="0"/>
        <w:rPr>
          <w:rFonts w:ascii="Arial" w:cs="Arial" w:eastAsia="Arial" w:hAnsi="Arial"/>
          <w:sz w:val="22"/>
          <w:szCs w:val="22"/>
          <w:highlight w:val="yellow"/>
        </w:rPr>
      </w:pPr>
      <w:sdt>
        <w:sdtPr>
          <w:tag w:val="goog_rdk_58"/>
        </w:sdtPr>
        <w:sdtContent>
          <w:commentRangeStart w:id="53"/>
        </w:sdtContent>
      </w:sdt>
      <w:r w:rsidDel="00000000" w:rsidR="00000000" w:rsidRPr="00000000">
        <w:rPr>
          <w:rFonts w:ascii="Arial" w:cs="Arial" w:eastAsia="Arial" w:hAnsi="Arial"/>
          <w:sz w:val="22"/>
          <w:szCs w:val="22"/>
          <w:highlight w:val="yellow"/>
          <w:rtl w:val="0"/>
        </w:rPr>
        <w:t xml:space="preserve">When</w:t>
      </w:r>
      <w:commentRangeEnd w:id="53"/>
      <w:r w:rsidDel="00000000" w:rsidR="00000000" w:rsidRPr="00000000">
        <w:commentReference w:id="53"/>
      </w:r>
      <w:r w:rsidDel="00000000" w:rsidR="00000000" w:rsidRPr="00000000">
        <w:rPr>
          <w:rFonts w:ascii="Arial" w:cs="Arial" w:eastAsia="Arial" w:hAnsi="Arial"/>
          <w:sz w:val="22"/>
          <w:szCs w:val="22"/>
          <w:highlight w:val="yellow"/>
          <w:rtl w:val="0"/>
        </w:rPr>
        <w:t xml:space="preserve"> a Client reconnects with Clean Start set to 0 and a Session is present, both the Client and Server MUST resend any </w:t>
      </w:r>
      <w:r w:rsidDel="00000000" w:rsidR="00000000" w:rsidRPr="00000000">
        <w:rPr>
          <w:rFonts w:ascii="Arial" w:cs="Arial" w:eastAsia="Arial" w:hAnsi="Arial"/>
          <w:sz w:val="22"/>
          <w:szCs w:val="22"/>
          <w:highlight w:val="yellow"/>
          <w:rtl w:val="0"/>
        </w:rPr>
        <w:t xml:space="preserve">unacknowledged PUBLISH with QoS 1 and 2 packets</w:t>
      </w:r>
      <w:r w:rsidDel="00000000" w:rsidR="00000000" w:rsidRPr="00000000">
        <w:rPr>
          <w:rFonts w:ascii="Arial" w:cs="Arial" w:eastAsia="Arial" w:hAnsi="Arial"/>
          <w:sz w:val="22"/>
          <w:szCs w:val="22"/>
          <w:highlight w:val="yellow"/>
          <w:rtl w:val="0"/>
        </w:rPr>
        <w:t xml:space="preserve"> (not QoS 0) and PUBREL packets using their original Packet Identifiers</w:t>
      </w:r>
      <w:r w:rsidDel="00000000" w:rsidR="00000000" w:rsidRPr="00000000">
        <w:rPr>
          <w:rFonts w:ascii="Arial" w:cs="Arial" w:eastAsia="Arial" w:hAnsi="Arial"/>
          <w:color w:val="ff0000"/>
          <w:sz w:val="22"/>
          <w:szCs w:val="22"/>
          <w:highlight w:val="yellow"/>
          <w:rtl w:val="0"/>
        </w:rPr>
        <w:t xml:space="preserve"> </w:t>
      </w:r>
      <w:r w:rsidDel="00000000" w:rsidR="00000000" w:rsidRPr="00000000">
        <w:rPr>
          <w:rFonts w:ascii="Arial" w:cs="Arial" w:eastAsia="Arial" w:hAnsi="Arial"/>
          <w:color w:val="ff0000"/>
          <w:sz w:val="22"/>
          <w:szCs w:val="22"/>
          <w:rtl w:val="0"/>
        </w:rPr>
        <w:t xml:space="preserve">[MQTT-SN-4.4-1].</w:t>
      </w:r>
      <w:r w:rsidDel="00000000" w:rsidR="00000000" w:rsidRPr="00000000">
        <w:rPr>
          <w:rtl w:val="0"/>
        </w:rPr>
      </w:r>
    </w:p>
    <w:p w:rsidR="00000000" w:rsidDel="00000000" w:rsidP="00000000" w:rsidRDefault="00000000" w:rsidRPr="00000000" w14:paraId="0000090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[MQTT-SN-4.4-2]</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0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DUP flag MUST be set to 1 by the Client or Server when it attempts to resend a PUBLISH QoS 2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[MQTT-SN-4.4-3].</w:t>
      </w:r>
      <w:r w:rsidDel="00000000" w:rsidR="00000000" w:rsidRPr="00000000">
        <w:rPr>
          <w:rtl w:val="0"/>
        </w:rPr>
      </w:r>
    </w:p>
    <w:p w:rsidR="00000000" w:rsidDel="00000000" w:rsidP="00000000" w:rsidRDefault="00000000" w:rsidRPr="00000000" w14:paraId="0000090C">
      <w:pPr>
        <w:pStyle w:val="Heading3"/>
        <w:keepLines w:val="1"/>
        <w:spacing w:after="64" w:before="0" w:line="259" w:lineRule="auto"/>
        <w:ind w:left="0" w:firstLine="0"/>
        <w:rPr/>
      </w:pPr>
      <w:bookmarkStart w:colFirst="0" w:colLast="0" w:name="_heading=h.17nz8yj" w:id="276"/>
      <w:bookmarkEnd w:id="276"/>
      <w:r w:rsidDel="00000000" w:rsidR="00000000" w:rsidRPr="00000000">
        <w:rPr>
          <w:rtl w:val="0"/>
        </w:rPr>
        <w:t xml:space="preserve">4.4.2 Unacknowledged Packets</w:t>
      </w:r>
    </w:p>
    <w:p w:rsidR="00000000" w:rsidDel="00000000" w:rsidP="00000000" w:rsidRDefault="00000000" w:rsidRPr="00000000" w14:paraId="0000090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MQTT-SN, any packet may not be delivered by the underlying Network. If a packet is lost, the response to a request will not arrive. In addition to the Keep Alive timer, MQTT-SN Clients and Gateways may also resend any packets for which a response is expected, but not received.</w:t>
      </w:r>
    </w:p>
    <w:p w:rsidR="00000000" w:rsidDel="00000000" w:rsidP="00000000" w:rsidRDefault="00000000" w:rsidRPr="00000000" w14:paraId="0000090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packets that expect a response are:</w:t>
      </w:r>
    </w:p>
    <w:p w:rsidR="00000000" w:rsidDel="00000000" w:rsidP="00000000" w:rsidRDefault="00000000" w:rsidRPr="00000000" w14:paraId="0000090F">
      <w:pPr>
        <w:numPr>
          <w:ilvl w:val="0"/>
          <w:numId w:val="33"/>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CONNECT</w:t>
      </w:r>
    </w:p>
    <w:p w:rsidR="00000000" w:rsidDel="00000000" w:rsidP="00000000" w:rsidRDefault="00000000" w:rsidRPr="00000000" w14:paraId="00000910">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AUTH</w:t>
      </w:r>
    </w:p>
    <w:p w:rsidR="00000000" w:rsidDel="00000000" w:rsidP="00000000" w:rsidRDefault="00000000" w:rsidRPr="00000000" w14:paraId="00000911">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REGISTER</w:t>
      </w:r>
    </w:p>
    <w:p w:rsidR="00000000" w:rsidDel="00000000" w:rsidP="00000000" w:rsidRDefault="00000000" w:rsidRPr="00000000" w14:paraId="00000912">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PUBLISH QoS 1 and 2</w:t>
      </w:r>
    </w:p>
    <w:p w:rsidR="00000000" w:rsidDel="00000000" w:rsidP="00000000" w:rsidRDefault="00000000" w:rsidRPr="00000000" w14:paraId="00000913">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PUBREL</w:t>
      </w:r>
    </w:p>
    <w:p w:rsidR="00000000" w:rsidDel="00000000" w:rsidP="00000000" w:rsidRDefault="00000000" w:rsidRPr="00000000" w14:paraId="00000914">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SUBSCRIBE</w:t>
      </w:r>
    </w:p>
    <w:p w:rsidR="00000000" w:rsidDel="00000000" w:rsidP="00000000" w:rsidRDefault="00000000" w:rsidRPr="00000000" w14:paraId="00000915">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UNSUBSCRIBE</w:t>
      </w:r>
    </w:p>
    <w:p w:rsidR="00000000" w:rsidDel="00000000" w:rsidP="00000000" w:rsidRDefault="00000000" w:rsidRPr="00000000" w14:paraId="00000916">
      <w:pPr>
        <w:numPr>
          <w:ilvl w:val="0"/>
          <w:numId w:val="33"/>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SLEEPREQ</w:t>
      </w:r>
    </w:p>
    <w:p w:rsidR="00000000" w:rsidDel="00000000" w:rsidP="00000000" w:rsidRDefault="00000000" w:rsidRPr="00000000" w14:paraId="00000917">
      <w:pPr>
        <w:numPr>
          <w:ilvl w:val="0"/>
          <w:numId w:val="33"/>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PINGREQ</w:t>
      </w:r>
    </w:p>
    <w:p w:rsidR="00000000" w:rsidDel="00000000" w:rsidP="00000000" w:rsidRDefault="00000000" w:rsidRPr="00000000" w14:paraId="0000091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MQTT-SN Sender may be configured with two parameters to govern its resending of unacknowledged pac</w:t>
      </w:r>
    </w:p>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kets:</w:t>
      </w:r>
    </w:p>
    <w:p w:rsidR="00000000" w:rsidDel="00000000" w:rsidP="00000000" w:rsidRDefault="00000000" w:rsidRPr="00000000" w14:paraId="0000091A">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afterAutospacing="0" w:before="16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Retry Interval </w:t>
      </w:r>
    </w:p>
    <w:p w:rsidR="00000000" w:rsidDel="00000000" w:rsidP="00000000" w:rsidRDefault="00000000" w:rsidRPr="00000000" w14:paraId="0000091B">
      <w:pPr>
        <w:numPr>
          <w:ilvl w:val="0"/>
          <w:numId w:val="61"/>
        </w:numPr>
        <w:pBdr>
          <w:top w:color="000000" w:space="0" w:sz="0" w:val="none"/>
          <w:left w:color="000000" w:space="0" w:sz="0" w:val="none"/>
          <w:bottom w:color="000000" w:space="0" w:sz="0" w:val="none"/>
          <w:right w:color="000000" w:space="0" w:sz="0" w:val="none"/>
          <w:between w:color="000000" w:space="0" w:sz="0" w:val="none"/>
        </w:pBdr>
        <w:shd w:fill="ffffff" w:val="clear"/>
        <w:spacing w:after="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Maximum Retry Count</w:t>
      </w:r>
    </w:p>
    <w:p w:rsidR="00000000" w:rsidDel="00000000" w:rsidP="00000000" w:rsidRDefault="00000000" w:rsidRPr="00000000" w14:paraId="0000091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 the basis of the expected characteristics of the Underlying Network. Example values for these are suggested in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See also </w:t>
      </w:r>
      <w:hyperlink w:anchor="_heading=h.x5dohv2o2038">
        <w:r w:rsidDel="00000000" w:rsidR="00000000" w:rsidRPr="00000000">
          <w:rPr>
            <w:rFonts w:ascii="Arial" w:cs="Arial" w:eastAsia="Arial" w:hAnsi="Arial"/>
            <w:color w:val="1155cc"/>
            <w:sz w:val="22"/>
            <w:szCs w:val="22"/>
            <w:u w:val="single"/>
            <w:rtl w:val="0"/>
          </w:rPr>
          <w:t xml:space="preserve">C.5 Exponential Backoff</w:t>
        </w:r>
      </w:hyperlink>
      <w:r w:rsidDel="00000000" w:rsidR="00000000" w:rsidRPr="00000000">
        <w:rPr>
          <w:rFonts w:ascii="Arial" w:cs="Arial" w:eastAsia="Arial" w:hAnsi="Arial"/>
          <w:sz w:val="22"/>
          <w:szCs w:val="22"/>
          <w:rtl w:val="0"/>
        </w:rPr>
        <w:t xml:space="preserve"> for guidance on varying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to reduce potential network congestion.</w:t>
      </w:r>
      <w:r w:rsidDel="00000000" w:rsidR="00000000" w:rsidRPr="00000000">
        <w:rPr>
          <w:rtl w:val="0"/>
        </w:rPr>
      </w:r>
    </w:p>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no response to one of the above packets is received in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the Sender may resend the packet, at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intervals, until the </w:t>
      </w:r>
      <w:r w:rsidDel="00000000" w:rsidR="00000000" w:rsidRPr="00000000">
        <w:rPr>
          <w:rFonts w:ascii="Arial" w:cs="Arial" w:eastAsia="Arial" w:hAnsi="Arial"/>
          <w:i w:val="1"/>
          <w:sz w:val="22"/>
          <w:szCs w:val="22"/>
          <w:rtl w:val="0"/>
        </w:rPr>
        <w:t xml:space="preserve">Maximum Retry Count</w:t>
      </w:r>
      <w:r w:rsidDel="00000000" w:rsidR="00000000" w:rsidRPr="00000000">
        <w:rPr>
          <w:rFonts w:ascii="Arial" w:cs="Arial" w:eastAsia="Arial" w:hAnsi="Arial"/>
          <w:sz w:val="22"/>
          <w:szCs w:val="22"/>
          <w:rtl w:val="0"/>
        </w:rPr>
        <w:t xml:space="preserve"> is reached. </w:t>
      </w:r>
      <w:r w:rsidDel="00000000" w:rsidR="00000000" w:rsidRPr="00000000">
        <w:rPr>
          <w:rFonts w:ascii="Arial" w:cs="Arial" w:eastAsia="Arial" w:hAnsi="Arial"/>
          <w:sz w:val="22"/>
          <w:szCs w:val="22"/>
          <w:rtl w:val="0"/>
        </w:rPr>
        <w:t xml:space="preserve">After</w:t>
      </w:r>
      <w:r w:rsidDel="00000000" w:rsidR="00000000" w:rsidRPr="00000000">
        <w:rPr>
          <w:rtl w:val="0"/>
        </w:rPr>
        <w:t xml:space="preserve"> the </w:t>
      </w:r>
      <w:r w:rsidDel="00000000" w:rsidR="00000000" w:rsidRPr="00000000">
        <w:rPr>
          <w:i w:val="1"/>
          <w:rtl w:val="0"/>
        </w:rPr>
        <w:t xml:space="preserve">Maximum Retry Count </w:t>
      </w:r>
      <w:r w:rsidDel="00000000" w:rsidR="00000000" w:rsidRPr="00000000">
        <w:rPr>
          <w:rtl w:val="0"/>
        </w:rPr>
        <w:t xml:space="preserve">is reached and a further </w:t>
      </w:r>
      <w:r w:rsidDel="00000000" w:rsidR="00000000" w:rsidRPr="00000000">
        <w:rPr>
          <w:i w:val="1"/>
          <w:rtl w:val="0"/>
        </w:rPr>
        <w:t xml:space="preserve">Retry Interval</w:t>
      </w:r>
      <w:r w:rsidDel="00000000" w:rsidR="00000000" w:rsidRPr="00000000">
        <w:rPr>
          <w:rtl w:val="0"/>
        </w:rPr>
        <w:t xml:space="preserve"> has passed without a response</w:t>
      </w:r>
      <w:r w:rsidDel="00000000" w:rsidR="00000000" w:rsidRPr="00000000">
        <w:rPr>
          <w:rFonts w:ascii="Arial" w:cs="Arial" w:eastAsia="Arial" w:hAnsi="Arial"/>
          <w:sz w:val="22"/>
          <w:szCs w:val="22"/>
          <w:rtl w:val="0"/>
        </w:rPr>
        <w:t xml:space="preserve">, it is deemed that there is no response.</w:t>
      </w:r>
    </w:p>
    <w:p w:rsidR="00000000" w:rsidDel="00000000" w:rsidP="00000000" w:rsidRDefault="00000000" w:rsidRPr="00000000" w14:paraId="0000091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shd w:fill="auto" w:val="clear"/>
        </w:rPr>
      </w:pPr>
      <w:r w:rsidDel="00000000" w:rsidR="00000000" w:rsidRPr="00000000">
        <w:rPr>
          <w:rFonts w:ascii="Arial" w:cs="Arial" w:eastAsia="Arial" w:hAnsi="Arial"/>
          <w:sz w:val="22"/>
          <w:szCs w:val="22"/>
          <w:highlight w:val="yellow"/>
          <w:rtl w:val="0"/>
        </w:rPr>
        <w:t xml:space="preserve">In the absence of a response to a packet which expects one, the Sender MUST delete the Virtual Connection.</w:t>
      </w:r>
      <w:r w:rsidDel="00000000" w:rsidR="00000000" w:rsidRPr="00000000">
        <w:rPr>
          <w:rFonts w:ascii="Arial" w:cs="Arial" w:eastAsia="Arial" w:hAnsi="Arial"/>
          <w:sz w:val="22"/>
          <w:szCs w:val="22"/>
          <w:shd w:fill="auto" w:val="clear"/>
          <w:rtl w:val="0"/>
        </w:rPr>
        <w:t xml:space="preserve"> A new connection will have to be established to continue.</w:t>
      </w:r>
      <w:r w:rsidDel="00000000" w:rsidR="00000000" w:rsidRPr="00000000">
        <w:rPr>
          <w:rtl w:val="0"/>
        </w:rPr>
      </w:r>
    </w:p>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highlight w:val="yellow"/>
        </w:rPr>
      </w:pPr>
      <w:sdt>
        <w:sdtPr>
          <w:tag w:val="goog_rdk_59"/>
        </w:sdtPr>
        <w:sdtContent>
          <w:commentRangeStart w:id="54"/>
        </w:sdtContent>
      </w:sdt>
      <w:sdt>
        <w:sdtPr>
          <w:tag w:val="goog_rdk_60"/>
        </w:sdtPr>
        <w:sdtContent>
          <w:commentRangeStart w:id="55"/>
        </w:sdtContent>
      </w:sdt>
      <w:r w:rsidDel="00000000" w:rsidR="00000000" w:rsidRPr="00000000">
        <w:rPr>
          <w:rFonts w:ascii="Arial" w:cs="Arial" w:eastAsia="Arial" w:hAnsi="Arial"/>
          <w:sz w:val="22"/>
          <w:szCs w:val="22"/>
          <w:highlight w:val="yellow"/>
          <w:rtl w:val="0"/>
        </w:rPr>
        <w:t xml:space="preserve">If a Packet is retransmitted, it MUST have Protection Encapsulation if the previously transmitted Packet had Protection Encapsulation.</w:t>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p w:rsidR="00000000" w:rsidDel="00000000" w:rsidP="00000000" w:rsidRDefault="00000000" w:rsidRPr="00000000" w14:paraId="0000092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0" w:right="0" w:firstLine="0"/>
        <w:rPr>
          <w:rFonts w:ascii="Arial" w:cs="Arial" w:eastAsia="Arial" w:hAnsi="Arial"/>
          <w:sz w:val="22"/>
          <w:szCs w:val="22"/>
        </w:rPr>
      </w:pPr>
      <w:sdt>
        <w:sdtPr>
          <w:tag w:val="goog_rdk_61"/>
        </w:sdtPr>
        <w:sdtContent>
          <w:commentRangeStart w:id="56"/>
        </w:sdtContent>
      </w:sdt>
      <w:r w:rsidDel="00000000" w:rsidR="00000000" w:rsidRPr="00000000">
        <w:rPr>
          <w:rFonts w:ascii="Arial" w:cs="Arial" w:eastAsia="Arial" w:hAnsi="Arial"/>
          <w:sz w:val="22"/>
          <w:szCs w:val="22"/>
          <w:highlight w:val="yellow"/>
          <w:rtl w:val="0"/>
        </w:rPr>
        <w:t xml:space="preserve">If a Packet is retransmitted it MUST be identical to the previously transmitted Packet. The Protection Encapsulation need not be identical.</w:t>
      </w:r>
      <w:commentRangeEnd w:id="56"/>
      <w:r w:rsidDel="00000000" w:rsidR="00000000" w:rsidRPr="00000000">
        <w:commentReference w:id="56"/>
      </w:r>
      <w:r w:rsidDel="00000000" w:rsidR="00000000" w:rsidRPr="00000000">
        <w:rPr>
          <w:rtl w:val="0"/>
        </w:rPr>
      </w:r>
    </w:p>
    <w:p w:rsidR="00000000" w:rsidDel="00000000" w:rsidP="00000000" w:rsidRDefault="00000000" w:rsidRPr="00000000" w14:paraId="0000092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value of the </w:t>
      </w:r>
      <w:r w:rsidDel="00000000" w:rsidR="00000000" w:rsidRPr="00000000">
        <w:rPr>
          <w:rFonts w:ascii="Arial" w:cs="Arial" w:eastAsia="Arial" w:hAnsi="Arial"/>
          <w:i w:val="1"/>
          <w:sz w:val="22"/>
          <w:szCs w:val="22"/>
          <w:rtl w:val="0"/>
        </w:rPr>
        <w:t xml:space="preserve">Retry Interval</w:t>
      </w:r>
      <w:r w:rsidDel="00000000" w:rsidR="00000000" w:rsidRPr="00000000">
        <w:rPr>
          <w:rFonts w:ascii="Arial" w:cs="Arial" w:eastAsia="Arial" w:hAnsi="Arial"/>
          <w:sz w:val="22"/>
          <w:szCs w:val="22"/>
          <w:rtl w:val="0"/>
        </w:rPr>
        <w:t xml:space="preserve"> is not specified by MQTT-SN,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0923">
      <w:pPr>
        <w:pStyle w:val="Heading2"/>
        <w:ind w:left="0" w:firstLine="0"/>
        <w:rPr/>
      </w:pPr>
      <w:bookmarkStart w:colFirst="0" w:colLast="0" w:name="_heading=h.xoc2pfhnyfst" w:id="277"/>
      <w:bookmarkEnd w:id="277"/>
      <w:r w:rsidDel="00000000" w:rsidR="00000000" w:rsidRPr="00000000">
        <w:rPr>
          <w:rtl w:val="0"/>
        </w:rPr>
        <w:t xml:space="preserve">4.5 Application Message receipt</w:t>
      </w:r>
    </w:p>
    <w:p w:rsidR="00000000" w:rsidDel="00000000" w:rsidP="00000000" w:rsidRDefault="00000000" w:rsidRPr="00000000" w14:paraId="00000924">
      <w:pPr>
        <w:spacing w:after="240" w:before="240" w:line="276" w:lineRule="auto"/>
        <w:ind w:left="0" w:right="0" w:firstLine="0"/>
        <w:rPr>
          <w:rFonts w:ascii="Arial" w:cs="Arial" w:eastAsia="Arial" w:hAnsi="Arial"/>
          <w:color w:val="1155cc"/>
          <w:sz w:val="22"/>
          <w:szCs w:val="22"/>
          <w:u w:val="single"/>
        </w:rPr>
      </w:pPr>
      <w:r w:rsidDel="00000000" w:rsidR="00000000" w:rsidRPr="00000000">
        <w:rPr>
          <w:rFonts w:ascii="Arial" w:cs="Arial" w:eastAsia="Arial" w:hAnsi="Arial"/>
          <w:sz w:val="22"/>
          <w:szCs w:val="22"/>
          <w:highlight w:val="yellow"/>
          <w:rtl w:val="0"/>
        </w:rPr>
        <w:t xml:space="preserve">When a Server takes ownership of an incoming Application Message it MUST add it to the Session State for those Clients that have matching Subscriptions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[MQTT-SN-4.5-1]</w:t>
      </w:r>
      <w:r w:rsidDel="00000000" w:rsidR="00000000" w:rsidRPr="00000000">
        <w:rPr>
          <w:rFonts w:ascii="Arial" w:cs="Arial" w:eastAsia="Arial" w:hAnsi="Arial"/>
          <w:sz w:val="22"/>
          <w:szCs w:val="22"/>
          <w:rtl w:val="0"/>
        </w:rPr>
        <w:t xml:space="preserve">. Matching rules are defined in </w:t>
      </w:r>
      <w:hyperlink w:anchor="_heading=h.g7vjj8m1vj3z">
        <w:r w:rsidDel="00000000" w:rsidR="00000000" w:rsidRPr="00000000">
          <w:rPr>
            <w:rFonts w:ascii="Arial" w:cs="Arial" w:eastAsia="Arial" w:hAnsi="Arial"/>
            <w:color w:val="1155cc"/>
            <w:sz w:val="22"/>
            <w:szCs w:val="22"/>
            <w:u w:val="single"/>
            <w:rtl w:val="0"/>
          </w:rPr>
          <w:t xml:space="preserve">4.7.1 Topic Names and Topic Filters</w:t>
        </w:r>
      </w:hyperlink>
      <w:r w:rsidDel="00000000" w:rsidR="00000000" w:rsidRPr="00000000">
        <w:rPr>
          <w:rFonts w:ascii="Arial" w:cs="Arial" w:eastAsia="Arial" w:hAnsi="Arial"/>
          <w:color w:val="1155cc"/>
          <w:sz w:val="22"/>
          <w:szCs w:val="22"/>
          <w:u w:val="single"/>
          <w:rtl w:val="0"/>
        </w:rPr>
        <w:t xml:space="preserve">.</w:t>
      </w:r>
    </w:p>
    <w:p w:rsidR="00000000" w:rsidDel="00000000" w:rsidP="00000000" w:rsidRDefault="00000000" w:rsidRPr="00000000" w14:paraId="0000092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Under normal circumstances Clients receive</w:t>
      </w:r>
      <w:r w:rsidDel="00000000" w:rsidR="00000000" w:rsidRPr="00000000">
        <w:rPr>
          <w:rFonts w:ascii="Arial" w:cs="Arial" w:eastAsia="Arial" w:hAnsi="Arial"/>
          <w:sz w:val="22"/>
          <w:szCs w:val="22"/>
          <w:shd w:fill="auto" w:val="clear"/>
          <w:rtl w:val="0"/>
        </w:rPr>
        <w:t xml:space="preserve"> 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in response to Subscriptions they have created. A Client coul</w:t>
      </w:r>
      <w:r w:rsidDel="00000000" w:rsidR="00000000" w:rsidRPr="00000000">
        <w:rPr>
          <w:rFonts w:ascii="Arial" w:cs="Arial" w:eastAsia="Arial" w:hAnsi="Arial"/>
          <w:sz w:val="22"/>
          <w:szCs w:val="22"/>
          <w:shd w:fill="auto" w:val="clear"/>
          <w:rtl w:val="0"/>
        </w:rPr>
        <w:t xml:space="preserve">d also receive Application Mess</w:t>
      </w:r>
      <w:r w:rsidDel="00000000" w:rsidR="00000000" w:rsidRPr="00000000">
        <w:rPr>
          <w:rFonts w:ascii="Arial" w:cs="Arial" w:eastAsia="Arial" w:hAnsi="Arial"/>
          <w:sz w:val="22"/>
          <w:szCs w:val="22"/>
          <w:rtl w:val="0"/>
        </w:rPr>
        <w:t xml:space="preserve">ages that do not match any of its explicit Subscriptions. Th</w:t>
      </w:r>
      <w:r w:rsidDel="00000000" w:rsidR="00000000" w:rsidRPr="00000000">
        <w:rPr>
          <w:rFonts w:ascii="Arial" w:cs="Arial" w:eastAsia="Arial" w:hAnsi="Arial"/>
          <w:sz w:val="22"/>
          <w:szCs w:val="22"/>
          <w:shd w:fill="auto" w:val="clear"/>
          <w:rtl w:val="0"/>
        </w:rPr>
        <w:t xml:space="preserve">is can happen if the Server automatically assigned a subscription to the Client. A Client could also receive Application Messa</w:t>
      </w:r>
      <w:r w:rsidDel="00000000" w:rsidR="00000000" w:rsidRPr="00000000">
        <w:rPr>
          <w:rFonts w:ascii="Arial" w:cs="Arial" w:eastAsia="Arial" w:hAnsi="Arial"/>
          <w:sz w:val="22"/>
          <w:szCs w:val="22"/>
          <w:rtl w:val="0"/>
        </w:rPr>
        <w:t xml:space="preserve">ges while an UNSUBSCRIBE operation is in progress. </w:t>
      </w:r>
      <w:r w:rsidDel="00000000" w:rsidR="00000000" w:rsidRPr="00000000">
        <w:rPr>
          <w:rFonts w:ascii="Arial" w:cs="Arial" w:eastAsia="Arial" w:hAnsi="Arial"/>
          <w:sz w:val="22"/>
          <w:szCs w:val="22"/>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[MQTT-SN-4.5-2]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6">
      <w:pPr>
        <w:pStyle w:val="Heading2"/>
        <w:ind w:left="0" w:firstLine="0"/>
        <w:rPr/>
      </w:pPr>
      <w:bookmarkStart w:colFirst="0" w:colLast="0" w:name="_heading=h.rrfw7sclv8s" w:id="278"/>
      <w:bookmarkEnd w:id="278"/>
      <w:r w:rsidDel="00000000" w:rsidR="00000000" w:rsidRPr="00000000">
        <w:rPr>
          <w:rtl w:val="0"/>
        </w:rPr>
        <w:t xml:space="preserve">4.6 Application Message ordering</w:t>
      </w:r>
    </w:p>
    <w:p w:rsidR="00000000" w:rsidDel="00000000" w:rsidP="00000000" w:rsidRDefault="00000000" w:rsidRPr="00000000" w14:paraId="0000092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rFonts w:ascii="Arial" w:cs="Arial" w:eastAsia="Arial" w:hAnsi="Arial"/>
          <w:sz w:val="22"/>
          <w:szCs w:val="22"/>
          <w:highlight w:val="yellow"/>
          <w:rtl w:val="0"/>
        </w:rPr>
        <w:t xml:space="preserve">When a Server processes a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Fonts w:ascii="Arial" w:cs="Arial" w:eastAsia="Arial" w:hAnsi="Arial"/>
          <w:color w:val="ff0000"/>
          <w:sz w:val="22"/>
          <w:szCs w:val="22"/>
          <w:rtl w:val="0"/>
        </w:rPr>
        <w:t xml:space="preserve">[MQTT-SN-4.6-1]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2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By default, a Server MUST treat every Topic as an Ordered Topic when it is forwarding </w:t>
      </w:r>
      <w:r w:rsidDel="00000000" w:rsidR="00000000" w:rsidRPr="00000000">
        <w:rPr>
          <w:rFonts w:ascii="Arial" w:cs="Arial" w:eastAsia="Arial" w:hAnsi="Arial"/>
          <w:sz w:val="22"/>
          <w:szCs w:val="22"/>
          <w:highlight w:val="yellow"/>
          <w:rtl w:val="0"/>
        </w:rPr>
        <w:t xml:space="preserve">Application M</w:t>
      </w:r>
      <w:r w:rsidDel="00000000" w:rsidR="00000000" w:rsidRPr="00000000">
        <w:rPr>
          <w:rFonts w:ascii="Arial" w:cs="Arial" w:eastAsia="Arial" w:hAnsi="Arial"/>
          <w:sz w:val="22"/>
          <w:szCs w:val="22"/>
          <w:highlight w:val="yellow"/>
          <w:rtl w:val="0"/>
        </w:rPr>
        <w:t xml:space="preserve">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[MQTT-SN-4.6-2]</w:t>
      </w:r>
      <w:r w:rsidDel="00000000" w:rsidR="00000000" w:rsidRPr="00000000">
        <w:rPr>
          <w:rFonts w:ascii="Arial" w:cs="Arial" w:eastAsia="Arial" w:hAnsi="Arial"/>
          <w:sz w:val="22"/>
          <w:szCs w:val="22"/>
          <w:rtl w:val="0"/>
        </w:rPr>
        <w:t xml:space="preserve">. A Server MAY provide an administrative or other mechanism to allow one or more Topics to not be treated as an Ordered Topic.</w:t>
      </w:r>
    </w:p>
    <w:p w:rsidR="00000000" w:rsidDel="00000000" w:rsidP="00000000" w:rsidRDefault="00000000" w:rsidRPr="00000000" w14:paraId="00000929">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2A">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stream of messages is published and subscribed to an Ordered Topic with QoS 1, the final copy of each message received by the subscribers will be in the order that they were published. As no more than one message is “in-flight” at any one time, no QoS 1 message will be received after any later one even on re-connection. For example a subscriber might receive them in the order 1,2,3,3,4 but not 1,2,3,2,3,</w:t>
      </w:r>
      <w:r w:rsidDel="00000000" w:rsidR="00000000" w:rsidRPr="00000000">
        <w:rPr>
          <w:rFonts w:ascii="Arial" w:cs="Arial" w:eastAsia="Arial" w:hAnsi="Arial"/>
          <w:sz w:val="22"/>
          <w:szCs w:val="22"/>
          <w:rtl w:val="0"/>
        </w:rPr>
        <w:t xml:space="preserve">4. </w:t>
      </w:r>
    </w:p>
    <w:p w:rsidR="00000000" w:rsidDel="00000000" w:rsidP="00000000" w:rsidRDefault="00000000" w:rsidRPr="00000000" w14:paraId="0000092B">
      <w:pPr>
        <w:pStyle w:val="Heading2"/>
        <w:keepNext w:val="0"/>
        <w:spacing w:after="80" w:before="360" w:lineRule="auto"/>
        <w:ind w:left="0" w:right="990" w:firstLine="0"/>
        <w:rPr/>
      </w:pPr>
      <w:bookmarkStart w:colFirst="0" w:colLast="0" w:name="_heading=h.sznt7pux1885" w:id="279"/>
      <w:bookmarkEnd w:id="279"/>
      <w:r w:rsidDel="00000000" w:rsidR="00000000" w:rsidRPr="00000000">
        <w:rPr>
          <w:rtl w:val="0"/>
        </w:rPr>
        <w:t xml:space="preserve">4.7 Topics</w:t>
      </w:r>
    </w:p>
    <w:p w:rsidR="00000000" w:rsidDel="00000000" w:rsidP="00000000" w:rsidRDefault="00000000" w:rsidRPr="00000000" w14:paraId="0000092C">
      <w:pPr>
        <w:pStyle w:val="Heading3"/>
        <w:keepNext w:val="0"/>
        <w:spacing w:after="80" w:before="360" w:lineRule="auto"/>
        <w:ind w:left="0" w:right="990" w:firstLine="0"/>
        <w:rPr/>
      </w:pPr>
      <w:bookmarkStart w:colFirst="0" w:colLast="0" w:name="_heading=h.g7vjj8m1vj3z" w:id="280"/>
      <w:bookmarkEnd w:id="280"/>
      <w:r w:rsidDel="00000000" w:rsidR="00000000" w:rsidRPr="00000000">
        <w:rPr>
          <w:rtl w:val="0"/>
        </w:rPr>
        <w:t xml:space="preserve">4.7.1 Topic Names and Topic </w:t>
      </w:r>
      <w:r w:rsidDel="00000000" w:rsidR="00000000" w:rsidRPr="00000000">
        <w:rPr>
          <w:rtl w:val="0"/>
        </w:rPr>
        <w:t xml:space="preserve">Filters</w:t>
      </w:r>
      <w:r w:rsidDel="00000000" w:rsidR="00000000" w:rsidRPr="00000000">
        <w:rPr>
          <w:rtl w:val="0"/>
        </w:rPr>
      </w:r>
    </w:p>
    <w:p w:rsidR="00000000" w:rsidDel="00000000" w:rsidP="00000000" w:rsidRDefault="00000000" w:rsidRPr="00000000" w14:paraId="0000092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opic Names are a label for a message, consisting of a series of topic levels, each level separated by the topic level separator. </w:t>
      </w:r>
    </w:p>
    <w:p w:rsidR="00000000" w:rsidDel="00000000" w:rsidP="00000000" w:rsidRDefault="00000000" w:rsidRPr="00000000" w14:paraId="0000092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Topic Filters can match several Topic Names by replacing the topic levels with wildcards.</w:t>
      </w:r>
    </w:p>
    <w:p w:rsidR="00000000" w:rsidDel="00000000" w:rsidP="00000000" w:rsidRDefault="00000000" w:rsidRPr="00000000" w14:paraId="0000092F">
      <w:pPr>
        <w:pStyle w:val="Heading4"/>
        <w:ind w:left="0" w:firstLine="0"/>
        <w:rPr/>
      </w:pPr>
      <w:bookmarkStart w:colFirst="0" w:colLast="0" w:name="_heading=h.q0s32id4lv9p" w:id="281"/>
      <w:bookmarkEnd w:id="281"/>
      <w:r w:rsidDel="00000000" w:rsidR="00000000" w:rsidRPr="00000000">
        <w:rPr>
          <w:rtl w:val="0"/>
        </w:rPr>
        <w:t xml:space="preserve">4.7.1.1 Topic wildcards</w:t>
      </w:r>
    </w:p>
    <w:p w:rsidR="00000000" w:rsidDel="00000000" w:rsidP="00000000" w:rsidRDefault="00000000" w:rsidRPr="00000000" w14:paraId="0000093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topic level separator is used to introduce structure into the Topic Name. If present, it divides the Topic Name into multiple “topic levels”.</w:t>
      </w:r>
      <w:r w:rsidDel="00000000" w:rsidR="00000000" w:rsidRPr="00000000">
        <w:rPr>
          <w:rtl w:val="0"/>
        </w:rPr>
      </w:r>
    </w:p>
    <w:p w:rsidR="00000000" w:rsidDel="00000000" w:rsidP="00000000" w:rsidRDefault="00000000" w:rsidRPr="00000000" w14:paraId="0000093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subscription’s Topic Filter can contain special wildcard characters, which allow a Client to subscribe to multiple topics at once.</w:t>
      </w:r>
    </w:p>
    <w:p w:rsidR="00000000" w:rsidDel="00000000" w:rsidP="00000000" w:rsidRDefault="00000000" w:rsidRPr="00000000" w14:paraId="00000932">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 Topic Name, the target of a PUBLISH packet, MUST NOT contain special </w:t>
      </w:r>
      <w:r w:rsidDel="00000000" w:rsidR="00000000" w:rsidRPr="00000000">
        <w:rPr>
          <w:rFonts w:ascii="Arial" w:cs="Arial" w:eastAsia="Arial" w:hAnsi="Arial"/>
          <w:sz w:val="22"/>
          <w:szCs w:val="22"/>
          <w:highlight w:val="yellow"/>
          <w:rtl w:val="0"/>
        </w:rPr>
        <w:t xml:space="preserve">wildcard characters. </w:t>
      </w:r>
      <w:r w:rsidDel="00000000" w:rsidR="00000000" w:rsidRPr="00000000">
        <w:rPr>
          <w:rFonts w:ascii="Arial" w:cs="Arial" w:eastAsia="Arial" w:hAnsi="Arial"/>
          <w:color w:val="ff0000"/>
          <w:sz w:val="22"/>
          <w:szCs w:val="22"/>
          <w:rtl w:val="0"/>
        </w:rPr>
        <w:t xml:space="preserve">[MQTT-SN-4.7.1-1]</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33">
      <w:pPr>
        <w:pStyle w:val="Heading5"/>
        <w:ind w:left="0" w:firstLine="0"/>
        <w:rPr/>
      </w:pPr>
      <w:bookmarkStart w:colFirst="0" w:colLast="0" w:name="_heading=h.3kbulner4ob4" w:id="282"/>
      <w:bookmarkEnd w:id="282"/>
      <w:r w:rsidDel="00000000" w:rsidR="00000000" w:rsidRPr="00000000">
        <w:rPr>
          <w:rtl w:val="0"/>
        </w:rPr>
        <w:t xml:space="preserve">4.7.1.1.1 Topic level separator</w:t>
      </w:r>
    </w:p>
    <w:p w:rsidR="00000000" w:rsidDel="00000000" w:rsidP="00000000" w:rsidRDefault="00000000" w:rsidRPr="00000000" w14:paraId="0000093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 slash (‘/’ U+002F) is used to separate each level within a topic tree and provide a hierarchical structure to the Topic Names. </w:t>
      </w:r>
      <w:r w:rsidDel="00000000" w:rsidR="00000000" w:rsidRPr="00000000">
        <w:rPr>
          <w:rFonts w:ascii="Arial" w:cs="Arial" w:eastAsia="Arial" w:hAnsi="Arial"/>
          <w:sz w:val="22"/>
          <w:szCs w:val="22"/>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0935">
      <w:pPr>
        <w:pStyle w:val="Heading5"/>
        <w:ind w:left="0" w:firstLine="0"/>
        <w:rPr/>
      </w:pPr>
      <w:bookmarkStart w:colFirst="0" w:colLast="0" w:name="_heading=h.ychcrpqsu69r" w:id="283"/>
      <w:bookmarkEnd w:id="283"/>
      <w:r w:rsidDel="00000000" w:rsidR="00000000" w:rsidRPr="00000000">
        <w:rPr>
          <w:rtl w:val="0"/>
        </w:rPr>
        <w:t xml:space="preserve">4.7.1.1.2 Multi-level wildcard</w:t>
      </w:r>
    </w:p>
    <w:p w:rsidR="00000000" w:rsidDel="00000000" w:rsidP="00000000" w:rsidRDefault="00000000" w:rsidRPr="00000000" w14:paraId="00000936">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sz w:val="22"/>
          <w:szCs w:val="22"/>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[MQTT-SN-4.7.1.2-1]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37">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8">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if a Client subscribes to “sport/tennis/player1/#”, it would receive </w:t>
      </w:r>
      <w:r w:rsidDel="00000000" w:rsidR="00000000" w:rsidRPr="00000000">
        <w:rPr>
          <w:rFonts w:ascii="Arial" w:cs="Arial" w:eastAsia="Arial" w:hAnsi="Arial"/>
          <w:sz w:val="22"/>
          <w:szCs w:val="22"/>
          <w:highlight w:val="yellow"/>
          <w:rtl w:val="0"/>
        </w:rPr>
        <w:t xml:space="preserve">Application </w:t>
      </w:r>
      <w:r w:rsidDel="00000000" w:rsidR="00000000" w:rsidRPr="00000000">
        <w:rPr>
          <w:rFonts w:ascii="Arial" w:cs="Arial" w:eastAsia="Arial" w:hAnsi="Arial"/>
          <w:sz w:val="22"/>
          <w:szCs w:val="22"/>
          <w:rtl w:val="0"/>
        </w:rPr>
        <w:t xml:space="preserve">M</w:t>
      </w:r>
      <w:r w:rsidDel="00000000" w:rsidR="00000000" w:rsidRPr="00000000">
        <w:rPr>
          <w:rFonts w:ascii="Arial" w:cs="Arial" w:eastAsia="Arial" w:hAnsi="Arial"/>
          <w:sz w:val="22"/>
          <w:szCs w:val="22"/>
          <w:rtl w:val="0"/>
        </w:rPr>
        <w:t xml:space="preserve">essages published using these Topic Names:</w:t>
      </w:r>
    </w:p>
    <w:p w:rsidR="00000000" w:rsidDel="00000000" w:rsidP="00000000" w:rsidRDefault="00000000" w:rsidRPr="00000000" w14:paraId="00000939">
      <w:pPr>
        <w:numPr>
          <w:ilvl w:val="0"/>
          <w:numId w:val="3"/>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w:t>
      </w:r>
    </w:p>
    <w:p w:rsidR="00000000" w:rsidDel="00000000" w:rsidP="00000000" w:rsidRDefault="00000000" w:rsidRPr="00000000" w14:paraId="0000093A">
      <w:pPr>
        <w:numPr>
          <w:ilvl w:val="0"/>
          <w:numId w:val="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“sport/tennis/player1/ranking</w:t>
      </w:r>
    </w:p>
    <w:p w:rsidR="00000000" w:rsidDel="00000000" w:rsidP="00000000" w:rsidRDefault="00000000" w:rsidRPr="00000000" w14:paraId="0000093B">
      <w:pPr>
        <w:numPr>
          <w:ilvl w:val="0"/>
          <w:numId w:val="3"/>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“sport/tennis/player1/score/wimbledon”</w:t>
      </w:r>
    </w:p>
    <w:p w:rsidR="00000000" w:rsidDel="00000000" w:rsidP="00000000" w:rsidRDefault="00000000" w:rsidRPr="00000000" w14:paraId="0000093C">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3D">
      <w:pPr>
        <w:numPr>
          <w:ilvl w:val="0"/>
          <w:numId w:val="8"/>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 also matches the singular “sport”, since # includes the parent level.</w:t>
      </w:r>
    </w:p>
    <w:p w:rsidR="00000000" w:rsidDel="00000000" w:rsidP="00000000" w:rsidRDefault="00000000" w:rsidRPr="00000000" w14:paraId="0000093E">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 is valid and will receive every Application Message</w:t>
      </w:r>
    </w:p>
    <w:p w:rsidR="00000000" w:rsidDel="00000000" w:rsidP="00000000" w:rsidRDefault="00000000" w:rsidRPr="00000000" w14:paraId="0000093F">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valid</w:t>
      </w:r>
    </w:p>
    <w:p w:rsidR="00000000" w:rsidDel="00000000" w:rsidP="00000000" w:rsidRDefault="00000000" w:rsidRPr="00000000" w14:paraId="00000940">
      <w:pPr>
        <w:numPr>
          <w:ilvl w:val="0"/>
          <w:numId w:val="8"/>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 is not valid</w:t>
      </w:r>
    </w:p>
    <w:p w:rsidR="00000000" w:rsidDel="00000000" w:rsidP="00000000" w:rsidRDefault="00000000" w:rsidRPr="00000000" w14:paraId="00000941">
      <w:pPr>
        <w:numPr>
          <w:ilvl w:val="0"/>
          <w:numId w:val="8"/>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“sport/tennis/#/ranking” is not valid</w:t>
      </w:r>
    </w:p>
    <w:p w:rsidR="00000000" w:rsidDel="00000000" w:rsidP="00000000" w:rsidRDefault="00000000" w:rsidRPr="00000000" w14:paraId="00000942">
      <w:pPr>
        <w:pStyle w:val="Heading5"/>
        <w:ind w:left="0" w:firstLine="0"/>
        <w:rPr/>
      </w:pPr>
      <w:bookmarkStart w:colFirst="0" w:colLast="0" w:name="_heading=h.x4yye38w41vd" w:id="284"/>
      <w:bookmarkEnd w:id="284"/>
      <w:r w:rsidDel="00000000" w:rsidR="00000000" w:rsidRPr="00000000">
        <w:rPr>
          <w:rtl w:val="0"/>
        </w:rPr>
        <w:t xml:space="preserve">4.7.1.1.3 Single-level wildcard</w:t>
      </w:r>
    </w:p>
    <w:p w:rsidR="00000000" w:rsidDel="00000000" w:rsidP="00000000" w:rsidRDefault="00000000" w:rsidRPr="00000000" w14:paraId="00000943">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plus sign (‘+’ U+002B) is a wildcard character that matches only one topic level. </w:t>
      </w:r>
    </w:p>
    <w:p w:rsidR="00000000" w:rsidDel="00000000" w:rsidP="00000000" w:rsidRDefault="00000000" w:rsidRPr="00000000" w14:paraId="00000944">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[MQTT-SN-4.7.1.3-1]</w:t>
      </w:r>
      <w:r w:rsidDel="00000000" w:rsidR="00000000" w:rsidRPr="00000000">
        <w:rPr>
          <w:rFonts w:ascii="Arial" w:cs="Arial" w:eastAsia="Arial" w:hAnsi="Arial"/>
          <w:sz w:val="22"/>
          <w:szCs w:val="22"/>
          <w:rtl w:val="0"/>
        </w:rPr>
        <w:t xml:space="preserve">. It can be used at more than one level in the Topic Filter and can be used in conjunction with the multi-level wildcard.</w:t>
      </w:r>
    </w:p>
    <w:p w:rsidR="00000000" w:rsidDel="00000000" w:rsidP="00000000" w:rsidRDefault="00000000" w:rsidRPr="00000000" w14:paraId="00000945">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6">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0947">
      <w:pPr>
        <w:numPr>
          <w:ilvl w:val="0"/>
          <w:numId w:val="31"/>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 is valid</w:t>
      </w:r>
    </w:p>
    <w:p w:rsidR="00000000" w:rsidDel="00000000" w:rsidP="00000000" w:rsidRDefault="00000000" w:rsidRPr="00000000" w14:paraId="00000948">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“+/tennis/#” is valid</w:t>
      </w:r>
    </w:p>
    <w:p w:rsidR="00000000" w:rsidDel="00000000" w:rsidP="00000000" w:rsidRDefault="00000000" w:rsidRPr="00000000" w14:paraId="00000949">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 is not valid</w:t>
      </w:r>
    </w:p>
    <w:p w:rsidR="00000000" w:rsidDel="00000000" w:rsidP="00000000" w:rsidRDefault="00000000" w:rsidRPr="00000000" w14:paraId="0000094A">
      <w:pPr>
        <w:numPr>
          <w:ilvl w:val="0"/>
          <w:numId w:val="31"/>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“sport/+/player1” is valid</w:t>
      </w:r>
    </w:p>
    <w:p w:rsidR="00000000" w:rsidDel="00000000" w:rsidP="00000000" w:rsidRDefault="00000000" w:rsidRPr="00000000" w14:paraId="0000094B">
      <w:pPr>
        <w:numPr>
          <w:ilvl w:val="0"/>
          <w:numId w:val="31"/>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matches “+/+” and “/+”, but not “+” </w:t>
      </w:r>
    </w:p>
    <w:p w:rsidR="00000000" w:rsidDel="00000000" w:rsidP="00000000" w:rsidRDefault="00000000" w:rsidRPr="00000000" w14:paraId="0000094C">
      <w:pPr>
        <w:pStyle w:val="Heading4"/>
        <w:ind w:left="0" w:firstLine="0"/>
        <w:rPr/>
      </w:pPr>
      <w:bookmarkStart w:colFirst="0" w:colLast="0" w:name="_heading=h.p61p07rh2x26" w:id="285"/>
      <w:bookmarkEnd w:id="285"/>
      <w:r w:rsidDel="00000000" w:rsidR="00000000" w:rsidRPr="00000000">
        <w:rPr>
          <w:rtl w:val="0"/>
        </w:rPr>
        <w:t xml:space="preserve">4.7.1.2 Topics beginning with $</w:t>
      </w:r>
    </w:p>
    <w:p w:rsidR="00000000" w:rsidDel="00000000" w:rsidP="00000000" w:rsidRDefault="00000000" w:rsidRPr="00000000" w14:paraId="0000094D">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[MQTT-SN-4.7.2-1]</w:t>
      </w:r>
      <w:r w:rsidDel="00000000" w:rsidR="00000000" w:rsidRPr="00000000">
        <w:rPr>
          <w:rFonts w:ascii="Arial" w:cs="Arial" w:eastAsia="Arial" w:hAnsi="Arial"/>
          <w:sz w:val="22"/>
          <w:szCs w:val="22"/>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094E">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4F">
      <w:pPr>
        <w:numPr>
          <w:ilvl w:val="0"/>
          <w:numId w:val="1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$SYS/ has been widely adopted as a prefix to topics that contain Server-specific information or control APIs</w:t>
      </w:r>
    </w:p>
    <w:p w:rsidR="00000000" w:rsidDel="00000000" w:rsidP="00000000" w:rsidRDefault="00000000" w:rsidRPr="00000000" w14:paraId="00000950">
      <w:pPr>
        <w:numPr>
          <w:ilvl w:val="0"/>
          <w:numId w:val="15"/>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 Applications cannot use a topic with a leading $ character for their own purposes</w:t>
      </w:r>
    </w:p>
    <w:p w:rsidR="00000000" w:rsidDel="00000000" w:rsidP="00000000" w:rsidRDefault="00000000" w:rsidRPr="00000000" w14:paraId="00000951">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52">
      <w:pPr>
        <w:numPr>
          <w:ilvl w:val="0"/>
          <w:numId w:val="75"/>
        </w:numPr>
        <w:spacing w:after="0" w:afterAutospacing="0" w:before="24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 will not receive any messages published to a topic beginning with a $</w:t>
      </w:r>
    </w:p>
    <w:p w:rsidR="00000000" w:rsidDel="00000000" w:rsidP="00000000" w:rsidRDefault="00000000" w:rsidRPr="00000000" w14:paraId="00000953">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“+/monitor/Clients” will not receive any messages published to “$SYS/monitor/Clients”</w:t>
      </w:r>
    </w:p>
    <w:p w:rsidR="00000000" w:rsidDel="00000000" w:rsidP="00000000" w:rsidRDefault="00000000" w:rsidRPr="00000000" w14:paraId="00000954">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 will receive messages published to topics beginning with “$SYS/”</w:t>
      </w:r>
    </w:p>
    <w:p w:rsidR="00000000" w:rsidDel="00000000" w:rsidP="00000000" w:rsidRDefault="00000000" w:rsidRPr="00000000" w14:paraId="00000955">
      <w:pPr>
        <w:numPr>
          <w:ilvl w:val="0"/>
          <w:numId w:val="75"/>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to “$SYS/monitor/+” will receive messages published to “$SYS/monitor/Clients”</w:t>
      </w:r>
    </w:p>
    <w:p w:rsidR="00000000" w:rsidDel="00000000" w:rsidP="00000000" w:rsidRDefault="00000000" w:rsidRPr="00000000" w14:paraId="00000956">
      <w:pPr>
        <w:numPr>
          <w:ilvl w:val="0"/>
          <w:numId w:val="75"/>
        </w:numPr>
        <w:spacing w:after="24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0957">
      <w:pPr>
        <w:pStyle w:val="Heading4"/>
        <w:ind w:left="0" w:firstLine="0"/>
        <w:rPr/>
      </w:pPr>
      <w:bookmarkStart w:colFirst="0" w:colLast="0" w:name="_heading=h.rvcur5x0am" w:id="286"/>
      <w:bookmarkEnd w:id="286"/>
      <w:r w:rsidDel="00000000" w:rsidR="00000000" w:rsidRPr="00000000">
        <w:rPr>
          <w:rtl w:val="0"/>
        </w:rPr>
        <w:t xml:space="preserve">4.7.1.3 Topic semantic and usage</w:t>
      </w:r>
    </w:p>
    <w:p w:rsidR="00000000" w:rsidDel="00000000" w:rsidP="00000000" w:rsidRDefault="00000000" w:rsidRPr="00000000" w14:paraId="0000095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rules apply to Topic Names and Topic Filters:</w:t>
      </w:r>
    </w:p>
    <w:p w:rsidR="00000000" w:rsidDel="00000000" w:rsidP="00000000" w:rsidRDefault="00000000" w:rsidRPr="00000000" w14:paraId="00000959">
      <w:pPr>
        <w:numPr>
          <w:ilvl w:val="0"/>
          <w:numId w:val="25"/>
        </w:numPr>
        <w:spacing w:after="0" w:afterAutospacing="0" w:before="24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All Topic Names and Topic Filters MUST be at least one character long</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[MQTT-SN-4.7.3-1]</w:t>
      </w:r>
    </w:p>
    <w:p w:rsidR="00000000" w:rsidDel="00000000" w:rsidP="00000000" w:rsidRDefault="00000000" w:rsidRPr="00000000" w14:paraId="0000095A">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are case sensitive</w:t>
      </w:r>
    </w:p>
    <w:p w:rsidR="00000000" w:rsidDel="00000000" w:rsidP="00000000" w:rsidRDefault="00000000" w:rsidRPr="00000000" w14:paraId="0000095B">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Topic Names and Topic Filters can include the space character</w:t>
      </w:r>
    </w:p>
    <w:p w:rsidR="00000000" w:rsidDel="00000000" w:rsidP="00000000" w:rsidRDefault="00000000" w:rsidRPr="00000000" w14:paraId="0000095C">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leading or trailing ‘/’ creates a distinct Topic Name or Topic Filter</w:t>
      </w:r>
    </w:p>
    <w:p w:rsidR="00000000" w:rsidDel="00000000" w:rsidP="00000000" w:rsidRDefault="00000000" w:rsidRPr="00000000" w14:paraId="0000095D">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rtl w:val="0"/>
        </w:rPr>
        <w:t xml:space="preserve">A Topic Name or Topic Filter consisting only of the ‘/’ character is valid</w:t>
      </w:r>
    </w:p>
    <w:p w:rsidR="00000000" w:rsidDel="00000000" w:rsidP="00000000" w:rsidRDefault="00000000" w:rsidRPr="00000000" w14:paraId="0000095E">
      <w:pPr>
        <w:numPr>
          <w:ilvl w:val="0"/>
          <w:numId w:val="25"/>
        </w:numPr>
        <w:spacing w:after="0" w:afterAutospacing="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MUST NOT include the null character (Unicode U+0000)</w:t>
      </w:r>
      <w:hyperlink r:id="rId100">
        <w:r w:rsidDel="00000000" w:rsidR="00000000" w:rsidRPr="00000000">
          <w:rPr>
            <w:rFonts w:ascii="Arial" w:cs="Arial" w:eastAsia="Arial" w:hAnsi="Arial"/>
            <w:sz w:val="22"/>
            <w:szCs w:val="22"/>
            <w:rtl w:val="0"/>
          </w:rPr>
          <w:t xml:space="preserve"> </w:t>
        </w:r>
      </w:hyperlink>
      <w:hyperlink r:id="rId101">
        <w:r w:rsidDel="00000000" w:rsidR="00000000" w:rsidRPr="00000000">
          <w:rPr>
            <w:rFonts w:ascii="Arial" w:cs="Arial" w:eastAsia="Arial" w:hAnsi="Arial"/>
            <w:color w:val="1155cc"/>
            <w:sz w:val="22"/>
            <w:szCs w:val="22"/>
            <w:u w:val="single"/>
            <w:rtl w:val="0"/>
          </w:rPr>
          <w:t xml:space="preserve">[Unicode]</w:t>
        </w:r>
      </w:hyperlink>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[MQTT-SN-4.7.3-2]</w:t>
      </w:r>
    </w:p>
    <w:p w:rsidR="00000000" w:rsidDel="00000000" w:rsidP="00000000" w:rsidRDefault="00000000" w:rsidRPr="00000000" w14:paraId="0000095F">
      <w:pPr>
        <w:numPr>
          <w:ilvl w:val="0"/>
          <w:numId w:val="25"/>
        </w:numPr>
        <w:spacing w:after="240" w:before="0" w:beforeAutospacing="0" w:line="276" w:lineRule="auto"/>
        <w:ind w:left="720" w:hanging="360"/>
        <w:rPr>
          <w:sz w:val="22"/>
          <w:szCs w:val="22"/>
        </w:rPr>
      </w:pPr>
      <w:r w:rsidDel="00000000" w:rsidR="00000000" w:rsidRPr="00000000">
        <w:rPr>
          <w:rFonts w:ascii="Arial" w:cs="Arial" w:eastAsia="Arial" w:hAnsi="Arial"/>
          <w:sz w:val="22"/>
          <w:szCs w:val="22"/>
          <w:highlight w:val="yellow"/>
          <w:rtl w:val="0"/>
        </w:rPr>
        <w:t xml:space="preserve">Topic Names and Topic Filters are UTF-8 Encoded Strings; they MUST NOT encode to more than 65,535 bytes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Refer to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60">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0961">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[MQTT-SN-4.7.3-4]</w:t>
      </w:r>
      <w:r w:rsidDel="00000000" w:rsidR="00000000" w:rsidRPr="00000000">
        <w:rPr>
          <w:rFonts w:ascii="Arial" w:cs="Arial" w:eastAsia="Arial" w:hAnsi="Arial"/>
          <w:sz w:val="22"/>
          <w:szCs w:val="22"/>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0962">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63">
      <w:pPr>
        <w:spacing w:after="240" w:before="240"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sz w:val="22"/>
          <w:szCs w:val="22"/>
          <w:rtl w:val="0"/>
        </w:rPr>
        <w:t xml:space="preserve">characters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64">
      <w:pPr>
        <w:spacing w:after="240" w:before="240" w:line="276"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65">
      <w:pPr>
        <w:numPr>
          <w:ilvl w:val="0"/>
          <w:numId w:val="56"/>
        </w:numPr>
        <w:spacing w:after="0" w:afterAutospacing="0" w:before="240" w:line="276" w:lineRule="auto"/>
        <w:ind w:left="1440" w:hanging="360"/>
        <w:rPr>
          <w:sz w:val="22"/>
          <w:szCs w:val="22"/>
        </w:rPr>
      </w:pPr>
      <w:r w:rsidDel="00000000" w:rsidR="00000000" w:rsidRPr="00000000">
        <w:rPr>
          <w:rFonts w:ascii="Arial" w:cs="Arial" w:eastAsia="Arial" w:hAnsi="Arial"/>
          <w:sz w:val="22"/>
          <w:szCs w:val="22"/>
          <w:rtl w:val="0"/>
        </w:rPr>
        <w:t xml:space="preserve">“ACCOUNTS” and “Accounts” are two different Topic Names</w:t>
      </w:r>
    </w:p>
    <w:p w:rsidR="00000000" w:rsidDel="00000000" w:rsidP="00000000" w:rsidRDefault="00000000" w:rsidRPr="00000000" w14:paraId="00000966">
      <w:pPr>
        <w:numPr>
          <w:ilvl w:val="0"/>
          <w:numId w:val="56"/>
        </w:numPr>
        <w:spacing w:after="0" w:afterAutospacing="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“Accounts payable” is a valid Topic Name</w:t>
      </w:r>
    </w:p>
    <w:p w:rsidR="00000000" w:rsidDel="00000000" w:rsidP="00000000" w:rsidRDefault="00000000" w:rsidRPr="00000000" w14:paraId="00000967">
      <w:pPr>
        <w:numPr>
          <w:ilvl w:val="0"/>
          <w:numId w:val="56"/>
        </w:numPr>
        <w:spacing w:after="240" w:before="0" w:beforeAutospacing="0" w:line="276" w:lineRule="auto"/>
        <w:ind w:left="1440" w:hanging="360"/>
        <w:rPr>
          <w:sz w:val="22"/>
          <w:szCs w:val="22"/>
        </w:rPr>
      </w:pPr>
      <w:r w:rsidDel="00000000" w:rsidR="00000000" w:rsidRPr="00000000">
        <w:rPr>
          <w:rFonts w:ascii="Arial" w:cs="Arial" w:eastAsia="Arial" w:hAnsi="Arial"/>
          <w:sz w:val="22"/>
          <w:szCs w:val="22"/>
          <w:rtl w:val="0"/>
        </w:rPr>
        <w:t xml:space="preserve">“/finance” is different from “finance”</w:t>
      </w:r>
      <w:r w:rsidDel="00000000" w:rsidR="00000000" w:rsidRPr="00000000">
        <w:rPr>
          <w:rFonts w:ascii="Arial" w:cs="Arial" w:eastAsia="Arial" w:hAnsi="Arial"/>
          <w:b w:val="1"/>
          <w:sz w:val="22"/>
          <w:szCs w:val="22"/>
          <w:rtl w:val="0"/>
        </w:rPr>
        <w:t xml:space="preserve"> </w:t>
      </w:r>
    </w:p>
    <w:p w:rsidR="00000000" w:rsidDel="00000000" w:rsidP="00000000" w:rsidRDefault="00000000" w:rsidRPr="00000000" w14:paraId="00000968">
      <w:pPr>
        <w:spacing w:after="240" w:before="24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0969">
      <w:pPr>
        <w:pStyle w:val="Heading3"/>
        <w:keepLines w:val="1"/>
        <w:spacing w:after="64" w:before="0" w:line="276" w:lineRule="auto"/>
        <w:ind w:left="0" w:firstLine="0"/>
        <w:rPr/>
      </w:pPr>
      <w:bookmarkStart w:colFirst="0" w:colLast="0" w:name="_heading=h.1fyl9w3" w:id="287"/>
      <w:bookmarkEnd w:id="287"/>
      <w:r w:rsidDel="00000000" w:rsidR="00000000" w:rsidRPr="00000000">
        <w:rPr>
          <w:rtl w:val="0"/>
        </w:rPr>
        <w:t xml:space="preserve">4.7.2 Topic Aliases</w:t>
      </w:r>
    </w:p>
    <w:p w:rsidR="00000000" w:rsidDel="00000000" w:rsidP="00000000" w:rsidRDefault="00000000" w:rsidRPr="00000000" w14:paraId="0000096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Topic Alias is a 2 byte integer value that is used to identify the Topic instead of using the Topic Name. Topic Aliases can reduce the bandwidth needed when Topic Names are long and the same Topic Names are used repetitively.</w:t>
      </w:r>
    </w:p>
    <w:p w:rsidR="00000000" w:rsidDel="00000000" w:rsidP="00000000" w:rsidRDefault="00000000" w:rsidRPr="00000000" w14:paraId="000009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There are two types of Topic Alias: Predefined and Session. Predefined and Session Topic Aliases MUST occupy separate value spaces. That is, a Session Topic Alias MUST be able to have the same numerical value as a Predefined Topic Alias.</w:t>
      </w:r>
    </w:p>
    <w:p w:rsidR="00000000" w:rsidDel="00000000" w:rsidP="00000000" w:rsidRDefault="00000000" w:rsidRPr="00000000" w14:paraId="0000096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only reason for the existence of Topic Aliases is to reduce packet size. Therefore, a Topic Alias is transformed to its mapped Topic Name when received by a Client or Server before any further processing.</w:t>
      </w:r>
    </w:p>
    <w:p w:rsidR="00000000" w:rsidDel="00000000" w:rsidP="00000000" w:rsidRDefault="00000000" w:rsidRPr="00000000" w14:paraId="0000096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Subscription contains a Topic Filter, which is a Topic Name that is allowed to include wildcards - it does not contain any Topic Aliases.</w:t>
      </w:r>
    </w:p>
    <w:p w:rsidR="00000000" w:rsidDel="00000000" w:rsidP="00000000" w:rsidRDefault="00000000" w:rsidRPr="00000000" w14:paraId="0000096E">
      <w:pPr>
        <w:spacing w:line="276" w:lineRule="auto"/>
        <w:rPr>
          <w:rFonts w:ascii="Arial" w:cs="Arial" w:eastAsia="Arial" w:hAnsi="Arial"/>
          <w:color w:val="000000"/>
          <w:sz w:val="22"/>
          <w:szCs w:val="22"/>
        </w:rPr>
      </w:pPr>
      <w:r w:rsidDel="00000000" w:rsidR="00000000" w:rsidRPr="00000000">
        <w:rPr>
          <w:rFonts w:ascii="Arial" w:cs="Arial" w:eastAsia="Arial" w:hAnsi="Arial"/>
          <w:sz w:val="22"/>
          <w:szCs w:val="22"/>
          <w:highlight w:val="yellow"/>
          <w:rtl w:val="0"/>
        </w:rPr>
        <w:t xml:space="preserve">If a Topic Alias exists for a Topic Name, a Sender (Client or Gateway) MUST use that Topic Alias and not the Topic Name in any PUBLISH packet.</w:t>
      </w:r>
      <w:r w:rsidDel="00000000" w:rsidR="00000000" w:rsidRPr="00000000">
        <w:rPr>
          <w:rtl w:val="0"/>
        </w:rPr>
      </w:r>
    </w:p>
    <w:p w:rsidR="00000000" w:rsidDel="00000000" w:rsidP="00000000" w:rsidRDefault="00000000" w:rsidRPr="00000000" w14:paraId="0000096F">
      <w:pPr>
        <w:pStyle w:val="Heading4"/>
        <w:keepLines w:val="1"/>
        <w:pBdr>
          <w:top w:color="auto" w:space="0" w:sz="0" w:val="none"/>
        </w:pBdr>
        <w:spacing w:after="80" w:before="80" w:line="276" w:lineRule="auto"/>
        <w:ind w:left="-15" w:firstLine="0"/>
        <w:rPr>
          <w:rFonts w:ascii="Arial" w:cs="Arial" w:eastAsia="Arial" w:hAnsi="Arial"/>
          <w:sz w:val="22"/>
          <w:szCs w:val="22"/>
        </w:rPr>
      </w:pPr>
      <w:bookmarkStart w:colFirst="0" w:colLast="0" w:name="_heading=h.ivsbmx9hwewr" w:id="288"/>
      <w:bookmarkEnd w:id="288"/>
      <w:r w:rsidDel="00000000" w:rsidR="00000000" w:rsidRPr="00000000">
        <w:rPr>
          <w:rFonts w:ascii="Arial" w:cs="Arial" w:eastAsia="Arial" w:hAnsi="Arial"/>
          <w:sz w:val="22"/>
          <w:szCs w:val="22"/>
          <w:rtl w:val="0"/>
        </w:rPr>
        <w:t xml:space="preserve">4.7.2.1 Predefined Topic Aliases</w:t>
      </w:r>
    </w:p>
    <w:p w:rsidR="00000000" w:rsidDel="00000000" w:rsidP="00000000" w:rsidRDefault="00000000" w:rsidRPr="00000000" w14:paraId="00000970">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are known to both sender and receivers before any communication takes place between them. The set of Predefined Topic Aliases in a Gateway is the same for all Clients that connect to it. </w:t>
      </w:r>
    </w:p>
    <w:p w:rsidR="00000000" w:rsidDel="00000000" w:rsidP="00000000" w:rsidRDefault="00000000" w:rsidRPr="00000000" w14:paraId="00000971">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definitions of Predefined Topic Aliases are not affected by the sending or receiving of any MQTT-SN Packets - their creation and upkeep is an administrative procedure outside the scope of this specification.</w:t>
      </w:r>
    </w:p>
    <w:p w:rsidR="00000000" w:rsidDel="00000000" w:rsidP="00000000" w:rsidRDefault="00000000" w:rsidRPr="00000000" w14:paraId="00000972">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Predefined Topic Aliases MUST NOT change for the duration of any MQTT-SN Session.</w:t>
      </w:r>
    </w:p>
    <w:p w:rsidR="00000000" w:rsidDel="00000000" w:rsidP="00000000" w:rsidRDefault="00000000" w:rsidRPr="00000000" w14:paraId="00000973">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PUBLISH is sent to a Predefined Topic Alias which is not defined on the receiver it is a Protocol Error. </w:t>
      </w:r>
      <w:r w:rsidDel="00000000" w:rsidR="00000000" w:rsidRPr="00000000">
        <w:rPr>
          <w:rtl w:val="0"/>
        </w:rPr>
      </w:r>
    </w:p>
    <w:p w:rsidR="00000000" w:rsidDel="00000000" w:rsidP="00000000" w:rsidRDefault="00000000" w:rsidRPr="00000000" w14:paraId="00000974">
      <w:pPr>
        <w:pStyle w:val="Heading4"/>
        <w:keepLines w:val="1"/>
        <w:pBdr>
          <w:top w:color="auto" w:space="0" w:sz="0" w:val="none"/>
        </w:pBdr>
        <w:spacing w:after="0" w:before="80" w:line="276" w:lineRule="auto"/>
        <w:ind w:left="-15" w:firstLine="0"/>
        <w:rPr>
          <w:rFonts w:ascii="Arial" w:cs="Arial" w:eastAsia="Arial" w:hAnsi="Arial"/>
          <w:sz w:val="22"/>
          <w:szCs w:val="22"/>
        </w:rPr>
      </w:pPr>
      <w:bookmarkStart w:colFirst="0" w:colLast="0" w:name="_heading=h.kijijiozu1yv" w:id="289"/>
      <w:bookmarkEnd w:id="289"/>
      <w:r w:rsidDel="00000000" w:rsidR="00000000" w:rsidRPr="00000000">
        <w:rPr>
          <w:rFonts w:ascii="Arial" w:cs="Arial" w:eastAsia="Arial" w:hAnsi="Arial"/>
          <w:sz w:val="22"/>
          <w:szCs w:val="22"/>
          <w:rtl w:val="0"/>
        </w:rPr>
        <w:t xml:space="preserve">4.7.2.2 Session Topic Aliases</w:t>
      </w:r>
    </w:p>
    <w:p w:rsidR="00000000" w:rsidDel="00000000" w:rsidP="00000000" w:rsidRDefault="00000000" w:rsidRPr="00000000" w14:paraId="00000975">
      <w:pPr>
        <w:spacing w:after="20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are allocated and controlled by the Gateway, not the Client.</w:t>
      </w:r>
    </w:p>
    <w:p w:rsidR="00000000" w:rsidDel="00000000" w:rsidP="00000000" w:rsidRDefault="00000000" w:rsidRPr="00000000" w14:paraId="00000976">
      <w:pPr>
        <w:spacing w:after="200" w:before="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highlight w:val="yellow"/>
          <w:rtl w:val="0"/>
        </w:rPr>
        <w:t xml:space="preserve">Session Topic Aliases MUST be allocated on a per Session basis - they are not shared between Sessions either with the same Client or different Clients.</w:t>
      </w:r>
    </w:p>
    <w:p w:rsidR="00000000" w:rsidDel="00000000" w:rsidP="00000000" w:rsidRDefault="00000000" w:rsidRPr="00000000" w14:paraId="00000977">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Topic Aliases last for the duration of the Session, except after a SLEEPREQ with Retain Topic Aliases equal to 0.</w:t>
      </w:r>
    </w:p>
    <w:p w:rsidR="00000000" w:rsidDel="00000000" w:rsidP="00000000" w:rsidRDefault="00000000" w:rsidRPr="00000000" w14:paraId="00000978">
      <w:pPr>
        <w:spacing w:after="0" w:before="0" w:line="276" w:lineRule="auto"/>
        <w:ind w:left="0" w:righ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0979">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There are several ways that a Session Topic Alias can be created:</w:t>
      </w:r>
    </w:p>
    <w:p w:rsidR="00000000" w:rsidDel="00000000" w:rsidP="00000000" w:rsidRDefault="00000000" w:rsidRPr="00000000" w14:paraId="0000097A">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subscribes to a Topic Filter without wildcards. The Session Topic Alias for that Topic Name is returned in the SUBACK packet.</w:t>
      </w:r>
    </w:p>
    <w:p w:rsidR="00000000" w:rsidDel="00000000" w:rsidP="00000000" w:rsidRDefault="00000000" w:rsidRPr="00000000" w14:paraId="0000097B">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Client sends a REGISTER packet to the Gateway. If the Gateway successfully creates a Session Topic Alias, its value is returned in the REGACK packet.</w:t>
      </w:r>
    </w:p>
    <w:p w:rsidR="00000000" w:rsidDel="00000000" w:rsidP="00000000" w:rsidRDefault="00000000" w:rsidRPr="00000000" w14:paraId="0000097C">
      <w:pPr>
        <w:numPr>
          <w:ilvl w:val="0"/>
          <w:numId w:val="6"/>
        </w:numPr>
        <w:spacing w:after="0" w:before="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As a result of a wildcard subscription, the Gateway needs to send a PUBLISH packet to a Client, and no Topic Alias, Predefined or Session, exists for the Topic Name. The Gateway creates a Session Topic Alias and informs the Client by sending it a REGISTER packet.</w:t>
      </w:r>
    </w:p>
    <w:p w:rsidR="00000000" w:rsidDel="00000000" w:rsidP="00000000" w:rsidRDefault="00000000" w:rsidRPr="00000000" w14:paraId="0000097D">
      <w:pPr>
        <w:numPr>
          <w:ilvl w:val="0"/>
          <w:numId w:val="6"/>
        </w:numPr>
        <w:spacing w:after="0" w:before="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The Gateway may need to re-register Topic Aliases in the Awake state, as a result of the Client using the Retain Topic Aliases flag set to 0 on the SLEEPREQ packet when going to sleep.</w:t>
      </w:r>
    </w:p>
    <w:p w:rsidR="00000000" w:rsidDel="00000000" w:rsidP="00000000" w:rsidRDefault="00000000" w:rsidRPr="00000000" w14:paraId="0000097E">
      <w:pPr>
        <w:spacing w:after="0" w:before="20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does not include wildcard characters, a Predefined or Session Topic Alias MUST be returned in the SUBACK packet.</w:t>
      </w:r>
      <w:r w:rsidDel="00000000" w:rsidR="00000000" w:rsidRPr="00000000">
        <w:rPr>
          <w:rtl w:val="0"/>
        </w:rPr>
      </w:r>
    </w:p>
    <w:p w:rsidR="00000000" w:rsidDel="00000000" w:rsidP="00000000" w:rsidRDefault="00000000" w:rsidRPr="00000000" w14:paraId="0000097F">
      <w:pPr>
        <w:spacing w:after="0" w:before="200" w:line="276" w:lineRule="auto"/>
        <w:ind w:left="0" w:right="0" w:firstLine="0"/>
        <w:rPr>
          <w:rFonts w:ascii="Arial" w:cs="Arial" w:eastAsia="Arial" w:hAnsi="Arial"/>
          <w:color w:val="000000"/>
          <w:sz w:val="22"/>
          <w:szCs w:val="22"/>
          <w:highlight w:val="yellow"/>
        </w:rPr>
      </w:pPr>
      <w:r w:rsidDel="00000000" w:rsidR="00000000" w:rsidRPr="00000000">
        <w:rPr>
          <w:rFonts w:ascii="Arial" w:cs="Arial" w:eastAsia="Arial" w:hAnsi="Arial"/>
          <w:color w:val="000000"/>
          <w:sz w:val="22"/>
          <w:szCs w:val="22"/>
          <w:shd w:fill="auto" w:val="clear"/>
          <w:rtl w:val="0"/>
        </w:rPr>
        <w:t xml:space="preserve">I</w:t>
      </w:r>
      <w:r w:rsidDel="00000000" w:rsidR="00000000" w:rsidRPr="00000000">
        <w:rPr>
          <w:rFonts w:ascii="Arial" w:cs="Arial" w:eastAsia="Arial" w:hAnsi="Arial"/>
          <w:color w:val="000000"/>
          <w:sz w:val="22"/>
          <w:szCs w:val="22"/>
          <w:highlight w:val="yellow"/>
          <w:rtl w:val="0"/>
        </w:rPr>
        <w:t xml:space="preserve">f a Client subscribes to a Topic Filter which includes wildcard characters, a Topic Alias (Predefined or Session) MUST NOT be returned in the SUBACK packet.</w:t>
      </w:r>
    </w:p>
    <w:p w:rsidR="00000000" w:rsidDel="00000000" w:rsidP="00000000" w:rsidRDefault="00000000" w:rsidRPr="00000000" w14:paraId="00000980">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A Session Topic Alias MUST NOT be allowed to map to the same Topic Name as a Predefined Topic Alias. </w:t>
      </w:r>
    </w:p>
    <w:p w:rsidR="00000000" w:rsidDel="00000000" w:rsidP="00000000" w:rsidRDefault="00000000" w:rsidRPr="00000000" w14:paraId="0000098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a Client requests a Session Topic Alias for a Topic Name which already has a Predefined Topic Alias, the Gateway MUST return a REGACK with the Topic Type “Predefined Topic Alias”, the Predefined Topic Alias, and the Reason Code “Topic Alias Exists”.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82">
      <w:pPr>
        <w:spacing w:line="276" w:lineRule="auto"/>
        <w:rPr>
          <w:rFonts w:ascii="Arial" w:cs="Arial" w:eastAsia="Arial" w:hAnsi="Arial"/>
          <w:sz w:val="22"/>
          <w:szCs w:val="22"/>
        </w:rPr>
      </w:pPr>
      <w:r w:rsidDel="00000000" w:rsidR="00000000" w:rsidRPr="00000000">
        <w:rPr>
          <w:rFonts w:ascii="Arial" w:cs="Arial" w:eastAsia="Arial" w:hAnsi="Arial"/>
          <w:highlight w:val="yellow"/>
          <w:rtl w:val="0"/>
        </w:rPr>
        <w:t xml:space="preserve">A Session Topic alias and a Predefined Topic Alias with the same numerical value MUST map to different Topic Names.</w:t>
      </w:r>
      <w:r w:rsidDel="00000000" w:rsidR="00000000" w:rsidRPr="00000000">
        <w:rPr>
          <w:rtl w:val="0"/>
        </w:rPr>
      </w:r>
    </w:p>
    <w:p w:rsidR="00000000" w:rsidDel="00000000" w:rsidP="00000000" w:rsidRDefault="00000000" w:rsidRPr="00000000" w14:paraId="00000983">
      <w:pPr>
        <w:pStyle w:val="Heading2"/>
        <w:ind w:left="0" w:firstLine="0"/>
        <w:rPr/>
      </w:pPr>
      <w:bookmarkStart w:colFirst="0" w:colLast="0" w:name="_heading=h.zh9mgr3i86c2" w:id="290"/>
      <w:bookmarkEnd w:id="290"/>
      <w:r w:rsidDel="00000000" w:rsidR="00000000" w:rsidRPr="00000000">
        <w:rPr>
          <w:rtl w:val="0"/>
        </w:rPr>
        <w:t xml:space="preserve">4.8 Subscriptions</w:t>
      </w:r>
    </w:p>
    <w:p w:rsidR="00000000" w:rsidDel="00000000" w:rsidP="00000000" w:rsidRDefault="00000000" w:rsidRPr="00000000" w14:paraId="00000984">
      <w:pPr>
        <w:spacing w:after="240" w:before="240" w:line="276" w:lineRule="auto"/>
        <w:ind w:left="0" w:right="0" w:firstLine="0"/>
        <w:rPr>
          <w:sz w:val="22"/>
          <w:szCs w:val="22"/>
        </w:rPr>
      </w:pPr>
      <w:r w:rsidDel="00000000" w:rsidR="00000000" w:rsidRPr="00000000">
        <w:rPr>
          <w:sz w:val="22"/>
          <w:szCs w:val="22"/>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subscription and transmitting them on the Session's Virtual Connection if and when that Virtual Connection exists.</w:t>
      </w:r>
    </w:p>
    <w:p w:rsidR="00000000" w:rsidDel="00000000" w:rsidP="00000000" w:rsidRDefault="00000000" w:rsidRPr="00000000" w14:paraId="00000985">
      <w:pPr>
        <w:spacing w:after="240" w:before="240" w:line="276" w:lineRule="auto"/>
        <w:ind w:left="0" w:right="0" w:firstLine="0"/>
        <w:rPr>
          <w:sz w:val="22"/>
          <w:szCs w:val="22"/>
        </w:rPr>
      </w:pPr>
      <w:r w:rsidDel="00000000" w:rsidR="00000000" w:rsidRPr="00000000">
        <w:rPr>
          <w:sz w:val="22"/>
          <w:szCs w:val="22"/>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0986">
      <w:pPr>
        <w:spacing w:after="240" w:before="240" w:line="276" w:lineRule="auto"/>
        <w:ind w:left="0" w:right="0" w:firstLine="0"/>
        <w:rPr>
          <w:sz w:val="22"/>
          <w:szCs w:val="22"/>
        </w:rPr>
      </w:pPr>
      <w:r w:rsidDel="00000000" w:rsidR="00000000" w:rsidRPr="00000000">
        <w:rPr>
          <w:sz w:val="22"/>
          <w:szCs w:val="22"/>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0987">
      <w:pPr>
        <w:pStyle w:val="Heading2"/>
        <w:spacing w:after="80" w:before="360" w:lineRule="auto"/>
        <w:ind w:left="0" w:firstLine="0"/>
        <w:rPr/>
      </w:pPr>
      <w:bookmarkStart w:colFirst="0" w:colLast="0" w:name="_heading=h.bfojn6tjnvgm" w:id="291"/>
      <w:bookmarkEnd w:id="291"/>
      <w:r w:rsidDel="00000000" w:rsidR="00000000" w:rsidRPr="00000000">
        <w:rPr>
          <w:rtl w:val="0"/>
        </w:rPr>
        <w:t xml:space="preserve">4.9 Flow Control</w:t>
      </w:r>
    </w:p>
    <w:p w:rsidR="00000000" w:rsidDel="00000000" w:rsidP="00000000" w:rsidRDefault="00000000" w:rsidRPr="00000000" w14:paraId="00000988">
      <w:pPr>
        <w:spacing w:after="240" w:line="276" w:lineRule="auto"/>
        <w:ind w:left="0" w:right="0" w:firstLine="0"/>
        <w:rPr>
          <w:sz w:val="22"/>
          <w:szCs w:val="22"/>
        </w:rPr>
      </w:pPr>
      <w:r w:rsidDel="00000000" w:rsidR="00000000" w:rsidRPr="00000000">
        <w:rPr>
          <w:sz w:val="22"/>
          <w:szCs w:val="22"/>
          <w:rtl w:val="0"/>
        </w:rPr>
        <w:t xml:space="preserve">The maximum number of unacknowledged MQTT-SN requests in one direction within a Virtual Connection for both Clients and Servers is 1. The packets </w:t>
      </w:r>
      <w:r w:rsidDel="00000000" w:rsidR="00000000" w:rsidRPr="00000000">
        <w:rPr>
          <w:sz w:val="22"/>
          <w:szCs w:val="22"/>
          <w:rtl w:val="0"/>
        </w:rPr>
        <w:t xml:space="preserve">which need acknowledgement </w:t>
      </w:r>
      <w:r w:rsidDel="00000000" w:rsidR="00000000" w:rsidRPr="00000000">
        <w:rPr>
          <w:sz w:val="22"/>
          <w:szCs w:val="22"/>
          <w:rtl w:val="0"/>
        </w:rPr>
        <w:t xml:space="preserve">and are included in this constraint are:</w:t>
      </w:r>
    </w:p>
    <w:p w:rsidR="00000000" w:rsidDel="00000000" w:rsidP="00000000" w:rsidRDefault="00000000" w:rsidRPr="00000000" w14:paraId="00000989">
      <w:pPr>
        <w:numPr>
          <w:ilvl w:val="0"/>
          <w:numId w:val="62"/>
        </w:numPr>
        <w:spacing w:after="0" w:afterAutospacing="0" w:line="276" w:lineRule="auto"/>
        <w:ind w:left="720" w:right="0" w:hanging="360"/>
        <w:rPr>
          <w:sz w:val="22"/>
          <w:szCs w:val="22"/>
        </w:rPr>
      </w:pPr>
      <w:r w:rsidDel="00000000" w:rsidR="00000000" w:rsidRPr="00000000">
        <w:rPr>
          <w:sz w:val="22"/>
          <w:szCs w:val="22"/>
          <w:rtl w:val="0"/>
        </w:rPr>
        <w:t xml:space="preserve">PUBLISH (QoS 1 and 2), PUBREC and PUBREL</w:t>
      </w:r>
    </w:p>
    <w:p w:rsidR="00000000" w:rsidDel="00000000" w:rsidP="00000000" w:rsidRDefault="00000000" w:rsidRPr="00000000" w14:paraId="0000098A">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REGISTER</w:t>
      </w:r>
    </w:p>
    <w:p w:rsidR="00000000" w:rsidDel="00000000" w:rsidP="00000000" w:rsidRDefault="00000000" w:rsidRPr="00000000" w14:paraId="0000098B">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SUBSCRIBE</w:t>
      </w:r>
    </w:p>
    <w:p w:rsidR="00000000" w:rsidDel="00000000" w:rsidP="00000000" w:rsidRDefault="00000000" w:rsidRPr="00000000" w14:paraId="0000098C">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UNSUBSCRIBE</w:t>
      </w:r>
    </w:p>
    <w:p w:rsidR="00000000" w:rsidDel="00000000" w:rsidP="00000000" w:rsidRDefault="00000000" w:rsidRPr="00000000" w14:paraId="0000098D">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PINGREQ</w:t>
      </w:r>
    </w:p>
    <w:p w:rsidR="00000000" w:rsidDel="00000000" w:rsidP="00000000" w:rsidRDefault="00000000" w:rsidRPr="00000000" w14:paraId="0000098E">
      <w:pPr>
        <w:numPr>
          <w:ilvl w:val="0"/>
          <w:numId w:val="62"/>
        </w:numPr>
        <w:spacing w:after="0" w:afterAutospacing="0" w:before="0" w:beforeAutospacing="0" w:line="276" w:lineRule="auto"/>
        <w:ind w:left="720" w:right="0" w:hanging="360"/>
        <w:rPr>
          <w:sz w:val="22"/>
          <w:szCs w:val="22"/>
        </w:rPr>
      </w:pPr>
      <w:r w:rsidDel="00000000" w:rsidR="00000000" w:rsidRPr="00000000">
        <w:rPr>
          <w:sz w:val="22"/>
          <w:szCs w:val="22"/>
          <w:rtl w:val="0"/>
        </w:rPr>
        <w:t xml:space="preserve">SLEEPREQ</w:t>
      </w:r>
    </w:p>
    <w:p w:rsidR="00000000" w:rsidDel="00000000" w:rsidP="00000000" w:rsidRDefault="00000000" w:rsidRPr="00000000" w14:paraId="0000098F">
      <w:pPr>
        <w:numPr>
          <w:ilvl w:val="0"/>
          <w:numId w:val="62"/>
        </w:numPr>
        <w:spacing w:after="240" w:before="0" w:beforeAutospacing="0" w:line="276" w:lineRule="auto"/>
        <w:ind w:left="720" w:right="0" w:hanging="360"/>
        <w:rPr>
          <w:sz w:val="22"/>
          <w:szCs w:val="22"/>
        </w:rPr>
      </w:pPr>
      <w:r w:rsidDel="00000000" w:rsidR="00000000" w:rsidRPr="00000000">
        <w:rPr>
          <w:sz w:val="22"/>
          <w:szCs w:val="22"/>
          <w:rtl w:val="0"/>
        </w:rPr>
        <w:t xml:space="preserve">AUTH</w:t>
      </w:r>
    </w:p>
    <w:p w:rsidR="00000000" w:rsidDel="00000000" w:rsidP="00000000" w:rsidRDefault="00000000" w:rsidRPr="00000000" w14:paraId="00000990">
      <w:pPr>
        <w:spacing w:after="240" w:line="276" w:lineRule="auto"/>
        <w:ind w:left="0" w:right="0" w:firstLine="0"/>
        <w:rPr>
          <w:color w:val="ff0000"/>
          <w:sz w:val="22"/>
          <w:szCs w:val="22"/>
        </w:rPr>
      </w:pPr>
      <w:r w:rsidDel="00000000" w:rsidR="00000000" w:rsidRPr="00000000">
        <w:rPr>
          <w:sz w:val="22"/>
          <w:szCs w:val="22"/>
          <w:rtl w:val="0"/>
        </w:rPr>
        <w:t xml:space="preserve">I</w:t>
      </w:r>
      <w:r w:rsidDel="00000000" w:rsidR="00000000" w:rsidRPr="00000000">
        <w:rPr>
          <w:sz w:val="22"/>
          <w:szCs w:val="22"/>
          <w:highlight w:val="yellow"/>
          <w:rtl w:val="0"/>
        </w:rPr>
        <w:t xml:space="preserve">f a Client or Server receives an MQTT-SN request (from the above list) and there is already a request outstanding from the other party within the same Virtual Connection and a different Packet Identifier, then it MUST issue a DISCONNECT with Reason Code 147 (Receive Maximum Exceeded) and delete the Virtual Connection</w:t>
      </w:r>
      <w:r w:rsidDel="00000000" w:rsidR="00000000" w:rsidRPr="00000000">
        <w:rPr>
          <w:sz w:val="22"/>
          <w:szCs w:val="22"/>
          <w:rtl w:val="0"/>
        </w:rPr>
        <w:t xml:space="preserve"> </w:t>
      </w:r>
      <w:r w:rsidDel="00000000" w:rsidR="00000000" w:rsidRPr="00000000">
        <w:rPr>
          <w:color w:val="ff0000"/>
          <w:sz w:val="22"/>
          <w:szCs w:val="22"/>
          <w:rtl w:val="0"/>
        </w:rPr>
        <w:t xml:space="preserve">[MQTT-SN-4.9-1].</w:t>
      </w:r>
    </w:p>
    <w:p w:rsidR="00000000" w:rsidDel="00000000" w:rsidP="00000000" w:rsidRDefault="00000000" w:rsidRPr="00000000" w14:paraId="0000099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w:t>
      </w:r>
      <w:r w:rsidDel="00000000" w:rsidR="00000000" w:rsidRPr="00000000">
        <w:rPr>
          <w:rFonts w:ascii="Arial" w:cs="Arial" w:eastAsia="Arial" w:hAnsi="Arial"/>
          <w:sz w:val="22"/>
          <w:szCs w:val="22"/>
          <w:highlight w:val="yellow"/>
          <w:rtl w:val="0"/>
        </w:rPr>
        <w:t xml:space="preserve"> Server or Client MUST NOT send a new Packet of a type from the above list, when it has an acknowledgement outstanding for another Packet for which it has not received an acknowledgement </w:t>
      </w:r>
      <w:r w:rsidDel="00000000" w:rsidR="00000000" w:rsidRPr="00000000">
        <w:rPr>
          <w:rFonts w:ascii="Arial" w:cs="Arial" w:eastAsia="Arial" w:hAnsi="Arial"/>
          <w:color w:val="ff0000"/>
          <w:sz w:val="22"/>
          <w:szCs w:val="22"/>
          <w:rtl w:val="0"/>
        </w:rPr>
        <w:t xml:space="preserve">[MQTT-SN-4.9-2]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99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sender MAY retry a request (send the same Packet) when it is expecting an acknowledgement and none has been received. See </w:t>
      </w:r>
      <w:hyperlink w:anchor="_heading=h.6udnv5yl5cv5">
        <w:r w:rsidDel="00000000" w:rsidR="00000000" w:rsidRPr="00000000">
          <w:rPr>
            <w:color w:val="1155cc"/>
            <w:u w:val="single"/>
            <w:rtl w:val="0"/>
          </w:rPr>
          <w:t xml:space="preserve">4.4 Packet delivery retry</w:t>
        </w:r>
      </w:hyperlink>
      <w:r w:rsidDel="00000000" w:rsidR="00000000" w:rsidRPr="00000000">
        <w:rPr>
          <w:rFonts w:ascii="Arial" w:cs="Arial" w:eastAsia="Arial" w:hAnsi="Arial"/>
          <w:sz w:val="22"/>
          <w:szCs w:val="22"/>
          <w:rtl w:val="0"/>
        </w:rPr>
        <w:t xml:space="preserve"> for more information on Packet retries.</w:t>
      </w:r>
    </w:p>
    <w:p w:rsidR="00000000" w:rsidDel="00000000" w:rsidP="00000000" w:rsidRDefault="00000000" w:rsidRPr="00000000" w14:paraId="00000993">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4">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Sender might choose to suspend the sending of QoS 0 PUBLISH packets when it suspends the sending of QoS 1 and QoS 2 PUBLISH packets because a request is outstanding.</w:t>
      </w:r>
    </w:p>
    <w:p w:rsidR="00000000" w:rsidDel="00000000" w:rsidP="00000000" w:rsidRDefault="00000000" w:rsidRPr="00000000" w14:paraId="00000995">
      <w:pPr>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96">
      <w:pPr>
        <w:spacing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It is possible to publish PUBWOS packets in the middle of a QoS 1 or QoS 2 exchange.</w:t>
      </w:r>
    </w:p>
    <w:p w:rsidR="00000000" w:rsidDel="00000000" w:rsidP="00000000" w:rsidRDefault="00000000" w:rsidRPr="00000000" w14:paraId="00000997">
      <w:pPr>
        <w:spacing w:after="240" w:line="276" w:lineRule="auto"/>
        <w:ind w:left="0" w:right="0" w:firstLine="0"/>
        <w:rPr>
          <w:sz w:val="22"/>
          <w:szCs w:val="22"/>
        </w:rPr>
      </w:pPr>
      <w:r w:rsidDel="00000000" w:rsidR="00000000" w:rsidRPr="00000000">
        <w:rPr>
          <w:sz w:val="22"/>
          <w:szCs w:val="22"/>
          <w:rtl w:val="0"/>
        </w:rPr>
        <w:t xml:space="preserve">Refer to </w:t>
      </w:r>
      <w:hyperlink w:anchor="_heading=h.3hu8nopr74va">
        <w:r w:rsidDel="00000000" w:rsidR="00000000" w:rsidRPr="00000000">
          <w:rPr>
            <w:color w:val="1155cc"/>
            <w:u w:val="single"/>
            <w:rtl w:val="0"/>
          </w:rPr>
          <w:t xml:space="preserve">3.6.3.7 PUBLISH Actions</w:t>
        </w:r>
      </w:hyperlink>
      <w:r w:rsidDel="00000000" w:rsidR="00000000" w:rsidRPr="00000000">
        <w:rPr>
          <w:sz w:val="22"/>
          <w:szCs w:val="22"/>
          <w:rtl w:val="0"/>
        </w:rPr>
        <w:t xml:space="preserve"> for a description of how Clients and Servers react if they are sent more than one unacknowledged packet.</w:t>
      </w:r>
    </w:p>
    <w:p w:rsidR="00000000" w:rsidDel="00000000" w:rsidP="00000000" w:rsidRDefault="00000000" w:rsidRPr="00000000" w14:paraId="00000998">
      <w:pPr>
        <w:pStyle w:val="Heading2"/>
        <w:spacing w:line="276" w:lineRule="auto"/>
        <w:ind w:left="0" w:firstLine="0"/>
        <w:rPr/>
      </w:pPr>
      <w:bookmarkStart w:colFirst="0" w:colLast="0" w:name="_heading=h.k5nujtaz6h05" w:id="292"/>
      <w:bookmarkEnd w:id="292"/>
      <w:r w:rsidDel="00000000" w:rsidR="00000000" w:rsidRPr="00000000">
        <w:rPr>
          <w:rtl w:val="0"/>
        </w:rPr>
        <w:t xml:space="preserve">4.10 Server redirection</w:t>
      </w:r>
    </w:p>
    <w:p w:rsidR="00000000" w:rsidDel="00000000" w:rsidP="00000000" w:rsidRDefault="00000000" w:rsidRPr="00000000" w14:paraId="0000099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Server can request that the Client uses another Server by sending a CONNACK or DISCONNECT packet with Reason Codes 0x9C (Use another server), or 0x9D (Server moved) </w:t>
      </w:r>
      <w:r w:rsidDel="00000000" w:rsidR="00000000" w:rsidRPr="00000000">
        <w:rPr>
          <w:rFonts w:ascii="Arial" w:cs="Arial" w:eastAsia="Arial" w:hAnsi="Arial"/>
          <w:sz w:val="22"/>
          <w:szCs w:val="22"/>
          <w:rtl w:val="0"/>
        </w:rPr>
        <w:t xml:space="preserve">as described in </w:t>
      </w:r>
      <w:hyperlink w:anchor="_heading=h.v8vlgf6xm72a">
        <w:r w:rsidDel="00000000" w:rsidR="00000000" w:rsidRPr="00000000">
          <w:rPr>
            <w:color w:val="1155cc"/>
            <w:u w:val="single"/>
            <w:rtl w:val="0"/>
          </w:rPr>
          <w:t xml:space="preserve">4.12 Handling errors</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9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099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099C">
      <w:pPr>
        <w:pStyle w:val="Heading2"/>
        <w:spacing w:line="276" w:lineRule="auto"/>
        <w:ind w:left="0" w:firstLine="0"/>
        <w:rPr/>
      </w:pPr>
      <w:bookmarkStart w:colFirst="0" w:colLast="0" w:name="_heading=h.n3l7hni8c3ae" w:id="293"/>
      <w:bookmarkEnd w:id="293"/>
      <w:r w:rsidDel="00000000" w:rsidR="00000000" w:rsidRPr="00000000">
        <w:rPr>
          <w:rtl w:val="0"/>
        </w:rPr>
        <w:t xml:space="preserve">4.11 Authentication</w:t>
      </w:r>
    </w:p>
    <w:p w:rsidR="00000000" w:rsidDel="00000000" w:rsidP="00000000" w:rsidRDefault="00000000" w:rsidRPr="00000000" w14:paraId="0000099D">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MQTT-SN CONNECT and AUTH packets contain Authentication Method and Data fields for use in authentication. </w:t>
      </w:r>
    </w:p>
    <w:p w:rsidR="00000000" w:rsidDel="00000000" w:rsidP="00000000" w:rsidRDefault="00000000" w:rsidRPr="00000000" w14:paraId="0000099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Authentication in MQTT-SN is equivalent to Enhanced Authentication in MQTT 5.0. For an implementation of MQTT 3.1.1 Authentication or MQTT 5.0 Basic Authentication (User Name and Password), refer to </w:t>
      </w:r>
      <w:hyperlink w:anchor="_heading=h.nhp24wh46om4">
        <w:r w:rsidDel="00000000" w:rsidR="00000000" w:rsidRPr="00000000">
          <w:rPr>
            <w:color w:val="1155cc"/>
            <w:u w:val="single"/>
            <w:rtl w:val="0"/>
          </w:rPr>
          <w:t xml:space="preserve">4.11.1.2 MQTT User Name and Password Support</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9F">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Alternatively, the Underlying Network may support authentication technology, such as DTLS in the case that the Underlying Network is UDP. </w:t>
      </w:r>
    </w:p>
    <w:p w:rsidR="00000000" w:rsidDel="00000000" w:rsidP="00000000" w:rsidRDefault="00000000" w:rsidRPr="00000000" w14:paraId="000009A0">
      <w:pPr>
        <w:pStyle w:val="Heading3"/>
        <w:ind w:left="0" w:firstLine="0"/>
        <w:rPr/>
      </w:pPr>
      <w:bookmarkStart w:colFirst="0" w:colLast="0" w:name="_heading=h.wz7zobqrpqj8" w:id="294"/>
      <w:bookmarkEnd w:id="294"/>
      <w:r w:rsidDel="00000000" w:rsidR="00000000" w:rsidRPr="00000000">
        <w:rPr>
          <w:rtl w:val="0"/>
        </w:rPr>
        <w:t xml:space="preserve">4.11.1 CONNECT and AUTH packets</w:t>
      </w:r>
    </w:p>
    <w:p w:rsidR="00000000" w:rsidDel="00000000" w:rsidP="00000000" w:rsidRDefault="00000000" w:rsidRPr="00000000" w14:paraId="000009A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w:t>
      </w:r>
      <w:r w:rsidDel="00000000" w:rsidR="00000000" w:rsidRPr="00000000">
        <w:rPr>
          <w:rFonts w:ascii="Arial" w:cs="Arial" w:eastAsia="Arial" w:hAnsi="Arial"/>
          <w:sz w:val="22"/>
          <w:szCs w:val="22"/>
          <w:rtl w:val="0"/>
        </w:rPr>
        <w:t xml:space="preserve">uthentication information in MQTT-SN CONNECT and AUTH packets allows a range of options from username and password to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09A2">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begin authentication, </w:t>
      </w:r>
      <w:r w:rsidDel="00000000" w:rsidR="00000000" w:rsidRPr="00000000">
        <w:rPr>
          <w:rFonts w:ascii="Arial" w:cs="Arial" w:eastAsia="Arial" w:hAnsi="Arial"/>
          <w:sz w:val="22"/>
          <w:szCs w:val="22"/>
          <w:rtl w:val="0"/>
        </w:rPr>
        <w:t xml:space="preserve">the Client sets the AUTH flag in the CONNECT packet and</w:t>
      </w:r>
      <w:r w:rsidDel="00000000" w:rsidR="00000000" w:rsidRPr="00000000">
        <w:rPr>
          <w:rFonts w:ascii="Arial" w:cs="Arial" w:eastAsia="Arial" w:hAnsi="Arial"/>
          <w:sz w:val="22"/>
          <w:szCs w:val="22"/>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rFonts w:ascii="Arial" w:cs="Arial" w:eastAsia="Arial" w:hAnsi="Arial"/>
          <w:sz w:val="22"/>
          <w:szCs w:val="22"/>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2.3 Reason Code</w:t>
        </w:r>
      </w:hyperlink>
      <w:r w:rsidDel="00000000" w:rsidR="00000000" w:rsidRPr="00000000">
        <w:rPr>
          <w:rFonts w:ascii="Arial" w:cs="Arial" w:eastAsia="Arial" w:hAnsi="Arial"/>
          <w:sz w:val="22"/>
          <w:szCs w:val="22"/>
          <w:highlight w:val="yellow"/>
          <w:rtl w:val="0"/>
        </w:rPr>
        <w:t xml:space="preserve"> and MUST delet</w:t>
      </w:r>
      <w:r w:rsidDel="00000000" w:rsidR="00000000" w:rsidRPr="00000000">
        <w:rPr>
          <w:rFonts w:ascii="Arial" w:cs="Arial" w:eastAsia="Arial" w:hAnsi="Arial"/>
          <w:sz w:val="22"/>
          <w:szCs w:val="22"/>
          <w:highlight w:val="yellow"/>
          <w:rtl w:val="0"/>
        </w:rPr>
        <w:t xml:space="preserve">e </w:t>
      </w:r>
      <w:r w:rsidDel="00000000" w:rsidR="00000000" w:rsidRPr="00000000">
        <w:rPr>
          <w:rFonts w:ascii="Arial" w:cs="Arial" w:eastAsia="Arial" w:hAnsi="Arial"/>
          <w:sz w:val="22"/>
          <w:szCs w:val="22"/>
          <w:highlight w:val="yellow"/>
          <w:rtl w:val="0"/>
        </w:rPr>
        <w:t xml:space="preserve">the Virtual Connection </w:t>
      </w:r>
      <w:r w:rsidDel="00000000" w:rsidR="00000000" w:rsidRPr="00000000">
        <w:rPr>
          <w:rFonts w:ascii="Arial" w:cs="Arial" w:eastAsia="Arial" w:hAnsi="Arial"/>
          <w:color w:val="ff0000"/>
          <w:sz w:val="22"/>
          <w:szCs w:val="22"/>
          <w:rtl w:val="0"/>
        </w:rPr>
        <w:t xml:space="preserve">[MQTT-SN-4.10-1]</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3">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an agreement between the Client and Server about the meaning of the data sent in the Authentication Data </w:t>
      </w:r>
      <w:r w:rsidDel="00000000" w:rsidR="00000000" w:rsidRPr="00000000">
        <w:rPr>
          <w:rFonts w:ascii="Arial" w:cs="Arial" w:eastAsia="Arial" w:hAnsi="Arial"/>
          <w:sz w:val="22"/>
          <w:szCs w:val="22"/>
          <w:rtl w:val="0"/>
        </w:rPr>
        <w:t xml:space="preserve">and optionally the Client Identifier</w:t>
      </w:r>
      <w:r w:rsidDel="00000000" w:rsidR="00000000" w:rsidRPr="00000000">
        <w:rPr>
          <w:rFonts w:ascii="Arial" w:cs="Arial" w:eastAsia="Arial" w:hAnsi="Arial"/>
          <w:sz w:val="22"/>
          <w:szCs w:val="22"/>
          <w:rtl w:val="0"/>
        </w:rPr>
        <w:t xml:space="preserve">, and the exchanges and processing needed by the Client and Server to complete the authentication.</w:t>
      </w:r>
    </w:p>
    <w:p w:rsidR="00000000" w:rsidDel="00000000" w:rsidP="00000000" w:rsidRDefault="00000000" w:rsidRPr="00000000" w14:paraId="000009A4">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A5">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is commonly a </w:t>
      </w:r>
      <w:hyperlink r:id="rId102">
        <w:r w:rsidDel="00000000" w:rsidR="00000000" w:rsidRPr="00000000">
          <w:rPr>
            <w:rFonts w:ascii="Arial" w:cs="Arial" w:eastAsia="Arial" w:hAnsi="Arial"/>
            <w:color w:val="1155cc"/>
            <w:sz w:val="22"/>
            <w:szCs w:val="22"/>
            <w:u w:val="single"/>
            <w:rtl w:val="0"/>
          </w:rPr>
          <w:t xml:space="preserve">SASL</w:t>
        </w:r>
      </w:hyperlink>
      <w:r w:rsidDel="00000000" w:rsidR="00000000" w:rsidRPr="00000000">
        <w:rPr>
          <w:rFonts w:ascii="Arial" w:cs="Arial" w:eastAsia="Arial" w:hAnsi="Arial"/>
          <w:sz w:val="22"/>
          <w:szCs w:val="22"/>
          <w:rtl w:val="0"/>
        </w:rPr>
        <w:t xml:space="preserve"> mechanism, and using such a registered name aids interchange. However, the Authentication Method is not constrained to using registered SASL mechanisms.</w:t>
      </w:r>
    </w:p>
    <w:p w:rsidR="00000000" w:rsidDel="00000000" w:rsidP="00000000" w:rsidRDefault="00000000" w:rsidRPr="00000000" w14:paraId="000009A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Authentication Method selected by the Client specifies that the Client sends data first, the Client SHOULD include the Authentication Data in the CONNECT packet. The contents of the Authentication Data are defined by the authentication method.</w:t>
      </w:r>
    </w:p>
    <w:p w:rsidR="00000000" w:rsidDel="00000000" w:rsidP="00000000" w:rsidRDefault="00000000" w:rsidRPr="00000000" w14:paraId="000009A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[MQTT-SN-4.10-2]</w:t>
      </w:r>
      <w:r w:rsidDel="00000000" w:rsidR="00000000" w:rsidRPr="00000000">
        <w:rPr>
          <w:rFonts w:ascii="Arial" w:cs="Arial" w:eastAsia="Arial" w:hAnsi="Arial"/>
          <w:sz w:val="22"/>
          <w:szCs w:val="22"/>
          <w:rtl w:val="0"/>
        </w:rPr>
        <w:t xml:space="preserve">. If the authentication method requires the Server to send authentication data to the Client, it is sent in the Authentication Data field of the AUTH packet.</w:t>
      </w:r>
    </w:p>
    <w:p w:rsidR="00000000" w:rsidDel="00000000" w:rsidP="00000000" w:rsidRDefault="00000000" w:rsidRPr="00000000" w14:paraId="000009A8">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[MQTT-SN-4.10-3]</w:t>
      </w:r>
      <w:r w:rsidDel="00000000" w:rsidR="00000000" w:rsidRPr="00000000">
        <w:rPr>
          <w:rFonts w:ascii="Arial" w:cs="Arial" w:eastAsia="Arial" w:hAnsi="Arial"/>
          <w:sz w:val="22"/>
          <w:szCs w:val="22"/>
          <w:rtl w:val="0"/>
        </w:rPr>
        <w:t xml:space="preserve">. If the authentication method requires the Client to send authentication data for the Server, it is sent in the Authentication Data field of the AUTH packet.</w:t>
      </w:r>
    </w:p>
    <w:p w:rsidR="00000000" w:rsidDel="00000000" w:rsidP="00000000" w:rsidRDefault="00000000" w:rsidRPr="00000000" w14:paraId="000009A9">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and Server exchange AUTH packets as needed until the Server accepts the authentication by sending a CONNACK with a Reason Code of 0x00. If the acceptance of the authentication requires data to be sent to the Client, it is sent in the Authentication Data field of the CONNACK packet.</w:t>
      </w:r>
    </w:p>
    <w:p w:rsidR="00000000" w:rsidDel="00000000" w:rsidP="00000000" w:rsidRDefault="00000000" w:rsidRPr="00000000" w14:paraId="000009A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Client can terminate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rtl w:val="0"/>
        </w:rPr>
        <w:t xml:space="preserve">the Virtual Connection at any point in this process by sending a DISCONNECT packet. </w:t>
      </w:r>
      <w:r w:rsidDel="00000000" w:rsidR="00000000" w:rsidRPr="00000000">
        <w:rPr>
          <w:rFonts w:ascii="Arial" w:cs="Arial" w:eastAsia="Arial" w:hAnsi="Arial"/>
          <w:sz w:val="22"/>
          <w:szCs w:val="22"/>
          <w:highlight w:val="yellow"/>
          <w:rtl w:val="0"/>
        </w:rPr>
        <w:t xml:space="preserve">The Server can reject the authentication at any point in this process. It MUST send a CONNACK with a Reason Code of 0x80 or above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color w:val="ff0000"/>
          <w:sz w:val="22"/>
          <w:szCs w:val="22"/>
          <w:rtl w:val="0"/>
        </w:rPr>
        <w:t xml:space="preserve"> </w:t>
      </w:r>
      <w:r w:rsidDel="00000000" w:rsidR="00000000" w:rsidRPr="00000000">
        <w:rPr>
          <w:rFonts w:ascii="Arial" w:cs="Arial" w:eastAsia="Arial" w:hAnsi="Arial"/>
          <w:color w:val="ff0000"/>
          <w:sz w:val="22"/>
          <w:szCs w:val="22"/>
          <w:rtl w:val="0"/>
        </w:rPr>
        <w:t xml:space="preserve">[MQTT-SN-4.10-4]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initial CONNECT packet included an Authentication Method then all AUTH packets, and any successful CONNACK packet MUST include an Authentication Method with the same value as in the CONNECT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[MQTT-SN-4.10-6]</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If the Client does not include an Authentication Method in the CONNECT, the Client MUST NOT send an AUTH packet to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AD">
      <w:pPr>
        <w:spacing w:after="240" w:before="240" w:line="276" w:lineRule="auto"/>
        <w:ind w:left="0" w:right="0" w:firstLine="0"/>
        <w:rPr>
          <w:rFonts w:ascii="Arial" w:cs="Arial" w:eastAsia="Arial" w:hAnsi="Arial"/>
          <w:b w:val="1"/>
          <w:sz w:val="22"/>
          <w:szCs w:val="22"/>
          <w:shd w:fill="auto" w:val="clear"/>
        </w:rPr>
      </w:pPr>
      <w:r w:rsidDel="00000000" w:rsidR="00000000" w:rsidRPr="00000000">
        <w:rPr>
          <w:rFonts w:ascii="Arial" w:cs="Arial" w:eastAsia="Arial" w:hAnsi="Arial"/>
          <w:sz w:val="22"/>
          <w:szCs w:val="22"/>
          <w:shd w:fill="auto" w:val="clea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z w:val="22"/>
          <w:szCs w:val="22"/>
          <w:shd w:fill="auto" w:val="clear"/>
          <w:rtl w:val="0"/>
        </w:rPr>
        <w:t xml:space="preserve">in conjunction with the underlying transport layer or alternatively use the Protection Encapsulation</w:t>
      </w:r>
      <w:r w:rsidDel="00000000" w:rsidR="00000000" w:rsidRPr="00000000">
        <w:rPr>
          <w:rFonts w:ascii="Arial" w:cs="Arial" w:eastAsia="Arial" w:hAnsi="Arial"/>
          <w:sz w:val="22"/>
          <w:szCs w:val="22"/>
          <w:shd w:fill="auto" w:val="clear"/>
          <w:rtl w:val="0"/>
        </w:rPr>
        <w:t xml:space="preserve">.</w:t>
      </w:r>
      <w:r w:rsidDel="00000000" w:rsidR="00000000" w:rsidRPr="00000000">
        <w:rPr>
          <w:rtl w:val="0"/>
        </w:rPr>
      </w:r>
    </w:p>
    <w:p w:rsidR="00000000" w:rsidDel="00000000" w:rsidP="00000000" w:rsidRDefault="00000000" w:rsidRPr="00000000" w14:paraId="000009AE">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SCRAM challenge</w:t>
      </w:r>
    </w:p>
    <w:p w:rsidR="00000000" w:rsidDel="00000000" w:rsidP="00000000" w:rsidRDefault="00000000" w:rsidRPr="00000000" w14:paraId="000009AF">
      <w:pPr>
        <w:numPr>
          <w:ilvl w:val="0"/>
          <w:numId w:val="66"/>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Method="SCRAM-SHA-1" Authentication Data=client-first-data</w:t>
      </w:r>
    </w:p>
    <w:p w:rsidR="00000000" w:rsidDel="00000000" w:rsidP="00000000" w:rsidRDefault="00000000" w:rsidRPr="00000000" w14:paraId="000009B0">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Method="SCRAM-SHA-1" Authentication Data=server-first-data</w:t>
      </w:r>
    </w:p>
    <w:p w:rsidR="00000000" w:rsidDel="00000000" w:rsidP="00000000" w:rsidRDefault="00000000" w:rsidRPr="00000000" w14:paraId="000009B1">
      <w:pPr>
        <w:numPr>
          <w:ilvl w:val="0"/>
          <w:numId w:val="66"/>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Method="SCRAM-SHA-1" Authentication Data=client-final-data</w:t>
      </w:r>
    </w:p>
    <w:p w:rsidR="00000000" w:rsidDel="00000000" w:rsidP="00000000" w:rsidRDefault="00000000" w:rsidRPr="00000000" w14:paraId="000009B2">
      <w:pPr>
        <w:numPr>
          <w:ilvl w:val="0"/>
          <w:numId w:val="66"/>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Method="SCRAM-SHA-1" Authentication Data=server-final-data</w:t>
      </w:r>
    </w:p>
    <w:p w:rsidR="00000000" w:rsidDel="00000000" w:rsidP="00000000" w:rsidRDefault="00000000" w:rsidRPr="00000000" w14:paraId="000009B3">
      <w:pPr>
        <w:spacing w:after="240" w:before="240" w:line="276" w:lineRule="auto"/>
        <w:ind w:left="64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example showing a Kerberos challenge</w:t>
      </w:r>
    </w:p>
    <w:p w:rsidR="00000000" w:rsidDel="00000000" w:rsidP="00000000" w:rsidRDefault="00000000" w:rsidRPr="00000000" w14:paraId="000009B4">
      <w:pPr>
        <w:numPr>
          <w:ilvl w:val="0"/>
          <w:numId w:val="1"/>
        </w:numPr>
        <w:spacing w:after="0" w:afterAutospacing="0" w:before="24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CONNECT Authentication Method="GS2-KRB5"</w:t>
      </w:r>
    </w:p>
    <w:p w:rsidR="00000000" w:rsidDel="00000000" w:rsidP="00000000" w:rsidRDefault="00000000" w:rsidRPr="00000000" w14:paraId="000009B5">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w:t>
      </w:r>
    </w:p>
    <w:p w:rsidR="00000000" w:rsidDel="00000000" w:rsidP="00000000" w:rsidRDefault="00000000" w:rsidRPr="00000000" w14:paraId="000009B6">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 Authentication Data=initial context token</w:t>
      </w:r>
    </w:p>
    <w:p w:rsidR="00000000" w:rsidDel="00000000" w:rsidP="00000000" w:rsidRDefault="00000000" w:rsidRPr="00000000" w14:paraId="000009B7">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AUTH rc=0x18 Authentication Method="GS2-KRB5" Authentication Data=reply context token</w:t>
      </w:r>
    </w:p>
    <w:p w:rsidR="00000000" w:rsidDel="00000000" w:rsidP="00000000" w:rsidRDefault="00000000" w:rsidRPr="00000000" w14:paraId="000009B8">
      <w:pPr>
        <w:numPr>
          <w:ilvl w:val="0"/>
          <w:numId w:val="1"/>
        </w:numPr>
        <w:spacing w:after="0" w:afterAutospacing="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Client to Server AUTH rc=0x18 Authentication Method="GS2-KRB5"</w:t>
      </w:r>
    </w:p>
    <w:p w:rsidR="00000000" w:rsidDel="00000000" w:rsidP="00000000" w:rsidRDefault="00000000" w:rsidRPr="00000000" w14:paraId="000009B9">
      <w:pPr>
        <w:numPr>
          <w:ilvl w:val="0"/>
          <w:numId w:val="1"/>
        </w:numPr>
        <w:spacing w:after="240" w:before="0" w:beforeAutospacing="0" w:line="276" w:lineRule="auto"/>
        <w:ind w:left="144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Server to Client CONNACK rc=0 Authentication Method="GS2-KRB5" Authentication Data=outcome of authentication</w:t>
      </w:r>
    </w:p>
    <w:p w:rsidR="00000000" w:rsidDel="00000000" w:rsidP="00000000" w:rsidRDefault="00000000" w:rsidRPr="00000000" w14:paraId="000009BA">
      <w:pPr>
        <w:pStyle w:val="Heading4"/>
        <w:ind w:left="0" w:firstLine="0"/>
        <w:rPr/>
      </w:pPr>
      <w:bookmarkStart w:colFirst="0" w:colLast="0" w:name="_heading=h.ut22r1f7l7us" w:id="295"/>
      <w:bookmarkEnd w:id="295"/>
      <w:r w:rsidDel="00000000" w:rsidR="00000000" w:rsidRPr="00000000">
        <w:rPr>
          <w:rtl w:val="0"/>
        </w:rPr>
        <w:t xml:space="preserve">4.11.1.1 Re-authentication</w:t>
      </w:r>
    </w:p>
    <w:p w:rsidR="00000000" w:rsidDel="00000000" w:rsidP="00000000" w:rsidRDefault="00000000" w:rsidRPr="00000000" w14:paraId="000009BB">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[MQTT-SN-4.10.1-1]</w:t>
      </w:r>
      <w:r w:rsidDel="00000000" w:rsidR="00000000" w:rsidRPr="00000000">
        <w:rPr>
          <w:rFonts w:ascii="Arial" w:cs="Arial" w:eastAsia="Arial" w:hAnsi="Arial"/>
          <w:sz w:val="22"/>
          <w:szCs w:val="22"/>
          <w:rtl w:val="0"/>
        </w:rPr>
        <w:t xml:space="preserve">. If the authentication method requires Client data first, this AUTH packet contains the first piece of authentication data in the Authentication Data field.</w:t>
      </w:r>
    </w:p>
    <w:p w:rsidR="00000000" w:rsidDel="00000000" w:rsidP="00000000" w:rsidRDefault="00000000" w:rsidRPr="00000000" w14:paraId="000009BC">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09BD">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re-authentication fails, the Client or Server MUST send DISCONNECT with an appropriate Reason Code as described in </w:t>
      </w:r>
      <w:hyperlink w:anchor="_heading=h.v8vlgf6xm72a">
        <w:r w:rsidDel="00000000" w:rsidR="00000000" w:rsidRPr="00000000">
          <w:rPr>
            <w:color w:val="1155cc"/>
            <w:highlight w:val="yellow"/>
            <w:u w:val="single"/>
            <w:rtl w:val="0"/>
          </w:rPr>
          <w:t xml:space="preserve">4.12 Handling errors</w:t>
        </w:r>
      </w:hyperlink>
      <w:r w:rsidDel="00000000" w:rsidR="00000000" w:rsidRPr="00000000">
        <w:rPr>
          <w:rFonts w:ascii="Arial" w:cs="Arial" w:eastAsia="Arial" w:hAnsi="Arial"/>
          <w:sz w:val="22"/>
          <w:szCs w:val="22"/>
          <w:highlight w:val="yellow"/>
          <w:rtl w:val="0"/>
        </w:rPr>
        <w:t xml:space="preserve">, and MUST delete the Virtual Connection</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[MQTT-SN-4.10.1-2]</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BE">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During this re-authentication sequence, the flow of other packets between the Client and Server is paused, pending the new authentication outcome.</w:t>
      </w:r>
      <w:r w:rsidDel="00000000" w:rsidR="00000000" w:rsidRPr="00000000">
        <w:rPr>
          <w:rtl w:val="0"/>
        </w:rPr>
      </w:r>
    </w:p>
    <w:p w:rsidR="00000000" w:rsidDel="00000000" w:rsidP="00000000" w:rsidRDefault="00000000" w:rsidRPr="00000000" w14:paraId="000009BF">
      <w:pPr>
        <w:spacing w:after="240" w:before="240" w:line="276" w:lineRule="auto"/>
        <w:ind w:left="0" w:right="0" w:firstLine="0"/>
        <w:rPr>
          <w:rFonts w:ascii="Arial" w:cs="Arial" w:eastAsia="Arial" w:hAnsi="Arial"/>
          <w:b w:val="1"/>
          <w:sz w:val="22"/>
          <w:szCs w:val="22"/>
        </w:rPr>
      </w:pPr>
      <w:r w:rsidDel="00000000" w:rsidR="00000000" w:rsidRPr="00000000">
        <w:rPr>
          <w:rFonts w:ascii="Arial" w:cs="Arial" w:eastAsia="Arial" w:hAnsi="Arial"/>
          <w:sz w:val="22"/>
          <w:szCs w:val="22"/>
          <w:rtl w:val="0"/>
        </w:rPr>
        <w:t xml:space="preserve"> </w:t>
        <w:tab/>
      </w: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0">
      <w:pPr>
        <w:spacing w:after="240" w:before="240" w:line="276" w:lineRule="auto"/>
        <w:ind w:left="72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09C1">
      <w:pPr>
        <w:pStyle w:val="Heading4"/>
        <w:ind w:left="0" w:firstLine="0"/>
        <w:rPr>
          <w:rFonts w:ascii="Arial" w:cs="Arial" w:eastAsia="Arial" w:hAnsi="Arial"/>
          <w:sz w:val="22"/>
          <w:szCs w:val="22"/>
        </w:rPr>
      </w:pPr>
      <w:bookmarkStart w:colFirst="0" w:colLast="0" w:name="_heading=h.nhp24wh46om4" w:id="296"/>
      <w:bookmarkEnd w:id="296"/>
      <w:r w:rsidDel="00000000" w:rsidR="00000000" w:rsidRPr="00000000">
        <w:rPr>
          <w:rFonts w:ascii="Arial" w:cs="Arial" w:eastAsia="Arial" w:hAnsi="Arial"/>
          <w:sz w:val="22"/>
          <w:szCs w:val="22"/>
          <w:rtl w:val="0"/>
        </w:rPr>
        <w:t xml:space="preserve">4.11.1.2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Support</w:t>
      </w:r>
    </w:p>
    <w:p w:rsidR="00000000" w:rsidDel="00000000" w:rsidP="00000000" w:rsidRDefault="00000000" w:rsidRPr="00000000" w14:paraId="000009C2">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fields in the CONNECT packet, do the following:</w:t>
      </w:r>
    </w:p>
    <w:p w:rsidR="00000000" w:rsidDel="00000000" w:rsidP="00000000" w:rsidRDefault="00000000" w:rsidRPr="00000000" w14:paraId="000009C3">
      <w:pPr>
        <w:numPr>
          <w:ilvl w:val="0"/>
          <w:numId w:val="32"/>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MQTT-BASIC.</w:t>
      </w:r>
    </w:p>
    <w:p w:rsidR="00000000" w:rsidDel="00000000" w:rsidP="00000000" w:rsidRDefault="00000000" w:rsidRPr="00000000" w14:paraId="000009C4">
      <w:pPr>
        <w:numPr>
          <w:ilvl w:val="0"/>
          <w:numId w:val="32"/>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 to:</w:t>
      </w:r>
    </w:p>
    <w:p w:rsidR="00000000" w:rsidDel="00000000" w:rsidP="00000000" w:rsidRDefault="00000000" w:rsidRPr="00000000" w14:paraId="000009C5">
      <w:pPr>
        <w:numPr>
          <w:ilvl w:val="0"/>
          <w:numId w:val="73"/>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w:t>
      </w:r>
      <w:r w:rsidDel="00000000" w:rsidR="00000000" w:rsidRPr="00000000">
        <w:rPr>
          <w:rFonts w:ascii="Arial" w:cs="Arial" w:eastAsia="Arial" w:hAnsi="Arial"/>
          <w:sz w:val="22"/>
          <w:szCs w:val="22"/>
          <w:rtl w:val="0"/>
        </w:rPr>
        <w:t xml:space="preserve">a UTF-8 Encoded String</w:t>
      </w:r>
      <w:r w:rsidDel="00000000" w:rsidR="00000000" w:rsidRPr="00000000">
        <w:rPr>
          <w:rFonts w:ascii="Arial" w:cs="Arial" w:eastAsia="Arial" w:hAnsi="Arial"/>
          <w:sz w:val="22"/>
          <w:szCs w:val="22"/>
          <w:rtl w:val="0"/>
        </w:rPr>
        <w:t xml:space="preserve">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C6">
      <w:pPr>
        <w:numPr>
          <w:ilvl w:val="0"/>
          <w:numId w:val="73"/>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Password: a Two Byte Integer length followed by binary data.</w:t>
      </w:r>
      <w:r w:rsidDel="00000000" w:rsidR="00000000" w:rsidRPr="00000000">
        <w:rPr>
          <w:rtl w:val="0"/>
        </w:rPr>
      </w:r>
    </w:p>
    <w:p w:rsidR="00000000" w:rsidDel="00000000" w:rsidP="00000000" w:rsidRDefault="00000000" w:rsidRPr="00000000" w14:paraId="000009C7">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User Name string and Password binary data must have the same length as the values in their corresponding preceding length fields.</w:t>
      </w:r>
    </w:p>
    <w:p w:rsidR="00000000" w:rsidDel="00000000" w:rsidP="00000000" w:rsidRDefault="00000000" w:rsidRPr="00000000" w14:paraId="000009C8">
      <w:pPr>
        <w:spacing w:after="240" w:before="24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This is a one-way transfer of information - the response MUST be a CONNACK, not an AUTH packet.</w:t>
      </w:r>
    </w:p>
    <w:p w:rsidR="00000000" w:rsidDel="00000000" w:rsidP="00000000" w:rsidRDefault="00000000" w:rsidRPr="00000000" w14:paraId="000009C9">
      <w:pPr>
        <w:spacing w:after="240" w:before="240"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CA">
      <w:pPr>
        <w:spacing w:after="240" w:before="240" w:line="276" w:lineRule="auto"/>
        <w:ind w:left="720" w:firstLine="0"/>
        <w:rPr>
          <w:i w:val="1"/>
          <w:sz w:val="19"/>
          <w:szCs w:val="19"/>
        </w:rPr>
      </w:pPr>
      <w:r w:rsidDel="00000000" w:rsidR="00000000" w:rsidRPr="00000000">
        <w:rPr>
          <w:rFonts w:ascii="Arial" w:cs="Arial" w:eastAsia="Arial" w:hAnsi="Arial"/>
          <w:sz w:val="22"/>
          <w:szCs w:val="22"/>
          <w:rtl w:val="0"/>
        </w:rPr>
        <w:t xml:space="preserve">The length field in front of the password is not strictly necessary as the Authentication Data field length is known, but including it makes the transfer to and from the MQTT Connect packet simpler.</w:t>
      </w:r>
      <w:r w:rsidDel="00000000" w:rsidR="00000000" w:rsidRPr="00000000">
        <w:rPr>
          <w:rtl w:val="0"/>
        </w:rPr>
      </w:r>
    </w:p>
    <w:p w:rsidR="00000000" w:rsidDel="00000000" w:rsidP="00000000" w:rsidRDefault="00000000" w:rsidRPr="00000000" w14:paraId="000009CB">
      <w:pPr>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9CC">
      <w:pPr>
        <w:rPr>
          <w:rFonts w:ascii="Arial" w:cs="Arial" w:eastAsia="Arial" w:hAnsi="Arial"/>
        </w:rPr>
      </w:pPr>
      <w:r w:rsidDel="00000000" w:rsidR="00000000" w:rsidRPr="00000000">
        <w:rPr>
          <w:i w:val="1"/>
          <w:sz w:val="19"/>
          <w:szCs w:val="19"/>
          <w:rtl w:val="0"/>
        </w:rPr>
        <w:t xml:space="preserve">Figure 4-6 – CONNECT with MQTT User Name and Password, informative example</w:t>
      </w:r>
      <w:r w:rsidDel="00000000" w:rsidR="00000000" w:rsidRPr="00000000">
        <w:rPr>
          <w:rtl w:val="0"/>
        </w:rPr>
      </w:r>
    </w:p>
    <w:p w:rsidR="00000000" w:rsidDel="00000000" w:rsidP="00000000" w:rsidRDefault="00000000" w:rsidRPr="00000000" w14:paraId="000009CD">
      <w:pPr>
        <w:spacing w:after="240" w:before="240"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943600" cy="6794500"/>
            <wp:effectExtent b="0" l="0" r="0" t="0"/>
            <wp:docPr id="49" name="image44.png"/>
            <a:graphic>
              <a:graphicData uri="http://schemas.openxmlformats.org/drawingml/2006/picture">
                <pic:pic>
                  <pic:nvPicPr>
                    <pic:cNvPr id="0" name="image44.png"/>
                    <pic:cNvPicPr preferRelativeResize="0"/>
                  </pic:nvPicPr>
                  <pic:blipFill>
                    <a:blip r:embed="rId103"/>
                    <a:srcRect b="0" l="0" r="0" t="0"/>
                    <a:stretch>
                      <a:fillRect/>
                    </a:stretch>
                  </pic:blipFill>
                  <pic:spPr>
                    <a:xfrm>
                      <a:off x="0" y="0"/>
                      <a:ext cx="59436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9CE">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the equivalent of the MQTT </w:t>
      </w:r>
      <w:r w:rsidDel="00000000" w:rsidR="00000000" w:rsidRPr="00000000">
        <w:rPr>
          <w:rFonts w:ascii="Arial" w:cs="Arial" w:eastAsia="Arial" w:hAnsi="Arial"/>
          <w:sz w:val="22"/>
          <w:szCs w:val="22"/>
          <w:rtl w:val="0"/>
        </w:rPr>
        <w:t xml:space="preserve">User Name</w:t>
      </w:r>
      <w:r w:rsidDel="00000000" w:rsidR="00000000" w:rsidRPr="00000000">
        <w:rPr>
          <w:rFonts w:ascii="Arial" w:cs="Arial" w:eastAsia="Arial" w:hAnsi="Arial"/>
          <w:sz w:val="22"/>
          <w:szCs w:val="22"/>
          <w:rtl w:val="0"/>
        </w:rPr>
        <w:t xml:space="preserve"> and Password together with MQTT Enhanced Authentication, in the CONNECT packet do the following:</w:t>
      </w:r>
    </w:p>
    <w:p w:rsidR="00000000" w:rsidDel="00000000" w:rsidP="00000000" w:rsidRDefault="00000000" w:rsidRPr="00000000" w14:paraId="000009CF">
      <w:pPr>
        <w:numPr>
          <w:ilvl w:val="0"/>
          <w:numId w:val="9"/>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4ydjyi9y5y20">
        <w:r w:rsidDel="00000000" w:rsidR="00000000" w:rsidRPr="00000000">
          <w:rPr>
            <w:rFonts w:ascii="Arial" w:cs="Arial" w:eastAsia="Arial" w:hAnsi="Arial"/>
            <w:color w:val="1155cc"/>
            <w:sz w:val="22"/>
            <w:szCs w:val="22"/>
            <w:u w:val="single"/>
            <w:rtl w:val="0"/>
          </w:rPr>
          <w:t xml:space="preserve">Authentication Method</w:t>
        </w:r>
      </w:hyperlink>
      <w:r w:rsidDel="00000000" w:rsidR="00000000" w:rsidRPr="00000000">
        <w:rPr>
          <w:rFonts w:ascii="Arial" w:cs="Arial" w:eastAsia="Arial" w:hAnsi="Arial"/>
          <w:sz w:val="22"/>
          <w:szCs w:val="22"/>
          <w:rtl w:val="0"/>
        </w:rPr>
        <w:t xml:space="preserve"> field to MQTT-ENHANCED.</w:t>
      </w:r>
    </w:p>
    <w:p w:rsidR="00000000" w:rsidDel="00000000" w:rsidP="00000000" w:rsidRDefault="00000000" w:rsidRPr="00000000" w14:paraId="000009D0">
      <w:pPr>
        <w:numPr>
          <w:ilvl w:val="0"/>
          <w:numId w:val="9"/>
        </w:numPr>
        <w:spacing w:after="0" w:afterAutospacing="0"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Set the </w:t>
      </w:r>
      <w:hyperlink w:anchor="_heading=h.g9mib2nvvlzy">
        <w:r w:rsidDel="00000000" w:rsidR="00000000" w:rsidRPr="00000000">
          <w:rPr>
            <w:rFonts w:ascii="Arial" w:cs="Arial" w:eastAsia="Arial" w:hAnsi="Arial"/>
            <w:color w:val="1155cc"/>
            <w:sz w:val="22"/>
            <w:szCs w:val="22"/>
            <w:u w:val="single"/>
            <w:rtl w:val="0"/>
          </w:rPr>
          <w:t xml:space="preserve">Authentication Data</w:t>
        </w:r>
      </w:hyperlink>
      <w:r w:rsidDel="00000000" w:rsidR="00000000" w:rsidRPr="00000000">
        <w:rPr>
          <w:rFonts w:ascii="Arial" w:cs="Arial" w:eastAsia="Arial" w:hAnsi="Arial"/>
          <w:sz w:val="22"/>
          <w:szCs w:val="22"/>
          <w:rtl w:val="0"/>
        </w:rPr>
        <w:t xml:space="preserve"> field to:</w:t>
      </w:r>
    </w:p>
    <w:p w:rsidR="00000000" w:rsidDel="00000000" w:rsidP="00000000" w:rsidRDefault="00000000" w:rsidRPr="00000000" w14:paraId="000009D1">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User Name: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D2">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w:t>
      </w:r>
      <w:r w:rsidDel="00000000" w:rsidR="00000000" w:rsidRPr="00000000">
        <w:rPr>
          <w:rFonts w:ascii="Arial" w:cs="Arial" w:eastAsia="Arial" w:hAnsi="Arial"/>
          <w:sz w:val="22"/>
          <w:szCs w:val="22"/>
          <w:rtl w:val="0"/>
        </w:rPr>
        <w:t xml:space="preserve">Password: a Two Byte Integer length followed by binary data.</w:t>
      </w:r>
    </w:p>
    <w:p w:rsidR="00000000" w:rsidDel="00000000" w:rsidP="00000000" w:rsidRDefault="00000000" w:rsidRPr="00000000" w14:paraId="000009D3">
      <w:pPr>
        <w:numPr>
          <w:ilvl w:val="1"/>
          <w:numId w:val="9"/>
        </w:numPr>
        <w:spacing w:after="0" w:afterAutospacing="0"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Method: a Two Byte Integer length followed by a UTF-8 Encoded String as defined in </w:t>
      </w:r>
      <w:hyperlink w:anchor="_heading=h.49x2ik5">
        <w:r w:rsidDel="00000000" w:rsidR="00000000" w:rsidRPr="00000000">
          <w:rPr>
            <w:color w:val="1155cc"/>
            <w:u w:val="single"/>
            <w:rtl w:val="0"/>
          </w:rPr>
          <w:t xml:space="preserve">1.7.4 UTF-8 Encoded String</w:t>
        </w:r>
      </w:hyperlink>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9D4">
      <w:pPr>
        <w:numPr>
          <w:ilvl w:val="1"/>
          <w:numId w:val="9"/>
        </w:numPr>
        <w:spacing w:before="0" w:beforeAutospacing="0" w:line="276" w:lineRule="auto"/>
        <w:ind w:left="144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MQTT Authentication Data: a Two Byte Integer length followed by binary data.</w:t>
      </w:r>
    </w:p>
    <w:p w:rsidR="00000000" w:rsidDel="00000000" w:rsidP="00000000" w:rsidRDefault="00000000" w:rsidRPr="00000000" w14:paraId="000009D5">
      <w:pPr>
        <w:spacing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any subsequent AUTH and CONNACK packets of the authentication exchange:</w:t>
      </w:r>
    </w:p>
    <w:p w:rsidR="00000000" w:rsidDel="00000000" w:rsidP="00000000" w:rsidRDefault="00000000" w:rsidRPr="00000000" w14:paraId="000009D6">
      <w:pPr>
        <w:numPr>
          <w:ilvl w:val="0"/>
          <w:numId w:val="36"/>
        </w:numPr>
        <w:spacing w:after="0" w:after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MQTT User Name and MQTT Password fields MUST not be included.</w:t>
      </w:r>
    </w:p>
    <w:p w:rsidR="00000000" w:rsidDel="00000000" w:rsidP="00000000" w:rsidRDefault="00000000" w:rsidRPr="00000000" w14:paraId="000009D7">
      <w:pPr>
        <w:numPr>
          <w:ilvl w:val="0"/>
          <w:numId w:val="36"/>
        </w:numPr>
        <w:spacing w:before="0" w:beforeAutospacing="0" w:line="276"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Authentication Method MUST remain MQTT-ENHANCED throughout.</w:t>
      </w:r>
      <w:r w:rsidDel="00000000" w:rsidR="00000000" w:rsidRPr="00000000">
        <w:rPr>
          <w:rtl w:val="0"/>
        </w:rPr>
      </w:r>
    </w:p>
    <w:p w:rsidR="00000000" w:rsidDel="00000000" w:rsidP="00000000" w:rsidRDefault="00000000" w:rsidRPr="00000000" w14:paraId="000009D8">
      <w:pPr>
        <w:pStyle w:val="Heading2"/>
        <w:ind w:left="0" w:firstLine="0"/>
        <w:rPr/>
      </w:pPr>
      <w:bookmarkStart w:colFirst="0" w:colLast="0" w:name="_heading=h.v8vlgf6xm72a" w:id="297"/>
      <w:bookmarkEnd w:id="297"/>
      <w:r w:rsidDel="00000000" w:rsidR="00000000" w:rsidRPr="00000000">
        <w:rPr>
          <w:rtl w:val="0"/>
        </w:rPr>
        <w:t xml:space="preserve">4.12 Handling errors</w:t>
      </w:r>
    </w:p>
    <w:p w:rsidR="00000000" w:rsidDel="00000000" w:rsidP="00000000" w:rsidRDefault="00000000" w:rsidRPr="00000000" w14:paraId="000009D9">
      <w:pPr>
        <w:pStyle w:val="Heading3"/>
        <w:ind w:left="0" w:firstLine="0"/>
        <w:rPr/>
      </w:pPr>
      <w:bookmarkStart w:colFirst="0" w:colLast="0" w:name="_heading=h.kbby30dtgah8" w:id="298"/>
      <w:bookmarkEnd w:id="298"/>
      <w:r w:rsidDel="00000000" w:rsidR="00000000" w:rsidRPr="00000000">
        <w:rPr>
          <w:rtl w:val="0"/>
        </w:rPr>
        <w:t xml:space="preserve">4.12.1 Malformed Packet and Protocol Errors</w:t>
      </w:r>
    </w:p>
    <w:p w:rsidR="00000000" w:rsidDel="00000000" w:rsidP="00000000" w:rsidRDefault="00000000" w:rsidRPr="00000000" w14:paraId="000009DA">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Definitions of Malformed Packet and Protocol Errors are contained in </w:t>
      </w:r>
      <w:hyperlink w:anchor="_heading=h.17dp8vu">
        <w:r w:rsidDel="00000000" w:rsidR="00000000" w:rsidRPr="00000000">
          <w:rPr>
            <w:color w:val="1155cc"/>
            <w:u w:val="single"/>
            <w:rtl w:val="0"/>
          </w:rPr>
          <w:t xml:space="preserve">1.3 Terminology</w:t>
        </w:r>
      </w:hyperlink>
      <w:r w:rsidDel="00000000" w:rsidR="00000000" w:rsidRPr="00000000">
        <w:rPr>
          <w:rFonts w:ascii="Arial" w:cs="Arial" w:eastAsia="Arial" w:hAnsi="Arial"/>
          <w:sz w:val="22"/>
          <w:szCs w:val="22"/>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09DB">
      <w:pPr>
        <w:numPr>
          <w:ilvl w:val="0"/>
          <w:numId w:val="72"/>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size of the Client or Server implementation.</w:t>
      </w:r>
    </w:p>
    <w:p w:rsidR="00000000" w:rsidDel="00000000" w:rsidP="00000000" w:rsidRDefault="00000000" w:rsidRPr="00000000" w14:paraId="000009DC">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capabilities that the implementation supports.</w:t>
      </w:r>
    </w:p>
    <w:p w:rsidR="00000000" w:rsidDel="00000000" w:rsidP="00000000" w:rsidRDefault="00000000" w:rsidRPr="00000000" w14:paraId="000009DD">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sender to send correct Control Packets.</w:t>
      </w:r>
    </w:p>
    <w:p w:rsidR="00000000" w:rsidDel="00000000" w:rsidP="00000000" w:rsidRDefault="00000000" w:rsidRPr="00000000" w14:paraId="000009DE">
      <w:pPr>
        <w:numPr>
          <w:ilvl w:val="0"/>
          <w:numId w:val="72"/>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degree to which the receiver trusts the network to deliver Control Packets correctly.</w:t>
      </w:r>
    </w:p>
    <w:p w:rsidR="00000000" w:rsidDel="00000000" w:rsidP="00000000" w:rsidRDefault="00000000" w:rsidRPr="00000000" w14:paraId="000009DF">
      <w:pPr>
        <w:numPr>
          <w:ilvl w:val="0"/>
          <w:numId w:val="72"/>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The consequences of continuing to process a packet that is incorrect.</w:t>
      </w:r>
    </w:p>
    <w:p w:rsidR="00000000" w:rsidDel="00000000" w:rsidP="00000000" w:rsidRDefault="00000000" w:rsidRPr="00000000" w14:paraId="000009E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sender is compliant with this specification it will not send Malformed Packets or cause Protocol Errors. </w:t>
      </w:r>
      <w:r w:rsidDel="00000000" w:rsidR="00000000" w:rsidRPr="00000000">
        <w:rPr>
          <w:rFonts w:ascii="Arial" w:cs="Arial" w:eastAsia="Arial" w:hAnsi="Arial"/>
          <w:sz w:val="22"/>
          <w:szCs w:val="22"/>
          <w:rtl w:val="0"/>
        </w:rPr>
        <w:t xml:space="preserve">The Reason Codes used for Malformed Packet and Protocol Errors include:</w:t>
      </w:r>
      <w:r w:rsidDel="00000000" w:rsidR="00000000" w:rsidRPr="00000000">
        <w:rPr>
          <w:rtl w:val="0"/>
        </w:rPr>
      </w:r>
    </w:p>
    <w:p w:rsidR="00000000" w:rsidDel="00000000" w:rsidP="00000000" w:rsidRDefault="00000000" w:rsidRPr="00000000" w14:paraId="000009E1">
      <w:pPr>
        <w:numPr>
          <w:ilvl w:val="0"/>
          <w:numId w:val="4"/>
        </w:numPr>
        <w:spacing w:after="0" w:afterAutospacing="0" w:before="24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0x81</w:t>
        <w:tab/>
        <w:t xml:space="preserve">Malformed Packet</w:t>
      </w:r>
    </w:p>
    <w:p w:rsidR="00000000" w:rsidDel="00000000" w:rsidP="00000000" w:rsidRDefault="00000000" w:rsidRPr="00000000" w14:paraId="000009E2">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0x82 </w:t>
        <w:tab/>
        <w:t xml:space="preserve">Protocol Error</w:t>
      </w:r>
    </w:p>
    <w:p w:rsidR="00000000" w:rsidDel="00000000" w:rsidP="00000000" w:rsidRDefault="00000000" w:rsidRPr="00000000" w14:paraId="000009E3">
      <w:pPr>
        <w:numPr>
          <w:ilvl w:val="0"/>
          <w:numId w:val="4"/>
        </w:numPr>
        <w:spacing w:after="0" w:afterAutospacing="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0x93 </w:t>
        <w:tab/>
        <w:t xml:space="preserve">Receive Maximum exceeded</w:t>
      </w:r>
    </w:p>
    <w:p w:rsidR="00000000" w:rsidDel="00000000" w:rsidP="00000000" w:rsidRDefault="00000000" w:rsidRPr="00000000" w14:paraId="000009E4">
      <w:pPr>
        <w:numPr>
          <w:ilvl w:val="0"/>
          <w:numId w:val="4"/>
        </w:numPr>
        <w:spacing w:after="240" w:before="0" w:beforeAutospacing="0" w:line="276" w:lineRule="auto"/>
        <w:ind w:left="720" w:right="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0x95 </w:t>
        <w:tab/>
        <w:t xml:space="preserve">Packet too large</w:t>
      </w:r>
    </w:p>
    <w:p w:rsidR="00000000" w:rsidDel="00000000" w:rsidP="00000000" w:rsidRDefault="00000000" w:rsidRPr="00000000" w14:paraId="000009E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Fonts w:ascii="Arial" w:cs="Arial" w:eastAsia="Arial" w:hAnsi="Arial"/>
          <w:sz w:val="22"/>
          <w:szCs w:val="22"/>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E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When a Server detects a Malformed Packet or Protocol Error for any packet except ADVERTISE, SEARCHGW, GWINFO, </w:t>
      </w:r>
      <w:r w:rsidDel="00000000" w:rsidR="00000000" w:rsidRPr="00000000">
        <w:rPr>
          <w:rFonts w:ascii="Arial" w:cs="Arial" w:eastAsia="Arial" w:hAnsi="Arial"/>
          <w:sz w:val="22"/>
          <w:szCs w:val="22"/>
          <w:highlight w:val="yellow"/>
          <w:rtl w:val="0"/>
        </w:rPr>
        <w:t xml:space="preserve">PUBWOS </w:t>
      </w:r>
      <w:r w:rsidDel="00000000" w:rsidR="00000000" w:rsidRPr="00000000">
        <w:rPr>
          <w:rFonts w:ascii="Arial" w:cs="Arial" w:eastAsia="Arial" w:hAnsi="Arial"/>
          <w:sz w:val="22"/>
          <w:szCs w:val="22"/>
          <w:highlight w:val="yellow"/>
          <w:rtl w:val="0"/>
        </w:rPr>
        <w:t xml:space="preserve">and CONNECT, the Server MAY</w:t>
      </w:r>
      <w:r w:rsidDel="00000000" w:rsidR="00000000" w:rsidRPr="00000000">
        <w:rPr>
          <w:rFonts w:ascii="Arial" w:cs="Arial" w:eastAsia="Arial" w:hAnsi="Arial"/>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send a DISCONNECT packet with an appropriate Reason Code</w:t>
      </w:r>
      <w:r w:rsidDel="00000000" w:rsidR="00000000" w:rsidRPr="00000000">
        <w:rPr>
          <w:rFonts w:ascii="Arial" w:cs="Arial" w:eastAsia="Arial" w:hAnsi="Arial"/>
          <w:sz w:val="22"/>
          <w:szCs w:val="22"/>
          <w:highlight w:val="yellow"/>
          <w:rtl w:val="0"/>
        </w:rPr>
        <w:t xml:space="preserve"> and MUST delete the associated Virtual Connection if one exists.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[MQTT-4.13.1-1]</w:t>
      </w:r>
      <w:r w:rsidDel="00000000" w:rsidR="00000000" w:rsidRPr="00000000">
        <w:rPr>
          <w:rFonts w:ascii="Arial" w:cs="Arial" w:eastAsia="Arial" w:hAnsi="Arial"/>
          <w:sz w:val="22"/>
          <w:szCs w:val="22"/>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2.3 Reason Code</w:t>
        </w:r>
      </w:hyperlink>
      <w:r w:rsidDel="00000000" w:rsidR="00000000" w:rsidRPr="00000000">
        <w:rPr>
          <w:rFonts w:ascii="Arial" w:cs="Arial" w:eastAsia="Arial" w:hAnsi="Arial"/>
          <w:sz w:val="22"/>
          <w:szCs w:val="22"/>
          <w:rtl w:val="0"/>
        </w:rPr>
        <w:t xml:space="preserve">.</w:t>
      </w:r>
      <w:r w:rsidDel="00000000" w:rsidR="00000000" w:rsidRPr="00000000">
        <w:rPr>
          <w:rFonts w:ascii="Arial" w:cs="Arial" w:eastAsia="Arial" w:hAnsi="Arial"/>
          <w:sz w:val="22"/>
          <w:szCs w:val="22"/>
          <w:rtl w:val="0"/>
        </w:rPr>
        <w:t xml:space="preserve"> There are no consequences for other Sessions.</w:t>
      </w:r>
    </w:p>
    <w:p w:rsidR="00000000" w:rsidDel="00000000" w:rsidP="00000000" w:rsidRDefault="00000000" w:rsidRPr="00000000" w14:paraId="000009E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09E8">
      <w:pPr>
        <w:pStyle w:val="Heading3"/>
        <w:ind w:left="0" w:firstLine="0"/>
        <w:rPr/>
      </w:pPr>
      <w:bookmarkStart w:colFirst="0" w:colLast="0" w:name="_heading=h.j0ufrffgt029" w:id="299"/>
      <w:bookmarkEnd w:id="299"/>
      <w:r w:rsidDel="00000000" w:rsidR="00000000" w:rsidRPr="00000000">
        <w:rPr>
          <w:rtl w:val="0"/>
        </w:rPr>
        <w:t xml:space="preserve">4.12.2 Other errors</w:t>
      </w:r>
    </w:p>
    <w:p w:rsidR="00000000" w:rsidDel="00000000" w:rsidP="00000000" w:rsidRDefault="00000000" w:rsidRPr="00000000" w14:paraId="000009E9">
      <w:pPr>
        <w:spacing w:after="240" w:before="240" w:line="276" w:lineRule="auto"/>
        <w:ind w:left="0" w:right="0" w:firstLine="0"/>
        <w:rPr>
          <w:sz w:val="22"/>
          <w:szCs w:val="22"/>
        </w:rPr>
      </w:pPr>
      <w:r w:rsidDel="00000000" w:rsidR="00000000" w:rsidRPr="00000000">
        <w:rPr>
          <w:sz w:val="22"/>
          <w:szCs w:val="22"/>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09EA">
      <w:pPr>
        <w:spacing w:after="240" w:before="240" w:line="276" w:lineRule="auto"/>
        <w:ind w:left="0" w:right="0" w:firstLine="0"/>
        <w:rPr>
          <w:sz w:val="22"/>
          <w:szCs w:val="22"/>
        </w:rPr>
      </w:pPr>
      <w:r w:rsidDel="00000000" w:rsidR="00000000" w:rsidRPr="00000000">
        <w:rPr>
          <w:sz w:val="22"/>
          <w:szCs w:val="22"/>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09EB">
      <w:pPr>
        <w:spacing w:after="240" w:before="240" w:line="276" w:lineRule="auto"/>
        <w:ind w:left="0" w:right="0" w:firstLine="0"/>
        <w:rPr>
          <w:sz w:val="22"/>
          <w:szCs w:val="22"/>
        </w:rPr>
      </w:pPr>
      <w:r w:rsidDel="00000000" w:rsidR="00000000" w:rsidRPr="00000000">
        <w:rPr>
          <w:sz w:val="22"/>
          <w:szCs w:val="22"/>
          <w:highlight w:val="yellow"/>
          <w:rtl w:val="0"/>
        </w:rPr>
        <w:t xml:space="preserve">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and DISCONNECT packets allow a Reason Code of 0x80 or greater to indicate that the Virtual Connection will be delete</w:t>
      </w:r>
      <w:r w:rsidDel="00000000" w:rsidR="00000000" w:rsidRPr="00000000">
        <w:rPr>
          <w:sz w:val="22"/>
          <w:szCs w:val="22"/>
          <w:highlight w:val="yellow"/>
          <w:rtl w:val="0"/>
        </w:rPr>
        <w:t xml:space="preserve">d</w:t>
      </w:r>
      <w:r w:rsidDel="00000000" w:rsidR="00000000" w:rsidRPr="00000000">
        <w:rPr>
          <w:sz w:val="22"/>
          <w:szCs w:val="22"/>
          <w:highlight w:val="yellow"/>
          <w:rtl w:val="0"/>
        </w:rPr>
        <w:t xml:space="preserve">. If a Reason Code of 0x80 or greater is specified, then the Virtual Connection MUST be delete</w:t>
      </w:r>
      <w:r w:rsidDel="00000000" w:rsidR="00000000" w:rsidRPr="00000000">
        <w:rPr>
          <w:sz w:val="22"/>
          <w:szCs w:val="22"/>
          <w:highlight w:val="yellow"/>
          <w:rtl w:val="0"/>
        </w:rPr>
        <w:t xml:space="preserve">d </w:t>
      </w:r>
      <w:r w:rsidDel="00000000" w:rsidR="00000000" w:rsidRPr="00000000">
        <w:rPr>
          <w:sz w:val="22"/>
          <w:szCs w:val="22"/>
          <w:highlight w:val="yellow"/>
          <w:rtl w:val="0"/>
        </w:rPr>
        <w:t xml:space="preserve">whether or not the </w:t>
      </w:r>
      <w:r w:rsidDel="00000000" w:rsidR="00000000" w:rsidRPr="00000000">
        <w:rPr>
          <w:sz w:val="22"/>
          <w:szCs w:val="22"/>
          <w:highlight w:val="yellow"/>
          <w:rtl w:val="0"/>
        </w:rPr>
        <w:t xml:space="preserve">CONNACK</w:t>
      </w:r>
      <w:r w:rsidDel="00000000" w:rsidR="00000000" w:rsidRPr="00000000">
        <w:rPr>
          <w:sz w:val="22"/>
          <w:szCs w:val="22"/>
          <w:highlight w:val="yellow"/>
          <w:rtl w:val="0"/>
        </w:rPr>
        <w:t xml:space="preserve"> or DISCONNECT is sent</w:t>
      </w:r>
      <w:r w:rsidDel="00000000" w:rsidR="00000000" w:rsidRPr="00000000">
        <w:rPr>
          <w:sz w:val="22"/>
          <w:szCs w:val="22"/>
          <w:rtl w:val="0"/>
        </w:rPr>
        <w:t xml:space="preserve"> </w:t>
      </w:r>
      <w:r w:rsidDel="00000000" w:rsidR="00000000" w:rsidRPr="00000000">
        <w:rPr>
          <w:color w:val="ff0000"/>
          <w:sz w:val="22"/>
          <w:szCs w:val="22"/>
          <w:rtl w:val="0"/>
        </w:rPr>
        <w:t xml:space="preserve">[MQTT-4.13.2-1]</w:t>
      </w:r>
      <w:r w:rsidDel="00000000" w:rsidR="00000000" w:rsidRPr="00000000">
        <w:rPr>
          <w:sz w:val="22"/>
          <w:szCs w:val="22"/>
          <w:rtl w:val="0"/>
        </w:rPr>
        <w:t xml:space="preserve">. Sending one of these Reason Codes has no consequences for any other Session.</w:t>
      </w:r>
    </w:p>
    <w:p w:rsidR="00000000" w:rsidDel="00000000" w:rsidP="00000000" w:rsidRDefault="00000000" w:rsidRPr="00000000" w14:paraId="000009EC">
      <w:pPr>
        <w:spacing w:after="240" w:before="240" w:line="276" w:lineRule="auto"/>
        <w:ind w:left="0" w:right="0" w:firstLine="0"/>
        <w:rPr>
          <w:sz w:val="22"/>
          <w:szCs w:val="22"/>
        </w:rPr>
      </w:pPr>
      <w:r w:rsidDel="00000000" w:rsidR="00000000" w:rsidRPr="00000000">
        <w:rPr>
          <w:sz w:val="22"/>
          <w:szCs w:val="22"/>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09ED">
      <w:pPr>
        <w:spacing w:after="240" w:before="240" w:line="276" w:lineRule="auto"/>
        <w:ind w:left="0" w:right="0" w:firstLine="0"/>
        <w:rPr>
          <w:sz w:val="22"/>
          <w:szCs w:val="22"/>
        </w:rPr>
      </w:pPr>
      <w:r w:rsidDel="00000000" w:rsidR="00000000" w:rsidRPr="00000000">
        <w:rPr>
          <w:sz w:val="22"/>
          <w:szCs w:val="22"/>
          <w:rtl w:val="0"/>
        </w:rPr>
        <w:t xml:space="preserve">Refer to </w:t>
      </w:r>
      <w:hyperlink w:anchor="_heading=h.wh4qb21u9cfo">
        <w:r w:rsidDel="00000000" w:rsidR="00000000" w:rsidRPr="00000000">
          <w:rPr>
            <w:color w:val="1155cc"/>
            <w:sz w:val="22"/>
            <w:szCs w:val="22"/>
            <w:u w:val="single"/>
            <w:rtl w:val="0"/>
          </w:rPr>
          <w:t xml:space="preserve">5.4.9 Handling of Disallowed Unicode code points</w:t>
        </w:r>
      </w:hyperlink>
      <w:r w:rsidDel="00000000" w:rsidR="00000000" w:rsidRPr="00000000">
        <w:rPr>
          <w:sz w:val="22"/>
          <w:szCs w:val="22"/>
          <w:rtl w:val="0"/>
        </w:rPr>
        <w:t xml:space="preserve"> for information about handling Disallowed Unicode code points.</w:t>
      </w:r>
    </w:p>
    <w:p w:rsidR="00000000" w:rsidDel="00000000" w:rsidP="00000000" w:rsidRDefault="00000000" w:rsidRPr="00000000" w14:paraId="000009EE">
      <w:pPr>
        <w:pStyle w:val="Heading2"/>
        <w:ind w:left="0" w:firstLine="0"/>
        <w:rPr>
          <w:rFonts w:ascii="Arial" w:cs="Arial" w:eastAsia="Arial" w:hAnsi="Arial"/>
        </w:rPr>
      </w:pPr>
      <w:bookmarkStart w:colFirst="0" w:colLast="0" w:name="_heading=h.ly7c1y" w:id="300"/>
      <w:bookmarkEnd w:id="300"/>
      <w:r w:rsidDel="00000000" w:rsidR="00000000" w:rsidRPr="00000000">
        <w:rPr>
          <w:rFonts w:ascii="Arial" w:cs="Arial" w:eastAsia="Arial" w:hAnsi="Arial"/>
          <w:rtl w:val="0"/>
        </w:rPr>
        <w:t xml:space="preserve">4.13 Retained Messages</w:t>
      </w:r>
    </w:p>
    <w:p w:rsidR="00000000" w:rsidDel="00000000" w:rsidP="00000000" w:rsidRDefault="00000000" w:rsidRPr="00000000" w14:paraId="000009EF">
      <w:pPr>
        <w:spacing w:after="24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[MQTT-SN-4.26-1]</w:t>
      </w:r>
      <w:r w:rsidDel="00000000" w:rsidR="00000000" w:rsidRPr="00000000">
        <w:rPr>
          <w:rFonts w:ascii="Arial" w:cs="Arial" w:eastAsia="Arial" w:hAnsi="Arial"/>
          <w:sz w:val="22"/>
          <w:szCs w:val="22"/>
          <w:rtl w:val="0"/>
        </w:rPr>
        <w:t xml:space="preserve">, so that it can be delivered to future subscribers whose subscriptions match its Topic Name. </w:t>
      </w:r>
      <w:r w:rsidDel="00000000" w:rsidR="00000000" w:rsidRPr="00000000">
        <w:rPr>
          <w:rFonts w:ascii="Arial" w:cs="Arial" w:eastAsia="Arial" w:hAnsi="Arial"/>
          <w:sz w:val="22"/>
          <w:szCs w:val="22"/>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[MQTT-SN-4.26-2]</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sz w:val="22"/>
          <w:szCs w:val="22"/>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[MQTT-SN-4.26-3]</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0">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[MQTT-SN-4.26-4]</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1">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09F2">
      <w:pPr>
        <w:numPr>
          <w:ilvl w:val="0"/>
          <w:numId w:val="74"/>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[MQTT-SN-4.26-5]</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3">
      <w:pPr>
        <w:numPr>
          <w:ilvl w:val="0"/>
          <w:numId w:val="74"/>
        </w:numPr>
        <w:spacing w:after="0" w:afterAutospacing="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[MQTT-SN-4.26-6]</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4">
      <w:pPr>
        <w:numPr>
          <w:ilvl w:val="0"/>
          <w:numId w:val="74"/>
        </w:numPr>
        <w:spacing w:after="240" w:before="0" w:beforeAutospacing="0" w:line="276" w:lineRule="auto"/>
        <w:ind w:left="720" w:right="0" w:hanging="360"/>
        <w:rPr>
          <w:b w:val="0"/>
          <w:color w:val="172b4d"/>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Arial" w:cs="Arial" w:eastAsia="Arial" w:hAnsi="Arial"/>
          <w:sz w:val="22"/>
          <w:szCs w:val="22"/>
          <w:highlight w:val="yellow"/>
          <w:rtl w:val="0"/>
        </w:rPr>
        <w:t xml:space="preserve">If Retain Handling is set to 2, the Server MUST NOT send the retained messages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[MQTT-SN-4.26-7]</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5">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F6">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09F7">
      <w:pPr>
        <w:spacing w:after="240" w:before="24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sz w:val="22"/>
            <w:szCs w:val="22"/>
            <w:u w:val="single"/>
            <w:rtl w:val="0"/>
          </w:rPr>
          <w:t xml:space="preserve">3.10.2 SUBSCRIBE Flags</w:t>
        </w:r>
      </w:hyperlink>
      <w:r w:rsidDel="00000000" w:rsidR="00000000" w:rsidRPr="00000000">
        <w:rPr>
          <w:rFonts w:ascii="Arial" w:cs="Arial" w:eastAsia="Arial" w:hAnsi="Arial"/>
          <w:sz w:val="22"/>
          <w:szCs w:val="22"/>
          <w:rtl w:val="0"/>
        </w:rPr>
        <w:t xml:space="preserve"> for a definition of the Subscription Flags.</w:t>
      </w:r>
    </w:p>
    <w:p w:rsidR="00000000" w:rsidDel="00000000" w:rsidP="00000000" w:rsidRDefault="00000000" w:rsidRPr="00000000" w14:paraId="000009F8">
      <w:pPr>
        <w:numPr>
          <w:ilvl w:val="0"/>
          <w:numId w:val="59"/>
        </w:numPr>
        <w:spacing w:after="0" w:afterAutospacing="0" w:before="24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[MQTT-SN-4.26-8]</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9">
      <w:pPr>
        <w:numPr>
          <w:ilvl w:val="0"/>
          <w:numId w:val="59"/>
        </w:numPr>
        <w:spacing w:after="240" w:before="0" w:beforeAutospacing="0" w:line="276" w:lineRule="auto"/>
        <w:ind w:left="720" w:right="0" w:hanging="360"/>
        <w:rPr>
          <w:b w:val="0"/>
          <w:color w:val="172b4d"/>
          <w:sz w:val="22"/>
          <w:szCs w:val="22"/>
        </w:rPr>
      </w:pPr>
      <w:r w:rsidDel="00000000" w:rsidR="00000000" w:rsidRPr="00000000">
        <w:rPr>
          <w:rFonts w:ascii="Arial" w:cs="Arial" w:eastAsia="Arial" w:hAnsi="Arial"/>
          <w:sz w:val="22"/>
          <w:szCs w:val="22"/>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color w:val="ff0000"/>
          <w:sz w:val="22"/>
          <w:szCs w:val="22"/>
          <w:rtl w:val="0"/>
        </w:rPr>
        <w:t xml:space="preserve">[MQTT-SN-4.26-9]</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9FA">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B">
      <w:pPr>
        <w:spacing w:line="276" w:lineRule="auto"/>
        <w:ind w:left="705" w:firstLine="15"/>
        <w:rPr>
          <w:rFonts w:ascii="Arial" w:cs="Arial" w:eastAsia="Arial" w:hAnsi="Arial"/>
          <w:sz w:val="22"/>
          <w:szCs w:val="22"/>
        </w:rPr>
      </w:pPr>
      <w:r w:rsidDel="00000000" w:rsidR="00000000" w:rsidRPr="00000000">
        <w:rPr>
          <w:rFonts w:ascii="Arial" w:cs="Arial" w:eastAsia="Arial" w:hAnsi="Arial"/>
          <w:sz w:val="22"/>
          <w:szCs w:val="22"/>
          <w:rtl w:val="0"/>
        </w:rPr>
        <w:t xml:space="preserve">Retained messages are useful where publishers send state messages on an irregular basis. A new subscriber will receive the most recent state.</w:t>
      </w:r>
    </w:p>
    <w:p w:rsidR="00000000" w:rsidDel="00000000" w:rsidP="00000000" w:rsidRDefault="00000000" w:rsidRPr="00000000" w14:paraId="000009FC">
      <w:pPr>
        <w:spacing w:after="240" w:before="240" w:line="276" w:lineRule="auto"/>
        <w:ind w:left="720" w:right="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9FD">
      <w:pPr>
        <w:spacing w:line="276" w:lineRule="auto"/>
        <w:ind w:left="705" w:firstLine="15"/>
        <w:rPr>
          <w:rFonts w:ascii="Arial" w:cs="Arial" w:eastAsia="Arial" w:hAnsi="Arial"/>
        </w:rPr>
      </w:pPr>
      <w:r w:rsidDel="00000000" w:rsidR="00000000" w:rsidRPr="00000000">
        <w:rPr>
          <w:rFonts w:ascii="Arial" w:cs="Arial" w:eastAsia="Arial" w:hAnsi="Arial"/>
          <w:sz w:val="22"/>
          <w:szCs w:val="22"/>
          <w:rtl w:val="0"/>
        </w:rPr>
        <w:t xml:space="preserve">As in MQTT 3.1.1 there is no notion of message expiry in MQTT-SN, including expiry of Retained Messages. It is an administrative decision under what conditions to remove Retained Messages, if at all. They should be kept long enough to support the expectations of the applications that will use the Server, at a minimum. </w:t>
      </w:r>
      <w:r w:rsidDel="00000000" w:rsidR="00000000" w:rsidRPr="00000000">
        <w:br w:type="page"/>
      </w:r>
      <w:r w:rsidDel="00000000" w:rsidR="00000000" w:rsidRPr="00000000">
        <w:rPr>
          <w:rtl w:val="0"/>
        </w:rPr>
      </w:r>
    </w:p>
    <w:p w:rsidR="00000000" w:rsidDel="00000000" w:rsidP="00000000" w:rsidRDefault="00000000" w:rsidRPr="00000000" w14:paraId="000009FE">
      <w:pPr>
        <w:pStyle w:val="Heading2"/>
        <w:keepLines w:val="1"/>
        <w:spacing w:after="64" w:before="0" w:line="259" w:lineRule="auto"/>
        <w:ind w:left="0" w:firstLine="0"/>
        <w:rPr>
          <w:rFonts w:ascii="Arial" w:cs="Arial" w:eastAsia="Arial" w:hAnsi="Arial"/>
        </w:rPr>
      </w:pPr>
      <w:bookmarkStart w:colFirst="0" w:colLast="0" w:name="_heading=h.3mj2wkv" w:id="301"/>
      <w:bookmarkEnd w:id="301"/>
      <w:r w:rsidDel="00000000" w:rsidR="00000000" w:rsidRPr="00000000">
        <w:rPr>
          <w:rFonts w:ascii="Arial" w:cs="Arial" w:eastAsia="Arial" w:hAnsi="Arial"/>
          <w:rtl w:val="0"/>
        </w:rPr>
        <w:t xml:space="preserve">4.14 Client states</w:t>
      </w:r>
    </w:p>
    <w:p w:rsidR="00000000" w:rsidDel="00000000" w:rsidP="00000000" w:rsidRDefault="00000000" w:rsidRPr="00000000" w14:paraId="000009F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At any time, a Client will be in one of the following</w:t>
      </w:r>
      <w:r w:rsidDel="00000000" w:rsidR="00000000" w:rsidRPr="00000000">
        <w:rPr>
          <w:rFonts w:ascii="Arial" w:cs="Arial" w:eastAsia="Arial" w:hAnsi="Arial"/>
          <w:b w:val="1"/>
          <w:sz w:val="22"/>
          <w:szCs w:val="22"/>
          <w:rtl w:val="0"/>
        </w:rPr>
        <w:t xml:space="preserve"> </w:t>
      </w:r>
      <w:r w:rsidDel="00000000" w:rsidR="00000000" w:rsidRPr="00000000">
        <w:rPr>
          <w:rFonts w:ascii="Arial" w:cs="Arial" w:eastAsia="Arial" w:hAnsi="Arial"/>
          <w:sz w:val="22"/>
          <w:szCs w:val="22"/>
          <w:rtl w:val="0"/>
        </w:rPr>
        <w:t xml:space="preserve">states</w:t>
      </w:r>
      <w:r w:rsidDel="00000000" w:rsidR="00000000" w:rsidRPr="00000000">
        <w:rPr>
          <w:rFonts w:ascii="Arial" w:cs="Arial" w:eastAsia="Arial" w:hAnsi="Arial"/>
          <w:sz w:val="22"/>
          <w:szCs w:val="22"/>
          <w:rtl w:val="0"/>
        </w:rPr>
        <w:t xml:space="preserve"> from the perspective of the Gateway:</w:t>
      </w:r>
    </w:p>
    <w:p w:rsidR="00000000" w:rsidDel="00000000" w:rsidP="00000000" w:rsidRDefault="00000000" w:rsidRPr="00000000" w14:paraId="00000A00">
      <w:pPr>
        <w:spacing w:after="0" w:before="0" w:lineRule="auto"/>
        <w:rPr>
          <w:rFonts w:ascii="Arial" w:cs="Arial" w:eastAsia="Arial" w:hAnsi="Arial"/>
        </w:rPr>
      </w:pPr>
      <w:r w:rsidDel="00000000" w:rsidR="00000000" w:rsidRPr="00000000">
        <w:rPr>
          <w:i w:val="1"/>
          <w:sz w:val="19"/>
          <w:szCs w:val="19"/>
          <w:rtl w:val="0"/>
        </w:rPr>
        <w:t xml:space="preserve">Figure 4-7 – Client States</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5"/>
        <w:gridCol w:w="5565"/>
        <w:gridCol w:w="1980"/>
        <w:tblGridChange w:id="0">
          <w:tblGrid>
            <w:gridCol w:w="1815"/>
            <w:gridCol w:w="5565"/>
            <w:gridCol w:w="1980"/>
          </w:tblGrid>
        </w:tblGridChange>
      </w:tblGrid>
      <w:tr>
        <w:trPr>
          <w:cantSplit w:val="0"/>
          <w:tblHeader w:val="0"/>
        </w:trPr>
        <w:tc>
          <w:tcPr>
            <w:shd w:fill="cfe2f3" w:val="clear"/>
          </w:tcPr>
          <w:p w:rsidR="00000000" w:rsidDel="00000000" w:rsidP="00000000" w:rsidRDefault="00000000" w:rsidRPr="00000000" w14:paraId="00000A01">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w:t>
            </w:r>
          </w:p>
        </w:tc>
        <w:tc>
          <w:tcPr>
            <w:shd w:fill="cfe2f3" w:val="clear"/>
          </w:tcPr>
          <w:p w:rsidR="00000000" w:rsidDel="00000000" w:rsidP="00000000" w:rsidRDefault="00000000" w:rsidRPr="00000000" w14:paraId="00000A02">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State Description</w:t>
            </w:r>
          </w:p>
        </w:tc>
        <w:tc>
          <w:tcPr>
            <w:shd w:fill="cfe2f3" w:val="clear"/>
          </w:tcPr>
          <w:p w:rsidR="00000000" w:rsidDel="00000000" w:rsidP="00000000" w:rsidRDefault="00000000" w:rsidRPr="00000000" w14:paraId="00000A03">
            <w:pPr>
              <w:jc w:val="center"/>
              <w:rPr>
                <w:rFonts w:ascii="Arial" w:cs="Arial" w:eastAsia="Arial" w:hAnsi="Arial"/>
                <w:b w:val="1"/>
                <w:shd w:fill="cfe2f3" w:val="clear"/>
              </w:rPr>
            </w:pPr>
            <w:r w:rsidDel="00000000" w:rsidR="00000000" w:rsidRPr="00000000">
              <w:rPr>
                <w:rFonts w:ascii="Arial" w:cs="Arial" w:eastAsia="Arial" w:hAnsi="Arial"/>
                <w:b w:val="1"/>
                <w:shd w:fill="cfe2f3" w:val="clear"/>
                <w:rtl w:val="0"/>
              </w:rPr>
              <w:t xml:space="preserve">Possible Transitions</w:t>
            </w:r>
          </w:p>
        </w:tc>
      </w:tr>
      <w:tr>
        <w:trPr>
          <w:cantSplit w:val="0"/>
          <w:tblHeader w:val="0"/>
        </w:trPr>
        <w:tc>
          <w:tcPr>
            <w:shd w:fill="d9d9d9" w:val="clear"/>
          </w:tcPr>
          <w:p w:rsidR="00000000" w:rsidDel="00000000" w:rsidP="00000000" w:rsidRDefault="00000000" w:rsidRPr="00000000" w14:paraId="00000A04">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None</w:t>
            </w:r>
          </w:p>
        </w:tc>
        <w:tc>
          <w:tcPr/>
          <w:p w:rsidR="00000000" w:rsidDel="00000000" w:rsidP="00000000" w:rsidRDefault="00000000" w:rsidRPr="00000000" w14:paraId="00000A05">
            <w:pPr>
              <w:rPr>
                <w:rFonts w:ascii="Arial" w:cs="Arial" w:eastAsia="Arial" w:hAnsi="Arial"/>
              </w:rPr>
            </w:pPr>
            <w:r w:rsidDel="00000000" w:rsidR="00000000" w:rsidRPr="00000000">
              <w:rPr>
                <w:rFonts w:ascii="Arial" w:cs="Arial" w:eastAsia="Arial" w:hAnsi="Arial"/>
                <w:rtl w:val="0"/>
              </w:rPr>
              <w:t xml:space="preserve">The Client is unknown to the Gateway. There is no Session State nor Virtual Connection.</w:t>
            </w:r>
          </w:p>
          <w:p w:rsidR="00000000" w:rsidDel="00000000" w:rsidP="00000000" w:rsidRDefault="00000000" w:rsidRPr="00000000" w14:paraId="00000A06">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w:t>
            </w:r>
            <w:r w:rsidDel="00000000" w:rsidR="00000000" w:rsidRPr="00000000">
              <w:rPr>
                <w:rtl w:val="0"/>
              </w:rPr>
            </w:r>
          </w:p>
        </w:tc>
        <w:tc>
          <w:tcPr/>
          <w:p w:rsidR="00000000" w:rsidDel="00000000" w:rsidP="00000000" w:rsidRDefault="00000000" w:rsidRPr="00000000" w14:paraId="00000A07">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0A08">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Disconnected</w:t>
            </w:r>
          </w:p>
        </w:tc>
        <w:tc>
          <w:tcPr/>
          <w:p w:rsidR="00000000" w:rsidDel="00000000" w:rsidP="00000000" w:rsidRDefault="00000000" w:rsidRPr="00000000" w14:paraId="00000A09">
            <w:pPr>
              <w:rPr>
                <w:rFonts w:ascii="Arial" w:cs="Arial" w:eastAsia="Arial" w:hAnsi="Arial"/>
                <w:b w:val="1"/>
              </w:rPr>
            </w:pPr>
            <w:r w:rsidDel="00000000" w:rsidR="00000000" w:rsidRPr="00000000">
              <w:rPr>
                <w:rFonts w:ascii="Arial" w:cs="Arial" w:eastAsia="Arial" w:hAnsi="Arial"/>
                <w:rtl w:val="0"/>
              </w:rPr>
              <w:t xml:space="preserve">The Client is considered offline and not able to receive packets until it has re-established a session with the Gateway by way of a CONNECT. The Gateway has Session state for this Client, but there is no Virtual Connection.</w:t>
            </w:r>
            <w:r w:rsidDel="00000000" w:rsidR="00000000" w:rsidRPr="00000000">
              <w:rPr>
                <w:rtl w:val="0"/>
              </w:rPr>
            </w:r>
          </w:p>
          <w:p w:rsidR="00000000" w:rsidDel="00000000" w:rsidP="00000000" w:rsidRDefault="00000000" w:rsidRPr="00000000" w14:paraId="00000A0A">
            <w:pPr>
              <w:rPr>
                <w:rFonts w:ascii="Arial" w:cs="Arial" w:eastAsia="Arial" w:hAnsi="Arial"/>
                <w:b w:val="1"/>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with a CONNECT, or to </w:t>
            </w:r>
            <w:r w:rsidDel="00000000" w:rsidR="00000000" w:rsidRPr="00000000">
              <w:rPr>
                <w:rFonts w:ascii="Arial" w:cs="Arial" w:eastAsia="Arial" w:hAnsi="Arial"/>
                <w:b w:val="1"/>
                <w:rtl w:val="0"/>
              </w:rPr>
              <w:t xml:space="preserve">None</w:t>
            </w:r>
            <w:r w:rsidDel="00000000" w:rsidR="00000000" w:rsidRPr="00000000">
              <w:rPr>
                <w:rFonts w:ascii="Arial" w:cs="Arial" w:eastAsia="Arial" w:hAnsi="Arial"/>
                <w:rtl w:val="0"/>
              </w:rPr>
              <w:t xml:space="preserve"> on Session expiry.</w:t>
            </w:r>
            <w:r w:rsidDel="00000000" w:rsidR="00000000" w:rsidRPr="00000000">
              <w:rPr>
                <w:rtl w:val="0"/>
              </w:rPr>
            </w:r>
          </w:p>
        </w:tc>
        <w:tc>
          <w:tcPr/>
          <w:p w:rsidR="00000000" w:rsidDel="00000000" w:rsidP="00000000" w:rsidRDefault="00000000" w:rsidRPr="00000000" w14:paraId="00000A0B">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0C">
            <w:pPr>
              <w:rPr>
                <w:rFonts w:ascii="Arial" w:cs="Arial" w:eastAsia="Arial" w:hAnsi="Arial"/>
                <w:b w:val="1"/>
              </w:rPr>
            </w:pPr>
            <w:r w:rsidDel="00000000" w:rsidR="00000000" w:rsidRPr="00000000">
              <w:rPr>
                <w:rFonts w:ascii="Arial" w:cs="Arial" w:eastAsia="Arial" w:hAnsi="Arial"/>
                <w:b w:val="1"/>
                <w:rtl w:val="0"/>
              </w:rPr>
              <w:t xml:space="preserve">None</w:t>
            </w:r>
          </w:p>
        </w:tc>
      </w:tr>
      <w:tr>
        <w:trPr>
          <w:cantSplit w:val="0"/>
          <w:tblHeader w:val="0"/>
        </w:trPr>
        <w:tc>
          <w:tcPr>
            <w:shd w:fill="d9d9d9" w:val="clear"/>
          </w:tcPr>
          <w:p w:rsidR="00000000" w:rsidDel="00000000" w:rsidP="00000000" w:rsidRDefault="00000000" w:rsidRPr="00000000" w14:paraId="00000A0D">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Active</w:t>
            </w:r>
          </w:p>
        </w:tc>
        <w:tc>
          <w:tcPr/>
          <w:p w:rsidR="00000000" w:rsidDel="00000000" w:rsidP="00000000" w:rsidRDefault="00000000" w:rsidRPr="00000000" w14:paraId="00000A0E">
            <w:pPr>
              <w:rPr>
                <w:rFonts w:ascii="Arial" w:cs="Arial" w:eastAsia="Arial" w:hAnsi="Arial"/>
              </w:rPr>
            </w:pPr>
            <w:r w:rsidDel="00000000" w:rsidR="00000000" w:rsidRPr="00000000">
              <w:rPr>
                <w:rFonts w:ascii="Arial" w:cs="Arial" w:eastAsia="Arial" w:hAnsi="Arial"/>
                <w:rtl w:val="0"/>
              </w:rPr>
              <w:t xml:space="preserve">The Client is actively engaged in the Session. A Virtual Connection exists. It should be able to send and receive packets. Its state is supervised by the Gateway with the associated Keep Alive timer.</w:t>
            </w:r>
          </w:p>
          <w:p w:rsidR="00000000" w:rsidDel="00000000" w:rsidP="00000000" w:rsidRDefault="00000000" w:rsidRPr="00000000" w14:paraId="00000A0F">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a SLEEPREQ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a DISCONNECT, Keep Alive timeout or Retry timeout</w:t>
            </w:r>
            <w:r w:rsidDel="00000000" w:rsidR="00000000" w:rsidRPr="00000000">
              <w:rPr>
                <w:rFonts w:ascii="Arial" w:cs="Arial" w:eastAsia="Arial" w:hAnsi="Arial"/>
                <w:b w:val="1"/>
                <w:rtl w:val="0"/>
              </w:rPr>
              <w:t xml:space="preserve">.</w:t>
            </w:r>
            <w:r w:rsidDel="00000000" w:rsidR="00000000" w:rsidRPr="00000000">
              <w:rPr>
                <w:rtl w:val="0"/>
              </w:rPr>
            </w:r>
          </w:p>
        </w:tc>
        <w:tc>
          <w:tcPr/>
          <w:p w:rsidR="00000000" w:rsidDel="00000000" w:rsidP="00000000" w:rsidRDefault="00000000" w:rsidRPr="00000000" w14:paraId="00000A10">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11">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12">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Asleep</w:t>
            </w:r>
            <w:r w:rsidDel="00000000" w:rsidR="00000000" w:rsidRPr="00000000">
              <w:rPr>
                <w:rtl w:val="0"/>
              </w:rPr>
            </w:r>
          </w:p>
        </w:tc>
        <w:tc>
          <w:tcPr/>
          <w:p w:rsidR="00000000" w:rsidDel="00000000" w:rsidP="00000000" w:rsidRDefault="00000000" w:rsidRPr="00000000" w14:paraId="00000A13">
            <w:pPr>
              <w:rPr>
                <w:rFonts w:ascii="Arial" w:cs="Arial" w:eastAsia="Arial" w:hAnsi="Arial"/>
              </w:rPr>
            </w:pPr>
            <w:r w:rsidDel="00000000" w:rsidR="00000000" w:rsidRPr="00000000">
              <w:rPr>
                <w:rFonts w:ascii="Arial" w:cs="Arial" w:eastAsia="Arial" w:hAnsi="Arial"/>
                <w:rtl w:val="0"/>
              </w:rPr>
              <w:t xml:space="preserve">The Client is engaged in an ongoing Session, and a Virtual Connection exists. The Client cannot receive packets; it can send packets. The Gateway should not expect a response from the client in this state until further packets are received from the client. </w:t>
            </w:r>
          </w:p>
          <w:p w:rsidR="00000000" w:rsidDel="00000000" w:rsidP="00000000" w:rsidRDefault="00000000" w:rsidRPr="00000000" w14:paraId="00000A14">
            <w:pPr>
              <w:rPr>
                <w:rFonts w:ascii="Arial" w:cs="Arial" w:eastAsia="Arial" w:hAnsi="Arial"/>
              </w:rPr>
            </w:pPr>
            <w:r w:rsidDel="00000000" w:rsidR="00000000" w:rsidRPr="00000000">
              <w:rPr>
                <w:rFonts w:ascii="Arial" w:cs="Arial" w:eastAsia="Arial" w:hAnsi="Arial"/>
                <w:rtl w:val="0"/>
              </w:rPr>
              <w:t xml:space="preserve">A Client may transition from here to </w:t>
            </w:r>
            <w:r w:rsidDel="00000000" w:rsidR="00000000" w:rsidRPr="00000000">
              <w:rPr>
                <w:rFonts w:ascii="Arial" w:cs="Arial" w:eastAsia="Arial" w:hAnsi="Arial"/>
                <w:b w:val="1"/>
                <w:rtl w:val="0"/>
              </w:rPr>
              <w:t xml:space="preserve">Awake </w:t>
            </w:r>
            <w:r w:rsidDel="00000000" w:rsidR="00000000" w:rsidRPr="00000000">
              <w:rPr>
                <w:rFonts w:ascii="Arial" w:cs="Arial" w:eastAsia="Arial" w:hAnsi="Arial"/>
                <w:rtl w:val="0"/>
              </w:rPr>
              <w:t xml:space="preserve">(by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Sleep timeout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w:t>
            </w:r>
          </w:p>
          <w:p w:rsidR="00000000" w:rsidDel="00000000" w:rsidP="00000000" w:rsidRDefault="00000000" w:rsidRPr="00000000" w14:paraId="00000A15">
            <w:pPr>
              <w:rPr>
                <w:rFonts w:ascii="Arial" w:cs="Arial" w:eastAsia="Arial" w:hAnsi="Arial"/>
              </w:rPr>
            </w:pPr>
            <w:r w:rsidDel="00000000" w:rsidR="00000000" w:rsidRPr="00000000">
              <w:rPr>
                <w:rFonts w:ascii="Arial" w:cs="Arial" w:eastAsia="Arial" w:hAnsi="Arial"/>
                <w:rtl w:val="0"/>
              </w:rPr>
              <w:t xml:space="preserve">The Gateway may send a WAKEUP packet to the Client, as an indication that messages are waiting - it is up to the Client to act, if it is even able to notice it.</w:t>
            </w:r>
          </w:p>
        </w:tc>
        <w:tc>
          <w:tcPr/>
          <w:p w:rsidR="00000000" w:rsidDel="00000000" w:rsidP="00000000" w:rsidRDefault="00000000" w:rsidRPr="00000000" w14:paraId="00000A16">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0A17">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8">
            <w:pPr>
              <w:rPr>
                <w:rFonts w:ascii="Arial" w:cs="Arial" w:eastAsia="Arial" w:hAnsi="Arial"/>
                <w:b w:val="1"/>
              </w:rPr>
            </w:pPr>
            <w:r w:rsidDel="00000000" w:rsidR="00000000" w:rsidRPr="00000000">
              <w:rPr>
                <w:rFonts w:ascii="Arial" w:cs="Arial" w:eastAsia="Arial" w:hAnsi="Arial"/>
                <w:b w:val="1"/>
                <w:rtl w:val="0"/>
              </w:rPr>
              <w:t xml:space="preserve">Disconnected</w:t>
            </w:r>
          </w:p>
        </w:tc>
      </w:tr>
      <w:tr>
        <w:trPr>
          <w:cantSplit w:val="0"/>
          <w:tblHeader w:val="0"/>
        </w:trPr>
        <w:tc>
          <w:tcPr>
            <w:shd w:fill="d9d9d9" w:val="clear"/>
          </w:tcPr>
          <w:p w:rsidR="00000000" w:rsidDel="00000000" w:rsidP="00000000" w:rsidRDefault="00000000" w:rsidRPr="00000000" w14:paraId="00000A19">
            <w:pPr>
              <w:rPr>
                <w:rFonts w:ascii="Arial" w:cs="Arial" w:eastAsia="Arial" w:hAnsi="Arial"/>
                <w:b w:val="1"/>
                <w:shd w:fill="d9d9d9" w:val="clear"/>
              </w:rPr>
            </w:pPr>
            <w:r w:rsidDel="00000000" w:rsidR="00000000" w:rsidRPr="00000000">
              <w:rPr>
                <w:rFonts w:ascii="Arial" w:cs="Arial" w:eastAsia="Arial" w:hAnsi="Arial"/>
                <w:b w:val="1"/>
                <w:shd w:fill="d9d9d9" w:val="clear"/>
                <w:rtl w:val="0"/>
              </w:rPr>
              <w:t xml:space="preserve">Awake</w:t>
            </w:r>
          </w:p>
        </w:tc>
        <w:tc>
          <w:tcPr/>
          <w:p w:rsidR="00000000" w:rsidDel="00000000" w:rsidP="00000000" w:rsidRDefault="00000000" w:rsidRPr="00000000" w14:paraId="00000A1A">
            <w:pPr>
              <w:rPr>
                <w:rFonts w:ascii="Arial" w:cs="Arial" w:eastAsia="Arial" w:hAnsi="Arial"/>
              </w:rPr>
            </w:pPr>
            <w:r w:rsidDel="00000000" w:rsidR="00000000" w:rsidRPr="00000000">
              <w:rPr>
                <w:rFonts w:ascii="Arial" w:cs="Arial" w:eastAsia="Arial" w:hAnsi="Arial"/>
                <w:rtl w:val="0"/>
              </w:rPr>
              <w:t xml:space="preserve">The Client is </w:t>
            </w:r>
            <w:r w:rsidDel="00000000" w:rsidR="00000000" w:rsidRPr="00000000">
              <w:rPr>
                <w:rFonts w:ascii="Arial" w:cs="Arial" w:eastAsia="Arial" w:hAnsi="Arial"/>
                <w:rtl w:val="0"/>
              </w:rPr>
              <w:t xml:space="preserve">partially </w:t>
            </w:r>
            <w:r w:rsidDel="00000000" w:rsidR="00000000" w:rsidRPr="00000000">
              <w:rPr>
                <w:rFonts w:ascii="Arial" w:cs="Arial" w:eastAsia="Arial" w:hAnsi="Arial"/>
                <w:rtl w:val="0"/>
              </w:rPr>
              <w:t xml:space="preserve">engaged in an ongoing session and a Virtual Connection exists.</w:t>
            </w:r>
          </w:p>
          <w:p w:rsidR="00000000" w:rsidDel="00000000" w:rsidP="00000000" w:rsidRDefault="00000000" w:rsidRPr="00000000" w14:paraId="00000A1B">
            <w:pPr>
              <w:rPr>
                <w:rFonts w:ascii="Arial" w:cs="Arial" w:eastAsia="Arial" w:hAnsi="Arial"/>
              </w:rPr>
            </w:pPr>
            <w:r w:rsidDel="00000000" w:rsidR="00000000" w:rsidRPr="00000000">
              <w:rPr>
                <w:rFonts w:ascii="Arial" w:cs="Arial" w:eastAsia="Arial" w:hAnsi="Arial"/>
                <w:rtl w:val="0"/>
              </w:rPr>
              <w:t xml:space="preserve">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or on Keep Alive or </w:t>
            </w:r>
            <w:r w:rsidDel="00000000" w:rsidR="00000000" w:rsidRPr="00000000">
              <w:rPr>
                <w:rFonts w:ascii="Arial" w:cs="Arial" w:eastAsia="Arial" w:hAnsi="Arial"/>
                <w:rtl w:val="0"/>
              </w:rPr>
              <w:t xml:space="preserve">Retry timeout</w:t>
            </w:r>
            <w:r w:rsidDel="00000000" w:rsidR="00000000" w:rsidRPr="00000000">
              <w:rPr>
                <w:rFonts w:ascii="Arial" w:cs="Arial" w:eastAsia="Arial" w:hAnsi="Arial"/>
                <w:rtl w:val="0"/>
              </w:rPr>
              <w:t xml:space="preserve"> for the possible PUBACK, PUBREL, PUBREC, PUBCOMP or REGACK packets to be received from the Client). The Client may also move to the </w:t>
            </w:r>
            <w:r w:rsidDel="00000000" w:rsidR="00000000" w:rsidRPr="00000000">
              <w:rPr>
                <w:rFonts w:ascii="Arial" w:cs="Arial" w:eastAsia="Arial" w:hAnsi="Arial"/>
                <w:b w:val="1"/>
                <w:rtl w:val="0"/>
              </w:rPr>
              <w:t xml:space="preserve">Active </w:t>
            </w:r>
            <w:r w:rsidDel="00000000" w:rsidR="00000000" w:rsidRPr="00000000">
              <w:rPr>
                <w:rFonts w:ascii="Arial" w:cs="Arial" w:eastAsia="Arial" w:hAnsi="Arial"/>
                <w:rtl w:val="0"/>
              </w:rPr>
              <w:t xml:space="preserve">state by way of CONNECT.</w:t>
            </w:r>
          </w:p>
        </w:tc>
        <w:tc>
          <w:tcPr/>
          <w:p w:rsidR="00000000" w:rsidDel="00000000" w:rsidP="00000000" w:rsidRDefault="00000000" w:rsidRPr="00000000" w14:paraId="00000A1C">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0A1D">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0A1E">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0A1F">
            <w:pPr>
              <w:rPr>
                <w:rFonts w:ascii="Arial" w:cs="Arial" w:eastAsia="Arial" w:hAnsi="Arial"/>
                <w:b w:val="1"/>
              </w:rPr>
            </w:pPr>
            <w:r w:rsidDel="00000000" w:rsidR="00000000" w:rsidRPr="00000000">
              <w:rPr>
                <w:rtl w:val="0"/>
              </w:rPr>
            </w:r>
          </w:p>
        </w:tc>
      </w:tr>
    </w:tbl>
    <w:p w:rsidR="00000000" w:rsidDel="00000000" w:rsidP="00000000" w:rsidRDefault="00000000" w:rsidRPr="00000000" w14:paraId="00000A20">
      <w:pPr>
        <w:spacing w:line="276" w:lineRule="auto"/>
        <w:rPr>
          <w:rFonts w:ascii="Arial" w:cs="Arial" w:eastAsia="Arial" w:hAnsi="Arial"/>
          <w:b w:val="1"/>
          <w:sz w:val="22"/>
          <w:szCs w:val="22"/>
          <w:highlight w:val="yellow"/>
        </w:rPr>
      </w:pPr>
      <w:r w:rsidDel="00000000" w:rsidR="00000000" w:rsidRPr="00000000">
        <w:rPr>
          <w:rFonts w:ascii="Arial" w:cs="Arial" w:eastAsia="Arial" w:hAnsi="Arial"/>
          <w:sz w:val="22"/>
          <w:szCs w:val="22"/>
          <w:highlight w:val="yellow"/>
          <w:rtl w:val="0"/>
        </w:rPr>
        <w:t xml:space="preserve">A Gateway </w:t>
      </w:r>
      <w:r w:rsidDel="00000000" w:rsidR="00000000" w:rsidRPr="00000000">
        <w:rPr>
          <w:rFonts w:ascii="Arial" w:cs="Arial" w:eastAsia="Arial" w:hAnsi="Arial"/>
          <w:b w:val="1"/>
          <w:sz w:val="22"/>
          <w:szCs w:val="22"/>
          <w:highlight w:val="yellow"/>
          <w:rtl w:val="0"/>
        </w:rPr>
        <w:t xml:space="preserve">MUST NOT</w:t>
      </w:r>
      <w:r w:rsidDel="00000000" w:rsidR="00000000" w:rsidRPr="00000000">
        <w:rPr>
          <w:rFonts w:ascii="Arial" w:cs="Arial" w:eastAsia="Arial" w:hAnsi="Arial"/>
          <w:sz w:val="22"/>
          <w:szCs w:val="22"/>
          <w:highlight w:val="yellow"/>
          <w:rtl w:val="0"/>
        </w:rPr>
        <w:t xml:space="preserve"> attempt to send packets to a Disconnected Client</w:t>
      </w:r>
      <w:r w:rsidDel="00000000" w:rsidR="00000000" w:rsidRPr="00000000">
        <w:rPr>
          <w:rFonts w:ascii="Arial" w:cs="Arial" w:eastAsia="Arial" w:hAnsi="Arial"/>
          <w:b w:val="1"/>
          <w:sz w:val="22"/>
          <w:szCs w:val="22"/>
          <w:highlight w:val="yellow"/>
          <w:rtl w:val="0"/>
        </w:rPr>
        <w:t xml:space="preserve">. </w:t>
      </w:r>
    </w:p>
    <w:p w:rsidR="00000000" w:rsidDel="00000000" w:rsidP="00000000" w:rsidRDefault="00000000" w:rsidRPr="00000000" w14:paraId="00000A21">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Any packet except CONNECT received from a Disconnected Client MUST NOT be processed. </w:t>
      </w:r>
      <w:r w:rsidDel="00000000" w:rsidR="00000000" w:rsidRPr="00000000">
        <w:rPr>
          <w:rFonts w:ascii="Arial" w:cs="Arial" w:eastAsia="Arial" w:hAnsi="Arial"/>
          <w:sz w:val="22"/>
          <w:szCs w:val="22"/>
          <w:rtl w:val="0"/>
        </w:rPr>
        <w:t xml:space="preserve">A DISCONNECT with error should be sent in response, unless the packet received is PUBWOS.</w:t>
      </w:r>
    </w:p>
    <w:p w:rsidR="00000000" w:rsidDel="00000000" w:rsidP="00000000" w:rsidRDefault="00000000" w:rsidRPr="00000000" w14:paraId="00000A22">
      <w:pPr>
        <w:spacing w:line="276" w:lineRule="auto"/>
        <w:rPr>
          <w:rFonts w:ascii="Arial" w:cs="Arial" w:eastAsia="Arial" w:hAnsi="Arial"/>
          <w:sz w:val="22"/>
          <w:szCs w:val="22"/>
          <w:highlight w:val="yellow"/>
        </w:rPr>
      </w:pPr>
      <w:r w:rsidDel="00000000" w:rsidR="00000000" w:rsidRPr="00000000">
        <w:rPr>
          <w:rFonts w:ascii="Arial" w:cs="Arial" w:eastAsia="Arial" w:hAnsi="Arial"/>
          <w:sz w:val="22"/>
          <w:szCs w:val="22"/>
          <w:highlight w:val="yellow"/>
          <w:rtl w:val="0"/>
        </w:rPr>
        <w:t xml:space="preserve">In the Asleep state, a Client MUST only send PINGREQ, CONNECT or DISCONNECT packets to the Gateway.</w:t>
      </w:r>
    </w:p>
    <w:p w:rsidR="00000000" w:rsidDel="00000000" w:rsidP="00000000" w:rsidRDefault="00000000" w:rsidRPr="00000000" w14:paraId="00000A23">
      <w:pPr>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In the Awake state, a Client MUST not send ANY packets other than those involved in the receipt of PUBLISH packets (PUBACK, PUBREC, PUBCOMP, REGACK) or CONNECT or DISCONNECT</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24">
      <w:pPr>
        <w:rPr>
          <w:highlight w:val="yellow"/>
        </w:rPr>
      </w:pPr>
      <w:r w:rsidDel="00000000" w:rsidR="00000000" w:rsidRPr="00000000">
        <w:rPr>
          <w:highlight w:val="yellow"/>
          <w:rtl w:val="0"/>
        </w:rPr>
        <w:t xml:space="preserve">Whenever a CONNECT is received by a Gateway, any existing Virtual Connection for that Client MUST be deleted and a new one created with all CONNECT Packet processing, regardless of the state of the Client.</w:t>
      </w:r>
    </w:p>
    <w:p w:rsidR="00000000" w:rsidDel="00000000" w:rsidP="00000000" w:rsidRDefault="00000000" w:rsidRPr="00000000" w14:paraId="00000A2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Transition through these states is governed by a sequence of packets between Client and Gateway and mediated by </w:t>
      </w:r>
      <w:hyperlink w:anchor="_heading=h.qfa0p4gzzbmu">
        <w:r w:rsidDel="00000000" w:rsidR="00000000" w:rsidRPr="00000000">
          <w:rPr>
            <w:rFonts w:ascii="Arial" w:cs="Arial" w:eastAsia="Arial" w:hAnsi="Arial"/>
            <w:color w:val="1155cc"/>
            <w:sz w:val="22"/>
            <w:szCs w:val="22"/>
            <w:u w:val="single"/>
            <w:rtl w:val="0"/>
          </w:rPr>
          <w:t xml:space="preserve">timers</w:t>
        </w:r>
      </w:hyperlink>
      <w:r w:rsidDel="00000000" w:rsidR="00000000" w:rsidRPr="00000000">
        <w:rPr>
          <w:rFonts w:ascii="Arial" w:cs="Arial" w:eastAsia="Arial" w:hAnsi="Arial"/>
          <w:sz w:val="22"/>
          <w:szCs w:val="22"/>
          <w:rtl w:val="0"/>
        </w:rPr>
        <w:t xml:space="preserve"> resident on the Gateway. A Client is in the Active</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state when the Gateway receives a CONNECT packet from that Client. This state is supervised by the Gateway with the </w:t>
      </w:r>
      <w:hyperlink w:anchor="_heading=h.4ddeoix">
        <w:r w:rsidDel="00000000" w:rsidR="00000000" w:rsidRPr="00000000">
          <w:rPr>
            <w:rFonts w:ascii="Arial" w:cs="Arial" w:eastAsia="Arial" w:hAnsi="Arial"/>
            <w:color w:val="1155cc"/>
            <w:sz w:val="22"/>
            <w:szCs w:val="22"/>
            <w:u w:val="single"/>
            <w:rtl w:val="0"/>
          </w:rPr>
          <w:t xml:space="preserve">Keep Alive</w:t>
        </w:r>
      </w:hyperlink>
      <w:r w:rsidDel="00000000" w:rsidR="00000000" w:rsidRPr="00000000">
        <w:rPr>
          <w:rFonts w:ascii="Arial" w:cs="Arial" w:eastAsia="Arial" w:hAnsi="Arial"/>
          <w:sz w:val="22"/>
          <w:szCs w:val="22"/>
          <w:rtl w:val="0"/>
        </w:rPr>
        <w:t xml:space="preserve"> timer. If the </w:t>
      </w:r>
      <w:r w:rsidDel="00000000" w:rsidR="00000000" w:rsidRPr="00000000">
        <w:rPr>
          <w:rtl w:val="0"/>
        </w:rPr>
        <w:t xml:space="preserve">G</w:t>
      </w:r>
      <w:r w:rsidDel="00000000" w:rsidR="00000000" w:rsidRPr="00000000">
        <w:rPr>
          <w:rFonts w:ascii="Arial" w:cs="Arial" w:eastAsia="Arial" w:hAnsi="Arial"/>
          <w:sz w:val="22"/>
          <w:szCs w:val="22"/>
          <w:rtl w:val="0"/>
        </w:rPr>
        <w:t xml:space="preserve">ateway does not receive any packet from the Client in a defined perio</w:t>
      </w:r>
      <w:r w:rsidDel="00000000" w:rsidR="00000000" w:rsidRPr="00000000">
        <w:rPr>
          <w:rtl w:val="0"/>
        </w:rPr>
        <w:t xml:space="preserve">d, </w:t>
      </w:r>
      <w:r w:rsidDel="00000000" w:rsidR="00000000" w:rsidRPr="00000000">
        <w:rPr>
          <w:rFonts w:ascii="Arial" w:cs="Arial" w:eastAsia="Arial" w:hAnsi="Arial"/>
          <w:sz w:val="22"/>
          <w:szCs w:val="22"/>
          <w:rtl w:val="0"/>
        </w:rPr>
        <w:t xml:space="preserve">the Gateway will consider that client as Disconnected</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and delete the Virtual Connection. The Disconnected state is governed by the Session Expiry timer - on expiry the Gateway is free to remove the Client session. A Client moves into the Asleep state by issuing a SLEEPREQ packet, </w:t>
      </w:r>
      <w:sdt>
        <w:sdtPr>
          <w:tag w:val="goog_rdk_62"/>
        </w:sdtPr>
        <w:sdtContent>
          <w:commentRangeStart w:id="57"/>
        </w:sdtContent>
      </w:sdt>
      <w:r w:rsidDel="00000000" w:rsidR="00000000" w:rsidRPr="00000000">
        <w:rPr>
          <w:rFonts w:ascii="Arial" w:cs="Arial" w:eastAsia="Arial" w:hAnsi="Arial"/>
          <w:sz w:val="22"/>
          <w:szCs w:val="22"/>
          <w:rtl w:val="0"/>
        </w:rPr>
        <w:t xml:space="preserve">and confirming that request by waiting for a SLEEPRESP packet</w:t>
      </w:r>
      <w:commentRangeEnd w:id="57"/>
      <w:r w:rsidDel="00000000" w:rsidR="00000000" w:rsidRPr="00000000">
        <w:commentReference w:id="57"/>
      </w:r>
      <w:r w:rsidDel="00000000" w:rsidR="00000000" w:rsidRPr="00000000">
        <w:rPr>
          <w:rFonts w:ascii="Arial" w:cs="Arial" w:eastAsia="Arial" w:hAnsi="Arial"/>
          <w:sz w:val="22"/>
          <w:szCs w:val="22"/>
          <w:rtl w:val="0"/>
        </w:rPr>
        <w:t xml:space="preserve">. For more information on the Asleep state, refer to </w:t>
      </w:r>
      <w:hyperlink w:anchor="_heading=h.pj8yyjomhafn">
        <w:r w:rsidDel="00000000" w:rsidR="00000000" w:rsidRPr="00000000">
          <w:rPr>
            <w:color w:val="1155cc"/>
            <w:u w:val="single"/>
            <w:rtl w:val="0"/>
          </w:rPr>
          <w:t xml:space="preserve">4.14.2 Sleeping Clients</w:t>
        </w:r>
      </w:hyperlink>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A26">
      <w:pPr>
        <w:rPr/>
      </w:pPr>
      <w:r w:rsidDel="00000000" w:rsidR="00000000" w:rsidRPr="00000000">
        <w:rPr>
          <w:shd w:fill="auto" w:val="clear"/>
          <w:rtl w:val="0"/>
        </w:rPr>
        <w:t xml:space="preserve">See </w:t>
      </w:r>
      <w:hyperlink w:anchor="_heading=h.gc2bf5yxnvwt">
        <w:r w:rsidDel="00000000" w:rsidR="00000000" w:rsidRPr="00000000">
          <w:rPr>
            <w:color w:val="1155cc"/>
            <w:u w:val="single"/>
            <w:shd w:fill="auto" w:val="clear"/>
            <w:rtl w:val="0"/>
          </w:rPr>
          <w:t xml:space="preserve">C.5 Client State Diagrams</w:t>
        </w:r>
      </w:hyperlink>
      <w:r w:rsidDel="00000000" w:rsidR="00000000" w:rsidRPr="00000000">
        <w:rPr>
          <w:shd w:fill="auto" w:val="clear"/>
          <w:rtl w:val="0"/>
        </w:rPr>
        <w:t xml:space="preserve"> for informative state diagrams to help illustrate these transitions.</w:t>
      </w:r>
      <w:r w:rsidDel="00000000" w:rsidR="00000000" w:rsidRPr="00000000">
        <w:rPr>
          <w:rtl w:val="0"/>
        </w:rPr>
      </w:r>
    </w:p>
    <w:p w:rsidR="00000000" w:rsidDel="00000000" w:rsidP="00000000" w:rsidRDefault="00000000" w:rsidRPr="00000000" w14:paraId="00000A27">
      <w:pPr>
        <w:spacing w:after="0" w:line="276" w:lineRule="auto"/>
        <w:ind w:left="705"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28">
      <w:pPr>
        <w:spacing w:after="303" w:line="276" w:lineRule="auto"/>
        <w:ind w:left="70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In MQTT-SN 1.2 there existed a Lost state, which was identical to the Disconnected state, except that it was reached by a timer expiry on the Gateway rather than an explicit Disconnect request from the Client. As the Lost state was not really different from Disconnected except for the history of Client events, similar information may be kept by the Gateway, in for instance its administrative logs.</w:t>
      </w:r>
    </w:p>
    <w:p w:rsidR="00000000" w:rsidDel="00000000" w:rsidP="00000000" w:rsidRDefault="00000000" w:rsidRPr="00000000" w14:paraId="00000A29">
      <w:pPr>
        <w:pStyle w:val="Heading3"/>
        <w:ind w:left="0" w:firstLine="0"/>
        <w:rPr/>
      </w:pPr>
      <w:bookmarkStart w:colFirst="0" w:colLast="0" w:name="_heading=h.qfa0p4gzzbmu" w:id="302"/>
      <w:bookmarkEnd w:id="302"/>
      <w:r w:rsidDel="00000000" w:rsidR="00000000" w:rsidRPr="00000000">
        <w:rPr>
          <w:rtl w:val="0"/>
        </w:rPr>
        <w:t xml:space="preserve">4.14.1 Session Timers</w:t>
      </w:r>
    </w:p>
    <w:p w:rsidR="00000000" w:rsidDel="00000000" w:rsidP="00000000" w:rsidRDefault="00000000" w:rsidRPr="00000000" w14:paraId="00000A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following timers are used by Gateways, on a per Client basis, to handle Client states, and by Clients to direct their actions. In general, Clients are able to infer the Server’s view of their state by observing the Server’s response. </w:t>
      </w:r>
    </w:p>
    <w:p w:rsidR="00000000" w:rsidDel="00000000" w:rsidP="00000000" w:rsidRDefault="00000000" w:rsidRPr="00000000" w14:paraId="00000A2B">
      <w:pPr>
        <w:spacing w:after="0" w:before="0" w:line="276" w:lineRule="auto"/>
        <w:rPr/>
      </w:pPr>
      <w:r w:rsidDel="00000000" w:rsidR="00000000" w:rsidRPr="00000000">
        <w:rPr>
          <w:i w:val="1"/>
          <w:sz w:val="19"/>
          <w:szCs w:val="19"/>
          <w:rtl w:val="0"/>
        </w:rPr>
        <w:t xml:space="preserve">Figure 4-10 – Session Timers</w:t>
      </w:r>
      <w:r w:rsidDel="00000000" w:rsidR="00000000" w:rsidRPr="00000000">
        <w:rPr>
          <w:rtl w:val="0"/>
        </w:rPr>
      </w:r>
    </w:p>
    <w:sdt>
      <w:sdtPr>
        <w:lock w:val="contentLocked"/>
        <w:tag w:val="goog_rdk_63"/>
      </w:sdtPr>
      <w:sdtContent>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A2C">
                <w:pPr>
                  <w:widowControl w:val="0"/>
                  <w:spacing w:after="0" w:before="0" w:lineRule="auto"/>
                  <w:ind w:left="0" w:right="0" w:firstLine="0"/>
                  <w:jc w:val="center"/>
                  <w:rPr>
                    <w:b w:val="1"/>
                    <w:shd w:fill="cfe2f3" w:val="clear"/>
                  </w:rPr>
                </w:pPr>
                <w:r w:rsidDel="00000000" w:rsidR="00000000" w:rsidRPr="00000000">
                  <w:rPr>
                    <w:b w:val="1"/>
                    <w:shd w:fill="cfe2f3" w:val="clear"/>
                    <w:rtl w:val="0"/>
                  </w:rPr>
                  <w:t xml:space="preserve">Timer Name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State(s)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Timeout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Defined in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hd w:fill="cfe2f3" w:val="clear"/>
                  </w:rPr>
                </w:pPr>
                <w:r w:rsidDel="00000000" w:rsidR="00000000" w:rsidRPr="00000000">
                  <w:rPr>
                    <w:b w:val="1"/>
                    <w:shd w:fill="cfe2f3" w:val="clear"/>
                    <w:rtl w:val="0"/>
                  </w:rPr>
                  <w:t xml:space="preserve">Information</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1">
                <w:pPr>
                  <w:widowControl w:val="0"/>
                  <w:spacing w:after="0" w:before="0" w:lineRule="auto"/>
                  <w:ind w:left="0" w:right="0" w:firstLine="0"/>
                  <w:rPr>
                    <w:shd w:fill="d9d9d9" w:val="clear"/>
                  </w:rPr>
                </w:pPr>
                <w:r w:rsidDel="00000000" w:rsidR="00000000" w:rsidRPr="00000000">
                  <w:rPr>
                    <w:shd w:fill="d9d9d9" w:val="clear"/>
                    <w:rtl w:val="0"/>
                  </w:rPr>
                  <w:t xml:space="preserve">Keep Alive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4h042r0">
                  <w:r w:rsidDel="00000000" w:rsidR="00000000" w:rsidRPr="00000000">
                    <w:rPr>
                      <w:color w:val="1155cc"/>
                      <w:u w:val="single"/>
                      <w:rtl w:val="0"/>
                    </w:rPr>
                    <w:t xml:space="preserve">3.1.6 Keep Alive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6">
                <w:pPr>
                  <w:widowControl w:val="0"/>
                  <w:spacing w:after="0" w:before="0" w:lineRule="auto"/>
                  <w:ind w:left="0" w:right="0" w:firstLine="0"/>
                  <w:rPr>
                    <w:shd w:fill="d9d9d9" w:val="clear"/>
                  </w:rPr>
                </w:pPr>
                <w:r w:rsidDel="00000000" w:rsidR="00000000" w:rsidRPr="00000000">
                  <w:rPr>
                    <w:shd w:fill="d9d9d9" w:val="clear"/>
                    <w:rtl w:val="0"/>
                  </w:rPr>
                  <w:t xml:space="preserve">Sleep 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SLEEPREQ</w:t>
                </w:r>
              </w:p>
            </w:tc>
            <w:tc>
              <w:tcPr>
                <w:shd w:fill="auto" w:val="clear"/>
                <w:tcMar>
                  <w:top w:w="100.0" w:type="dxa"/>
                  <w:left w:w="100.0" w:type="dxa"/>
                  <w:bottom w:w="100.0" w:type="dxa"/>
                  <w:right w:w="100.0" w:type="dxa"/>
                </w:tcMar>
                <w:vAlign w:val="top"/>
              </w:tcPr>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pj8yyjomhafn">
                  <w:r w:rsidDel="00000000" w:rsidR="00000000" w:rsidRPr="00000000">
                    <w:rPr>
                      <w:color w:val="1155cc"/>
                      <w:u w:val="single"/>
                      <w:rtl w:val="0"/>
                    </w:rPr>
                    <w:t xml:space="preserve">4.14.2 Sleeping Clients</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3B">
                <w:pPr>
                  <w:widowControl w:val="0"/>
                  <w:spacing w:after="0" w:before="0" w:lineRule="auto"/>
                  <w:ind w:left="0" w:right="0" w:firstLine="0"/>
                  <w:rPr>
                    <w:shd w:fill="d9d9d9" w:val="clear"/>
                  </w:rPr>
                </w:pPr>
                <w:r w:rsidDel="00000000" w:rsidR="00000000" w:rsidRPr="00000000">
                  <w:rPr>
                    <w:shd w:fill="d9d9d9" w:val="clear"/>
                    <w:rtl w:val="0"/>
                  </w:rPr>
                  <w:t xml:space="preserve">Session Expiry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CONNECT, DISCONNECT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A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nasxg3iedd75">
                  <w:r w:rsidDel="00000000" w:rsidR="00000000" w:rsidRPr="00000000">
                    <w:rPr>
                      <w:color w:val="1155cc"/>
                      <w:u w:val="single"/>
                      <w:rtl w:val="0"/>
                    </w:rPr>
                    <w:t xml:space="preserve">4.1.1 Storing Session State</w:t>
                  </w:r>
                </w:hyperlink>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A40">
                <w:pPr>
                  <w:widowControl w:val="0"/>
                  <w:spacing w:after="0" w:before="0" w:lineRule="auto"/>
                  <w:ind w:left="0" w:right="0" w:firstLine="0"/>
                  <w:rPr>
                    <w:shd w:fill="d9d9d9" w:val="clear"/>
                  </w:rPr>
                </w:pPr>
                <w:r w:rsidDel="00000000" w:rsidR="00000000" w:rsidRPr="00000000">
                  <w:rPr>
                    <w:shd w:fill="d9d9d9" w:val="clear"/>
                    <w:rtl w:val="0"/>
                  </w:rPr>
                  <w:t xml:space="preserve">Retry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Active, Awake,</w:t>
                </w:r>
              </w:p>
              <w:p w:rsidR="00000000" w:rsidDel="00000000" w:rsidP="00000000" w:rsidRDefault="00000000" w:rsidRPr="00000000" w14:paraId="00000A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Asleep</w:t>
                </w:r>
              </w:p>
            </w:tc>
            <w:tc>
              <w:tcPr>
                <w:shd w:fill="auto" w:val="clear"/>
                <w:tcMar>
                  <w:top w:w="100.0" w:type="dxa"/>
                  <w:left w:w="100.0" w:type="dxa"/>
                  <w:bottom w:w="100.0" w:type="dxa"/>
                  <w:right w:w="100.0" w:type="dxa"/>
                </w:tcMar>
                <w:vAlign w:val="top"/>
              </w:tcPr>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Disconnected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A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Sender</w:t>
                </w:r>
              </w:p>
              <w:p w:rsidR="00000000" w:rsidDel="00000000" w:rsidP="00000000" w:rsidRDefault="00000000" w:rsidRPr="00000000" w14:paraId="00000A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A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w:anchor="_heading=h.6udnv5yl5cv5">
                  <w:r w:rsidDel="00000000" w:rsidR="00000000" w:rsidRPr="00000000">
                    <w:rPr>
                      <w:color w:val="1155cc"/>
                      <w:u w:val="single"/>
                      <w:rtl w:val="0"/>
                    </w:rPr>
                    <w:t xml:space="preserve">4.4 Packet delivery retry</w:t>
                  </w:r>
                </w:hyperlink>
                <w:r w:rsidDel="00000000" w:rsidR="00000000" w:rsidRPr="00000000">
                  <w:rPr>
                    <w:rtl w:val="0"/>
                  </w:rPr>
                </w:r>
              </w:p>
            </w:tc>
          </w:tr>
        </w:tbl>
      </w:sdtContent>
    </w:sdt>
    <w:p w:rsidR="00000000" w:rsidDel="00000000" w:rsidP="00000000" w:rsidRDefault="00000000" w:rsidRPr="00000000" w14:paraId="00000A47">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Only one timer is operational at a time on an MQTT-SN component. The Keep Alive timer is suspended while the Packet Retry timer is running. </w:t>
      </w:r>
    </w:p>
    <w:p w:rsidR="00000000" w:rsidDel="00000000" w:rsidP="00000000" w:rsidRDefault="00000000" w:rsidRPr="00000000" w14:paraId="00000A48">
      <w:pPr>
        <w:keepLines w:val="1"/>
        <w:spacing w:after="64" w:before="200"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example values of these timers, see </w:t>
      </w:r>
      <w:hyperlink w:anchor="_heading=h.b7gl7rjnh27t">
        <w:r w:rsidDel="00000000" w:rsidR="00000000" w:rsidRPr="00000000">
          <w:rPr>
            <w:color w:val="1155cc"/>
            <w:u w:val="single"/>
            <w:rtl w:val="0"/>
          </w:rPr>
          <w:t xml:space="preserve">C.3 Example Timer and Counter Values</w:t>
        </w:r>
      </w:hyperlink>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A49">
      <w:pPr>
        <w:pStyle w:val="Heading3"/>
        <w:keepLines w:val="1"/>
        <w:spacing w:after="94" w:before="200" w:line="259" w:lineRule="auto"/>
        <w:ind w:left="0" w:firstLine="0"/>
        <w:rPr/>
      </w:pPr>
      <w:bookmarkStart w:colFirst="0" w:colLast="0" w:name="_heading=h.pj8yyjomhafn" w:id="303"/>
      <w:bookmarkEnd w:id="303"/>
      <w:r w:rsidDel="00000000" w:rsidR="00000000" w:rsidRPr="00000000">
        <w:rPr>
          <w:rtl w:val="0"/>
        </w:rPr>
        <w:t xml:space="preserve">4.14.2 Sleeping Clients</w:t>
      </w:r>
    </w:p>
    <w:p w:rsidR="00000000" w:rsidDel="00000000" w:rsidP="00000000" w:rsidRDefault="00000000" w:rsidRPr="00000000" w14:paraId="00000A4A">
      <w:pPr>
        <w:spacing w:line="276" w:lineRule="auto"/>
        <w:rPr>
          <w:rFonts w:ascii="Arial" w:cs="Arial" w:eastAsia="Arial" w:hAnsi="Arial"/>
        </w:rPr>
      </w:pPr>
      <w:r w:rsidDel="00000000" w:rsidR="00000000" w:rsidRPr="00000000">
        <w:rPr>
          <w:rFonts w:ascii="Arial" w:cs="Arial" w:eastAsia="Arial" w:hAnsi="Arial"/>
          <w:sz w:val="22"/>
          <w:szCs w:val="22"/>
          <w:rtl w:val="0"/>
        </w:rPr>
        <w:t xml:space="preserve">The Asleep state is intended to allow Clients, which </w:t>
      </w:r>
      <w:r w:rsidDel="00000000" w:rsidR="00000000" w:rsidRPr="00000000">
        <w:rPr>
          <w:rFonts w:ascii="Arial" w:cs="Arial" w:eastAsia="Arial" w:hAnsi="Arial"/>
          <w:sz w:val="22"/>
          <w:szCs w:val="22"/>
          <w:rtl w:val="0"/>
        </w:rPr>
        <w:t xml:space="preserve">may be running on battery powered devices</w:t>
      </w:r>
      <w:r w:rsidDel="00000000" w:rsidR="00000000" w:rsidRPr="00000000">
        <w:rPr>
          <w:rFonts w:ascii="Arial" w:cs="Arial" w:eastAsia="Arial" w:hAnsi="Arial"/>
          <w:sz w:val="22"/>
          <w:szCs w:val="22"/>
          <w:rtl w:val="0"/>
        </w:rPr>
        <w:t xml:space="preserve">, to save as much energy as possible. These Clients enter a low-power mode when they are not active, and will wake when they have data to send or receive. </w:t>
      </w:r>
      <w:r w:rsidDel="00000000" w:rsidR="00000000" w:rsidRPr="00000000">
        <w:rPr>
          <w:rFonts w:ascii="Arial" w:cs="Arial" w:eastAsia="Arial" w:hAnsi="Arial"/>
          <w:rtl w:val="0"/>
        </w:rPr>
        <w:t xml:space="preserve">The Gateway needs to be aware of the sleeping state of these Clients and buffer messages destined for them, so that they may be delivered when the Clients wake up.</w:t>
      </w:r>
      <w:r w:rsidDel="00000000" w:rsidR="00000000" w:rsidRPr="00000000">
        <w:rPr>
          <w:rtl w:val="0"/>
        </w:rPr>
      </w:r>
    </w:p>
    <w:p w:rsidR="00000000" w:rsidDel="00000000" w:rsidP="00000000" w:rsidRDefault="00000000" w:rsidRPr="00000000" w14:paraId="00000A4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To go to sleep, a Client sends a SLEEPREQ packet containing a Sleep Duration in seconds. </w:t>
      </w:r>
      <w:r w:rsidDel="00000000" w:rsidR="00000000" w:rsidRPr="00000000">
        <w:rPr>
          <w:rFonts w:ascii="Arial" w:cs="Arial" w:eastAsia="Arial" w:hAnsi="Arial"/>
          <w:sz w:val="22"/>
          <w:szCs w:val="22"/>
          <w:rtl w:val="0"/>
        </w:rPr>
        <w:t xml:space="preserve">The Gateway acknowledges that packet with a SLEEPRESP packet and considers the Client to be Asleep. </w:t>
      </w:r>
      <w:r w:rsidDel="00000000" w:rsidR="00000000" w:rsidRPr="00000000">
        <w:rPr>
          <w:rtl w:val="0"/>
        </w:rPr>
      </w:r>
    </w:p>
    <w:p w:rsidR="00000000" w:rsidDel="00000000" w:rsidP="00000000" w:rsidRDefault="00000000" w:rsidRPr="00000000" w14:paraId="00000A4C">
      <w:pPr>
        <w:spacing w:line="276" w:lineRule="auto"/>
        <w:rPr>
          <w:rFonts w:ascii="Arial" w:cs="Arial" w:eastAsia="Arial" w:hAnsi="Arial"/>
          <w:sz w:val="22"/>
          <w:szCs w:val="22"/>
        </w:rPr>
      </w:pPr>
      <w:r w:rsidDel="00000000" w:rsidR="00000000" w:rsidRPr="00000000">
        <w:rPr>
          <w:rFonts w:ascii="Arial" w:cs="Arial" w:eastAsia="Arial" w:hAnsi="Arial"/>
          <w:sz w:val="22"/>
          <w:szCs w:val="22"/>
          <w:highlight w:val="yellow"/>
          <w:rtl w:val="0"/>
        </w:rPr>
        <w:t xml:space="preserve">If the Server does not receive an MQTT-SN Control Packet from the Client within one and a half times the Sleep Duration, it MUST delete the Virtual Connection to the Client.</w:t>
      </w:r>
      <w:r w:rsidDel="00000000" w:rsidR="00000000" w:rsidRPr="00000000">
        <w:rPr>
          <w:rFonts w:ascii="Arial" w:cs="Arial" w:eastAsia="Arial" w:hAnsi="Arial"/>
          <w:sz w:val="22"/>
          <w:szCs w:val="22"/>
          <w:rtl w:val="0"/>
        </w:rPr>
        <w:t xml:space="preserve"> The Client will then be considered to be Disconnected.</w:t>
      </w:r>
    </w:p>
    <w:p w:rsidR="00000000" w:rsidDel="00000000" w:rsidP="00000000" w:rsidRDefault="00000000" w:rsidRPr="00000000" w14:paraId="00000A4D">
      <w:pPr>
        <w:spacing w:line="276" w:lineRule="auto"/>
        <w:rPr>
          <w:rFonts w:ascii="Arial" w:cs="Arial" w:eastAsia="Arial" w:hAnsi="Arial"/>
          <w:b w:val="1"/>
          <w:sz w:val="22"/>
          <w:szCs w:val="22"/>
        </w:rPr>
      </w:pPr>
      <w:r w:rsidDel="00000000" w:rsidR="00000000" w:rsidRPr="00000000">
        <w:rPr>
          <w:rFonts w:ascii="Arial" w:cs="Arial" w:eastAsia="Arial" w:hAnsi="Arial"/>
          <w:sz w:val="22"/>
          <w:szCs w:val="22"/>
          <w:highlight w:val="yellow"/>
          <w:rtl w:val="0"/>
        </w:rPr>
        <w:t xml:space="preserve">During the Asleep</w:t>
      </w:r>
      <w:r w:rsidDel="00000000" w:rsidR="00000000" w:rsidRPr="00000000">
        <w:rPr>
          <w:rFonts w:ascii="Arial" w:cs="Arial" w:eastAsia="Arial" w:hAnsi="Arial"/>
          <w:i w:val="1"/>
          <w:sz w:val="22"/>
          <w:szCs w:val="22"/>
          <w:highlight w:val="yellow"/>
          <w:rtl w:val="0"/>
        </w:rPr>
        <w:t xml:space="preserve"> </w:t>
      </w:r>
      <w:r w:rsidDel="00000000" w:rsidR="00000000" w:rsidRPr="00000000">
        <w:rPr>
          <w:rFonts w:ascii="Arial" w:cs="Arial" w:eastAsia="Arial" w:hAnsi="Arial"/>
          <w:sz w:val="22"/>
          <w:szCs w:val="22"/>
          <w:highlight w:val="yellow"/>
          <w:rtl w:val="0"/>
        </w:rPr>
        <w:t xml:space="preserve">state, packets that need to be sent to the client are buffered at the Gateway. The Gateway MUST buffer Application Messages of QoS 1 and 2.</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A4E">
      <w:pPr>
        <w:spacing w:line="276" w:lineRule="auto"/>
        <w:ind w:left="720" w:firstLine="0"/>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Informative comment</w:t>
      </w:r>
    </w:p>
    <w:p w:rsidR="00000000" w:rsidDel="00000000" w:rsidP="00000000" w:rsidRDefault="00000000" w:rsidRPr="00000000" w14:paraId="00000A4F">
      <w:pPr>
        <w:spacing w:line="276" w:lineRule="auto"/>
        <w:ind w:left="72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The Gateway may </w:t>
      </w:r>
      <w:r w:rsidDel="00000000" w:rsidR="00000000" w:rsidRPr="00000000">
        <w:rPr>
          <w:rFonts w:ascii="Arial" w:cs="Arial" w:eastAsia="Arial" w:hAnsi="Arial"/>
          <w:i w:val="1"/>
          <w:sz w:val="22"/>
          <w:szCs w:val="22"/>
          <w:rtl w:val="0"/>
        </w:rPr>
        <w:t xml:space="preserve">choose</w:t>
      </w:r>
      <w:r w:rsidDel="00000000" w:rsidR="00000000" w:rsidRPr="00000000">
        <w:rPr>
          <w:rFonts w:ascii="Arial" w:cs="Arial" w:eastAsia="Arial" w:hAnsi="Arial"/>
          <w:sz w:val="22"/>
          <w:szCs w:val="22"/>
          <w:rtl w:val="0"/>
        </w:rPr>
        <w:t xml:space="preserve"> to buffer messages of QoS 0 while the Client is in the Asleep state.</w:t>
      </w:r>
    </w:p>
    <w:p w:rsidR="00000000" w:rsidDel="00000000" w:rsidP="00000000" w:rsidRDefault="00000000" w:rsidRPr="00000000" w14:paraId="00000A50">
      <w:pPr>
        <w:spacing w:line="276" w:lineRule="auto"/>
        <w:ind w:left="0" w:firstLine="0"/>
        <w:rPr>
          <w:rFonts w:ascii="Arial" w:cs="Arial" w:eastAsia="Arial" w:hAnsi="Arial"/>
          <w:color w:val="000000"/>
          <w:sz w:val="22"/>
          <w:szCs w:val="22"/>
          <w:highlight w:val="yellow"/>
        </w:rPr>
      </w:pPr>
      <w:r w:rsidDel="00000000" w:rsidR="00000000" w:rsidRPr="00000000">
        <w:rPr>
          <w:rFonts w:ascii="Arial" w:cs="Arial" w:eastAsia="Arial" w:hAnsi="Arial"/>
          <w:sz w:val="22"/>
          <w:szCs w:val="22"/>
          <w:rtl w:val="0"/>
        </w:rPr>
        <w:t xml:space="preserve">The Client wakes by sending a PINGREQ, which may contain the Client Identifier. </w:t>
      </w:r>
      <w:r w:rsidDel="00000000" w:rsidR="00000000" w:rsidRPr="00000000">
        <w:rPr>
          <w:rFonts w:ascii="Arial" w:cs="Arial" w:eastAsia="Arial" w:hAnsi="Arial"/>
          <w:color w:val="000000"/>
          <w:sz w:val="22"/>
          <w:szCs w:val="22"/>
          <w:rtl w:val="0"/>
        </w:rPr>
        <w:t xml:space="preserve">If the Gateway has buffered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for the Client, it will send them to the Client, acknowledging the </w:t>
      </w:r>
      <w:r w:rsidDel="00000000" w:rsidR="00000000" w:rsidRPr="00000000">
        <w:rPr>
          <w:rFonts w:ascii="Arial" w:cs="Arial" w:eastAsia="Arial" w:hAnsi="Arial"/>
          <w:sz w:val="22"/>
          <w:szCs w:val="22"/>
          <w:rtl w:val="0"/>
        </w:rPr>
        <w:t xml:space="preserve">Default Awake Messages</w:t>
      </w:r>
      <w:r w:rsidDel="00000000" w:rsidR="00000000" w:rsidRPr="00000000">
        <w:rPr>
          <w:rFonts w:ascii="Arial" w:cs="Arial" w:eastAsia="Arial" w:hAnsi="Arial"/>
          <w:color w:val="000000"/>
          <w:sz w:val="22"/>
          <w:szCs w:val="22"/>
          <w:rtl w:val="0"/>
        </w:rPr>
        <w:t xml:space="preserve"> value sent in the </w:t>
      </w:r>
      <w:r w:rsidDel="00000000" w:rsidR="00000000" w:rsidRPr="00000000">
        <w:rPr>
          <w:rFonts w:ascii="Arial" w:cs="Arial" w:eastAsia="Arial" w:hAnsi="Arial"/>
          <w:sz w:val="22"/>
          <w:szCs w:val="22"/>
          <w:rtl w:val="0"/>
        </w:rPr>
        <w:t xml:space="preserve">CONNECT </w:t>
      </w:r>
      <w:r w:rsidDel="00000000" w:rsidR="00000000" w:rsidRPr="00000000">
        <w:rPr>
          <w:rFonts w:ascii="Arial" w:cs="Arial" w:eastAsia="Arial" w:hAnsi="Arial"/>
          <w:color w:val="000000"/>
          <w:sz w:val="22"/>
          <w:szCs w:val="22"/>
          <w:rtl w:val="0"/>
        </w:rPr>
        <w:t xml:space="preserve">packet.</w:t>
      </w:r>
      <w:r w:rsidDel="00000000" w:rsidR="00000000" w:rsidRPr="00000000">
        <w:rPr>
          <w:rFonts w:ascii="Arial" w:cs="Arial" w:eastAsia="Arial" w:hAnsi="Arial"/>
          <w:color w:val="000000"/>
          <w:sz w:val="22"/>
          <w:szCs w:val="22"/>
          <w:highlight w:val="yellow"/>
          <w:rtl w:val="0"/>
        </w:rPr>
        <w:t xml:space="preserve"> If the number of messages buffered on the Gateway waiting to be sent exceeds the value specified by the client in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field, the Gateway MUST send only the </w:t>
      </w:r>
      <w:r w:rsidDel="00000000" w:rsidR="00000000" w:rsidRPr="00000000">
        <w:rPr>
          <w:rFonts w:ascii="Arial" w:cs="Arial" w:eastAsia="Arial" w:hAnsi="Arial"/>
          <w:sz w:val="22"/>
          <w:szCs w:val="22"/>
          <w:highlight w:val="yellow"/>
          <w:rtl w:val="0"/>
        </w:rPr>
        <w:t xml:space="preserve">Default Awake Messages</w:t>
      </w:r>
      <w:r w:rsidDel="00000000" w:rsidR="00000000" w:rsidRPr="00000000">
        <w:rPr>
          <w:rFonts w:ascii="Arial" w:cs="Arial" w:eastAsia="Arial" w:hAnsi="Arial"/>
          <w:color w:val="000000"/>
          <w:sz w:val="22"/>
          <w:szCs w:val="22"/>
          <w:highlight w:val="yellow"/>
          <w:rtl w:val="0"/>
        </w:rPr>
        <w:t xml:space="preserve"> value number of messages</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It cuts short the AWAKE cycle, and MUST respond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0A51">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highlight w:val="yellow"/>
          <w:rtl w:val="0"/>
        </w:rPr>
        <w:t xml:space="preserve">During the Awake state, for each Application Message the Gateway sends to the Client, the </w:t>
      </w:r>
      <w:r w:rsidDel="00000000" w:rsidR="00000000" w:rsidRPr="00000000">
        <w:rPr>
          <w:rFonts w:ascii="Arial" w:cs="Arial" w:eastAsia="Arial" w:hAnsi="Arial"/>
          <w:sz w:val="22"/>
          <w:szCs w:val="22"/>
          <w:highlight w:val="yellow"/>
          <w:rtl w:val="0"/>
        </w:rPr>
        <w:t xml:space="preserve">application messages’</w:t>
      </w:r>
      <w:r w:rsidDel="00000000" w:rsidR="00000000" w:rsidRPr="00000000">
        <w:rPr>
          <w:rFonts w:ascii="Arial" w:cs="Arial" w:eastAsia="Arial" w:hAnsi="Arial"/>
          <w:color w:val="000000"/>
          <w:sz w:val="22"/>
          <w:szCs w:val="22"/>
          <w:highlight w:val="yellow"/>
          <w:rtl w:val="0"/>
        </w:rPr>
        <w:t xml:space="preserve"> quality of service MUST be </w:t>
      </w:r>
      <w:r w:rsidDel="00000000" w:rsidR="00000000" w:rsidRPr="00000000">
        <w:rPr>
          <w:rFonts w:ascii="Arial" w:cs="Arial" w:eastAsia="Arial" w:hAnsi="Arial"/>
          <w:sz w:val="22"/>
          <w:szCs w:val="22"/>
          <w:highlight w:val="yellow"/>
          <w:rtl w:val="0"/>
        </w:rPr>
        <w:t xml:space="preserve">honored - </w:t>
      </w:r>
      <w:r w:rsidDel="00000000" w:rsidR="00000000" w:rsidRPr="00000000">
        <w:rPr>
          <w:rFonts w:ascii="Arial" w:cs="Arial" w:eastAsia="Arial" w:hAnsi="Arial"/>
          <w:color w:val="000000"/>
          <w:sz w:val="22"/>
          <w:szCs w:val="22"/>
          <w:highlight w:val="yellow"/>
          <w:rtl w:val="0"/>
        </w:rPr>
        <w:t xml:space="preserve">a full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 interaction MUST take place including all normative phases of acknowledgement, including any associated retransmission logic.</w:t>
      </w:r>
      <w:r w:rsidDel="00000000" w:rsidR="00000000" w:rsidRPr="00000000">
        <w:rPr>
          <w:rFonts w:ascii="Arial" w:cs="Arial" w:eastAsia="Arial" w:hAnsi="Arial"/>
          <w:color w:val="000000"/>
          <w:sz w:val="22"/>
          <w:szCs w:val="22"/>
          <w:rtl w:val="0"/>
        </w:rPr>
        <w:t xml:space="preserve"> If, during the delivery of Application Messages from the Gateway to the Client, </w:t>
      </w:r>
      <w:r w:rsidDel="00000000" w:rsidR="00000000" w:rsidRPr="00000000">
        <w:rPr>
          <w:rFonts w:ascii="Arial" w:cs="Arial" w:eastAsia="Arial" w:hAnsi="Arial"/>
          <w:color w:val="000000"/>
          <w:sz w:val="22"/>
          <w:szCs w:val="22"/>
          <w:rtl w:val="0"/>
        </w:rPr>
        <w:t xml:space="preserve">the Gateway detects a Retry timeout,</w:t>
      </w:r>
      <w:r w:rsidDel="00000000" w:rsidR="00000000" w:rsidRPr="00000000">
        <w:rPr>
          <w:rFonts w:ascii="Arial" w:cs="Arial" w:eastAsia="Arial" w:hAnsi="Arial"/>
          <w:color w:val="000000"/>
          <w:sz w:val="22"/>
          <w:szCs w:val="22"/>
          <w:rtl w:val="0"/>
        </w:rPr>
        <w:t xml:space="preserve"> it should consider the Client disconnected, and send a DISCONNECT packet with an error Reason Code.</w:t>
      </w:r>
      <w:r w:rsidDel="00000000" w:rsidR="00000000" w:rsidRPr="00000000">
        <w:rPr>
          <w:rtl w:val="0"/>
        </w:rPr>
      </w:r>
    </w:p>
    <w:p w:rsidR="00000000" w:rsidDel="00000000" w:rsidP="00000000" w:rsidRDefault="00000000" w:rsidRPr="00000000" w14:paraId="00000A52">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transfer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Client is closed by the Gateway by means of a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That is, the Gateway will consider the Client as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and restart the Sleep Duration timer after having sent the PINGRESP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highlight w:val="yellow"/>
          <w:rtl w:val="0"/>
        </w:rPr>
        <w:t xml:space="preserve">If the Gateway does not have any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highlight w:val="yellow"/>
          <w:rtl w:val="0"/>
        </w:rPr>
        <w:t xml:space="preserve">s buffered for the client, it MUST respond immediately with a PINGRESP </w:t>
      </w:r>
      <w:r w:rsidDel="00000000" w:rsidR="00000000" w:rsidRPr="00000000">
        <w:rPr>
          <w:rFonts w:ascii="Arial" w:cs="Arial" w:eastAsia="Arial" w:hAnsi="Arial"/>
          <w:sz w:val="22"/>
          <w:szCs w:val="22"/>
          <w:highlight w:val="yellow"/>
          <w:rtl w:val="0"/>
        </w:rPr>
        <w:t xml:space="preserve">packet</w:t>
      </w:r>
      <w:r w:rsidDel="00000000" w:rsidR="00000000" w:rsidRPr="00000000">
        <w:rPr>
          <w:rFonts w:ascii="Arial" w:cs="Arial" w:eastAsia="Arial" w:hAnsi="Arial"/>
          <w:color w:val="000000"/>
          <w:sz w:val="22"/>
          <w:szCs w:val="22"/>
          <w:rtl w:val="0"/>
        </w:rPr>
        <w:t xml:space="preserve">, returning the Client back to the Asleep</w:t>
      </w:r>
      <w:r w:rsidDel="00000000" w:rsidR="00000000" w:rsidRPr="00000000">
        <w:rPr>
          <w:rFonts w:ascii="Arial" w:cs="Arial" w:eastAsia="Arial" w:hAnsi="Arial"/>
          <w:i w:val="1"/>
          <w:color w:val="000000"/>
          <w:sz w:val="22"/>
          <w:szCs w:val="22"/>
          <w:rtl w:val="0"/>
        </w:rPr>
        <w:t xml:space="preserve"> </w:t>
      </w:r>
      <w:r w:rsidDel="00000000" w:rsidR="00000000" w:rsidRPr="00000000">
        <w:rPr>
          <w:rFonts w:ascii="Arial" w:cs="Arial" w:eastAsia="Arial" w:hAnsi="Arial"/>
          <w:color w:val="000000"/>
          <w:sz w:val="22"/>
          <w:szCs w:val="22"/>
          <w:rtl w:val="0"/>
        </w:rPr>
        <w:t xml:space="preserve">state, and restartings the Sleep Duration timer for that Client. </w:t>
      </w:r>
    </w:p>
    <w:p w:rsidR="00000000" w:rsidDel="00000000" w:rsidP="00000000" w:rsidRDefault="00000000" w:rsidRPr="00000000" w14:paraId="00000A53">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After having sent the PINGREQ to the gateway, the client uses the retransmission procedure of </w:t>
      </w:r>
      <w:hyperlink w:anchor="_heading=h.6udnv5yl5cv5">
        <w:r w:rsidDel="00000000" w:rsidR="00000000" w:rsidRPr="00000000">
          <w:rPr>
            <w:rFonts w:ascii="Arial" w:cs="Arial" w:eastAsia="Arial" w:hAnsi="Arial"/>
            <w:color w:val="1155cc"/>
            <w:sz w:val="22"/>
            <w:szCs w:val="22"/>
            <w:u w:val="single"/>
            <w:rtl w:val="0"/>
          </w:rPr>
          <w:t xml:space="preserve">4.4 Packet delivery retry</w:t>
        </w:r>
      </w:hyperlink>
      <w:r w:rsidDel="00000000" w:rsidR="00000000" w:rsidRPr="00000000">
        <w:rPr>
          <w:rFonts w:ascii="Arial" w:cs="Arial" w:eastAsia="Arial" w:hAnsi="Arial"/>
          <w:color w:val="000000"/>
          <w:sz w:val="22"/>
          <w:szCs w:val="22"/>
          <w:rtl w:val="0"/>
        </w:rPr>
        <w:t xml:space="preserve"> to supervise the arrival of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sent by the Gateway. To avoid draining its battery due to excessive retransmission of the PINGREQ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the Client should limit the retransmission with a Maximum Retry Count, and go back to sleep when the limit is reached. </w:t>
      </w:r>
    </w:p>
    <w:p w:rsidR="00000000" w:rsidDel="00000000" w:rsidP="00000000" w:rsidRDefault="00000000" w:rsidRPr="00000000" w14:paraId="00000A54">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From the </w:t>
      </w:r>
      <w:r w:rsidDel="00000000" w:rsidR="00000000" w:rsidRPr="00000000">
        <w:rPr>
          <w:rFonts w:ascii="Arial" w:cs="Arial" w:eastAsia="Arial" w:hAnsi="Arial"/>
          <w:i w:val="1"/>
          <w:color w:val="000000"/>
          <w:sz w:val="22"/>
          <w:szCs w:val="22"/>
          <w:rtl w:val="0"/>
        </w:rPr>
        <w:t xml:space="preserve">Asleep</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color w:val="000000"/>
          <w:sz w:val="22"/>
          <w:szCs w:val="22"/>
          <w:rtl w:val="0"/>
        </w:rPr>
        <w:t xml:space="preserve">state, a client can return either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or to the </w:t>
      </w:r>
      <w:r w:rsidDel="00000000" w:rsidR="00000000" w:rsidRPr="00000000">
        <w:rPr>
          <w:rFonts w:ascii="Arial" w:cs="Arial" w:eastAsia="Arial" w:hAnsi="Arial"/>
          <w:i w:val="1"/>
          <w:color w:val="000000"/>
          <w:sz w:val="22"/>
          <w:szCs w:val="22"/>
          <w:rtl w:val="0"/>
        </w:rPr>
        <w:t xml:space="preserve">Disconnected </w:t>
      </w:r>
      <w:r w:rsidDel="00000000" w:rsidR="00000000" w:rsidRPr="00000000">
        <w:rPr>
          <w:rFonts w:ascii="Arial" w:cs="Arial" w:eastAsia="Arial" w:hAnsi="Arial"/>
          <w:color w:val="000000"/>
          <w:sz w:val="22"/>
          <w:szCs w:val="22"/>
          <w:rtl w:val="0"/>
        </w:rPr>
        <w:t xml:space="preserve">state by sending a DISCONNECT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color w:val="000000"/>
          <w:sz w:val="22"/>
          <w:szCs w:val="22"/>
          <w:rtl w:val="0"/>
        </w:rPr>
        <w:t xml:space="preserve">The Client can also modify its sleep configuration by sending a SLEEPREQ P</w:t>
      </w:r>
      <w:r w:rsidDel="00000000" w:rsidR="00000000" w:rsidRPr="00000000">
        <w:rPr>
          <w:rFonts w:ascii="Arial" w:cs="Arial" w:eastAsia="Arial" w:hAnsi="Arial"/>
          <w:sz w:val="22"/>
          <w:szCs w:val="22"/>
          <w:rtl w:val="0"/>
        </w:rPr>
        <w:t xml:space="preserve">acket</w:t>
      </w:r>
      <w:r w:rsidDel="00000000" w:rsidR="00000000" w:rsidRPr="00000000">
        <w:rPr>
          <w:rFonts w:ascii="Arial" w:cs="Arial" w:eastAsia="Arial" w:hAnsi="Arial"/>
          <w:color w:val="000000"/>
          <w:sz w:val="22"/>
          <w:szCs w:val="22"/>
          <w:rtl w:val="0"/>
        </w:rPr>
        <w:t xml:space="preserve"> with a new value of Sleep Duration.</w:t>
      </w: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A55">
      <w:pPr>
        <w:spacing w:line="276"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Note that a sleeping Client should go to the </w:t>
      </w:r>
      <w:r w:rsidDel="00000000" w:rsidR="00000000" w:rsidRPr="00000000">
        <w:rPr>
          <w:rFonts w:ascii="Arial" w:cs="Arial" w:eastAsia="Arial" w:hAnsi="Arial"/>
          <w:i w:val="1"/>
          <w:color w:val="000000"/>
          <w:sz w:val="22"/>
          <w:szCs w:val="22"/>
          <w:rtl w:val="0"/>
        </w:rPr>
        <w:t xml:space="preserve">Awake </w:t>
      </w:r>
      <w:r w:rsidDel="00000000" w:rsidR="00000000" w:rsidRPr="00000000">
        <w:rPr>
          <w:rFonts w:ascii="Arial" w:cs="Arial" w:eastAsia="Arial" w:hAnsi="Arial"/>
          <w:color w:val="000000"/>
          <w:sz w:val="22"/>
          <w:szCs w:val="22"/>
          <w:rtl w:val="0"/>
        </w:rPr>
        <w:t xml:space="preserve">state only if it wants to check whether the Gateway has any Application M</w:t>
      </w:r>
      <w:r w:rsidDel="00000000" w:rsidR="00000000" w:rsidRPr="00000000">
        <w:rPr>
          <w:rFonts w:ascii="Arial" w:cs="Arial" w:eastAsia="Arial" w:hAnsi="Arial"/>
          <w:sz w:val="22"/>
          <w:szCs w:val="22"/>
          <w:rtl w:val="0"/>
        </w:rPr>
        <w:t xml:space="preserve">essages</w:t>
      </w:r>
      <w:r w:rsidDel="00000000" w:rsidR="00000000" w:rsidRPr="00000000">
        <w:rPr>
          <w:rFonts w:ascii="Arial" w:cs="Arial" w:eastAsia="Arial" w:hAnsi="Arial"/>
          <w:color w:val="000000"/>
          <w:sz w:val="22"/>
          <w:szCs w:val="22"/>
          <w:rtl w:val="0"/>
        </w:rPr>
        <w:t xml:space="preserve"> buffered for it and return as soon as possible to the </w:t>
      </w:r>
      <w:r w:rsidDel="00000000" w:rsidR="00000000" w:rsidRPr="00000000">
        <w:rPr>
          <w:rFonts w:ascii="Arial" w:cs="Arial" w:eastAsia="Arial" w:hAnsi="Arial"/>
          <w:i w:val="1"/>
          <w:color w:val="000000"/>
          <w:sz w:val="22"/>
          <w:szCs w:val="22"/>
          <w:rtl w:val="0"/>
        </w:rPr>
        <w:t xml:space="preserve">Asleep </w:t>
      </w:r>
      <w:r w:rsidDel="00000000" w:rsidR="00000000" w:rsidRPr="00000000">
        <w:rPr>
          <w:rFonts w:ascii="Arial" w:cs="Arial" w:eastAsia="Arial" w:hAnsi="Arial"/>
          <w:color w:val="000000"/>
          <w:sz w:val="22"/>
          <w:szCs w:val="22"/>
          <w:rtl w:val="0"/>
        </w:rPr>
        <w:t xml:space="preserve">state without sending any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s to the Gateway (other </w:t>
      </w:r>
      <w:r w:rsidDel="00000000" w:rsidR="00000000" w:rsidRPr="00000000">
        <w:rPr>
          <w:color w:val="000000"/>
          <w:rtl w:val="0"/>
        </w:rPr>
        <w:t xml:space="preserve">than PUBACK, PUBREC, PUBCOMP or REGACK)</w:t>
      </w:r>
      <w:r w:rsidDel="00000000" w:rsidR="00000000" w:rsidRPr="00000000">
        <w:rPr>
          <w:rFonts w:ascii="Arial" w:cs="Arial" w:eastAsia="Arial" w:hAnsi="Arial"/>
          <w:color w:val="000000"/>
          <w:sz w:val="22"/>
          <w:szCs w:val="22"/>
          <w:rtl w:val="0"/>
        </w:rPr>
        <w:t xml:space="preserve">. </w:t>
      </w:r>
      <w:sdt>
        <w:sdtPr>
          <w:tag w:val="goog_rdk_64"/>
        </w:sdtPr>
        <w:sdtContent>
          <w:commentRangeStart w:id="58"/>
        </w:sdtContent>
      </w:sdt>
      <w:r w:rsidDel="00000000" w:rsidR="00000000" w:rsidRPr="00000000">
        <w:rPr>
          <w:rFonts w:ascii="Arial" w:cs="Arial" w:eastAsia="Arial" w:hAnsi="Arial"/>
          <w:color w:val="000000"/>
          <w:sz w:val="22"/>
          <w:szCs w:val="22"/>
          <w:rtl w:val="0"/>
        </w:rPr>
        <w:t xml:space="preserve">Otherwise, it should return to the </w:t>
      </w:r>
      <w:r w:rsidDel="00000000" w:rsidR="00000000" w:rsidRPr="00000000">
        <w:rPr>
          <w:rFonts w:ascii="Arial" w:cs="Arial" w:eastAsia="Arial" w:hAnsi="Arial"/>
          <w:i w:val="1"/>
          <w:color w:val="000000"/>
          <w:sz w:val="22"/>
          <w:szCs w:val="22"/>
          <w:rtl w:val="0"/>
        </w:rPr>
        <w:t xml:space="preserve">Active </w:t>
      </w:r>
      <w:r w:rsidDel="00000000" w:rsidR="00000000" w:rsidRPr="00000000">
        <w:rPr>
          <w:rFonts w:ascii="Arial" w:cs="Arial" w:eastAsia="Arial" w:hAnsi="Arial"/>
          <w:color w:val="000000"/>
          <w:sz w:val="22"/>
          <w:szCs w:val="22"/>
          <w:rtl w:val="0"/>
        </w:rPr>
        <w:t xml:space="preserve">state by sending a CONNECT </w:t>
      </w:r>
      <w:r w:rsidDel="00000000" w:rsidR="00000000" w:rsidRPr="00000000">
        <w:rPr>
          <w:rFonts w:ascii="Arial" w:cs="Arial" w:eastAsia="Arial" w:hAnsi="Arial"/>
          <w:sz w:val="22"/>
          <w:szCs w:val="22"/>
          <w:rtl w:val="0"/>
        </w:rPr>
        <w:t xml:space="preserve">packet</w:t>
      </w:r>
      <w:r w:rsidDel="00000000" w:rsidR="00000000" w:rsidRPr="00000000">
        <w:rPr>
          <w:rFonts w:ascii="Arial" w:cs="Arial" w:eastAsia="Arial" w:hAnsi="Arial"/>
          <w:color w:val="000000"/>
          <w:sz w:val="22"/>
          <w:szCs w:val="22"/>
          <w:rtl w:val="0"/>
        </w:rPr>
        <w:t xml:space="preserve"> to the Gateway. </w:t>
      </w:r>
      <w:commentRangeEnd w:id="58"/>
      <w:r w:rsidDel="00000000" w:rsidR="00000000" w:rsidRPr="00000000">
        <w:commentReference w:id="58"/>
      </w:r>
      <w:r w:rsidDel="00000000" w:rsidR="00000000" w:rsidRPr="00000000">
        <w:rPr>
          <w:rtl w:val="0"/>
        </w:rPr>
      </w:r>
    </w:p>
    <w:p w:rsidR="00000000" w:rsidDel="00000000" w:rsidP="00000000" w:rsidRDefault="00000000" w:rsidRPr="00000000" w14:paraId="00000A56">
      <w:pPr>
        <w:spacing w:line="276" w:lineRule="auto"/>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Session </w:t>
      </w:r>
      <w:r w:rsidDel="00000000" w:rsidR="00000000" w:rsidRPr="00000000">
        <w:rPr>
          <w:rFonts w:ascii="Arial" w:cs="Arial" w:eastAsia="Arial" w:hAnsi="Arial"/>
          <w:color w:val="000000"/>
          <w:sz w:val="22"/>
          <w:szCs w:val="22"/>
          <w:shd w:fill="auto" w:val="clear"/>
          <w:rtl w:val="0"/>
        </w:rPr>
        <w:t xml:space="preserve">Topic Aliases last for the duration of a Session which exists throughout the sleep cycle. However, if the Client wants to save storage by removing the Session Topic Aliases while Asleep, i</w:t>
      </w:r>
      <w:r w:rsidDel="00000000" w:rsidR="00000000" w:rsidRPr="00000000">
        <w:rPr>
          <w:color w:val="000000"/>
          <w:shd w:fill="auto" w:val="clear"/>
          <w:rtl w:val="0"/>
        </w:rPr>
        <w:t xml:space="preserve">t</w:t>
      </w:r>
      <w:r w:rsidDel="00000000" w:rsidR="00000000" w:rsidRPr="00000000">
        <w:rPr>
          <w:rFonts w:ascii="Arial" w:cs="Arial" w:eastAsia="Arial" w:hAnsi="Arial"/>
          <w:color w:val="000000"/>
          <w:sz w:val="22"/>
          <w:szCs w:val="22"/>
          <w:shd w:fill="auto" w:val="clear"/>
          <w:rtl w:val="0"/>
        </w:rPr>
        <w:t xml:space="preserve"> can set the Retain Topic Aliases flag on the SLEEPREQ packet to 0. The disadvantage being that during the Awake state, Session Topic Aliases will have to be recreated, or Topic Names used instead, increasing network data usage. </w:t>
      </w:r>
      <w:r w:rsidDel="00000000" w:rsidR="00000000" w:rsidRPr="00000000">
        <w:rPr>
          <w:rtl w:val="0"/>
        </w:rPr>
      </w:r>
    </w:p>
    <w:p w:rsidR="00000000" w:rsidDel="00000000" w:rsidP="00000000" w:rsidRDefault="00000000" w:rsidRPr="00000000" w14:paraId="00000A57">
      <w:pPr>
        <w:spacing w:after="0" w:before="0" w:lineRule="auto"/>
        <w:rPr>
          <w:i w:val="1"/>
          <w:sz w:val="19"/>
          <w:szCs w:val="19"/>
        </w:rPr>
      </w:pPr>
      <w:r w:rsidDel="00000000" w:rsidR="00000000" w:rsidRPr="00000000">
        <w:br w:type="page"/>
      </w:r>
      <w:r w:rsidDel="00000000" w:rsidR="00000000" w:rsidRPr="00000000">
        <w:rPr>
          <w:rtl w:val="0"/>
        </w:rPr>
      </w:r>
    </w:p>
    <w:p w:rsidR="00000000" w:rsidDel="00000000" w:rsidP="00000000" w:rsidRDefault="00000000" w:rsidRPr="00000000" w14:paraId="00000A58">
      <w:pPr>
        <w:spacing w:after="0" w:before="0" w:lineRule="auto"/>
        <w:rPr>
          <w:i w:val="1"/>
          <w:sz w:val="19"/>
          <w:szCs w:val="19"/>
        </w:rPr>
      </w:pPr>
      <w:r w:rsidDel="00000000" w:rsidR="00000000" w:rsidRPr="00000000">
        <w:rPr>
          <w:rtl w:val="0"/>
        </w:rPr>
      </w:r>
    </w:p>
    <w:p w:rsidR="00000000" w:rsidDel="00000000" w:rsidP="00000000" w:rsidRDefault="00000000" w:rsidRPr="00000000" w14:paraId="00000A59">
      <w:pPr>
        <w:spacing w:after="0" w:before="0" w:lineRule="auto"/>
        <w:rPr>
          <w:rFonts w:ascii="Arial" w:cs="Arial" w:eastAsia="Arial" w:hAnsi="Arial"/>
          <w:color w:val="000000"/>
          <w:highlight w:val="yellow"/>
        </w:rPr>
      </w:pPr>
      <w:r w:rsidDel="00000000" w:rsidR="00000000" w:rsidRPr="00000000">
        <w:rPr>
          <w:i w:val="1"/>
          <w:sz w:val="19"/>
          <w:szCs w:val="19"/>
          <w:rtl w:val="0"/>
        </w:rPr>
        <w:t xml:space="preserve">Figure 4-11 – Awake PINGRESP Packet flush</w:t>
      </w:r>
      <w:r w:rsidDel="00000000" w:rsidR="00000000" w:rsidRPr="00000000">
        <w:rPr>
          <w:rtl w:val="0"/>
        </w:rPr>
      </w:r>
    </w:p>
    <w:p w:rsidR="00000000" w:rsidDel="00000000" w:rsidP="00000000" w:rsidRDefault="00000000" w:rsidRPr="00000000" w14:paraId="00000A5A">
      <w:pPr>
        <w:spacing w:after="0" w:before="0" w:lineRule="auto"/>
        <w:ind w:left="0" w:firstLine="0"/>
        <w:rPr>
          <w:rFonts w:ascii="Arial" w:cs="Arial" w:eastAsia="Arial" w:hAnsi="Arial"/>
          <w:sz w:val="22"/>
          <w:szCs w:val="22"/>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27" name="image15.png"/>
            <a:graphic>
              <a:graphicData uri="http://schemas.openxmlformats.org/drawingml/2006/picture">
                <pic:pic>
                  <pic:nvPicPr>
                    <pic:cNvPr id="0" name="image15.png"/>
                    <pic:cNvPicPr preferRelativeResize="0"/>
                  </pic:nvPicPr>
                  <pic:blipFill>
                    <a:blip r:embed="rId104"/>
                    <a:srcRect b="0" l="5023" r="5023"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0A5B">
      <w:pPr>
        <w:pStyle w:val="Heading2"/>
        <w:ind w:left="0" w:firstLine="0"/>
        <w:rPr>
          <w:rFonts w:ascii="Arial" w:cs="Arial" w:eastAsia="Arial" w:hAnsi="Arial"/>
        </w:rPr>
      </w:pPr>
      <w:bookmarkStart w:colFirst="0" w:colLast="0" w:name="_heading=h.mo7ahow0t2fa" w:id="304"/>
      <w:bookmarkEnd w:id="304"/>
      <w:r w:rsidDel="00000000" w:rsidR="00000000" w:rsidRPr="00000000">
        <w:rPr>
          <w:rFonts w:ascii="Arial" w:cs="Arial" w:eastAsia="Arial" w:hAnsi="Arial"/>
          <w:rtl w:val="0"/>
        </w:rPr>
        <w:t xml:space="preserve">4.15 Optional Features</w:t>
      </w:r>
    </w:p>
    <w:p w:rsidR="00000000" w:rsidDel="00000000" w:rsidP="00000000" w:rsidRDefault="00000000" w:rsidRPr="00000000" w14:paraId="00000A5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Support for the ADVERTISE, SEARCHGW, GWINFO and PUBWOS packet types is optional. </w:t>
      </w:r>
    </w:p>
    <w:p w:rsidR="00000000" w:rsidDel="00000000" w:rsidP="00000000" w:rsidRDefault="00000000" w:rsidRPr="00000000" w14:paraId="00000A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0A5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Protection Encapsulation packet type support is optional. For instance, it is not required if the MQTT-SN Gateway and the MQTT-SN Clients interact over a secure communication channel, such as DTLS or any communication channel assuring the authenticity and optionally the confidentiality protection. </w:t>
      </w:r>
    </w:p>
    <w:p w:rsidR="00000000" w:rsidDel="00000000" w:rsidP="00000000" w:rsidRDefault="00000000" w:rsidRPr="00000000" w14:paraId="00000A5F">
      <w:pPr>
        <w:pStyle w:val="Heading1"/>
        <w:ind w:left="0" w:firstLine="0"/>
        <w:rPr/>
      </w:pPr>
      <w:bookmarkStart w:colFirst="0" w:colLast="0" w:name="_heading=h.ao41zqqg0txn" w:id="305"/>
      <w:bookmarkEnd w:id="305"/>
      <w:r w:rsidDel="00000000" w:rsidR="00000000" w:rsidRPr="00000000">
        <w:rPr>
          <w:rtl w:val="0"/>
        </w:rPr>
        <w:t xml:space="preserve">5 Security (Informative)</w:t>
      </w:r>
      <w:r w:rsidDel="00000000" w:rsidR="00000000" w:rsidRPr="00000000">
        <w:rPr>
          <w:rtl w:val="0"/>
        </w:rPr>
      </w:r>
    </w:p>
    <w:p w:rsidR="00000000" w:rsidDel="00000000" w:rsidP="00000000" w:rsidRDefault="00000000" w:rsidRPr="00000000" w14:paraId="00000A60">
      <w:pPr>
        <w:pStyle w:val="Heading2"/>
        <w:ind w:left="0" w:firstLine="0"/>
        <w:rPr/>
      </w:pPr>
      <w:bookmarkStart w:colFirst="0" w:colLast="0" w:name="_heading=h.2w9qaq2wvr46" w:id="306"/>
      <w:bookmarkEnd w:id="306"/>
      <w:r w:rsidDel="00000000" w:rsidR="00000000" w:rsidRPr="00000000">
        <w:rPr>
          <w:rtl w:val="0"/>
        </w:rPr>
        <w:t xml:space="preserve">5.1 Introduction</w:t>
      </w:r>
    </w:p>
    <w:p w:rsidR="00000000" w:rsidDel="00000000" w:rsidP="00000000" w:rsidRDefault="00000000" w:rsidRPr="00000000" w14:paraId="00000A6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a transport protocol specification for message transmission, allowing implementers a choice of network, privacy, authentication and authorization technologies. Since the exact security technologies chosen will be context specific, it is the implementer's responsibility to include the appropriate features as part of their design.</w:t>
      </w:r>
    </w:p>
    <w:p w:rsidR="00000000" w:rsidDel="00000000" w:rsidP="00000000" w:rsidRDefault="00000000" w:rsidRPr="00000000" w14:paraId="00000A6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solutions are likely to also include MQTT communications - this section should be read alongside the Security chapters in the MQTT standards: </w:t>
      </w:r>
      <w:hyperlink r:id="rId105">
        <w:r w:rsidDel="00000000" w:rsidR="00000000" w:rsidRPr="00000000">
          <w:rPr>
            <w:rFonts w:ascii="Arial" w:cs="Arial" w:eastAsia="Arial" w:hAnsi="Arial"/>
            <w:color w:val="1155cc"/>
            <w:u w:val="single"/>
            <w:shd w:fill="auto" w:val="clear"/>
            <w:rtl w:val="0"/>
          </w:rPr>
          <w:t xml:space="preserve">MQTT 3.1.1</w:t>
        </w:r>
      </w:hyperlink>
      <w:r w:rsidDel="00000000" w:rsidR="00000000" w:rsidRPr="00000000">
        <w:rPr>
          <w:rFonts w:ascii="Arial" w:cs="Arial" w:eastAsia="Arial" w:hAnsi="Arial"/>
          <w:color w:val="000000"/>
          <w:shd w:fill="auto" w:val="clear"/>
          <w:rtl w:val="0"/>
        </w:rPr>
        <w:t xml:space="preserve"> and </w:t>
      </w:r>
      <w:hyperlink r:id="rId106">
        <w:r w:rsidDel="00000000" w:rsidR="00000000" w:rsidRPr="00000000">
          <w:rPr>
            <w:rFonts w:ascii="Arial" w:cs="Arial" w:eastAsia="Arial" w:hAnsi="Arial"/>
            <w:color w:val="1155cc"/>
            <w:u w:val="single"/>
            <w:shd w:fill="auto" w:val="clear"/>
            <w:rtl w:val="0"/>
          </w:rPr>
          <w:t xml:space="preserve">MQTT 5.0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6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implementations will likely need to keep pace with an evolving security landscape. This Chapter provides general implementation guidance so as not to restrict choices available. Examples of threats that solution providers should consider are:</w:t>
      </w:r>
    </w:p>
    <w:p w:rsidR="00000000" w:rsidDel="00000000" w:rsidP="00000000" w:rsidRDefault="00000000" w:rsidRPr="00000000" w14:paraId="00000A64">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Devices could be compromised</w:t>
      </w:r>
    </w:p>
    <w:p w:rsidR="00000000" w:rsidDel="00000000" w:rsidP="00000000" w:rsidRDefault="00000000" w:rsidRPr="00000000" w14:paraId="00000A65">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Data at rest in Clients and Servers might be accessible</w:t>
      </w:r>
    </w:p>
    <w:p w:rsidR="00000000" w:rsidDel="00000000" w:rsidP="00000000" w:rsidRDefault="00000000" w:rsidRPr="00000000" w14:paraId="00000A66">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Protocol behaviors could have side effects - “timing attacks” for example</w:t>
      </w:r>
    </w:p>
    <w:p w:rsidR="00000000" w:rsidDel="00000000" w:rsidP="00000000" w:rsidRDefault="00000000" w:rsidRPr="00000000" w14:paraId="00000A67">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Denial of Service (DoS) attacks</w:t>
      </w:r>
    </w:p>
    <w:p w:rsidR="00000000" w:rsidDel="00000000" w:rsidP="00000000" w:rsidRDefault="00000000" w:rsidRPr="00000000" w14:paraId="00000A68">
      <w:pPr>
        <w:numPr>
          <w:ilvl w:val="0"/>
          <w:numId w:val="26"/>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Communications could be intercepted, altered, re-routed or disclosed</w:t>
      </w:r>
    </w:p>
    <w:p w:rsidR="00000000" w:rsidDel="00000000" w:rsidP="00000000" w:rsidRDefault="00000000" w:rsidRPr="00000000" w14:paraId="00000A69">
      <w:pPr>
        <w:numPr>
          <w:ilvl w:val="0"/>
          <w:numId w:val="26"/>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Injection of spoofed MQTT-SN Control Packets</w:t>
      </w:r>
    </w:p>
    <w:p w:rsidR="00000000" w:rsidDel="00000000" w:rsidP="00000000" w:rsidRDefault="00000000" w:rsidRPr="00000000" w14:paraId="00000A6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MQTT-SN solutions are deployed in hostile communication environments, implementations will often need to provide mechanisms for:</w:t>
      </w:r>
    </w:p>
    <w:p w:rsidR="00000000" w:rsidDel="00000000" w:rsidP="00000000" w:rsidRDefault="00000000" w:rsidRPr="00000000" w14:paraId="00000A6B">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Authentication of users and devices</w:t>
      </w:r>
    </w:p>
    <w:p w:rsidR="00000000" w:rsidDel="00000000" w:rsidP="00000000" w:rsidRDefault="00000000" w:rsidRPr="00000000" w14:paraId="00000A6C">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of access to Server resources</w:t>
      </w:r>
    </w:p>
    <w:p w:rsidR="00000000" w:rsidDel="00000000" w:rsidP="00000000" w:rsidRDefault="00000000" w:rsidRPr="00000000" w14:paraId="00000A6D">
      <w:pPr>
        <w:numPr>
          <w:ilvl w:val="0"/>
          <w:numId w:val="69"/>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Integrity of MQTT-SN Control Packets and application data contained therein</w:t>
      </w:r>
    </w:p>
    <w:p w:rsidR="00000000" w:rsidDel="00000000" w:rsidP="00000000" w:rsidRDefault="00000000" w:rsidRPr="00000000" w14:paraId="00000A6E">
      <w:pPr>
        <w:numPr>
          <w:ilvl w:val="0"/>
          <w:numId w:val="69"/>
        </w:numPr>
        <w:spacing w:after="24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Privacy of MQTT-SN Control Packets and application data contained therein </w:t>
      </w:r>
    </w:p>
    <w:p w:rsidR="00000000" w:rsidDel="00000000" w:rsidP="00000000" w:rsidRDefault="00000000" w:rsidRPr="00000000" w14:paraId="00000A6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addition to technical security issues there could also be geographic (for example U.S.-EU Privacy Shield Framework</w:t>
      </w:r>
      <w:hyperlink r:id="rId107">
        <w:r w:rsidDel="00000000" w:rsidR="00000000" w:rsidRPr="00000000">
          <w:rPr>
            <w:rFonts w:ascii="Arial" w:cs="Arial" w:eastAsia="Arial" w:hAnsi="Arial"/>
            <w:color w:val="000000"/>
            <w:shd w:fill="auto" w:val="clear"/>
            <w:rtl w:val="0"/>
          </w:rPr>
          <w:t xml:space="preserve"> </w:t>
        </w:r>
      </w:hyperlink>
      <w:hyperlink r:id="rId108">
        <w:r w:rsidDel="00000000" w:rsidR="00000000" w:rsidRPr="00000000">
          <w:rPr>
            <w:rFonts w:ascii="Arial" w:cs="Arial" w:eastAsia="Arial" w:hAnsi="Arial"/>
            <w:color w:val="1155cc"/>
            <w:u w:val="single"/>
            <w:shd w:fill="auto" w:val="clear"/>
            <w:rtl w:val="0"/>
          </w:rPr>
          <w:t xml:space="preserve">[USEUPRIVSH]</w:t>
        </w:r>
      </w:hyperlink>
      <w:r w:rsidDel="00000000" w:rsidR="00000000" w:rsidRPr="00000000">
        <w:rPr>
          <w:rFonts w:ascii="Arial" w:cs="Arial" w:eastAsia="Arial" w:hAnsi="Arial"/>
          <w:color w:val="000000"/>
          <w:shd w:fill="auto" w:val="clear"/>
          <w:rtl w:val="0"/>
        </w:rPr>
        <w:t xml:space="preserve">), industry specific (for example PCI DSS</w:t>
      </w:r>
      <w:hyperlink r:id="rId109">
        <w:r w:rsidDel="00000000" w:rsidR="00000000" w:rsidRPr="00000000">
          <w:rPr>
            <w:rFonts w:ascii="Arial" w:cs="Arial" w:eastAsia="Arial" w:hAnsi="Arial"/>
            <w:color w:val="000000"/>
            <w:shd w:fill="auto" w:val="clear"/>
            <w:rtl w:val="0"/>
          </w:rPr>
          <w:t xml:space="preserve"> </w:t>
        </w:r>
      </w:hyperlink>
      <w:hyperlink r:id="rId110">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and regulatory considerations (for example Sarbanes-Oxley</w:t>
      </w:r>
      <w:hyperlink r:id="rId111">
        <w:r w:rsidDel="00000000" w:rsidR="00000000" w:rsidRPr="00000000">
          <w:rPr>
            <w:rFonts w:ascii="Arial" w:cs="Arial" w:eastAsia="Arial" w:hAnsi="Arial"/>
            <w:color w:val="000000"/>
            <w:shd w:fill="auto" w:val="clear"/>
            <w:rtl w:val="0"/>
          </w:rPr>
          <w:t xml:space="preserve"> </w:t>
        </w:r>
      </w:hyperlink>
      <w:hyperlink r:id="rId112">
        <w:r w:rsidDel="00000000" w:rsidR="00000000" w:rsidRPr="00000000">
          <w:rPr>
            <w:rFonts w:ascii="Arial" w:cs="Arial" w:eastAsia="Arial" w:hAnsi="Arial"/>
            <w:color w:val="1155cc"/>
            <w:u w:val="single"/>
            <w:shd w:fill="auto" w:val="clear"/>
            <w:rtl w:val="0"/>
          </w:rPr>
          <w:t xml:space="preserve">[SARBANES]</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70">
      <w:pPr>
        <w:pStyle w:val="Heading2"/>
        <w:ind w:left="0" w:firstLine="0"/>
        <w:rPr/>
      </w:pPr>
      <w:bookmarkStart w:colFirst="0" w:colLast="0" w:name="_heading=h.igt8todq2le2" w:id="307"/>
      <w:bookmarkEnd w:id="307"/>
      <w:r w:rsidDel="00000000" w:rsidR="00000000" w:rsidRPr="00000000">
        <w:rPr>
          <w:rtl w:val="0"/>
        </w:rPr>
        <w:t xml:space="preserve">5.2 MQTT-SN solutions: security and certification</w:t>
      </w:r>
    </w:p>
    <w:p w:rsidR="00000000" w:rsidDel="00000000" w:rsidP="00000000" w:rsidRDefault="00000000" w:rsidRPr="00000000" w14:paraId="00000A7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provide conformance with specific industry security standards such as NIST Cyber Security Framework</w:t>
      </w:r>
      <w:hyperlink r:id="rId113">
        <w:r w:rsidDel="00000000" w:rsidR="00000000" w:rsidRPr="00000000">
          <w:rPr>
            <w:rFonts w:ascii="Arial" w:cs="Arial" w:eastAsia="Arial" w:hAnsi="Arial"/>
            <w:color w:val="000000"/>
            <w:shd w:fill="auto" w:val="clear"/>
            <w:rtl w:val="0"/>
          </w:rPr>
          <w:t xml:space="preserve"> </w:t>
        </w:r>
      </w:hyperlink>
      <w:hyperlink r:id="rId114">
        <w:r w:rsidDel="00000000" w:rsidR="00000000" w:rsidRPr="00000000">
          <w:rPr>
            <w:rFonts w:ascii="Arial" w:cs="Arial" w:eastAsia="Arial" w:hAnsi="Arial"/>
            <w:color w:val="1155cc"/>
            <w:u w:val="single"/>
            <w:shd w:fill="auto" w:val="clear"/>
            <w:rtl w:val="0"/>
          </w:rPr>
          <w:t xml:space="preserve">[NISTCSF]</w:t>
        </w:r>
      </w:hyperlink>
      <w:r w:rsidDel="00000000" w:rsidR="00000000" w:rsidRPr="00000000">
        <w:rPr>
          <w:rFonts w:ascii="Arial" w:cs="Arial" w:eastAsia="Arial" w:hAnsi="Arial"/>
          <w:color w:val="000000"/>
          <w:shd w:fill="auto" w:val="clear"/>
          <w:rtl w:val="0"/>
        </w:rPr>
        <w:t xml:space="preserve">, PCI-DSS</w:t>
      </w:r>
      <w:hyperlink r:id="rId115">
        <w:r w:rsidDel="00000000" w:rsidR="00000000" w:rsidRPr="00000000">
          <w:rPr>
            <w:rFonts w:ascii="Arial" w:cs="Arial" w:eastAsia="Arial" w:hAnsi="Arial"/>
            <w:color w:val="000000"/>
            <w:shd w:fill="auto" w:val="clear"/>
            <w:rtl w:val="0"/>
          </w:rPr>
          <w:t xml:space="preserve"> </w:t>
        </w:r>
      </w:hyperlink>
      <w:hyperlink r:id="rId116">
        <w:r w:rsidDel="00000000" w:rsidR="00000000" w:rsidRPr="00000000">
          <w:rPr>
            <w:rFonts w:ascii="Arial" w:cs="Arial" w:eastAsia="Arial" w:hAnsi="Arial"/>
            <w:color w:val="1155cc"/>
            <w:u w:val="single"/>
            <w:shd w:fill="auto" w:val="clear"/>
            <w:rtl w:val="0"/>
          </w:rPr>
          <w:t xml:space="preserve">[PCIDSS]</w:t>
        </w:r>
      </w:hyperlink>
      <w:r w:rsidDel="00000000" w:rsidR="00000000" w:rsidRPr="00000000">
        <w:rPr>
          <w:rFonts w:ascii="Arial" w:cs="Arial" w:eastAsia="Arial" w:hAnsi="Arial"/>
          <w:color w:val="000000"/>
          <w:shd w:fill="auto" w:val="clear"/>
          <w:rtl w:val="0"/>
        </w:rPr>
        <w:t xml:space="preserve">), FIPS-140-3</w:t>
      </w:r>
      <w:hyperlink r:id="rId117">
        <w:r w:rsidDel="00000000" w:rsidR="00000000" w:rsidRPr="00000000">
          <w:rPr>
            <w:rFonts w:ascii="Arial" w:cs="Arial" w:eastAsia="Arial" w:hAnsi="Arial"/>
            <w:color w:val="000000"/>
            <w:shd w:fill="auto" w:val="clear"/>
            <w:rtl w:val="0"/>
          </w:rPr>
          <w:t xml:space="preserve"> </w:t>
        </w:r>
      </w:hyperlink>
      <w:hyperlink r:id="rId118">
        <w:r w:rsidDel="00000000" w:rsidR="00000000" w:rsidRPr="00000000">
          <w:rPr>
            <w:rFonts w:ascii="Arial" w:cs="Arial" w:eastAsia="Arial" w:hAnsi="Arial"/>
            <w:color w:val="1155cc"/>
            <w:u w:val="single"/>
            <w:shd w:fill="auto" w:val="clear"/>
            <w:rtl w:val="0"/>
          </w:rPr>
          <w:t xml:space="preserve">[FIPS1403]</w:t>
        </w:r>
      </w:hyperlink>
      <w:r w:rsidDel="00000000" w:rsidR="00000000" w:rsidRPr="00000000">
        <w:rPr>
          <w:rFonts w:ascii="Arial" w:cs="Arial" w:eastAsia="Arial" w:hAnsi="Arial"/>
          <w:color w:val="000000"/>
          <w:shd w:fill="auto" w:val="clear"/>
          <w:rtl w:val="0"/>
        </w:rPr>
        <w:t xml:space="preserve"> and Commercial National Security Algorithm Suite (CNSA) 2.0 </w:t>
      </w:r>
      <w:hyperlink r:id="rId119">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The use of industry proven, independently verified and certified technologies will help meet compliance requirements.</w:t>
      </w:r>
    </w:p>
    <w:p w:rsidR="00000000" w:rsidDel="00000000" w:rsidP="00000000" w:rsidRDefault="00000000" w:rsidRPr="00000000" w14:paraId="00000A72">
      <w:pPr>
        <w:pStyle w:val="Heading2"/>
        <w:ind w:left="0" w:firstLine="0"/>
        <w:rPr/>
      </w:pPr>
      <w:bookmarkStart w:colFirst="0" w:colLast="0" w:name="_heading=h.t81ayj7ar2ac" w:id="308"/>
      <w:bookmarkEnd w:id="308"/>
      <w:r w:rsidDel="00000000" w:rsidR="00000000" w:rsidRPr="00000000">
        <w:rPr>
          <w:rtl w:val="0"/>
        </w:rPr>
        <w:t xml:space="preserve">5.3 Lightweight cryptography and constrained devices</w:t>
      </w:r>
    </w:p>
    <w:p w:rsidR="00000000" w:rsidDel="00000000" w:rsidP="00000000" w:rsidRDefault="00000000" w:rsidRPr="00000000" w14:paraId="00000A7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is targeted at the most power saving and constrained devices. In contrast to MQTT where there is principally one underlying network technology - TCP/IP - MQTT-SN is intended to be agnostic to the underlying network as long as it conforms to the requirements outlined in </w:t>
      </w:r>
      <w:hyperlink w:anchor="_heading=h.fc1j1f7dq6oy">
        <w:r w:rsidDel="00000000" w:rsidR="00000000" w:rsidRPr="00000000">
          <w:rPr>
            <w:color w:val="1155cc"/>
            <w:u w:val="single"/>
            <w:shd w:fill="auto" w:val="clear"/>
            <w:rtl w:val="0"/>
          </w:rPr>
          <w:t xml:space="preserve">4.2 Networks and Virtual Connections</w:t>
        </w:r>
      </w:hyperlink>
      <w:r w:rsidDel="00000000" w:rsidR="00000000" w:rsidRPr="00000000">
        <w:rPr>
          <w:rFonts w:ascii="Arial" w:cs="Arial" w:eastAsia="Arial" w:hAnsi="Arial"/>
          <w:color w:val="000000"/>
          <w:shd w:fill="auto" w:val="clear"/>
          <w:rtl w:val="0"/>
        </w:rPr>
        <w:t xml:space="preserve">. </w:t>
      </w:r>
    </w:p>
    <w:p w:rsidR="00000000" w:rsidDel="00000000" w:rsidP="00000000" w:rsidRDefault="00000000" w:rsidRPr="00000000" w14:paraId="00000A7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Previous versions of MQTT-SN did not include specific security and integrity features, preferring to leave that to the underlying network. That approach is still supported, but to aid interoperability the Protection Encapsulation is introduced, in </w:t>
      </w:r>
      <w:hyperlink w:anchor="_heading=h.15cqrsoyxc87">
        <w:r w:rsidDel="00000000" w:rsidR="00000000" w:rsidRPr="00000000">
          <w:rPr>
            <w:color w:val="1155cc"/>
            <w:u w:val="single"/>
            <w:shd w:fill="auto" w:val="clear"/>
            <w:rtl w:val="0"/>
          </w:rPr>
          <w:t xml:space="preserve">3.17 Protection Encapsulation</w:t>
        </w:r>
      </w:hyperlink>
      <w:r w:rsidDel="00000000" w:rsidR="00000000" w:rsidRPr="00000000">
        <w:rPr>
          <w:rFonts w:ascii="Arial" w:cs="Arial" w:eastAsia="Arial" w:hAnsi="Arial"/>
          <w:color w:val="000000"/>
          <w:shd w:fill="auto" w:val="clear"/>
          <w:rtl w:val="0"/>
        </w:rPr>
        <w:t xml:space="preserve">. In order to disassociate the security model from the rest of the MQTT-SN specification, the Protection Encapsulation allows all the packet types, including CONNECT, to be wrapped in a security envelope. Furthermore the security material is self-contained in each Protection Encapsulation envelope, so it is completely decoupled from the Virtual Connection.</w:t>
      </w:r>
    </w:p>
    <w:p w:rsidR="00000000" w:rsidDel="00000000" w:rsidP="00000000" w:rsidRDefault="00000000" w:rsidRPr="00000000" w14:paraId="00000A7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schemes defined by the Protection Encapsulation are especially suited for implementation by constrained devices: </w:t>
      </w:r>
    </w:p>
    <w:p w:rsidR="00000000" w:rsidDel="00000000" w:rsidP="00000000" w:rsidRDefault="00000000" w:rsidRPr="00000000" w14:paraId="00000A76">
      <w:pPr>
        <w:numPr>
          <w:ilvl w:val="0"/>
          <w:numId w:val="19"/>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HMAC and AES CMAC are widely adopted authentication only standard schemes.</w:t>
      </w:r>
    </w:p>
    <w:p w:rsidR="00000000" w:rsidDel="00000000" w:rsidP="00000000" w:rsidRDefault="00000000" w:rsidRPr="00000000" w14:paraId="00000A77">
      <w:pPr>
        <w:numPr>
          <w:ilvl w:val="0"/>
          <w:numId w:val="19"/>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Advanced Encryption Standard</w:t>
      </w:r>
      <w:hyperlink r:id="rId120">
        <w:r w:rsidDel="00000000" w:rsidR="00000000" w:rsidRPr="00000000">
          <w:rPr>
            <w:rFonts w:ascii="Arial" w:cs="Arial" w:eastAsia="Arial" w:hAnsi="Arial"/>
            <w:color w:val="000000"/>
            <w:shd w:fill="auto" w:val="clear"/>
            <w:rtl w:val="0"/>
          </w:rPr>
          <w:t xml:space="preserve"> </w:t>
        </w:r>
      </w:hyperlink>
      <w:hyperlink r:id="rId121">
        <w:r w:rsidDel="00000000" w:rsidR="00000000" w:rsidRPr="00000000">
          <w:rPr>
            <w:rFonts w:ascii="Arial" w:cs="Arial" w:eastAsia="Arial" w:hAnsi="Arial"/>
            <w:color w:val="1155cc"/>
            <w:u w:val="single"/>
            <w:shd w:fill="auto" w:val="clear"/>
            <w:rtl w:val="0"/>
          </w:rPr>
          <w:t xml:space="preserve">[AES]</w:t>
        </w:r>
      </w:hyperlink>
      <w:r w:rsidDel="00000000" w:rsidR="00000000" w:rsidRPr="00000000">
        <w:rPr>
          <w:rFonts w:ascii="Arial" w:cs="Arial" w:eastAsia="Arial" w:hAnsi="Arial"/>
          <w:color w:val="000000"/>
          <w:shd w:fill="auto" w:val="clear"/>
          <w:rtl w:val="0"/>
        </w:rPr>
        <w:t xml:space="preserve"> is the most widely adopted encryption algorithm. There is hardware support for AES in many processors, but not commonly for embedded processors. </w:t>
      </w:r>
    </w:p>
    <w:p w:rsidR="00000000" w:rsidDel="00000000" w:rsidP="00000000" w:rsidRDefault="00000000" w:rsidRPr="00000000" w14:paraId="00000A78">
      <w:pPr>
        <w:numPr>
          <w:ilvl w:val="0"/>
          <w:numId w:val="19"/>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encryption algorithm ChaCha20 [</w:t>
      </w:r>
      <w:hyperlink r:id="rId122">
        <w:r w:rsidDel="00000000" w:rsidR="00000000" w:rsidRPr="00000000">
          <w:rPr>
            <w:rFonts w:ascii="Arial" w:cs="Arial" w:eastAsia="Arial" w:hAnsi="Arial"/>
            <w:color w:val="1155cc"/>
            <w:u w:val="single"/>
            <w:shd w:fill="auto" w:val="clear"/>
            <w:rtl w:val="0"/>
          </w:rPr>
          <w:t xml:space="preserve">CHACHA20</w:t>
        </w:r>
      </w:hyperlink>
      <w:r w:rsidDel="00000000" w:rsidR="00000000" w:rsidRPr="00000000">
        <w:rPr>
          <w:rFonts w:ascii="Arial" w:cs="Arial" w:eastAsia="Arial" w:hAnsi="Arial"/>
          <w:color w:val="000000"/>
          <w:shd w:fill="auto" w:val="clear"/>
          <w:rtl w:val="0"/>
        </w:rPr>
        <w:t xml:space="preserve">] encrypts and decrypts much faster in software, but is not as widely available as AES.</w:t>
      </w:r>
    </w:p>
    <w:p w:rsidR="00000000" w:rsidDel="00000000" w:rsidP="00000000" w:rsidRDefault="00000000" w:rsidRPr="00000000" w14:paraId="00000A7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Protection Encapsulation approach is informed by the OSCORE [RFC 8613] standard and CBOR Initial Algorithms [RFC 9053] informational document. The ISO 29192</w:t>
      </w:r>
      <w:hyperlink r:id="rId123">
        <w:r w:rsidDel="00000000" w:rsidR="00000000" w:rsidRPr="00000000">
          <w:rPr>
            <w:rFonts w:ascii="Arial" w:cs="Arial" w:eastAsia="Arial" w:hAnsi="Arial"/>
            <w:color w:val="000000"/>
            <w:shd w:fill="auto" w:val="clear"/>
            <w:rtl w:val="0"/>
          </w:rPr>
          <w:t xml:space="preserve"> </w:t>
        </w:r>
      </w:hyperlink>
      <w:hyperlink r:id="rId124">
        <w:r w:rsidDel="00000000" w:rsidR="00000000" w:rsidRPr="00000000">
          <w:rPr>
            <w:rFonts w:ascii="Arial" w:cs="Arial" w:eastAsia="Arial" w:hAnsi="Arial"/>
            <w:color w:val="1155cc"/>
            <w:u w:val="single"/>
            <w:shd w:fill="auto" w:val="clear"/>
            <w:rtl w:val="0"/>
          </w:rPr>
          <w:t xml:space="preserve">[ISO29192]</w:t>
        </w:r>
      </w:hyperlink>
      <w:r w:rsidDel="00000000" w:rsidR="00000000" w:rsidRPr="00000000">
        <w:rPr>
          <w:rFonts w:ascii="Arial" w:cs="Arial" w:eastAsia="Arial" w:hAnsi="Arial"/>
          <w:color w:val="000000"/>
          <w:shd w:fill="auto" w:val="clear"/>
          <w:rtl w:val="0"/>
        </w:rPr>
        <w:t xml:space="preserve"> standard makes recommendations for cryptographic primitives specifically tuned to perform on constrained, low end, devices.</w:t>
      </w:r>
    </w:p>
    <w:p w:rsidR="00000000" w:rsidDel="00000000" w:rsidP="00000000" w:rsidRDefault="00000000" w:rsidRPr="00000000" w14:paraId="00000A7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Protection Encapsulation also allows for user defined protection schemes, although these will of necessity have lower interoperability compared to the built-in schemes, as implementations of both Client and Server will have to be aware of them.</w:t>
      </w:r>
    </w:p>
    <w:p w:rsidR="00000000" w:rsidDel="00000000" w:rsidP="00000000" w:rsidRDefault="00000000" w:rsidRPr="00000000" w14:paraId="00000A7B">
      <w:pPr>
        <w:pStyle w:val="Heading2"/>
        <w:ind w:left="0" w:firstLine="0"/>
        <w:rPr/>
      </w:pPr>
      <w:bookmarkStart w:colFirst="0" w:colLast="0" w:name="_heading=h.g0bezd2bi3zn" w:id="309"/>
      <w:bookmarkEnd w:id="309"/>
      <w:r w:rsidDel="00000000" w:rsidR="00000000" w:rsidRPr="00000000">
        <w:rPr>
          <w:rtl w:val="0"/>
        </w:rPr>
        <w:t xml:space="preserve">5.4 Implementation notes</w:t>
      </w:r>
    </w:p>
    <w:p w:rsidR="00000000" w:rsidDel="00000000" w:rsidP="00000000" w:rsidRDefault="00000000" w:rsidRPr="00000000" w14:paraId="00000A7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the underlying network layer for MQTT-SN is UDP, DTLS [RFC9147] can be used to secure MQTT-SN communications instead of or in conjunction with the Protection Encapsulation. It is recommended that Server implementations that offer DTLS use UDP port 8883 (IANA service name: secure-mqtt).</w:t>
      </w:r>
    </w:p>
    <w:p w:rsidR="00000000" w:rsidDel="00000000" w:rsidP="00000000" w:rsidRDefault="00000000" w:rsidRPr="00000000" w14:paraId="00000A7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For other underlying network technologies, a security solution particular to that technology must be found, which could involve using the MQTT-SN </w:t>
      </w:r>
      <w:hyperlink w:anchor="_heading=h.15cqrsoyxc87">
        <w:r w:rsidDel="00000000" w:rsidR="00000000" w:rsidRPr="00000000">
          <w:rPr>
            <w:rFonts w:ascii="Arial" w:cs="Arial" w:eastAsia="Arial" w:hAnsi="Arial"/>
            <w:color w:val="1155cc"/>
            <w:u w:val="single"/>
            <w:shd w:fill="auto" w:val="clear"/>
            <w:rtl w:val="0"/>
          </w:rPr>
          <w:t xml:space="preserve">Protection Encapsulation</w:t>
        </w:r>
      </w:hyperlink>
      <w:r w:rsidDel="00000000" w:rsidR="00000000" w:rsidRPr="00000000">
        <w:rPr>
          <w:rFonts w:ascii="Arial" w:cs="Arial" w:eastAsia="Arial" w:hAnsi="Arial"/>
          <w:color w:val="000000"/>
          <w:shd w:fill="auto" w:val="clear"/>
          <w:rtl w:val="0"/>
        </w:rPr>
        <w:t xml:space="preserve"> and/or </w:t>
      </w:r>
      <w:hyperlink w:anchor="_heading=h.n3l7hni8c3ae">
        <w:r w:rsidDel="00000000" w:rsidR="00000000" w:rsidRPr="00000000">
          <w:rPr>
            <w:rFonts w:ascii="Arial" w:cs="Arial" w:eastAsia="Arial" w:hAnsi="Arial"/>
            <w:color w:val="1155cc"/>
            <w:u w:val="single"/>
            <w:shd w:fill="auto" w:val="clear"/>
            <w:rtl w:val="0"/>
          </w:rPr>
          <w:t xml:space="preserv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7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There are many security concerns to consider when implementing or using MQTT-SN. The following section should not be considered a comprehensive checklist.</w:t>
      </w:r>
    </w:p>
    <w:p w:rsidR="00000000" w:rsidDel="00000000" w:rsidP="00000000" w:rsidRDefault="00000000" w:rsidRPr="00000000" w14:paraId="00000A7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might want to achieve some, or all, of the following:</w:t>
      </w:r>
    </w:p>
    <w:p w:rsidR="00000000" w:rsidDel="00000000" w:rsidP="00000000" w:rsidRDefault="00000000" w:rsidRPr="00000000" w14:paraId="00000A80">
      <w:pPr>
        <w:pStyle w:val="Heading3"/>
        <w:ind w:left="0" w:firstLine="0"/>
        <w:rPr/>
      </w:pPr>
      <w:bookmarkStart w:colFirst="0" w:colLast="0" w:name="_heading=h.h5vxo4k0bdpo" w:id="310"/>
      <w:bookmarkEnd w:id="310"/>
      <w:r w:rsidDel="00000000" w:rsidR="00000000" w:rsidRPr="00000000">
        <w:rPr>
          <w:rtl w:val="0"/>
        </w:rPr>
        <w:t xml:space="preserve">5.4.1 Authentication of Clients by the Server</w:t>
      </w:r>
    </w:p>
    <w:p w:rsidR="00000000" w:rsidDel="00000000" w:rsidP="00000000" w:rsidRDefault="00000000" w:rsidRPr="00000000" w14:paraId="00000A8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CONNECT packet contains an Authentication Data field which can contain a user name and password if the Authentication Method is SASL PLAIN (see </w:t>
      </w:r>
      <w:hyperlink w:anchor="_heading=h.nhp24wh46om4">
        <w:r w:rsidDel="00000000" w:rsidR="00000000" w:rsidRPr="00000000">
          <w:rPr>
            <w:color w:val="1155cc"/>
            <w:u w:val="single"/>
            <w:shd w:fill="auto" w:val="clear"/>
            <w:rtl w:val="0"/>
          </w:rPr>
          <w:t xml:space="preserve">4.11.1.2 MQTT User Name and Password Support</w:t>
        </w:r>
      </w:hyperlink>
      <w:r w:rsidDel="00000000" w:rsidR="00000000" w:rsidRPr="00000000">
        <w:rPr>
          <w:rFonts w:ascii="Arial" w:cs="Arial" w:eastAsia="Arial" w:hAnsi="Arial"/>
          <w:color w:val="000000"/>
          <w:shd w:fill="auto" w:val="clear"/>
          <w:rtl w:val="0"/>
        </w:rPr>
        <w:t xml:space="preserve">). Implementations can choose how to make use of the content of these fields. They may provide their own authentication mechanism, use an external authentication system such as LDAP</w:t>
      </w:r>
      <w:hyperlink r:id="rId125">
        <w:r w:rsidDel="00000000" w:rsidR="00000000" w:rsidRPr="00000000">
          <w:rPr>
            <w:rFonts w:ascii="Arial" w:cs="Arial" w:eastAsia="Arial" w:hAnsi="Arial"/>
            <w:color w:val="000000"/>
            <w:shd w:fill="auto" w:val="clear"/>
            <w:rtl w:val="0"/>
          </w:rPr>
          <w:t xml:space="preserve"> </w:t>
        </w:r>
      </w:hyperlink>
      <w:hyperlink r:id="rId126">
        <w:r w:rsidDel="00000000" w:rsidR="00000000" w:rsidRPr="00000000">
          <w:rPr>
            <w:rFonts w:ascii="Arial" w:cs="Arial" w:eastAsia="Arial" w:hAnsi="Arial"/>
            <w:color w:val="1155cc"/>
            <w:u w:val="single"/>
            <w:shd w:fill="auto" w:val="clear"/>
            <w:rtl w:val="0"/>
          </w:rPr>
          <w:t xml:space="preserve">[RFC4511]</w:t>
        </w:r>
      </w:hyperlink>
      <w:r w:rsidDel="00000000" w:rsidR="00000000" w:rsidRPr="00000000">
        <w:rPr>
          <w:rFonts w:ascii="Arial" w:cs="Arial" w:eastAsia="Arial" w:hAnsi="Arial"/>
          <w:color w:val="000000"/>
          <w:shd w:fill="auto" w:val="clear"/>
          <w:rtl w:val="0"/>
        </w:rPr>
        <w:t xml:space="preserve"> or OAuth</w:t>
      </w:r>
      <w:hyperlink r:id="rId127">
        <w:r w:rsidDel="00000000" w:rsidR="00000000" w:rsidRPr="00000000">
          <w:rPr>
            <w:rFonts w:ascii="Arial" w:cs="Arial" w:eastAsia="Arial" w:hAnsi="Arial"/>
            <w:color w:val="000000"/>
            <w:shd w:fill="auto" w:val="clear"/>
            <w:rtl w:val="0"/>
          </w:rPr>
          <w:t xml:space="preserve"> </w:t>
        </w:r>
      </w:hyperlink>
      <w:hyperlink r:id="rId128">
        <w:r w:rsidDel="00000000" w:rsidR="00000000" w:rsidRPr="00000000">
          <w:rPr>
            <w:rFonts w:ascii="Arial" w:cs="Arial" w:eastAsia="Arial" w:hAnsi="Arial"/>
            <w:color w:val="1155cc"/>
            <w:u w:val="single"/>
            <w:shd w:fill="auto" w:val="clear"/>
            <w:rtl w:val="0"/>
          </w:rPr>
          <w:t xml:space="preserve">[RFC6749]</w:t>
        </w:r>
      </w:hyperlink>
      <w:r w:rsidDel="00000000" w:rsidR="00000000" w:rsidRPr="00000000">
        <w:rPr>
          <w:rFonts w:ascii="Arial" w:cs="Arial" w:eastAsia="Arial" w:hAnsi="Arial"/>
          <w:color w:val="000000"/>
          <w:shd w:fill="auto" w:val="clear"/>
          <w:rtl w:val="0"/>
        </w:rPr>
        <w:t xml:space="preserve"> tokens, or leverage operating system authentication mechanisms.</w:t>
      </w:r>
    </w:p>
    <w:p w:rsidR="00000000" w:rsidDel="00000000" w:rsidP="00000000" w:rsidRDefault="00000000" w:rsidRPr="00000000" w14:paraId="00000A8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Using this requires support for it in both the Client and Server.</w:t>
      </w:r>
    </w:p>
    <w:p w:rsidR="00000000" w:rsidDel="00000000" w:rsidP="00000000" w:rsidRDefault="00000000" w:rsidRPr="00000000" w14:paraId="00000A8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passing authentication data in clear text, obfuscating such data elements or requiring no authentication data should be aware this can give rise to Man-in-the-Middle and replay attacks. </w:t>
      </w:r>
      <w:hyperlink w:anchor="_heading=h.zdgt1oam65sj">
        <w:r w:rsidDel="00000000" w:rsidR="00000000" w:rsidRPr="00000000">
          <w:rPr>
            <w:color w:val="1155cc"/>
            <w:u w:val="single"/>
            <w:shd w:fill="auto" w:val="clear"/>
            <w:rtl w:val="0"/>
          </w:rPr>
          <w:t xml:space="preserve">5.4.5 Privacy of Application Messages and MQTT-SN Control Packets</w:t>
        </w:r>
      </w:hyperlink>
      <w:r w:rsidDel="00000000" w:rsidR="00000000" w:rsidRPr="00000000">
        <w:rPr>
          <w:rFonts w:ascii="Arial" w:cs="Arial" w:eastAsia="Arial" w:hAnsi="Arial"/>
          <w:color w:val="000000"/>
          <w:shd w:fill="auto" w:val="clear"/>
          <w:rtl w:val="0"/>
        </w:rPr>
        <w:t xml:space="preserve"> introduces approaches to ensure data privacy.</w:t>
      </w:r>
    </w:p>
    <w:p w:rsidR="00000000" w:rsidDel="00000000" w:rsidP="00000000" w:rsidRDefault="00000000" w:rsidRPr="00000000" w14:paraId="00000A8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Virtual Private Network (VPN) between the Clients and Servers can provide confidence that data is only being received from authorized Clients.</w:t>
      </w:r>
    </w:p>
    <w:p w:rsidR="00000000" w:rsidDel="00000000" w:rsidP="00000000" w:rsidRDefault="00000000" w:rsidRPr="00000000" w14:paraId="00000A8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 </w:t>
      </w:r>
      <w:hyperlink r:id="rId129">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is used, X.509 Certificates sent from the Client can be used by the Server to authenticate the Client to achieve mutual authentication.</w:t>
      </w:r>
    </w:p>
    <w:p w:rsidR="00000000" w:rsidDel="00000000" w:rsidP="00000000" w:rsidRDefault="00000000" w:rsidRPr="00000000" w14:paraId="00000A86">
      <w:pPr>
        <w:pStyle w:val="Heading3"/>
        <w:ind w:left="0" w:firstLine="0"/>
        <w:rPr/>
      </w:pPr>
      <w:bookmarkStart w:colFirst="0" w:colLast="0" w:name="_heading=h.lexe5j11rq4v" w:id="311"/>
      <w:bookmarkEnd w:id="311"/>
      <w:r w:rsidDel="00000000" w:rsidR="00000000" w:rsidRPr="00000000">
        <w:rPr>
          <w:rtl w:val="0"/>
        </w:rPr>
        <w:t xml:space="preserve">5.4.2 Authorization of Clients by the Server</w:t>
      </w:r>
    </w:p>
    <w:p w:rsidR="00000000" w:rsidDel="00000000" w:rsidP="00000000" w:rsidRDefault="00000000" w:rsidRPr="00000000" w14:paraId="00000A8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a Client has been successfully authenticated, a Server implementation should check that it is authorized before accepting its connection.</w:t>
      </w:r>
    </w:p>
    <w:p w:rsidR="00000000" w:rsidDel="00000000" w:rsidP="00000000" w:rsidRDefault="00000000" w:rsidRPr="00000000" w14:paraId="00000A8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Authorization may be based on information provided by the Client such as User Name, the hostname/network address of the Client, or the outcome of authentication mechanisms.</w:t>
      </w:r>
    </w:p>
    <w:p w:rsidR="00000000" w:rsidDel="00000000" w:rsidP="00000000" w:rsidRDefault="00000000" w:rsidRPr="00000000" w14:paraId="00000A8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particular, the implementation should check that the Client is authorized to use the Client Identifier as this gives access to the MQTT-SN Session State (described in </w:t>
      </w:r>
      <w:hyperlink w:anchor="_heading=h.21od6so">
        <w:r w:rsidDel="00000000" w:rsidR="00000000" w:rsidRPr="00000000">
          <w:rPr>
            <w:color w:val="1155cc"/>
            <w:u w:val="single"/>
            <w:shd w:fill="auto" w:val="clear"/>
            <w:rtl w:val="0"/>
          </w:rPr>
          <w:t xml:space="preserve">4.1 Session state</w:t>
        </w:r>
      </w:hyperlink>
      <w:r w:rsidDel="00000000" w:rsidR="00000000" w:rsidRPr="00000000">
        <w:rPr>
          <w:rFonts w:ascii="Arial" w:cs="Arial" w:eastAsia="Arial" w:hAnsi="Arial"/>
          <w:color w:val="000000"/>
          <w:shd w:fill="auto" w:val="clear"/>
          <w:rtl w:val="0"/>
        </w:rPr>
        <w:t xml:space="preserve">). This authorization check is to protect against the case where one Client, accidentally or maliciously, provides a Client Identifier that is already being used by some other Client.</w:t>
      </w:r>
    </w:p>
    <w:p w:rsidR="00000000" w:rsidDel="00000000" w:rsidP="00000000" w:rsidRDefault="00000000" w:rsidRPr="00000000" w14:paraId="00000A8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should provide access controls that take place after CONNECT to restrict the Client's ability to publish to particular Topics or to subscribe using particular Topic Filters. An implementation should consider limiting access to Topic Filters that have broad scope, such as the # Topic Filter.</w:t>
      </w:r>
    </w:p>
    <w:p w:rsidR="00000000" w:rsidDel="00000000" w:rsidP="00000000" w:rsidRDefault="00000000" w:rsidRPr="00000000" w14:paraId="00000A8B">
      <w:pPr>
        <w:pStyle w:val="Heading3"/>
        <w:ind w:left="0" w:firstLine="0"/>
        <w:rPr/>
      </w:pPr>
      <w:bookmarkStart w:colFirst="0" w:colLast="0" w:name="_heading=h.jysh3cxpsb6d" w:id="312"/>
      <w:bookmarkEnd w:id="312"/>
      <w:r w:rsidDel="00000000" w:rsidR="00000000" w:rsidRPr="00000000">
        <w:rPr>
          <w:rtl w:val="0"/>
        </w:rPr>
        <w:t xml:space="preserve">5.4.3 Authentication of the Server by the Client</w:t>
      </w:r>
    </w:p>
    <w:p w:rsidR="00000000" w:rsidDel="00000000" w:rsidP="00000000" w:rsidRDefault="00000000" w:rsidRPr="00000000" w14:paraId="00000A8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MQTT-SN protocol is not trust symmetrical. When using basic Username and Password authentication, there is no mechanism for the Client to authenticate the Server. Some forms of authentication do allow for mutual authentication.</w:t>
      </w:r>
    </w:p>
    <w:p w:rsidR="00000000" w:rsidDel="00000000" w:rsidP="00000000" w:rsidRDefault="00000000" w:rsidRPr="00000000" w14:paraId="00000A8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DTLS</w:t>
      </w:r>
      <w:hyperlink r:id="rId130">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is used, X.509 Certificates sent from the Server can be used by the Client to authenticate the Server. </w:t>
      </w:r>
    </w:p>
    <w:p w:rsidR="00000000" w:rsidDel="00000000" w:rsidP="00000000" w:rsidRDefault="00000000" w:rsidRPr="00000000" w14:paraId="00000A8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MQTT-SN provides an Authentication mechanism as described in </w:t>
      </w:r>
      <w:hyperlink w:anchor="_heading=h.n3l7hni8c3ae">
        <w:r w:rsidDel="00000000" w:rsidR="00000000" w:rsidRPr="00000000">
          <w:rPr>
            <w:color w:val="1155cc"/>
            <w:u w:val="single"/>
            <w:shd w:fill="auto" w:val="clear"/>
            <w:rtl w:val="0"/>
          </w:rPr>
          <w:t xml:space="preserve">4.11 Authentication</w:t>
        </w:r>
      </w:hyperlink>
      <w:r w:rsidDel="00000000" w:rsidR="00000000" w:rsidRPr="00000000">
        <w:rPr>
          <w:rFonts w:ascii="Arial" w:cs="Arial" w:eastAsia="Arial" w:hAnsi="Arial"/>
          <w:color w:val="000000"/>
          <w:shd w:fill="auto" w:val="clear"/>
          <w:rtl w:val="0"/>
        </w:rPr>
        <w:t xml:space="preserve">, which can be used to authenticate the Server to the Client. Using this requires support for it in both the Client and Server.</w:t>
      </w:r>
    </w:p>
    <w:p w:rsidR="00000000" w:rsidDel="00000000" w:rsidP="00000000" w:rsidRDefault="00000000" w:rsidRPr="00000000" w14:paraId="00000A8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VPN between Clients and Servers can provide confidence that Clients are connecting to the intended Server.</w:t>
      </w:r>
    </w:p>
    <w:p w:rsidR="00000000" w:rsidDel="00000000" w:rsidP="00000000" w:rsidRDefault="00000000" w:rsidRPr="00000000" w14:paraId="00000A90">
      <w:pPr>
        <w:pStyle w:val="Heading3"/>
        <w:ind w:left="0" w:firstLine="0"/>
        <w:rPr/>
      </w:pPr>
      <w:bookmarkStart w:colFirst="0" w:colLast="0" w:name="_heading=h.ot7sd3b9qzjh" w:id="313"/>
      <w:bookmarkEnd w:id="313"/>
      <w:r w:rsidDel="00000000" w:rsidR="00000000" w:rsidRPr="00000000">
        <w:rPr>
          <w:rtl w:val="0"/>
        </w:rPr>
        <w:t xml:space="preserve">5.4.4 Integrity of Application Messages and MQTT-SN Control Packets</w:t>
      </w:r>
    </w:p>
    <w:p w:rsidR="00000000" w:rsidDel="00000000" w:rsidP="00000000" w:rsidRDefault="00000000" w:rsidRPr="00000000" w14:paraId="00000A91">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Applications can independently include hash values in their Application Messages. This can provide integrity of the contents of Publish packets across the network and at rest.</w:t>
      </w:r>
    </w:p>
    <w:p w:rsidR="00000000" w:rsidDel="00000000" w:rsidP="00000000" w:rsidRDefault="00000000" w:rsidRPr="00000000" w14:paraId="00000A9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 and the Protection Encapsulation</w:t>
      </w:r>
      <w:hyperlink r:id="rId131">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provide hash algorithms to verify the integrity of data sent over the network.</w:t>
      </w:r>
    </w:p>
    <w:p w:rsidR="00000000" w:rsidDel="00000000" w:rsidP="00000000" w:rsidRDefault="00000000" w:rsidRPr="00000000" w14:paraId="00000A9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integrity of data across the section of the network covered by a VPN.</w:t>
      </w:r>
    </w:p>
    <w:p w:rsidR="00000000" w:rsidDel="00000000" w:rsidP="00000000" w:rsidRDefault="00000000" w:rsidRPr="00000000" w14:paraId="00000A94">
      <w:pPr>
        <w:pStyle w:val="Heading3"/>
        <w:ind w:left="0" w:firstLine="0"/>
        <w:rPr/>
      </w:pPr>
      <w:bookmarkStart w:colFirst="0" w:colLast="0" w:name="_heading=h.zdgt1oam65sj" w:id="314"/>
      <w:bookmarkEnd w:id="314"/>
      <w:r w:rsidDel="00000000" w:rsidR="00000000" w:rsidRPr="00000000">
        <w:rPr>
          <w:rtl w:val="0"/>
        </w:rPr>
        <w:t xml:space="preserve">5.4.5 Privacy of Application Messages and MQTT-SN Control Packets</w:t>
      </w:r>
    </w:p>
    <w:p w:rsidR="00000000" w:rsidDel="00000000" w:rsidP="00000000" w:rsidRDefault="00000000" w:rsidRPr="00000000" w14:paraId="00000A9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32">
        <w:r w:rsidDel="00000000" w:rsidR="00000000" w:rsidRPr="00000000">
          <w:rPr>
            <w:rFonts w:ascii="Arial" w:cs="Arial" w:eastAsia="Arial" w:hAnsi="Arial"/>
            <w:color w:val="000000"/>
            <w:shd w:fill="auto" w:val="clear"/>
            <w:rtl w:val="0"/>
          </w:rPr>
          <w:t xml:space="preserve"> </w:t>
        </w:r>
      </w:hyperlink>
      <w:hyperlink r:id="rId133">
        <w:r w:rsidDel="00000000" w:rsidR="00000000" w:rsidRPr="00000000">
          <w:rPr>
            <w:rFonts w:ascii="Arial" w:cs="Arial" w:eastAsia="Arial" w:hAnsi="Arial"/>
            <w:color w:val="1155cc"/>
            <w:u w:val="single"/>
            <w:shd w:fill="auto" w:val="clear"/>
            <w:rtl w:val="0"/>
          </w:rPr>
          <w:t xml:space="preserve">[RFC9147]</w:t>
        </w:r>
      </w:hyperlink>
      <w:r w:rsidDel="00000000" w:rsidR="00000000" w:rsidRPr="00000000">
        <w:rPr>
          <w:rFonts w:ascii="Arial" w:cs="Arial" w:eastAsia="Arial" w:hAnsi="Arial"/>
          <w:color w:val="000000"/>
          <w:shd w:fill="auto" w:val="clear"/>
          <w:rtl w:val="0"/>
        </w:rPr>
        <w:t xml:space="preserve"> can provide encryption of data sent over the network. There are valid DTLS cipher suites that include a NULL encryption algorithm that does not encrypt data. To ensure privacy Clients and Servers should avoid these cipher suites.</w:t>
      </w:r>
    </w:p>
    <w:p w:rsidR="00000000" w:rsidDel="00000000" w:rsidP="00000000" w:rsidRDefault="00000000" w:rsidRPr="00000000" w14:paraId="00000A9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application might independently encrypt the contents of its Application Messages. This could provide privacy of the Application Message both over the network and at rest. This would not provide privacy for other Properties of the Application Message such as Topic Name.</w:t>
      </w:r>
    </w:p>
    <w:p w:rsidR="00000000" w:rsidDel="00000000" w:rsidP="00000000" w:rsidRDefault="00000000" w:rsidRPr="00000000" w14:paraId="00000A9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can provide encrypted storage for data at rest such as Application Messages stored as part of a Session.</w:t>
      </w:r>
    </w:p>
    <w:p w:rsidR="00000000" w:rsidDel="00000000" w:rsidP="00000000" w:rsidRDefault="00000000" w:rsidRPr="00000000" w14:paraId="00000A9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use of VPNs to connect Clients and Servers can provide privacy of data across the section of the network covered by a VPN.</w:t>
      </w:r>
    </w:p>
    <w:p w:rsidR="00000000" w:rsidDel="00000000" w:rsidP="00000000" w:rsidRDefault="00000000" w:rsidRPr="00000000" w14:paraId="00000A99">
      <w:pPr>
        <w:pStyle w:val="Heading3"/>
        <w:ind w:left="0" w:firstLine="0"/>
        <w:rPr/>
      </w:pPr>
      <w:bookmarkStart w:colFirst="0" w:colLast="0" w:name="_heading=h.xh57vyfcv2nk" w:id="315"/>
      <w:bookmarkEnd w:id="315"/>
      <w:r w:rsidDel="00000000" w:rsidR="00000000" w:rsidRPr="00000000">
        <w:rPr>
          <w:rtl w:val="0"/>
        </w:rPr>
        <w:t xml:space="preserve">5.4.6 Non-repudiation of message transmission</w:t>
      </w:r>
    </w:p>
    <w:p w:rsidR="00000000" w:rsidDel="00000000" w:rsidP="00000000" w:rsidRDefault="00000000" w:rsidRPr="00000000" w14:paraId="00000A9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Application designers might need to consider appropriate strategies to achieve end to end non-repudiation.</w:t>
      </w:r>
    </w:p>
    <w:p w:rsidR="00000000" w:rsidDel="00000000" w:rsidP="00000000" w:rsidRDefault="00000000" w:rsidRPr="00000000" w14:paraId="00000A9B">
      <w:pPr>
        <w:pStyle w:val="Heading3"/>
        <w:ind w:left="0" w:firstLine="0"/>
        <w:rPr/>
      </w:pPr>
      <w:bookmarkStart w:colFirst="0" w:colLast="0" w:name="_heading=h.e8wrqxkc3xaj" w:id="316"/>
      <w:bookmarkEnd w:id="316"/>
      <w:r w:rsidDel="00000000" w:rsidR="00000000" w:rsidRPr="00000000">
        <w:rPr>
          <w:rtl w:val="0"/>
        </w:rPr>
        <w:t xml:space="preserve">5.4.7 Detecting compromise of Clients and Servers</w:t>
      </w:r>
    </w:p>
    <w:p w:rsidR="00000000" w:rsidDel="00000000" w:rsidP="00000000" w:rsidRDefault="00000000" w:rsidRPr="00000000" w14:paraId="00000A9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w:t>
      </w:r>
      <w:hyperlink r:id="rId134">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should provide capabilities to ensure that any X.509 certificates provided when initiating a DTLS session are associated with the hostname of the Client connecting or Server being connected to.</w:t>
      </w:r>
    </w:p>
    <w:p w:rsidR="00000000" w:rsidDel="00000000" w:rsidP="00000000" w:rsidRDefault="00000000" w:rsidRPr="00000000" w14:paraId="00000A9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and Server implementations using DTLS can choose to provide capabilities to check Certificate Revocation Lists (CRLs</w:t>
      </w:r>
      <w:hyperlink r:id="rId135">
        <w:r w:rsidDel="00000000" w:rsidR="00000000" w:rsidRPr="00000000">
          <w:rPr>
            <w:rFonts w:ascii="Arial" w:cs="Arial" w:eastAsia="Arial" w:hAnsi="Arial"/>
            <w:color w:val="000000"/>
            <w:shd w:fill="auto" w:val="clear"/>
            <w:rtl w:val="0"/>
          </w:rPr>
          <w:t xml:space="preserve"> </w:t>
        </w:r>
      </w:hyperlink>
      <w:hyperlink r:id="rId136">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 Online Certificate Status Protocol (OSCP)</w:t>
      </w:r>
      <w:hyperlink r:id="rId137">
        <w:r w:rsidDel="00000000" w:rsidR="00000000" w:rsidRPr="00000000">
          <w:rPr>
            <w:rFonts w:ascii="Arial" w:cs="Arial" w:eastAsia="Arial" w:hAnsi="Arial"/>
            <w:color w:val="000000"/>
            <w:shd w:fill="auto" w:val="clear"/>
            <w:rtl w:val="0"/>
          </w:rPr>
          <w:t xml:space="preserve"> </w:t>
        </w:r>
      </w:hyperlink>
      <w:hyperlink r:id="rId138">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 to prevent revoked certificates from being used.</w:t>
      </w:r>
    </w:p>
    <w:p w:rsidR="00000000" w:rsidDel="00000000" w:rsidP="00000000" w:rsidRDefault="00000000" w:rsidRPr="00000000" w14:paraId="00000A9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Physical deployments might combine tamper-proof hardware with the transmission of specific data in Application Messages. For example, a meter might have an embedded GPS to ensure it is not used in an unauthorized location.</w:t>
      </w:r>
      <w:hyperlink r:id="rId139">
        <w:r w:rsidDel="00000000" w:rsidR="00000000" w:rsidRPr="00000000">
          <w:rPr>
            <w:rFonts w:ascii="Arial" w:cs="Arial" w:eastAsia="Arial" w:hAnsi="Arial"/>
            <w:color w:val="000000"/>
            <w:shd w:fill="auto" w:val="clear"/>
            <w:rtl w:val="0"/>
          </w:rPr>
          <w:t xml:space="preserve"> </w:t>
        </w:r>
      </w:hyperlink>
      <w:hyperlink r:id="rId140">
        <w:r w:rsidDel="00000000" w:rsidR="00000000" w:rsidRPr="00000000">
          <w:rPr>
            <w:rFonts w:ascii="Arial" w:cs="Arial" w:eastAsia="Arial" w:hAnsi="Arial"/>
            <w:color w:val="1155cc"/>
            <w:u w:val="single"/>
            <w:shd w:fill="auto" w:val="clear"/>
            <w:rtl w:val="0"/>
          </w:rPr>
          <w:t xml:space="preserve">[IEEE8021AR]</w:t>
        </w:r>
      </w:hyperlink>
      <w:r w:rsidDel="00000000" w:rsidR="00000000" w:rsidRPr="00000000">
        <w:rPr>
          <w:rFonts w:ascii="Arial" w:cs="Arial" w:eastAsia="Arial" w:hAnsi="Arial"/>
          <w:color w:val="000000"/>
          <w:shd w:fill="auto" w:val="clear"/>
          <w:rtl w:val="0"/>
        </w:rPr>
        <w:t xml:space="preserve"> is a standard for implementing mechanisms to authenticate a device’s identity using a cryptographically bound identifier.</w:t>
      </w:r>
    </w:p>
    <w:p w:rsidR="00000000" w:rsidDel="00000000" w:rsidP="00000000" w:rsidRDefault="00000000" w:rsidRPr="00000000" w14:paraId="00000A9F">
      <w:pPr>
        <w:pStyle w:val="Heading3"/>
        <w:ind w:left="0" w:firstLine="0"/>
        <w:rPr/>
      </w:pPr>
      <w:bookmarkStart w:colFirst="0" w:colLast="0" w:name="_heading=h.z4zuc51rmam1" w:id="317"/>
      <w:bookmarkEnd w:id="317"/>
      <w:r w:rsidDel="00000000" w:rsidR="00000000" w:rsidRPr="00000000">
        <w:rPr>
          <w:rtl w:val="0"/>
        </w:rPr>
        <w:t xml:space="preserve">5.4.8 Detecting abnormal behaviors</w:t>
      </w:r>
    </w:p>
    <w:p w:rsidR="00000000" w:rsidDel="00000000" w:rsidP="00000000" w:rsidRDefault="00000000" w:rsidRPr="00000000" w14:paraId="00000AA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monitor Client behavior to detect potential security incidents. For example:</w:t>
      </w:r>
    </w:p>
    <w:p w:rsidR="00000000" w:rsidDel="00000000" w:rsidP="00000000" w:rsidRDefault="00000000" w:rsidRPr="00000000" w14:paraId="00000AA1">
      <w:pPr>
        <w:numPr>
          <w:ilvl w:val="0"/>
          <w:numId w:val="10"/>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connection attempts</w:t>
      </w:r>
    </w:p>
    <w:p w:rsidR="00000000" w:rsidDel="00000000" w:rsidP="00000000" w:rsidRDefault="00000000" w:rsidRPr="00000000" w14:paraId="00000AA2">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Repeated authentication attempts</w:t>
      </w:r>
    </w:p>
    <w:p w:rsidR="00000000" w:rsidDel="00000000" w:rsidP="00000000" w:rsidRDefault="00000000" w:rsidRPr="00000000" w14:paraId="00000AA3">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Abnormal termination of connections</w:t>
      </w:r>
    </w:p>
    <w:p w:rsidR="00000000" w:rsidDel="00000000" w:rsidP="00000000" w:rsidRDefault="00000000" w:rsidRPr="00000000" w14:paraId="00000AA4">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Topic scanning (attempts to send or subscribe to many topics)</w:t>
      </w:r>
    </w:p>
    <w:p w:rsidR="00000000" w:rsidDel="00000000" w:rsidP="00000000" w:rsidRDefault="00000000" w:rsidRPr="00000000" w14:paraId="00000AA5">
      <w:pPr>
        <w:numPr>
          <w:ilvl w:val="0"/>
          <w:numId w:val="10"/>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Sending undeliverable messages (no subscribers to the topics)</w:t>
      </w:r>
    </w:p>
    <w:p w:rsidR="00000000" w:rsidDel="00000000" w:rsidP="00000000" w:rsidRDefault="00000000" w:rsidRPr="00000000" w14:paraId="00000AA6">
      <w:pPr>
        <w:numPr>
          <w:ilvl w:val="0"/>
          <w:numId w:val="10"/>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that connect but do not send data</w:t>
      </w:r>
    </w:p>
    <w:p w:rsidR="00000000" w:rsidDel="00000000" w:rsidP="00000000" w:rsidRDefault="00000000" w:rsidRPr="00000000" w14:paraId="00000AA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might delete the Virtual Connection of Clients that breach its security rules.</w:t>
      </w:r>
    </w:p>
    <w:p w:rsidR="00000000" w:rsidDel="00000000" w:rsidP="00000000" w:rsidRDefault="00000000" w:rsidRPr="00000000" w14:paraId="00000AA8">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 implementations detecting unwelcome behavior might implement a dynamic block list based on identifiers such as IP address or Client Identifier.</w:t>
      </w:r>
    </w:p>
    <w:p w:rsidR="00000000" w:rsidDel="00000000" w:rsidP="00000000" w:rsidRDefault="00000000" w:rsidRPr="00000000" w14:paraId="00000AA9">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Deployments might use network-level controls (where available) to implement rate limiting or blocking based on IP address or other information.</w:t>
      </w:r>
    </w:p>
    <w:p w:rsidR="00000000" w:rsidDel="00000000" w:rsidP="00000000" w:rsidRDefault="00000000" w:rsidRPr="00000000" w14:paraId="00000AAA">
      <w:pPr>
        <w:pStyle w:val="Heading3"/>
        <w:ind w:left="0" w:firstLine="0"/>
        <w:rPr/>
      </w:pPr>
      <w:bookmarkStart w:colFirst="0" w:colLast="0" w:name="_heading=h.wh4qb21u9cfo" w:id="318"/>
      <w:bookmarkEnd w:id="318"/>
      <w:r w:rsidDel="00000000" w:rsidR="00000000" w:rsidRPr="00000000">
        <w:rPr>
          <w:rtl w:val="0"/>
        </w:rPr>
        <w:t xml:space="preserve">5.4.9 Handling of Disallowed Unicode code points</w:t>
      </w:r>
    </w:p>
    <w:p w:rsidR="00000000" w:rsidDel="00000000" w:rsidP="00000000" w:rsidRDefault="00000000" w:rsidRPr="00000000" w14:paraId="00000AAB">
      <w:pPr>
        <w:spacing w:after="240" w:before="240" w:line="276" w:lineRule="auto"/>
        <w:ind w:left="0" w:right="0" w:firstLine="0"/>
        <w:rPr>
          <w:rFonts w:ascii="Arial" w:cs="Arial" w:eastAsia="Arial" w:hAnsi="Arial"/>
          <w:color w:val="000000"/>
          <w:shd w:fill="auto" w:val="clear"/>
        </w:rPr>
      </w:pPr>
      <w:hyperlink w:anchor="_heading=h.49x2ik5">
        <w:r w:rsidDel="00000000" w:rsidR="00000000" w:rsidRPr="00000000">
          <w:rPr>
            <w:color w:val="1155cc"/>
            <w:u w:val="single"/>
            <w:shd w:fill="auto" w:val="clear"/>
            <w:rtl w:val="0"/>
          </w:rPr>
          <w:t xml:space="preserve">1.7.4 UTF-8 Encoded String</w:t>
        </w:r>
      </w:hyperlink>
      <w:r w:rsidDel="00000000" w:rsidR="00000000" w:rsidRPr="00000000">
        <w:rPr>
          <w:rFonts w:ascii="Arial" w:cs="Arial" w:eastAsia="Arial" w:hAnsi="Arial"/>
          <w:color w:val="000000"/>
          <w:shd w:fill="auto" w:val="clear"/>
          <w:rtl w:val="0"/>
        </w:rPr>
        <w:t xml:space="preserve"> describes the Disallowed Unicode code points, which should not be included in a UTF-8 Encoded String. A Client or Server implementation can choose whether to validate that these code points are not used in UTF-8 Encoded Strings such as the Topic Name or Properties.</w:t>
      </w:r>
    </w:p>
    <w:p w:rsidR="00000000" w:rsidDel="00000000" w:rsidP="00000000" w:rsidRDefault="00000000" w:rsidRPr="00000000" w14:paraId="00000AA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 Server does not validate the code points in a UTF-8 Encoded String but a subscribing Client does, then a second Client might be able to cause the subscribing Client to delete the Virtual Connection by publishing on a Topic Name or using Properties that contain a Disallowed Unicode code point. This section recommends some steps that can be taken to prevent this problem.</w:t>
      </w:r>
    </w:p>
    <w:p w:rsidR="00000000" w:rsidDel="00000000" w:rsidP="00000000" w:rsidRDefault="00000000" w:rsidRPr="00000000" w14:paraId="00000AAD">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similar problem can occur when the Client validates that the payload matches the Payload Format Indicator and the Server does not. The considerations and remedies for this are similar to those for handling Disallowed Unicode code points.</w:t>
      </w:r>
    </w:p>
    <w:p w:rsidR="00000000" w:rsidDel="00000000" w:rsidP="00000000" w:rsidRDefault="00000000" w:rsidRPr="00000000" w14:paraId="00000AAE">
      <w:pPr>
        <w:pStyle w:val="Heading4"/>
        <w:ind w:left="0" w:firstLine="0"/>
        <w:rPr/>
      </w:pPr>
      <w:bookmarkStart w:colFirst="0" w:colLast="0" w:name="_heading=h.nz5eemy59ri" w:id="319"/>
      <w:bookmarkEnd w:id="319"/>
      <w:r w:rsidDel="00000000" w:rsidR="00000000" w:rsidRPr="00000000">
        <w:rPr>
          <w:rtl w:val="0"/>
        </w:rPr>
        <w:t xml:space="preserve">5.4.9.1 Considerations for the use of Disallowed Unicode code points</w:t>
      </w:r>
    </w:p>
    <w:p w:rsidR="00000000" w:rsidDel="00000000" w:rsidP="00000000" w:rsidRDefault="00000000" w:rsidRPr="00000000" w14:paraId="00000AAF">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An implementation would normally choose to validate UTF-8 Encoded strings, checking that the Disallowed Unicode code points are not used. This avoids implementation difficulties such as the use of libraries that are sensitive to these code points, it also protects applications from having to process them.</w:t>
      </w:r>
    </w:p>
    <w:p w:rsidR="00000000" w:rsidDel="00000000" w:rsidP="00000000" w:rsidRDefault="00000000" w:rsidRPr="00000000" w14:paraId="00000AB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Validating that these code points are not used removes some security exposures. There are possible security exploits which use control characters in log files to mask entries in the logs or confuse the tools which process log files. The Unicode Noncharacters are commonly used as special markers and allowing them into UTF-8 Encoded Strings could permit such exploits. </w:t>
      </w:r>
    </w:p>
    <w:p w:rsidR="00000000" w:rsidDel="00000000" w:rsidP="00000000" w:rsidRDefault="00000000" w:rsidRPr="00000000" w14:paraId="00000AB1">
      <w:pPr>
        <w:pStyle w:val="Heading4"/>
        <w:ind w:left="0" w:firstLine="0"/>
        <w:rPr/>
      </w:pPr>
      <w:bookmarkStart w:colFirst="0" w:colLast="0" w:name="_heading=h.bynx7fjpvxum" w:id="320"/>
      <w:bookmarkEnd w:id="320"/>
      <w:r w:rsidDel="00000000" w:rsidR="00000000" w:rsidRPr="00000000">
        <w:rPr>
          <w:rtl w:val="0"/>
        </w:rPr>
        <w:t xml:space="preserve">5.4.9.2 Interactions between Publishers and Subscribers</w:t>
      </w:r>
    </w:p>
    <w:p w:rsidR="00000000" w:rsidDel="00000000" w:rsidP="00000000" w:rsidRDefault="00000000" w:rsidRPr="00000000" w14:paraId="00000AB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publisher of an Application Message normally expects that the Servers will forward the message to subscribers, and that these subscribers are capable of processing the messages.</w:t>
      </w:r>
    </w:p>
    <w:p w:rsidR="00000000" w:rsidDel="00000000" w:rsidP="00000000" w:rsidRDefault="00000000" w:rsidRPr="00000000" w14:paraId="00000AB3">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These are some conditions under which a publishing Client can cause the subscribing Client to delete the Virtual Connection. Consider a situation where:</w:t>
      </w:r>
    </w:p>
    <w:p w:rsidR="00000000" w:rsidDel="00000000" w:rsidP="00000000" w:rsidRDefault="00000000" w:rsidRPr="00000000" w14:paraId="00000AB4">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Client publishes an Application Message using a Topic Name containing one of the Disallowed Unicode code points.</w:t>
      </w:r>
    </w:p>
    <w:p w:rsidR="00000000" w:rsidDel="00000000" w:rsidP="00000000" w:rsidRDefault="00000000" w:rsidRPr="00000000" w14:paraId="00000AB5">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library allows the Disallowed Unicode code point to be used in a Topic Name rather than rejecting it.</w:t>
      </w:r>
    </w:p>
    <w:p w:rsidR="00000000" w:rsidDel="00000000" w:rsidP="00000000" w:rsidRDefault="00000000" w:rsidRPr="00000000" w14:paraId="00000AB6">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publishing Client is authorized to send the publication.</w:t>
      </w:r>
    </w:p>
    <w:p w:rsidR="00000000" w:rsidDel="00000000" w:rsidP="00000000" w:rsidRDefault="00000000" w:rsidRPr="00000000" w14:paraId="00000AB7">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 subscribing Client is authorized to use a Topic Filter which matches the Topic Name. Note that the Disallowed Unicode code point might occur in a part of the Topic Name matching a wildcard character in the Topic Filter.</w:t>
      </w:r>
    </w:p>
    <w:p w:rsidR="00000000" w:rsidDel="00000000" w:rsidP="00000000" w:rsidRDefault="00000000" w:rsidRPr="00000000" w14:paraId="00000AB8">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Server forwards the message to the matching subscriber rather than disconnecting the publisher.</w:t>
      </w:r>
    </w:p>
    <w:p w:rsidR="00000000" w:rsidDel="00000000" w:rsidP="00000000" w:rsidRDefault="00000000" w:rsidRPr="00000000" w14:paraId="00000AB9">
      <w:pPr>
        <w:numPr>
          <w:ilvl w:val="0"/>
          <w:numId w:val="70"/>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this case the subscribing Client might:</w:t>
      </w:r>
    </w:p>
    <w:p w:rsidR="00000000" w:rsidDel="00000000" w:rsidP="00000000" w:rsidRDefault="00000000" w:rsidRPr="00000000" w14:paraId="00000ABA">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Delete the Virtual Connection because it does not allow the use of Disallowed Unicode code points, possibly sending a DISCONNECT before doing so. For QoS 1 and QoS 2 messages this might cause the Server to send the message again, causing the Client to delete the Virtual Connection again.</w:t>
      </w:r>
    </w:p>
    <w:p w:rsidR="00000000" w:rsidDel="00000000" w:rsidP="00000000" w:rsidRDefault="00000000" w:rsidRPr="00000000" w14:paraId="00000ABB">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Reject the Application Message by sending a Reason Code greater than or equal to 0x80 in a PUBACK (QoS 1) or PUBREC (QoS 2).</w:t>
      </w:r>
    </w:p>
    <w:p w:rsidR="00000000" w:rsidDel="00000000" w:rsidP="00000000" w:rsidRDefault="00000000" w:rsidRPr="00000000" w14:paraId="00000ABC">
      <w:pPr>
        <w:numPr>
          <w:ilvl w:val="1"/>
          <w:numId w:val="70"/>
        </w:numPr>
        <w:spacing w:after="0" w:afterAutospacing="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Accept the Application Message but fail to process it because it contains one of the Disallowed Unicode code points.</w:t>
      </w:r>
    </w:p>
    <w:p w:rsidR="00000000" w:rsidDel="00000000" w:rsidP="00000000" w:rsidRDefault="00000000" w:rsidRPr="00000000" w14:paraId="00000ABD">
      <w:pPr>
        <w:numPr>
          <w:ilvl w:val="1"/>
          <w:numId w:val="70"/>
        </w:numPr>
        <w:spacing w:after="160" w:before="0" w:line="276" w:lineRule="auto"/>
        <w:ind w:left="144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Successfully process the Application Message.</w:t>
      </w:r>
    </w:p>
    <w:p w:rsidR="00000000" w:rsidDel="00000000" w:rsidP="00000000" w:rsidRDefault="00000000" w:rsidRPr="00000000" w14:paraId="00000AB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The potential for the Client to delete the Virtual Connection might go unnoticed until a publisher uses one of the Disallowed Unicode code points.</w:t>
      </w:r>
    </w:p>
    <w:p w:rsidR="00000000" w:rsidDel="00000000" w:rsidP="00000000" w:rsidRDefault="00000000" w:rsidRPr="00000000" w14:paraId="00000ABF">
      <w:pPr>
        <w:pStyle w:val="Heading4"/>
        <w:ind w:left="0" w:firstLine="0"/>
        <w:rPr/>
      </w:pPr>
      <w:bookmarkStart w:colFirst="0" w:colLast="0" w:name="_heading=h.d4dvwf8lgj0z" w:id="321"/>
      <w:bookmarkEnd w:id="321"/>
      <w:r w:rsidDel="00000000" w:rsidR="00000000" w:rsidRPr="00000000">
        <w:rPr>
          <w:rtl w:val="0"/>
        </w:rPr>
        <w:t xml:space="preserve">5.4.9.3 Remedies</w:t>
      </w:r>
    </w:p>
    <w:p w:rsidR="00000000" w:rsidDel="00000000" w:rsidP="00000000" w:rsidRDefault="00000000" w:rsidRPr="00000000" w14:paraId="00000AC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there is a possibility that a Disallowed Unicode code point could be included in a Topic Name or other Properties delivered to a Client, the solution owner can adopt one of the following suggestions:</w:t>
      </w:r>
    </w:p>
    <w:p w:rsidR="00000000" w:rsidDel="00000000" w:rsidP="00000000" w:rsidRDefault="00000000" w:rsidRPr="00000000" w14:paraId="00000AC1">
      <w:pPr>
        <w:numPr>
          <w:ilvl w:val="0"/>
          <w:numId w:val="57"/>
        </w:numPr>
        <w:spacing w:after="0" w:afterAutospacing="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Server implementation to one that rejects UTF-8 Encoded Strings containing a Disallowed Unicode code point either by sending a Reason Code greater than or equal to 0x80 or deleting the Virtual Connection.</w:t>
      </w:r>
    </w:p>
    <w:p w:rsidR="00000000" w:rsidDel="00000000" w:rsidP="00000000" w:rsidRDefault="00000000" w:rsidRPr="00000000" w14:paraId="00000AC2">
      <w:pPr>
        <w:numPr>
          <w:ilvl w:val="0"/>
          <w:numId w:val="57"/>
        </w:numPr>
        <w:spacing w:after="160" w:before="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Change the Client library used by the subscribers to one that tolerates the use of Disallowed Code points. The client can either process or discard messages with UTF-8 Encoded Strings that contain Disallowed Unicode code points so long as it continues the protocol.</w:t>
      </w:r>
    </w:p>
    <w:p w:rsidR="00000000" w:rsidDel="00000000" w:rsidP="00000000" w:rsidRDefault="00000000" w:rsidRPr="00000000" w14:paraId="00000AC3">
      <w:pPr>
        <w:pStyle w:val="Heading3"/>
        <w:ind w:left="0" w:firstLine="0"/>
        <w:rPr/>
      </w:pPr>
      <w:bookmarkStart w:colFirst="0" w:colLast="0" w:name="_heading=h.tdlqgir6zrnb" w:id="322"/>
      <w:bookmarkEnd w:id="322"/>
      <w:r w:rsidDel="00000000" w:rsidR="00000000" w:rsidRPr="00000000">
        <w:rPr>
          <w:rtl w:val="0"/>
        </w:rPr>
        <w:t xml:space="preserve">5.4.10 Other security considerations</w:t>
      </w:r>
    </w:p>
    <w:p w:rsidR="00000000" w:rsidDel="00000000" w:rsidP="00000000" w:rsidRDefault="00000000" w:rsidRPr="00000000" w14:paraId="00000AC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If Client or Server X.509 certificates are lost or it is considered that they might be compromised they should be revoked (using CRLs</w:t>
      </w:r>
      <w:hyperlink r:id="rId141">
        <w:r w:rsidDel="00000000" w:rsidR="00000000" w:rsidRPr="00000000">
          <w:rPr>
            <w:rFonts w:ascii="Arial" w:cs="Arial" w:eastAsia="Arial" w:hAnsi="Arial"/>
            <w:color w:val="000000"/>
            <w:shd w:fill="auto" w:val="clear"/>
            <w:rtl w:val="0"/>
          </w:rPr>
          <w:t xml:space="preserve"> </w:t>
        </w:r>
      </w:hyperlink>
      <w:hyperlink r:id="rId142">
        <w:r w:rsidDel="00000000" w:rsidR="00000000" w:rsidRPr="00000000">
          <w:rPr>
            <w:rFonts w:ascii="Arial" w:cs="Arial" w:eastAsia="Arial" w:hAnsi="Arial"/>
            <w:color w:val="1155cc"/>
            <w:u w:val="single"/>
            <w:shd w:fill="auto" w:val="clear"/>
            <w:rtl w:val="0"/>
          </w:rPr>
          <w:t xml:space="preserve">[RFC5280]</w:t>
        </w:r>
      </w:hyperlink>
      <w:r w:rsidDel="00000000" w:rsidR="00000000" w:rsidRPr="00000000">
        <w:rPr>
          <w:rFonts w:ascii="Arial" w:cs="Arial" w:eastAsia="Arial" w:hAnsi="Arial"/>
          <w:color w:val="000000"/>
          <w:shd w:fill="auto" w:val="clear"/>
          <w:rtl w:val="0"/>
        </w:rPr>
        <w:t xml:space="preserve"> and/or OSCP</w:t>
      </w:r>
      <w:hyperlink r:id="rId143">
        <w:r w:rsidDel="00000000" w:rsidR="00000000" w:rsidRPr="00000000">
          <w:rPr>
            <w:rFonts w:ascii="Arial" w:cs="Arial" w:eastAsia="Arial" w:hAnsi="Arial"/>
            <w:color w:val="000000"/>
            <w:shd w:fill="auto" w:val="clear"/>
            <w:rtl w:val="0"/>
          </w:rPr>
          <w:t xml:space="preserve"> </w:t>
        </w:r>
      </w:hyperlink>
      <w:hyperlink r:id="rId144">
        <w:r w:rsidDel="00000000" w:rsidR="00000000" w:rsidRPr="00000000">
          <w:rPr>
            <w:rFonts w:ascii="Arial" w:cs="Arial" w:eastAsia="Arial" w:hAnsi="Arial"/>
            <w:color w:val="1155cc"/>
            <w:u w:val="single"/>
            <w:shd w:fill="auto" w:val="clear"/>
            <w:rtl w:val="0"/>
          </w:rPr>
          <w:t xml:space="preserve">[RFC6960]</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 or Server authentication credentials, such as User Name and Password, that are lost or considered compromised should be revoked and/or reissued.</w:t>
      </w:r>
    </w:p>
    <w:p w:rsidR="00000000" w:rsidDel="00000000" w:rsidP="00000000" w:rsidRDefault="00000000" w:rsidRPr="00000000" w14:paraId="00000AC6">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In the case of long lasting connections:</w:t>
      </w:r>
    </w:p>
    <w:p w:rsidR="00000000" w:rsidDel="00000000" w:rsidP="00000000" w:rsidRDefault="00000000" w:rsidRPr="00000000" w14:paraId="00000AC7">
      <w:pPr>
        <w:numPr>
          <w:ilvl w:val="0"/>
          <w:numId w:val="37"/>
        </w:numPr>
        <w:spacing w:after="0" w:afterAutospacing="0" w:before="24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Where applicable, Client and Server implementations should allow for session renegotiation to establish new cryptographic parameters (replace session keys, change cipher suites, change authentication credentials).</w:t>
      </w:r>
    </w:p>
    <w:p w:rsidR="00000000" w:rsidDel="00000000" w:rsidP="00000000" w:rsidRDefault="00000000" w:rsidRPr="00000000" w14:paraId="00000AC8">
      <w:pPr>
        <w:numPr>
          <w:ilvl w:val="0"/>
          <w:numId w:val="37"/>
        </w:numPr>
        <w:spacing w:after="0" w:afterAutospacing="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close the Virtual Connection of Clients and require them to re-authenticate with new credentials.</w:t>
      </w:r>
    </w:p>
    <w:p w:rsidR="00000000" w:rsidDel="00000000" w:rsidP="00000000" w:rsidRDefault="00000000" w:rsidRPr="00000000" w14:paraId="00000AC9">
      <w:pPr>
        <w:numPr>
          <w:ilvl w:val="0"/>
          <w:numId w:val="37"/>
        </w:numPr>
        <w:spacing w:after="240" w:before="0" w:beforeAutospacing="0" w:line="276" w:lineRule="auto"/>
        <w:ind w:left="720" w:right="0" w:hanging="36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Servers may require their Client to reauthenticate periodically using the mechanism described in </w:t>
      </w:r>
      <w:hyperlink w:anchor="_heading=h.ut22r1f7l7us">
        <w:r w:rsidDel="00000000" w:rsidR="00000000" w:rsidRPr="00000000">
          <w:rPr>
            <w:color w:val="1155cc"/>
            <w:u w:val="single"/>
            <w:shd w:fill="auto" w:val="clear"/>
            <w:rtl w:val="0"/>
          </w:rPr>
          <w:t xml:space="preserve">4.11.1.1 Re-authentication</w:t>
        </w:r>
      </w:hyperlink>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ACA">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Clients connected to a Server have a transitive trust relationship with other Clients connected to the same Server and who have authority to publish data on the same topics.</w:t>
      </w:r>
    </w:p>
    <w:p w:rsidR="00000000" w:rsidDel="00000000" w:rsidP="00000000" w:rsidRDefault="00000000" w:rsidRPr="00000000" w14:paraId="00000ACB">
      <w:pPr>
        <w:pStyle w:val="Heading3"/>
        <w:ind w:left="0" w:firstLine="0"/>
        <w:rPr/>
      </w:pPr>
      <w:bookmarkStart w:colFirst="0" w:colLast="0" w:name="_heading=h.ndkmfsfe6rvr" w:id="323"/>
      <w:bookmarkEnd w:id="323"/>
      <w:r w:rsidDel="00000000" w:rsidR="00000000" w:rsidRPr="00000000">
        <w:rPr>
          <w:rtl w:val="0"/>
        </w:rPr>
        <w:t xml:space="preserve">5.4.11 Use of SOCKS</w:t>
      </w:r>
    </w:p>
    <w:p w:rsidR="00000000" w:rsidDel="00000000" w:rsidP="00000000" w:rsidRDefault="00000000" w:rsidRPr="00000000" w14:paraId="00000ACC">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Implementations of Clients should be aware that some environments will require the use of SOCKSv5</w:t>
      </w:r>
      <w:hyperlink r:id="rId145">
        <w:r w:rsidDel="00000000" w:rsidR="00000000" w:rsidRPr="00000000">
          <w:rPr>
            <w:rFonts w:ascii="Arial" w:cs="Arial" w:eastAsia="Arial" w:hAnsi="Arial"/>
            <w:color w:val="000000"/>
            <w:shd w:fill="auto" w:val="clear"/>
            <w:rtl w:val="0"/>
          </w:rPr>
          <w:t xml:space="preserve"> </w:t>
        </w:r>
      </w:hyperlink>
      <w:hyperlink r:id="rId146">
        <w:r w:rsidDel="00000000" w:rsidR="00000000" w:rsidRPr="00000000">
          <w:rPr>
            <w:rFonts w:ascii="Arial" w:cs="Arial" w:eastAsia="Arial" w:hAnsi="Arial"/>
            <w:color w:val="1155cc"/>
            <w:u w:val="single"/>
            <w:shd w:fill="auto" w:val="clear"/>
            <w:rtl w:val="0"/>
          </w:rPr>
          <w:t xml:space="preserve">[RFC1928]</w:t>
        </w:r>
      </w:hyperlink>
      <w:r w:rsidDel="00000000" w:rsidR="00000000" w:rsidRPr="00000000">
        <w:rPr>
          <w:rFonts w:ascii="Arial" w:cs="Arial" w:eastAsia="Arial" w:hAnsi="Arial"/>
          <w:color w:val="000000"/>
          <w:shd w:fill="auto" w:val="clear"/>
          <w:rtl w:val="0"/>
        </w:rPr>
        <w:t xml:space="preserve"> proxies to transmit data. Some MQTT-SN implementations could make use of alternative secured tunnels through the use of SOCKS. Where implementations choose to use SOCKS, they should support both anonymous and User Name, Password authenticating SOCKS proxies. In the latter case, implementations should be aware that SOCKS authentication might occur in plain-text and so should avoid using the same credentials for connection to an MQTT-SN Server.</w:t>
      </w:r>
    </w:p>
    <w:p w:rsidR="00000000" w:rsidDel="00000000" w:rsidP="00000000" w:rsidRDefault="00000000" w:rsidRPr="00000000" w14:paraId="00000ACD">
      <w:pPr>
        <w:pStyle w:val="Heading3"/>
        <w:ind w:left="0" w:firstLine="0"/>
        <w:rPr/>
      </w:pPr>
      <w:bookmarkStart w:colFirst="0" w:colLast="0" w:name="_heading=h.3e16slc3oya2" w:id="324"/>
      <w:bookmarkEnd w:id="324"/>
      <w:r w:rsidDel="00000000" w:rsidR="00000000" w:rsidRPr="00000000">
        <w:rPr>
          <w:rtl w:val="0"/>
        </w:rPr>
        <w:t xml:space="preserve">5.4.12 Security profiles</w:t>
      </w:r>
    </w:p>
    <w:p w:rsidR="00000000" w:rsidDel="00000000" w:rsidP="00000000" w:rsidRDefault="00000000" w:rsidRPr="00000000" w14:paraId="00000ACE">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Implementers and solution designers might wish to consider security as a set of profiles which can be applied to the MQTT-SN protocol. An example of a layered security hierarchy is presented below.</w:t>
      </w:r>
    </w:p>
    <w:p w:rsidR="00000000" w:rsidDel="00000000" w:rsidP="00000000" w:rsidRDefault="00000000" w:rsidRPr="00000000" w14:paraId="00000ACF">
      <w:pPr>
        <w:pStyle w:val="Heading4"/>
        <w:ind w:left="0" w:firstLine="0"/>
        <w:rPr/>
      </w:pPr>
      <w:bookmarkStart w:colFirst="0" w:colLast="0" w:name="_heading=h.mkfs4hgl2fw9" w:id="325"/>
      <w:bookmarkEnd w:id="325"/>
      <w:r w:rsidDel="00000000" w:rsidR="00000000" w:rsidRPr="00000000">
        <w:rPr>
          <w:rtl w:val="0"/>
        </w:rPr>
        <w:t xml:space="preserve">5.4.12.1 Clear communication profile</w:t>
      </w:r>
    </w:p>
    <w:p w:rsidR="00000000" w:rsidDel="00000000" w:rsidP="00000000" w:rsidRDefault="00000000" w:rsidRPr="00000000" w14:paraId="00000AD0">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clear communication profile, the MQTT-SN protocol runs over an open network with no additional secure communication mechanisms in place.</w:t>
      </w:r>
    </w:p>
    <w:p w:rsidR="00000000" w:rsidDel="00000000" w:rsidP="00000000" w:rsidRDefault="00000000" w:rsidRPr="00000000" w14:paraId="00000AD1">
      <w:pPr>
        <w:pStyle w:val="Heading4"/>
        <w:ind w:left="0" w:firstLine="0"/>
        <w:rPr/>
      </w:pPr>
      <w:bookmarkStart w:colFirst="0" w:colLast="0" w:name="_heading=h.z2enj073z0k8" w:id="326"/>
      <w:bookmarkEnd w:id="326"/>
      <w:r w:rsidDel="00000000" w:rsidR="00000000" w:rsidRPr="00000000">
        <w:rPr>
          <w:rtl w:val="0"/>
        </w:rPr>
        <w:t xml:space="preserve">5.4.12.2 Secured network communication profile</w:t>
      </w:r>
    </w:p>
    <w:p w:rsidR="00000000" w:rsidDel="00000000" w:rsidP="00000000" w:rsidRDefault="00000000" w:rsidRPr="00000000" w14:paraId="00000AD2">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network communication profile, the MQTT-SN protocol runs over a physical or virtual network which has security controls, VPNs or physically secure networks for example.</w:t>
      </w:r>
    </w:p>
    <w:p w:rsidR="00000000" w:rsidDel="00000000" w:rsidP="00000000" w:rsidRDefault="00000000" w:rsidRPr="00000000" w14:paraId="00000AD3">
      <w:pPr>
        <w:pStyle w:val="Heading4"/>
        <w:ind w:left="0" w:firstLine="0"/>
        <w:rPr/>
      </w:pPr>
      <w:bookmarkStart w:colFirst="0" w:colLast="0" w:name="_heading=h.uimbujrr2hqo" w:id="327"/>
      <w:bookmarkEnd w:id="327"/>
      <w:r w:rsidDel="00000000" w:rsidR="00000000" w:rsidRPr="00000000">
        <w:rPr>
          <w:rtl w:val="0"/>
        </w:rPr>
        <w:t xml:space="preserve">5.4.12.3 Secured transport profile</w:t>
      </w:r>
    </w:p>
    <w:p w:rsidR="00000000" w:rsidDel="00000000" w:rsidP="00000000" w:rsidRDefault="00000000" w:rsidRPr="00000000" w14:paraId="00000AD4">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When using the secured transport profile, the MQTT-SN protocol runs over a physical or virtual network and uses MQTT-SN Authentication, Protection Encapsulation, DTLS and/or other technologies to provide authentication, integrity and privacy.</w:t>
      </w:r>
    </w:p>
    <w:p w:rsidR="00000000" w:rsidDel="00000000" w:rsidP="00000000" w:rsidRDefault="00000000" w:rsidRPr="00000000" w14:paraId="00000AD5">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DTLS</w:t>
      </w:r>
      <w:hyperlink r:id="rId147">
        <w:r w:rsidDel="00000000" w:rsidR="00000000" w:rsidRPr="00000000">
          <w:rPr>
            <w:rFonts w:ascii="Arial" w:cs="Arial" w:eastAsia="Arial" w:hAnsi="Arial"/>
            <w:color w:val="000000"/>
            <w:shd w:fill="auto" w:val="clear"/>
            <w:rtl w:val="0"/>
          </w:rPr>
          <w:t xml:space="preserve"> </w:t>
        </w:r>
      </w:hyperlink>
      <w:r w:rsidDel="00000000" w:rsidR="00000000" w:rsidRPr="00000000">
        <w:rPr>
          <w:rFonts w:ascii="Arial" w:cs="Arial" w:eastAsia="Arial" w:hAnsi="Arial"/>
          <w:color w:val="000000"/>
          <w:shd w:fill="auto" w:val="clear"/>
          <w:rtl w:val="0"/>
        </w:rPr>
        <w:t xml:space="preserve">Client authentication can be used in addition to – or in place of – MQTT-SN Client authentication as provided by the Authentication Method and Data fields.</w:t>
      </w:r>
    </w:p>
    <w:p w:rsidR="00000000" w:rsidDel="00000000" w:rsidP="00000000" w:rsidRDefault="00000000" w:rsidRPr="00000000" w14:paraId="00000AD6">
      <w:pPr>
        <w:pStyle w:val="Heading4"/>
        <w:ind w:left="0" w:firstLine="0"/>
        <w:rPr/>
      </w:pPr>
      <w:bookmarkStart w:colFirst="0" w:colLast="0" w:name="_heading=h.5h0rls4zwxer" w:id="328"/>
      <w:bookmarkEnd w:id="328"/>
      <w:r w:rsidDel="00000000" w:rsidR="00000000" w:rsidRPr="00000000">
        <w:rPr>
          <w:rtl w:val="0"/>
        </w:rPr>
        <w:t xml:space="preserve">5.4.12.4 Industry specific security profiles</w:t>
      </w:r>
    </w:p>
    <w:p w:rsidR="00000000" w:rsidDel="00000000" w:rsidP="00000000" w:rsidRDefault="00000000" w:rsidRPr="00000000" w14:paraId="00000AD7">
      <w:pPr>
        <w:spacing w:after="240" w:before="240" w:line="276" w:lineRule="auto"/>
        <w:ind w:left="0" w:right="0" w:firstLine="0"/>
        <w:rPr>
          <w:rFonts w:ascii="Arial" w:cs="Arial" w:eastAsia="Arial" w:hAnsi="Arial"/>
          <w:color w:val="000000"/>
          <w:shd w:fill="auto" w:val="clear"/>
        </w:rPr>
      </w:pPr>
      <w:r w:rsidDel="00000000" w:rsidR="00000000" w:rsidRPr="00000000">
        <w:rPr>
          <w:rFonts w:ascii="Arial" w:cs="Arial" w:eastAsia="Arial" w:hAnsi="Arial"/>
          <w:color w:val="000000"/>
          <w:shd w:fill="auto" w:val="clear"/>
          <w:rtl w:val="0"/>
        </w:rPr>
        <w:t xml:space="preserve">It is anticipated that the MQTT-SN (and MQTT) protocols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0AD8">
      <w:pPr>
        <w:spacing w:after="0" w:before="0" w:line="276" w:lineRule="auto"/>
        <w:ind w:left="0" w:right="0" w:firstLine="0"/>
        <w:rPr>
          <w:rFonts w:ascii="Arial" w:cs="Arial" w:eastAsia="Arial" w:hAnsi="Arial"/>
          <w:color w:val="000000"/>
          <w:shd w:fill="auto" w:val="clear"/>
        </w:rPr>
      </w:pPr>
      <w:hyperlink r:id="rId148">
        <w:r w:rsidDel="00000000" w:rsidR="00000000" w:rsidRPr="00000000">
          <w:rPr>
            <w:rFonts w:ascii="Arial" w:cs="Arial" w:eastAsia="Arial" w:hAnsi="Arial"/>
            <w:color w:val="1155cc"/>
            <w:u w:val="single"/>
            <w:shd w:fill="auto" w:val="clear"/>
            <w:rtl w:val="0"/>
          </w:rPr>
          <w:t xml:space="preserve">[NISTCSF] NIST Cyber Security Framework</w:t>
          <w:br w:type="textWrapping"/>
          <w:t xml:space="preserve"> [NIST7628] NISTIR 7628 Guidelines for Smart Grid Cyber Security</w:t>
          <w:br w:type="textWrapping"/>
          <w:t xml:space="preserve"> [FIPS1403] Security Requirements for Cryptographic Modules (FIPS PUB 140-3)</w:t>
          <w:br w:type="textWrapping"/>
          <w:t xml:space="preserve"> [PCIDSS] PCI-DSS Payment Card Industry Data Security Standard</w:t>
          <w:br w:type="textWrapping"/>
        </w:r>
      </w:hyperlink>
      <w:hyperlink r:id="rId149">
        <w:r w:rsidDel="00000000" w:rsidR="00000000" w:rsidRPr="00000000">
          <w:rPr>
            <w:rFonts w:ascii="Arial" w:cs="Arial" w:eastAsia="Arial" w:hAnsi="Arial"/>
            <w:color w:val="1155cc"/>
            <w:u w:val="single"/>
            <w:shd w:fill="auto" w:val="clear"/>
            <w:rtl w:val="0"/>
          </w:rPr>
          <w:t xml:space="preserve">[CNSA20]</w:t>
        </w:r>
      </w:hyperlink>
      <w:r w:rsidDel="00000000" w:rsidR="00000000" w:rsidRPr="00000000">
        <w:rPr>
          <w:rFonts w:ascii="Arial" w:cs="Arial" w:eastAsia="Arial" w:hAnsi="Arial"/>
          <w:color w:val="000000"/>
          <w:shd w:fill="auto" w:val="clear"/>
          <w:rtl w:val="0"/>
        </w:rPr>
        <w:t xml:space="preserve"> Commercial National Security Algorithm Suite (CNSA) 2.0 </w:t>
      </w:r>
    </w:p>
    <w:p w:rsidR="00000000" w:rsidDel="00000000" w:rsidP="00000000" w:rsidRDefault="00000000" w:rsidRPr="00000000" w14:paraId="00000AD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before="0" w:lineRule="auto"/>
        <w:rPr>
          <w:rFonts w:ascii="Arial" w:cs="Arial" w:eastAsia="Arial" w:hAnsi="Arial"/>
          <w:color w:val="000000"/>
          <w:shd w:fill="auto" w:val="clear"/>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r w:rsidDel="00000000" w:rsidR="00000000" w:rsidRPr="00000000">
        <w:rPr>
          <w:rtl w:val="0"/>
        </w:rPr>
      </w:r>
    </w:p>
    <w:p w:rsidR="00000000" w:rsidDel="00000000" w:rsidP="00000000" w:rsidRDefault="00000000" w:rsidRPr="00000000" w14:paraId="00000ADA">
      <w:pPr>
        <w:pStyle w:val="Heading1"/>
        <w:ind w:left="0" w:firstLine="0"/>
        <w:rPr>
          <w:rFonts w:ascii="Arial" w:cs="Arial" w:eastAsia="Arial" w:hAnsi="Arial"/>
        </w:rPr>
      </w:pPr>
      <w:bookmarkStart w:colFirst="0" w:colLast="0" w:name="_heading=h.2k82xt6" w:id="329"/>
      <w:bookmarkEnd w:id="329"/>
      <w:r w:rsidDel="00000000" w:rsidR="00000000" w:rsidRPr="00000000">
        <w:rPr>
          <w:rFonts w:ascii="Arial" w:cs="Arial" w:eastAsia="Arial" w:hAnsi="Arial"/>
          <w:rtl w:val="0"/>
        </w:rPr>
        <w:t xml:space="preserve">6 Conformance</w:t>
      </w:r>
    </w:p>
    <w:p w:rsidR="00000000" w:rsidDel="00000000" w:rsidP="00000000" w:rsidRDefault="00000000" w:rsidRPr="00000000" w14:paraId="00000ADB">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50">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0ADC">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51">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D">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52">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0ADE">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0ADF">
      <w:pPr>
        <w:pStyle w:val="Heading1"/>
        <w:spacing w:after="360" w:before="360" w:lineRule="auto"/>
        <w:ind w:left="0" w:firstLine="0"/>
        <w:rPr/>
      </w:pPr>
      <w:bookmarkStart w:colFirst="0" w:colLast="0" w:name="_heading=h.bc8w7ov5oli4" w:id="330"/>
      <w:bookmarkEnd w:id="330"/>
      <w:r w:rsidDel="00000000" w:rsidR="00000000" w:rsidRPr="00000000">
        <w:rPr>
          <w:rtl w:val="0"/>
        </w:rPr>
        <w:t xml:space="preserve">Appendix A. Acknowledgments</w:t>
      </w:r>
    </w:p>
    <w:p w:rsidR="00000000" w:rsidDel="00000000" w:rsidP="00000000" w:rsidRDefault="00000000" w:rsidRPr="00000000" w14:paraId="00000AE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0AE1">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0AE2">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0AE3">
      <w:pPr>
        <w:pStyle w:val="Heading2"/>
        <w:spacing w:after="120" w:before="240" w:lineRule="auto"/>
        <w:ind w:left="0" w:firstLine="0"/>
        <w:rPr/>
      </w:pPr>
      <w:bookmarkStart w:colFirst="0" w:colLast="0" w:name="_heading=h.glow6i83isd5" w:id="331"/>
      <w:bookmarkEnd w:id="331"/>
      <w:r w:rsidDel="00000000" w:rsidR="00000000" w:rsidRPr="00000000">
        <w:rPr>
          <w:rtl w:val="0"/>
        </w:rPr>
        <w:t xml:space="preserve">A.1 Special Thanks</w:t>
      </w:r>
    </w:p>
    <w:p w:rsidR="00000000" w:rsidDel="00000000" w:rsidP="00000000" w:rsidRDefault="00000000" w:rsidRPr="00000000" w14:paraId="00000AE4">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0AE5">
      <w:pPr>
        <w:rPr>
          <w:rFonts w:ascii="Arial" w:cs="Arial" w:eastAsia="Arial" w:hAnsi="Arial"/>
          <w:highlight w:val="yellow"/>
        </w:rPr>
      </w:pPr>
      <w:r w:rsidDel="00000000" w:rsidR="00000000" w:rsidRPr="00000000">
        <w:rPr>
          <w:rFonts w:ascii="Arial" w:cs="Arial" w:eastAsia="Arial" w:hAnsi="Arial"/>
          <w:rtl w:val="0"/>
        </w:rPr>
        <w:t xml:space="preserve">Substantial contributions to this document from the following individuals are gratefully acknowledged:</w:t>
      </w:r>
      <w:r w:rsidDel="00000000" w:rsidR="00000000" w:rsidRPr="00000000">
        <w:rPr>
          <w:rtl w:val="0"/>
        </w:rPr>
      </w:r>
    </w:p>
    <w:p w:rsidR="00000000" w:rsidDel="00000000" w:rsidP="00000000" w:rsidRDefault="00000000" w:rsidRPr="00000000" w14:paraId="00000AE6">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0AE7">
      <w:pPr>
        <w:pStyle w:val="Heading2"/>
        <w:spacing w:after="120" w:before="240" w:lineRule="auto"/>
        <w:ind w:left="0" w:firstLine="0"/>
        <w:rPr/>
      </w:pPr>
      <w:bookmarkStart w:colFirst="0" w:colLast="0" w:name="_heading=h.tdeowwajj1wf" w:id="332"/>
      <w:bookmarkEnd w:id="332"/>
      <w:r w:rsidDel="00000000" w:rsidR="00000000" w:rsidRPr="00000000">
        <w:rPr>
          <w:rtl w:val="0"/>
        </w:rPr>
        <w:t xml:space="preserve">A.2 Participants</w:t>
      </w:r>
    </w:p>
    <w:p w:rsidR="00000000" w:rsidDel="00000000" w:rsidP="00000000" w:rsidRDefault="00000000" w:rsidRPr="00000000" w14:paraId="00000AE8">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0AE9">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0AEA">
      <w:pPr>
        <w:rPr>
          <w:rFonts w:ascii="Arial" w:cs="Arial" w:eastAsia="Arial" w:hAnsi="Arial"/>
          <w:highlight w:val="yellow"/>
        </w:rPr>
      </w:pPr>
      <w:r w:rsidDel="00000000" w:rsidR="00000000" w:rsidRPr="00000000">
        <w:rPr>
          <w:rFonts w:ascii="Arial" w:cs="Arial" w:eastAsia="Arial" w:hAnsi="Arial"/>
          <w:rtl w:val="0"/>
        </w:rPr>
        <w:t xml:space="preserve">[Participant Name, Affiliation | Individual Member]</w:t>
      </w:r>
      <w:r w:rsidDel="00000000" w:rsidR="00000000" w:rsidRPr="00000000">
        <w:rPr>
          <w:rtl w:val="0"/>
        </w:rPr>
      </w:r>
    </w:p>
    <w:p w:rsidR="00000000" w:rsidDel="00000000" w:rsidP="00000000" w:rsidRDefault="00000000" w:rsidRPr="00000000" w14:paraId="00000AEB">
      <w:pPr>
        <w:pStyle w:val="Heading1"/>
        <w:spacing w:after="0" w:before="0" w:lineRule="auto"/>
        <w:ind w:left="0" w:right="0" w:firstLine="0"/>
        <w:rPr>
          <w:rFonts w:ascii="Arial" w:cs="Arial" w:eastAsia="Arial" w:hAnsi="Arial"/>
        </w:rPr>
      </w:pPr>
      <w:bookmarkStart w:colFirst="0" w:colLast="0" w:name="_heading=h.v94r25kxc2gv" w:id="333"/>
      <w:bookmarkEnd w:id="333"/>
      <w:r w:rsidDel="00000000" w:rsidR="00000000" w:rsidRPr="00000000">
        <w:rPr>
          <w:rFonts w:ascii="Arial" w:cs="Arial" w:eastAsia="Arial" w:hAnsi="Arial"/>
          <w:rtl w:val="0"/>
        </w:rPr>
        <w:t xml:space="preserve">Appendix B.</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Mandatory normative statements (informative)</w:t>
      </w:r>
    </w:p>
    <w:p w:rsidR="00000000" w:rsidDel="00000000" w:rsidP="00000000" w:rsidRDefault="00000000" w:rsidRPr="00000000" w14:paraId="00000AEC">
      <w:pPr>
        <w:pStyle w:val="Heading1"/>
        <w:spacing w:after="200" w:before="0" w:lineRule="auto"/>
        <w:ind w:left="0" w:right="0" w:firstLine="0"/>
        <w:rPr/>
      </w:pPr>
      <w:bookmarkStart w:colFirst="0" w:colLast="0" w:name="_heading=h.xawx99h7jb7d" w:id="334"/>
      <w:bookmarkEnd w:id="334"/>
      <w:r w:rsidDel="00000000" w:rsidR="00000000" w:rsidRPr="00000000">
        <w:rPr>
          <w:rFonts w:ascii="Arial" w:cs="Arial" w:eastAsia="Arial" w:hAnsi="Arial"/>
          <w:rtl w:val="0"/>
        </w:rPr>
        <w:t xml:space="preserve">Appendix C. Implementation Guidance (Informative)</w:t>
      </w:r>
      <w:r w:rsidDel="00000000" w:rsidR="00000000" w:rsidRPr="00000000">
        <w:rPr>
          <w:rtl w:val="0"/>
        </w:rPr>
      </w:r>
    </w:p>
    <w:p w:rsidR="00000000" w:rsidDel="00000000" w:rsidP="00000000" w:rsidRDefault="00000000" w:rsidRPr="00000000" w14:paraId="00000AED">
      <w:pPr>
        <w:pStyle w:val="Heading2"/>
        <w:spacing w:after="0" w:before="0" w:lineRule="auto"/>
        <w:ind w:left="0" w:right="0" w:firstLine="0"/>
        <w:rPr/>
      </w:pPr>
      <w:bookmarkStart w:colFirst="0" w:colLast="0" w:name="_heading=h.x64cg1dbuhix" w:id="335"/>
      <w:bookmarkEnd w:id="335"/>
      <w:r w:rsidDel="00000000" w:rsidR="00000000" w:rsidRPr="00000000">
        <w:rPr>
          <w:rtl w:val="0"/>
        </w:rPr>
        <w:t xml:space="preserve">C.1 Example MQTT-SN Architectures</w:t>
      </w:r>
    </w:p>
    <w:p w:rsidR="00000000" w:rsidDel="00000000" w:rsidP="00000000" w:rsidRDefault="00000000" w:rsidRPr="00000000" w14:paraId="00000AEE">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Among the kinds of MQTT-SN components, there are </w:t>
      </w:r>
      <w:r w:rsidDel="00000000" w:rsidR="00000000" w:rsidRPr="00000000">
        <w:rPr>
          <w:rFonts w:ascii="Arial" w:cs="Arial" w:eastAsia="Arial" w:hAnsi="Arial"/>
          <w:i w:val="1"/>
          <w:sz w:val="22"/>
          <w:szCs w:val="22"/>
          <w:rtl w:val="0"/>
        </w:rPr>
        <w:t xml:space="preserve">Clients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Gateways,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sz w:val="22"/>
          <w:szCs w:val="22"/>
          <w:rtl w:val="0"/>
        </w:rPr>
        <w:t xml:space="preserve">Forwarders </w:t>
      </w:r>
      <w:r w:rsidDel="00000000" w:rsidR="00000000" w:rsidRPr="00000000">
        <w:rPr>
          <w:rFonts w:ascii="Arial" w:cs="Arial" w:eastAsia="Arial" w:hAnsi="Arial"/>
          <w:sz w:val="22"/>
          <w:szCs w:val="22"/>
          <w:rtl w:val="0"/>
        </w:rPr>
        <w:t xml:space="preserve">and </w:t>
      </w:r>
      <w:r w:rsidDel="00000000" w:rsidR="00000000" w:rsidRPr="00000000">
        <w:rPr>
          <w:rFonts w:ascii="Arial" w:cs="Arial" w:eastAsia="Arial" w:hAnsi="Arial"/>
          <w:i w:val="1"/>
          <w:sz w:val="22"/>
          <w:szCs w:val="22"/>
          <w:rtl w:val="0"/>
        </w:rPr>
        <w:t xml:space="preserve">Brokers</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AEF">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MQTT-SN Clients can:</w:t>
      </w:r>
    </w:p>
    <w:p w:rsidR="00000000" w:rsidDel="00000000" w:rsidP="00000000" w:rsidRDefault="00000000" w:rsidRPr="00000000" w14:paraId="00000AF0">
      <w:pPr>
        <w:numPr>
          <w:ilvl w:val="0"/>
          <w:numId w:val="53"/>
        </w:numPr>
        <w:spacing w:after="0" w:after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connect to a Gateway</w:t>
      </w:r>
    </w:p>
    <w:p w:rsidR="00000000" w:rsidDel="00000000" w:rsidP="00000000" w:rsidRDefault="00000000" w:rsidRPr="00000000" w14:paraId="00000AF1">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to and from other MQTT-SN Clients through a Gateway which is acting as an MQTT-SN Broker</w:t>
      </w:r>
    </w:p>
    <w:p w:rsidR="00000000" w:rsidDel="00000000" w:rsidP="00000000" w:rsidRDefault="00000000" w:rsidRPr="00000000" w14:paraId="00000AF2">
      <w:pPr>
        <w:numPr>
          <w:ilvl w:val="0"/>
          <w:numId w:val="53"/>
        </w:numPr>
        <w:spacing w:after="0" w:afterAutospacing="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communicate with an MQTT Broker through an MQTT-SN Gateway</w:t>
      </w:r>
    </w:p>
    <w:p w:rsidR="00000000" w:rsidDel="00000000" w:rsidP="00000000" w:rsidRDefault="00000000" w:rsidRPr="00000000" w14:paraId="00000AF3">
      <w:pPr>
        <w:numPr>
          <w:ilvl w:val="0"/>
          <w:numId w:val="53"/>
        </w:numPr>
        <w:spacing w:after="0" w:before="0" w:beforeAutospacing="0" w:line="276" w:lineRule="auto"/>
        <w:ind w:left="720" w:hanging="360"/>
        <w:rPr>
          <w:rFonts w:ascii="Arial" w:cs="Arial" w:eastAsia="Arial" w:hAnsi="Arial"/>
          <w:b w:val="0"/>
          <w:color w:val="172b4d"/>
          <w:sz w:val="22"/>
          <w:szCs w:val="22"/>
        </w:rPr>
      </w:pPr>
      <w:r w:rsidDel="00000000" w:rsidR="00000000" w:rsidRPr="00000000">
        <w:rPr>
          <w:rFonts w:ascii="Arial" w:cs="Arial" w:eastAsia="Arial" w:hAnsi="Arial"/>
          <w:sz w:val="22"/>
          <w:szCs w:val="22"/>
          <w:rtl w:val="0"/>
        </w:rPr>
        <w:t xml:space="preserve">send and receive messages without connecting to a Gateway by using PUBWOS packets.</w:t>
      </w:r>
    </w:p>
    <w:p w:rsidR="00000000" w:rsidDel="00000000" w:rsidP="00000000" w:rsidRDefault="00000000" w:rsidRPr="00000000" w14:paraId="00000AF4">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An MQTT-SN Gateway may or may not communicate with an MQTT Broker. Where an MQTT Broker is involved, the MQTT protocol is used between the MQTT Broker and the MQTT-SN Gateway. A Gateway may act as a Broker between MQTT-SN Clients. If it does not act as a Broker itself but is connected to an MQTT Broker, the Gateway’s main function is the translation between MQTT and MQTT-SN.</w:t>
      </w:r>
    </w:p>
    <w:p w:rsidR="00000000" w:rsidDel="00000000" w:rsidP="00000000" w:rsidRDefault="00000000" w:rsidRPr="00000000" w14:paraId="00000AF5">
      <w:pPr>
        <w:spacing w:after="6"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If the Gateway is not directly attached to the Clients’ network, MQTT-SN Clients can communicate with a Gateway through an MQTT-SN Forwarder. The forwarder encapsulates (see section …) the MQTT-SN frames it receives on the Client side and forwards them unchanged to the Gateway; in the opposite direction, it removes the encapsulation from the frames it receives from the Gateway and sends them unchanged to the Clients.</w:t>
      </w:r>
    </w:p>
    <w:p w:rsidR="00000000" w:rsidDel="00000000" w:rsidP="00000000" w:rsidRDefault="00000000" w:rsidRPr="00000000" w14:paraId="00000AF6">
      <w:pPr>
        <w:pStyle w:val="Heading3"/>
        <w:ind w:left="0" w:firstLine="0"/>
        <w:rPr>
          <w:rFonts w:ascii="Arial" w:cs="Arial" w:eastAsia="Arial" w:hAnsi="Arial"/>
        </w:rPr>
      </w:pPr>
      <w:bookmarkStart w:colFirst="0" w:colLast="0" w:name="_heading=h.2b4f1fsjt2po" w:id="336"/>
      <w:bookmarkEnd w:id="336"/>
      <w:r w:rsidDel="00000000" w:rsidR="00000000" w:rsidRPr="00000000">
        <w:rPr>
          <w:rtl w:val="0"/>
        </w:rPr>
        <w:t xml:space="preserve">C.1.1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0AF7">
      <w:pPr>
        <w:spacing w:after="0"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each connected MQTT-SN Client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set up and maintain an MQTT connection to the MQTT server. This MQTT connection is reserved exclusively for the end-to-end and almost transparent packet exchange between the Client and the MQTT Server. There will be as many MQTT connections between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and the MQTT Broker as MQTT-SN clients connected to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will perform a translation between the two protocols. Since all packet exchanges are end-to-end between the MQTT-SN client and the MQTT Server, functions and features that are implemented by the MQTT Server can be offered to the MQTT-SN Client.</w:t>
      </w:r>
    </w:p>
    <w:p w:rsidR="00000000" w:rsidDel="00000000" w:rsidP="00000000" w:rsidRDefault="00000000" w:rsidRPr="00000000" w14:paraId="00000AF8">
      <w:pPr>
        <w:spacing w:after="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Although the implementation of the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may be somewhat simpler than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it requires the MQTT Server to support a separate connection for each active Client. Some MQTT Server implementations might impose a limitation on the number of concurrent connections that they support.</w:t>
      </w:r>
    </w:p>
    <w:p w:rsidR="00000000" w:rsidDel="00000000" w:rsidP="00000000" w:rsidRDefault="00000000" w:rsidRPr="00000000" w14:paraId="00000AF9">
      <w:pPr>
        <w:rPr>
          <w:rFonts w:ascii="Arial" w:cs="Arial" w:eastAsia="Arial" w:hAnsi="Arial"/>
        </w:rPr>
      </w:pPr>
      <w:r w:rsidDel="00000000" w:rsidR="00000000" w:rsidRPr="00000000">
        <w:rPr>
          <w:i w:val="1"/>
          <w:sz w:val="19"/>
          <w:szCs w:val="19"/>
          <w:rtl w:val="0"/>
        </w:rPr>
        <w:t xml:space="preserve">Figure C-1 – Transparent Gateway</w:t>
      </w:r>
      <w:r w:rsidDel="00000000" w:rsidR="00000000" w:rsidRPr="00000000">
        <w:rPr>
          <w:rtl w:val="0"/>
        </w:rPr>
      </w:r>
    </w:p>
    <w:p w:rsidR="00000000" w:rsidDel="00000000" w:rsidP="00000000" w:rsidRDefault="00000000" w:rsidRPr="00000000" w14:paraId="00000AFA">
      <w:pPr>
        <w:spacing w:after="303" w:line="259" w:lineRule="auto"/>
        <w:ind w:left="705"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652838" cy="2437925"/>
            <wp:effectExtent b="0" l="0" r="0" t="0"/>
            <wp:docPr id="69" name="image40.png"/>
            <a:graphic>
              <a:graphicData uri="http://schemas.openxmlformats.org/drawingml/2006/picture">
                <pic:pic>
                  <pic:nvPicPr>
                    <pic:cNvPr id="0" name="image40.png"/>
                    <pic:cNvPicPr preferRelativeResize="0"/>
                  </pic:nvPicPr>
                  <pic:blipFill>
                    <a:blip r:embed="rId153"/>
                    <a:srcRect b="0" l="0" r="0" t="0"/>
                    <a:stretch>
                      <a:fillRect/>
                    </a:stretch>
                  </pic:blipFill>
                  <pic:spPr>
                    <a:xfrm>
                      <a:off x="0" y="0"/>
                      <a:ext cx="3652838" cy="2437925"/>
                    </a:xfrm>
                    <a:prstGeom prst="rect"/>
                    <a:ln/>
                  </pic:spPr>
                </pic:pic>
              </a:graphicData>
            </a:graphic>
          </wp:inline>
        </w:drawing>
      </w:r>
      <w:r w:rsidDel="00000000" w:rsidR="00000000" w:rsidRPr="00000000">
        <w:rPr>
          <w:rtl w:val="0"/>
        </w:rPr>
      </w:r>
    </w:p>
    <w:p w:rsidR="00000000" w:rsidDel="00000000" w:rsidP="00000000" w:rsidRDefault="00000000" w:rsidRPr="00000000" w14:paraId="00000AFB">
      <w:pPr>
        <w:spacing w:after="352" w:line="276" w:lineRule="auto"/>
        <w:ind w:left="0" w:firstLine="0"/>
        <w:rPr>
          <w:sz w:val="22"/>
          <w:szCs w:val="22"/>
        </w:rPr>
      </w:pPr>
      <w:r w:rsidDel="00000000" w:rsidR="00000000" w:rsidRPr="00000000">
        <w:rPr>
          <w:rFonts w:ascii="Arial" w:cs="Arial" w:eastAsia="Arial" w:hAnsi="Arial"/>
          <w:sz w:val="22"/>
          <w:szCs w:val="22"/>
          <w:rtl w:val="0"/>
        </w:rPr>
        <w:t xml:space="preserve">Because PUBWOS packets could be sent at any time by Clients with no Virtual Connection, a Transparent Gateway would need to maintain a dedicated MQTT connection with the MQTT Server to support those packets. </w:t>
      </w:r>
      <w:r w:rsidDel="00000000" w:rsidR="00000000" w:rsidRPr="00000000">
        <w:rPr>
          <w:rtl w:val="0"/>
        </w:rPr>
      </w:r>
    </w:p>
    <w:p w:rsidR="00000000" w:rsidDel="00000000" w:rsidP="00000000" w:rsidRDefault="00000000" w:rsidRPr="00000000" w14:paraId="00000AFC">
      <w:pPr>
        <w:pStyle w:val="Heading3"/>
        <w:spacing w:line="276" w:lineRule="auto"/>
        <w:ind w:left="0" w:firstLine="0"/>
        <w:rPr>
          <w:rFonts w:ascii="Arial" w:cs="Arial" w:eastAsia="Arial" w:hAnsi="Arial"/>
        </w:rPr>
      </w:pPr>
      <w:bookmarkStart w:colFirst="0" w:colLast="0" w:name="_heading=h.c0y537komx52" w:id="337"/>
      <w:bookmarkEnd w:id="337"/>
      <w:r w:rsidDel="00000000" w:rsidR="00000000" w:rsidRPr="00000000">
        <w:rPr>
          <w:rtl w:val="0"/>
        </w:rPr>
        <w:t xml:space="preserve">C.1.2 </w:t>
      </w:r>
      <w:r w:rsidDel="00000000" w:rsidR="00000000" w:rsidRPr="00000000">
        <w:rPr>
          <w:rFonts w:ascii="Arial" w:cs="Arial" w:eastAsia="Arial" w:hAnsi="Arial"/>
          <w:rtl w:val="0"/>
        </w:rPr>
        <w:t xml:space="preserve">Aggregating Gateway</w:t>
      </w:r>
    </w:p>
    <w:p w:rsidR="00000000" w:rsidDel="00000000" w:rsidP="00000000" w:rsidRDefault="00000000" w:rsidRPr="00000000" w14:paraId="00000AFD">
      <w:pPr>
        <w:spacing w:after="200" w:line="276" w:lineRule="auto"/>
        <w:ind w:left="-5" w:firstLine="0"/>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Instead of having one MQTT connection for each connected MQTT-SN Client, an aggregating</w:t>
      </w:r>
      <w:r w:rsidDel="00000000" w:rsidR="00000000" w:rsidRPr="00000000">
        <w:rPr>
          <w:rFonts w:ascii="Arial" w:cs="Arial" w:eastAsia="Arial" w:hAnsi="Arial"/>
          <w:color w:val="000000"/>
          <w:sz w:val="22"/>
          <w:szCs w:val="22"/>
          <w:rtl w:val="0"/>
        </w:rPr>
        <w:t xml:space="preserve"> Gateway</w:t>
      </w:r>
      <w:r w:rsidDel="00000000" w:rsidR="00000000" w:rsidRPr="00000000">
        <w:rPr>
          <w:rFonts w:ascii="Arial" w:cs="Arial" w:eastAsia="Arial" w:hAnsi="Arial"/>
          <w:sz w:val="22"/>
          <w:szCs w:val="22"/>
          <w:rtl w:val="0"/>
        </w:rPr>
        <w:t xml:space="preserve"> has one MQTT connection to the MQTT Server. All packet exchanges between an MQTT-SN client and an aggregating </w:t>
      </w:r>
      <w:r w:rsidDel="00000000" w:rsidR="00000000" w:rsidRPr="00000000">
        <w:rPr>
          <w:rFonts w:ascii="Arial" w:cs="Arial" w:eastAsia="Arial" w:hAnsi="Arial"/>
          <w:color w:val="000000"/>
          <w:sz w:val="22"/>
          <w:szCs w:val="22"/>
          <w:rtl w:val="0"/>
        </w:rPr>
        <w:t xml:space="preserve">Gateway </w:t>
      </w:r>
      <w:r w:rsidDel="00000000" w:rsidR="00000000" w:rsidRPr="00000000">
        <w:rPr>
          <w:rFonts w:ascii="Arial" w:cs="Arial" w:eastAsia="Arial" w:hAnsi="Arial"/>
          <w:sz w:val="22"/>
          <w:szCs w:val="22"/>
          <w:rtl w:val="0"/>
        </w:rPr>
        <w:t xml:space="preserve">end at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then decides which information will be given further to the MQTT Broker. Although its implementation may be more complex than a transparent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an aggregating </w:t>
      </w:r>
      <w:r w:rsidDel="00000000" w:rsidR="00000000" w:rsidRPr="00000000">
        <w:rPr>
          <w:rFonts w:ascii="Arial" w:cs="Arial" w:eastAsia="Arial" w:hAnsi="Arial"/>
          <w:color w:val="000000"/>
          <w:sz w:val="22"/>
          <w:szCs w:val="22"/>
          <w:rtl w:val="0"/>
        </w:rPr>
        <w:t xml:space="preserve">Gateway</w:t>
      </w:r>
      <w:r w:rsidDel="00000000" w:rsidR="00000000" w:rsidRPr="00000000">
        <w:rPr>
          <w:rFonts w:ascii="Arial" w:cs="Arial" w:eastAsia="Arial" w:hAnsi="Arial"/>
          <w:sz w:val="22"/>
          <w:szCs w:val="22"/>
          <w:rtl w:val="0"/>
        </w:rPr>
        <w:t xml:space="preserve"> reduces the number of MQTT connections between the </w:t>
      </w:r>
      <w:r w:rsidDel="00000000" w:rsidR="00000000" w:rsidRPr="00000000">
        <w:rPr>
          <w:rFonts w:ascii="Arial" w:cs="Arial" w:eastAsia="Arial" w:hAnsi="Arial"/>
          <w:color w:val="000000"/>
          <w:sz w:val="22"/>
          <w:szCs w:val="22"/>
          <w:rtl w:val="0"/>
        </w:rPr>
        <w:t xml:space="preserve">Gateway and MQTT Server.</w:t>
      </w:r>
    </w:p>
    <w:p w:rsidR="00000000" w:rsidDel="00000000" w:rsidP="00000000" w:rsidRDefault="00000000" w:rsidRPr="00000000" w14:paraId="00000AFE">
      <w:pPr>
        <w:spacing w:after="0" w:before="0" w:lineRule="auto"/>
        <w:rPr>
          <w:rFonts w:ascii="Arial" w:cs="Arial" w:eastAsia="Arial" w:hAnsi="Arial"/>
        </w:rPr>
      </w:pPr>
      <w:r w:rsidDel="00000000" w:rsidR="00000000" w:rsidRPr="00000000">
        <w:rPr>
          <w:i w:val="1"/>
          <w:sz w:val="19"/>
          <w:szCs w:val="19"/>
          <w:rtl w:val="0"/>
        </w:rPr>
        <w:t xml:space="preserve">Figure C-2 – Aggregating Gateway</w:t>
      </w:r>
      <w:r w:rsidDel="00000000" w:rsidR="00000000" w:rsidRPr="00000000">
        <w:rPr>
          <w:rtl w:val="0"/>
        </w:rPr>
      </w:r>
    </w:p>
    <w:p w:rsidR="00000000" w:rsidDel="00000000" w:rsidP="00000000" w:rsidRDefault="00000000" w:rsidRPr="00000000" w14:paraId="00000AFF">
      <w:pPr>
        <w:spacing w:after="460"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186238" cy="2793744"/>
            <wp:effectExtent b="0" l="0" r="0" t="0"/>
            <wp:docPr id="36" name="image8.png"/>
            <a:graphic>
              <a:graphicData uri="http://schemas.openxmlformats.org/drawingml/2006/picture">
                <pic:pic>
                  <pic:nvPicPr>
                    <pic:cNvPr id="0" name="image8.png"/>
                    <pic:cNvPicPr preferRelativeResize="0"/>
                  </pic:nvPicPr>
                  <pic:blipFill>
                    <a:blip r:embed="rId154"/>
                    <a:srcRect b="0" l="0" r="0" t="0"/>
                    <a:stretch>
                      <a:fillRect/>
                    </a:stretch>
                  </pic:blipFill>
                  <pic:spPr>
                    <a:xfrm>
                      <a:off x="0" y="0"/>
                      <a:ext cx="4186238" cy="2793744"/>
                    </a:xfrm>
                    <a:prstGeom prst="rect"/>
                    <a:ln/>
                  </pic:spPr>
                </pic:pic>
              </a:graphicData>
            </a:graphic>
          </wp:inline>
        </w:drawing>
      </w:r>
      <w:r w:rsidDel="00000000" w:rsidR="00000000" w:rsidRPr="00000000">
        <w:rPr>
          <w:rtl w:val="0"/>
        </w:rPr>
      </w:r>
    </w:p>
    <w:p w:rsidR="00000000" w:rsidDel="00000000" w:rsidP="00000000" w:rsidRDefault="00000000" w:rsidRPr="00000000" w14:paraId="00000B00">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To support PUBWOS packets from MQTT-SN clients without a Virtual Connection, an Aggregating may use any aggregating MQTT connection to forward those packets to an MQTT Server. </w:t>
      </w:r>
    </w:p>
    <w:p w:rsidR="00000000" w:rsidDel="00000000" w:rsidP="00000000" w:rsidRDefault="00000000" w:rsidRPr="00000000" w14:paraId="00000B01">
      <w:pPr>
        <w:spacing w:after="352" w:line="276" w:lineRule="auto"/>
        <w:ind w:lef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A hybrid Gateway may contain elements of both Aggregating and Transparent Gateways, using different approaches depending on the characteristics of the MQTT-SN Clients connecting to them.</w:t>
      </w:r>
    </w:p>
    <w:p w:rsidR="00000000" w:rsidDel="00000000" w:rsidP="00000000" w:rsidRDefault="00000000" w:rsidRPr="00000000" w14:paraId="00000B02">
      <w:pPr>
        <w:pStyle w:val="Heading3"/>
        <w:keepLines w:val="1"/>
        <w:spacing w:after="64" w:before="0" w:line="276" w:lineRule="auto"/>
        <w:ind w:left="0" w:firstLine="0"/>
        <w:rPr/>
      </w:pPr>
      <w:bookmarkStart w:colFirst="0" w:colLast="0" w:name="_heading=h.ydw0bb14xbf" w:id="338"/>
      <w:bookmarkEnd w:id="338"/>
      <w:r w:rsidDel="00000000" w:rsidR="00000000" w:rsidRPr="00000000">
        <w:rPr>
          <w:rtl w:val="0"/>
        </w:rPr>
        <w:t xml:space="preserve">C.1.3 Forwarder </w:t>
      </w:r>
    </w:p>
    <w:p w:rsidR="00000000" w:rsidDel="00000000" w:rsidP="00000000" w:rsidRDefault="00000000" w:rsidRPr="00000000" w14:paraId="00000B03">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Forwarder connects two networks which cannot transmit messages directly to and from each other. It serves as a bridge for MQTT-SN messages between the two networks, allowing MQTT-SN Clients in one to connect to an MQTT-SN Gateway in the other. The two networks could be Zigbee on one side and UDP on the other, for instance. </w:t>
      </w:r>
    </w:p>
    <w:p w:rsidR="00000000" w:rsidDel="00000000" w:rsidP="00000000" w:rsidRDefault="00000000" w:rsidRPr="00000000" w14:paraId="00000B04">
      <w:pPr>
        <w:pBdr>
          <w:top w:color="000000" w:space="0" w:sz="0" w:val="none"/>
        </w:pBdr>
        <w:spacing w:after="64" w:before="0" w:line="276" w:lineRule="auto"/>
        <w:ind w:lef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following diagrams illustrate how a Forwarder may interact with an Aggregating or Transparent Gateway.</w:t>
      </w:r>
    </w:p>
    <w:p w:rsidR="00000000" w:rsidDel="00000000" w:rsidP="00000000" w:rsidRDefault="00000000" w:rsidRPr="00000000" w14:paraId="00000B05">
      <w:pPr>
        <w:spacing w:after="0" w:before="0" w:lineRule="auto"/>
        <w:rPr>
          <w:i w:val="1"/>
          <w:sz w:val="19"/>
          <w:szCs w:val="19"/>
        </w:rPr>
      </w:pPr>
      <w:r w:rsidDel="00000000" w:rsidR="00000000" w:rsidRPr="00000000">
        <w:rPr>
          <w:i w:val="1"/>
          <w:sz w:val="19"/>
          <w:szCs w:val="19"/>
          <w:rtl w:val="0"/>
        </w:rPr>
        <w:t xml:space="preserve">Figure C-3 – Forwarder with Transparent Gateway</w:t>
      </w:r>
    </w:p>
    <w:p w:rsidR="00000000" w:rsidDel="00000000" w:rsidP="00000000" w:rsidRDefault="00000000" w:rsidRPr="00000000" w14:paraId="00000B06">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02045" cy="2557083"/>
            <wp:effectExtent b="0" l="0" r="0" t="0"/>
            <wp:docPr id="52" name="image25.png"/>
            <a:graphic>
              <a:graphicData uri="http://schemas.openxmlformats.org/drawingml/2006/picture">
                <pic:pic>
                  <pic:nvPicPr>
                    <pic:cNvPr id="0" name="image25.png"/>
                    <pic:cNvPicPr preferRelativeResize="0"/>
                  </pic:nvPicPr>
                  <pic:blipFill>
                    <a:blip r:embed="rId155"/>
                    <a:srcRect b="0" l="0" r="0" t="0"/>
                    <a:stretch>
                      <a:fillRect/>
                    </a:stretch>
                  </pic:blipFill>
                  <pic:spPr>
                    <a:xfrm>
                      <a:off x="0" y="0"/>
                      <a:ext cx="4302045" cy="2557083"/>
                    </a:xfrm>
                    <a:prstGeom prst="rect"/>
                    <a:ln/>
                  </pic:spPr>
                </pic:pic>
              </a:graphicData>
            </a:graphic>
          </wp:inline>
        </w:drawing>
      </w:r>
      <w:r w:rsidDel="00000000" w:rsidR="00000000" w:rsidRPr="00000000">
        <w:rPr>
          <w:rtl w:val="0"/>
        </w:rPr>
      </w:r>
    </w:p>
    <w:p w:rsidR="00000000" w:rsidDel="00000000" w:rsidP="00000000" w:rsidRDefault="00000000" w:rsidRPr="00000000" w14:paraId="00000B07">
      <w:pPr>
        <w:spacing w:after="0" w:before="0" w:lineRule="auto"/>
        <w:rPr>
          <w:rFonts w:ascii="Arial" w:cs="Arial" w:eastAsia="Arial" w:hAnsi="Arial"/>
        </w:rPr>
      </w:pPr>
      <w:r w:rsidDel="00000000" w:rsidR="00000000" w:rsidRPr="00000000">
        <w:rPr>
          <w:i w:val="1"/>
          <w:sz w:val="19"/>
          <w:szCs w:val="19"/>
          <w:rtl w:val="0"/>
        </w:rPr>
        <w:t xml:space="preserve">Figure C-4 – Forwarder with Aggregating Gateway</w:t>
      </w:r>
      <w:r w:rsidDel="00000000" w:rsidR="00000000" w:rsidRPr="00000000">
        <w:rPr>
          <w:rtl w:val="0"/>
        </w:rPr>
      </w:r>
    </w:p>
    <w:p w:rsidR="00000000" w:rsidDel="00000000" w:rsidP="00000000" w:rsidRDefault="00000000" w:rsidRPr="00000000" w14:paraId="00000B08">
      <w:pPr>
        <w:spacing w:after="572"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80850" cy="2588175"/>
            <wp:effectExtent b="0" l="0" r="0" t="0"/>
            <wp:docPr id="59" name="image32.png"/>
            <a:graphic>
              <a:graphicData uri="http://schemas.openxmlformats.org/drawingml/2006/picture">
                <pic:pic>
                  <pic:nvPicPr>
                    <pic:cNvPr id="0" name="image32.png"/>
                    <pic:cNvPicPr preferRelativeResize="0"/>
                  </pic:nvPicPr>
                  <pic:blipFill>
                    <a:blip r:embed="rId156"/>
                    <a:srcRect b="0" l="0" r="0" t="0"/>
                    <a:stretch>
                      <a:fillRect/>
                    </a:stretch>
                  </pic:blipFill>
                  <pic:spPr>
                    <a:xfrm>
                      <a:off x="0" y="0"/>
                      <a:ext cx="4480850" cy="2588175"/>
                    </a:xfrm>
                    <a:prstGeom prst="rect"/>
                    <a:ln/>
                  </pic:spPr>
                </pic:pic>
              </a:graphicData>
            </a:graphic>
          </wp:inline>
        </w:drawing>
      </w:r>
      <w:r w:rsidDel="00000000" w:rsidR="00000000" w:rsidRPr="00000000">
        <w:rPr>
          <w:rtl w:val="0"/>
        </w:rPr>
      </w:r>
    </w:p>
    <w:p w:rsidR="00000000" w:rsidDel="00000000" w:rsidP="00000000" w:rsidRDefault="00000000" w:rsidRPr="00000000" w14:paraId="00000B09">
      <w:pPr>
        <w:pStyle w:val="Heading3"/>
        <w:keepLines w:val="1"/>
        <w:spacing w:after="64" w:before="0" w:line="259" w:lineRule="auto"/>
        <w:ind w:left="0" w:firstLine="0"/>
        <w:rPr/>
      </w:pPr>
      <w:bookmarkStart w:colFirst="0" w:colLast="0" w:name="_heading=h.ss5hrr76rn" w:id="339"/>
      <w:bookmarkEnd w:id="339"/>
      <w:r w:rsidDel="00000000" w:rsidR="00000000" w:rsidRPr="00000000">
        <w:rPr>
          <w:rtl w:val="0"/>
        </w:rPr>
        <w:t xml:space="preserve">C.1.4 MQTT-SN Broker</w:t>
      </w:r>
    </w:p>
    <w:p w:rsidR="00000000" w:rsidDel="00000000" w:rsidP="00000000" w:rsidRDefault="00000000" w:rsidRPr="00000000" w14:paraId="00000B0A">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Server may have no interaction with an MQTT Server, in which case, much like an MQTT Broker, it will act as an intermediary between MQTT-SN Clients. </w:t>
      </w:r>
    </w:p>
    <w:p w:rsidR="00000000" w:rsidDel="00000000" w:rsidP="00000000" w:rsidRDefault="00000000" w:rsidRPr="00000000" w14:paraId="00000B0B">
      <w:pPr>
        <w:spacing w:after="20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It will allow MQTT-SN Clients to set up subscriptions, and publish messages to other clients which have subscribed to the relevant topics. It may support the receipt and/or sending of PUBWOS packets - it is an implementation or administrative decision on how to handle them. </w:t>
      </w:r>
    </w:p>
    <w:p w:rsidR="00000000" w:rsidDel="00000000" w:rsidP="00000000" w:rsidRDefault="00000000" w:rsidRPr="00000000" w14:paraId="00000B0C">
      <w:pPr>
        <w:spacing w:after="0" w:before="0" w:lineRule="auto"/>
        <w:rPr>
          <w:rFonts w:ascii="Arial" w:cs="Arial" w:eastAsia="Arial" w:hAnsi="Arial"/>
          <w:color w:val="000000"/>
          <w:sz w:val="22"/>
          <w:szCs w:val="22"/>
          <w:shd w:fill="auto" w:val="clear"/>
        </w:rPr>
      </w:pPr>
      <w:r w:rsidDel="00000000" w:rsidR="00000000" w:rsidRPr="00000000">
        <w:rPr>
          <w:i w:val="1"/>
          <w:sz w:val="19"/>
          <w:szCs w:val="19"/>
          <w:rtl w:val="0"/>
        </w:rPr>
        <w:t xml:space="preserve">Figure C-5 – MQTT-SN Broker</w:t>
      </w:r>
      <w:r w:rsidDel="00000000" w:rsidR="00000000" w:rsidRPr="00000000">
        <w:rPr>
          <w:rtl w:val="0"/>
        </w:rPr>
      </w:r>
    </w:p>
    <w:p w:rsidR="00000000" w:rsidDel="00000000" w:rsidP="00000000" w:rsidRDefault="00000000" w:rsidRPr="00000000" w14:paraId="00000B0D">
      <w:pPr>
        <w:spacing w:after="0" w:before="0" w:lineRule="auto"/>
        <w:rPr/>
      </w:pPr>
      <w:r w:rsidDel="00000000" w:rsidR="00000000" w:rsidRPr="00000000">
        <w:rPr>
          <w:rFonts w:ascii="Arial" w:cs="Arial" w:eastAsia="Arial" w:hAnsi="Arial"/>
        </w:rPr>
        <w:drawing>
          <wp:inline distB="114300" distT="114300" distL="114300" distR="114300">
            <wp:extent cx="2614834" cy="2728522"/>
            <wp:effectExtent b="0" l="0" r="0" t="0"/>
            <wp:docPr id="65" name="image36.png"/>
            <a:graphic>
              <a:graphicData uri="http://schemas.openxmlformats.org/drawingml/2006/picture">
                <pic:pic>
                  <pic:nvPicPr>
                    <pic:cNvPr id="0" name="image36.png"/>
                    <pic:cNvPicPr preferRelativeResize="0"/>
                  </pic:nvPicPr>
                  <pic:blipFill>
                    <a:blip r:embed="rId157"/>
                    <a:srcRect b="0" l="0" r="0" t="0"/>
                    <a:stretch>
                      <a:fillRect/>
                    </a:stretch>
                  </pic:blipFill>
                  <pic:spPr>
                    <a:xfrm>
                      <a:off x="0" y="0"/>
                      <a:ext cx="2614834" cy="2728522"/>
                    </a:xfrm>
                    <a:prstGeom prst="rect"/>
                    <a:ln/>
                  </pic:spPr>
                </pic:pic>
              </a:graphicData>
            </a:graphic>
          </wp:inline>
        </w:drawing>
      </w:r>
      <w:r w:rsidDel="00000000" w:rsidR="00000000" w:rsidRPr="00000000">
        <w:rPr>
          <w:rtl w:val="0"/>
        </w:rPr>
      </w:r>
    </w:p>
    <w:p w:rsidR="00000000" w:rsidDel="00000000" w:rsidP="00000000" w:rsidRDefault="00000000" w:rsidRPr="00000000" w14:paraId="00000B0E">
      <w:pPr>
        <w:pBdr>
          <w:top w:color="000000" w:space="0" w:sz="0" w:val="none"/>
        </w:pBdr>
        <w:spacing w:after="64" w:before="0" w:line="259" w:lineRule="auto"/>
        <w:ind w:left="0" w:firstLine="0"/>
        <w:rPr>
          <w:rFonts w:ascii="Arial" w:cs="Arial" w:eastAsia="Arial" w:hAnsi="Arial"/>
        </w:rPr>
      </w:pPr>
      <w:r w:rsidDel="00000000" w:rsidR="00000000" w:rsidRPr="00000000">
        <w:rPr>
          <w:rFonts w:ascii="Arial" w:cs="Arial" w:eastAsia="Arial" w:hAnsi="Arial"/>
          <w:color w:val="000000"/>
          <w:sz w:val="22"/>
          <w:szCs w:val="22"/>
          <w:shd w:fill="auto" w:val="clear"/>
          <w:rtl w:val="0"/>
        </w:rPr>
        <w:t xml:space="preserve">An MQTT-SN Server may choose to incorporate elements of a Broker, Aggregating and Transparent Gateway together. Typically, an Aggregating Gateway will also act as an MQTT-SN Broker.</w:t>
      </w:r>
      <w:r w:rsidDel="00000000" w:rsidR="00000000" w:rsidRPr="00000000">
        <w:rPr>
          <w:rtl w:val="0"/>
        </w:rPr>
      </w:r>
    </w:p>
    <w:p w:rsidR="00000000" w:rsidDel="00000000" w:rsidP="00000000" w:rsidRDefault="00000000" w:rsidRPr="00000000" w14:paraId="00000B0F">
      <w:pPr>
        <w:pStyle w:val="Heading2"/>
        <w:keepLines w:val="1"/>
        <w:spacing w:after="64" w:before="200" w:line="259" w:lineRule="auto"/>
        <w:ind w:left="0" w:firstLine="0"/>
        <w:rPr/>
      </w:pPr>
      <w:bookmarkStart w:colFirst="0" w:colLast="0" w:name="_heading=h.4ekjvzaoz0kn" w:id="340"/>
      <w:bookmarkEnd w:id="340"/>
      <w:r w:rsidDel="00000000" w:rsidR="00000000" w:rsidRPr="00000000">
        <w:rPr>
          <w:rtl w:val="0"/>
        </w:rPr>
        <w:t xml:space="preserve">C.2 Server Congestion</w:t>
      </w:r>
    </w:p>
    <w:p w:rsidR="00000000" w:rsidDel="00000000" w:rsidP="00000000" w:rsidRDefault="00000000" w:rsidRPr="00000000" w14:paraId="00000B10">
      <w:pPr>
        <w:spacing w:after="4"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For CONNECT, PUBLISH, SUBSCRIBE and REGISTER requests, the Gateway may return the Reason Code </w:t>
      </w:r>
      <w:r w:rsidDel="00000000" w:rsidR="00000000" w:rsidRPr="00000000">
        <w:rPr>
          <w:rFonts w:ascii="Arial" w:cs="Arial" w:eastAsia="Arial" w:hAnsi="Arial"/>
          <w:i w:val="1"/>
          <w:sz w:val="22"/>
          <w:szCs w:val="22"/>
          <w:rtl w:val="0"/>
        </w:rPr>
        <w:t xml:space="preserve">Congestion</w:t>
      </w:r>
      <w:r w:rsidDel="00000000" w:rsidR="00000000" w:rsidRPr="00000000">
        <w:rPr>
          <w:rFonts w:ascii="Arial" w:cs="Arial" w:eastAsia="Arial" w:hAnsi="Arial"/>
          <w:sz w:val="22"/>
          <w:szCs w:val="22"/>
          <w:rtl w:val="0"/>
        </w:rPr>
        <w:t xml:space="preserve">, meaning </w:t>
      </w:r>
      <w:r w:rsidDel="00000000" w:rsidR="00000000" w:rsidRPr="00000000">
        <w:rPr>
          <w:rFonts w:ascii="Arial" w:cs="Arial" w:eastAsia="Arial" w:hAnsi="Arial"/>
          <w:i w:val="1"/>
          <w:sz w:val="22"/>
          <w:szCs w:val="22"/>
          <w:rtl w:val="0"/>
        </w:rPr>
        <w:t xml:space="preserve">try again later</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B11">
      <w:pPr>
        <w:spacing w:after="4" w:line="276" w:lineRule="auto"/>
        <w:ind w:left="-5" w:firstLine="0"/>
        <w:rPr/>
      </w:pPr>
      <w:r w:rsidDel="00000000" w:rsidR="00000000" w:rsidRPr="00000000">
        <w:rPr>
          <w:rFonts w:ascii="Arial" w:cs="Arial" w:eastAsia="Arial" w:hAnsi="Arial"/>
          <w:sz w:val="22"/>
          <w:szCs w:val="22"/>
          <w:rtl w:val="0"/>
        </w:rPr>
        <w:t xml:space="preserve">The requester should wait a reasonable amount of time (</w:t>
      </w:r>
      <w:r w:rsidDel="00000000" w:rsidR="00000000" w:rsidRPr="00000000">
        <w:rPr>
          <w:rFonts w:ascii="Arial" w:cs="Arial" w:eastAsia="Arial" w:hAnsi="Arial"/>
          <w:i w:val="1"/>
          <w:sz w:val="22"/>
          <w:szCs w:val="22"/>
          <w:u w:val="single"/>
          <w:rtl w:val="0"/>
        </w:rPr>
        <w:t xml:space="preserve">Congestion Delay)</w:t>
      </w:r>
      <w:r w:rsidDel="00000000" w:rsidR="00000000" w:rsidRPr="00000000">
        <w:rPr>
          <w:rFonts w:ascii="Arial" w:cs="Arial" w:eastAsia="Arial" w:hAnsi="Arial"/>
          <w:sz w:val="22"/>
          <w:szCs w:val="22"/>
          <w:rtl w:val="0"/>
        </w:rPr>
        <w:t xml:space="preserve"> before sending a new request to the Gateway. What constitutes </w:t>
      </w:r>
      <w:r w:rsidDel="00000000" w:rsidR="00000000" w:rsidRPr="00000000">
        <w:rPr>
          <w:rFonts w:ascii="Arial" w:cs="Arial" w:eastAsia="Arial" w:hAnsi="Arial"/>
          <w:i w:val="1"/>
          <w:sz w:val="22"/>
          <w:szCs w:val="22"/>
          <w:rtl w:val="0"/>
        </w:rPr>
        <w:t xml:space="preserve">a reasonable amount of time</w:t>
      </w:r>
      <w:r w:rsidDel="00000000" w:rsidR="00000000" w:rsidRPr="00000000">
        <w:rPr>
          <w:rFonts w:ascii="Arial" w:cs="Arial" w:eastAsia="Arial" w:hAnsi="Arial"/>
          <w:sz w:val="22"/>
          <w:szCs w:val="22"/>
          <w:rtl w:val="0"/>
        </w:rPr>
        <w:t xml:space="preserve"> depends on the implementation characteristics - it should be configured in the client application based on those. See </w:t>
      </w:r>
      <w:hyperlink w:anchor="_heading=h.b7gl7rjnh27t">
        <w:r w:rsidDel="00000000" w:rsidR="00000000" w:rsidRPr="00000000">
          <w:rPr>
            <w:rFonts w:ascii="Arial" w:cs="Arial" w:eastAsia="Arial" w:hAnsi="Arial"/>
            <w:color w:val="1155cc"/>
            <w:sz w:val="22"/>
            <w:szCs w:val="22"/>
            <w:u w:val="single"/>
            <w:rtl w:val="0"/>
          </w:rPr>
          <w:t xml:space="preserve">C.4 Timer and Counter Values</w:t>
        </w:r>
      </w:hyperlink>
      <w:r w:rsidDel="00000000" w:rsidR="00000000" w:rsidRPr="00000000">
        <w:rPr>
          <w:rFonts w:ascii="Arial" w:cs="Arial" w:eastAsia="Arial" w:hAnsi="Arial"/>
          <w:sz w:val="22"/>
          <w:szCs w:val="22"/>
          <w:rtl w:val="0"/>
        </w:rPr>
        <w:t xml:space="preserve"> for an example value.</w:t>
      </w:r>
      <w:r w:rsidDel="00000000" w:rsidR="00000000" w:rsidRPr="00000000">
        <w:rPr>
          <w:rtl w:val="0"/>
        </w:rPr>
      </w:r>
    </w:p>
    <w:p w:rsidR="00000000" w:rsidDel="00000000" w:rsidP="00000000" w:rsidRDefault="00000000" w:rsidRPr="00000000" w14:paraId="00000B12">
      <w:pPr>
        <w:pStyle w:val="Heading2"/>
        <w:ind w:left="0" w:firstLine="0"/>
        <w:rPr/>
      </w:pPr>
      <w:bookmarkStart w:colFirst="0" w:colLast="0" w:name="_heading=h.te266ghzmyuk" w:id="341"/>
      <w:bookmarkEnd w:id="341"/>
      <w:r w:rsidDel="00000000" w:rsidR="00000000" w:rsidRPr="00000000">
        <w:br w:type="page"/>
      </w:r>
      <w:r w:rsidDel="00000000" w:rsidR="00000000" w:rsidRPr="00000000">
        <w:rPr>
          <w:rtl w:val="0"/>
        </w:rPr>
      </w:r>
    </w:p>
    <w:p w:rsidR="00000000" w:rsidDel="00000000" w:rsidP="00000000" w:rsidRDefault="00000000" w:rsidRPr="00000000" w14:paraId="00000B13">
      <w:pPr>
        <w:pStyle w:val="Heading2"/>
        <w:ind w:left="0" w:firstLine="0"/>
        <w:rPr/>
      </w:pPr>
      <w:bookmarkStart w:colFirst="0" w:colLast="0" w:name="_heading=h.b7gl7rjnh27t" w:id="342"/>
      <w:bookmarkEnd w:id="342"/>
      <w:r w:rsidDel="00000000" w:rsidR="00000000" w:rsidRPr="00000000">
        <w:rPr>
          <w:rtl w:val="0"/>
        </w:rPr>
        <w:t xml:space="preserve">C.3 Example Timer and Counter Values</w:t>
      </w:r>
    </w:p>
    <w:p w:rsidR="00000000" w:rsidDel="00000000" w:rsidP="00000000" w:rsidRDefault="00000000" w:rsidRPr="00000000" w14:paraId="00000B14">
      <w:pPr>
        <w:spacing w:after="9" w:line="276" w:lineRule="auto"/>
        <w:ind w:left="-5"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Figure C-6 gives some values for the timers and counters defined in this specification derived from implementation experience.</w:t>
      </w:r>
    </w:p>
    <w:p w:rsidR="00000000" w:rsidDel="00000000" w:rsidP="00000000" w:rsidRDefault="00000000" w:rsidRPr="00000000" w14:paraId="00000B15">
      <w:pPr>
        <w:spacing w:after="0" w:before="200" w:lineRule="auto"/>
        <w:rPr>
          <w:rFonts w:ascii="Arial" w:cs="Arial" w:eastAsia="Arial" w:hAnsi="Arial"/>
        </w:rPr>
      </w:pPr>
      <w:r w:rsidDel="00000000" w:rsidR="00000000" w:rsidRPr="00000000">
        <w:rPr>
          <w:i w:val="1"/>
          <w:sz w:val="19"/>
          <w:szCs w:val="19"/>
          <w:rtl w:val="0"/>
        </w:rPr>
        <w:t xml:space="preserve">Figure C-6 – Best practice values for timers and counters</w:t>
      </w:r>
      <w:r w:rsidDel="00000000" w:rsidR="00000000" w:rsidRPr="00000000">
        <w:rPr>
          <w:rtl w:val="0"/>
        </w:rPr>
      </w:r>
    </w:p>
    <w:tbl>
      <w:tblPr>
        <w:tblStyle w:val="Table17"/>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46.3337713534825"/>
        <w:gridCol w:w="1646.3337713534825"/>
        <w:gridCol w:w="6127.332457293036"/>
        <w:tblGridChange w:id="0">
          <w:tblGrid>
            <w:gridCol w:w="1646.3337713534825"/>
            <w:gridCol w:w="1646.3337713534825"/>
            <w:gridCol w:w="6127.332457293036"/>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6">
            <w:pPr>
              <w:spacing w:after="0" w:line="259" w:lineRule="auto"/>
              <w:jc w:val="center"/>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Name</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7">
            <w:pPr>
              <w:spacing w:after="0" w:line="259" w:lineRule="auto"/>
              <w:jc w:val="left"/>
              <w:rPr>
                <w:rFonts w:ascii="Arial" w:cs="Arial" w:eastAsia="Arial" w:hAnsi="Arial"/>
                <w:b w:val="1"/>
                <w:sz w:val="20"/>
                <w:szCs w:val="20"/>
                <w:shd w:fill="a4c2f4" w:val="clear"/>
              </w:rPr>
            </w:pPr>
            <w:r w:rsidDel="00000000" w:rsidR="00000000" w:rsidRPr="00000000">
              <w:rPr>
                <w:rFonts w:ascii="Arial" w:cs="Arial" w:eastAsia="Arial" w:hAnsi="Arial"/>
                <w:b w:val="1"/>
                <w:sz w:val="20"/>
                <w:szCs w:val="20"/>
                <w:shd w:fill="a4c2f4" w:val="clear"/>
                <w:rtl w:val="0"/>
              </w:rPr>
              <w:t xml:space="preserve">Where Defined</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0B18">
            <w:pPr>
              <w:spacing w:after="0" w:line="259" w:lineRule="auto"/>
              <w:jc w:val="center"/>
              <w:rPr>
                <w:rFonts w:ascii="Arial" w:cs="Arial" w:eastAsia="Arial" w:hAnsi="Arial"/>
                <w:b w:val="1"/>
                <w:shd w:fill="a4c2f4" w:val="clear"/>
              </w:rPr>
            </w:pPr>
            <w:r w:rsidDel="00000000" w:rsidR="00000000" w:rsidRPr="00000000">
              <w:rPr>
                <w:rFonts w:ascii="Arial" w:cs="Arial" w:eastAsia="Arial" w:hAnsi="Arial"/>
                <w:b w:val="1"/>
                <w:shd w:fill="a4c2f4" w:val="clear"/>
                <w:rtl w:val="0"/>
              </w:rPr>
              <w:t xml:space="preserve">Example V</w:t>
            </w:r>
            <w:r w:rsidDel="00000000" w:rsidR="00000000" w:rsidRPr="00000000">
              <w:rPr>
                <w:rFonts w:ascii="Arial" w:cs="Arial" w:eastAsia="Arial" w:hAnsi="Arial"/>
                <w:b w:val="1"/>
                <w:shd w:fill="a4c2f4" w:val="clear"/>
                <w:rtl w:val="0"/>
              </w:rPr>
              <w:t xml:space="preserve">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9">
            <w:pPr>
              <w:spacing w:after="0" w:line="259" w:lineRule="auto"/>
              <w:rPr>
                <w:rFonts w:ascii="Arial" w:cs="Arial" w:eastAsia="Arial" w:hAnsi="Arial"/>
                <w:sz w:val="20"/>
                <w:szCs w:val="20"/>
                <w:u w:val="single"/>
                <w:vertAlign w:val="subscript"/>
              </w:rPr>
            </w:pPr>
            <w:r w:rsidDel="00000000" w:rsidR="00000000" w:rsidRPr="00000000">
              <w:rPr>
                <w:rFonts w:ascii="Arial" w:cs="Arial" w:eastAsia="Arial" w:hAnsi="Arial"/>
                <w:sz w:val="20"/>
                <w:szCs w:val="20"/>
                <w:rtl w:val="0"/>
              </w:rPr>
              <w:t xml:space="preserve">Advertise 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A">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B">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C">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Advertise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D">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E">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1F">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SEARCHGW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0">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1">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2">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GWINFO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3">
            <w:pPr>
              <w:spacing w:after="0" w:line="259" w:lineRule="auto"/>
              <w:rPr>
                <w:rFonts w:ascii="Arial" w:cs="Arial" w:eastAsia="Arial" w:hAnsi="Arial"/>
                <w:sz w:val="20"/>
                <w:szCs w:val="20"/>
              </w:rPr>
            </w:pPr>
            <w:hyperlink w:anchor="_heading=h.kble35c09nw4">
              <w:r w:rsidDel="00000000" w:rsidR="00000000" w:rsidRPr="00000000">
                <w:rPr>
                  <w:rFonts w:ascii="Arial" w:cs="Arial" w:eastAsia="Arial" w:hAnsi="Arial"/>
                  <w:color w:val="1155cc"/>
                  <w:sz w:val="20"/>
                  <w:szCs w:val="20"/>
                  <w:u w:val="single"/>
                  <w:rtl w:val="0"/>
                </w:rPr>
                <w:t xml:space="preserve">C.6 Gateway Advertisement and Discovery</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4">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5">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Congestion Delay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6">
            <w:pPr>
              <w:spacing w:after="0" w:line="259" w:lineRule="auto"/>
              <w:rPr>
                <w:rFonts w:ascii="Arial" w:cs="Arial" w:eastAsia="Arial" w:hAnsi="Arial"/>
                <w:sz w:val="20"/>
                <w:szCs w:val="20"/>
              </w:rPr>
            </w:pPr>
            <w:hyperlink w:anchor="_heading=h.4ekjvzaoz0kn">
              <w:r w:rsidDel="00000000" w:rsidR="00000000" w:rsidRPr="00000000">
                <w:rPr>
                  <w:rFonts w:ascii="Arial" w:cs="Arial" w:eastAsia="Arial" w:hAnsi="Arial"/>
                  <w:color w:val="1155cc"/>
                  <w:sz w:val="20"/>
                  <w:szCs w:val="20"/>
                  <w:u w:val="single"/>
                  <w:rtl w:val="0"/>
                </w:rPr>
                <w:t xml:space="preserve">C.2 Server Congestion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7">
            <w:pPr>
              <w:spacing w:after="0" w:line="259"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8">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9">
            <w:pPr>
              <w:spacing w:after="0" w:line="259" w:lineRule="auto"/>
              <w:rPr>
                <w:rFonts w:ascii="Arial" w:cs="Arial" w:eastAsia="Arial" w:hAnsi="Arial"/>
                <w:sz w:val="20"/>
                <w:szCs w:val="20"/>
                <w:u w:val="single"/>
                <w:vertAlign w:val="subscript"/>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A">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x5dohv2o2038">
              <w:r w:rsidDel="00000000" w:rsidR="00000000" w:rsidRPr="00000000">
                <w:rPr>
                  <w:rFonts w:ascii="Arial" w:cs="Arial" w:eastAsia="Arial" w:hAnsi="Arial"/>
                  <w:color w:val="1155cc"/>
                  <w:sz w:val="20"/>
                  <w:szCs w:val="20"/>
                  <w:u w:val="single"/>
                  <w:rtl w:val="0"/>
                </w:rPr>
                <w:t xml:space="preserve">C.5 Exponential Backoff</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B">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Count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C">
            <w:pPr>
              <w:spacing w:after="0" w:line="259" w:lineRule="auto"/>
              <w:rPr>
                <w:rFonts w:ascii="Arial" w:cs="Arial" w:eastAsia="Arial" w:hAnsi="Arial"/>
                <w:sz w:val="20"/>
                <w:szCs w:val="20"/>
              </w:rPr>
            </w:pPr>
            <w:hyperlink w:anchor="_heading=h.17nz8yj">
              <w:r w:rsidDel="00000000" w:rsidR="00000000" w:rsidRPr="00000000">
                <w:rPr>
                  <w:rFonts w:ascii="Arial" w:cs="Arial" w:eastAsia="Arial" w:hAnsi="Arial"/>
                  <w:color w:val="1155cc"/>
                  <w:sz w:val="20"/>
                  <w:szCs w:val="20"/>
                  <w:u w:val="single"/>
                  <w:rtl w:val="0"/>
                </w:rPr>
                <w:t xml:space="preserve">4.4.2 Unacknowledged Packets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D">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E">
            <w:pPr>
              <w:spacing w:after="0" w:line="259" w:lineRule="auto"/>
              <w:rPr>
                <w:rFonts w:ascii="Arial" w:cs="Arial" w:eastAsia="Arial" w:hAnsi="Arial"/>
                <w:sz w:val="20"/>
                <w:szCs w:val="20"/>
                <w:vertAlign w:val="subscript"/>
              </w:rPr>
            </w:pPr>
            <w:r w:rsidDel="00000000" w:rsidR="00000000" w:rsidRPr="00000000">
              <w:rPr>
                <w:rFonts w:ascii="Arial" w:cs="Arial" w:eastAsia="Arial" w:hAnsi="Arial"/>
                <w:sz w:val="20"/>
                <w:szCs w:val="20"/>
                <w:rtl w:val="0"/>
              </w:rPr>
              <w:t xml:space="preserve">Max. Retry Interval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2F">
            <w:pPr>
              <w:spacing w:after="0" w:line="259" w:lineRule="auto"/>
              <w:rPr>
                <w:rFonts w:ascii="Arial" w:cs="Arial" w:eastAsia="Arial" w:hAnsi="Arial"/>
                <w:sz w:val="20"/>
                <w:szCs w:val="20"/>
              </w:rPr>
            </w:pPr>
            <w:hyperlink w:anchor="_heading=h.x5dohv2o2038">
              <w:r w:rsidDel="00000000" w:rsidR="00000000" w:rsidRPr="00000000">
                <w:rPr>
                  <w:rFonts w:ascii="Arial" w:cs="Arial" w:eastAsia="Arial" w:hAnsi="Arial"/>
                  <w:color w:val="1155cc"/>
                  <w:sz w:val="20"/>
                  <w:szCs w:val="20"/>
                  <w:u w:val="single"/>
                  <w:rtl w:val="0"/>
                </w:rPr>
                <w:t xml:space="preserve">C.4 Exponential Backoff</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B30">
            <w:pPr>
              <w:spacing w:after="0" w:line="259"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0B31">
      <w:pPr>
        <w:keepNext w:val="0"/>
        <w:spacing w:after="0" w:before="200" w:line="276" w:lineRule="auto"/>
        <w:ind w:left="0" w:firstLine="0"/>
        <w:rPr>
          <w:rFonts w:ascii="Arial" w:cs="Arial" w:eastAsia="Arial" w:hAnsi="Arial"/>
          <w:b w:val="0"/>
          <w:color w:val="172b4d"/>
          <w:sz w:val="22"/>
          <w:szCs w:val="22"/>
        </w:rPr>
      </w:pPr>
      <w:r w:rsidDel="00000000" w:rsidR="00000000" w:rsidRPr="00000000">
        <w:rPr>
          <w:rFonts w:ascii="Arial" w:cs="Arial" w:eastAsia="Arial" w:hAnsi="Arial"/>
          <w:b w:val="0"/>
          <w:color w:val="172b4d"/>
          <w:sz w:val="22"/>
          <w:szCs w:val="22"/>
          <w:rtl w:val="0"/>
        </w:rPr>
        <w:t xml:space="preserve">To balance reaction speed with reliability, the tolerance of the sleep timers at the Gateway may depend on the values indicated by the clients. For example, the timer values may be 10% higher than the indicated values for periods larger than 1 minute, and 50% higher if less.</w:t>
      </w:r>
    </w:p>
    <w:p w:rsidR="00000000" w:rsidDel="00000000" w:rsidP="00000000" w:rsidRDefault="00000000" w:rsidRPr="00000000" w14:paraId="00000B32">
      <w:pPr>
        <w:pStyle w:val="Heading2"/>
        <w:ind w:left="0" w:firstLine="0"/>
        <w:rPr>
          <w:rFonts w:ascii="Arial" w:cs="Arial" w:eastAsia="Arial" w:hAnsi="Arial"/>
        </w:rPr>
      </w:pPr>
      <w:bookmarkStart w:colFirst="0" w:colLast="0" w:name="_heading=h.5w55l32vza10" w:id="343"/>
      <w:bookmarkEnd w:id="343"/>
      <w:r w:rsidDel="00000000" w:rsidR="00000000" w:rsidRPr="00000000">
        <w:br w:type="page"/>
      </w:r>
      <w:r w:rsidDel="00000000" w:rsidR="00000000" w:rsidRPr="00000000">
        <w:rPr>
          <w:rtl w:val="0"/>
        </w:rPr>
      </w:r>
    </w:p>
    <w:p w:rsidR="00000000" w:rsidDel="00000000" w:rsidP="00000000" w:rsidRDefault="00000000" w:rsidRPr="00000000" w14:paraId="00000B33">
      <w:pPr>
        <w:pStyle w:val="Heading2"/>
        <w:ind w:left="0" w:firstLine="0"/>
        <w:rPr/>
      </w:pPr>
      <w:bookmarkStart w:colFirst="0" w:colLast="0" w:name="_heading=h.x5dohv2o2038" w:id="344"/>
      <w:bookmarkEnd w:id="344"/>
      <w:r w:rsidDel="00000000" w:rsidR="00000000" w:rsidRPr="00000000">
        <w:rPr>
          <w:rFonts w:ascii="Arial" w:cs="Arial" w:eastAsia="Arial" w:hAnsi="Arial"/>
          <w:rtl w:val="0"/>
        </w:rPr>
        <w:t xml:space="preserve">C.</w:t>
      </w:r>
      <w:r w:rsidDel="00000000" w:rsidR="00000000" w:rsidRPr="00000000">
        <w:rPr>
          <w:rtl w:val="0"/>
        </w:rPr>
        <w:t xml:space="preserve">4</w:t>
      </w:r>
      <w:r w:rsidDel="00000000" w:rsidR="00000000" w:rsidRPr="00000000">
        <w:rPr>
          <w:rFonts w:ascii="Arial" w:cs="Arial" w:eastAsia="Arial" w:hAnsi="Arial"/>
          <w:rtl w:val="0"/>
        </w:rPr>
        <w:t xml:space="preserve"> </w:t>
      </w:r>
      <w:hyperlink w:anchor="_heading=h.x5dohv2o2038">
        <w:r w:rsidDel="00000000" w:rsidR="00000000" w:rsidRPr="00000000">
          <w:rPr>
            <w:color w:val="1155cc"/>
            <w:rtl w:val="0"/>
          </w:rPr>
          <w:t xml:space="preserve">Exponential Backoff</w:t>
        </w:r>
      </w:hyperlink>
      <w:r w:rsidDel="00000000" w:rsidR="00000000" w:rsidRPr="00000000">
        <w:rPr>
          <w:rtl w:val="0"/>
        </w:rPr>
        <w:t xml:space="preserve"> </w:t>
      </w:r>
    </w:p>
    <w:p w:rsidR="00000000" w:rsidDel="00000000" w:rsidP="00000000" w:rsidRDefault="00000000" w:rsidRPr="00000000" w14:paraId="00000B34">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for unacknowledged packets can be increased on each retry, to avoid overwhelming recipient network nodes while allowing efficient Virtual Connection reestablishment. The client periodically retries a failed packet with increasing delays between attempts, constrained by a Maximum Retry Interval, interleaved with a suitable seed of randomness.</w:t>
      </w:r>
    </w:p>
    <w:p w:rsidR="00000000" w:rsidDel="00000000" w:rsidP="00000000" w:rsidRDefault="00000000" w:rsidRPr="00000000" w14:paraId="00000B35">
      <w:pPr>
        <w:spacing w:after="216" w:before="0" w:line="276" w:lineRule="auto"/>
        <w:rPr>
          <w:rFonts w:ascii="Arial" w:cs="Arial" w:eastAsia="Arial" w:hAnsi="Arial"/>
          <w:b w:val="1"/>
          <w:color w:val="333333"/>
          <w:sz w:val="22"/>
          <w:szCs w:val="22"/>
        </w:rPr>
      </w:pPr>
      <w:r w:rsidDel="00000000" w:rsidR="00000000" w:rsidRPr="00000000">
        <w:rPr>
          <w:rFonts w:ascii="Arial" w:cs="Arial" w:eastAsia="Arial" w:hAnsi="Arial"/>
          <w:b w:val="1"/>
          <w:color w:val="333333"/>
          <w:sz w:val="22"/>
          <w:szCs w:val="22"/>
          <w:rtl w:val="0"/>
        </w:rPr>
        <w:t xml:space="preserve">Algorithm:</w:t>
      </w:r>
    </w:p>
    <w:p w:rsidR="00000000" w:rsidDel="00000000" w:rsidP="00000000" w:rsidRDefault="00000000" w:rsidRPr="00000000" w14:paraId="00000B36">
      <w:pPr>
        <w:spacing w:after="216" w:before="0" w:line="276" w:lineRule="auto"/>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This </w:t>
      </w:r>
      <w:r w:rsidDel="00000000" w:rsidR="00000000" w:rsidRPr="00000000">
        <w:rPr>
          <w:rFonts w:ascii="Arial" w:cs="Arial" w:eastAsia="Arial" w:hAnsi="Arial"/>
          <w:color w:val="333333"/>
          <w:sz w:val="22"/>
          <w:szCs w:val="22"/>
          <w:rtl w:val="0"/>
        </w:rPr>
        <w:t xml:space="preserve">algorithm retries requests at doubling intervals, increasing time between retries up to a </w:t>
      </w:r>
      <w:r w:rsidDel="00000000" w:rsidR="00000000" w:rsidRPr="00000000">
        <w:rPr>
          <w:rFonts w:ascii="Arial" w:cs="Arial" w:eastAsia="Arial" w:hAnsi="Arial"/>
          <w:i w:val="1"/>
          <w:color w:val="333333"/>
          <w:sz w:val="22"/>
          <w:szCs w:val="22"/>
          <w:rtl w:val="0"/>
        </w:rPr>
        <w:t xml:space="preserve">Maximum Retry Interval</w:t>
      </w:r>
      <w:r w:rsidDel="00000000" w:rsidR="00000000" w:rsidRPr="00000000">
        <w:rPr>
          <w:rFonts w:ascii="Arial" w:cs="Arial" w:eastAsia="Arial" w:hAnsi="Arial"/>
          <w:color w:val="333333"/>
          <w:sz w:val="22"/>
          <w:szCs w:val="22"/>
          <w:rtl w:val="0"/>
        </w:rPr>
        <w:t xml:space="preserve">. For example:</w:t>
      </w:r>
    </w:p>
    <w:p w:rsidR="00000000" w:rsidDel="00000000" w:rsidP="00000000" w:rsidRDefault="00000000" w:rsidRPr="00000000" w14:paraId="00000B37">
      <w:pPr>
        <w:numPr>
          <w:ilvl w:val="0"/>
          <w:numId w:val="44"/>
        </w:numPr>
        <w:spacing w:after="0" w:before="28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Send initial packet sent. The initial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is 1000 ms. </w:t>
      </w:r>
    </w:p>
    <w:p w:rsidR="00000000" w:rsidDel="00000000" w:rsidP="00000000" w:rsidRDefault="00000000" w:rsidRPr="00000000" w14:paraId="00000B38">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1000 + (random number) ms - retry the operation if no response is received during that time.</w:t>
      </w:r>
    </w:p>
    <w:p w:rsidR="00000000" w:rsidDel="00000000" w:rsidP="00000000" w:rsidRDefault="00000000" w:rsidRPr="00000000" w14:paraId="00000B39">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2000 + (random number) ms - retry the operation if no response is received during that time.</w:t>
      </w:r>
    </w:p>
    <w:p w:rsidR="00000000" w:rsidDel="00000000" w:rsidP="00000000" w:rsidRDefault="00000000" w:rsidRPr="00000000" w14:paraId="00000B3A">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Wait up to 4000 + (random number) ms - retry the operation if no response is received during that time.</w:t>
      </w:r>
    </w:p>
    <w:p w:rsidR="00000000" w:rsidDel="00000000" w:rsidP="00000000" w:rsidRDefault="00000000" w:rsidRPr="00000000" w14:paraId="00000B3B">
      <w:pPr>
        <w:numPr>
          <w:ilvl w:val="0"/>
          <w:numId w:val="44"/>
        </w:numPr>
        <w:spacing w:after="0" w:before="0" w:line="276" w:lineRule="auto"/>
        <w:ind w:left="720" w:hanging="360"/>
        <w:rPr>
          <w:rFonts w:ascii="Arial" w:cs="Arial" w:eastAsia="Arial" w:hAnsi="Arial"/>
          <w:color w:val="333333"/>
          <w:sz w:val="22"/>
          <w:szCs w:val="22"/>
        </w:rPr>
      </w:pPr>
      <w:r w:rsidDel="00000000" w:rsidR="00000000" w:rsidRPr="00000000">
        <w:rPr>
          <w:rFonts w:ascii="Arial" w:cs="Arial" w:eastAsia="Arial" w:hAnsi="Arial"/>
          <w:color w:val="333333"/>
          <w:sz w:val="22"/>
          <w:szCs w:val="22"/>
          <w:rtl w:val="0"/>
        </w:rPr>
        <w:t xml:space="preserve">Continue increasing the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 each time, but no larger than </w:t>
      </w:r>
      <w:r w:rsidDel="00000000" w:rsidR="00000000" w:rsidRPr="00000000">
        <w:rPr>
          <w:rFonts w:ascii="Arial" w:cs="Arial" w:eastAsia="Arial" w:hAnsi="Arial"/>
          <w:i w:val="1"/>
          <w:color w:val="333333"/>
          <w:sz w:val="22"/>
          <w:szCs w:val="22"/>
          <w:rtl w:val="0"/>
        </w:rPr>
        <w:t xml:space="preserve">Max. Retry Interval.</w:t>
      </w:r>
      <w:r w:rsidDel="00000000" w:rsidR="00000000" w:rsidRPr="00000000">
        <w:rPr>
          <w:rtl w:val="0"/>
        </w:rPr>
      </w:r>
    </w:p>
    <w:p w:rsidR="00000000" w:rsidDel="00000000" w:rsidP="00000000" w:rsidRDefault="00000000" w:rsidRPr="00000000" w14:paraId="00000B3C">
      <w:pPr>
        <w:numPr>
          <w:ilvl w:val="0"/>
          <w:numId w:val="44"/>
        </w:numPr>
        <w:spacing w:after="280" w:before="0" w:line="276" w:lineRule="auto"/>
        <w:ind w:left="720" w:hanging="360"/>
        <w:rPr>
          <w:rFonts w:ascii="Arial" w:cs="Arial" w:eastAsia="Arial" w:hAnsi="Arial"/>
          <w:color w:val="333333"/>
          <w:sz w:val="22"/>
          <w:szCs w:val="22"/>
        </w:rPr>
      </w:pPr>
      <w:sdt>
        <w:sdtPr>
          <w:tag w:val="goog_rdk_65"/>
        </w:sdtPr>
        <w:sdtContent>
          <w:commentRangeStart w:id="59"/>
        </w:sdtContent>
      </w:sdt>
      <w:sdt>
        <w:sdtPr>
          <w:tag w:val="goog_rdk_66"/>
        </w:sdtPr>
        <w:sdtContent>
          <w:commentRangeStart w:id="60"/>
        </w:sdtContent>
      </w:sdt>
      <w:r w:rsidDel="00000000" w:rsidR="00000000" w:rsidRPr="00000000">
        <w:rPr>
          <w:rFonts w:ascii="Arial" w:cs="Arial" w:eastAsia="Arial" w:hAnsi="Arial"/>
          <w:color w:val="333333"/>
          <w:sz w:val="22"/>
          <w:szCs w:val="22"/>
          <w:rtl w:val="0"/>
        </w:rPr>
        <w:t xml:space="preserve">Continue waiting and retrying up to </w:t>
      </w:r>
      <w:r w:rsidDel="00000000" w:rsidR="00000000" w:rsidRPr="00000000">
        <w:rPr>
          <w:rFonts w:ascii="Arial" w:cs="Arial" w:eastAsia="Arial" w:hAnsi="Arial"/>
          <w:i w:val="1"/>
          <w:color w:val="333333"/>
          <w:sz w:val="22"/>
          <w:szCs w:val="22"/>
          <w:rtl w:val="0"/>
        </w:rPr>
        <w:t xml:space="preserve">Max. Retry Count</w:t>
      </w:r>
      <w:r w:rsidDel="00000000" w:rsidR="00000000" w:rsidRPr="00000000">
        <w:rPr>
          <w:rFonts w:ascii="Arial" w:cs="Arial" w:eastAsia="Arial" w:hAnsi="Arial"/>
          <w:color w:val="333333"/>
          <w:sz w:val="22"/>
          <w:szCs w:val="22"/>
          <w:rtl w:val="0"/>
        </w:rPr>
        <w:t xml:space="preserve"> number of retries,</w:t>
      </w:r>
      <w:commentRangeEnd w:id="59"/>
      <w:r w:rsidDel="00000000" w:rsidR="00000000" w:rsidRPr="00000000">
        <w:commentReference w:id="59"/>
      </w:r>
      <w:commentRangeEnd w:id="60"/>
      <w:r w:rsidDel="00000000" w:rsidR="00000000" w:rsidRPr="00000000">
        <w:commentReference w:id="60"/>
      </w:r>
      <w:r w:rsidDel="00000000" w:rsidR="00000000" w:rsidRPr="00000000">
        <w:rPr>
          <w:rFonts w:ascii="Arial" w:cs="Arial" w:eastAsia="Arial" w:hAnsi="Arial"/>
          <w:color w:val="333333"/>
          <w:sz w:val="22"/>
          <w:szCs w:val="22"/>
          <w:rtl w:val="0"/>
        </w:rPr>
        <w:t xml:space="preserve"> without increasing the </w:t>
      </w:r>
      <w:r w:rsidDel="00000000" w:rsidR="00000000" w:rsidRPr="00000000">
        <w:rPr>
          <w:rFonts w:ascii="Arial" w:cs="Arial" w:eastAsia="Arial" w:hAnsi="Arial"/>
          <w:i w:val="1"/>
          <w:color w:val="333333"/>
          <w:sz w:val="22"/>
          <w:szCs w:val="22"/>
          <w:rtl w:val="0"/>
        </w:rPr>
        <w:t xml:space="preserve">Retry Interval </w:t>
      </w:r>
      <w:r w:rsidDel="00000000" w:rsidR="00000000" w:rsidRPr="00000000">
        <w:rPr>
          <w:rFonts w:ascii="Arial" w:cs="Arial" w:eastAsia="Arial" w:hAnsi="Arial"/>
          <w:color w:val="333333"/>
          <w:sz w:val="22"/>
          <w:szCs w:val="22"/>
          <w:rtl w:val="0"/>
        </w:rPr>
        <w:t xml:space="preserve">further.</w:t>
      </w:r>
    </w:p>
    <w:p w:rsidR="00000000" w:rsidDel="00000000" w:rsidP="00000000" w:rsidRDefault="00000000" w:rsidRPr="00000000" w14:paraId="00000B3D">
      <w:pPr>
        <w:spacing w:after="0" w:before="200" w:lineRule="auto"/>
        <w:ind w:left="0" w:firstLine="0"/>
        <w:rPr>
          <w:color w:val="333333"/>
        </w:rPr>
      </w:pPr>
      <w:r w:rsidDel="00000000" w:rsidR="00000000" w:rsidRPr="00000000">
        <w:rPr>
          <w:color w:val="333333"/>
          <w:rtl w:val="0"/>
        </w:rPr>
        <w:t xml:space="preserve">The wait time is (ran is a random number, max is</w:t>
      </w:r>
      <w:r w:rsidDel="00000000" w:rsidR="00000000" w:rsidRPr="00000000">
        <w:rPr>
          <w:i w:val="1"/>
          <w:color w:val="333333"/>
          <w:rtl w:val="0"/>
        </w:rPr>
        <w:t xml:space="preserve"> Max. Retry Interval</w:t>
      </w:r>
      <w:r w:rsidDel="00000000" w:rsidR="00000000" w:rsidRPr="00000000">
        <w:rPr>
          <w:color w:val="333333"/>
          <w:rtl w:val="0"/>
        </w:rPr>
        <w:t xml:space="preserve">):</w:t>
      </w:r>
    </w:p>
    <w:p w:rsidR="00000000" w:rsidDel="00000000" w:rsidP="00000000" w:rsidRDefault="00000000" w:rsidRPr="00000000" w14:paraId="00000B3E">
      <w:pPr>
        <w:spacing w:after="0" w:before="200" w:lineRule="auto"/>
        <w:ind w:left="0" w:firstLine="0"/>
        <w:jc w:val="center"/>
        <w:rPr>
          <w:color w:val="333333"/>
        </w:rPr>
      </w:pPr>
      <w:r w:rsidDel="00000000" w:rsidR="00000000" w:rsidRPr="00000000">
        <w:rPr>
          <w:color w:val="333333"/>
          <w:rtl w:val="0"/>
        </w:rPr>
        <w:t xml:space="preserve">min(((2^n * sf) + ran), max) </w:t>
      </w:r>
    </w:p>
    <w:p w:rsidR="00000000" w:rsidDel="00000000" w:rsidP="00000000" w:rsidRDefault="00000000" w:rsidRPr="00000000" w14:paraId="00000B3F">
      <w:pPr>
        <w:spacing w:after="0" w:before="200" w:lineRule="auto"/>
        <w:ind w:left="0" w:firstLine="0"/>
        <w:rPr>
          <w:color w:val="333333"/>
        </w:rPr>
      </w:pPr>
      <w:r w:rsidDel="00000000" w:rsidR="00000000" w:rsidRPr="00000000">
        <w:rPr>
          <w:color w:val="333333"/>
          <w:rtl w:val="0"/>
        </w:rPr>
        <w:t xml:space="preserve">with n incremented by 1 for each iteration (or operation) and the scaling factor (sf) being set to some reasonable value - for example 1000 as in the example above.</w:t>
      </w:r>
    </w:p>
    <w:p w:rsidR="00000000" w:rsidDel="00000000" w:rsidP="00000000" w:rsidRDefault="00000000" w:rsidRPr="00000000" w14:paraId="00000B40">
      <w:pPr>
        <w:keepNext w:val="0"/>
        <w:spacing w:after="0" w:before="200" w:line="276" w:lineRule="auto"/>
        <w:ind w:left="0" w:firstLine="0"/>
        <w:rPr/>
      </w:pPr>
      <w:r w:rsidDel="00000000" w:rsidR="00000000" w:rsidRPr="00000000">
        <w:rPr>
          <w:rFonts w:ascii="Arial" w:cs="Arial" w:eastAsia="Arial" w:hAnsi="Arial"/>
          <w:color w:val="333333"/>
          <w:sz w:val="22"/>
          <w:szCs w:val="22"/>
          <w:rtl w:val="0"/>
        </w:rPr>
        <w:t xml:space="preserve">The random number helps to avoid cases where many clients are synchronized by some situation, and all retry at once. The value of the random number ran is recalculated after each retry. The random number should be no larger than the initial </w:t>
      </w:r>
      <w:r w:rsidDel="00000000" w:rsidR="00000000" w:rsidRPr="00000000">
        <w:rPr>
          <w:rFonts w:ascii="Arial" w:cs="Arial" w:eastAsia="Arial" w:hAnsi="Arial"/>
          <w:i w:val="1"/>
          <w:color w:val="333333"/>
          <w:sz w:val="22"/>
          <w:szCs w:val="22"/>
          <w:rtl w:val="0"/>
        </w:rPr>
        <w:t xml:space="preserve">Retry Interval</w:t>
      </w:r>
      <w:r w:rsidDel="00000000" w:rsidR="00000000" w:rsidRPr="00000000">
        <w:rPr>
          <w:rFonts w:ascii="Arial" w:cs="Arial" w:eastAsia="Arial" w:hAnsi="Arial"/>
          <w:color w:val="333333"/>
          <w:sz w:val="22"/>
          <w:szCs w:val="22"/>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B41">
      <w:pPr>
        <w:pStyle w:val="Heading2"/>
        <w:keepLines w:val="1"/>
        <w:spacing w:after="77" w:before="0" w:line="259" w:lineRule="auto"/>
        <w:ind w:left="0" w:firstLine="0"/>
        <w:rPr/>
      </w:pPr>
      <w:bookmarkStart w:colFirst="0" w:colLast="0" w:name="_heading=h.gc2bf5yxnvwt" w:id="345"/>
      <w:bookmarkEnd w:id="345"/>
      <w:r w:rsidDel="00000000" w:rsidR="00000000" w:rsidRPr="00000000">
        <w:rPr>
          <w:rtl w:val="0"/>
        </w:rPr>
        <w:t xml:space="preserve">C.5 Client State Diagrams</w:t>
      </w:r>
    </w:p>
    <w:p w:rsidR="00000000" w:rsidDel="00000000" w:rsidP="00000000" w:rsidRDefault="00000000" w:rsidRPr="00000000" w14:paraId="00000B42">
      <w:pPr>
        <w:rPr>
          <w:sz w:val="19"/>
          <w:szCs w:val="19"/>
        </w:rPr>
      </w:pPr>
      <w:r w:rsidDel="00000000" w:rsidR="00000000" w:rsidRPr="00000000">
        <w:rPr>
          <w:rtl w:val="0"/>
        </w:rPr>
        <w:t xml:space="preserve">The following diagrams are </w:t>
      </w:r>
      <w:r w:rsidDel="00000000" w:rsidR="00000000" w:rsidRPr="00000000">
        <w:rPr>
          <w:rtl w:val="0"/>
        </w:rPr>
        <w:t xml:space="preserve">illustrative, graphical views of the states and transitions. They are not comprehensive but included for guidance.</w:t>
      </w:r>
      <w:r w:rsidDel="00000000" w:rsidR="00000000" w:rsidRPr="00000000">
        <w:rPr>
          <w:rtl w:val="0"/>
        </w:rPr>
      </w:r>
    </w:p>
    <w:p w:rsidR="00000000" w:rsidDel="00000000" w:rsidP="00000000" w:rsidRDefault="00000000" w:rsidRPr="00000000" w14:paraId="00000B43">
      <w:pPr>
        <w:spacing w:after="0" w:before="200" w:lineRule="auto"/>
        <w:rPr>
          <w:i w:val="1"/>
          <w:sz w:val="19"/>
          <w:szCs w:val="19"/>
        </w:rPr>
      </w:pPr>
      <w:r w:rsidDel="00000000" w:rsidR="00000000" w:rsidRPr="00000000">
        <w:rPr>
          <w:i w:val="1"/>
          <w:sz w:val="19"/>
          <w:szCs w:val="19"/>
          <w:rtl w:val="0"/>
        </w:rPr>
        <w:t xml:space="preserve">Figure 4-8 – Server View of Client States - informative</w:t>
      </w:r>
    </w:p>
    <w:p w:rsidR="00000000" w:rsidDel="00000000" w:rsidP="00000000" w:rsidRDefault="00000000" w:rsidRPr="00000000" w14:paraId="00000B44">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66" name="image27.jpg"/>
            <a:graphic>
              <a:graphicData uri="http://schemas.openxmlformats.org/drawingml/2006/picture">
                <pic:pic>
                  <pic:nvPicPr>
                    <pic:cNvPr id="0" name="image27.jpg"/>
                    <pic:cNvPicPr preferRelativeResize="0"/>
                  </pic:nvPicPr>
                  <pic:blipFill>
                    <a:blip r:embed="rId158"/>
                    <a:srcRect b="0" l="0" r="0" t="0"/>
                    <a:stretch>
                      <a:fillRect/>
                    </a:stretch>
                  </pic:blipFill>
                  <pic:spPr>
                    <a:xfrm>
                      <a:off x="0" y="0"/>
                      <a:ext cx="5943600" cy="6362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B45">
      <w:pPr>
        <w:keepLines w:val="1"/>
        <w:spacing w:after="77" w:before="0" w:line="259" w:lineRule="auto"/>
        <w:ind w:left="0" w:firstLine="0"/>
        <w:rPr/>
      </w:pPr>
      <w:r w:rsidDel="00000000" w:rsidR="00000000" w:rsidRPr="00000000">
        <w:rPr>
          <w:rtl w:val="0"/>
        </w:rPr>
        <w:t xml:space="preserve">Figure 4-8 – Server View of Client States - informative</w:t>
      </w:r>
    </w:p>
    <w:p w:rsidR="00000000" w:rsidDel="00000000" w:rsidP="00000000" w:rsidRDefault="00000000" w:rsidRPr="00000000" w14:paraId="00000B46">
      <w:pPr>
        <w:spacing w:after="0" w:before="0" w:lineRule="auto"/>
        <w:rPr/>
      </w:pPr>
      <w:r w:rsidDel="00000000" w:rsidR="00000000" w:rsidRPr="00000000">
        <w:rPr>
          <w:i w:val="1"/>
          <w:sz w:val="19"/>
          <w:szCs w:val="19"/>
        </w:rPr>
        <w:drawing>
          <wp:inline distB="114300" distT="114300" distL="114300" distR="114300">
            <wp:extent cx="5943600" cy="6362700"/>
            <wp:effectExtent b="0" l="0" r="0" t="0"/>
            <wp:docPr id="57" name="image27.jpg"/>
            <a:graphic>
              <a:graphicData uri="http://schemas.openxmlformats.org/drawingml/2006/picture">
                <pic:pic>
                  <pic:nvPicPr>
                    <pic:cNvPr id="0" name="image27.jpg"/>
                    <pic:cNvPicPr preferRelativeResize="0"/>
                  </pic:nvPicPr>
                  <pic:blipFill>
                    <a:blip r:embed="rId158"/>
                    <a:srcRect b="0" l="0" r="0" t="0"/>
                    <a:stretch>
                      <a:fillRect/>
                    </a:stretch>
                  </pic:blipFill>
                  <pic:spPr>
                    <a:xfrm>
                      <a:off x="0" y="0"/>
                      <a:ext cx="5943600" cy="6362700"/>
                    </a:xfrm>
                    <a:prstGeom prst="rect"/>
                    <a:ln/>
                  </pic:spPr>
                </pic:pic>
              </a:graphicData>
            </a:graphic>
          </wp:inline>
        </w:drawing>
      </w:r>
      <w:r w:rsidDel="00000000" w:rsidR="00000000" w:rsidRPr="00000000">
        <w:rPr>
          <w:rtl w:val="0"/>
        </w:rPr>
      </w:r>
    </w:p>
    <w:p w:rsidR="00000000" w:rsidDel="00000000" w:rsidP="00000000" w:rsidRDefault="00000000" w:rsidRPr="00000000" w14:paraId="00000B47">
      <w:pPr>
        <w:pStyle w:val="Heading2"/>
        <w:keepLines w:val="1"/>
        <w:spacing w:after="77" w:before="0" w:line="259" w:lineRule="auto"/>
        <w:ind w:left="0" w:firstLine="0"/>
        <w:rPr/>
      </w:pPr>
      <w:bookmarkStart w:colFirst="0" w:colLast="0" w:name="_heading=h.3zgec4ysq2bq" w:id="346"/>
      <w:bookmarkEnd w:id="346"/>
      <w:r w:rsidDel="00000000" w:rsidR="00000000" w:rsidRPr="00000000">
        <w:br w:type="page"/>
      </w:r>
      <w:r w:rsidDel="00000000" w:rsidR="00000000" w:rsidRPr="00000000">
        <w:rPr>
          <w:rtl w:val="0"/>
        </w:rPr>
      </w:r>
    </w:p>
    <w:p w:rsidR="00000000" w:rsidDel="00000000" w:rsidP="00000000" w:rsidRDefault="00000000" w:rsidRPr="00000000" w14:paraId="00000B48">
      <w:pPr>
        <w:pStyle w:val="Heading2"/>
        <w:keepLines w:val="1"/>
        <w:spacing w:after="77" w:before="0" w:line="259" w:lineRule="auto"/>
        <w:ind w:left="0" w:firstLine="0"/>
        <w:rPr/>
      </w:pPr>
      <w:bookmarkStart w:colFirst="0" w:colLast="0" w:name="_heading=h.7bsjt8k2wcnj" w:id="347"/>
      <w:bookmarkEnd w:id="347"/>
      <w:r w:rsidDel="00000000" w:rsidR="00000000" w:rsidRPr="00000000">
        <w:rPr>
          <w:rtl w:val="0"/>
        </w:rPr>
        <w:t xml:space="preserve">C</w:t>
      </w:r>
      <w:r w:rsidDel="00000000" w:rsidR="00000000" w:rsidRPr="00000000">
        <w:rPr>
          <w:rtl w:val="0"/>
        </w:rPr>
        <w:t xml:space="preserve">.6 PUBLISH with QoS -1</w:t>
      </w:r>
    </w:p>
    <w:p w:rsidR="00000000" w:rsidDel="00000000" w:rsidP="00000000" w:rsidRDefault="00000000" w:rsidRPr="00000000" w14:paraId="00000B49">
      <w:pPr>
        <w:rPr/>
      </w:pPr>
      <w:r w:rsidDel="00000000" w:rsidR="00000000" w:rsidRPr="00000000">
        <w:rPr>
          <w:i w:val="1"/>
          <w:sz w:val="19"/>
          <w:szCs w:val="19"/>
          <w:rtl w:val="0"/>
        </w:rPr>
        <w:t xml:space="preserve">Figure C-7 – PUBLISH Packet for QoS -1</w:t>
      </w:r>
      <w:r w:rsidDel="00000000" w:rsidR="00000000" w:rsidRPr="00000000">
        <w:rPr>
          <w:rtl w:val="0"/>
        </w:rPr>
      </w:r>
    </w:p>
    <w:p w:rsidR="00000000" w:rsidDel="00000000" w:rsidP="00000000" w:rsidRDefault="00000000" w:rsidRPr="00000000" w14:paraId="00000B4A">
      <w:pPr>
        <w:rPr>
          <w:rFonts w:ascii="Arial" w:cs="Arial" w:eastAsia="Arial" w:hAnsi="Arial"/>
        </w:rPr>
      </w:pPr>
      <w:r w:rsidDel="00000000" w:rsidR="00000000" w:rsidRPr="00000000">
        <w:rPr>
          <w:rFonts w:ascii="Arial" w:cs="Arial" w:eastAsia="Arial" w:hAnsi="Arial"/>
        </w:rPr>
        <w:drawing>
          <wp:inline distB="114300" distT="114300" distL="114300" distR="114300">
            <wp:extent cx="5943600" cy="5092700"/>
            <wp:effectExtent b="0" l="0" r="0" t="0"/>
            <wp:docPr id="32" name="image7.png"/>
            <a:graphic>
              <a:graphicData uri="http://schemas.openxmlformats.org/drawingml/2006/picture">
                <pic:pic>
                  <pic:nvPicPr>
                    <pic:cNvPr id="0" name="image7.png"/>
                    <pic:cNvPicPr preferRelativeResize="0"/>
                  </pic:nvPicPr>
                  <pic:blipFill>
                    <a:blip r:embed="rId159"/>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B4B">
      <w:pPr>
        <w:rPr>
          <w:rFonts w:ascii="Arial" w:cs="Arial" w:eastAsia="Arial" w:hAnsi="Arial"/>
        </w:rPr>
      </w:pPr>
      <w:r w:rsidDel="00000000" w:rsidR="00000000" w:rsidRPr="00000000">
        <w:rPr>
          <w:rFonts w:ascii="Arial" w:cs="Arial" w:eastAsia="Arial" w:hAnsi="Arial"/>
          <w:rtl w:val="0"/>
        </w:rPr>
        <w:t xml:space="preserve">This packet is the MQTT-SN 1.2 equivalent of PUBWOS. It could be supported by a Gateway if there are existing MQTT-SN 1.2 transmitters that the Gateway wants to listen to, or receivers it wants to send to. Implementation of this packet is optional.</w:t>
      </w:r>
    </w:p>
    <w:p w:rsidR="00000000" w:rsidDel="00000000" w:rsidP="00000000" w:rsidRDefault="00000000" w:rsidRPr="00000000" w14:paraId="00000B4C">
      <w:pPr>
        <w:rPr>
          <w:rFonts w:ascii="Arial" w:cs="Arial" w:eastAsia="Arial" w:hAnsi="Arial"/>
          <w:shd w:fill="auto" w:val="clear"/>
        </w:rPr>
      </w:pPr>
      <w:r w:rsidDel="00000000" w:rsidR="00000000" w:rsidRPr="00000000">
        <w:rPr>
          <w:rFonts w:ascii="Arial" w:cs="Arial" w:eastAsia="Arial" w:hAnsi="Arial"/>
          <w:rtl w:val="0"/>
        </w:rPr>
        <w:t xml:space="preserve">This packet can be used by both Clients and Gateways to publish data to a topic without establishing a Virtual Connection or Session.</w:t>
      </w:r>
      <w:r w:rsidDel="00000000" w:rsidR="00000000" w:rsidRPr="00000000">
        <w:rPr>
          <w:rtl w:val="0"/>
        </w:rPr>
      </w:r>
    </w:p>
    <w:p w:rsidR="00000000" w:rsidDel="00000000" w:rsidP="00000000" w:rsidRDefault="00000000" w:rsidRPr="00000000" w14:paraId="00000B4D">
      <w:pPr>
        <w:pStyle w:val="Heading3"/>
        <w:ind w:left="0" w:firstLine="0"/>
        <w:rPr/>
      </w:pPr>
      <w:bookmarkStart w:colFirst="0" w:colLast="0" w:name="_heading=h.d1955xpjj9qi" w:id="348"/>
      <w:bookmarkEnd w:id="348"/>
      <w:r w:rsidDel="00000000" w:rsidR="00000000" w:rsidRPr="00000000">
        <w:rPr>
          <w:rtl w:val="0"/>
        </w:rPr>
        <w:t xml:space="preserve">C.6.1 PUBLISH Header</w:t>
      </w:r>
      <w:r w:rsidDel="00000000" w:rsidR="00000000" w:rsidRPr="00000000">
        <w:rPr>
          <w:rtl w:val="0"/>
        </w:rPr>
      </w:r>
    </w:p>
    <w:p w:rsidR="00000000" w:rsidDel="00000000" w:rsidP="00000000" w:rsidRDefault="00000000" w:rsidRPr="00000000" w14:paraId="00000B4E">
      <w:pPr>
        <w:spacing w:after="174" w:before="0" w:line="248.00000000000006" w:lineRule="auto"/>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r w:rsidDel="00000000" w:rsidR="00000000" w:rsidRPr="00000000">
        <w:rPr>
          <w:rFonts w:ascii="Arial" w:cs="Arial" w:eastAsia="Arial" w:hAnsi="Arial"/>
          <w:rtl w:val="0"/>
        </w:rPr>
        <w:t xml:space="preserve">Refer to </w:t>
      </w:r>
      <w:hyperlink w:anchor="_heading=h.23ckvvd">
        <w:r w:rsidDel="00000000" w:rsidR="00000000" w:rsidRPr="00000000">
          <w:rPr>
            <w:color w:val="1155cc"/>
            <w:u w:val="single"/>
            <w:rtl w:val="0"/>
          </w:rPr>
          <w:t xml:space="preserve">2.1 Structure of an MQTT-SN Control Packet</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B4F">
      <w:pPr>
        <w:pStyle w:val="Heading3"/>
        <w:ind w:left="0" w:firstLine="0"/>
        <w:rPr/>
      </w:pPr>
      <w:bookmarkStart w:colFirst="0" w:colLast="0" w:name="_heading=h.z6s5szoqybu9" w:id="349"/>
      <w:bookmarkEnd w:id="349"/>
      <w:r w:rsidDel="00000000" w:rsidR="00000000" w:rsidRPr="00000000">
        <w:rPr>
          <w:rtl w:val="0"/>
        </w:rPr>
        <w:t xml:space="preserve">C.6.2 PUBLISH Flags</w:t>
      </w:r>
    </w:p>
    <w:p w:rsidR="00000000" w:rsidDel="00000000" w:rsidP="00000000" w:rsidRDefault="00000000" w:rsidRPr="00000000" w14:paraId="00000B50">
      <w:pPr>
        <w:rPr>
          <w:rFonts w:ascii="Arial" w:cs="Arial" w:eastAsia="Arial" w:hAnsi="Arial"/>
          <w:color w:val="000000"/>
          <w:shd w:fill="auto" w:val="clear"/>
        </w:rPr>
      </w:pPr>
      <w:r w:rsidDel="00000000" w:rsidR="00000000" w:rsidRPr="00000000">
        <w:rPr>
          <w:rFonts w:ascii="Arial" w:cs="Arial" w:eastAsia="Arial" w:hAnsi="Arial"/>
          <w:color w:val="000000"/>
          <w:rtl w:val="0"/>
        </w:rPr>
        <w:t xml:space="preserve">The PUBLISH Flags is a 1 byte field which contains flags specifying the content of the packet and the Gateway behavior</w:t>
      </w:r>
      <w:r w:rsidDel="00000000" w:rsidR="00000000" w:rsidRPr="00000000">
        <w:rPr>
          <w:rFonts w:ascii="Arial" w:cs="Arial" w:eastAsia="Arial" w:hAnsi="Arial"/>
          <w:color w:val="000000"/>
          <w:sz w:val="20"/>
          <w:szCs w:val="20"/>
          <w:shd w:fill="auto" w:val="clear"/>
          <w:rtl w:val="0"/>
        </w:rPr>
        <w:t xml:space="preserve">. Bits 3-2 of the PUBLISH Flags are reserved and are set to 0</w:t>
      </w:r>
      <w:r w:rsidDel="00000000" w:rsidR="00000000" w:rsidRPr="00000000">
        <w:rPr>
          <w:rFonts w:ascii="Arial" w:cs="Arial" w:eastAsia="Arial" w:hAnsi="Arial"/>
          <w:color w:val="000000"/>
          <w:shd w:fill="auto" w:val="clear"/>
          <w:rtl w:val="0"/>
        </w:rPr>
        <w:t xml:space="preserve">.</w:t>
      </w:r>
    </w:p>
    <w:p w:rsidR="00000000" w:rsidDel="00000000" w:rsidP="00000000" w:rsidRDefault="00000000" w:rsidRPr="00000000" w14:paraId="00000B51">
      <w:pPr>
        <w:rPr>
          <w:rFonts w:ascii="Arial" w:cs="Arial" w:eastAsia="Arial" w:hAnsi="Arial"/>
          <w:shd w:fill="auto" w:val="clear"/>
        </w:rPr>
      </w:pPr>
      <w:r w:rsidDel="00000000" w:rsidR="00000000" w:rsidRPr="00000000">
        <w:rPr>
          <w:rFonts w:ascii="Arial" w:cs="Arial" w:eastAsia="Arial" w:hAnsi="Arial"/>
          <w:shd w:fill="auto" w:val="clear"/>
          <w:rtl w:val="0"/>
        </w:rPr>
        <w:t xml:space="preserve">The Client validates that the reserved flags in the PUBLISH packet are set to 0. If any of the reserved flags is not 0 it is a Malformed Packet.</w:t>
      </w:r>
      <w:r w:rsidDel="00000000" w:rsidR="00000000" w:rsidRPr="00000000">
        <w:rPr>
          <w:rtl w:val="0"/>
        </w:rPr>
      </w:r>
    </w:p>
    <w:p w:rsidR="00000000" w:rsidDel="00000000" w:rsidP="00000000" w:rsidRDefault="00000000" w:rsidRPr="00000000" w14:paraId="00000B52">
      <w:pPr>
        <w:pStyle w:val="Heading4"/>
        <w:spacing w:after="0" w:before="0" w:line="248.00000000000006" w:lineRule="auto"/>
        <w:ind w:left="0" w:right="6" w:firstLine="0"/>
        <w:rPr/>
      </w:pPr>
      <w:bookmarkStart w:colFirst="0" w:colLast="0" w:name="_heading=h.k49fswnusgzd" w:id="350"/>
      <w:bookmarkEnd w:id="350"/>
      <w:r w:rsidDel="00000000" w:rsidR="00000000" w:rsidRPr="00000000">
        <w:rPr>
          <w:rtl w:val="0"/>
        </w:rPr>
        <w:t xml:space="preserve">C.6.2.1 Topic Type</w:t>
      </w:r>
    </w:p>
    <w:p w:rsidR="00000000" w:rsidDel="00000000" w:rsidP="00000000" w:rsidRDefault="00000000" w:rsidRPr="00000000" w14:paraId="00000B53">
      <w:pPr>
        <w:rPr/>
      </w:pPr>
      <w:r w:rsidDel="00000000" w:rsidR="00000000" w:rsidRPr="00000000">
        <w:rPr>
          <w:b w:val="1"/>
          <w:rtl w:val="0"/>
        </w:rPr>
        <w:t xml:space="preserve">Position</w:t>
      </w:r>
      <w:r w:rsidDel="00000000" w:rsidR="00000000" w:rsidRPr="00000000">
        <w:rPr>
          <w:rtl w:val="0"/>
        </w:rPr>
        <w:t xml:space="preserve">: bits 0 and 1 of the PUBLISH Flags.</w:t>
      </w:r>
      <w:r w:rsidDel="00000000" w:rsidR="00000000" w:rsidRPr="00000000">
        <w:rPr>
          <w:rtl w:val="0"/>
        </w:rPr>
      </w:r>
    </w:p>
    <w:p w:rsidR="00000000" w:rsidDel="00000000" w:rsidP="00000000" w:rsidRDefault="00000000" w:rsidRPr="00000000" w14:paraId="00000B54">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This determines the format of the Topic Data field. </w:t>
      </w:r>
    </w:p>
    <w:p w:rsidR="00000000" w:rsidDel="00000000" w:rsidP="00000000" w:rsidRDefault="00000000" w:rsidRPr="00000000" w14:paraId="00000B55">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The Topic Type in MQTT-SN 1.2 is different to that in MQTT-SN 2.0. The values applicable to PUBLISH QoS -1 are:</w:t>
      </w:r>
    </w:p>
    <w:p w:rsidR="00000000" w:rsidDel="00000000" w:rsidP="00000000" w:rsidRDefault="00000000" w:rsidRPr="00000000" w14:paraId="00000B56">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0b00 - Topic Name. Its length is defined in the Topic Name Length field.</w:t>
      </w:r>
    </w:p>
    <w:p w:rsidR="00000000" w:rsidDel="00000000" w:rsidP="00000000" w:rsidRDefault="00000000" w:rsidRPr="00000000" w14:paraId="00000B57">
      <w:pPr>
        <w:numPr>
          <w:ilvl w:val="0"/>
          <w:numId w:val="13"/>
        </w:numPr>
        <w:spacing w:after="0" w:afterAutospacing="0" w:before="0" w:line="248.00000000000006" w:lineRule="auto"/>
        <w:ind w:left="720" w:right="6" w:hanging="360"/>
        <w:rPr>
          <w:rFonts w:ascii="Arial" w:cs="Arial" w:eastAsia="Arial" w:hAnsi="Arial"/>
        </w:rPr>
      </w:pPr>
      <w:r w:rsidDel="00000000" w:rsidR="00000000" w:rsidRPr="00000000">
        <w:rPr>
          <w:rFonts w:ascii="Arial" w:cs="Arial" w:eastAsia="Arial" w:hAnsi="Arial"/>
          <w:rtl w:val="0"/>
        </w:rPr>
        <w:t xml:space="preserve">0b01 - Predefined Topic Alias.</w:t>
      </w:r>
    </w:p>
    <w:p w:rsidR="00000000" w:rsidDel="00000000" w:rsidP="00000000" w:rsidRDefault="00000000" w:rsidRPr="00000000" w14:paraId="00000B58">
      <w:pPr>
        <w:numPr>
          <w:ilvl w:val="0"/>
          <w:numId w:val="13"/>
        </w:numPr>
        <w:spacing w:after="200" w:before="0" w:line="248.00000000000006" w:lineRule="auto"/>
        <w:ind w:left="720" w:right="6" w:hanging="360"/>
        <w:rPr>
          <w:rFonts w:ascii="Arial" w:cs="Arial" w:eastAsia="Arial" w:hAnsi="Arial"/>
        </w:rPr>
      </w:pPr>
      <w:sdt>
        <w:sdtPr>
          <w:tag w:val="goog_rdk_67"/>
        </w:sdtPr>
        <w:sdtContent>
          <w:commentRangeStart w:id="61"/>
        </w:sdtContent>
      </w:sdt>
      <w:sdt>
        <w:sdtPr>
          <w:tag w:val="goog_rdk_68"/>
        </w:sdtPr>
        <w:sdtContent>
          <w:commentRangeStart w:id="62"/>
        </w:sdtContent>
      </w:sdt>
      <w:r w:rsidDel="00000000" w:rsidR="00000000" w:rsidRPr="00000000">
        <w:rPr>
          <w:rFonts w:ascii="Arial" w:cs="Arial" w:eastAsia="Arial" w:hAnsi="Arial"/>
          <w:rtl w:val="0"/>
        </w:rPr>
        <w:t xml:space="preserve">0b10 - Short Topic Name. A two byte Topic Name, with the same syntax</w:t>
      </w:r>
      <w:commentRangeEnd w:id="61"/>
      <w:r w:rsidDel="00000000" w:rsidR="00000000" w:rsidRPr="00000000">
        <w:commentReference w:id="61"/>
      </w:r>
      <w:commentRangeEnd w:id="62"/>
      <w:r w:rsidDel="00000000" w:rsidR="00000000" w:rsidRPr="00000000">
        <w:commentReference w:id="62"/>
      </w:r>
      <w:r w:rsidDel="00000000" w:rsidR="00000000" w:rsidRPr="00000000">
        <w:rPr>
          <w:rFonts w:ascii="Arial" w:cs="Arial" w:eastAsia="Arial" w:hAnsi="Arial"/>
          <w:rtl w:val="0"/>
        </w:rPr>
        <w:t xml:space="preserve"> as Topic Name. However, some 1.2 implementations treated this as a binary field.</w:t>
      </w:r>
    </w:p>
    <w:p w:rsidR="00000000" w:rsidDel="00000000" w:rsidP="00000000" w:rsidRDefault="00000000" w:rsidRPr="00000000" w14:paraId="00000B59">
      <w:pPr>
        <w:pStyle w:val="Heading4"/>
        <w:spacing w:after="0" w:before="0" w:line="248.00000000000006" w:lineRule="auto"/>
        <w:ind w:left="0" w:right="6" w:firstLine="0"/>
        <w:rPr/>
      </w:pPr>
      <w:bookmarkStart w:colFirst="0" w:colLast="0" w:name="_heading=h.f8v6o4gdlqm1" w:id="351"/>
      <w:bookmarkEnd w:id="351"/>
      <w:r w:rsidDel="00000000" w:rsidR="00000000" w:rsidRPr="00000000">
        <w:rPr>
          <w:rtl w:val="0"/>
        </w:rPr>
        <w:t xml:space="preserve">C.6.2.2 QoS</w:t>
      </w:r>
    </w:p>
    <w:p w:rsidR="00000000" w:rsidDel="00000000" w:rsidP="00000000" w:rsidRDefault="00000000" w:rsidRPr="00000000" w14:paraId="00000B5A">
      <w:pPr>
        <w:rPr/>
      </w:pPr>
      <w:r w:rsidDel="00000000" w:rsidR="00000000" w:rsidRPr="00000000">
        <w:rPr>
          <w:b w:val="1"/>
          <w:rtl w:val="0"/>
        </w:rPr>
        <w:t xml:space="preserve">Position</w:t>
      </w:r>
      <w:r w:rsidDel="00000000" w:rsidR="00000000" w:rsidRPr="00000000">
        <w:rPr>
          <w:rtl w:val="0"/>
        </w:rPr>
        <w:t xml:space="preserve">: bits 5 and 6 of the PUBLISH Flags.</w:t>
      </w:r>
      <w:r w:rsidDel="00000000" w:rsidR="00000000" w:rsidRPr="00000000">
        <w:rPr>
          <w:rtl w:val="0"/>
        </w:rPr>
      </w:r>
    </w:p>
    <w:p w:rsidR="00000000" w:rsidDel="00000000" w:rsidP="00000000" w:rsidRDefault="00000000" w:rsidRPr="00000000" w14:paraId="00000B5B">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this field to “0b11” for QoS -1. </w:t>
      </w:r>
    </w:p>
    <w:p w:rsidR="00000000" w:rsidDel="00000000" w:rsidP="00000000" w:rsidRDefault="00000000" w:rsidRPr="00000000" w14:paraId="00000B5C">
      <w:pPr>
        <w:pStyle w:val="Heading4"/>
        <w:spacing w:after="0" w:before="0" w:line="248.00000000000006" w:lineRule="auto"/>
        <w:ind w:left="0" w:right="6" w:firstLine="0"/>
        <w:rPr/>
      </w:pPr>
      <w:bookmarkStart w:colFirst="0" w:colLast="0" w:name="_heading=h.k1um9syapc89" w:id="352"/>
      <w:bookmarkEnd w:id="352"/>
      <w:r w:rsidDel="00000000" w:rsidR="00000000" w:rsidRPr="00000000">
        <w:rPr>
          <w:rtl w:val="0"/>
        </w:rPr>
        <w:t xml:space="preserve">C.6.2.3 DUP</w:t>
      </w:r>
    </w:p>
    <w:p w:rsidR="00000000" w:rsidDel="00000000" w:rsidP="00000000" w:rsidRDefault="00000000" w:rsidRPr="00000000" w14:paraId="00000B5D">
      <w:pPr>
        <w:rPr/>
      </w:pPr>
      <w:r w:rsidDel="00000000" w:rsidR="00000000" w:rsidRPr="00000000">
        <w:rPr>
          <w:b w:val="1"/>
          <w:rtl w:val="0"/>
        </w:rPr>
        <w:t xml:space="preserve">Position</w:t>
      </w:r>
      <w:r w:rsidDel="00000000" w:rsidR="00000000" w:rsidRPr="00000000">
        <w:rPr>
          <w:rtl w:val="0"/>
        </w:rPr>
        <w:t xml:space="preserve">: bit 7 of the PUBLISH Flags.</w:t>
      </w:r>
      <w:r w:rsidDel="00000000" w:rsidR="00000000" w:rsidRPr="00000000">
        <w:rPr>
          <w:rtl w:val="0"/>
        </w:rPr>
      </w:r>
    </w:p>
    <w:p w:rsidR="00000000" w:rsidDel="00000000" w:rsidP="00000000" w:rsidRDefault="00000000" w:rsidRPr="00000000" w14:paraId="00000B5E">
      <w:pPr>
        <w:spacing w:after="200" w:before="0" w:line="248.00000000000006" w:lineRule="auto"/>
        <w:ind w:left="0" w:right="6" w:firstLine="0"/>
        <w:rPr>
          <w:rFonts w:ascii="Arial" w:cs="Arial" w:eastAsia="Arial" w:hAnsi="Arial"/>
        </w:rPr>
      </w:pPr>
      <w:r w:rsidDel="00000000" w:rsidR="00000000" w:rsidRPr="00000000">
        <w:rPr>
          <w:rFonts w:ascii="Arial" w:cs="Arial" w:eastAsia="Arial" w:hAnsi="Arial"/>
          <w:rtl w:val="0"/>
        </w:rPr>
        <w:t xml:space="preserve">Set to 0.</w:t>
      </w:r>
    </w:p>
    <w:p w:rsidR="00000000" w:rsidDel="00000000" w:rsidP="00000000" w:rsidRDefault="00000000" w:rsidRPr="00000000" w14:paraId="00000B5F">
      <w:pPr>
        <w:pStyle w:val="Heading4"/>
        <w:spacing w:after="0" w:before="0" w:line="246.99999999999994" w:lineRule="auto"/>
        <w:ind w:left="0" w:right="6" w:firstLine="0"/>
        <w:rPr/>
      </w:pPr>
      <w:bookmarkStart w:colFirst="0" w:colLast="0" w:name="_heading=h.fdqzktr96rsl" w:id="353"/>
      <w:bookmarkEnd w:id="353"/>
      <w:r w:rsidDel="00000000" w:rsidR="00000000" w:rsidRPr="00000000">
        <w:rPr>
          <w:rtl w:val="0"/>
        </w:rPr>
        <w:t xml:space="preserve">C.6.2.4 Retain</w:t>
      </w:r>
    </w:p>
    <w:p w:rsidR="00000000" w:rsidDel="00000000" w:rsidP="00000000" w:rsidRDefault="00000000" w:rsidRPr="00000000" w14:paraId="00000B60">
      <w:pPr>
        <w:rPr/>
      </w:pPr>
      <w:r w:rsidDel="00000000" w:rsidR="00000000" w:rsidRPr="00000000">
        <w:rPr>
          <w:b w:val="1"/>
          <w:rtl w:val="0"/>
        </w:rPr>
        <w:t xml:space="preserve">Position</w:t>
      </w:r>
      <w:r w:rsidDel="00000000" w:rsidR="00000000" w:rsidRPr="00000000">
        <w:rPr>
          <w:rtl w:val="0"/>
        </w:rPr>
        <w:t xml:space="preserve">: bit 4 of the PUBLISH Flags.</w:t>
      </w:r>
      <w:r w:rsidDel="00000000" w:rsidR="00000000" w:rsidRPr="00000000">
        <w:rPr>
          <w:rtl w:val="0"/>
        </w:rPr>
      </w:r>
    </w:p>
    <w:p w:rsidR="00000000" w:rsidDel="00000000" w:rsidP="00000000" w:rsidRDefault="00000000" w:rsidRPr="00000000" w14:paraId="00000B61">
      <w:pPr>
        <w:spacing w:after="280" w:before="0" w:line="246.99999999999994" w:lineRule="auto"/>
        <w:ind w:left="0" w:right="6" w:firstLine="0"/>
        <w:rPr>
          <w:rFonts w:ascii="Arial" w:cs="Arial" w:eastAsia="Arial" w:hAnsi="Arial"/>
        </w:rPr>
      </w:pPr>
      <w:r w:rsidDel="00000000" w:rsidR="00000000" w:rsidRPr="00000000">
        <w:rPr>
          <w:rFonts w:ascii="Arial" w:cs="Arial" w:eastAsia="Arial" w:hAnsi="Arial"/>
          <w:rtl w:val="0"/>
        </w:rPr>
        <w:t xml:space="preserve">This flag signifies whether the message is published as a retained message or not. See </w:t>
      </w:r>
      <w:hyperlink w:anchor="_heading=h.ly7c1y">
        <w:r w:rsidDel="00000000" w:rsidR="00000000" w:rsidRPr="00000000">
          <w:rPr>
            <w:color w:val="1155cc"/>
            <w:u w:val="single"/>
            <w:rtl w:val="0"/>
          </w:rPr>
          <w:t xml:space="preserve">4.13 Retained Messages</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 more information.</w:t>
      </w:r>
    </w:p>
    <w:p w:rsidR="00000000" w:rsidDel="00000000" w:rsidP="00000000" w:rsidRDefault="00000000" w:rsidRPr="00000000" w14:paraId="00000B62">
      <w:pPr>
        <w:pStyle w:val="Heading3"/>
        <w:ind w:left="0" w:firstLine="0"/>
        <w:rPr/>
      </w:pPr>
      <w:bookmarkStart w:colFirst="0" w:colLast="0" w:name="_heading=h.vdd4u1anmq9" w:id="354"/>
      <w:bookmarkEnd w:id="354"/>
      <w:r w:rsidDel="00000000" w:rsidR="00000000" w:rsidRPr="00000000">
        <w:rPr>
          <w:rtl w:val="0"/>
        </w:rPr>
        <w:t xml:space="preserve">C.6.3 Topic Alias </w:t>
      </w:r>
    </w:p>
    <w:p w:rsidR="00000000" w:rsidDel="00000000" w:rsidP="00000000" w:rsidRDefault="00000000" w:rsidRPr="00000000" w14:paraId="00000B63">
      <w:pPr>
        <w:spacing w:after="306" w:before="0" w:line="248.00000000000006" w:lineRule="auto"/>
        <w:rPr>
          <w:rFonts w:ascii="Arial" w:cs="Arial" w:eastAsia="Arial" w:hAnsi="Arial"/>
        </w:rPr>
      </w:pPr>
      <w:r w:rsidDel="00000000" w:rsidR="00000000" w:rsidRPr="00000000">
        <w:rPr>
          <w:rFonts w:ascii="Arial" w:cs="Arial" w:eastAsia="Arial" w:hAnsi="Arial"/>
          <w:rtl w:val="0"/>
        </w:rPr>
        <w:t xml:space="preserve">Only present if the Topic Type is Predefined Topic Alias. Contain a Topic Alias which is preconfigured to be known to both the sender and receiver.</w:t>
      </w:r>
    </w:p>
    <w:p w:rsidR="00000000" w:rsidDel="00000000" w:rsidP="00000000" w:rsidRDefault="00000000" w:rsidRPr="00000000" w14:paraId="00000B64">
      <w:pPr>
        <w:pStyle w:val="Heading3"/>
        <w:spacing w:after="200" w:before="0" w:line="248.00000000000006" w:lineRule="auto"/>
        <w:ind w:left="0" w:firstLine="0"/>
        <w:rPr/>
      </w:pPr>
      <w:bookmarkStart w:colFirst="0" w:colLast="0" w:name="_heading=h.qpk20o16bg3e" w:id="355"/>
      <w:bookmarkEnd w:id="355"/>
      <w:r w:rsidDel="00000000" w:rsidR="00000000" w:rsidRPr="00000000">
        <w:rPr>
          <w:rtl w:val="0"/>
        </w:rPr>
        <w:t xml:space="preserve">C.6.4 Topic Short Name</w:t>
      </w:r>
    </w:p>
    <w:p w:rsidR="00000000" w:rsidDel="00000000" w:rsidP="00000000" w:rsidRDefault="00000000" w:rsidRPr="00000000" w14:paraId="00000B65">
      <w:pPr>
        <w:spacing w:after="200" w:before="0" w:line="248.00000000000006" w:lineRule="auto"/>
        <w:rPr>
          <w:shd w:fill="auto" w:val="clear"/>
        </w:rPr>
      </w:pPr>
      <w:r w:rsidDel="00000000" w:rsidR="00000000" w:rsidRPr="00000000">
        <w:rPr>
          <w:shd w:fill="auto" w:val="clear"/>
          <w:rtl w:val="0"/>
        </w:rPr>
        <w:t xml:space="preserve">Only present if the Topic Type is Short Topic Name. </w:t>
      </w:r>
    </w:p>
    <w:p w:rsidR="00000000" w:rsidDel="00000000" w:rsidP="00000000" w:rsidRDefault="00000000" w:rsidRPr="00000000" w14:paraId="00000B66">
      <w:pPr>
        <w:spacing w:after="200" w:before="0" w:line="248.00000000000006" w:lineRule="auto"/>
        <w:rPr/>
      </w:pPr>
      <w:r w:rsidDel="00000000" w:rsidR="00000000" w:rsidRPr="00000000">
        <w:rPr>
          <w:shd w:fill="auto" w:val="clear"/>
          <w:rtl w:val="0"/>
        </w:rPr>
        <w:t xml:space="preserve">This is a two byte Topic Name. This Topic Type does not exist in later versions of MQTT-SN. It existed because the original MQTT-SN 1.2 did not allow a Long Topic Name, so the only other option for this packet was a Predefined Topic Alias.</w:t>
      </w:r>
      <w:r w:rsidDel="00000000" w:rsidR="00000000" w:rsidRPr="00000000">
        <w:rPr>
          <w:rtl w:val="0"/>
        </w:rPr>
      </w:r>
    </w:p>
    <w:p w:rsidR="00000000" w:rsidDel="00000000" w:rsidP="00000000" w:rsidRDefault="00000000" w:rsidRPr="00000000" w14:paraId="00000B67">
      <w:pPr>
        <w:pStyle w:val="Heading3"/>
        <w:ind w:left="0" w:firstLine="0"/>
        <w:rPr/>
      </w:pPr>
      <w:bookmarkStart w:colFirst="0" w:colLast="0" w:name="_heading=h.n3kci6se3415" w:id="356"/>
      <w:bookmarkEnd w:id="356"/>
      <w:r w:rsidDel="00000000" w:rsidR="00000000" w:rsidRPr="00000000">
        <w:rPr>
          <w:rtl w:val="0"/>
        </w:rPr>
        <w:t xml:space="preserve">C.6.5 Topic Name Length</w:t>
      </w:r>
    </w:p>
    <w:p w:rsidR="00000000" w:rsidDel="00000000" w:rsidP="00000000" w:rsidRDefault="00000000" w:rsidRPr="00000000" w14:paraId="00000B68">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69">
      <w:pPr>
        <w:spacing w:after="200" w:before="0" w:line="248.00000000000006" w:lineRule="auto"/>
        <w:rPr>
          <w:shd w:fill="auto" w:val="clear"/>
        </w:rPr>
      </w:pPr>
      <w:r w:rsidDel="00000000" w:rsidR="00000000" w:rsidRPr="00000000">
        <w:rPr>
          <w:shd w:fill="auto" w:val="clear"/>
          <w:rtl w:val="0"/>
        </w:rPr>
        <w:t xml:space="preserve">The length of the Topic Name field.</w:t>
      </w:r>
    </w:p>
    <w:p w:rsidR="00000000" w:rsidDel="00000000" w:rsidP="00000000" w:rsidRDefault="00000000" w:rsidRPr="00000000" w14:paraId="00000B6A">
      <w:pPr>
        <w:pStyle w:val="Heading3"/>
        <w:ind w:left="0" w:firstLine="0"/>
        <w:rPr/>
      </w:pPr>
      <w:bookmarkStart w:colFirst="0" w:colLast="0" w:name="_heading=h.fuo62t3iil3s" w:id="357"/>
      <w:bookmarkEnd w:id="357"/>
      <w:r w:rsidDel="00000000" w:rsidR="00000000" w:rsidRPr="00000000">
        <w:rPr>
          <w:rtl w:val="0"/>
        </w:rPr>
        <w:t xml:space="preserve">C.6.6 Topic Name</w:t>
      </w:r>
    </w:p>
    <w:p w:rsidR="00000000" w:rsidDel="00000000" w:rsidP="00000000" w:rsidRDefault="00000000" w:rsidRPr="00000000" w14:paraId="00000B6B">
      <w:pPr>
        <w:spacing w:after="200" w:before="0" w:line="248.00000000000006" w:lineRule="auto"/>
        <w:rPr>
          <w:shd w:fill="auto" w:val="clear"/>
        </w:rPr>
      </w:pPr>
      <w:r w:rsidDel="00000000" w:rsidR="00000000" w:rsidRPr="00000000">
        <w:rPr>
          <w:shd w:fill="auto" w:val="clear"/>
          <w:rtl w:val="0"/>
        </w:rPr>
        <w:t xml:space="preserve">Only present if the Topic Type is Topic Name.</w:t>
      </w:r>
    </w:p>
    <w:p w:rsidR="00000000" w:rsidDel="00000000" w:rsidP="00000000" w:rsidRDefault="00000000" w:rsidRPr="00000000" w14:paraId="00000B6C">
      <w:pPr>
        <w:rPr>
          <w:rFonts w:ascii="Arial" w:cs="Arial" w:eastAsia="Arial" w:hAnsi="Arial"/>
        </w:rPr>
      </w:pPr>
      <w:r w:rsidDel="00000000" w:rsidR="00000000" w:rsidRPr="00000000">
        <w:rPr>
          <w:rtl w:val="0"/>
        </w:rPr>
        <w:t xml:space="preserve">Topic Name is a UTF-8 encoded string of length Topic Name Length.</w:t>
      </w:r>
      <w:r w:rsidDel="00000000" w:rsidR="00000000" w:rsidRPr="00000000">
        <w:rPr>
          <w:rtl w:val="0"/>
        </w:rPr>
      </w:r>
    </w:p>
    <w:p w:rsidR="00000000" w:rsidDel="00000000" w:rsidP="00000000" w:rsidRDefault="00000000" w:rsidRPr="00000000" w14:paraId="00000B6D">
      <w:pPr>
        <w:pStyle w:val="Heading3"/>
        <w:ind w:left="0" w:firstLine="0"/>
        <w:rPr/>
      </w:pPr>
      <w:bookmarkStart w:colFirst="0" w:colLast="0" w:name="_heading=h.krzmgvozyfdn" w:id="358"/>
      <w:bookmarkEnd w:id="358"/>
      <w:r w:rsidDel="00000000" w:rsidR="00000000" w:rsidRPr="00000000">
        <w:rPr>
          <w:rtl w:val="0"/>
        </w:rPr>
        <w:t xml:space="preserve">C.6.7 Payload</w:t>
      </w:r>
    </w:p>
    <w:p w:rsidR="00000000" w:rsidDel="00000000" w:rsidP="00000000" w:rsidRDefault="00000000" w:rsidRPr="00000000" w14:paraId="00000B6E">
      <w:pPr>
        <w:spacing w:after="306" w:lineRule="auto"/>
        <w:ind w:left="-5" w:firstLine="0"/>
        <w:rPr>
          <w:rFonts w:ascii="Arial" w:cs="Arial" w:eastAsia="Arial" w:hAnsi="Arial"/>
        </w:rPr>
      </w:pPr>
      <w:r w:rsidDel="00000000" w:rsidR="00000000" w:rsidRPr="00000000">
        <w:rPr>
          <w:rtl w:val="0"/>
        </w:rPr>
        <w:t xml:space="preserve">The Payload contains the Application Message that is being published. The content and format of the data is application specific. It is valid for a PUBLISH packet to contain a zero length Payload.</w:t>
      </w:r>
      <w:r w:rsidDel="00000000" w:rsidR="00000000" w:rsidRPr="00000000">
        <w:rPr>
          <w:rtl w:val="0"/>
        </w:rPr>
      </w:r>
    </w:p>
    <w:p w:rsidR="00000000" w:rsidDel="00000000" w:rsidP="00000000" w:rsidRDefault="00000000" w:rsidRPr="00000000" w14:paraId="00000B6F">
      <w:pPr>
        <w:pStyle w:val="Heading3"/>
        <w:spacing w:after="306" w:lineRule="auto"/>
        <w:ind w:left="-5" w:firstLine="0"/>
        <w:rPr/>
      </w:pPr>
      <w:bookmarkStart w:colFirst="0" w:colLast="0" w:name="_heading=h.q6351elzwqpo" w:id="359"/>
      <w:bookmarkEnd w:id="359"/>
      <w:r w:rsidDel="00000000" w:rsidR="00000000" w:rsidRPr="00000000">
        <w:rPr>
          <w:rtl w:val="0"/>
        </w:rPr>
        <w:t xml:space="preserve">C.6.8 PUBLISH with QoS -1 Actions</w:t>
      </w:r>
    </w:p>
    <w:p w:rsidR="00000000" w:rsidDel="00000000" w:rsidP="00000000" w:rsidRDefault="00000000" w:rsidRPr="00000000" w14:paraId="00000B7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PUBLISH QoS -1 packet to send an Application Message to a Network Address, for possible receipt by a Server or another Client.</w:t>
      </w:r>
    </w:p>
    <w:p w:rsidR="00000000" w:rsidDel="00000000" w:rsidP="00000000" w:rsidRDefault="00000000" w:rsidRPr="00000000" w14:paraId="00000B71">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rtl w:val="0"/>
        </w:rPr>
        <w:t xml:space="preserve">If received by a Client or Server, the PUBLISH QoS -1 packet is treated as if its QoS were 0</w:t>
      </w:r>
      <w:r w:rsidDel="00000000" w:rsidR="00000000" w:rsidRPr="00000000">
        <w:rPr>
          <w:rFonts w:ascii="Arial" w:cs="Arial" w:eastAsia="Arial" w:hAnsi="Arial"/>
          <w:color w:val="ff0000"/>
          <w:rtl w:val="0"/>
        </w:rPr>
        <w:t xml:space="preserve">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color w:val="1155cc"/>
            <w:u w:val="single"/>
            <w:rtl w:val="0"/>
          </w:rPr>
          <w:t xml:space="preserve">3.6.3.7 PUBLISH Actions</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72">
      <w:pPr>
        <w:pStyle w:val="Heading2"/>
        <w:keepLines w:val="1"/>
        <w:spacing w:after="64" w:before="0" w:line="259" w:lineRule="auto"/>
        <w:ind w:left="0" w:firstLine="0"/>
        <w:rPr/>
      </w:pPr>
      <w:bookmarkStart w:colFirst="0" w:colLast="0" w:name="_heading=h.em3zx8yhqijk" w:id="360"/>
      <w:bookmarkEnd w:id="360"/>
      <w:r w:rsidDel="00000000" w:rsidR="00000000" w:rsidRPr="00000000">
        <w:br w:type="page"/>
      </w:r>
      <w:r w:rsidDel="00000000" w:rsidR="00000000" w:rsidRPr="00000000">
        <w:rPr>
          <w:rtl w:val="0"/>
        </w:rPr>
      </w:r>
    </w:p>
    <w:p w:rsidR="00000000" w:rsidDel="00000000" w:rsidP="00000000" w:rsidRDefault="00000000" w:rsidRPr="00000000" w14:paraId="00000B73">
      <w:pPr>
        <w:pStyle w:val="Heading2"/>
        <w:keepLines w:val="1"/>
        <w:spacing w:after="64" w:before="0" w:line="259" w:lineRule="auto"/>
        <w:ind w:left="0" w:firstLine="0"/>
        <w:rPr/>
      </w:pPr>
      <w:bookmarkStart w:colFirst="0" w:colLast="0" w:name="_heading=h.kble35c09nw4" w:id="361"/>
      <w:bookmarkEnd w:id="361"/>
      <w:r w:rsidDel="00000000" w:rsidR="00000000" w:rsidRPr="00000000">
        <w:rPr>
          <w:rtl w:val="0"/>
        </w:rPr>
        <w:t xml:space="preserve">C.7 Gateway Advertisement and Discovery</w:t>
      </w:r>
    </w:p>
    <w:p w:rsidR="00000000" w:rsidDel="00000000" w:rsidP="00000000" w:rsidRDefault="00000000" w:rsidRPr="00000000" w14:paraId="00000B74">
      <w:pPr>
        <w:spacing w:after="200" w:before="0" w:lineRule="auto"/>
        <w:ind w:left="0" w:right="0" w:firstLine="0"/>
        <w:rPr>
          <w:color w:val="000000"/>
          <w:shd w:fill="auto" w:val="clear"/>
        </w:rPr>
      </w:pPr>
      <w:r w:rsidDel="00000000" w:rsidR="00000000" w:rsidRPr="00000000">
        <w:rPr>
          <w:color w:val="000000"/>
          <w:shd w:fill="auto" w:val="clear"/>
          <w:rtl w:val="0"/>
        </w:rPr>
        <w:t xml:space="preserve">Clients might have foreknowledge of how to reach a Gateway, but in dynamic networks they may not. MQTT-SN supports mechanisms to allow Clients to find available MQTT-SN Gateways. This support is optional - it may not be needed. In some implementations, the underlying network technology might be used for this purpose instead.</w:t>
      </w:r>
    </w:p>
    <w:p w:rsidR="00000000" w:rsidDel="00000000" w:rsidP="00000000" w:rsidRDefault="00000000" w:rsidRPr="00000000" w14:paraId="00000B75">
      <w:pPr>
        <w:spacing w:after="0" w:before="0" w:lineRule="auto"/>
        <w:ind w:left="0" w:right="0" w:firstLine="0"/>
        <w:rPr>
          <w:color w:val="000000"/>
          <w:shd w:fill="auto" w:val="clear"/>
        </w:rPr>
      </w:pPr>
      <w:r w:rsidDel="00000000" w:rsidR="00000000" w:rsidRPr="00000000">
        <w:rPr>
          <w:color w:val="000000"/>
          <w:shd w:fill="auto" w:val="clear"/>
          <w:rtl w:val="0"/>
        </w:rPr>
        <w:t xml:space="preserve">In MQTT-SN there are two principal ways for Clients and Gateways to find each other:</w:t>
      </w:r>
    </w:p>
    <w:p w:rsidR="00000000" w:rsidDel="00000000" w:rsidP="00000000" w:rsidRDefault="00000000" w:rsidRPr="00000000" w14:paraId="00000B76">
      <w:pPr>
        <w:numPr>
          <w:ilvl w:val="0"/>
          <w:numId w:val="65"/>
        </w:numPr>
        <w:spacing w:after="0" w:before="0" w:lineRule="auto"/>
        <w:ind w:left="720" w:right="0" w:hanging="360"/>
        <w:rPr>
          <w:color w:val="000000"/>
          <w:shd w:fill="auto" w:val="clear"/>
        </w:rPr>
      </w:pPr>
      <w:r w:rsidDel="00000000" w:rsidR="00000000" w:rsidRPr="00000000">
        <w:rPr>
          <w:color w:val="000000"/>
          <w:shd w:fill="auto" w:val="clear"/>
          <w:rtl w:val="0"/>
        </w:rPr>
        <w:t xml:space="preserve">The Gateway can periodically transmit, or broadcast, an ADVERTISE packet to its neighborhood.</w:t>
      </w:r>
    </w:p>
    <w:p w:rsidR="00000000" w:rsidDel="00000000" w:rsidP="00000000" w:rsidRDefault="00000000" w:rsidRPr="00000000" w14:paraId="00000B77">
      <w:pPr>
        <w:numPr>
          <w:ilvl w:val="0"/>
          <w:numId w:val="65"/>
        </w:numPr>
        <w:spacing w:after="0" w:before="0" w:lineRule="auto"/>
        <w:ind w:left="720" w:right="0" w:hanging="360"/>
        <w:rPr>
          <w:color w:val="000000"/>
          <w:shd w:fill="auto" w:val="clear"/>
        </w:rPr>
      </w:pPr>
      <w:r w:rsidDel="00000000" w:rsidR="00000000" w:rsidRPr="00000000">
        <w:rPr>
          <w:color w:val="000000"/>
          <w:shd w:fill="auto" w:val="clear"/>
          <w:rtl w:val="0"/>
        </w:rPr>
        <w:t xml:space="preserve">The Client can elicit a response from one or more Gateways, or Clients which know the network location of a Gateway, by broadcasting a SEARCHGW packet. The response, from either a Gateway or a Client on the Gateway’s behalf, is a GWINFO packet.</w:t>
      </w:r>
    </w:p>
    <w:p w:rsidR="00000000" w:rsidDel="00000000" w:rsidP="00000000" w:rsidRDefault="00000000" w:rsidRPr="00000000" w14:paraId="00000B78">
      <w:pPr>
        <w:spacing w:after="0" w:before="200" w:lineRule="auto"/>
        <w:ind w:left="0" w:right="0" w:firstLine="0"/>
        <w:rPr/>
      </w:pPr>
      <w:r w:rsidDel="00000000" w:rsidR="00000000" w:rsidRPr="00000000">
        <w:rPr>
          <w:color w:val="000000"/>
          <w:shd w:fill="auto" w:val="clear"/>
          <w:rtl w:val="0"/>
        </w:rPr>
        <w:t xml:space="preserve">A Gateway should only advertise its presence, or respond to SEARCHGW requests, if it is able to accept subscriptions and forward messages. </w:t>
      </w:r>
      <w:r w:rsidDel="00000000" w:rsidR="00000000" w:rsidRPr="00000000">
        <w:rPr>
          <w:rtl w:val="0"/>
        </w:rPr>
        <w:t xml:space="preserve">For instance, a simple Transparent Gateway which is not currently connected to an MQTT Broker, should not advertise.</w:t>
      </w:r>
    </w:p>
    <w:p w:rsidR="00000000" w:rsidDel="00000000" w:rsidP="00000000" w:rsidRDefault="00000000" w:rsidRPr="00000000" w14:paraId="00000B79">
      <w:pPr>
        <w:spacing w:after="0" w:lineRule="auto"/>
        <w:ind w:left="0" w:firstLine="0"/>
        <w:rPr>
          <w:highlight w:val="yellow"/>
        </w:rPr>
      </w:pPr>
      <w:r w:rsidDel="00000000" w:rsidR="00000000" w:rsidRPr="00000000">
        <w:rPr>
          <w:rtl w:val="0"/>
        </w:rPr>
        <w:t xml:space="preserve">Multiple Gateways may be active at the same time in the same network, in which case they will have different identifiers. It is up to the Client to decide to which Gateway it wants to connect. </w:t>
      </w:r>
      <w:r w:rsidDel="00000000" w:rsidR="00000000" w:rsidRPr="00000000">
        <w:rPr>
          <w:rtl w:val="0"/>
        </w:rPr>
      </w:r>
    </w:p>
    <w:p w:rsidR="00000000" w:rsidDel="00000000" w:rsidP="00000000" w:rsidRDefault="00000000" w:rsidRPr="00000000" w14:paraId="00000B7A">
      <w:pPr>
        <w:spacing w:after="0" w:lineRule="auto"/>
        <w:ind w:left="0" w:firstLine="0"/>
        <w:rPr/>
      </w:pPr>
      <w:r w:rsidDel="00000000" w:rsidR="00000000" w:rsidRPr="00000000">
        <w:rPr>
          <w:rtl w:val="0"/>
        </w:rPr>
        <w:t xml:space="preserve">A Client can maintain a list of active Gateways together with their network addresses. This list is populated with the information from ADVERTISE and GWINFO packets received.</w:t>
      </w:r>
    </w:p>
    <w:p w:rsidR="00000000" w:rsidDel="00000000" w:rsidP="00000000" w:rsidRDefault="00000000" w:rsidRPr="00000000" w14:paraId="00000B7B">
      <w:pPr>
        <w:spacing w:after="26" w:lineRule="auto"/>
        <w:ind w:left="0" w:firstLine="0"/>
        <w:rPr/>
      </w:pPr>
      <w:r w:rsidDel="00000000" w:rsidR="00000000" w:rsidRPr="00000000">
        <w:rPr>
          <w:rtl w:val="0"/>
        </w:rPr>
        <w:t xml:space="preserve">The time until the Gateway sends the next ADVERTISE packet is indicated in the </w:t>
      </w:r>
      <w:r w:rsidDel="00000000" w:rsidR="00000000" w:rsidRPr="00000000">
        <w:rPr>
          <w:i w:val="1"/>
          <w:rtl w:val="0"/>
        </w:rPr>
        <w:t xml:space="preserve">Duration </w:t>
      </w:r>
      <w:r w:rsidDel="00000000" w:rsidR="00000000" w:rsidRPr="00000000">
        <w:rPr>
          <w:rtl w:val="0"/>
        </w:rPr>
        <w:t xml:space="preserve">field of the ADVERTISE packet (</w:t>
      </w:r>
      <w:r w:rsidDel="00000000" w:rsidR="00000000" w:rsidRPr="00000000">
        <w:rPr>
          <w:i w:val="1"/>
          <w:u w:val="single"/>
          <w:rtl w:val="0"/>
        </w:rPr>
        <w:t xml:space="preserve">Advertise Duration</w:t>
      </w:r>
      <w:r w:rsidDel="00000000" w:rsidR="00000000" w:rsidRPr="00000000">
        <w:rPr>
          <w:rtl w:val="0"/>
        </w:rPr>
        <w:t xml:space="preserve">). A Client may use this information to monitor the availability of a Gateway. For example, if it does not receive ADVERTISE packets from a Gateway several times (</w:t>
      </w:r>
      <w:r w:rsidDel="00000000" w:rsidR="00000000" w:rsidRPr="00000000">
        <w:rPr>
          <w:i w:val="1"/>
          <w:u w:val="single"/>
          <w:rtl w:val="0"/>
        </w:rPr>
        <w:t xml:space="preserve">Advertise Count</w:t>
      </w:r>
      <w:r w:rsidDel="00000000" w:rsidR="00000000" w:rsidRPr="00000000">
        <w:rPr>
          <w:rtl w:val="0"/>
        </w:rPr>
        <w:t xml:space="preserve">) consecutively, it may assume that the Gateway is down and remove it from its list of active Gateways. Similarly, Gateways in stand-by mode can become active (and start sending ADVERTISE packets) if they fail to observe successive advertisements from a previously active Gateway.</w:t>
      </w:r>
    </w:p>
    <w:p w:rsidR="00000000" w:rsidDel="00000000" w:rsidP="00000000" w:rsidRDefault="00000000" w:rsidRPr="00000000" w14:paraId="00000B7C">
      <w:pPr>
        <w:spacing w:after="30" w:lineRule="auto"/>
        <w:ind w:left="0" w:firstLine="0"/>
        <w:rPr/>
      </w:pPr>
      <w:r w:rsidDel="00000000" w:rsidR="00000000" w:rsidRPr="00000000">
        <w:rPr>
          <w:rtl w:val="0"/>
        </w:rPr>
        <w:t xml:space="preserve">If the ADVERTISE packets are broadcast into the whole wireless network, the time interval between two consecutive ADVERTISE packets sent by a gateway should be large enough (greater than 15 minutes for example) to avoid bandwidth congestion in the network.</w:t>
      </w:r>
    </w:p>
    <w:p w:rsidR="00000000" w:rsidDel="00000000" w:rsidP="00000000" w:rsidRDefault="00000000" w:rsidRPr="00000000" w14:paraId="00000B7D">
      <w:pPr>
        <w:spacing w:after="26" w:lineRule="auto"/>
        <w:ind w:left="0" w:firstLine="0"/>
        <w:rPr/>
      </w:pPr>
      <w:r w:rsidDel="00000000" w:rsidR="00000000" w:rsidRPr="00000000">
        <w:rPr>
          <w:rtl w:val="0"/>
        </w:rPr>
        <w:t xml:space="preserve">A large interval between ADVERTISE packets can lead to a long waiting time for new Clients which are looking for a Gateway. To shorten this waiting time a client may send a SEARCHGW packet. To prevent network flooding when multiple clients start searching for a Gateway almost at the same time, the sending of the SEARCHGW packet can be delayed by a random time </w:t>
      </w:r>
      <w:r w:rsidDel="00000000" w:rsidR="00000000" w:rsidRPr="00000000">
        <w:rPr>
          <w:i w:val="1"/>
          <w:u w:val="single"/>
          <w:rtl w:val="0"/>
        </w:rPr>
        <w:t xml:space="preserve">SEARCHGW Delay</w:t>
      </w:r>
      <w:r w:rsidDel="00000000" w:rsidR="00000000" w:rsidRPr="00000000">
        <w:rPr>
          <w:rtl w:val="0"/>
        </w:rPr>
        <w:t xml:space="preserve">. A client can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0B7E">
      <w:pPr>
        <w:spacing w:after="24" w:lineRule="auto"/>
        <w:ind w:left="0" w:firstLine="0"/>
        <w:rPr/>
      </w:pPr>
      <w:r w:rsidDel="00000000" w:rsidR="00000000" w:rsidRPr="00000000">
        <w:rPr>
          <w:rtl w:val="0"/>
        </w:rPr>
        <w:t xml:space="preserve">Upon receiving a SEARCHGW packet a Gateway replies with a GWINFO packet containing its identifier. Similarly, a Client can answer with a GWINFO packet if it has at least one item in its active Gateway list. If the Client has multiple Gateways in its list, it can select one Gateway out of its list and include that information in the GWINFO packet.</w:t>
      </w:r>
    </w:p>
    <w:p w:rsidR="00000000" w:rsidDel="00000000" w:rsidP="00000000" w:rsidRDefault="00000000" w:rsidRPr="00000000" w14:paraId="00000B7F">
      <w:pPr>
        <w:spacing w:after="200" w:lineRule="auto"/>
        <w:ind w:left="0" w:firstLine="0"/>
        <w:rPr/>
      </w:pPr>
      <w:r w:rsidDel="00000000" w:rsidR="00000000" w:rsidRPr="00000000">
        <w:rPr>
          <w:rtl w:val="0"/>
        </w:rPr>
        <w:t xml:space="preserve">To give priority to Gateways a client delays its sending of the GWINFO packet for a random time </w:t>
      </w:r>
      <w:r w:rsidDel="00000000" w:rsidR="00000000" w:rsidRPr="00000000">
        <w:rPr>
          <w:i w:val="1"/>
          <w:u w:val="single"/>
          <w:rtl w:val="0"/>
        </w:rPr>
        <w:t xml:space="preserve">GWINFO Delay</w:t>
      </w:r>
      <w:r w:rsidDel="00000000" w:rsidR="00000000" w:rsidRPr="00000000">
        <w:rPr>
          <w:rtl w:val="0"/>
        </w:rPr>
        <w:t xml:space="preserve">. If during this delay the Client receives a GWINFO packet it cancels the sending of its own GWINFO packet.</w:t>
      </w:r>
    </w:p>
    <w:p w:rsidR="00000000" w:rsidDel="00000000" w:rsidP="00000000" w:rsidRDefault="00000000" w:rsidRPr="00000000" w14:paraId="00000B80">
      <w:pPr>
        <w:keepLines w:val="1"/>
        <w:spacing w:after="77" w:before="0" w:lineRule="auto"/>
        <w:ind w:left="0" w:firstLine="0"/>
        <w:rPr/>
      </w:pPr>
      <w:r w:rsidDel="00000000" w:rsidR="00000000" w:rsidRPr="00000000">
        <w:rPr>
          <w:rtl w:val="0"/>
        </w:rPr>
        <w:t xml:space="preserve">If there is no response, the SEARCHGW packet may be retransmitted. In this case the time intervals between consecutive SEARCHGW packets should be increased by an exponential backoff algorithm such as that described in </w:t>
      </w:r>
      <w:hyperlink w:anchor="_heading=h.x5dohv2o2038">
        <w:r w:rsidDel="00000000" w:rsidR="00000000" w:rsidRPr="00000000">
          <w:rPr>
            <w:color w:val="1155cc"/>
            <w:u w:val="single"/>
            <w:rtl w:val="0"/>
          </w:rPr>
          <w:t xml:space="preserve">C.4 Exponential Backoff</w:t>
        </w:r>
      </w:hyperlink>
      <w:r w:rsidDel="00000000" w:rsidR="00000000" w:rsidRPr="00000000">
        <w:rPr>
          <w:rtl w:val="0"/>
        </w:rPr>
        <w:t xml:space="preserve">.</w:t>
      </w:r>
    </w:p>
    <w:p w:rsidR="00000000" w:rsidDel="00000000" w:rsidP="00000000" w:rsidRDefault="00000000" w:rsidRPr="00000000" w14:paraId="00000B81">
      <w:pPr>
        <w:pStyle w:val="Heading3"/>
        <w:keepLines w:val="1"/>
        <w:pBdr>
          <w:top w:color="auto" w:space="0" w:sz="0" w:val="none"/>
        </w:pBdr>
        <w:spacing w:after="77" w:before="320" w:lineRule="auto"/>
        <w:ind w:left="0" w:firstLine="0"/>
        <w:rPr/>
      </w:pPr>
      <w:bookmarkStart w:colFirst="0" w:colLast="0" w:name="_heading=h.j8kxyxmbtnjv" w:id="362"/>
      <w:bookmarkEnd w:id="362"/>
      <w:r w:rsidDel="00000000" w:rsidR="00000000" w:rsidRPr="00000000">
        <w:rPr>
          <w:rtl w:val="0"/>
        </w:rPr>
        <w:t xml:space="preserve">C.7.1 Transmission Radius</w:t>
      </w:r>
    </w:p>
    <w:p w:rsidR="00000000" w:rsidDel="00000000" w:rsidP="00000000" w:rsidRDefault="00000000" w:rsidRPr="00000000" w14:paraId="00000B82">
      <w:pPr>
        <w:spacing w:after="0" w:lineRule="auto"/>
        <w:ind w:left="0" w:firstLine="0"/>
        <w:rPr/>
      </w:pPr>
      <w:r w:rsidDel="00000000" w:rsidR="00000000" w:rsidRPr="00000000">
        <w:rPr>
          <w:rtl w:val="0"/>
        </w:rPr>
        <w:t xml:space="preserve">In some mesh network configurations individual nodes may forward requests on to neighbors to eventually reach the destination. SEARCHGW packets are intended to be broadcast and forwarded on by recipients to maximise the chance of finding a suitable Gateway. This does mean that the packets could be forwarded indefinitely. </w:t>
      </w:r>
    </w:p>
    <w:p w:rsidR="00000000" w:rsidDel="00000000" w:rsidP="00000000" w:rsidRDefault="00000000" w:rsidRPr="00000000" w14:paraId="00000B83">
      <w:pPr>
        <w:spacing w:after="0" w:lineRule="auto"/>
        <w:ind w:left="0" w:firstLine="0"/>
        <w:rPr/>
      </w:pPr>
      <w:r w:rsidDel="00000000" w:rsidR="00000000" w:rsidRPr="00000000">
        <w:rPr>
          <w:rtl w:val="0"/>
        </w:rPr>
        <w:t xml:space="preserve">To avoid overloading networks in this way, the SEARCHGW packet has a transmission radius field which can limit the number of times the packet is forwarded. This might be to a single hop (transmission radius of 1) in the case of a dense deployment of MQTT-SN nodes.</w:t>
      </w:r>
    </w:p>
    <w:p w:rsidR="00000000" w:rsidDel="00000000" w:rsidP="00000000" w:rsidRDefault="00000000" w:rsidRPr="00000000" w14:paraId="00000B84">
      <w:pPr>
        <w:spacing w:after="0" w:lineRule="auto"/>
        <w:ind w:left="0" w:firstLine="0"/>
        <w:rPr>
          <w:color w:val="000000"/>
        </w:rPr>
      </w:pPr>
      <w:r w:rsidDel="00000000" w:rsidR="00000000" w:rsidRPr="00000000">
        <w:rPr>
          <w:rtl w:val="0"/>
        </w:rPr>
        <w:t xml:space="preserve">The GWINFO response to a SEARCHGW request uses the same transmission radius as in the SEARCHGW packet that triggered it. In both cases, the transmission radius is also passed to the Underlying Network layer when these two packets are transmitted.</w:t>
      </w:r>
      <w:r w:rsidDel="00000000" w:rsidR="00000000" w:rsidRPr="00000000">
        <w:rPr>
          <w:rtl w:val="0"/>
        </w:rPr>
      </w:r>
    </w:p>
    <w:p w:rsidR="00000000" w:rsidDel="00000000" w:rsidP="00000000" w:rsidRDefault="00000000" w:rsidRPr="00000000" w14:paraId="00000B85">
      <w:pPr>
        <w:pStyle w:val="Heading1"/>
        <w:spacing w:after="360" w:before="360" w:lineRule="auto"/>
        <w:ind w:left="0" w:firstLine="0"/>
        <w:rPr>
          <w:rFonts w:ascii="Arial" w:cs="Arial" w:eastAsia="Arial" w:hAnsi="Arial"/>
          <w:highlight w:val="yellow"/>
        </w:rPr>
      </w:pPr>
      <w:bookmarkStart w:colFirst="0" w:colLast="0" w:name="_heading=h.ewpzaw2f211a" w:id="363"/>
      <w:bookmarkEnd w:id="363"/>
      <w:r w:rsidDel="00000000" w:rsidR="00000000" w:rsidRPr="00000000">
        <w:rPr>
          <w:rFonts w:ascii="Arial" w:cs="Arial" w:eastAsia="Arial" w:hAnsi="Arial"/>
          <w:highlight w:val="yellow"/>
          <w:rtl w:val="0"/>
        </w:rPr>
        <w:t xml:space="preserve">Appendix D. Revision History (informative)</w:t>
      </w:r>
    </w:p>
    <w:p w:rsidR="00000000" w:rsidDel="00000000" w:rsidP="00000000" w:rsidRDefault="00000000" w:rsidRPr="00000000" w14:paraId="00000B86">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0B87">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0B88">
      <w:pPr>
        <w:rPr>
          <w:rFonts w:ascii="Arial" w:cs="Arial" w:eastAsia="Arial" w:hAnsi="Arial"/>
          <w:highlight w:val="yellow"/>
        </w:rPr>
      </w:pPr>
      <w:sdt>
        <w:sdtPr>
          <w:tag w:val="goog_rdk_69"/>
        </w:sdtPr>
        <w:sdtContent>
          <w:commentRangeStart w:id="63"/>
        </w:sdtContent>
      </w:sdt>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commentRangeEnd w:id="63"/>
      <w:r w:rsidDel="00000000" w:rsidR="00000000" w:rsidRPr="00000000">
        <w:commentReference w:id="63"/>
      </w:r>
      <w:r w:rsidDel="00000000" w:rsidR="00000000" w:rsidRPr="00000000">
        <w:rPr>
          <w:rtl w:val="0"/>
        </w:rPr>
      </w:r>
    </w:p>
    <w:tbl>
      <w:tblPr>
        <w:tblStyle w:val="Table1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9">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A">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C">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D">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E">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8F">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0">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1">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2">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3">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0B94">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5">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0B96">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7">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8">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A">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B">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C">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E">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9F">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0">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2">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3">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4">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6">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7">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8">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A">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B">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C">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E">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AF">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0">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2">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3">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6">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7">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A">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B">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C">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E">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BF">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0">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1">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2">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3">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4">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5">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6">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7">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8">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9">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A">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B">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C">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E">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CF">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0">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1">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2">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3">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4">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6">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7">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8">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A">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B">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C">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DE">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0BDF">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0BE0">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0BE1">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0BE2">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0BE3">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0BE4">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0BE5">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6">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7">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E9">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0BEA">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0BEB">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0BEC">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0BED">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0BEE">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0BEF">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0">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3">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0BF4">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0BF5">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0BF6">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0BF7">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0BF8">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0BF9">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A">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B">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BFD">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0BFE">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0BFF">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0C00">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0C01">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0C02">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0C03">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4">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5">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7">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0C08">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0C09">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A">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B">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C">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D">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E">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0F">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0">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1">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0C12">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3">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4">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5">
            <w:pPr>
              <w:rPr>
                <w:rFonts w:ascii="Arial" w:cs="Arial" w:eastAsia="Arial" w:hAnsi="Arial"/>
                <w:highlight w:val="yellow"/>
              </w:rPr>
            </w:pPr>
            <w:r w:rsidDel="00000000" w:rsidR="00000000" w:rsidRPr="00000000">
              <w:rPr>
                <w:rFonts w:ascii="Arial" w:cs="Arial" w:eastAsia="Arial" w:hAnsi="Arial"/>
                <w:highlight w:val="yellow"/>
                <w:rtl w:val="0"/>
              </w:rPr>
              <w:t xml:space="preserve">[Davide Lenzarini, Stefan Hagen]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6">
            <w:pPr>
              <w:rPr>
                <w:rFonts w:ascii="Arial" w:cs="Arial" w:eastAsia="Arial" w:hAnsi="Arial"/>
                <w:highlight w:val="yellow"/>
              </w:rPr>
            </w:pPr>
            <w:r w:rsidDel="00000000" w:rsidR="00000000" w:rsidRPr="00000000">
              <w:rPr>
                <w:rFonts w:ascii="Arial" w:cs="Arial" w:eastAsia="Arial" w:hAnsi="Arial"/>
                <w:highlight w:val="yellow"/>
                <w:rtl w:val="0"/>
              </w:rPr>
              <w:t xml:space="preserve">Ensured document structure is intact and replaced table footnotes with simple text tags and a subsequent notes listing.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7">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8">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9">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A">
            <w:pPr>
              <w:rPr>
                <w:rFonts w:ascii="Arial" w:cs="Arial" w:eastAsia="Arial" w:hAnsi="Arial"/>
                <w:highlight w:val="yellow"/>
              </w:rPr>
            </w:pPr>
            <w:r w:rsidDel="00000000" w:rsidR="00000000" w:rsidRPr="00000000">
              <w:rPr>
                <w:rFonts w:ascii="Arial" w:cs="Arial" w:eastAsia="Arial" w:hAnsi="Arial"/>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0C1B">
            <w:pPr>
              <w:rPr>
                <w:rFonts w:ascii="Arial" w:cs="Arial" w:eastAsia="Arial" w:hAnsi="Arial"/>
                <w:highlight w:val="yellow"/>
              </w:rPr>
            </w:pPr>
            <w:r w:rsidDel="00000000" w:rsidR="00000000" w:rsidRPr="00000000">
              <w:rPr>
                <w:rFonts w:ascii="Arial" w:cs="Arial" w:eastAsia="Arial" w:hAnsi="Arial"/>
                <w:highlight w:val="yellow"/>
                <w:rtl w:val="0"/>
              </w:rPr>
              <w:t xml:space="preserve">Will Data Sent in CONNECT</w:t>
            </w:r>
          </w:p>
          <w:p w:rsidR="00000000" w:rsidDel="00000000" w:rsidP="00000000" w:rsidRDefault="00000000" w:rsidRPr="00000000" w14:paraId="00000C1C">
            <w:pPr>
              <w:rPr>
                <w:rFonts w:ascii="Arial" w:cs="Arial" w:eastAsia="Arial" w:hAnsi="Arial"/>
                <w:highlight w:val="yellow"/>
              </w:rPr>
            </w:pPr>
            <w:r w:rsidDel="00000000" w:rsidR="00000000" w:rsidRPr="00000000">
              <w:rPr>
                <w:rFonts w:ascii="Arial" w:cs="Arial" w:eastAsia="Arial" w:hAnsi="Arial"/>
                <w:highlight w:val="yellow"/>
                <w:rtl w:val="0"/>
              </w:rPr>
              <w:t xml:space="preserve">Auth Data Sent in CONNECT &amp; CONNACK</w:t>
            </w:r>
          </w:p>
          <w:p w:rsidR="00000000" w:rsidDel="00000000" w:rsidP="00000000" w:rsidRDefault="00000000" w:rsidRPr="00000000" w14:paraId="00000C1D">
            <w:pPr>
              <w:rPr>
                <w:rFonts w:ascii="Arial" w:cs="Arial" w:eastAsia="Arial" w:hAnsi="Arial"/>
                <w:highlight w:val="yellow"/>
              </w:rPr>
            </w:pPr>
            <w:r w:rsidDel="00000000" w:rsidR="00000000" w:rsidRPr="00000000">
              <w:rPr>
                <w:rFonts w:ascii="Arial" w:cs="Arial" w:eastAsia="Arial" w:hAnsi="Arial"/>
                <w:highlight w:val="yellow"/>
                <w:rtl w:val="0"/>
              </w:rPr>
              <w:t xml:space="preserve">Suback granted QoS 0,1,2 now reason codes not flags.</w:t>
            </w:r>
          </w:p>
          <w:p w:rsidR="00000000" w:rsidDel="00000000" w:rsidP="00000000" w:rsidRDefault="00000000" w:rsidRPr="00000000" w14:paraId="00000C1E">
            <w:pPr>
              <w:rPr>
                <w:rFonts w:ascii="Arial" w:cs="Arial" w:eastAsia="Arial" w:hAnsi="Arial"/>
                <w:highlight w:val="yellow"/>
              </w:rPr>
            </w:pPr>
            <w:r w:rsidDel="00000000" w:rsidR="00000000" w:rsidRPr="00000000">
              <w:rPr>
                <w:rFonts w:ascii="Arial" w:cs="Arial" w:eastAsia="Arial" w:hAnsi="Arial"/>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1F">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0">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1">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2">
            <w:pPr>
              <w:rPr>
                <w:rFonts w:ascii="Arial" w:cs="Arial" w:eastAsia="Arial" w:hAnsi="Arial"/>
                <w:highlight w:val="yellow"/>
              </w:rPr>
            </w:pPr>
            <w:r w:rsidDel="00000000" w:rsidR="00000000" w:rsidRPr="00000000">
              <w:rPr>
                <w:rFonts w:ascii="Arial" w:cs="Arial" w:eastAsia="Arial" w:hAnsi="Arial"/>
                <w:highlight w:val="yellow"/>
                <w:rtl w:val="0"/>
              </w:rPr>
              <w:t xml:space="preserve">Update Terminology section. Add Operational Behavior sections from MQTT 5.0. Workshop revisions to Operational Behavior responding to Davide’s review.</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3">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4">
            <w:pPr>
              <w:rPr>
                <w:rFonts w:ascii="Arial" w:cs="Arial" w:eastAsia="Arial" w:hAnsi="Arial"/>
                <w:highlight w:val="yellow"/>
              </w:rPr>
            </w:pPr>
            <w:r w:rsidDel="00000000" w:rsidR="00000000" w:rsidRPr="00000000">
              <w:rPr>
                <w:rFonts w:ascii="Arial" w:cs="Arial" w:eastAsia="Arial" w:hAnsi="Arial"/>
                <w:highlight w:val="yellow"/>
                <w:rtl w:val="0"/>
              </w:rPr>
              <w:t xml:space="preserve">June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5">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6">
            <w:pPr>
              <w:rPr>
                <w:rFonts w:ascii="Arial" w:cs="Arial" w:eastAsia="Arial" w:hAnsi="Arial"/>
                <w:highlight w:val="yellow"/>
              </w:rPr>
            </w:pPr>
            <w:r w:rsidDel="00000000" w:rsidR="00000000" w:rsidRPr="00000000">
              <w:rPr>
                <w:rFonts w:ascii="Arial" w:cs="Arial" w:eastAsia="Arial" w:hAnsi="Arial"/>
                <w:highlight w:val="yellow"/>
                <w:rtl w:val="0"/>
              </w:rPr>
              <w:t xml:space="preserve">Change CorrelId to Packet id. Move Virtual Connection semantics to Operational Behavior. Clarify MQTT-SN does not deduplicate. Do not preclude Unicast for PUBWOS.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7">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8">
            <w:pPr>
              <w:rPr>
                <w:rFonts w:ascii="Arial" w:cs="Arial" w:eastAsia="Arial" w:hAnsi="Arial"/>
                <w:highlight w:val="yellow"/>
              </w:rPr>
            </w:pPr>
            <w:r w:rsidDel="00000000" w:rsidR="00000000" w:rsidRPr="00000000">
              <w:rPr>
                <w:rFonts w:ascii="Arial" w:cs="Arial" w:eastAsia="Arial" w:hAnsi="Arial"/>
                <w:highlight w:val="yellow"/>
                <w:rtl w:val="0"/>
              </w:rPr>
              <w:t xml:space="preserve">July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9">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A">
            <w:pPr>
              <w:rPr>
                <w:rFonts w:ascii="Arial" w:cs="Arial" w:eastAsia="Arial" w:hAnsi="Arial"/>
                <w:highlight w:val="yellow"/>
              </w:rPr>
            </w:pPr>
            <w:r w:rsidDel="00000000" w:rsidR="00000000" w:rsidRPr="00000000">
              <w:rPr>
                <w:rFonts w:ascii="Arial" w:cs="Arial" w:eastAsia="Arial" w:hAnsi="Arial"/>
                <w:highlight w:val="yellow"/>
                <w:rtl w:val="0"/>
              </w:rPr>
              <w:t xml:space="preserve">Add Actions sections for all packets. Add a retained messages section. Add a flow control section.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B">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C">
            <w:pPr>
              <w:rPr>
                <w:rFonts w:ascii="Arial" w:cs="Arial" w:eastAsia="Arial" w:hAnsi="Arial"/>
                <w:highlight w:val="yellow"/>
              </w:rPr>
            </w:pPr>
            <w:r w:rsidDel="00000000" w:rsidR="00000000" w:rsidRPr="00000000">
              <w:rPr>
                <w:rFonts w:ascii="Arial" w:cs="Arial" w:eastAsia="Arial" w:hAnsi="Arial"/>
                <w:highlight w:val="yellow"/>
                <w:rtl w:val="0"/>
              </w:rPr>
              <w:t xml:space="preserve">August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D">
            <w:pPr>
              <w:rPr>
                <w:rFonts w:ascii="Arial" w:cs="Arial" w:eastAsia="Arial" w:hAnsi="Arial"/>
                <w:highlight w:val="yellow"/>
              </w:rPr>
            </w:pPr>
            <w:r w:rsidDel="00000000" w:rsidR="00000000" w:rsidRPr="00000000">
              <w:rPr>
                <w:rFonts w:ascii="Arial" w:cs="Arial" w:eastAsia="Arial" w:hAnsi="Arial"/>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E">
            <w:pPr>
              <w:rPr>
                <w:rFonts w:ascii="Arial" w:cs="Arial" w:eastAsia="Arial" w:hAnsi="Arial"/>
                <w:highlight w:val="yellow"/>
              </w:rPr>
            </w:pPr>
            <w:r w:rsidDel="00000000" w:rsidR="00000000" w:rsidRPr="00000000">
              <w:rPr>
                <w:rFonts w:ascii="Arial" w:cs="Arial" w:eastAsia="Arial" w:hAnsi="Arial"/>
                <w:highlight w:val="yellow"/>
                <w:rtl w:val="0"/>
              </w:rPr>
              <w:t xml:space="preserve">Add WAKEUP packet. Update will firing conditions. Update retained messages terminology.</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2F">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0">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1">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2">
            <w:pPr>
              <w:rPr>
                <w:rFonts w:ascii="Arial" w:cs="Arial" w:eastAsia="Arial" w:hAnsi="Arial"/>
                <w:highlight w:val="yellow"/>
              </w:rPr>
            </w:pPr>
            <w:r w:rsidDel="00000000" w:rsidR="00000000" w:rsidRPr="00000000">
              <w:rPr>
                <w:rFonts w:ascii="Arial" w:cs="Arial" w:eastAsia="Arial" w:hAnsi="Arial"/>
                <w:highlight w:val="yellow"/>
                <w:rtl w:val="0"/>
              </w:rPr>
              <w:t xml:space="preserve">Remove one index level from the packet chapter. Disallow other packets before CONNACK.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3">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4">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5">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6">
            <w:pPr>
              <w:rPr>
                <w:rFonts w:ascii="Arial" w:cs="Arial" w:eastAsia="Arial" w:hAnsi="Arial"/>
                <w:highlight w:val="yellow"/>
              </w:rPr>
            </w:pPr>
            <w:r w:rsidDel="00000000" w:rsidR="00000000" w:rsidRPr="00000000">
              <w:rPr>
                <w:rFonts w:ascii="Arial" w:cs="Arial" w:eastAsia="Arial" w:hAnsi="Arial"/>
                <w:highlight w:val="yellow"/>
                <w:rtl w:val="0"/>
              </w:rPr>
              <w:t xml:space="preserve">Add SLEEPREQ and SLEEPRESP packets - disconnect now has no response. Rename Enhanced Authentication to Authentication. Add Gateway timer table. Add Security Chapter.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7">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8">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9">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A">
            <w:pPr>
              <w:rPr>
                <w:rFonts w:ascii="Arial" w:cs="Arial" w:eastAsia="Arial" w:hAnsi="Arial"/>
                <w:highlight w:val="yellow"/>
              </w:rPr>
            </w:pPr>
            <w:r w:rsidDel="00000000" w:rsidR="00000000" w:rsidRPr="00000000">
              <w:rPr>
                <w:rFonts w:ascii="Arial" w:cs="Arial" w:eastAsia="Arial" w:hAnsi="Arial"/>
                <w:highlight w:val="yellow"/>
                <w:rtl w:val="0"/>
              </w:rPr>
              <w:t xml:space="preserve">Add MQTT-BASIC authentication method. Move Appendices to main doc, except those that exist in MQTT.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B">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C">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D">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E">
            <w:pPr>
              <w:rPr>
                <w:rFonts w:ascii="Arial" w:cs="Arial" w:eastAsia="Arial" w:hAnsi="Arial"/>
                <w:highlight w:val="yellow"/>
              </w:rPr>
            </w:pPr>
            <w:r w:rsidDel="00000000" w:rsidR="00000000" w:rsidRPr="00000000">
              <w:rPr>
                <w:rFonts w:ascii="Arial" w:cs="Arial" w:eastAsia="Arial" w:hAnsi="Arial"/>
                <w:highlight w:val="yellow"/>
                <w:rtl w:val="0"/>
              </w:rPr>
              <w:t xml:space="preserve">Make session expiry in CONNACK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3F">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0">
            <w:pPr>
              <w:rPr>
                <w:rFonts w:ascii="Arial" w:cs="Arial" w:eastAsia="Arial" w:hAnsi="Arial"/>
                <w:highlight w:val="yellow"/>
              </w:rPr>
            </w:pPr>
            <w:r w:rsidDel="00000000" w:rsidR="00000000" w:rsidRPr="00000000">
              <w:rPr>
                <w:rFonts w:ascii="Arial" w:cs="Arial" w:eastAsia="Arial" w:hAnsi="Arial"/>
                <w:highlight w:val="yellow"/>
                <w:rtl w:val="0"/>
              </w:rPr>
              <w:t xml:space="preserve">March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1">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2">
            <w:pPr>
              <w:rPr>
                <w:rFonts w:ascii="Arial" w:cs="Arial" w:eastAsia="Arial" w:hAnsi="Arial"/>
                <w:highlight w:val="yellow"/>
              </w:rPr>
            </w:pPr>
            <w:r w:rsidDel="00000000" w:rsidR="00000000" w:rsidRPr="00000000">
              <w:rPr>
                <w:rFonts w:ascii="Arial" w:cs="Arial" w:eastAsia="Arial" w:hAnsi="Arial"/>
                <w:highlight w:val="yellow"/>
                <w:rtl w:val="0"/>
              </w:rPr>
              <w:t xml:space="preserve">Reformat all packet diagrams. Remove Topic Short Name. Simplify UN/SUBSCRIBE packet diagrams. Make session expiry in CONNECT optional.</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3">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4">
            <w:pPr>
              <w:rPr>
                <w:rFonts w:ascii="Arial" w:cs="Arial" w:eastAsia="Arial" w:hAnsi="Arial"/>
                <w:highlight w:val="yellow"/>
              </w:rPr>
            </w:pPr>
            <w:r w:rsidDel="00000000" w:rsidR="00000000" w:rsidRPr="00000000">
              <w:rPr>
                <w:rFonts w:ascii="Arial" w:cs="Arial" w:eastAsia="Arial" w:hAnsi="Arial"/>
                <w:highlight w:val="yellow"/>
                <w:rtl w:val="0"/>
              </w:rPr>
              <w:t xml:space="preserve">April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5">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6">
            <w:pPr>
              <w:rPr>
                <w:rFonts w:ascii="Arial" w:cs="Arial" w:eastAsia="Arial" w:hAnsi="Arial"/>
                <w:highlight w:val="yellow"/>
              </w:rPr>
            </w:pPr>
            <w:r w:rsidDel="00000000" w:rsidR="00000000" w:rsidRPr="00000000">
              <w:rPr>
                <w:rFonts w:ascii="Arial" w:cs="Arial" w:eastAsia="Arial" w:hAnsi="Arial"/>
                <w:highlight w:val="yellow"/>
                <w:rtl w:val="0"/>
              </w:rPr>
              <w:t xml:space="preserve">Make Topic Alias in SUBACK optional. Move Retain Registrations from DISCONNECT to SLEEPREQ. Move informative Operational Behavior sections to Appendices.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7">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8">
            <w:pPr>
              <w:rPr>
                <w:rFonts w:ascii="Arial" w:cs="Arial" w:eastAsia="Arial" w:hAnsi="Arial"/>
                <w:highlight w:val="yellow"/>
              </w:rPr>
            </w:pPr>
            <w:r w:rsidDel="00000000" w:rsidR="00000000" w:rsidRPr="00000000">
              <w:rPr>
                <w:rFonts w:ascii="Arial" w:cs="Arial" w:eastAsia="Arial" w:hAnsi="Arial"/>
                <w:highlight w:val="yellow"/>
                <w:rtl w:val="0"/>
              </w:rPr>
              <w:t xml:space="preserve">May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9">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A">
            <w:pPr>
              <w:rPr>
                <w:rFonts w:ascii="Arial" w:cs="Arial" w:eastAsia="Arial" w:hAnsi="Arial"/>
                <w:highlight w:val="yellow"/>
              </w:rPr>
            </w:pPr>
            <w:r w:rsidDel="00000000" w:rsidR="00000000" w:rsidRPr="00000000">
              <w:rPr>
                <w:rFonts w:ascii="Arial" w:cs="Arial" w:eastAsia="Arial" w:hAnsi="Arial"/>
                <w:highlight w:val="yellow"/>
                <w:rtl w:val="0"/>
              </w:rPr>
              <w:t xml:space="preserve">Move Advertise, GWINFO and SEARCHGW to the end of Chapter 3. Move C.2 Advertisement and Discovery Appendix to end of Appendix C. Redraft Client States section. Add Server Keepalive to CONNACK.</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B">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C">
            <w:pPr>
              <w:rPr>
                <w:rFonts w:ascii="Arial" w:cs="Arial" w:eastAsia="Arial" w:hAnsi="Arial"/>
                <w:highlight w:val="yellow"/>
              </w:rPr>
            </w:pPr>
            <w:r w:rsidDel="00000000" w:rsidR="00000000" w:rsidRPr="00000000">
              <w:rPr>
                <w:rFonts w:ascii="Arial" w:cs="Arial" w:eastAsia="Arial" w:hAnsi="Arial"/>
                <w:highlight w:val="yellow"/>
                <w:rtl w:val="0"/>
              </w:rPr>
              <w:t xml:space="preserve">June 2025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D">
            <w:pPr>
              <w:rPr>
                <w:rFonts w:ascii="Arial" w:cs="Arial" w:eastAsia="Arial" w:hAnsi="Arial"/>
                <w:highlight w:val="yellow"/>
              </w:rPr>
            </w:pPr>
            <w:r w:rsidDel="00000000" w:rsidR="00000000" w:rsidRPr="00000000">
              <w:rPr>
                <w:rFonts w:ascii="Arial" w:cs="Arial" w:eastAsia="Arial" w:hAnsi="Arial"/>
                <w:highlight w:val="yellow"/>
                <w:rtl w:val="0"/>
              </w:rPr>
              <w:t xml:space="preserve">[Ian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C4E">
            <w:pPr>
              <w:rPr>
                <w:rFonts w:ascii="Arial" w:cs="Arial" w:eastAsia="Arial" w:hAnsi="Arial"/>
                <w:highlight w:val="yellow"/>
              </w:rPr>
            </w:pPr>
            <w:r w:rsidDel="00000000" w:rsidR="00000000" w:rsidRPr="00000000">
              <w:rPr>
                <w:rFonts w:ascii="Arial" w:cs="Arial" w:eastAsia="Arial" w:hAnsi="Arial"/>
                <w:highlight w:val="yellow"/>
                <w:rtl w:val="0"/>
              </w:rPr>
              <w:t xml:space="preserve">Changed link format from section n.n to n.n xxxx. Updated PINGREQ actions.</w:t>
            </w:r>
          </w:p>
        </w:tc>
      </w:tr>
    </w:tbl>
    <w:p w:rsidR="00000000" w:rsidDel="00000000" w:rsidP="00000000" w:rsidRDefault="00000000" w:rsidRPr="00000000" w14:paraId="00000C4F">
      <w:pPr>
        <w:pStyle w:val="Heading1"/>
        <w:keepNext w:val="1"/>
        <w:pBdr>
          <w:top w:color="808080" w:space="6" w:sz="4" w:val="single"/>
        </w:pBdr>
        <w:spacing w:after="120" w:before="480" w:lineRule="auto"/>
        <w:ind w:left="0" w:firstLine="0"/>
        <w:rPr>
          <w:rFonts w:ascii="Arial" w:cs="Arial" w:eastAsia="Arial" w:hAnsi="Arial"/>
          <w:b w:val="0"/>
        </w:rPr>
      </w:pPr>
      <w:bookmarkStart w:colFirst="0" w:colLast="0" w:name="_heading=h.3jd0qos" w:id="364"/>
      <w:bookmarkEnd w:id="364"/>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25" w:date="2025-04-09T14:14:17Z">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to renegotiate registrations during AWAKE state?</w:t>
      </w:r>
    </w:p>
  </w:comment>
  <w:comment w:author="Ian Craggs" w:id="26" w:date="2025-04-09T15:32:04Z">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recreated is a better word. The server has to send REGISTER packet for each Alias it wants to set up. REGISTER and REGACK are in the list of allowed packets in the Awake state.</w:t>
      </w:r>
    </w:p>
  </w:comment>
  <w:comment w:author="davide.lenzarini@u-blox.com" w:id="27" w:date="2025-04-10T15:17:15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please add a note also in the REGISTER packet for that</w:t>
      </w:r>
    </w:p>
  </w:comment>
  <w:comment w:author="Simon Johnson" w:id="34" w:date="2023-10-20T09:26:02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35" w:date="2024-01-04T16:48:28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Ian Craggs" w:id="36" w:date="2025-04-20T13:32:09Z">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I've now done this - certainly Simon's comment. Please review.</w:t>
      </w:r>
    </w:p>
  </w:comment>
  <w:comment w:author="davide.lenzarini@u-blox.com" w:id="61" w:date="2025-04-09T14:19:26Z">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2.4</w:t>
      </w:r>
    </w:p>
  </w:comment>
  <w:comment w:author="Ian Craggs" w:id="62" w:date="2025-04-09T15:36:30Z">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case, this is a holdover from MQTT-SN 1.2, where short topic names still exist.</w:t>
      </w:r>
    </w:p>
  </w:comment>
  <w:comment w:author="davide.lenzarini@u-blox.com" w:id="22" w:date="2024-08-06T14:31:51Z">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23" w:date="2024-08-07T10:20:14Z">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Ian Craggs" w:id="24" w:date="2025-03-05T18:04:37Z">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I think we should. The idea is that the WAKEUP packet is sent out of band (whatever that means for a particular networking technology) so in some sense the statement "cannot receive packets" still holds.</w:t>
      </w:r>
    </w:p>
  </w:comment>
  <w:comment w:author="Richard Coppen" w:id="48" w:date="2024-03-19T12:22:45Z">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4" w:date="2025-05-28T06:40:19Z">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only required for ADVERTISE, SEARCHGW, GWINFO, Forwarder Encapsulation. If we decide to remove those messages, this section can also be removed.</w:t>
      </w:r>
    </w:p>
  </w:comment>
  <w:comment w:author="davide.lenzarini@u-blox.com" w:id="11" w:date="2025-05-28T07:01:08Z">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only required for ADVERTISE, SEARCHGW, GWINFO, Forwarder Encapsulation. If we decide to remove those messages, this section can also be removed.</w:t>
      </w:r>
    </w:p>
  </w:comment>
  <w:comment w:author="davide.lenzarini@u-blox.com" w:id="0" w:date="2023-12-08T14:05:17Z">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davide.lenzarini@u-blox.com" w:id="28" w:date="2024-08-12T14:36:51Z">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29" w:date="2024-08-12T14:36:51Z">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0" w:date="2024-08-12T14:36:51Z">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33" w:date="2024-08-12T14:36:51Z">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40" w:date="2024-08-12T14:36:51Z">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41" w:date="2024-08-12T14:36:51Z">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7" w:date="2025-05-28T06:50:46Z">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replace with "set of target topics" as the "Topic Filter" is not yet defined as this point</w:t>
      </w:r>
    </w:p>
  </w:comment>
  <w:comment w:author="Ian Craggs" w:id="8" w:date="2025-06-05T11:06:25Z">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text is drawn from MQTT 5 with the same sequence of definitions. I'd prefer to leave it for that reason.</w:t>
      </w:r>
    </w:p>
  </w:comment>
  <w:comment w:author="davide.lenzarini@u-blox.com" w:id="46" w:date="2025-05-28T06:37:57Z">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47" w:date="2025-06-04T13:05:20Z">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davide.lenzarini@u-blox.com" w:id="42" w:date="2025-05-28T06:37:49Z">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43" w:date="2025-06-04T13:05:13Z">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davide.lenzarini@u-blox.com" w:id="44" w:date="2025-05-28T06:37:49Z">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45" w:date="2025-06-04T13:05:13Z">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davide.lenzarini@u-blox.com" w:id="5" w:date="2025-05-28T06:49:12Z">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replace with "means to identify the topics of interest" as the "Topic Filter" is not yet defined as this point</w:t>
      </w:r>
    </w:p>
  </w:comment>
  <w:comment w:author="Ian Craggs" w:id="6" w:date="2025-06-05T11:06:07Z">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text is drawn from MQTT 5 with the same sequence of definitions. I'd prefer to leave it for that reason.</w:t>
      </w:r>
    </w:p>
  </w:comment>
  <w:comment w:author="davide.lenzarini@u-blox.com" w:id="3" w:date="2025-05-28T06:36:45Z">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Those are only required for ADVERTISE, SEARCHGW, GWINFO, Forwarder Encapsulation. If we decide to remove those messages, this section can also be removed.</w:t>
      </w:r>
    </w:p>
  </w:comment>
  <w:comment w:author="Ian Craggs" w:id="9" w:date="2025-06-05T11:03:52Z">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text is taken from MQTT 5 - I'd prefer to leave it as it is.</w:t>
      </w:r>
    </w:p>
  </w:comment>
  <w:comment w:author="davide.lenzarini@u-blox.com" w:id="38" w:date="2025-05-28T06:38:48Z">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propose to remove this message as the mesh networks have already protocols for routing and reaching the proper destination.</w:t>
      </w:r>
    </w:p>
  </w:comment>
  <w:comment w:author="Ian Craggs" w:id="39" w:date="2025-06-03T16:49:49Z">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forwarder sits at the boundary of different network technologies that do not directly communicate with each other, for instance between ZigBee and UDP. So I think there's a better case for this wrapper than advertise and discovery.</w:t>
      </w:r>
    </w:p>
  </w:comment>
  <w:comment w:author="davide.lenzarini@u-blox.com" w:id="10" w:date="2025-05-28T06:55:09Z">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definition of "Publish Packet". Can we introduce the term "Publish Packet": A publish packet has an Application Message as payload.</w:t>
      </w:r>
    </w:p>
  </w:comment>
  <w:comment w:author="davide.lenzarini@u-blox.com" w:id="49" w:date="2025-05-28T06:38:07Z">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GW discovery and advertising should be out of scope. I propose to remove this message.</w:t>
      </w:r>
    </w:p>
  </w:comment>
  <w:comment w:author="Ian Craggs" w:id="50" w:date="2025-06-04T13:05:25Z">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 compromise for now, I moved this packet to the end of Chapter 3</w:t>
      </w:r>
    </w:p>
  </w:comment>
  <w:comment w:author="Andrew Banks" w:id="31" w:date="2025-05-29T15:46:15Z">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make the terminology consistent and use either Server or Gateway.</w:t>
      </w:r>
    </w:p>
  </w:comment>
  <w:comment w:author="davide.lenzarini@u-blox.com" w:id="57" w:date="2025-05-28T09:07:32Z">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optional</w:t>
      </w:r>
    </w:p>
  </w:comment>
  <w:comment w:author="Andrew Banks" w:id="32" w:date="2025-05-29T15:45:10Z">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seems to be some conformance clauses missing here. For example its not clear whether the server deletes the Virtual Connection when it receives the SLEEPREQ and hence starts the Session expiry timer. If the Client wakes without having received SLEEPRESP and continues without sending CONNECT to establish a new Virtual Connection, it may see no response from the Server, because it has deleted the Virtual Connection.</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Given that if the client wants to save power and delete the Virtual Connection it can send DISCONNECT. So, may be we should reserve SLEEPREQ t to be where the client wishes to pause, keep the Virtual Connection and resume without sending CONNECT to establish a new one.</w:t>
      </w:r>
    </w:p>
  </w:comment>
  <w:comment w:author="Simon Johnson" w:id="58" w:date="2025-05-28T09:14:48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nmeed to talk thru if there are semantics that mean CONNECt is changing something that the client may oth3erwise want</w:t>
      </w:r>
    </w:p>
  </w:comment>
  <w:comment w:author="Simon Johnson" w:id="56" w:date="2025-05-28T10:10:44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not need to increment packet id in some cases (CONNECT)</w:t>
      </w:r>
    </w:p>
  </w:comment>
  <w:comment w:author="Stefan Hagen" w:id="37" w:date="2024-03-03T17:43:50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54" w:date="2025-05-28T10:09:53Z">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packet was transmitted in an authenticated connection, also the new connection should be authenticated (AUTH messages)</w:t>
      </w:r>
    </w:p>
  </w:comment>
  <w:comment w:author="Ian Craggs" w:id="55" w:date="2025-06-04T13:19:18Z">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was agreed that this applies to MQTT as well as MQTT-SN so should be discussed at the TC level.</w:t>
      </w:r>
    </w:p>
  </w:comment>
  <w:comment w:author="Andrew Banks" w:id="53" w:date="2025-04-28T15:22:13Z">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keep this here instead of in the CONNACK section we ought to be explicit in saying that the retried Packets must flow after CONNACK is sent or received.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do not allow an initial publish by the client immediately after sending connect because we require the virtual connection to exist before messages other than PUBWOS are sent. This is different to the MQTT behaviour which does not prevent the Client sending its initial messages before receipt of CONACK.</w:t>
      </w:r>
    </w:p>
  </w:comment>
  <w:comment w:author="Andrew Banks" w:id="20" w:date="2025-04-28T14:46:28Z">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better to have the conformance statements in section 4.4.1 here instead?</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sending a CONNACK with a reason code less than 128, the Server MUST retransmit all unacknowledged Packets.</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After receiving a CONNACK with a reason code less than 128, the Client MUST retransmit all unacknowledged Packets.</w:t>
      </w:r>
    </w:p>
  </w:comment>
  <w:comment w:author="Ian Craggs" w:id="21" w:date="2025-06-05T11:13:14Z">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 5 has those conformance statements in 4.4 Message Delivery Retry, so I put them in the equivalent section.</w:t>
      </w:r>
    </w:p>
  </w:comment>
  <w:comment w:author="Ian Craggs" w:id="63" w:date="2025-02-05T10:40:54Z">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this section is a list of changes from the previous version, rather than a revision history of this document. What would we like to see here?</w:t>
      </w:r>
    </w:p>
  </w:comment>
  <w:comment w:author="davide.lenzarini@u-blox.com" w:id="2" w:date="2023-12-08T14:25:46Z">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14" w:date="2025-04-18T16:50:19Z">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an MQTT-SN specific success Reason Code</w:t>
      </w:r>
    </w:p>
  </w:comment>
  <w:comment w:author="davide.lenzarini@u-blox.com" w:id="15" w:date="2024-02-07T16:41:05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6" w:date="2024-06-24T14:39:36Z">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17" w:date="2025-02-27T14:34:47Z">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w:t>
      </w:r>
    </w:p>
  </w:comment>
  <w:comment w:author="davide.lenzarini@u-blox.com" w:id="18" w:date="2025-05-28T07:20:22Z">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also 0x1A "Topic Alias Exists"?</w:t>
      </w:r>
    </w:p>
  </w:comment>
  <w:comment w:author="Ian Craggs" w:id="19" w:date="2025-05-28T08:15:48Z">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add a range for positive MQTT-SN reason codes</w:t>
      </w:r>
    </w:p>
  </w:comment>
  <w:comment w:author="davide.lenzarini@u-blox.com" w:id="59" w:date="2024-08-08T12:22:41Z">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Ian Craggs" w:id="60" w:date="2025-04-20T13:09:29Z">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clarified in section 4.4.2</w:t>
      </w:r>
    </w:p>
  </w:comment>
  <w:comment w:author="davide.lenzarini@u-blox.com" w:id="12" w:date="2023-12-08T14:31:19Z">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13" w:date="2024-01-11T09:01:06Z">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51" w:date="2023-11-23T17:39:04Z">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52" w:date="2023-11-23T17:42:22Z">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C55" w15:done="0"/>
  <w15:commentEx w15:paraId="00000C56" w15:paraIdParent="00000C55" w15:done="0"/>
  <w15:commentEx w15:paraId="00000C57" w15:paraIdParent="00000C55" w15:done="0"/>
  <w15:commentEx w15:paraId="00000C58" w15:done="0"/>
  <w15:commentEx w15:paraId="00000C5A" w15:paraIdParent="00000C58" w15:done="0"/>
  <w15:commentEx w15:paraId="00000C5B" w15:paraIdParent="00000C58" w15:done="0"/>
  <w15:commentEx w15:paraId="00000C5C" w15:done="0"/>
  <w15:commentEx w15:paraId="00000C5D" w15:paraIdParent="00000C5C" w15:done="0"/>
  <w15:commentEx w15:paraId="00000C5F" w15:done="0"/>
  <w15:commentEx w15:paraId="00000C60" w15:done="0"/>
  <w15:commentEx w15:paraId="00000C61" w15:paraIdParent="00000C60" w15:done="0"/>
  <w15:commentEx w15:paraId="00000C62" w15:done="0"/>
  <w15:commentEx w15:paraId="00000C63" w15:done="0"/>
  <w15:commentEx w15:paraId="00000C64" w15:done="0"/>
  <w15:commentEx w15:paraId="00000C65" w15:done="0"/>
  <w15:commentEx w15:paraId="00000C66" w15:done="0"/>
  <w15:commentEx w15:paraId="00000C68" w15:done="0"/>
  <w15:commentEx w15:paraId="00000C6A" w15:done="0"/>
  <w15:commentEx w15:paraId="00000C6C" w15:done="0"/>
  <w15:commentEx w15:paraId="00000C6E" w15:done="0"/>
  <w15:commentEx w15:paraId="00000C70" w15:done="0"/>
  <w15:commentEx w15:paraId="00000C72" w15:done="0"/>
  <w15:commentEx w15:paraId="00000C73" w15:done="0"/>
  <w15:commentEx w15:paraId="00000C74" w15:paraIdParent="00000C73" w15:done="0"/>
  <w15:commentEx w15:paraId="00000C75" w15:done="0"/>
  <w15:commentEx w15:paraId="00000C76" w15:paraIdParent="00000C75" w15:done="0"/>
  <w15:commentEx w15:paraId="00000C77" w15:done="0"/>
  <w15:commentEx w15:paraId="00000C78" w15:paraIdParent="00000C77" w15:done="0"/>
  <w15:commentEx w15:paraId="00000C79" w15:done="0"/>
  <w15:commentEx w15:paraId="00000C7A" w15:paraIdParent="00000C79" w15:done="0"/>
  <w15:commentEx w15:paraId="00000C7B" w15:done="0"/>
  <w15:commentEx w15:paraId="00000C7C" w15:paraIdParent="00000C7B" w15:done="0"/>
  <w15:commentEx w15:paraId="00000C7D" w15:done="0"/>
  <w15:commentEx w15:paraId="00000C7E" w15:done="0"/>
  <w15:commentEx w15:paraId="00000C7F" w15:done="0"/>
  <w15:commentEx w15:paraId="00000C80" w15:paraIdParent="00000C7F" w15:done="0"/>
  <w15:commentEx w15:paraId="00000C81" w15:done="0"/>
  <w15:commentEx w15:paraId="00000C82" w15:done="0"/>
  <w15:commentEx w15:paraId="00000C83" w15:paraIdParent="00000C82" w15:done="0"/>
  <w15:commentEx w15:paraId="00000C84" w15:done="0"/>
  <w15:commentEx w15:paraId="00000C85" w15:done="0"/>
  <w15:commentEx w15:paraId="00000C88" w15:done="0"/>
  <w15:commentEx w15:paraId="00000C89" w15:done="0"/>
  <w15:commentEx w15:paraId="00000C8A" w15:done="0"/>
  <w15:commentEx w15:paraId="00000C8B" w15:done="0"/>
  <w15:commentEx w15:paraId="00000C8C" w15:done="0"/>
  <w15:commentEx w15:paraId="00000C8D" w15:paraIdParent="00000C8C" w15:done="0"/>
  <w15:commentEx w15:paraId="00000C90" w15:done="0"/>
  <w15:commentEx w15:paraId="00000C95" w15:done="0"/>
  <w15:commentEx w15:paraId="00000C96" w15:paraIdParent="00000C95" w15:done="0"/>
  <w15:commentEx w15:paraId="00000C97" w15:done="0"/>
  <w15:commentEx w15:paraId="00000C98" w15:done="0"/>
  <w15:commentEx w15:paraId="00000C99" w15:done="0"/>
  <w15:commentEx w15:paraId="00000C9A" w15:done="0"/>
  <w15:commentEx w15:paraId="00000C9B" w15:paraIdParent="00000C9A" w15:done="0"/>
  <w15:commentEx w15:paraId="00000C9C" w15:paraIdParent="00000C9A" w15:done="0"/>
  <w15:commentEx w15:paraId="00000C9D" w15:paraIdParent="00000C9A" w15:done="0"/>
  <w15:commentEx w15:paraId="00000C9E" w15:paraIdParent="00000C9A" w15:done="0"/>
  <w15:commentEx w15:paraId="00000CA1" w15:done="0"/>
  <w15:commentEx w15:paraId="00000CA2" w15:paraIdParent="00000CA1" w15:done="0"/>
  <w15:commentEx w15:paraId="00000CA3" w15:done="0"/>
  <w15:commentEx w15:paraId="00000CA4" w15:paraIdParent="00000CA3" w15:done="0"/>
  <w15:commentEx w15:paraId="00000CA6" w15:done="0"/>
  <w15:commentEx w15:paraId="00000CA8" w15:paraIdParent="00000CA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3">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May 2025</w:t>
    </w:r>
    <w:r w:rsidDel="00000000" w:rsidR="00000000" w:rsidRPr="00000000">
      <w:rPr>
        <w:color w:val="000000"/>
        <w:sz w:val="16"/>
        <w:szCs w:val="16"/>
        <w:shd w:fill="auto" w:val="clear"/>
        <w:rtl w:val="0"/>
      </w:rPr>
      <w:tab/>
    </w:r>
    <w:r w:rsidDel="00000000" w:rsidR="00000000" w:rsidRPr="00000000">
      <w:rPr>
        <w:rtl w:val="0"/>
      </w:rPr>
    </w:r>
  </w:p>
  <w:p w:rsidR="00000000" w:rsidDel="00000000" w:rsidP="00000000" w:rsidRDefault="00000000" w:rsidRPr="00000000" w14:paraId="00000C5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2025.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0">
    <w:pPr>
      <w:rPr/>
    </w:pPr>
    <w:r w:rsidDel="00000000" w:rsidR="00000000" w:rsidRPr="00000000">
      <w:rPr/>
      <w:drawing>
        <wp:inline distB="114300" distT="114300" distL="114300" distR="114300">
          <wp:extent cx="2200275" cy="457200"/>
          <wp:effectExtent b="0" l="0" r="0" t="0"/>
          <wp:docPr id="68" name="image37.png"/>
          <a:graphic>
            <a:graphicData uri="http://schemas.openxmlformats.org/drawingml/2006/picture">
              <pic:pic>
                <pic:nvPicPr>
                  <pic:cNvPr id="0" name="image37.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1">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72b4d"/>
        <w:sz w:val="22"/>
        <w:szCs w:val="22"/>
        <w:highlight w:val="white"/>
        <w:lang w:val="en"/>
      </w:rPr>
    </w:rPrDefault>
    <w:pPrDefault>
      <w:pPr>
        <w:spacing w:after="23" w:before="80" w:line="276"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42" Type="http://schemas.openxmlformats.org/officeDocument/2006/relationships/hyperlink" Target="https://www.oasis-open.org/policies-guidelines/ipr#Non-Assertion-Mode"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policies-guidelines/ipr"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s://docs.oasis-open.org/templates/ietf-rfc-list/ietf-rfc-list.html" TargetMode="External"/><Relationship Id="rId45" Type="http://schemas.openxmlformats.org/officeDocument/2006/relationships/hyperlink" Target="https://www.oasis-open.org/committees/mqtt/ipr.php" TargetMode="External"/><Relationship Id="rId107" Type="http://schemas.openxmlformats.org/officeDocument/2006/relationships/hyperlink" Target="https://docs.oasis-open.org/mqtt/mqtt/v5.0/cos02/mqtt-v5.0-cos02.html#USEUPRIVSH" TargetMode="External"/><Relationship Id="rId106" Type="http://schemas.openxmlformats.org/officeDocument/2006/relationships/hyperlink" Target="https://docs.oasis-open.org/mqtt/mqtt/v5.0/mqtt-v5.0.html" TargetMode="External"/><Relationship Id="rId105" Type="http://schemas.openxmlformats.org/officeDocument/2006/relationships/hyperlink" Target="https://docs.oasis-open.org/mqtt/mqtt/v3.1.1/os/mqtt-v3.1.1-os.html" TargetMode="External"/><Relationship Id="rId104" Type="http://schemas.openxmlformats.org/officeDocument/2006/relationships/image" Target="media/image15.png"/><Relationship Id="rId109" Type="http://schemas.openxmlformats.org/officeDocument/2006/relationships/hyperlink" Target="https://docs.oasis-open.org/mqtt/mqtt/v5.0/cos02/mqtt-v5.0-cos02.html#PCIDSS" TargetMode="External"/><Relationship Id="rId108" Type="http://schemas.openxmlformats.org/officeDocument/2006/relationships/hyperlink" Target="https://docs.oasis-open.org/mqtt/mqtt/v5.0/cos02/mqtt-v5.0-cos02.html#USEUPRIVSH" TargetMode="External"/><Relationship Id="rId48" Type="http://schemas.openxmlformats.org/officeDocument/2006/relationships/hyperlink" Target="https://docs.oasis-open.org/templates/w3c-recommendations-list/w3c-recommendations-list.html" TargetMode="External"/><Relationship Id="rId47" Type="http://schemas.openxmlformats.org/officeDocument/2006/relationships/hyperlink" Target="https://www.rfc-editor.org/in-notes/rfc-ref.txt" TargetMode="External"/><Relationship Id="rId49" Type="http://schemas.openxmlformats.org/officeDocument/2006/relationships/hyperlink" Target="http://www.rfc-editor.org/info/rfc2119" TargetMode="External"/><Relationship Id="rId103" Type="http://schemas.openxmlformats.org/officeDocument/2006/relationships/image" Target="media/image44.png"/><Relationship Id="rId102" Type="http://schemas.openxmlformats.org/officeDocument/2006/relationships/hyperlink" Target="https://datatracker.ietf.org/doc/html/rfc4422" TargetMode="External"/><Relationship Id="rId101" Type="http://schemas.openxmlformats.org/officeDocument/2006/relationships/hyperlink" Target="https://docs.oasis-open.org/mqtt/mqtt/v5.0/os/mqtt-v5.0-os.html#Unicode" TargetMode="External"/><Relationship Id="rId100" Type="http://schemas.openxmlformats.org/officeDocument/2006/relationships/hyperlink" Target="https://docs.oasis-open.org/mqtt/mqtt/v5.0/os/mqtt-v5.0-os.html#Unicode" TargetMode="External"/><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yperlink" Target="https://www.oasis-open.org/" TargetMode="External"/><Relationship Id="rId34" Type="http://schemas.openxmlformats.org/officeDocument/2006/relationships/hyperlink" Target="https://www.oasis-open.org/policies-guidelines/ipr/" TargetMode="External"/><Relationship Id="rId37" Type="http://schemas.openxmlformats.org/officeDocument/2006/relationships/header" Target="header2.xml"/><Relationship Id="rId36" Type="http://schemas.openxmlformats.org/officeDocument/2006/relationships/hyperlink" Target="https://www.oasis-open.org/policies-guidelines/trademark/" TargetMode="External"/><Relationship Id="rId39" Type="http://schemas.openxmlformats.org/officeDocument/2006/relationships/footer" Target="footer2.xml"/><Relationship Id="rId38" Type="http://schemas.openxmlformats.org/officeDocument/2006/relationships/header" Target="header1.xm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129" Type="http://schemas.openxmlformats.org/officeDocument/2006/relationships/hyperlink" Target="https://datatracker.ietf.org/doc/rfc9147/" TargetMode="External"/><Relationship Id="rId128" Type="http://schemas.openxmlformats.org/officeDocument/2006/relationships/hyperlink" Target="https://docs.oasis-open.org/mqtt/mqtt/v5.0/cos02/mqtt-v5.0-cos02.html#RFC6749" TargetMode="External"/><Relationship Id="rId127" Type="http://schemas.openxmlformats.org/officeDocument/2006/relationships/hyperlink" Target="https://docs.oasis-open.org/mqtt/mqtt/v5.0/cos02/mqtt-v5.0-cos02.html#RFC6749" TargetMode="External"/><Relationship Id="rId126" Type="http://schemas.openxmlformats.org/officeDocument/2006/relationships/hyperlink" Target="https://docs.oasis-open.org/mqtt/mqtt/v5.0/cos02/mqtt-v5.0-cos02.html#RFC4511"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docs.oasis-open.org/mqtt/mqtt/v5.0/cos02/mqtt-v5.0-cos02.html#AES"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docs.oasis-open.org/mqtt/mqtt/v5.0/cos02/mqtt-v5.0-cos02.html#AES"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125" Type="http://schemas.openxmlformats.org/officeDocument/2006/relationships/hyperlink" Target="https://docs.oasis-open.org/mqtt/mqtt/v5.0/cos02/mqtt-v5.0-cos02.html#RFC4511"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docs.oasis-open.org/mqtt/mqtt/v5.0/cos02/mqtt-v5.0-cos02.html#ISO29192" TargetMode="External"/><Relationship Id="rId123" Type="http://schemas.openxmlformats.org/officeDocument/2006/relationships/hyperlink" Target="https://docs.oasis-open.org/mqtt/mqtt/v5.0/cos02/mqtt-v5.0-cos02.html#ISO29192" TargetMode="External"/><Relationship Id="rId122" Type="http://schemas.openxmlformats.org/officeDocument/2006/relationships/hyperlink" Target="https://docs.oasis-open.org/mqtt/mqtt/v5.0/cos02/mqtt-v5.0-cos02.html#CHACHA20" TargetMode="External"/><Relationship Id="rId95" Type="http://schemas.openxmlformats.org/officeDocument/2006/relationships/image" Target="media/image23.png"/><Relationship Id="rId94" Type="http://schemas.openxmlformats.org/officeDocument/2006/relationships/image" Target="media/image26.png"/><Relationship Id="rId97" Type="http://schemas.openxmlformats.org/officeDocument/2006/relationships/image" Target="media/image33.png"/><Relationship Id="rId96" Type="http://schemas.openxmlformats.org/officeDocument/2006/relationships/image" Target="media/image11.png"/><Relationship Id="rId11" Type="http://schemas.openxmlformats.org/officeDocument/2006/relationships/hyperlink" Target="mailto:davide.lenzarini@u-blox.com" TargetMode="External"/><Relationship Id="rId99" Type="http://schemas.openxmlformats.org/officeDocument/2006/relationships/image" Target="media/image30.png"/><Relationship Id="rId10" Type="http://schemas.openxmlformats.org/officeDocument/2006/relationships/hyperlink" Target="mailto:icraggs@gmail.com" TargetMode="External"/><Relationship Id="rId98" Type="http://schemas.openxmlformats.org/officeDocument/2006/relationships/image" Target="media/image42.png"/><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90" Type="http://schemas.openxmlformats.org/officeDocument/2006/relationships/hyperlink" Target="https://www.rfc-editor.org/rfc/rfc3610" TargetMode="External"/><Relationship Id="rId93" Type="http://schemas.openxmlformats.org/officeDocument/2006/relationships/hyperlink" Target="https://en.wikipedia.org/wiki/Galois/Counter_Mode" TargetMode="External"/><Relationship Id="rId92" Type="http://schemas.openxmlformats.org/officeDocument/2006/relationships/hyperlink" Target="https://en.wikipedia.org/wiki/CCM_mode" TargetMode="External"/><Relationship Id="rId118" Type="http://schemas.openxmlformats.org/officeDocument/2006/relationships/hyperlink" Target="https://docs.oasis-open.org/mqtt/mqtt/v5.0/cos02/mqtt-v5.0-cos02.html#FIPS1402" TargetMode="External"/><Relationship Id="rId117" Type="http://schemas.openxmlformats.org/officeDocument/2006/relationships/hyperlink" Target="https://docs.oasis-open.org/mqtt/mqtt/v5.0/cos02/mqtt-v5.0-cos02.html#FIPS1402" TargetMode="External"/><Relationship Id="rId116" Type="http://schemas.openxmlformats.org/officeDocument/2006/relationships/hyperlink" Target="https://docs.oasis-open.org/mqtt/mqtt/v5.0/cos02/mqtt-v5.0-cos02.html#PCIDSS" TargetMode="External"/><Relationship Id="rId115" Type="http://schemas.openxmlformats.org/officeDocument/2006/relationships/hyperlink" Target="https://docs.oasis-open.org/mqtt/mqtt/v5.0/cos02/mqtt-v5.0-cos02.html#PCIDSS" TargetMode="External"/><Relationship Id="rId119" Type="http://schemas.openxmlformats.org/officeDocument/2006/relationships/hyperlink" Target="https://media.defense.gov/2022/Sep/07/2003071834/-1/-1/0/CSA_CNSA_2.0_ALGORITHMS_.PDF"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mqtt/mqtt/v5.0/cos02/mqtt-v5.0-cos02.html#PCIDSS"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docs.oasis-open.org/mqtt/mqtt/v5.0/cos02/mqtt-v5.0-cos02.html#NISTCSF" TargetMode="External"/><Relationship Id="rId18" Type="http://schemas.openxmlformats.org/officeDocument/2006/relationships/hyperlink" Target="http://www.microsoft.com/" TargetMode="External"/><Relationship Id="rId113" Type="http://schemas.openxmlformats.org/officeDocument/2006/relationships/hyperlink" Target="https://docs.oasis-open.org/mqtt/mqtt/v5.0/cos02/mqtt-v5.0-cos02.html#NISTCSF" TargetMode="External"/><Relationship Id="rId112" Type="http://schemas.openxmlformats.org/officeDocument/2006/relationships/hyperlink" Target="https://docs.oasis-open.org/mqtt/mqtt/v5.0/cos02/mqtt-v5.0-cos02.html#SARBANES" TargetMode="External"/><Relationship Id="rId111" Type="http://schemas.openxmlformats.org/officeDocument/2006/relationships/hyperlink" Target="https://docs.oasis-open.org/mqtt/mqtt/v5.0/cos02/mqtt-v5.0-cos02.html#SARBANES" TargetMode="External"/><Relationship Id="rId84" Type="http://schemas.openxmlformats.org/officeDocument/2006/relationships/image" Target="media/image24.png"/><Relationship Id="rId83" Type="http://schemas.openxmlformats.org/officeDocument/2006/relationships/image" Target="media/image2.png"/><Relationship Id="rId86" Type="http://schemas.openxmlformats.org/officeDocument/2006/relationships/hyperlink" Target="https://nvlpubs.nist.gov/nistpubs/FIPS/NIST.FIPS.198-1.pdf" TargetMode="External"/><Relationship Id="rId85" Type="http://schemas.openxmlformats.org/officeDocument/2006/relationships/hyperlink" Target="https://www.rfc-editor.org/rfc/rfc2104" TargetMode="External"/><Relationship Id="rId88" Type="http://schemas.openxmlformats.org/officeDocument/2006/relationships/hyperlink" Target="https://nvlpubs.nist.gov/nistpubs/SpecialPublications/NIST.SP.800-38b.pdf" TargetMode="External"/><Relationship Id="rId150" Type="http://schemas.openxmlformats.org/officeDocument/2006/relationships/hyperlink" Target="https://www.oasis-open.org/policies-guidelines/tc-process#wpComponentsConfClause" TargetMode="External"/><Relationship Id="rId87"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9"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0" Type="http://schemas.openxmlformats.org/officeDocument/2006/relationships/image" Target="media/image43.png"/><Relationship Id="rId82" Type="http://schemas.openxmlformats.org/officeDocument/2006/relationships/image" Target="media/image29.png"/><Relationship Id="rId81"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media.defense.gov/2022/Sep/07/2003071834/-1/-1/0/CSA_CNSA_2.0_ALGORITHMS_.PDF" TargetMode="External"/><Relationship Id="rId4" Type="http://schemas.openxmlformats.org/officeDocument/2006/relationships/fontTable" Target="fontTable.xml"/><Relationship Id="rId148" Type="http://schemas.openxmlformats.org/officeDocument/2006/relationships/hyperlink" Target="https://docs.oasis-open.org/mqtt/mqtt/v5.0/cos02/mqtt-v5.0-cos02.html#NSAB" TargetMode="External"/><Relationship Id="rId9" Type="http://schemas.openxmlformats.org/officeDocument/2006/relationships/hyperlink" Target="https://www.oasis-open.org/committees/mqtt/" TargetMode="External"/><Relationship Id="rId143" Type="http://schemas.openxmlformats.org/officeDocument/2006/relationships/hyperlink" Target="https://docs.oasis-open.org/mqtt/mqtt/v5.0/cos02/mqtt-v5.0-cos02.html#RFC6960" TargetMode="External"/><Relationship Id="rId142" Type="http://schemas.openxmlformats.org/officeDocument/2006/relationships/hyperlink" Target="https://docs.oasis-open.org/mqtt/mqtt/v5.0/cos02/mqtt-v5.0-cos02.html#RFC5280" TargetMode="External"/><Relationship Id="rId141" Type="http://schemas.openxmlformats.org/officeDocument/2006/relationships/hyperlink" Target="https://docs.oasis-open.org/mqtt/mqtt/v5.0/cos02/mqtt-v5.0-cos02.html#RFC5280" TargetMode="External"/><Relationship Id="rId140" Type="http://schemas.openxmlformats.org/officeDocument/2006/relationships/hyperlink" Target="https://docs.oasis-open.org/mqtt/mqtt/v5.0/cos02/mqtt-v5.0-cos02.html#IEEE8021AR" TargetMode="External"/><Relationship Id="rId5" Type="http://schemas.openxmlformats.org/officeDocument/2006/relationships/numbering" Target="numbering.xml"/><Relationship Id="rId147" Type="http://schemas.openxmlformats.org/officeDocument/2006/relationships/hyperlink" Target="https://docs.oasis-open.org/mqtt/mqtt/v5.0/cos02/mqtt-v5.0-cos02.html#RFC5246" TargetMode="External"/><Relationship Id="rId6" Type="http://schemas.openxmlformats.org/officeDocument/2006/relationships/styles" Target="styles.xml"/><Relationship Id="rId146" Type="http://schemas.openxmlformats.org/officeDocument/2006/relationships/hyperlink" Target="https://docs.oasis-open.org/mqtt/mqtt/v5.0/cos02/mqtt-v5.0-cos02.html#RFC1928" TargetMode="External"/><Relationship Id="rId7" Type="http://schemas.openxmlformats.org/officeDocument/2006/relationships/customXml" Target="../customXML/item1.xml"/><Relationship Id="rId145" Type="http://schemas.openxmlformats.org/officeDocument/2006/relationships/hyperlink" Target="https://docs.oasis-open.org/mqtt/mqtt/v5.0/cos02/mqtt-v5.0-cos02.html#RFC1928" TargetMode="External"/><Relationship Id="rId8" Type="http://schemas.microsoft.com/office/2011/relationships/commentsExtended" Target="commentsExtended.xml"/><Relationship Id="rId144" Type="http://schemas.openxmlformats.org/officeDocument/2006/relationships/hyperlink" Target="https://docs.oasis-open.org/mqtt/mqtt/v5.0/cos02/mqtt-v5.0-cos02.html#RFC6960" TargetMode="External"/><Relationship Id="rId73" Type="http://schemas.openxmlformats.org/officeDocument/2006/relationships/image" Target="media/image6.png"/><Relationship Id="rId72" Type="http://schemas.openxmlformats.org/officeDocument/2006/relationships/image" Target="media/image31.png"/><Relationship Id="rId75" Type="http://schemas.openxmlformats.org/officeDocument/2006/relationships/image" Target="media/image9.png"/><Relationship Id="rId74" Type="http://schemas.openxmlformats.org/officeDocument/2006/relationships/image" Target="media/image12.png"/><Relationship Id="rId77" Type="http://schemas.openxmlformats.org/officeDocument/2006/relationships/image" Target="media/image39.png"/><Relationship Id="rId76" Type="http://schemas.openxmlformats.org/officeDocument/2006/relationships/image" Target="media/image28.png"/><Relationship Id="rId79" Type="http://schemas.openxmlformats.org/officeDocument/2006/relationships/image" Target="media/image19.png"/><Relationship Id="rId78" Type="http://schemas.openxmlformats.org/officeDocument/2006/relationships/image" Target="media/image13.png"/><Relationship Id="rId71" Type="http://schemas.openxmlformats.org/officeDocument/2006/relationships/image" Target="media/image4.png"/><Relationship Id="rId70" Type="http://schemas.openxmlformats.org/officeDocument/2006/relationships/image" Target="media/image1.png"/><Relationship Id="rId139" Type="http://schemas.openxmlformats.org/officeDocument/2006/relationships/hyperlink" Target="https://docs.oasis-open.org/mqtt/mqtt/v5.0/cos02/mqtt-v5.0-cos02.html#IEEE8021AR" TargetMode="External"/><Relationship Id="rId138" Type="http://schemas.openxmlformats.org/officeDocument/2006/relationships/hyperlink" Target="https://docs.oasis-open.org/mqtt/mqtt/v5.0/cos02/mqtt-v5.0-cos02.html#RFC6960" TargetMode="External"/><Relationship Id="rId137" Type="http://schemas.openxmlformats.org/officeDocument/2006/relationships/hyperlink" Target="https://docs.oasis-open.org/mqtt/mqtt/v5.0/cos02/mqtt-v5.0-cos02.html#RFC6960" TargetMode="External"/><Relationship Id="rId132" Type="http://schemas.openxmlformats.org/officeDocument/2006/relationships/hyperlink" Target="https://docs.oasis-open.org/mqtt/mqtt/v5.0/cos02/mqtt-v5.0-cos02.html#RFC5246" TargetMode="External"/><Relationship Id="rId131" Type="http://schemas.openxmlformats.org/officeDocument/2006/relationships/hyperlink" Target="https://docs.oasis-open.org/mqtt/mqtt/v5.0/cos02/mqtt-v5.0-cos02.html#RFC5246" TargetMode="External"/><Relationship Id="rId130" Type="http://schemas.openxmlformats.org/officeDocument/2006/relationships/hyperlink" Target="https://docs.oasis-open.org/mqtt/mqtt/v5.0/cos02/mqtt-v5.0-cos02.html#RFC5246" TargetMode="External"/><Relationship Id="rId136" Type="http://schemas.openxmlformats.org/officeDocument/2006/relationships/hyperlink" Target="https://docs.oasis-open.org/mqtt/mqtt/v5.0/cos02/mqtt-v5.0-cos02.html#RFC5280" TargetMode="External"/><Relationship Id="rId135" Type="http://schemas.openxmlformats.org/officeDocument/2006/relationships/hyperlink" Target="https://docs.oasis-open.org/mqtt/mqtt/v5.0/cos02/mqtt-v5.0-cos02.html#RFC5280" TargetMode="External"/><Relationship Id="rId134" Type="http://schemas.openxmlformats.org/officeDocument/2006/relationships/hyperlink" Target="https://docs.oasis-open.org/mqtt/mqtt/v5.0/cos02/mqtt-v5.0-cos02.html#RFC5246" TargetMode="External"/><Relationship Id="rId133" Type="http://schemas.openxmlformats.org/officeDocument/2006/relationships/hyperlink" Target="https://datatracker.ietf.org/doc/rfc9147/" TargetMode="External"/><Relationship Id="rId62" Type="http://schemas.openxmlformats.org/officeDocument/2006/relationships/image" Target="media/image34.png"/><Relationship Id="rId61" Type="http://schemas.openxmlformats.org/officeDocument/2006/relationships/hyperlink" Target="https://docs.oasis-open.org/mqtt/mqtt/v5.0/cos02/mqtt-v5.0-cos02.html#Unicode" TargetMode="External"/><Relationship Id="rId64" Type="http://schemas.openxmlformats.org/officeDocument/2006/relationships/image" Target="media/image10.png"/><Relationship Id="rId63" Type="http://schemas.openxmlformats.org/officeDocument/2006/relationships/image" Target="media/image3.png"/><Relationship Id="rId66" Type="http://schemas.openxmlformats.org/officeDocument/2006/relationships/image" Target="media/image22.png"/><Relationship Id="rId65" Type="http://schemas.openxmlformats.org/officeDocument/2006/relationships/image" Target="media/image41.png"/><Relationship Id="rId68" Type="http://schemas.openxmlformats.org/officeDocument/2006/relationships/image" Target="media/image14.png"/><Relationship Id="rId67" Type="http://schemas.openxmlformats.org/officeDocument/2006/relationships/image" Target="media/image16.png"/><Relationship Id="rId60" Type="http://schemas.openxmlformats.org/officeDocument/2006/relationships/hyperlink" Target="https://docs.oasis-open.org/mqtt/mqtt/v5.0/cos02/mqtt-v5.0-cos02.html#S4_13_Errors" TargetMode="External"/><Relationship Id="rId69" Type="http://schemas.openxmlformats.org/officeDocument/2006/relationships/image" Target="media/image38.png"/><Relationship Id="rId51" Type="http://schemas.openxmlformats.org/officeDocument/2006/relationships/hyperlink" Target="http://www.rfc-editor.org/info/rfc3629" TargetMode="External"/><Relationship Id="rId50" Type="http://schemas.openxmlformats.org/officeDocument/2006/relationships/hyperlink" Target="https://www.rfc-editor.org/info/rfc8174" TargetMode="External"/><Relationship Id="rId53" Type="http://schemas.openxmlformats.org/officeDocument/2006/relationships/hyperlink" Target="http://www.unicode.org/versions/latest/" TargetMode="External"/><Relationship Id="rId52" Type="http://schemas.openxmlformats.org/officeDocument/2006/relationships/hyperlink" Target="http://www.rfc-editor.org/info/rfc6455" TargetMode="External"/><Relationship Id="rId55" Type="http://schemas.openxmlformats.org/officeDocument/2006/relationships/hyperlink" Target="https://docs.oasis-open.org/mqtt/mqtt/v5.0/cos02/mqtt-v5.0-cos02.html#RFC3629" TargetMode="External"/><Relationship Id="rId54" Type="http://schemas.openxmlformats.org/officeDocument/2006/relationships/hyperlink" Target="https://www.rfc-editor.org/info/rfc3552" TargetMode="External"/><Relationship Id="rId57" Type="http://schemas.openxmlformats.org/officeDocument/2006/relationships/image" Target="media/image5.png"/><Relationship Id="rId56" Type="http://schemas.openxmlformats.org/officeDocument/2006/relationships/hyperlink" Target="https://docs.oasis-open.org/mqtt/mqtt/v5.0/cos02/mqtt-v5.0-cos02.html#Unicode" TargetMode="External"/><Relationship Id="rId159" Type="http://schemas.openxmlformats.org/officeDocument/2006/relationships/image" Target="media/image7.png"/><Relationship Id="rId59" Type="http://schemas.openxmlformats.org/officeDocument/2006/relationships/hyperlink" Target="https://docs.oasis-open.org/mqtt/mqtt/v5.0/cos02/mqtt-v5.0-cos02.html#RFC3629" TargetMode="External"/><Relationship Id="rId154" Type="http://schemas.openxmlformats.org/officeDocument/2006/relationships/image" Target="media/image8.png"/><Relationship Id="rId58" Type="http://schemas.openxmlformats.org/officeDocument/2006/relationships/hyperlink" Target="https://docs.oasis-open.org/mqtt/mqtt/v5.0/cos02/mqtt-v5.0-cos02.html#Unicode" TargetMode="External"/><Relationship Id="rId153" Type="http://schemas.openxmlformats.org/officeDocument/2006/relationships/image" Target="media/image40.png"/><Relationship Id="rId152" Type="http://schemas.openxmlformats.org/officeDocument/2006/relationships/hyperlink" Target="https://docs.oasis-open.org/templates/TCHandbook/ConformanceGuidelines.html" TargetMode="External"/><Relationship Id="rId151" Type="http://schemas.openxmlformats.org/officeDocument/2006/relationships/hyperlink" Target="https://www.oasis-open.org/policies-guidelines/oasis-defined-terms-2017-05-26#dConformanceClause" TargetMode="External"/><Relationship Id="rId158" Type="http://schemas.openxmlformats.org/officeDocument/2006/relationships/image" Target="media/image27.jpg"/><Relationship Id="rId157" Type="http://schemas.openxmlformats.org/officeDocument/2006/relationships/image" Target="media/image36.png"/><Relationship Id="rId156" Type="http://schemas.openxmlformats.org/officeDocument/2006/relationships/image" Target="media/image32.png"/><Relationship Id="rId155"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78i6XHDPhUKaRph5kfVZpyHEEw==">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wAQC4AQAY4YLq4pIyILXE7LvWMjAAQhBraXguMTg3a3l4ZnZodnlq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7ABALgBABjI88OPkzIg8uvFmuUyMABCEGtpeC5leDRhcWt4YmFlbWw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lxUKC0FBQUJCTFJHTDRBEuUUCgtBQUFCQkxSR0w0QRILQUFBQkJMUkdMNEEa0QMKCXRleHQvaHRtbBLDA0Zyb20gPGEgaHJlZj0iaHR0cHM6Ly93d3cuZ29vZ2xlLmNvbS91cmw/cT1odHRwczovL2lzc3Vlcy5vYXNpcy1vcGVuLm9yZy9icm93c2UvTVFUVC02MDQmYW1wO3NhPUQmYW1wO3NvdXJjZT1kb2NzJmFtcDt1c3Q9MTc0OTExOTk1ODc2OTQxMCZhbXA7dXNnPUFPdlZhdzA4VUlrTEtyVmg2d05sVlNtdG8yOGg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4i0gEKCnRleHQvcGxhaW4SwwFGcm9tIGh0dHBzOi8vaXNzdWVzLm9hc2lzLW9wZW4ub3JnL2Jyb3dzZS9NUVRULTYwNDogTVFUVCByZXNlcnZlZCBib3RoIHRoZSBVRFAgYW5kIFRDUCBwb3J0cyBidXQgcHJvaGliaXRzIHRoZSB1c2Ugb2YgVURQLApXZSBzaG91bGQgYXBwcm9hY2ggdGhlIE1RVFQgVEMgdG8gZ2V0IHRoaXMgcmVkZXNpZ25hdGVkIGFzIE1RVFQvTVFUVC1TTi4qGyIVMTE1NjI2MzU3MTQyNzM1ODEyMjY2KAA4ADColo7qvzE49aaa6r8xQoQLCgtBQUFCQkxSR0w1QRILQUFBQkJMUkdMNEEatAMKCXRleHQvaHRtbB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IrIDCgp0ZXh0L3BsYWluEqMDSUFOQSA4ODgzIGFuZCAxODgzIGZvciBib3RoIFRDUCBhbmQgVURQIGFyZSBhbHJlYWR5IHJlZ2lzdGVyZWQgdG8g4oCcU2VjdXJlIE1RVFTigJ0gYW5kIOKAnE1RVFTigJ0gc2luY2UgMjAxNSwgc28gSSBzdXBwb3NlIHRoZSBVRFAgcG9ydHMgd2UgY2FuIGJlIHJldXNlZCBmb3IgTVFUVC1TTgp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qGyIVMTE1NjI2MzU3MTQyNzM1ODEyMjY2KAA4ADD1pprqvzE49aaa6r8xWgxmNnV2eXRqdGZma3hyAiAAeACIAQKaAQYIABAAGACqAakD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6wAQC4AQFaDHAyYmlocHYwdndzcnICIAB4AIgBApoBBggAEAAYAKoBxgMSwwNGcm9tIDxhIGhyZWY9Imh0dHBzOi8vd3d3Lmdvb2dsZS5jb20vdXJsP3E9aHR0cHM6Ly9pc3N1ZXMub2FzaXMtb3Blbi5vcmcvYnJvd3NlL01RVFQtNjA0JmFtcDtzYT1EJmFtcDtzb3VyY2U9ZG9jcyZhbXA7dXN0PTE3NDkxMTk5NTg3Njk0MTAmYW1wO3VzZz1BT3ZWYXcwOFVJa0xLclZoNndObFZTbXRvMjho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sAEAuAEBGKiWjuq/MSD1pprqvzEwAEIQa2l4LjJpMTlycDVpcGM1bD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