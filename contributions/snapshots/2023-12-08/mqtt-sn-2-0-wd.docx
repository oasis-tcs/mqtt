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color w:val="446caa"/>
          <w:rtl w:val="0"/>
        </w:rPr>
        <w:t xml:space="preserve">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color w:val="446caa"/>
          <w:rtl w:val="0"/>
        </w:rPr>
        <w:t xml:space="preserve">This stage:</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1"/>
        <w:spacing w:after="0" w:before="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color w:val="446caa"/>
          <w:rtl w:val="0"/>
        </w:rPr>
        <w:t xml:space="preserve">Previous stage:</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color w:val="446caa"/>
          <w:rtl w:val="0"/>
        </w:rPr>
        <w:t xml:space="preserve">Latest stage:</w:t>
      </w:r>
      <w:r w:rsidDel="00000000" w:rsidR="00000000" w:rsidRPr="00000000">
        <w:rPr>
          <w:rtl w:val="0"/>
        </w:rPr>
      </w:r>
    </w:p>
    <w:p w:rsidR="00000000" w:rsidDel="00000000" w:rsidP="00000000" w:rsidRDefault="00000000" w:rsidRPr="00000000" w14:paraId="00000009">
      <w:pPr>
        <w:keepNext w:val="1"/>
        <w:spacing w:after="0" w:before="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Davide Lenzarini (</w:t>
      </w:r>
      <w:hyperlink r:id="rId1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davide.lenzarini@u-blox.com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Ian Craggs (</w:t>
      </w:r>
      <w:hyperlink r:id="rId1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Individual member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Simon Johnson (</w:t>
      </w:r>
      <w:hyperlink r:id="rId1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simon</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Stefan Hagen (</w:t>
      </w:r>
      <w:hyperlink r:id="rId1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stefan@hagen.link</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was last revised or approved by the OASIS Message Queuing Telemetry Transport (;QTT) TC on the above date. 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Send A Comment</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button on the TC's web page at </w:t>
      </w:r>
      <w:hyperlink r:id="rId2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https://www.oasis-open.org/committees/mtt/</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key words "MUST", "MUST NOT", "REQUIRED", "SHALL", "SHALL NOT", "SHOULD", "SHOULD NOT", "RECOMMENDED", "NOT RECOMMENDED", "MAY", and "OPTIONAL" in this document are to be interpreted as described in BCP 14 [RFC2119] and [RFC8174]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vertAlign w:val="baseline"/>
          <w:rtl w:val="0"/>
        </w:rPr>
        <w:t xml:space="preserve">When referencing this document, the following citation format should be used:</w:t>
      </w:r>
    </w:p>
    <w:p w:rsidR="00000000" w:rsidDel="00000000" w:rsidP="00000000" w:rsidRDefault="00000000" w:rsidRPr="00000000" w14:paraId="0000002E">
      <w:pPr>
        <w:rPr>
          <w:vertAlign w:val="baseline"/>
        </w:rPr>
      </w:pPr>
      <w:r w:rsidDel="00000000" w:rsidR="00000000" w:rsidRPr="00000000">
        <w:rPr>
          <w:vertAlign w:val="baseline"/>
          <w:rtl w:val="0"/>
        </w:rPr>
        <w:t xml:space="preserve">[MQTT-SN-v2.0]</w:t>
      </w:r>
    </w:p>
    <w:p w:rsidR="00000000" w:rsidDel="00000000" w:rsidP="00000000" w:rsidRDefault="00000000" w:rsidRPr="00000000" w14:paraId="0000002F">
      <w:pPr>
        <w:rPr>
          <w:vertAlign w:val="baseline"/>
        </w:rPr>
      </w:pPr>
      <w:r w:rsidDel="00000000" w:rsidR="00000000" w:rsidRPr="00000000">
        <w:rPr>
          <w:vertAlign w:val="baseline"/>
          <w:rtl w:val="0"/>
        </w:rPr>
        <w:t xml:space="preserve">MQTT for Sensor Networks Version 2.0. Edited by Andrew Banks, Davide Lenzarini, Ian Craggs, Rahul Gupta, Simon Johnson, Stefan Hagen, and Tara E. Walker. 08 December 2023. OASIS Committee Specification Draft 01. </w:t>
      </w:r>
      <w:hyperlink r:id="rId31">
        <w:r w:rsidDel="00000000" w:rsidR="00000000" w:rsidRPr="00000000">
          <w:rPr>
            <w:color w:val="1155cc"/>
            <w:u w:val="single"/>
            <w:vertAlign w:val="baseline"/>
            <w:rtl w:val="0"/>
          </w:rPr>
          <w:t xml:space="preserve">https://docs.oasis-open.org/mqtt/mqtt-sn/v12.30/csd01/mqtt-sn-v12.30-csd01.docx</w:t>
        </w:r>
      </w:hyperlink>
      <w:r w:rsidDel="00000000" w:rsidR="00000000" w:rsidRPr="00000000">
        <w:rPr>
          <w:vertAlign w:val="baseline"/>
          <w:rtl w:val="0"/>
        </w:rPr>
        <w:t xml:space="preserve">. Latest stage: </w:t>
      </w:r>
      <w:hyperlink r:id="rId32">
        <w:r w:rsidDel="00000000" w:rsidR="00000000" w:rsidRPr="00000000">
          <w:rPr>
            <w:color w:val="1155cc"/>
            <w:u w:val="single"/>
            <w:vertAlign w:val="baseline"/>
            <w:rtl w:val="0"/>
          </w:rPr>
          <w:t xml:space="preserve">https://docs.oasis-open.org/mqtt/mqtt-sn/v12.30/mqtt-sn-v12.30.docx</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rPr>
          <w:vertAlign w:val="baseline"/>
        </w:rPr>
      </w:pPr>
      <w:r w:rsidDel="00000000" w:rsidR="00000000" w:rsidRPr="00000000">
        <w:rPr>
          <w:vertAlign w:val="baseline"/>
          <w:rtl w:val="0"/>
        </w:rPr>
        <w:t xml:space="preserve">Copyright © OASIS Open 2023. All Rights Reserved.</w:t>
      </w:r>
    </w:p>
    <w:p w:rsidR="00000000" w:rsidDel="00000000" w:rsidP="00000000" w:rsidRDefault="00000000" w:rsidRPr="00000000" w14:paraId="00000034">
      <w:pPr>
        <w:rPr>
          <w:vertAlign w:val="baseline"/>
        </w:rPr>
      </w:pPr>
      <w:r w:rsidDel="00000000" w:rsidR="00000000" w:rsidRPr="00000000">
        <w:rPr>
          <w:vertAlign w:val="baseline"/>
          <w:rtl w:val="0"/>
        </w:rPr>
        <w:t xml:space="preserve">Distributed under the terms of the OASIS IPR Policy, [</w:t>
      </w:r>
      <w:hyperlink r:id="rId35">
        <w:r w:rsidDel="00000000" w:rsidR="00000000" w:rsidRPr="00000000">
          <w:rPr>
            <w:color w:val="1155cc"/>
            <w:u w:val="single"/>
            <w:vertAlign w:val="baseline"/>
            <w:rtl w:val="0"/>
          </w:rPr>
          <w:t xml:space="preserve">https://www.oasis-open.org/policies-guidelines/ipr/</w:t>
        </w:r>
      </w:hyperlink>
      <w:r w:rsidDel="00000000" w:rsidR="00000000" w:rsidRPr="00000000">
        <w:rPr>
          <w:vertAlign w:val="baseline"/>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p w:rsidR="00000000" w:rsidDel="00000000" w:rsidP="00000000" w:rsidRDefault="00000000" w:rsidRPr="00000000" w14:paraId="0000003D">
      <w:pPr>
        <w:rPr>
          <w:rFonts w:ascii="Arial" w:cs="Arial" w:eastAsia="Arial" w:hAnsi="Arial"/>
          <w:b w:val="1"/>
          <w:color w:val="446caa"/>
          <w:sz w:val="36"/>
          <w:szCs w:val="36"/>
        </w:rPr>
      </w:pPr>
      <w:bookmarkStart w:colFirst="0" w:colLast="0" w:name="_heading=h.7e8a76q8iwoz" w:id="4"/>
      <w:bookmarkEnd w:id="4"/>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E">
          <w:pPr>
            <w:widowControl w:val="0"/>
            <w:tabs>
              <w:tab w:val="right" w:leader="dot" w:pos="936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b w:val="1"/>
                <w:color w:val="000000"/>
                <w:u w:val="none"/>
                <w:rtl w:val="0"/>
              </w:rPr>
              <w:t xml:space="preserve">1 Introduction</w:t>
              <w:tab/>
            </w:r>
          </w:hyperlink>
          <w:r w:rsidDel="00000000" w:rsidR="00000000" w:rsidRPr="00000000">
            <w:fldChar w:fldCharType="begin"/>
            <w:instrText xml:space="preserve"> PAGEREF _heading=h.3dy6vkm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after="0" w:before="60" w:lineRule="auto"/>
            <w:ind w:left="360" w:firstLine="0"/>
            <w:rPr>
              <w:color w:val="000000"/>
              <w:u w:val="none"/>
            </w:rPr>
          </w:pPr>
          <w:hyperlink w:anchor="_heading=h.4olrp2glo5nb">
            <w:r w:rsidDel="00000000" w:rsidR="00000000" w:rsidRPr="00000000">
              <w:rPr>
                <w:color w:val="000000"/>
                <w:u w:val="none"/>
                <w:rtl w:val="0"/>
              </w:rPr>
              <w:t xml:space="preserve">1.1 MQTT For Sensor Networks (MQTT-SN)</w:t>
              <w:tab/>
            </w:r>
          </w:hyperlink>
          <w:r w:rsidDel="00000000" w:rsidR="00000000" w:rsidRPr="00000000">
            <w:fldChar w:fldCharType="begin"/>
            <w:instrText xml:space="preserve"> PAGEREF _heading=h.4olrp2glo5nb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after="0" w:before="60" w:lineRule="auto"/>
            <w:ind w:left="720" w:firstLine="0"/>
            <w:rPr>
              <w:color w:val="000000"/>
              <w:u w:val="none"/>
            </w:rPr>
          </w:pPr>
          <w:hyperlink w:anchor="_heading=h.ox4v8n854qgm">
            <w:r w:rsidDel="00000000" w:rsidR="00000000" w:rsidRPr="00000000">
              <w:rPr>
                <w:color w:val="000000"/>
                <w:u w:val="none"/>
                <w:rtl w:val="0"/>
              </w:rPr>
              <w:t xml:space="preserve">1.1.1 MQTT-SN and MQTT Differences</w:t>
              <w:tab/>
            </w:r>
          </w:hyperlink>
          <w:r w:rsidDel="00000000" w:rsidR="00000000" w:rsidRPr="00000000">
            <w:fldChar w:fldCharType="begin"/>
            <w:instrText xml:space="preserve"> PAGEREF _heading=h.ox4v8n854qgm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after="0" w:before="60" w:lineRule="auto"/>
            <w:ind w:left="360" w:firstLine="0"/>
            <w:rPr>
              <w:color w:val="000000"/>
              <w:u w:val="none"/>
            </w:rPr>
          </w:pPr>
          <w:hyperlink w:anchor="_heading=h.1t3h5sf">
            <w:r w:rsidDel="00000000" w:rsidR="00000000" w:rsidRPr="00000000">
              <w:rPr>
                <w:color w:val="000000"/>
                <w:u w:val="none"/>
                <w:rtl w:val="0"/>
              </w:rPr>
              <w:t xml:space="preserve">1.2 Changes from earlier Versions</w:t>
              <w:tab/>
            </w:r>
          </w:hyperlink>
          <w:r w:rsidDel="00000000" w:rsidR="00000000" w:rsidRPr="00000000">
            <w:fldChar w:fldCharType="begin"/>
            <w:instrText xml:space="preserve"> PAGEREF _heading=h.1t3h5sf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after="0" w:before="60" w:lineRule="auto"/>
            <w:ind w:left="720" w:firstLine="0"/>
            <w:rPr>
              <w:color w:val="000000"/>
              <w:u w:val="none"/>
            </w:rPr>
          </w:pPr>
          <w:hyperlink w:anchor="_heading=h.5u7dbejbytfw">
            <w:r w:rsidDel="00000000" w:rsidR="00000000" w:rsidRPr="00000000">
              <w:rPr>
                <w:color w:val="000000"/>
                <w:u w:val="none"/>
                <w:rtl w:val="0"/>
              </w:rPr>
              <w:t xml:space="preserve">1.2.1 MQTT-SN v1.2</w:t>
              <w:tab/>
            </w:r>
          </w:hyperlink>
          <w:r w:rsidDel="00000000" w:rsidR="00000000" w:rsidRPr="00000000">
            <w:fldChar w:fldCharType="begin"/>
            <w:instrText xml:space="preserve"> PAGEREF _heading=h.5u7dbejbytfw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after="0" w:before="60" w:lineRule="auto"/>
            <w:ind w:left="360" w:firstLine="0"/>
            <w:rPr>
              <w:color w:val="000000"/>
              <w:u w:val="none"/>
            </w:rPr>
          </w:pPr>
          <w:hyperlink w:anchor="_heading=h.4d34og8">
            <w:r w:rsidDel="00000000" w:rsidR="00000000" w:rsidRPr="00000000">
              <w:rPr>
                <w:color w:val="000000"/>
                <w:u w:val="none"/>
                <w:rtl w:val="0"/>
              </w:rPr>
              <w:t xml:space="preserve">1.3 Organization of the MQTT-SN specification</w:t>
              <w:tab/>
            </w:r>
          </w:hyperlink>
          <w:r w:rsidDel="00000000" w:rsidR="00000000" w:rsidRPr="00000000">
            <w:fldChar w:fldCharType="begin"/>
            <w:instrText xml:space="preserve"> PAGEREF _heading=h.4d34og8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after="0" w:before="60" w:lineRule="auto"/>
            <w:ind w:left="360" w:firstLine="0"/>
            <w:rPr>
              <w:color w:val="000000"/>
              <w:u w:val="none"/>
            </w:rPr>
          </w:pPr>
          <w:hyperlink w:anchor="_heading=h.17dp8vu">
            <w:r w:rsidDel="00000000" w:rsidR="00000000" w:rsidRPr="00000000">
              <w:rPr>
                <w:color w:val="000000"/>
                <w:u w:val="none"/>
                <w:rtl w:val="0"/>
              </w:rPr>
              <w:t xml:space="preserve">1.4 Glossary</w:t>
              <w:tab/>
            </w:r>
          </w:hyperlink>
          <w:r w:rsidDel="00000000" w:rsidR="00000000" w:rsidRPr="00000000">
            <w:fldChar w:fldCharType="begin"/>
            <w:instrText xml:space="preserve"> PAGEREF _heading=h.17dp8vu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after="0" w:before="60" w:lineRule="auto"/>
            <w:ind w:left="360" w:firstLine="0"/>
            <w:rPr>
              <w:color w:val="000000"/>
              <w:u w:val="none"/>
            </w:rPr>
          </w:pPr>
          <w:hyperlink w:anchor="_heading=h.2bn6wsx">
            <w:r w:rsidDel="00000000" w:rsidR="00000000" w:rsidRPr="00000000">
              <w:rPr>
                <w:color w:val="000000"/>
                <w:u w:val="none"/>
                <w:rtl w:val="0"/>
              </w:rPr>
              <w:t xml:space="preserve">1.4 Data representation</w:t>
              <w:tab/>
            </w:r>
          </w:hyperlink>
          <w:r w:rsidDel="00000000" w:rsidR="00000000" w:rsidRPr="00000000">
            <w:fldChar w:fldCharType="begin"/>
            <w:instrText xml:space="preserve"> PAGEREF _heading=h.2bn6wsx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after="0" w:before="60" w:lineRule="auto"/>
            <w:ind w:left="720" w:firstLine="0"/>
            <w:rPr>
              <w:color w:val="000000"/>
              <w:u w:val="none"/>
            </w:rPr>
          </w:pPr>
          <w:hyperlink w:anchor="_heading=h.qsh70q">
            <w:r w:rsidDel="00000000" w:rsidR="00000000" w:rsidRPr="00000000">
              <w:rPr>
                <w:color w:val="000000"/>
                <w:u w:val="none"/>
                <w:rtl w:val="0"/>
              </w:rPr>
              <w:t xml:space="preserve">1.4.1 Bits (Byte)</w:t>
              <w:tab/>
            </w:r>
          </w:hyperlink>
          <w:r w:rsidDel="00000000" w:rsidR="00000000" w:rsidRPr="00000000">
            <w:fldChar w:fldCharType="begin"/>
            <w:instrText xml:space="preserve"> PAGEREF _heading=h.qsh70q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after="0" w:before="60" w:lineRule="auto"/>
            <w:ind w:left="720" w:firstLine="0"/>
            <w:rPr>
              <w:color w:val="000000"/>
              <w:u w:val="none"/>
            </w:rPr>
          </w:pPr>
          <w:hyperlink w:anchor="_heading=h.3as4poj">
            <w:r w:rsidDel="00000000" w:rsidR="00000000" w:rsidRPr="00000000">
              <w:rPr>
                <w:color w:val="000000"/>
                <w:u w:val="none"/>
                <w:rtl w:val="0"/>
              </w:rPr>
              <w:t xml:space="preserve">1.4.2 Two Byte Integer</w:t>
              <w:tab/>
            </w:r>
          </w:hyperlink>
          <w:r w:rsidDel="00000000" w:rsidR="00000000" w:rsidRPr="00000000">
            <w:fldChar w:fldCharType="begin"/>
            <w:instrText xml:space="preserve"> PAGEREF _heading=h.3as4poj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after="0" w:before="60" w:lineRule="auto"/>
            <w:ind w:left="720" w:firstLine="0"/>
            <w:rPr>
              <w:color w:val="000000"/>
              <w:u w:val="none"/>
            </w:rPr>
          </w:pPr>
          <w:hyperlink w:anchor="_heading=h.1pxezwc">
            <w:r w:rsidDel="00000000" w:rsidR="00000000" w:rsidRPr="00000000">
              <w:rPr>
                <w:color w:val="000000"/>
                <w:u w:val="none"/>
                <w:rtl w:val="0"/>
              </w:rPr>
              <w:t xml:space="preserve">1.4.3 Four Byte Integer</w:t>
              <w:tab/>
            </w:r>
          </w:hyperlink>
          <w:r w:rsidDel="00000000" w:rsidR="00000000" w:rsidRPr="00000000">
            <w:fldChar w:fldCharType="begin"/>
            <w:instrText xml:space="preserve"> PAGEREF _heading=h.1pxezwc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after="0" w:before="60" w:lineRule="auto"/>
            <w:ind w:left="720" w:firstLine="0"/>
            <w:rPr>
              <w:color w:val="000000"/>
              <w:u w:val="none"/>
            </w:rPr>
          </w:pPr>
          <w:hyperlink w:anchor="_heading=h.49x2ik5">
            <w:r w:rsidDel="00000000" w:rsidR="00000000" w:rsidRPr="00000000">
              <w:rPr>
                <w:color w:val="000000"/>
                <w:u w:val="none"/>
                <w:rtl w:val="0"/>
              </w:rPr>
              <w:t xml:space="preserve">1.4.4 UTF-8 Encoded String</w:t>
              <w:tab/>
            </w:r>
          </w:hyperlink>
          <w:r w:rsidDel="00000000" w:rsidR="00000000" w:rsidRPr="00000000">
            <w:fldChar w:fldCharType="begin"/>
            <w:instrText xml:space="preserve"> PAGEREF _heading=h.49x2ik5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after="0" w:before="60" w:lineRule="auto"/>
            <w:rPr>
              <w:b w:val="1"/>
              <w:color w:val="000000"/>
              <w:u w:val="none"/>
            </w:rPr>
          </w:pPr>
          <w:hyperlink w:anchor="_heading=h.3o7alnk">
            <w:r w:rsidDel="00000000" w:rsidR="00000000" w:rsidRPr="00000000">
              <w:rPr>
                <w:b w:val="1"/>
                <w:color w:val="000000"/>
                <w:u w:val="none"/>
                <w:rtl w:val="0"/>
              </w:rPr>
              <w:t xml:space="preserve">2 MQTT-SN Control Packet format</w:t>
              <w:tab/>
            </w:r>
          </w:hyperlink>
          <w:r w:rsidDel="00000000" w:rsidR="00000000" w:rsidRPr="00000000">
            <w:fldChar w:fldCharType="begin"/>
            <w:instrText xml:space="preserve"> PAGEREF _heading=h.3o7alnk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after="0" w:before="60" w:lineRule="auto"/>
            <w:ind w:left="360" w:firstLine="0"/>
            <w:rPr>
              <w:color w:val="000000"/>
              <w:u w:val="none"/>
            </w:rPr>
          </w:pPr>
          <w:hyperlink w:anchor="_heading=h.23ckvvd">
            <w:r w:rsidDel="00000000" w:rsidR="00000000" w:rsidRPr="00000000">
              <w:rPr>
                <w:color w:val="000000"/>
                <w:u w:val="none"/>
                <w:rtl w:val="0"/>
              </w:rPr>
              <w:t xml:space="preserve">2.1 Structure of an MQTT-SN Control Packet</w:t>
              <w:tab/>
            </w:r>
          </w:hyperlink>
          <w:r w:rsidDel="00000000" w:rsidR="00000000" w:rsidRPr="00000000">
            <w:fldChar w:fldCharType="begin"/>
            <w:instrText xml:space="preserve"> PAGEREF _heading=h.23ckvvd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after="0" w:before="60" w:lineRule="auto"/>
            <w:ind w:left="720" w:firstLine="0"/>
            <w:rPr>
              <w:color w:val="000000"/>
              <w:u w:val="none"/>
            </w:rPr>
          </w:pPr>
          <w:hyperlink w:anchor="_heading=h.1hmsyys">
            <w:r w:rsidDel="00000000" w:rsidR="00000000" w:rsidRPr="00000000">
              <w:rPr>
                <w:color w:val="000000"/>
                <w:u w:val="none"/>
                <w:rtl w:val="0"/>
              </w:rPr>
              <w:t xml:space="preserve">2.1.1 Packet Header</w:t>
              <w:tab/>
            </w:r>
          </w:hyperlink>
          <w:r w:rsidDel="00000000" w:rsidR="00000000" w:rsidRPr="00000000">
            <w:fldChar w:fldCharType="begin"/>
            <w:instrText xml:space="preserve"> PAGEREF _heading=h.1hmsyys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after="0" w:before="60" w:lineRule="auto"/>
            <w:ind w:left="720" w:firstLine="0"/>
            <w:rPr>
              <w:color w:val="000000"/>
              <w:u w:val="none"/>
            </w:rPr>
          </w:pPr>
          <w:hyperlink w:anchor="_heading=h.vx1227">
            <w:r w:rsidDel="00000000" w:rsidR="00000000" w:rsidRPr="00000000">
              <w:rPr>
                <w:color w:val="000000"/>
                <w:u w:val="none"/>
                <w:rtl w:val="0"/>
              </w:rPr>
              <w:t xml:space="preserve">2.1.2 Length</w:t>
              <w:tab/>
            </w:r>
          </w:hyperlink>
          <w:r w:rsidDel="00000000" w:rsidR="00000000" w:rsidRPr="00000000">
            <w:fldChar w:fldCharType="begin"/>
            <w:instrText xml:space="preserve"> PAGEREF _heading=h.vx1227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after="0" w:before="60" w:lineRule="auto"/>
            <w:ind w:left="720" w:firstLine="0"/>
            <w:rPr>
              <w:color w:val="000000"/>
              <w:u w:val="none"/>
            </w:rPr>
          </w:pPr>
          <w:hyperlink w:anchor="_heading=h.1v1yuxt">
            <w:r w:rsidDel="00000000" w:rsidR="00000000" w:rsidRPr="00000000">
              <w:rPr>
                <w:color w:val="000000"/>
                <w:u w:val="none"/>
                <w:rtl w:val="0"/>
              </w:rPr>
              <w:t xml:space="preserve">2.1.3 MQTT-SN Control Packet Type</w:t>
              <w:tab/>
            </w:r>
          </w:hyperlink>
          <w:r w:rsidDel="00000000" w:rsidR="00000000" w:rsidRPr="00000000">
            <w:fldChar w:fldCharType="begin"/>
            <w:instrText xml:space="preserve"> PAGEREF _heading=h.1v1yuxt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after="0" w:before="60" w:lineRule="auto"/>
            <w:ind w:left="360" w:firstLine="0"/>
            <w:rPr>
              <w:color w:val="000000"/>
              <w:u w:val="none"/>
            </w:rPr>
          </w:pPr>
          <w:hyperlink w:anchor="_heading=h.19c6y18">
            <w:r w:rsidDel="00000000" w:rsidR="00000000" w:rsidRPr="00000000">
              <w:rPr>
                <w:color w:val="000000"/>
                <w:u w:val="none"/>
                <w:rtl w:val="0"/>
              </w:rPr>
              <w:t xml:space="preserve">2.2 Packet Identifier</w:t>
              <w:tab/>
            </w:r>
          </w:hyperlink>
          <w:r w:rsidDel="00000000" w:rsidR="00000000" w:rsidRPr="00000000">
            <w:fldChar w:fldCharType="begin"/>
            <w:instrText xml:space="preserve"> PAGEREF _heading=h.19c6y18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after="0" w:before="60" w:lineRule="auto"/>
            <w:ind w:left="360" w:firstLine="0"/>
            <w:rPr>
              <w:color w:val="000000"/>
              <w:u w:val="none"/>
            </w:rPr>
          </w:pPr>
          <w:hyperlink w:anchor="_heading=h.nmf14n">
            <w:r w:rsidDel="00000000" w:rsidR="00000000" w:rsidRPr="00000000">
              <w:rPr>
                <w:color w:val="000000"/>
                <w:u w:val="none"/>
                <w:rtl w:val="0"/>
              </w:rPr>
              <w:t xml:space="preserve">2.3 MQTT-SN Packet Fields</w:t>
              <w:tab/>
            </w:r>
          </w:hyperlink>
          <w:r w:rsidDel="00000000" w:rsidR="00000000" w:rsidRPr="00000000">
            <w:fldChar w:fldCharType="begin"/>
            <w:instrText xml:space="preserve"> PAGEREF _heading=h.nmf14n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after="0" w:before="60" w:lineRule="auto"/>
            <w:ind w:left="720" w:firstLine="0"/>
            <w:rPr>
              <w:color w:val="000000"/>
              <w:u w:val="none"/>
            </w:rPr>
          </w:pPr>
          <w:hyperlink w:anchor="_heading=h.37m2jsg">
            <w:r w:rsidDel="00000000" w:rsidR="00000000" w:rsidRPr="00000000">
              <w:rPr>
                <w:color w:val="000000"/>
                <w:u w:val="none"/>
                <w:rtl w:val="0"/>
              </w:rPr>
              <w:t xml:space="preserve">2.3.1 Protocol Id</w:t>
              <w:tab/>
            </w:r>
          </w:hyperlink>
          <w:r w:rsidDel="00000000" w:rsidR="00000000" w:rsidRPr="00000000">
            <w:fldChar w:fldCharType="begin"/>
            <w:instrText xml:space="preserve"> PAGEREF _heading=h.37m2jsg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after="0" w:before="60" w:lineRule="auto"/>
            <w:ind w:left="720" w:firstLine="0"/>
            <w:rPr>
              <w:color w:val="000000"/>
              <w:u w:val="none"/>
            </w:rPr>
          </w:pPr>
          <w:hyperlink w:anchor="_heading=h.1mrcu09">
            <w:r w:rsidDel="00000000" w:rsidR="00000000" w:rsidRPr="00000000">
              <w:rPr>
                <w:color w:val="000000"/>
                <w:u w:val="none"/>
                <w:rtl w:val="0"/>
              </w:rPr>
              <w:t xml:space="preserve">2.3.2 Radius</w:t>
              <w:tab/>
            </w:r>
          </w:hyperlink>
          <w:r w:rsidDel="00000000" w:rsidR="00000000" w:rsidRPr="00000000">
            <w:fldChar w:fldCharType="begin"/>
            <w:instrText xml:space="preserve"> PAGEREF _heading=h.1mrcu09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after="0" w:before="60" w:lineRule="auto"/>
            <w:ind w:left="720" w:firstLine="0"/>
            <w:rPr>
              <w:color w:val="000000"/>
              <w:u w:val="none"/>
            </w:rPr>
          </w:pPr>
          <w:hyperlink w:anchor="_heading=h.46r0co2">
            <w:r w:rsidDel="00000000" w:rsidR="00000000" w:rsidRPr="00000000">
              <w:rPr>
                <w:color w:val="000000"/>
                <w:u w:val="none"/>
                <w:rtl w:val="0"/>
              </w:rPr>
              <w:t xml:space="preserve">2.3.3 Reason Code</w:t>
              <w:tab/>
            </w:r>
          </w:hyperlink>
          <w:r w:rsidDel="00000000" w:rsidR="00000000" w:rsidRPr="00000000">
            <w:fldChar w:fldCharType="begin"/>
            <w:instrText xml:space="preserve"> PAGEREF _heading=h.46r0co2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after="0" w:before="60" w:lineRule="auto"/>
            <w:ind w:left="720" w:firstLine="0"/>
            <w:rPr>
              <w:color w:val="000000"/>
              <w:u w:val="none"/>
            </w:rPr>
          </w:pPr>
          <w:hyperlink w:anchor="_heading=h.111kx3o">
            <w:r w:rsidDel="00000000" w:rsidR="00000000" w:rsidRPr="00000000">
              <w:rPr>
                <w:color w:val="000000"/>
                <w:u w:val="none"/>
                <w:rtl w:val="0"/>
              </w:rPr>
              <w:t xml:space="preserve">2.3.4 Topic Alias Type</w:t>
              <w:tab/>
            </w:r>
          </w:hyperlink>
          <w:r w:rsidDel="00000000" w:rsidR="00000000" w:rsidRPr="00000000">
            <w:fldChar w:fldCharType="begin"/>
            <w:instrText xml:space="preserve"> PAGEREF _heading=h.111kx3o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after="0" w:before="60" w:lineRule="auto"/>
            <w:ind w:left="720" w:firstLine="0"/>
            <w:rPr>
              <w:color w:val="000000"/>
              <w:u w:val="none"/>
            </w:rPr>
          </w:pPr>
          <w:hyperlink w:anchor="_heading=h.3l18frh">
            <w:r w:rsidDel="00000000" w:rsidR="00000000" w:rsidRPr="00000000">
              <w:rPr>
                <w:color w:val="000000"/>
                <w:u w:val="none"/>
                <w:rtl w:val="0"/>
              </w:rPr>
              <w:t xml:space="preserve">2.3.5 Topic Name</w:t>
              <w:tab/>
            </w:r>
          </w:hyperlink>
          <w:r w:rsidDel="00000000" w:rsidR="00000000" w:rsidRPr="00000000">
            <w:fldChar w:fldCharType="begin"/>
            <w:instrText xml:space="preserve"> PAGEREF _heading=h.3l18frh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after="0" w:before="60" w:lineRule="auto"/>
            <w:ind w:left="720" w:firstLine="0"/>
            <w:rPr>
              <w:color w:val="000000"/>
              <w:u w:val="none"/>
            </w:rPr>
          </w:pPr>
          <w:hyperlink w:anchor="_heading=h.206ipza">
            <w:r w:rsidDel="00000000" w:rsidR="00000000" w:rsidRPr="00000000">
              <w:rPr>
                <w:color w:val="000000"/>
                <w:u w:val="none"/>
                <w:rtl w:val="0"/>
              </w:rPr>
              <w:t xml:space="preserve">2.3.6 Will Packet</w:t>
              <w:tab/>
            </w:r>
          </w:hyperlink>
          <w:r w:rsidDel="00000000" w:rsidR="00000000" w:rsidRPr="00000000">
            <w:fldChar w:fldCharType="begin"/>
            <w:instrText xml:space="preserve"> PAGEREF _heading=h.206ipza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after="0" w:before="60" w:lineRule="auto"/>
            <w:ind w:left="720" w:firstLine="0"/>
            <w:rPr>
              <w:color w:val="000000"/>
              <w:u w:val="none"/>
            </w:rPr>
          </w:pPr>
          <w:hyperlink w:anchor="_heading=h.4k668n3">
            <w:r w:rsidDel="00000000" w:rsidR="00000000" w:rsidRPr="00000000">
              <w:rPr>
                <w:color w:val="000000"/>
                <w:u w:val="none"/>
                <w:rtl w:val="0"/>
              </w:rPr>
              <w:t xml:space="preserve">2.3.7 Will Topic</w:t>
              <w:tab/>
            </w:r>
          </w:hyperlink>
          <w:r w:rsidDel="00000000" w:rsidR="00000000" w:rsidRPr="00000000">
            <w:fldChar w:fldCharType="begin"/>
            <w:instrText xml:space="preserve"> PAGEREF _heading=h.4k668n3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after="0" w:before="60" w:lineRule="auto"/>
            <w:ind w:left="360" w:firstLine="0"/>
            <w:rPr>
              <w:color w:val="000000"/>
              <w:u w:val="none"/>
            </w:rPr>
          </w:pPr>
          <w:hyperlink w:anchor="_heading=h.2zbgiuw">
            <w:r w:rsidDel="00000000" w:rsidR="00000000" w:rsidRPr="00000000">
              <w:rPr>
                <w:color w:val="000000"/>
                <w:u w:val="none"/>
                <w:rtl w:val="0"/>
              </w:rPr>
              <w:t xml:space="preserve">2.4 Topic Alias Types</w:t>
              <w:tab/>
            </w:r>
          </w:hyperlink>
          <w:r w:rsidDel="00000000" w:rsidR="00000000" w:rsidRPr="00000000">
            <w:fldChar w:fldCharType="begin"/>
            <w:instrText xml:space="preserve"> PAGEREF _heading=h.2zbgiuw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after="0" w:before="60" w:lineRule="auto"/>
            <w:rPr>
              <w:b w:val="1"/>
              <w:color w:val="000000"/>
              <w:u w:val="none"/>
            </w:rPr>
          </w:pPr>
          <w:hyperlink w:anchor="_heading=h.1egqt2p">
            <w:r w:rsidDel="00000000" w:rsidR="00000000" w:rsidRPr="00000000">
              <w:rPr>
                <w:b w:val="1"/>
                <w:color w:val="000000"/>
                <w:u w:val="none"/>
                <w:rtl w:val="0"/>
              </w:rPr>
              <w:t xml:space="preserve">3 MQTT-SN Control Packets</w:t>
              <w:tab/>
            </w:r>
          </w:hyperlink>
          <w:r w:rsidDel="00000000" w:rsidR="00000000" w:rsidRPr="00000000">
            <w:fldChar w:fldCharType="begin"/>
            <w:instrText xml:space="preserve"> PAGEREF _heading=h.1egqt2p \h </w:instrText>
            <w:fldChar w:fldCharType="separate"/>
          </w:r>
          <w:r w:rsidDel="00000000" w:rsidR="00000000" w:rsidRPr="00000000">
            <w:rPr>
              <w:b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after="0" w:before="60" w:lineRule="auto"/>
            <w:ind w:left="360" w:firstLine="0"/>
            <w:rPr>
              <w:color w:val="000000"/>
              <w:u w:val="none"/>
            </w:rPr>
          </w:pPr>
          <w:hyperlink w:anchor="_heading=h.3ygebqi">
            <w:r w:rsidDel="00000000" w:rsidR="00000000" w:rsidRPr="00000000">
              <w:rPr>
                <w:color w:val="000000"/>
                <w:u w:val="none"/>
                <w:rtl w:val="0"/>
              </w:rPr>
              <w:t xml:space="preserve">3.1 Format of Individual Packets</w:t>
              <w:tab/>
            </w:r>
          </w:hyperlink>
          <w:r w:rsidDel="00000000" w:rsidR="00000000" w:rsidRPr="00000000">
            <w:fldChar w:fldCharType="begin"/>
            <w:instrText xml:space="preserve"> PAGEREF _heading=h.3ygebqi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after="0" w:before="60" w:lineRule="auto"/>
            <w:ind w:left="720" w:firstLine="0"/>
            <w:rPr>
              <w:color w:val="000000"/>
              <w:u w:val="none"/>
            </w:rPr>
          </w:pPr>
          <w:hyperlink w:anchor="_heading=h.2dlolyb">
            <w:r w:rsidDel="00000000" w:rsidR="00000000" w:rsidRPr="00000000">
              <w:rPr>
                <w:color w:val="000000"/>
                <w:u w:val="none"/>
                <w:rtl w:val="0"/>
              </w:rPr>
              <w:t xml:space="preserve">3.1.1 ADVERTISE</w:t>
              <w:tab/>
            </w:r>
          </w:hyperlink>
          <w:r w:rsidDel="00000000" w:rsidR="00000000" w:rsidRPr="00000000">
            <w:fldChar w:fldCharType="begin"/>
            <w:instrText xml:space="preserve"> PAGEREF _heading=h.2dlolyb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after="0" w:before="60" w:lineRule="auto"/>
            <w:ind w:left="1080" w:firstLine="0"/>
            <w:rPr>
              <w:color w:val="000000"/>
              <w:u w:val="none"/>
            </w:rPr>
          </w:pPr>
          <w:hyperlink w:anchor="_heading=h.sqyw64">
            <w:r w:rsidDel="00000000" w:rsidR="00000000" w:rsidRPr="00000000">
              <w:rPr>
                <w:color w:val="000000"/>
                <w:u w:val="none"/>
                <w:rtl w:val="0"/>
              </w:rPr>
              <w:t xml:space="preserve">3.1.1.1 Length &amp; Packet Type</w:t>
              <w:tab/>
            </w:r>
          </w:hyperlink>
          <w:r w:rsidDel="00000000" w:rsidR="00000000" w:rsidRPr="00000000">
            <w:fldChar w:fldCharType="begin"/>
            <w:instrText xml:space="preserve"> PAGEREF _heading=h.sqyw64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after="0" w:before="60" w:lineRule="auto"/>
            <w:ind w:left="1080" w:firstLine="0"/>
            <w:rPr>
              <w:color w:val="000000"/>
              <w:u w:val="none"/>
            </w:rPr>
          </w:pPr>
          <w:hyperlink w:anchor="_heading=h.3cqmetx">
            <w:r w:rsidDel="00000000" w:rsidR="00000000" w:rsidRPr="00000000">
              <w:rPr>
                <w:color w:val="000000"/>
                <w:u w:val="none"/>
                <w:rtl w:val="0"/>
              </w:rPr>
              <w:t xml:space="preserve">3.1.1.2 GwId</w:t>
              <w:tab/>
            </w:r>
          </w:hyperlink>
          <w:r w:rsidDel="00000000" w:rsidR="00000000" w:rsidRPr="00000000">
            <w:fldChar w:fldCharType="begin"/>
            <w:instrText xml:space="preserve"> PAGEREF _heading=h.3cqmetx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after="0" w:before="60" w:lineRule="auto"/>
            <w:ind w:left="1080" w:firstLine="0"/>
            <w:rPr>
              <w:color w:val="000000"/>
              <w:u w:val="none"/>
            </w:rPr>
          </w:pPr>
          <w:hyperlink w:anchor="_heading=h.1rvwp1q">
            <w:r w:rsidDel="00000000" w:rsidR="00000000" w:rsidRPr="00000000">
              <w:rPr>
                <w:color w:val="000000"/>
                <w:u w:val="none"/>
                <w:rtl w:val="0"/>
              </w:rPr>
              <w:t xml:space="preserve">3.1.1.3 Duration</w:t>
              <w:tab/>
            </w:r>
          </w:hyperlink>
          <w:r w:rsidDel="00000000" w:rsidR="00000000" w:rsidRPr="00000000">
            <w:fldChar w:fldCharType="begin"/>
            <w:instrText xml:space="preserve"> PAGEREF _heading=h.1rvwp1q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after="0" w:before="60" w:lineRule="auto"/>
            <w:ind w:left="720" w:firstLine="0"/>
            <w:rPr>
              <w:color w:val="000000"/>
              <w:u w:val="none"/>
            </w:rPr>
          </w:pPr>
          <w:hyperlink w:anchor="_heading=h.4bvk7pj">
            <w:r w:rsidDel="00000000" w:rsidR="00000000" w:rsidRPr="00000000">
              <w:rPr>
                <w:color w:val="000000"/>
                <w:u w:val="none"/>
                <w:rtl w:val="0"/>
              </w:rPr>
              <w:t xml:space="preserve">3.1.2 SEARCHGW</w:t>
              <w:tab/>
            </w:r>
          </w:hyperlink>
          <w:r w:rsidDel="00000000" w:rsidR="00000000" w:rsidRPr="00000000">
            <w:fldChar w:fldCharType="begin"/>
            <w:instrText xml:space="preserve"> PAGEREF _heading=h.4bvk7pj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after="0" w:before="60" w:lineRule="auto"/>
            <w:ind w:left="1080" w:firstLine="0"/>
            <w:rPr>
              <w:color w:val="000000"/>
              <w:u w:val="none"/>
            </w:rPr>
          </w:pPr>
          <w:hyperlink w:anchor="_heading=h.2r0uhxc">
            <w:r w:rsidDel="00000000" w:rsidR="00000000" w:rsidRPr="00000000">
              <w:rPr>
                <w:color w:val="000000"/>
                <w:u w:val="none"/>
                <w:rtl w:val="0"/>
              </w:rPr>
              <w:t xml:space="preserve">3.1.2.1 Length &amp; Packet Type</w:t>
              <w:tab/>
            </w:r>
          </w:hyperlink>
          <w:r w:rsidDel="00000000" w:rsidR="00000000" w:rsidRPr="00000000">
            <w:fldChar w:fldCharType="begin"/>
            <w:instrText xml:space="preserve"> PAGEREF _heading=h.2r0uhxc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after="0" w:before="60" w:lineRule="auto"/>
            <w:ind w:left="1080" w:firstLine="0"/>
            <w:rPr>
              <w:color w:val="000000"/>
              <w:u w:val="none"/>
            </w:rPr>
          </w:pPr>
          <w:hyperlink w:anchor="_heading=h.1664s55">
            <w:r w:rsidDel="00000000" w:rsidR="00000000" w:rsidRPr="00000000">
              <w:rPr>
                <w:color w:val="000000"/>
                <w:u w:val="none"/>
                <w:rtl w:val="0"/>
              </w:rPr>
              <w:t xml:space="preserve">3.1.2.2 Radius</w:t>
              <w:tab/>
            </w:r>
          </w:hyperlink>
          <w:r w:rsidDel="00000000" w:rsidR="00000000" w:rsidRPr="00000000">
            <w:fldChar w:fldCharType="begin"/>
            <w:instrText xml:space="preserve"> PAGEREF _heading=h.1664s55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after="0" w:before="60" w:lineRule="auto"/>
            <w:ind w:left="720" w:firstLine="0"/>
            <w:rPr>
              <w:color w:val="000000"/>
              <w:u w:val="none"/>
            </w:rPr>
          </w:pPr>
          <w:hyperlink w:anchor="_heading=h.3q5sasy">
            <w:r w:rsidDel="00000000" w:rsidR="00000000" w:rsidRPr="00000000">
              <w:rPr>
                <w:color w:val="000000"/>
                <w:u w:val="none"/>
                <w:rtl w:val="0"/>
              </w:rPr>
              <w:t xml:space="preserve">3.1.3 GWINFO</w:t>
              <w:tab/>
            </w:r>
          </w:hyperlink>
          <w:r w:rsidDel="00000000" w:rsidR="00000000" w:rsidRPr="00000000">
            <w:fldChar w:fldCharType="begin"/>
            <w:instrText xml:space="preserve"> PAGEREF _heading=h.3q5sasy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after="0" w:before="60" w:lineRule="auto"/>
            <w:ind w:left="1080" w:firstLine="0"/>
            <w:rPr>
              <w:color w:val="000000"/>
              <w:u w:val="none"/>
            </w:rPr>
          </w:pPr>
          <w:hyperlink w:anchor="_heading=h.25b2l0r">
            <w:r w:rsidDel="00000000" w:rsidR="00000000" w:rsidRPr="00000000">
              <w:rPr>
                <w:color w:val="000000"/>
                <w:u w:val="none"/>
                <w:rtl w:val="0"/>
              </w:rPr>
              <w:t xml:space="preserve">3.1.3.1 Length &amp; Packet Type</w:t>
              <w:tab/>
            </w:r>
          </w:hyperlink>
          <w:r w:rsidDel="00000000" w:rsidR="00000000" w:rsidRPr="00000000">
            <w:fldChar w:fldCharType="begin"/>
            <w:instrText xml:space="preserve"> PAGEREF _heading=h.25b2l0r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after="0" w:before="60" w:lineRule="auto"/>
            <w:ind w:left="1080" w:firstLine="0"/>
            <w:rPr>
              <w:color w:val="000000"/>
              <w:u w:val="none"/>
            </w:rPr>
          </w:pPr>
          <w:hyperlink w:anchor="_heading=h.kgcv8k">
            <w:r w:rsidDel="00000000" w:rsidR="00000000" w:rsidRPr="00000000">
              <w:rPr>
                <w:color w:val="000000"/>
                <w:u w:val="none"/>
                <w:rtl w:val="0"/>
              </w:rPr>
              <w:t xml:space="preserve">3.1.3.2 GwId</w:t>
              <w:tab/>
            </w:r>
          </w:hyperlink>
          <w:r w:rsidDel="00000000" w:rsidR="00000000" w:rsidRPr="00000000">
            <w:fldChar w:fldCharType="begin"/>
            <w:instrText xml:space="preserve"> PAGEREF _heading=h.kgcv8k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after="0" w:before="60" w:lineRule="auto"/>
            <w:ind w:left="1080" w:firstLine="0"/>
            <w:rPr>
              <w:color w:val="000000"/>
              <w:u w:val="none"/>
            </w:rPr>
          </w:pPr>
          <w:hyperlink w:anchor="_heading=h.34g0dwd">
            <w:r w:rsidDel="00000000" w:rsidR="00000000" w:rsidRPr="00000000">
              <w:rPr>
                <w:color w:val="000000"/>
                <w:u w:val="none"/>
                <w:rtl w:val="0"/>
              </w:rPr>
              <w:t xml:space="preserve">3.1.3.3 GwAdd</w:t>
              <w:tab/>
            </w:r>
          </w:hyperlink>
          <w:r w:rsidDel="00000000" w:rsidR="00000000" w:rsidRPr="00000000">
            <w:fldChar w:fldCharType="begin"/>
            <w:instrText xml:space="preserve"> PAGEREF _heading=h.34g0dwd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after="0" w:before="60" w:lineRule="auto"/>
            <w:ind w:left="720" w:firstLine="0"/>
            <w:rPr>
              <w:color w:val="000000"/>
              <w:u w:val="none"/>
            </w:rPr>
          </w:pPr>
          <w:hyperlink w:anchor="_heading=h.1jlao46">
            <w:r w:rsidDel="00000000" w:rsidR="00000000" w:rsidRPr="00000000">
              <w:rPr>
                <w:color w:val="000000"/>
                <w:u w:val="none"/>
                <w:rtl w:val="0"/>
              </w:rPr>
              <w:t xml:space="preserve">3.1.4 CONNECT</w:t>
              <w:tab/>
            </w:r>
          </w:hyperlink>
          <w:r w:rsidDel="00000000" w:rsidR="00000000" w:rsidRPr="00000000">
            <w:fldChar w:fldCharType="begin"/>
            <w:instrText xml:space="preserve"> PAGEREF _heading=h.1jlao46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after="0" w:before="60" w:lineRule="auto"/>
            <w:ind w:left="1080" w:firstLine="0"/>
            <w:rPr>
              <w:color w:val="000000"/>
              <w:u w:val="none"/>
            </w:rPr>
          </w:pPr>
          <w:hyperlink w:anchor="_heading=h.43ky6rz">
            <w:r w:rsidDel="00000000" w:rsidR="00000000" w:rsidRPr="00000000">
              <w:rPr>
                <w:color w:val="000000"/>
                <w:u w:val="none"/>
                <w:rtl w:val="0"/>
              </w:rPr>
              <w:t xml:space="preserve">3.1.4.1 Length &amp; Packet Type</w:t>
              <w:tab/>
            </w:r>
          </w:hyperlink>
          <w:r w:rsidDel="00000000" w:rsidR="00000000" w:rsidRPr="00000000">
            <w:fldChar w:fldCharType="begin"/>
            <w:instrText xml:space="preserve"> PAGEREF _heading=h.43ky6rz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after="0" w:before="60" w:lineRule="auto"/>
            <w:ind w:left="1080" w:firstLine="0"/>
            <w:rPr>
              <w:color w:val="000000"/>
              <w:u w:val="none"/>
            </w:rPr>
          </w:pPr>
          <w:hyperlink w:anchor="_heading=h.2iq8gzs">
            <w:r w:rsidDel="00000000" w:rsidR="00000000" w:rsidRPr="00000000">
              <w:rPr>
                <w:color w:val="000000"/>
                <w:u w:val="none"/>
                <w:rtl w:val="0"/>
              </w:rPr>
              <w:t xml:space="preserve">3.1.4.2 Connect Flags</w:t>
              <w:tab/>
            </w:r>
          </w:hyperlink>
          <w:r w:rsidDel="00000000" w:rsidR="00000000" w:rsidRPr="00000000">
            <w:fldChar w:fldCharType="begin"/>
            <w:instrText xml:space="preserve"> PAGEREF _heading=h.2iq8gzs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after="0" w:before="60" w:lineRule="auto"/>
            <w:ind w:left="1080" w:firstLine="0"/>
            <w:rPr>
              <w:color w:val="000000"/>
              <w:u w:val="none"/>
            </w:rPr>
          </w:pPr>
          <w:hyperlink w:anchor="_heading=h.xvir7l">
            <w:r w:rsidDel="00000000" w:rsidR="00000000" w:rsidRPr="00000000">
              <w:rPr>
                <w:color w:val="000000"/>
                <w:u w:val="none"/>
                <w:rtl w:val="0"/>
              </w:rPr>
              <w:t xml:space="preserve">3.1.4.3 Protocol Version</w:t>
              <w:tab/>
            </w:r>
          </w:hyperlink>
          <w:r w:rsidDel="00000000" w:rsidR="00000000" w:rsidRPr="00000000">
            <w:fldChar w:fldCharType="begin"/>
            <w:instrText xml:space="preserve"> PAGEREF _heading=h.xvir7l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after="0" w:before="60" w:lineRule="auto"/>
            <w:ind w:left="1080" w:firstLine="0"/>
            <w:rPr>
              <w:color w:val="000000"/>
              <w:u w:val="none"/>
            </w:rPr>
          </w:pPr>
          <w:hyperlink w:anchor="_heading=h.4h042r0">
            <w:r w:rsidDel="00000000" w:rsidR="00000000" w:rsidRPr="00000000">
              <w:rPr>
                <w:color w:val="000000"/>
                <w:u w:val="none"/>
                <w:rtl w:val="0"/>
              </w:rPr>
              <w:t xml:space="preserve">3.1.4.4 Keep Alive Timer</w:t>
              <w:tab/>
            </w:r>
          </w:hyperlink>
          <w:r w:rsidDel="00000000" w:rsidR="00000000" w:rsidRPr="00000000">
            <w:fldChar w:fldCharType="begin"/>
            <w:instrText xml:space="preserve"> PAGEREF _heading=h.4h042r0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after="0" w:before="60" w:lineRule="auto"/>
            <w:ind w:left="1080" w:firstLine="0"/>
            <w:rPr>
              <w:color w:val="000000"/>
              <w:u w:val="none"/>
            </w:rPr>
          </w:pPr>
          <w:hyperlink w:anchor="_heading=h.1baon6m">
            <w:r w:rsidDel="00000000" w:rsidR="00000000" w:rsidRPr="00000000">
              <w:rPr>
                <w:color w:val="000000"/>
                <w:u w:val="none"/>
                <w:rtl w:val="0"/>
              </w:rPr>
              <w:t xml:space="preserve">3.1.4.5 Session Expiry Interval</w:t>
              <w:tab/>
            </w:r>
          </w:hyperlink>
          <w:r w:rsidDel="00000000" w:rsidR="00000000" w:rsidRPr="00000000">
            <w:fldChar w:fldCharType="begin"/>
            <w:instrText xml:space="preserve"> PAGEREF _heading=h.1baon6m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after="0" w:before="60" w:lineRule="auto"/>
            <w:ind w:left="1080" w:firstLine="0"/>
            <w:rPr>
              <w:color w:val="000000"/>
              <w:u w:val="none"/>
            </w:rPr>
          </w:pPr>
          <w:hyperlink w:anchor="_heading=h.3vac5uf">
            <w:r w:rsidDel="00000000" w:rsidR="00000000" w:rsidRPr="00000000">
              <w:rPr>
                <w:color w:val="000000"/>
                <w:u w:val="none"/>
                <w:rtl w:val="0"/>
              </w:rPr>
              <w:t xml:space="preserve">3.1.4.6 Max Packet Size</w:t>
              <w:tab/>
            </w:r>
          </w:hyperlink>
          <w:r w:rsidDel="00000000" w:rsidR="00000000" w:rsidRPr="00000000">
            <w:fldChar w:fldCharType="begin"/>
            <w:instrText xml:space="preserve"> PAGEREF _heading=h.3vac5uf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after="0" w:before="60" w:lineRule="auto"/>
            <w:ind w:left="1080" w:firstLine="0"/>
            <w:rPr>
              <w:color w:val="000000"/>
              <w:u w:val="none"/>
            </w:rPr>
          </w:pPr>
          <w:hyperlink w:anchor="_heading=h.pkwqa1">
            <w:r w:rsidDel="00000000" w:rsidR="00000000" w:rsidRPr="00000000">
              <w:rPr>
                <w:color w:val="000000"/>
                <w:u w:val="none"/>
                <w:rtl w:val="0"/>
              </w:rPr>
              <w:t xml:space="preserve">3.1.4.7 Client Identifier</w:t>
              <w:tab/>
            </w:r>
          </w:hyperlink>
          <w:r w:rsidDel="00000000" w:rsidR="00000000" w:rsidRPr="00000000">
            <w:fldChar w:fldCharType="begin"/>
            <w:instrText xml:space="preserve"> PAGEREF _heading=h.pkwqa1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after="0" w:before="60" w:lineRule="auto"/>
            <w:ind w:left="720" w:firstLine="0"/>
            <w:rPr>
              <w:color w:val="000000"/>
              <w:u w:val="none"/>
            </w:rPr>
          </w:pPr>
          <w:hyperlink w:anchor="_heading=h.39kk8xu">
            <w:r w:rsidDel="00000000" w:rsidR="00000000" w:rsidRPr="00000000">
              <w:rPr>
                <w:color w:val="000000"/>
                <w:u w:val="none"/>
                <w:rtl w:val="0"/>
              </w:rPr>
              <w:t xml:space="preserve">3.1.5 CONNACK</w:t>
              <w:tab/>
            </w:r>
          </w:hyperlink>
          <w:r w:rsidDel="00000000" w:rsidR="00000000" w:rsidRPr="00000000">
            <w:fldChar w:fldCharType="begin"/>
            <w:instrText xml:space="preserve"> PAGEREF _heading=h.39kk8xu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after="0" w:before="60" w:lineRule="auto"/>
            <w:ind w:left="1080" w:firstLine="0"/>
            <w:rPr>
              <w:color w:val="000000"/>
              <w:u w:val="none"/>
            </w:rPr>
          </w:pPr>
          <w:hyperlink w:anchor="_heading=h.2nusc19">
            <w:r w:rsidDel="00000000" w:rsidR="00000000" w:rsidRPr="00000000">
              <w:rPr>
                <w:color w:val="000000"/>
                <w:u w:val="none"/>
                <w:rtl w:val="0"/>
              </w:rPr>
              <w:t xml:space="preserve">3.1.5.1 Length &amp; Packet Type</w:t>
              <w:tab/>
            </w:r>
          </w:hyperlink>
          <w:r w:rsidDel="00000000" w:rsidR="00000000" w:rsidRPr="00000000">
            <w:fldChar w:fldCharType="begin"/>
            <w:instrText xml:space="preserve"> PAGEREF _heading=h.2nusc19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after="0" w:before="60" w:lineRule="auto"/>
            <w:ind w:left="1080" w:firstLine="0"/>
            <w:rPr>
              <w:color w:val="000000"/>
              <w:u w:val="none"/>
            </w:rPr>
          </w:pPr>
          <w:hyperlink w:anchor="_heading=h.1302m92">
            <w:r w:rsidDel="00000000" w:rsidR="00000000" w:rsidRPr="00000000">
              <w:rPr>
                <w:color w:val="000000"/>
                <w:u w:val="none"/>
                <w:rtl w:val="0"/>
              </w:rPr>
              <w:t xml:space="preserve">3.1.5.2 Reason Code</w:t>
              <w:tab/>
            </w:r>
          </w:hyperlink>
          <w:r w:rsidDel="00000000" w:rsidR="00000000" w:rsidRPr="00000000">
            <w:fldChar w:fldCharType="begin"/>
            <w:instrText xml:space="preserve"> PAGEREF _heading=h.1302m92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after="0" w:before="60" w:lineRule="auto"/>
            <w:ind w:left="1080" w:firstLine="0"/>
            <w:rPr>
              <w:color w:val="000000"/>
              <w:u w:val="none"/>
            </w:rPr>
          </w:pPr>
          <w:hyperlink w:anchor="_heading=h.3mzq4wv">
            <w:r w:rsidDel="00000000" w:rsidR="00000000" w:rsidRPr="00000000">
              <w:rPr>
                <w:color w:val="000000"/>
                <w:u w:val="none"/>
                <w:rtl w:val="0"/>
              </w:rPr>
              <w:t xml:space="preserve">3.1.5.3 Connack Flags</w:t>
              <w:tab/>
            </w:r>
          </w:hyperlink>
          <w:r w:rsidDel="00000000" w:rsidR="00000000" w:rsidRPr="00000000">
            <w:fldChar w:fldCharType="begin"/>
            <w:instrText xml:space="preserve"> PAGEREF _heading=h.3mzq4wv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after="0" w:before="60" w:lineRule="auto"/>
            <w:ind w:left="1080" w:firstLine="0"/>
            <w:rPr>
              <w:color w:val="000000"/>
              <w:u w:val="none"/>
            </w:rPr>
          </w:pPr>
          <w:hyperlink w:anchor="_heading=h.2250f4o">
            <w:r w:rsidDel="00000000" w:rsidR="00000000" w:rsidRPr="00000000">
              <w:rPr>
                <w:color w:val="000000"/>
                <w:u w:val="none"/>
                <w:rtl w:val="0"/>
              </w:rPr>
              <w:t xml:space="preserve">3.1.5.4 Session Expiry Interval</w:t>
              <w:tab/>
            </w:r>
          </w:hyperlink>
          <w:r w:rsidDel="00000000" w:rsidR="00000000" w:rsidRPr="00000000">
            <w:fldChar w:fldCharType="begin"/>
            <w:instrText xml:space="preserve"> PAGEREF _heading=h.2250f4o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after="0" w:before="60" w:lineRule="auto"/>
            <w:ind w:left="1080" w:firstLine="0"/>
            <w:rPr>
              <w:color w:val="000000"/>
              <w:u w:val="none"/>
            </w:rPr>
          </w:pPr>
          <w:hyperlink w:anchor="_heading=h.haapch">
            <w:r w:rsidDel="00000000" w:rsidR="00000000" w:rsidRPr="00000000">
              <w:rPr>
                <w:color w:val="000000"/>
                <w:u w:val="none"/>
                <w:rtl w:val="0"/>
              </w:rPr>
              <w:t xml:space="preserve">3.1.5.5 Assigned Client Identifier</w:t>
              <w:tab/>
            </w:r>
          </w:hyperlink>
          <w:r w:rsidDel="00000000" w:rsidR="00000000" w:rsidRPr="00000000">
            <w:fldChar w:fldCharType="begin"/>
            <w:instrText xml:space="preserve"> PAGEREF _heading=h.haapch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after="0" w:before="60" w:lineRule="auto"/>
            <w:ind w:left="720" w:firstLine="0"/>
            <w:rPr>
              <w:color w:val="000000"/>
              <w:u w:val="none"/>
            </w:rPr>
          </w:pPr>
          <w:hyperlink w:anchor="_heading=h.319y80a">
            <w:r w:rsidDel="00000000" w:rsidR="00000000" w:rsidRPr="00000000">
              <w:rPr>
                <w:color w:val="000000"/>
                <w:u w:val="none"/>
                <w:rtl w:val="0"/>
              </w:rPr>
              <w:t xml:space="preserve">3.1.6 WILLTOPICREQ</w:t>
              <w:tab/>
            </w:r>
          </w:hyperlink>
          <w:r w:rsidDel="00000000" w:rsidR="00000000" w:rsidRPr="00000000">
            <w:fldChar w:fldCharType="begin"/>
            <w:instrText xml:space="preserve"> PAGEREF _heading=h.319y80a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after="0" w:before="60" w:lineRule="auto"/>
            <w:ind w:left="720" w:firstLine="0"/>
            <w:rPr>
              <w:color w:val="000000"/>
              <w:u w:val="none"/>
            </w:rPr>
          </w:pPr>
          <w:hyperlink w:anchor="_heading=h.1gf8i83">
            <w:r w:rsidDel="00000000" w:rsidR="00000000" w:rsidRPr="00000000">
              <w:rPr>
                <w:color w:val="000000"/>
                <w:u w:val="none"/>
                <w:rtl w:val="0"/>
              </w:rPr>
              <w:t xml:space="preserve">3.1.7 WILLMSGREQ</w:t>
              <w:tab/>
            </w:r>
          </w:hyperlink>
          <w:r w:rsidDel="00000000" w:rsidR="00000000" w:rsidRPr="00000000">
            <w:fldChar w:fldCharType="begin"/>
            <w:instrText xml:space="preserve"> PAGEREF _heading=h.1gf8i83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after="0" w:before="60" w:lineRule="auto"/>
            <w:ind w:left="720" w:firstLine="0"/>
            <w:rPr>
              <w:color w:val="000000"/>
              <w:u w:val="none"/>
            </w:rPr>
          </w:pPr>
          <w:hyperlink w:anchor="_heading=h.40ew0vw">
            <w:r w:rsidDel="00000000" w:rsidR="00000000" w:rsidRPr="00000000">
              <w:rPr>
                <w:color w:val="000000"/>
                <w:u w:val="none"/>
                <w:rtl w:val="0"/>
              </w:rPr>
              <w:t xml:space="preserve">3.1.8 WILLTOPIC</w:t>
              <w:tab/>
            </w:r>
          </w:hyperlink>
          <w:r w:rsidDel="00000000" w:rsidR="00000000" w:rsidRPr="00000000">
            <w:fldChar w:fldCharType="begin"/>
            <w:instrText xml:space="preserve"> PAGEREF _heading=h.40ew0vw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after="0" w:before="60" w:lineRule="auto"/>
            <w:ind w:left="1080" w:firstLine="0"/>
            <w:rPr>
              <w:color w:val="000000"/>
              <w:u w:val="none"/>
            </w:rPr>
          </w:pPr>
          <w:hyperlink w:anchor="_heading=h.2fk6b3p">
            <w:r w:rsidDel="00000000" w:rsidR="00000000" w:rsidRPr="00000000">
              <w:rPr>
                <w:color w:val="000000"/>
                <w:u w:val="none"/>
                <w:rtl w:val="0"/>
              </w:rPr>
              <w:t xml:space="preserve">3.1.8.1 Length &amp; Packet Type</w:t>
              <w:tab/>
            </w:r>
          </w:hyperlink>
          <w:r w:rsidDel="00000000" w:rsidR="00000000" w:rsidRPr="00000000">
            <w:fldChar w:fldCharType="begin"/>
            <w:instrText xml:space="preserve"> PAGEREF _heading=h.2fk6b3p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after="0" w:before="60" w:lineRule="auto"/>
            <w:ind w:left="1080" w:firstLine="0"/>
            <w:rPr>
              <w:color w:val="000000"/>
              <w:u w:val="none"/>
            </w:rPr>
          </w:pPr>
          <w:hyperlink w:anchor="_heading=h.upglbi">
            <w:r w:rsidDel="00000000" w:rsidR="00000000" w:rsidRPr="00000000">
              <w:rPr>
                <w:color w:val="000000"/>
                <w:u w:val="none"/>
                <w:rtl w:val="0"/>
              </w:rPr>
              <w:t xml:space="preserve">3.1.8.2 WILLTOPIC Flags</w:t>
              <w:tab/>
            </w:r>
          </w:hyperlink>
          <w:r w:rsidDel="00000000" w:rsidR="00000000" w:rsidRPr="00000000">
            <w:fldChar w:fldCharType="begin"/>
            <w:instrText xml:space="preserve"> PAGEREF _heading=h.upglbi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after="0" w:before="60" w:lineRule="auto"/>
            <w:ind w:left="1080" w:firstLine="0"/>
            <w:rPr>
              <w:color w:val="000000"/>
              <w:u w:val="none"/>
            </w:rPr>
          </w:pPr>
          <w:hyperlink w:anchor="_heading=h.3ep43zb">
            <w:r w:rsidDel="00000000" w:rsidR="00000000" w:rsidRPr="00000000">
              <w:rPr>
                <w:color w:val="000000"/>
                <w:u w:val="none"/>
                <w:rtl w:val="0"/>
              </w:rPr>
              <w:t xml:space="preserve">3.1.8.3 Will Topic</w:t>
              <w:tab/>
            </w:r>
          </w:hyperlink>
          <w:r w:rsidDel="00000000" w:rsidR="00000000" w:rsidRPr="00000000">
            <w:fldChar w:fldCharType="begin"/>
            <w:instrText xml:space="preserve"> PAGEREF _heading=h.3ep43zb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after="0" w:before="60" w:lineRule="auto"/>
            <w:ind w:left="720" w:firstLine="0"/>
            <w:rPr>
              <w:color w:val="000000"/>
              <w:u w:val="none"/>
            </w:rPr>
          </w:pPr>
          <w:hyperlink w:anchor="_heading=h.1tuee74">
            <w:r w:rsidDel="00000000" w:rsidR="00000000" w:rsidRPr="00000000">
              <w:rPr>
                <w:color w:val="000000"/>
                <w:u w:val="none"/>
                <w:rtl w:val="0"/>
              </w:rPr>
              <w:t xml:space="preserve">3.1.9 WILLMSG</w:t>
              <w:tab/>
            </w:r>
          </w:hyperlink>
          <w:r w:rsidDel="00000000" w:rsidR="00000000" w:rsidRPr="00000000">
            <w:fldChar w:fldCharType="begin"/>
            <w:instrText xml:space="preserve"> PAGEREF _heading=h.1tuee74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after="0" w:before="60" w:lineRule="auto"/>
            <w:ind w:left="1080" w:firstLine="0"/>
            <w:rPr>
              <w:color w:val="000000"/>
              <w:u w:val="none"/>
            </w:rPr>
          </w:pPr>
          <w:hyperlink w:anchor="_heading=h.4du1wux">
            <w:r w:rsidDel="00000000" w:rsidR="00000000" w:rsidRPr="00000000">
              <w:rPr>
                <w:color w:val="000000"/>
                <w:u w:val="none"/>
                <w:rtl w:val="0"/>
              </w:rPr>
              <w:t xml:space="preserve">3.1.9.1 Length &amp; Packet Type</w:t>
              <w:tab/>
            </w:r>
          </w:hyperlink>
          <w:r w:rsidDel="00000000" w:rsidR="00000000" w:rsidRPr="00000000">
            <w:fldChar w:fldCharType="begin"/>
            <w:instrText xml:space="preserve"> PAGEREF _heading=h.4du1wux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after="0" w:before="60" w:lineRule="auto"/>
            <w:ind w:left="1080" w:firstLine="0"/>
            <w:rPr>
              <w:color w:val="000000"/>
              <w:u w:val="none"/>
            </w:rPr>
          </w:pPr>
          <w:hyperlink w:anchor="_heading=h.2szc72q">
            <w:r w:rsidDel="00000000" w:rsidR="00000000" w:rsidRPr="00000000">
              <w:rPr>
                <w:color w:val="000000"/>
                <w:u w:val="none"/>
                <w:rtl w:val="0"/>
              </w:rPr>
              <w:t xml:space="preserve">3.1.9.2 Will Message</w:t>
              <w:tab/>
            </w:r>
          </w:hyperlink>
          <w:r w:rsidDel="00000000" w:rsidR="00000000" w:rsidRPr="00000000">
            <w:fldChar w:fldCharType="begin"/>
            <w:instrText xml:space="preserve"> PAGEREF _heading=h.2szc72q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after="0" w:before="60" w:lineRule="auto"/>
            <w:ind w:left="720" w:firstLine="0"/>
            <w:rPr>
              <w:color w:val="000000"/>
              <w:u w:val="none"/>
            </w:rPr>
          </w:pPr>
          <w:hyperlink w:anchor="_heading=h.184mhaj">
            <w:r w:rsidDel="00000000" w:rsidR="00000000" w:rsidRPr="00000000">
              <w:rPr>
                <w:color w:val="000000"/>
                <w:u w:val="none"/>
                <w:rtl w:val="0"/>
              </w:rPr>
              <w:t xml:space="preserve">3.1.10 AUTH</w:t>
              <w:tab/>
            </w:r>
          </w:hyperlink>
          <w:r w:rsidDel="00000000" w:rsidR="00000000" w:rsidRPr="00000000">
            <w:fldChar w:fldCharType="begin"/>
            <w:instrText xml:space="preserve"> PAGEREF _heading=h.184mhaj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after="0" w:before="60" w:lineRule="auto"/>
            <w:ind w:left="1080" w:firstLine="0"/>
            <w:rPr>
              <w:color w:val="000000"/>
              <w:u w:val="none"/>
            </w:rPr>
          </w:pPr>
          <w:hyperlink w:anchor="_heading=h.3s49zyc">
            <w:r w:rsidDel="00000000" w:rsidR="00000000" w:rsidRPr="00000000">
              <w:rPr>
                <w:color w:val="000000"/>
                <w:u w:val="none"/>
                <w:rtl w:val="0"/>
              </w:rPr>
              <w:t xml:space="preserve">3.1.10.1 Length &amp; Packet Type</w:t>
              <w:tab/>
            </w:r>
          </w:hyperlink>
          <w:r w:rsidDel="00000000" w:rsidR="00000000" w:rsidRPr="00000000">
            <w:fldChar w:fldCharType="begin"/>
            <w:instrText xml:space="preserve"> PAGEREF _heading=h.3s49zyc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after="0" w:before="60" w:lineRule="auto"/>
            <w:ind w:left="1080" w:firstLine="0"/>
            <w:rPr>
              <w:color w:val="000000"/>
              <w:u w:val="none"/>
            </w:rPr>
          </w:pPr>
          <w:hyperlink w:anchor="_heading=h.279ka65">
            <w:r w:rsidDel="00000000" w:rsidR="00000000" w:rsidRPr="00000000">
              <w:rPr>
                <w:color w:val="000000"/>
                <w:u w:val="none"/>
                <w:rtl w:val="0"/>
              </w:rPr>
              <w:t xml:space="preserve">3.1.10.2 Reason Code</w:t>
              <w:tab/>
            </w:r>
          </w:hyperlink>
          <w:r w:rsidDel="00000000" w:rsidR="00000000" w:rsidRPr="00000000">
            <w:fldChar w:fldCharType="begin"/>
            <w:instrText xml:space="preserve"> PAGEREF _heading=h.279ka65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after="0" w:before="60" w:lineRule="auto"/>
            <w:ind w:left="1080" w:firstLine="0"/>
            <w:rPr>
              <w:color w:val="000000"/>
              <w:u w:val="none"/>
            </w:rPr>
          </w:pPr>
          <w:hyperlink w:anchor="_heading=h.meukdy">
            <w:r w:rsidDel="00000000" w:rsidR="00000000" w:rsidRPr="00000000">
              <w:rPr>
                <w:color w:val="000000"/>
                <w:u w:val="none"/>
                <w:rtl w:val="0"/>
              </w:rPr>
              <w:t xml:space="preserve">3.1.10.3 Auth Method Length</w:t>
              <w:tab/>
            </w:r>
          </w:hyperlink>
          <w:r w:rsidDel="00000000" w:rsidR="00000000" w:rsidRPr="00000000">
            <w:fldChar w:fldCharType="begin"/>
            <w:instrText xml:space="preserve"> PAGEREF _heading=h.meukdy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after="0" w:before="60" w:lineRule="auto"/>
            <w:ind w:left="1080" w:firstLine="0"/>
            <w:rPr>
              <w:color w:val="000000"/>
              <w:u w:val="none"/>
            </w:rPr>
          </w:pPr>
          <w:hyperlink w:anchor="_heading=h.36ei31r">
            <w:r w:rsidDel="00000000" w:rsidR="00000000" w:rsidRPr="00000000">
              <w:rPr>
                <w:color w:val="000000"/>
                <w:u w:val="none"/>
                <w:rtl w:val="0"/>
              </w:rPr>
              <w:t xml:space="preserve">3.1.10.4 Auth Method</w:t>
              <w:tab/>
            </w:r>
          </w:hyperlink>
          <w:r w:rsidDel="00000000" w:rsidR="00000000" w:rsidRPr="00000000">
            <w:fldChar w:fldCharType="begin"/>
            <w:instrText xml:space="preserve"> PAGEREF _heading=h.36ei31r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after="0" w:before="60" w:lineRule="auto"/>
            <w:ind w:left="1080" w:firstLine="0"/>
            <w:rPr>
              <w:color w:val="000000"/>
              <w:u w:val="none"/>
            </w:rPr>
          </w:pPr>
          <w:hyperlink w:anchor="_heading=h.1ljsd9k">
            <w:r w:rsidDel="00000000" w:rsidR="00000000" w:rsidRPr="00000000">
              <w:rPr>
                <w:color w:val="000000"/>
                <w:u w:val="none"/>
                <w:rtl w:val="0"/>
              </w:rPr>
              <w:t xml:space="preserve">3.1.10.5 Auth Data</w:t>
              <w:tab/>
            </w:r>
          </w:hyperlink>
          <w:r w:rsidDel="00000000" w:rsidR="00000000" w:rsidRPr="00000000">
            <w:fldChar w:fldCharType="begin"/>
            <w:instrText xml:space="preserve"> PAGEREF _heading=h.1ljsd9k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after="0" w:before="60" w:lineRule="auto"/>
            <w:ind w:left="720" w:firstLine="0"/>
            <w:rPr>
              <w:color w:val="000000"/>
              <w:u w:val="none"/>
            </w:rPr>
          </w:pPr>
          <w:hyperlink w:anchor="_heading=h.45jfvxd">
            <w:r w:rsidDel="00000000" w:rsidR="00000000" w:rsidRPr="00000000">
              <w:rPr>
                <w:color w:val="000000"/>
                <w:u w:val="none"/>
                <w:rtl w:val="0"/>
              </w:rPr>
              <w:t xml:space="preserve">3.1.11 REGISTER</w:t>
              <w:tab/>
            </w:r>
          </w:hyperlink>
          <w:r w:rsidDel="00000000" w:rsidR="00000000" w:rsidRPr="00000000">
            <w:fldChar w:fldCharType="begin"/>
            <w:instrText xml:space="preserve"> PAGEREF _heading=h.45jfvxd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after="0" w:before="60" w:lineRule="auto"/>
            <w:ind w:left="1080" w:firstLine="0"/>
            <w:rPr>
              <w:color w:val="000000"/>
              <w:u w:val="none"/>
            </w:rPr>
          </w:pPr>
          <w:hyperlink w:anchor="_heading=h.2koq656">
            <w:r w:rsidDel="00000000" w:rsidR="00000000" w:rsidRPr="00000000">
              <w:rPr>
                <w:color w:val="000000"/>
                <w:u w:val="none"/>
                <w:rtl w:val="0"/>
              </w:rPr>
              <w:t xml:space="preserve">3.1.11.1 Length &amp; Packet Type</w:t>
              <w:tab/>
            </w:r>
          </w:hyperlink>
          <w:r w:rsidDel="00000000" w:rsidR="00000000" w:rsidRPr="00000000">
            <w:fldChar w:fldCharType="begin"/>
            <w:instrText xml:space="preserve"> PAGEREF _heading=h.2koq656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after="0" w:before="60" w:lineRule="auto"/>
            <w:ind w:left="1080" w:firstLine="0"/>
            <w:rPr>
              <w:color w:val="000000"/>
              <w:u w:val="none"/>
            </w:rPr>
          </w:pPr>
          <w:hyperlink w:anchor="_heading=h.zu0gcz">
            <w:r w:rsidDel="00000000" w:rsidR="00000000" w:rsidRPr="00000000">
              <w:rPr>
                <w:color w:val="000000"/>
                <w:u w:val="none"/>
                <w:rtl w:val="0"/>
              </w:rPr>
              <w:t xml:space="preserve">3.1.11.2 Topic Alias</w:t>
              <w:tab/>
            </w:r>
          </w:hyperlink>
          <w:r w:rsidDel="00000000" w:rsidR="00000000" w:rsidRPr="00000000">
            <w:fldChar w:fldCharType="begin"/>
            <w:instrText xml:space="preserve"> PAGEREF _heading=h.zu0gcz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after="0" w:before="60" w:lineRule="auto"/>
            <w:ind w:left="1080" w:firstLine="0"/>
            <w:rPr>
              <w:color w:val="000000"/>
              <w:u w:val="none"/>
            </w:rPr>
          </w:pPr>
          <w:hyperlink w:anchor="_heading=h.3jtnz0s">
            <w:r w:rsidDel="00000000" w:rsidR="00000000" w:rsidRPr="00000000">
              <w:rPr>
                <w:color w:val="000000"/>
                <w:u w:val="none"/>
                <w:rtl w:val="0"/>
              </w:rPr>
              <w:t xml:space="preserve">3.1.11.3 Packet Id</w:t>
              <w:tab/>
            </w:r>
          </w:hyperlink>
          <w:r w:rsidDel="00000000" w:rsidR="00000000" w:rsidRPr="00000000">
            <w:fldChar w:fldCharType="begin"/>
            <w:instrText xml:space="preserve"> PAGEREF _heading=h.3jtnz0s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after="0" w:before="60" w:lineRule="auto"/>
            <w:ind w:left="1080" w:firstLine="0"/>
            <w:rPr>
              <w:color w:val="000000"/>
              <w:u w:val="none"/>
            </w:rPr>
          </w:pPr>
          <w:hyperlink w:anchor="_heading=h.1yyy98l">
            <w:r w:rsidDel="00000000" w:rsidR="00000000" w:rsidRPr="00000000">
              <w:rPr>
                <w:color w:val="000000"/>
                <w:u w:val="none"/>
                <w:rtl w:val="0"/>
              </w:rPr>
              <w:t xml:space="preserve">3.1.11.4 Topic Name</w:t>
              <w:tab/>
            </w:r>
          </w:hyperlink>
          <w:r w:rsidDel="00000000" w:rsidR="00000000" w:rsidRPr="00000000">
            <w:fldChar w:fldCharType="begin"/>
            <w:instrText xml:space="preserve"> PAGEREF _heading=h.1yyy98l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after="0" w:before="60" w:lineRule="auto"/>
            <w:ind w:left="720" w:firstLine="0"/>
            <w:rPr>
              <w:color w:val="000000"/>
              <w:u w:val="none"/>
            </w:rPr>
          </w:pPr>
          <w:hyperlink w:anchor="_heading=h.4iylrwe">
            <w:r w:rsidDel="00000000" w:rsidR="00000000" w:rsidRPr="00000000">
              <w:rPr>
                <w:color w:val="000000"/>
                <w:u w:val="none"/>
                <w:rtl w:val="0"/>
              </w:rPr>
              <w:t xml:space="preserve">3.1.12 REGACK</w:t>
              <w:tab/>
            </w:r>
          </w:hyperlink>
          <w:r w:rsidDel="00000000" w:rsidR="00000000" w:rsidRPr="00000000">
            <w:fldChar w:fldCharType="begin"/>
            <w:instrText xml:space="preserve"> PAGEREF _heading=h.4iylrwe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after="0" w:before="60" w:lineRule="auto"/>
            <w:ind w:left="1080" w:firstLine="0"/>
            <w:rPr>
              <w:color w:val="000000"/>
              <w:u w:val="none"/>
            </w:rPr>
          </w:pPr>
          <w:hyperlink w:anchor="_heading=h.2y3w247">
            <w:r w:rsidDel="00000000" w:rsidR="00000000" w:rsidRPr="00000000">
              <w:rPr>
                <w:color w:val="000000"/>
                <w:u w:val="none"/>
                <w:rtl w:val="0"/>
              </w:rPr>
              <w:t xml:space="preserve">3.1.12.1 Length &amp; Packet Type</w:t>
              <w:tab/>
            </w:r>
          </w:hyperlink>
          <w:r w:rsidDel="00000000" w:rsidR="00000000" w:rsidRPr="00000000">
            <w:fldChar w:fldCharType="begin"/>
            <w:instrText xml:space="preserve"> PAGEREF _heading=h.2y3w247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after="0" w:before="60" w:lineRule="auto"/>
            <w:ind w:left="1080" w:firstLine="0"/>
            <w:rPr>
              <w:color w:val="000000"/>
              <w:u w:val="none"/>
            </w:rPr>
          </w:pPr>
          <w:hyperlink w:anchor="_heading=h.1d96cc0">
            <w:r w:rsidDel="00000000" w:rsidR="00000000" w:rsidRPr="00000000">
              <w:rPr>
                <w:color w:val="000000"/>
                <w:u w:val="none"/>
                <w:rtl w:val="0"/>
              </w:rPr>
              <w:t xml:space="preserve">3.1.12.2 REGACK Flags</w:t>
              <w:tab/>
            </w:r>
          </w:hyperlink>
          <w:r w:rsidDel="00000000" w:rsidR="00000000" w:rsidRPr="00000000">
            <w:fldChar w:fldCharType="begin"/>
            <w:instrText xml:space="preserve"> PAGEREF _heading=h.1d96cc0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after="0" w:before="60" w:lineRule="auto"/>
            <w:ind w:left="1080" w:firstLine="0"/>
            <w:rPr>
              <w:color w:val="000000"/>
              <w:u w:val="none"/>
            </w:rPr>
          </w:pPr>
          <w:hyperlink w:anchor="_heading=h.3x8tuzt">
            <w:r w:rsidDel="00000000" w:rsidR="00000000" w:rsidRPr="00000000">
              <w:rPr>
                <w:color w:val="000000"/>
                <w:u w:val="none"/>
                <w:rtl w:val="0"/>
              </w:rPr>
              <w:t xml:space="preserve">3.1.12.3 Topic Alias</w:t>
              <w:tab/>
            </w:r>
          </w:hyperlink>
          <w:r w:rsidDel="00000000" w:rsidR="00000000" w:rsidRPr="00000000">
            <w:fldChar w:fldCharType="begin"/>
            <w:instrText xml:space="preserve"> PAGEREF _heading=h.3x8tuzt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after="0" w:before="60" w:lineRule="auto"/>
            <w:ind w:left="1080" w:firstLine="0"/>
            <w:rPr>
              <w:color w:val="000000"/>
              <w:u w:val="none"/>
            </w:rPr>
          </w:pPr>
          <w:hyperlink w:anchor="_heading=h.2ce457m">
            <w:r w:rsidDel="00000000" w:rsidR="00000000" w:rsidRPr="00000000">
              <w:rPr>
                <w:color w:val="000000"/>
                <w:u w:val="none"/>
                <w:rtl w:val="0"/>
              </w:rPr>
              <w:t xml:space="preserve">3.1.12.4 Packet Id</w:t>
              <w:tab/>
            </w:r>
          </w:hyperlink>
          <w:r w:rsidDel="00000000" w:rsidR="00000000" w:rsidRPr="00000000">
            <w:fldChar w:fldCharType="begin"/>
            <w:instrText xml:space="preserve"> PAGEREF _heading=h.2ce457m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after="0" w:before="60" w:lineRule="auto"/>
            <w:ind w:left="1080" w:firstLine="0"/>
            <w:rPr>
              <w:color w:val="000000"/>
              <w:u w:val="none"/>
            </w:rPr>
          </w:pPr>
          <w:hyperlink w:anchor="_heading=h.rjefff">
            <w:r w:rsidDel="00000000" w:rsidR="00000000" w:rsidRPr="00000000">
              <w:rPr>
                <w:color w:val="000000"/>
                <w:u w:val="none"/>
                <w:rtl w:val="0"/>
              </w:rPr>
              <w:t xml:space="preserve">3.1.12.5 Reason Code</w:t>
              <w:tab/>
            </w:r>
          </w:hyperlink>
          <w:r w:rsidDel="00000000" w:rsidR="00000000" w:rsidRPr="00000000">
            <w:fldChar w:fldCharType="begin"/>
            <w:instrText xml:space="preserve"> PAGEREF _heading=h.rjefff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after="0" w:before="60" w:lineRule="auto"/>
            <w:ind w:left="720" w:firstLine="0"/>
            <w:rPr>
              <w:color w:val="000000"/>
              <w:u w:val="none"/>
            </w:rPr>
          </w:pPr>
          <w:hyperlink w:anchor="_heading=h.3bj1y38">
            <w:r w:rsidDel="00000000" w:rsidR="00000000" w:rsidRPr="00000000">
              <w:rPr>
                <w:color w:val="000000"/>
                <w:u w:val="none"/>
                <w:rtl w:val="0"/>
              </w:rPr>
              <w:t xml:space="preserve">3.1.13 Publish Variants</w:t>
              <w:tab/>
            </w:r>
          </w:hyperlink>
          <w:r w:rsidDel="00000000" w:rsidR="00000000" w:rsidRPr="00000000">
            <w:fldChar w:fldCharType="begin"/>
            <w:instrText xml:space="preserve"> PAGEREF _heading=h.3bj1y38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after="0" w:before="60" w:lineRule="auto"/>
            <w:ind w:left="720" w:firstLine="0"/>
            <w:rPr>
              <w:color w:val="000000"/>
              <w:u w:val="none"/>
            </w:rPr>
          </w:pPr>
          <w:hyperlink w:anchor="_heading=h.1qoc8b1">
            <w:r w:rsidDel="00000000" w:rsidR="00000000" w:rsidRPr="00000000">
              <w:rPr>
                <w:color w:val="000000"/>
                <w:u w:val="none"/>
                <w:rtl w:val="0"/>
              </w:rPr>
              <w:t xml:space="preserve">3.1.14 PUBLISH MINUS -1 (Reference from 1.2)</w:t>
              <w:tab/>
            </w:r>
          </w:hyperlink>
          <w:r w:rsidDel="00000000" w:rsidR="00000000" w:rsidRPr="00000000">
            <w:fldChar w:fldCharType="begin"/>
            <w:instrText xml:space="preserve"> PAGEREF _heading=h.1qoc8b1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after="0" w:before="60" w:lineRule="auto"/>
            <w:ind w:left="1080" w:firstLine="0"/>
            <w:rPr>
              <w:color w:val="000000"/>
              <w:u w:val="none"/>
            </w:rPr>
          </w:pPr>
          <w:hyperlink w:anchor="_heading=h.4anzqyu">
            <w:r w:rsidDel="00000000" w:rsidR="00000000" w:rsidRPr="00000000">
              <w:rPr>
                <w:color w:val="000000"/>
                <w:u w:val="none"/>
                <w:rtl w:val="0"/>
              </w:rPr>
              <w:t xml:space="preserve">3.1.14.1 Length &amp; Packet Type</w:t>
              <w:tab/>
            </w:r>
          </w:hyperlink>
          <w:r w:rsidDel="00000000" w:rsidR="00000000" w:rsidRPr="00000000">
            <w:fldChar w:fldCharType="begin"/>
            <w:instrText xml:space="preserve"> PAGEREF _heading=h.4anzqyu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after="0" w:before="60" w:lineRule="auto"/>
            <w:ind w:left="1080" w:firstLine="0"/>
            <w:rPr>
              <w:color w:val="000000"/>
              <w:u w:val="none"/>
            </w:rPr>
          </w:pPr>
          <w:hyperlink w:anchor="_heading=h.14ykbeg">
            <w:r w:rsidDel="00000000" w:rsidR="00000000" w:rsidRPr="00000000">
              <w:rPr>
                <w:color w:val="000000"/>
                <w:u w:val="none"/>
                <w:rtl w:val="0"/>
              </w:rPr>
              <w:t xml:space="preserve">3.1.14.2 PUBLISH Flags</w:t>
              <w:tab/>
            </w:r>
          </w:hyperlink>
          <w:r w:rsidDel="00000000" w:rsidR="00000000" w:rsidRPr="00000000">
            <w:fldChar w:fldCharType="begin"/>
            <w:instrText xml:space="preserve"> PAGEREF _heading=h.14ykbeg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after="0" w:before="60" w:lineRule="auto"/>
            <w:ind w:left="1080" w:firstLine="0"/>
            <w:rPr>
              <w:color w:val="000000"/>
              <w:u w:val="none"/>
            </w:rPr>
          </w:pPr>
          <w:hyperlink w:anchor="_heading=h.3oy7u29">
            <w:r w:rsidDel="00000000" w:rsidR="00000000" w:rsidRPr="00000000">
              <w:rPr>
                <w:color w:val="000000"/>
                <w:u w:val="none"/>
                <w:rtl w:val="0"/>
              </w:rPr>
              <w:t xml:space="preserve">3.1.14.3 Topic Alias or Topic Length</w:t>
              <w:tab/>
            </w:r>
          </w:hyperlink>
          <w:r w:rsidDel="00000000" w:rsidR="00000000" w:rsidRPr="00000000">
            <w:fldChar w:fldCharType="begin"/>
            <w:instrText xml:space="preserve"> PAGEREF _heading=h.3oy7u29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after="0" w:before="60" w:lineRule="auto"/>
            <w:ind w:left="1080" w:firstLine="0"/>
            <w:rPr>
              <w:color w:val="000000"/>
              <w:u w:val="none"/>
            </w:rPr>
          </w:pPr>
          <w:hyperlink w:anchor="_heading=h.243i4a2">
            <w:r w:rsidDel="00000000" w:rsidR="00000000" w:rsidRPr="00000000">
              <w:rPr>
                <w:color w:val="000000"/>
                <w:u w:val="none"/>
                <w:rtl w:val="0"/>
              </w:rPr>
              <w:t xml:space="preserve">3.1.14.4 Data</w:t>
              <w:tab/>
            </w:r>
          </w:hyperlink>
          <w:r w:rsidDel="00000000" w:rsidR="00000000" w:rsidRPr="00000000">
            <w:fldChar w:fldCharType="begin"/>
            <w:instrText xml:space="preserve"> PAGEREF _heading=h.243i4a2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after="0" w:before="60" w:lineRule="auto"/>
            <w:ind w:left="720" w:firstLine="0"/>
            <w:rPr>
              <w:color w:val="000000"/>
              <w:u w:val="none"/>
            </w:rPr>
          </w:pPr>
          <w:hyperlink w:anchor="_heading=h.j8sehv">
            <w:r w:rsidDel="00000000" w:rsidR="00000000" w:rsidRPr="00000000">
              <w:rPr>
                <w:color w:val="000000"/>
                <w:u w:val="none"/>
                <w:rtl w:val="0"/>
              </w:rPr>
              <w:t xml:space="preserve">3.1.15 PUBLISH OUT OF BAND</w:t>
              <w:tab/>
            </w:r>
          </w:hyperlink>
          <w:r w:rsidDel="00000000" w:rsidR="00000000" w:rsidRPr="00000000">
            <w:fldChar w:fldCharType="begin"/>
            <w:instrText xml:space="preserve"> PAGEREF _heading=h.j8sehv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after="0" w:before="60" w:lineRule="auto"/>
            <w:ind w:left="1080" w:firstLine="0"/>
            <w:rPr>
              <w:color w:val="000000"/>
              <w:u w:val="none"/>
            </w:rPr>
          </w:pPr>
          <w:hyperlink w:anchor="_heading=h.338fx5o">
            <w:r w:rsidDel="00000000" w:rsidR="00000000" w:rsidRPr="00000000">
              <w:rPr>
                <w:color w:val="000000"/>
                <w:u w:val="none"/>
                <w:rtl w:val="0"/>
              </w:rPr>
              <w:t xml:space="preserve">3.1.15.1 Length &amp; Packet Type</w:t>
              <w:tab/>
            </w:r>
          </w:hyperlink>
          <w:r w:rsidDel="00000000" w:rsidR="00000000" w:rsidRPr="00000000">
            <w:fldChar w:fldCharType="begin"/>
            <w:instrText xml:space="preserve"> PAGEREF _heading=h.338fx5o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after="0" w:before="60" w:lineRule="auto"/>
            <w:ind w:left="1080" w:firstLine="0"/>
            <w:rPr>
              <w:color w:val="000000"/>
              <w:u w:val="none"/>
            </w:rPr>
          </w:pPr>
          <w:hyperlink w:anchor="_heading=h.1idq7dh">
            <w:r w:rsidDel="00000000" w:rsidR="00000000" w:rsidRPr="00000000">
              <w:rPr>
                <w:color w:val="000000"/>
                <w:u w:val="none"/>
                <w:rtl w:val="0"/>
              </w:rPr>
              <w:t xml:space="preserve">3.1.15.2 PUBLISH Flags</w:t>
              <w:tab/>
            </w:r>
          </w:hyperlink>
          <w:r w:rsidDel="00000000" w:rsidR="00000000" w:rsidRPr="00000000">
            <w:fldChar w:fldCharType="begin"/>
            <w:instrText xml:space="preserve"> PAGEREF _heading=h.1idq7dh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after="0" w:before="60" w:lineRule="auto"/>
            <w:ind w:left="1080" w:firstLine="0"/>
            <w:rPr>
              <w:color w:val="000000"/>
              <w:u w:val="none"/>
            </w:rPr>
          </w:pPr>
          <w:hyperlink w:anchor="_heading=h.42ddq1a">
            <w:r w:rsidDel="00000000" w:rsidR="00000000" w:rsidRPr="00000000">
              <w:rPr>
                <w:color w:val="000000"/>
                <w:u w:val="none"/>
                <w:rtl w:val="0"/>
              </w:rPr>
              <w:t xml:space="preserve">3.1.15.3 Topic Alias or Topic Length</w:t>
              <w:tab/>
            </w:r>
          </w:hyperlink>
          <w:r w:rsidDel="00000000" w:rsidR="00000000" w:rsidRPr="00000000">
            <w:fldChar w:fldCharType="begin"/>
            <w:instrText xml:space="preserve"> PAGEREF _heading=h.42ddq1a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after="0" w:before="60" w:lineRule="auto"/>
            <w:ind w:left="1080" w:firstLine="0"/>
            <w:rPr>
              <w:color w:val="000000"/>
              <w:u w:val="none"/>
            </w:rPr>
          </w:pPr>
          <w:hyperlink w:anchor="_heading=h.2hio093">
            <w:r w:rsidDel="00000000" w:rsidR="00000000" w:rsidRPr="00000000">
              <w:rPr>
                <w:color w:val="000000"/>
                <w:u w:val="none"/>
                <w:rtl w:val="0"/>
              </w:rPr>
              <w:t xml:space="preserve">3.1.15.4 Data</w:t>
              <w:tab/>
            </w:r>
          </w:hyperlink>
          <w:r w:rsidDel="00000000" w:rsidR="00000000" w:rsidRPr="00000000">
            <w:fldChar w:fldCharType="begin"/>
            <w:instrText xml:space="preserve"> PAGEREF _heading=h.2hio093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after="0" w:before="60" w:lineRule="auto"/>
            <w:ind w:left="720" w:firstLine="0"/>
            <w:rPr>
              <w:color w:val="000000"/>
              <w:u w:val="none"/>
            </w:rPr>
          </w:pPr>
          <w:hyperlink w:anchor="_heading=h.wnyagw">
            <w:r w:rsidDel="00000000" w:rsidR="00000000" w:rsidRPr="00000000">
              <w:rPr>
                <w:color w:val="000000"/>
                <w:u w:val="none"/>
                <w:rtl w:val="0"/>
              </w:rPr>
              <w:t xml:space="preserve">3.1.16 PUBLISH (used for QoS 0)</w:t>
              <w:tab/>
            </w:r>
          </w:hyperlink>
          <w:r w:rsidDel="00000000" w:rsidR="00000000" w:rsidRPr="00000000">
            <w:fldChar w:fldCharType="begin"/>
            <w:instrText xml:space="preserve"> PAGEREF _heading=h.wnyagw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after="0" w:before="60" w:lineRule="auto"/>
            <w:ind w:left="1080" w:firstLine="0"/>
            <w:rPr>
              <w:color w:val="000000"/>
              <w:u w:val="none"/>
            </w:rPr>
          </w:pPr>
          <w:hyperlink w:anchor="_heading=h.3gnlt4p">
            <w:r w:rsidDel="00000000" w:rsidR="00000000" w:rsidRPr="00000000">
              <w:rPr>
                <w:color w:val="000000"/>
                <w:u w:val="none"/>
                <w:rtl w:val="0"/>
              </w:rPr>
              <w:t xml:space="preserve">3.1.16.1 Length &amp; Packet Type</w:t>
              <w:tab/>
            </w:r>
          </w:hyperlink>
          <w:r w:rsidDel="00000000" w:rsidR="00000000" w:rsidRPr="00000000">
            <w:fldChar w:fldCharType="begin"/>
            <w:instrText xml:space="preserve"> PAGEREF _heading=h.3gnlt4p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after="0" w:before="60" w:lineRule="auto"/>
            <w:ind w:left="1080" w:firstLine="0"/>
            <w:rPr>
              <w:color w:val="000000"/>
              <w:u w:val="none"/>
            </w:rPr>
          </w:pPr>
          <w:hyperlink w:anchor="_heading=h.1vsw3ci">
            <w:r w:rsidDel="00000000" w:rsidR="00000000" w:rsidRPr="00000000">
              <w:rPr>
                <w:color w:val="000000"/>
                <w:u w:val="none"/>
                <w:rtl w:val="0"/>
              </w:rPr>
              <w:t xml:space="preserve">3.1.16.2 PUBLISH Flags</w:t>
              <w:tab/>
            </w:r>
          </w:hyperlink>
          <w:r w:rsidDel="00000000" w:rsidR="00000000" w:rsidRPr="00000000">
            <w:fldChar w:fldCharType="begin"/>
            <w:instrText xml:space="preserve"> PAGEREF _heading=h.1vsw3ci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after="0" w:before="60" w:lineRule="auto"/>
            <w:ind w:left="1080" w:firstLine="0"/>
            <w:rPr>
              <w:color w:val="000000"/>
              <w:u w:val="none"/>
            </w:rPr>
          </w:pPr>
          <w:hyperlink w:anchor="_heading=h.4fsjm0b">
            <w:r w:rsidDel="00000000" w:rsidR="00000000" w:rsidRPr="00000000">
              <w:rPr>
                <w:color w:val="000000"/>
                <w:u w:val="none"/>
                <w:rtl w:val="0"/>
              </w:rPr>
              <w:t xml:space="preserve">3.1.16.3 Topic Alias or Topic Length</w:t>
              <w:tab/>
            </w:r>
          </w:hyperlink>
          <w:r w:rsidDel="00000000" w:rsidR="00000000" w:rsidRPr="00000000">
            <w:fldChar w:fldCharType="begin"/>
            <w:instrText xml:space="preserve"> PAGEREF _heading=h.4fsjm0b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after="0" w:before="60" w:lineRule="auto"/>
            <w:ind w:left="1080" w:firstLine="0"/>
            <w:rPr>
              <w:color w:val="000000"/>
              <w:u w:val="none"/>
            </w:rPr>
          </w:pPr>
          <w:hyperlink w:anchor="_heading=h.2uxtw84">
            <w:r w:rsidDel="00000000" w:rsidR="00000000" w:rsidRPr="00000000">
              <w:rPr>
                <w:color w:val="000000"/>
                <w:u w:val="none"/>
                <w:rtl w:val="0"/>
              </w:rPr>
              <w:t xml:space="preserve">3.1.16.4 Data</w:t>
              <w:tab/>
            </w:r>
          </w:hyperlink>
          <w:r w:rsidDel="00000000" w:rsidR="00000000" w:rsidRPr="00000000">
            <w:fldChar w:fldCharType="begin"/>
            <w:instrText xml:space="preserve"> PAGEREF _heading=h.2uxtw84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after="0" w:before="60" w:lineRule="auto"/>
            <w:ind w:left="720" w:firstLine="0"/>
            <w:rPr>
              <w:color w:val="000000"/>
              <w:u w:val="none"/>
            </w:rPr>
          </w:pPr>
          <w:hyperlink w:anchor="_heading=h.1a346fx">
            <w:r w:rsidDel="00000000" w:rsidR="00000000" w:rsidRPr="00000000">
              <w:rPr>
                <w:color w:val="000000"/>
                <w:u w:val="none"/>
                <w:rtl w:val="0"/>
              </w:rPr>
              <w:t xml:space="preserve">3.1.17 PUBLISH (used for QoS 1 &amp; 2)</w:t>
              <w:tab/>
            </w:r>
          </w:hyperlink>
          <w:r w:rsidDel="00000000" w:rsidR="00000000" w:rsidRPr="00000000">
            <w:fldChar w:fldCharType="begin"/>
            <w:instrText xml:space="preserve"> PAGEREF _heading=h.1a346fx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after="0" w:before="60" w:lineRule="auto"/>
            <w:ind w:left="1080" w:firstLine="0"/>
            <w:rPr>
              <w:color w:val="000000"/>
              <w:u w:val="none"/>
            </w:rPr>
          </w:pPr>
          <w:hyperlink w:anchor="_heading=h.3u2rp3q">
            <w:r w:rsidDel="00000000" w:rsidR="00000000" w:rsidRPr="00000000">
              <w:rPr>
                <w:color w:val="000000"/>
                <w:u w:val="none"/>
                <w:rtl w:val="0"/>
              </w:rPr>
              <w:t xml:space="preserve">3.1.17.1 Length &amp; Packet Type</w:t>
              <w:tab/>
            </w:r>
          </w:hyperlink>
          <w:r w:rsidDel="00000000" w:rsidR="00000000" w:rsidRPr="00000000">
            <w:fldChar w:fldCharType="begin"/>
            <w:instrText xml:space="preserve"> PAGEREF _heading=h.3u2rp3q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after="0" w:before="60" w:lineRule="auto"/>
            <w:ind w:left="1080" w:firstLine="0"/>
            <w:rPr>
              <w:color w:val="000000"/>
              <w:u w:val="none"/>
            </w:rPr>
          </w:pPr>
          <w:hyperlink w:anchor="_heading=h.2981zbj">
            <w:r w:rsidDel="00000000" w:rsidR="00000000" w:rsidRPr="00000000">
              <w:rPr>
                <w:color w:val="000000"/>
                <w:u w:val="none"/>
                <w:rtl w:val="0"/>
              </w:rPr>
              <w:t xml:space="preserve">3.1.17.2 PUBLISH Flags</w:t>
              <w:tab/>
            </w:r>
          </w:hyperlink>
          <w:r w:rsidDel="00000000" w:rsidR="00000000" w:rsidRPr="00000000">
            <w:fldChar w:fldCharType="begin"/>
            <w:instrText xml:space="preserve"> PAGEREF _heading=h.2981zbj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after="0" w:before="60" w:lineRule="auto"/>
            <w:ind w:left="1080" w:firstLine="0"/>
            <w:rPr>
              <w:color w:val="000000"/>
              <w:u w:val="none"/>
            </w:rPr>
          </w:pPr>
          <w:hyperlink w:anchor="_heading=h.38czs75">
            <w:r w:rsidDel="00000000" w:rsidR="00000000" w:rsidRPr="00000000">
              <w:rPr>
                <w:color w:val="000000"/>
                <w:u w:val="none"/>
                <w:rtl w:val="0"/>
              </w:rPr>
              <w:t xml:space="preserve">3.1.17.3 Topic Length</w:t>
              <w:tab/>
            </w:r>
          </w:hyperlink>
          <w:r w:rsidDel="00000000" w:rsidR="00000000" w:rsidRPr="00000000">
            <w:fldChar w:fldCharType="begin"/>
            <w:instrText xml:space="preserve"> PAGEREF _heading=h.38czs75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after="0" w:before="60" w:lineRule="auto"/>
            <w:ind w:left="1080" w:firstLine="0"/>
            <w:rPr>
              <w:color w:val="000000"/>
              <w:u w:val="none"/>
            </w:rPr>
          </w:pPr>
          <w:hyperlink w:anchor="_heading=h.1nia2ey">
            <w:r w:rsidDel="00000000" w:rsidR="00000000" w:rsidRPr="00000000">
              <w:rPr>
                <w:color w:val="000000"/>
                <w:u w:val="none"/>
                <w:rtl w:val="0"/>
              </w:rPr>
              <w:t xml:space="preserve">3.1.17.4 Packet Id</w:t>
              <w:tab/>
            </w:r>
          </w:hyperlink>
          <w:r w:rsidDel="00000000" w:rsidR="00000000" w:rsidRPr="00000000">
            <w:fldChar w:fldCharType="begin"/>
            <w:instrText xml:space="preserve"> PAGEREF _heading=h.1nia2ey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after="0" w:before="60" w:lineRule="auto"/>
            <w:ind w:left="1080" w:firstLine="0"/>
            <w:rPr>
              <w:color w:val="000000"/>
              <w:u w:val="none"/>
            </w:rPr>
          </w:pPr>
          <w:hyperlink w:anchor="_heading=h.47hxl2r">
            <w:r w:rsidDel="00000000" w:rsidR="00000000" w:rsidRPr="00000000">
              <w:rPr>
                <w:color w:val="000000"/>
                <w:u w:val="none"/>
                <w:rtl w:val="0"/>
              </w:rPr>
              <w:t xml:space="preserve">3.1.17.5 Topic Alias or Topic Name</w:t>
              <w:tab/>
            </w:r>
          </w:hyperlink>
          <w:r w:rsidDel="00000000" w:rsidR="00000000" w:rsidRPr="00000000">
            <w:fldChar w:fldCharType="begin"/>
            <w:instrText xml:space="preserve"> PAGEREF _heading=h.47hxl2r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after="0" w:before="60" w:lineRule="auto"/>
            <w:ind w:left="1080" w:firstLine="0"/>
            <w:rPr>
              <w:color w:val="000000"/>
              <w:u w:val="none"/>
            </w:rPr>
          </w:pPr>
          <w:hyperlink w:anchor="_heading=h.2mn7vak">
            <w:r w:rsidDel="00000000" w:rsidR="00000000" w:rsidRPr="00000000">
              <w:rPr>
                <w:color w:val="000000"/>
                <w:u w:val="none"/>
                <w:rtl w:val="0"/>
              </w:rPr>
              <w:t xml:space="preserve">3.1.17.6 Data</w:t>
              <w:tab/>
            </w:r>
          </w:hyperlink>
          <w:r w:rsidDel="00000000" w:rsidR="00000000" w:rsidRPr="00000000">
            <w:fldChar w:fldCharType="begin"/>
            <w:instrText xml:space="preserve"> PAGEREF _heading=h.2mn7vak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after="0" w:before="60" w:lineRule="auto"/>
            <w:ind w:left="720" w:firstLine="0"/>
            <w:rPr>
              <w:color w:val="000000"/>
              <w:u w:val="none"/>
            </w:rPr>
          </w:pPr>
          <w:hyperlink w:anchor="_heading=h.11si5id">
            <w:r w:rsidDel="00000000" w:rsidR="00000000" w:rsidRPr="00000000">
              <w:rPr>
                <w:color w:val="000000"/>
                <w:u w:val="none"/>
                <w:rtl w:val="0"/>
              </w:rPr>
              <w:t xml:space="preserve">3.1.18 PUBACK – Publish Acknowledgement</w:t>
              <w:tab/>
            </w:r>
          </w:hyperlink>
          <w:r w:rsidDel="00000000" w:rsidR="00000000" w:rsidRPr="00000000">
            <w:fldChar w:fldCharType="begin"/>
            <w:instrText xml:space="preserve"> PAGEREF _heading=h.11si5id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after="0" w:before="60" w:lineRule="auto"/>
            <w:ind w:left="1080" w:firstLine="0"/>
            <w:rPr>
              <w:color w:val="000000"/>
              <w:u w:val="none"/>
            </w:rPr>
          </w:pPr>
          <w:hyperlink w:anchor="_heading=h.3ls5o66">
            <w:r w:rsidDel="00000000" w:rsidR="00000000" w:rsidRPr="00000000">
              <w:rPr>
                <w:color w:val="000000"/>
                <w:u w:val="none"/>
                <w:rtl w:val="0"/>
              </w:rPr>
              <w:t xml:space="preserve">3.1.18.1 Length &amp; Packet Type</w:t>
              <w:tab/>
            </w:r>
          </w:hyperlink>
          <w:r w:rsidDel="00000000" w:rsidR="00000000" w:rsidRPr="00000000">
            <w:fldChar w:fldCharType="begin"/>
            <w:instrText xml:space="preserve"> PAGEREF _heading=h.3ls5o66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after="0" w:before="60" w:lineRule="auto"/>
            <w:ind w:left="1080" w:firstLine="0"/>
            <w:rPr>
              <w:color w:val="000000"/>
              <w:u w:val="none"/>
            </w:rPr>
          </w:pPr>
          <w:hyperlink w:anchor="_heading=h.20xfydz">
            <w:r w:rsidDel="00000000" w:rsidR="00000000" w:rsidRPr="00000000">
              <w:rPr>
                <w:color w:val="000000"/>
                <w:u w:val="none"/>
                <w:rtl w:val="0"/>
              </w:rPr>
              <w:t xml:space="preserve">3.1.18.2 Packet Id</w:t>
              <w:tab/>
            </w:r>
          </w:hyperlink>
          <w:r w:rsidDel="00000000" w:rsidR="00000000" w:rsidRPr="00000000">
            <w:fldChar w:fldCharType="begin"/>
            <w:instrText xml:space="preserve"> PAGEREF _heading=h.20xfydz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after="0" w:before="60" w:lineRule="auto"/>
            <w:ind w:left="1080" w:firstLine="0"/>
            <w:rPr>
              <w:color w:val="000000"/>
              <w:u w:val="none"/>
            </w:rPr>
          </w:pPr>
          <w:hyperlink w:anchor="_heading=h.4kx3h1s">
            <w:r w:rsidDel="00000000" w:rsidR="00000000" w:rsidRPr="00000000">
              <w:rPr>
                <w:color w:val="000000"/>
                <w:u w:val="none"/>
                <w:rtl w:val="0"/>
              </w:rPr>
              <w:t xml:space="preserve">3.1.18.3 Reason Code</w:t>
              <w:tab/>
            </w:r>
          </w:hyperlink>
          <w:r w:rsidDel="00000000" w:rsidR="00000000" w:rsidRPr="00000000">
            <w:fldChar w:fldCharType="begin"/>
            <w:instrText xml:space="preserve"> PAGEREF _heading=h.4kx3h1s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after="0" w:before="60" w:lineRule="auto"/>
            <w:ind w:left="720" w:firstLine="0"/>
            <w:rPr>
              <w:color w:val="000000"/>
              <w:u w:val="none"/>
            </w:rPr>
          </w:pPr>
          <w:hyperlink w:anchor="_heading=h.302dr9l">
            <w:r w:rsidDel="00000000" w:rsidR="00000000" w:rsidRPr="00000000">
              <w:rPr>
                <w:color w:val="000000"/>
                <w:u w:val="none"/>
                <w:rtl w:val="0"/>
              </w:rPr>
              <w:t xml:space="preserve">3.1.19 PUBREC (QoS 2 delivery part 1)</w:t>
              <w:tab/>
            </w:r>
          </w:hyperlink>
          <w:r w:rsidDel="00000000" w:rsidR="00000000" w:rsidRPr="00000000">
            <w:fldChar w:fldCharType="begin"/>
            <w:instrText xml:space="preserve"> PAGEREF _heading=h.302dr9l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after="0" w:before="60" w:lineRule="auto"/>
            <w:ind w:left="1080" w:firstLine="0"/>
            <w:rPr>
              <w:color w:val="000000"/>
              <w:u w:val="none"/>
            </w:rPr>
          </w:pPr>
          <w:hyperlink w:anchor="_heading=h.1f7o1he">
            <w:r w:rsidDel="00000000" w:rsidR="00000000" w:rsidRPr="00000000">
              <w:rPr>
                <w:color w:val="000000"/>
                <w:u w:val="none"/>
                <w:rtl w:val="0"/>
              </w:rPr>
              <w:t xml:space="preserve">3.1.19.1 Length &amp; Packet Type</w:t>
              <w:tab/>
            </w:r>
          </w:hyperlink>
          <w:r w:rsidDel="00000000" w:rsidR="00000000" w:rsidRPr="00000000">
            <w:fldChar w:fldCharType="begin"/>
            <w:instrText xml:space="preserve"> PAGEREF _heading=h.1f7o1he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after="0" w:before="60" w:lineRule="auto"/>
            <w:ind w:left="1080" w:firstLine="0"/>
            <w:rPr>
              <w:color w:val="000000"/>
              <w:u w:val="none"/>
            </w:rPr>
          </w:pPr>
          <w:hyperlink w:anchor="_heading=h.3z7bk57">
            <w:r w:rsidDel="00000000" w:rsidR="00000000" w:rsidRPr="00000000">
              <w:rPr>
                <w:color w:val="000000"/>
                <w:u w:val="none"/>
                <w:rtl w:val="0"/>
              </w:rPr>
              <w:t xml:space="preserve">3.1.19.2 Packet Id</w:t>
              <w:tab/>
            </w:r>
          </w:hyperlink>
          <w:r w:rsidDel="00000000" w:rsidR="00000000" w:rsidRPr="00000000">
            <w:fldChar w:fldCharType="begin"/>
            <w:instrText xml:space="preserve"> PAGEREF _heading=h.3z7bk57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after="0" w:before="60" w:lineRule="auto"/>
            <w:ind w:left="720" w:firstLine="0"/>
            <w:rPr>
              <w:color w:val="000000"/>
              <w:u w:val="none"/>
            </w:rPr>
          </w:pPr>
          <w:hyperlink w:anchor="_heading=h.2eclud0">
            <w:r w:rsidDel="00000000" w:rsidR="00000000" w:rsidRPr="00000000">
              <w:rPr>
                <w:color w:val="000000"/>
                <w:u w:val="none"/>
                <w:rtl w:val="0"/>
              </w:rPr>
              <w:t xml:space="preserve">3.1.20 PUBREL (QoS 2 delivery part 2)</w:t>
              <w:tab/>
            </w:r>
          </w:hyperlink>
          <w:r w:rsidDel="00000000" w:rsidR="00000000" w:rsidRPr="00000000">
            <w:fldChar w:fldCharType="begin"/>
            <w:instrText xml:space="preserve"> PAGEREF _heading=h.2eclud0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after="0" w:before="60" w:lineRule="auto"/>
            <w:ind w:left="1080" w:firstLine="0"/>
            <w:rPr>
              <w:color w:val="000000"/>
              <w:u w:val="none"/>
            </w:rPr>
          </w:pPr>
          <w:hyperlink w:anchor="_heading=h.thw4kt">
            <w:r w:rsidDel="00000000" w:rsidR="00000000" w:rsidRPr="00000000">
              <w:rPr>
                <w:color w:val="000000"/>
                <w:u w:val="none"/>
                <w:rtl w:val="0"/>
              </w:rPr>
              <w:t xml:space="preserve">3.1.20.1 Length &amp; Packet Type</w:t>
              <w:tab/>
            </w:r>
          </w:hyperlink>
          <w:r w:rsidDel="00000000" w:rsidR="00000000" w:rsidRPr="00000000">
            <w:fldChar w:fldCharType="begin"/>
            <w:instrText xml:space="preserve"> PAGEREF _heading=h.thw4kt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after="0" w:before="60" w:lineRule="auto"/>
            <w:ind w:left="1080" w:firstLine="0"/>
            <w:rPr>
              <w:color w:val="000000"/>
              <w:u w:val="none"/>
            </w:rPr>
          </w:pPr>
          <w:hyperlink w:anchor="_heading=h.3dhjn8m">
            <w:r w:rsidDel="00000000" w:rsidR="00000000" w:rsidRPr="00000000">
              <w:rPr>
                <w:color w:val="000000"/>
                <w:u w:val="none"/>
                <w:rtl w:val="0"/>
              </w:rPr>
              <w:t xml:space="preserve">3.1.20.2 Packet Id</w:t>
              <w:tab/>
            </w:r>
          </w:hyperlink>
          <w:r w:rsidDel="00000000" w:rsidR="00000000" w:rsidRPr="00000000">
            <w:fldChar w:fldCharType="begin"/>
            <w:instrText xml:space="preserve"> PAGEREF _heading=h.3dhjn8m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after="0" w:before="60" w:lineRule="auto"/>
            <w:ind w:left="720" w:firstLine="0"/>
            <w:rPr>
              <w:color w:val="000000"/>
              <w:u w:val="none"/>
            </w:rPr>
          </w:pPr>
          <w:hyperlink w:anchor="_heading=h.1smtxgf">
            <w:r w:rsidDel="00000000" w:rsidR="00000000" w:rsidRPr="00000000">
              <w:rPr>
                <w:color w:val="000000"/>
                <w:u w:val="none"/>
                <w:rtl w:val="0"/>
              </w:rPr>
              <w:t xml:space="preserve">3.1.21 PUBCOMP (QoS 2 delivery part 3)</w:t>
              <w:tab/>
            </w:r>
          </w:hyperlink>
          <w:r w:rsidDel="00000000" w:rsidR="00000000" w:rsidRPr="00000000">
            <w:fldChar w:fldCharType="begin"/>
            <w:instrText xml:space="preserve"> PAGEREF _heading=h.1smtxgf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after="0" w:before="60" w:lineRule="auto"/>
            <w:ind w:left="1080" w:firstLine="0"/>
            <w:rPr>
              <w:color w:val="000000"/>
              <w:u w:val="none"/>
            </w:rPr>
          </w:pPr>
          <w:hyperlink w:anchor="_heading=h.4cmhg48">
            <w:r w:rsidDel="00000000" w:rsidR="00000000" w:rsidRPr="00000000">
              <w:rPr>
                <w:color w:val="000000"/>
                <w:u w:val="none"/>
                <w:rtl w:val="0"/>
              </w:rPr>
              <w:t xml:space="preserve">3.1.21.1 Length &amp; Packet Type</w:t>
              <w:tab/>
            </w:r>
          </w:hyperlink>
          <w:r w:rsidDel="00000000" w:rsidR="00000000" w:rsidRPr="00000000">
            <w:fldChar w:fldCharType="begin"/>
            <w:instrText xml:space="preserve"> PAGEREF _heading=h.4cmhg48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after="0" w:before="60" w:lineRule="auto"/>
            <w:ind w:left="1080" w:firstLine="0"/>
            <w:rPr>
              <w:color w:val="000000"/>
              <w:u w:val="none"/>
            </w:rPr>
          </w:pPr>
          <w:hyperlink w:anchor="_heading=h.2rrrqc1">
            <w:r w:rsidDel="00000000" w:rsidR="00000000" w:rsidRPr="00000000">
              <w:rPr>
                <w:color w:val="000000"/>
                <w:u w:val="none"/>
                <w:rtl w:val="0"/>
              </w:rPr>
              <w:t xml:space="preserve">3.1.21.2 Packet Identifier</w:t>
              <w:tab/>
            </w:r>
          </w:hyperlink>
          <w:r w:rsidDel="00000000" w:rsidR="00000000" w:rsidRPr="00000000">
            <w:fldChar w:fldCharType="begin"/>
            <w:instrText xml:space="preserve"> PAGEREF _heading=h.2rrrqc1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after="0" w:before="60" w:lineRule="auto"/>
            <w:ind w:left="720" w:firstLine="0"/>
            <w:rPr>
              <w:color w:val="000000"/>
              <w:u w:val="none"/>
            </w:rPr>
          </w:pPr>
          <w:hyperlink w:anchor="_heading=h.16x20ju">
            <w:r w:rsidDel="00000000" w:rsidR="00000000" w:rsidRPr="00000000">
              <w:rPr>
                <w:color w:val="000000"/>
                <w:u w:val="none"/>
                <w:rtl w:val="0"/>
              </w:rPr>
              <w:t xml:space="preserve">3.1.22 SUBSCRIBE</w:t>
              <w:tab/>
            </w:r>
          </w:hyperlink>
          <w:r w:rsidDel="00000000" w:rsidR="00000000" w:rsidRPr="00000000">
            <w:fldChar w:fldCharType="begin"/>
            <w:instrText xml:space="preserve"> PAGEREF _heading=h.16x20ju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after="0" w:before="60" w:lineRule="auto"/>
            <w:ind w:left="1080" w:firstLine="0"/>
            <w:rPr>
              <w:color w:val="000000"/>
              <w:u w:val="none"/>
            </w:rPr>
          </w:pPr>
          <w:hyperlink w:anchor="_heading=h.3qwpj7n">
            <w:r w:rsidDel="00000000" w:rsidR="00000000" w:rsidRPr="00000000">
              <w:rPr>
                <w:color w:val="000000"/>
                <w:u w:val="none"/>
                <w:rtl w:val="0"/>
              </w:rPr>
              <w:t xml:space="preserve">3.1.22.1 Length &amp; Packet Type</w:t>
              <w:tab/>
            </w:r>
          </w:hyperlink>
          <w:r w:rsidDel="00000000" w:rsidR="00000000" w:rsidRPr="00000000">
            <w:fldChar w:fldCharType="begin"/>
            <w:instrText xml:space="preserve"> PAGEREF _heading=h.3qwpj7n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after="0" w:before="60" w:lineRule="auto"/>
            <w:ind w:left="1080" w:firstLine="0"/>
            <w:rPr>
              <w:color w:val="000000"/>
              <w:u w:val="none"/>
            </w:rPr>
          </w:pPr>
          <w:hyperlink w:anchor="_heading=h.261ztfg">
            <w:r w:rsidDel="00000000" w:rsidR="00000000" w:rsidRPr="00000000">
              <w:rPr>
                <w:color w:val="000000"/>
                <w:u w:val="none"/>
                <w:rtl w:val="0"/>
              </w:rPr>
              <w:t xml:space="preserve">3.1.22.2 SUBSCRIBE Flags</w:t>
              <w:tab/>
            </w:r>
          </w:hyperlink>
          <w:r w:rsidDel="00000000" w:rsidR="00000000" w:rsidRPr="00000000">
            <w:fldChar w:fldCharType="begin"/>
            <w:instrText xml:space="preserve"> PAGEREF _heading=h.261ztfg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after="0" w:before="60" w:lineRule="auto"/>
            <w:ind w:left="1080" w:firstLine="0"/>
            <w:rPr>
              <w:color w:val="000000"/>
              <w:u w:val="none"/>
            </w:rPr>
          </w:pPr>
          <w:hyperlink w:anchor="_heading=h.l7a3n9">
            <w:r w:rsidDel="00000000" w:rsidR="00000000" w:rsidRPr="00000000">
              <w:rPr>
                <w:color w:val="000000"/>
                <w:u w:val="none"/>
                <w:rtl w:val="0"/>
              </w:rPr>
              <w:t xml:space="preserve">3.1.22.3 Packet Id</w:t>
              <w:tab/>
            </w:r>
          </w:hyperlink>
          <w:r w:rsidDel="00000000" w:rsidR="00000000" w:rsidRPr="00000000">
            <w:fldChar w:fldCharType="begin"/>
            <w:instrText xml:space="preserve"> PAGEREF _heading=h.l7a3n9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after="0" w:before="60" w:lineRule="auto"/>
            <w:ind w:left="1080" w:firstLine="0"/>
            <w:rPr>
              <w:color w:val="000000"/>
              <w:u w:val="none"/>
            </w:rPr>
          </w:pPr>
          <w:hyperlink w:anchor="_heading=h.356xmb2">
            <w:r w:rsidDel="00000000" w:rsidR="00000000" w:rsidRPr="00000000">
              <w:rPr>
                <w:color w:val="000000"/>
                <w:u w:val="none"/>
                <w:rtl w:val="0"/>
              </w:rPr>
              <w:t xml:space="preserve">3.1.22.4 Topic Alias or Topic Filter</w:t>
              <w:tab/>
            </w:r>
          </w:hyperlink>
          <w:r w:rsidDel="00000000" w:rsidR="00000000" w:rsidRPr="00000000">
            <w:fldChar w:fldCharType="begin"/>
            <w:instrText xml:space="preserve"> PAGEREF _heading=h.356xmb2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after="0" w:before="60" w:lineRule="auto"/>
            <w:ind w:left="720" w:firstLine="0"/>
            <w:rPr>
              <w:color w:val="000000"/>
              <w:u w:val="none"/>
            </w:rPr>
          </w:pPr>
          <w:hyperlink w:anchor="_heading=h.1kc7wiv">
            <w:r w:rsidDel="00000000" w:rsidR="00000000" w:rsidRPr="00000000">
              <w:rPr>
                <w:color w:val="000000"/>
                <w:u w:val="none"/>
                <w:rtl w:val="0"/>
              </w:rPr>
              <w:t xml:space="preserve">3.1.23 SUBACK</w:t>
              <w:tab/>
            </w:r>
          </w:hyperlink>
          <w:r w:rsidDel="00000000" w:rsidR="00000000" w:rsidRPr="00000000">
            <w:fldChar w:fldCharType="begin"/>
            <w:instrText xml:space="preserve"> PAGEREF _heading=h.1kc7wiv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after="0" w:before="60" w:lineRule="auto"/>
            <w:ind w:left="1080" w:firstLine="0"/>
            <w:rPr>
              <w:color w:val="000000"/>
              <w:u w:val="none"/>
            </w:rPr>
          </w:pPr>
          <w:hyperlink w:anchor="_heading=h.44bvf6o">
            <w:r w:rsidDel="00000000" w:rsidR="00000000" w:rsidRPr="00000000">
              <w:rPr>
                <w:color w:val="000000"/>
                <w:u w:val="none"/>
                <w:rtl w:val="0"/>
              </w:rPr>
              <w:t xml:space="preserve">3.1.23.1 Length &amp; Packet Type</w:t>
              <w:tab/>
            </w:r>
          </w:hyperlink>
          <w:r w:rsidDel="00000000" w:rsidR="00000000" w:rsidRPr="00000000">
            <w:fldChar w:fldCharType="begin"/>
            <w:instrText xml:space="preserve"> PAGEREF _heading=h.44bvf6o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after="0" w:before="60" w:lineRule="auto"/>
            <w:ind w:left="1080" w:firstLine="0"/>
            <w:rPr>
              <w:color w:val="000000"/>
              <w:u w:val="none"/>
            </w:rPr>
          </w:pPr>
          <w:hyperlink w:anchor="_heading=h.2jh5peh">
            <w:r w:rsidDel="00000000" w:rsidR="00000000" w:rsidRPr="00000000">
              <w:rPr>
                <w:color w:val="000000"/>
                <w:u w:val="none"/>
                <w:rtl w:val="0"/>
              </w:rPr>
              <w:t xml:space="preserve">3.1.23.2 Flags</w:t>
              <w:tab/>
            </w:r>
          </w:hyperlink>
          <w:r w:rsidDel="00000000" w:rsidR="00000000" w:rsidRPr="00000000">
            <w:fldChar w:fldCharType="begin"/>
            <w:instrText xml:space="preserve"> PAGEREF _heading=h.2jh5peh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after="0" w:before="60" w:lineRule="auto"/>
            <w:ind w:left="1080" w:firstLine="0"/>
            <w:rPr>
              <w:color w:val="000000"/>
              <w:u w:val="none"/>
            </w:rPr>
          </w:pPr>
          <w:hyperlink w:anchor="_heading=h.ymfzma">
            <w:r w:rsidDel="00000000" w:rsidR="00000000" w:rsidRPr="00000000">
              <w:rPr>
                <w:color w:val="000000"/>
                <w:u w:val="none"/>
                <w:rtl w:val="0"/>
              </w:rPr>
              <w:t xml:space="preserve">3.1.23.3 Topic Alias</w:t>
              <w:tab/>
            </w:r>
          </w:hyperlink>
          <w:r w:rsidDel="00000000" w:rsidR="00000000" w:rsidRPr="00000000">
            <w:fldChar w:fldCharType="begin"/>
            <w:instrText xml:space="preserve"> PAGEREF _heading=h.ymfzma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after="0" w:before="60" w:lineRule="auto"/>
            <w:ind w:left="1080" w:firstLine="0"/>
            <w:rPr>
              <w:color w:val="000000"/>
              <w:u w:val="none"/>
            </w:rPr>
          </w:pPr>
          <w:hyperlink w:anchor="_heading=h.3im3ia3">
            <w:r w:rsidDel="00000000" w:rsidR="00000000" w:rsidRPr="00000000">
              <w:rPr>
                <w:color w:val="000000"/>
                <w:u w:val="none"/>
                <w:rtl w:val="0"/>
              </w:rPr>
              <w:t xml:space="preserve">3.1.23.4 Packet Identifier</w:t>
              <w:tab/>
            </w:r>
          </w:hyperlink>
          <w:r w:rsidDel="00000000" w:rsidR="00000000" w:rsidRPr="00000000">
            <w:fldChar w:fldCharType="begin"/>
            <w:instrText xml:space="preserve"> PAGEREF _heading=h.3im3ia3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after="0" w:before="60" w:lineRule="auto"/>
            <w:ind w:left="1080" w:firstLine="0"/>
            <w:rPr>
              <w:color w:val="000000"/>
              <w:u w:val="none"/>
            </w:rPr>
          </w:pPr>
          <w:hyperlink w:anchor="_heading=h.1xrdshw">
            <w:r w:rsidDel="00000000" w:rsidR="00000000" w:rsidRPr="00000000">
              <w:rPr>
                <w:color w:val="000000"/>
                <w:u w:val="none"/>
                <w:rtl w:val="0"/>
              </w:rPr>
              <w:t xml:space="preserve">3.1.23.5 Reason Code</w:t>
              <w:tab/>
            </w:r>
          </w:hyperlink>
          <w:r w:rsidDel="00000000" w:rsidR="00000000" w:rsidRPr="00000000">
            <w:fldChar w:fldCharType="begin"/>
            <w:instrText xml:space="preserve"> PAGEREF _heading=h.1xrdshw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after="0" w:before="60" w:lineRule="auto"/>
            <w:ind w:left="720" w:firstLine="0"/>
            <w:rPr>
              <w:color w:val="000000"/>
              <w:u w:val="none"/>
            </w:rPr>
          </w:pPr>
          <w:hyperlink w:anchor="_heading=h.4hr1b5p">
            <w:r w:rsidDel="00000000" w:rsidR="00000000" w:rsidRPr="00000000">
              <w:rPr>
                <w:color w:val="000000"/>
                <w:u w:val="none"/>
                <w:rtl w:val="0"/>
              </w:rPr>
              <w:t xml:space="preserve">3.1.24 UNSUBSCRIBE</w:t>
              <w:tab/>
            </w:r>
          </w:hyperlink>
          <w:r w:rsidDel="00000000" w:rsidR="00000000" w:rsidRPr="00000000">
            <w:fldChar w:fldCharType="begin"/>
            <w:instrText xml:space="preserve"> PAGEREF _heading=h.4hr1b5p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after="0" w:before="60" w:lineRule="auto"/>
            <w:ind w:left="1080" w:firstLine="0"/>
            <w:rPr>
              <w:color w:val="000000"/>
              <w:u w:val="none"/>
            </w:rPr>
          </w:pPr>
          <w:hyperlink w:anchor="_heading=h.1c1lvlb">
            <w:r w:rsidDel="00000000" w:rsidR="00000000" w:rsidRPr="00000000">
              <w:rPr>
                <w:color w:val="000000"/>
                <w:u w:val="none"/>
                <w:rtl w:val="0"/>
              </w:rPr>
              <w:t xml:space="preserve">3.1.24.1 Length &amp; Packet Type</w:t>
              <w:tab/>
            </w:r>
          </w:hyperlink>
          <w:r w:rsidDel="00000000" w:rsidR="00000000" w:rsidRPr="00000000">
            <w:fldChar w:fldCharType="begin"/>
            <w:instrText xml:space="preserve"> PAGEREF _heading=h.1c1lvlb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after="0" w:before="60" w:lineRule="auto"/>
            <w:ind w:left="1080" w:firstLine="0"/>
            <w:rPr>
              <w:color w:val="000000"/>
              <w:u w:val="none"/>
            </w:rPr>
          </w:pPr>
          <w:hyperlink w:anchor="_heading=h.3w19e94">
            <w:r w:rsidDel="00000000" w:rsidR="00000000" w:rsidRPr="00000000">
              <w:rPr>
                <w:color w:val="000000"/>
                <w:u w:val="none"/>
                <w:rtl w:val="0"/>
              </w:rPr>
              <w:t xml:space="preserve">3.1.24.2 UNSUBSCRIBE Flags</w:t>
              <w:tab/>
            </w:r>
          </w:hyperlink>
          <w:r w:rsidDel="00000000" w:rsidR="00000000" w:rsidRPr="00000000">
            <w:fldChar w:fldCharType="begin"/>
            <w:instrText xml:space="preserve"> PAGEREF _heading=h.3w19e94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after="0" w:before="60" w:lineRule="auto"/>
            <w:ind w:left="1080" w:firstLine="0"/>
            <w:rPr>
              <w:color w:val="000000"/>
              <w:u w:val="none"/>
            </w:rPr>
          </w:pPr>
          <w:hyperlink w:anchor="_heading=h.2b6jogx">
            <w:r w:rsidDel="00000000" w:rsidR="00000000" w:rsidRPr="00000000">
              <w:rPr>
                <w:color w:val="000000"/>
                <w:u w:val="none"/>
                <w:rtl w:val="0"/>
              </w:rPr>
              <w:t xml:space="preserve">3.1.24.3 Packet Identifier</w:t>
              <w:tab/>
            </w:r>
          </w:hyperlink>
          <w:r w:rsidDel="00000000" w:rsidR="00000000" w:rsidRPr="00000000">
            <w:fldChar w:fldCharType="begin"/>
            <w:instrText xml:space="preserve"> PAGEREF _heading=h.2b6jogx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after="0" w:before="60" w:lineRule="auto"/>
            <w:ind w:left="1080" w:firstLine="0"/>
            <w:rPr>
              <w:color w:val="000000"/>
              <w:u w:val="none"/>
            </w:rPr>
          </w:pPr>
          <w:hyperlink w:anchor="_heading=h.qbtyoq">
            <w:r w:rsidDel="00000000" w:rsidR="00000000" w:rsidRPr="00000000">
              <w:rPr>
                <w:color w:val="000000"/>
                <w:u w:val="none"/>
                <w:rtl w:val="0"/>
              </w:rPr>
              <w:t xml:space="preserve">3.1.24.4 Topic Alias or Topic Filter</w:t>
              <w:tab/>
            </w:r>
          </w:hyperlink>
          <w:r w:rsidDel="00000000" w:rsidR="00000000" w:rsidRPr="00000000">
            <w:fldChar w:fldCharType="begin"/>
            <w:instrText xml:space="preserve"> PAGEREF _heading=h.qbtyoq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after="0" w:before="60" w:lineRule="auto"/>
            <w:ind w:left="720" w:firstLine="0"/>
            <w:rPr>
              <w:color w:val="000000"/>
              <w:u w:val="none"/>
            </w:rPr>
          </w:pPr>
          <w:hyperlink w:anchor="_heading=h.3abhhcj">
            <w:r w:rsidDel="00000000" w:rsidR="00000000" w:rsidRPr="00000000">
              <w:rPr>
                <w:color w:val="000000"/>
                <w:u w:val="none"/>
                <w:rtl w:val="0"/>
              </w:rPr>
              <w:t xml:space="preserve">3.1.25 UNSUBACK</w:t>
              <w:tab/>
            </w:r>
          </w:hyperlink>
          <w:r w:rsidDel="00000000" w:rsidR="00000000" w:rsidRPr="00000000">
            <w:fldChar w:fldCharType="begin"/>
            <w:instrText xml:space="preserve"> PAGEREF _heading=h.3abhhcj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after="0" w:before="60" w:lineRule="auto"/>
            <w:ind w:left="1080" w:firstLine="0"/>
            <w:rPr>
              <w:color w:val="000000"/>
              <w:u w:val="none"/>
            </w:rPr>
          </w:pPr>
          <w:hyperlink w:anchor="_heading=h.1pgrrkc">
            <w:r w:rsidDel="00000000" w:rsidR="00000000" w:rsidRPr="00000000">
              <w:rPr>
                <w:color w:val="000000"/>
                <w:u w:val="none"/>
                <w:rtl w:val="0"/>
              </w:rPr>
              <w:t xml:space="preserve">3.1.25.1 Length &amp; Packet Type</w:t>
              <w:tab/>
            </w:r>
          </w:hyperlink>
          <w:r w:rsidDel="00000000" w:rsidR="00000000" w:rsidRPr="00000000">
            <w:fldChar w:fldCharType="begin"/>
            <w:instrText xml:space="preserve"> PAGEREF _heading=h.1pgrrkc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after="0" w:before="60" w:lineRule="auto"/>
            <w:ind w:left="1080" w:firstLine="0"/>
            <w:rPr>
              <w:color w:val="000000"/>
              <w:u w:val="none"/>
            </w:rPr>
          </w:pPr>
          <w:hyperlink w:anchor="_heading=h.49gfa85">
            <w:r w:rsidDel="00000000" w:rsidR="00000000" w:rsidRPr="00000000">
              <w:rPr>
                <w:color w:val="000000"/>
                <w:u w:val="none"/>
                <w:rtl w:val="0"/>
              </w:rPr>
              <w:t xml:space="preserve">3.1.25.2 Packet Identifier</w:t>
              <w:tab/>
            </w:r>
          </w:hyperlink>
          <w:r w:rsidDel="00000000" w:rsidR="00000000" w:rsidRPr="00000000">
            <w:fldChar w:fldCharType="begin"/>
            <w:instrText xml:space="preserve"> PAGEREF _heading=h.49gfa85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after="0" w:before="60" w:lineRule="auto"/>
            <w:ind w:left="1080" w:firstLine="0"/>
            <w:rPr>
              <w:color w:val="000000"/>
              <w:u w:val="none"/>
            </w:rPr>
          </w:pPr>
          <w:hyperlink w:anchor="_heading=h.2olpkfy">
            <w:r w:rsidDel="00000000" w:rsidR="00000000" w:rsidRPr="00000000">
              <w:rPr>
                <w:color w:val="000000"/>
                <w:u w:val="none"/>
                <w:rtl w:val="0"/>
              </w:rPr>
              <w:t xml:space="preserve">3.1.25.3 Reason Code</w:t>
              <w:tab/>
            </w:r>
          </w:hyperlink>
          <w:r w:rsidDel="00000000" w:rsidR="00000000" w:rsidRPr="00000000">
            <w:fldChar w:fldCharType="begin"/>
            <w:instrText xml:space="preserve"> PAGEREF _heading=h.2olpkfy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after="0" w:before="60" w:lineRule="auto"/>
            <w:ind w:left="720" w:firstLine="0"/>
            <w:rPr>
              <w:color w:val="000000"/>
              <w:u w:val="none"/>
            </w:rPr>
          </w:pPr>
          <w:hyperlink w:anchor="_heading=h.13qzunr">
            <w:r w:rsidDel="00000000" w:rsidR="00000000" w:rsidRPr="00000000">
              <w:rPr>
                <w:color w:val="000000"/>
                <w:u w:val="none"/>
                <w:rtl w:val="0"/>
              </w:rPr>
              <w:t xml:space="preserve">3.1.26 PINGREQ</w:t>
              <w:tab/>
            </w:r>
          </w:hyperlink>
          <w:r w:rsidDel="00000000" w:rsidR="00000000" w:rsidRPr="00000000">
            <w:fldChar w:fldCharType="begin"/>
            <w:instrText xml:space="preserve"> PAGEREF _heading=h.13qzunr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after="0" w:before="60" w:lineRule="auto"/>
            <w:ind w:left="1080" w:firstLine="0"/>
            <w:rPr>
              <w:color w:val="000000"/>
              <w:u w:val="none"/>
            </w:rPr>
          </w:pPr>
          <w:hyperlink w:anchor="_heading=h.3nqndbk">
            <w:r w:rsidDel="00000000" w:rsidR="00000000" w:rsidRPr="00000000">
              <w:rPr>
                <w:color w:val="000000"/>
                <w:u w:val="none"/>
                <w:rtl w:val="0"/>
              </w:rPr>
              <w:t xml:space="preserve">3.1.26.1 Length &amp; Packet Type</w:t>
              <w:tab/>
            </w:r>
          </w:hyperlink>
          <w:r w:rsidDel="00000000" w:rsidR="00000000" w:rsidRPr="00000000">
            <w:fldChar w:fldCharType="begin"/>
            <w:instrText xml:space="preserve"> PAGEREF _heading=h.3nqndbk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after="0" w:before="60" w:lineRule="auto"/>
            <w:ind w:left="1080" w:firstLine="0"/>
            <w:rPr>
              <w:color w:val="000000"/>
              <w:u w:val="none"/>
            </w:rPr>
          </w:pPr>
          <w:hyperlink w:anchor="_heading=h.22vxnjd">
            <w:r w:rsidDel="00000000" w:rsidR="00000000" w:rsidRPr="00000000">
              <w:rPr>
                <w:color w:val="000000"/>
                <w:u w:val="none"/>
                <w:rtl w:val="0"/>
              </w:rPr>
              <w:t xml:space="preserve">3.1.26.2 Client Identifier (optional)</w:t>
              <w:tab/>
            </w:r>
          </w:hyperlink>
          <w:r w:rsidDel="00000000" w:rsidR="00000000" w:rsidRPr="00000000">
            <w:fldChar w:fldCharType="begin"/>
            <w:instrText xml:space="preserve"> PAGEREF _heading=h.22vxnjd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after="0" w:before="60" w:lineRule="auto"/>
            <w:ind w:left="720" w:firstLine="0"/>
            <w:rPr>
              <w:color w:val="000000"/>
              <w:u w:val="none"/>
            </w:rPr>
          </w:pPr>
          <w:hyperlink w:anchor="_heading=h.i17xr6">
            <w:r w:rsidDel="00000000" w:rsidR="00000000" w:rsidRPr="00000000">
              <w:rPr>
                <w:color w:val="000000"/>
                <w:u w:val="none"/>
                <w:rtl w:val="0"/>
              </w:rPr>
              <w:t xml:space="preserve">3.1.27 PINGRESP</w:t>
              <w:tab/>
            </w:r>
          </w:hyperlink>
          <w:r w:rsidDel="00000000" w:rsidR="00000000" w:rsidRPr="00000000">
            <w:fldChar w:fldCharType="begin"/>
            <w:instrText xml:space="preserve"> PAGEREF _heading=h.i17xr6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after="0" w:before="60" w:lineRule="auto"/>
            <w:ind w:left="1080" w:firstLine="0"/>
            <w:rPr>
              <w:color w:val="000000"/>
              <w:u w:val="none"/>
            </w:rPr>
          </w:pPr>
          <w:hyperlink w:anchor="_heading=h.320vgez">
            <w:r w:rsidDel="00000000" w:rsidR="00000000" w:rsidRPr="00000000">
              <w:rPr>
                <w:color w:val="000000"/>
                <w:u w:val="none"/>
                <w:rtl w:val="0"/>
              </w:rPr>
              <w:t xml:space="preserve">3.1.27.1 Length &amp; Packet Type</w:t>
              <w:tab/>
            </w:r>
          </w:hyperlink>
          <w:r w:rsidDel="00000000" w:rsidR="00000000" w:rsidRPr="00000000">
            <w:fldChar w:fldCharType="begin"/>
            <w:instrText xml:space="preserve"> PAGEREF _heading=h.320vgez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after="0" w:before="60" w:lineRule="auto"/>
            <w:ind w:left="1080" w:firstLine="0"/>
            <w:rPr>
              <w:color w:val="000000"/>
              <w:u w:val="none"/>
            </w:rPr>
          </w:pPr>
          <w:hyperlink w:anchor="_heading=h.1h65qms">
            <w:r w:rsidDel="00000000" w:rsidR="00000000" w:rsidRPr="00000000">
              <w:rPr>
                <w:color w:val="000000"/>
                <w:u w:val="none"/>
                <w:rtl w:val="0"/>
              </w:rPr>
              <w:t xml:space="preserve">3.1.27.2 Messages Remaining</w:t>
              <w:tab/>
            </w:r>
          </w:hyperlink>
          <w:r w:rsidDel="00000000" w:rsidR="00000000" w:rsidRPr="00000000">
            <w:fldChar w:fldCharType="begin"/>
            <w:instrText xml:space="preserve"> PAGEREF _heading=h.1h65qms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after="0" w:before="60" w:lineRule="auto"/>
            <w:ind w:left="720" w:firstLine="0"/>
            <w:rPr>
              <w:color w:val="000000"/>
              <w:u w:val="none"/>
            </w:rPr>
          </w:pPr>
          <w:hyperlink w:anchor="_heading=h.415t9al">
            <w:r w:rsidDel="00000000" w:rsidR="00000000" w:rsidRPr="00000000">
              <w:rPr>
                <w:color w:val="000000"/>
                <w:u w:val="none"/>
                <w:rtl w:val="0"/>
              </w:rPr>
              <w:t xml:space="preserve">3.1.28 DISCONNECT</w:t>
              <w:tab/>
            </w:r>
          </w:hyperlink>
          <w:r w:rsidDel="00000000" w:rsidR="00000000" w:rsidRPr="00000000">
            <w:fldChar w:fldCharType="begin"/>
            <w:instrText xml:space="preserve"> PAGEREF _heading=h.415t9al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after="0" w:before="60" w:lineRule="auto"/>
            <w:ind w:left="1080" w:firstLine="0"/>
            <w:rPr>
              <w:color w:val="000000"/>
              <w:u w:val="none"/>
            </w:rPr>
          </w:pPr>
          <w:hyperlink w:anchor="_heading=h.2gb3jie">
            <w:r w:rsidDel="00000000" w:rsidR="00000000" w:rsidRPr="00000000">
              <w:rPr>
                <w:color w:val="000000"/>
                <w:u w:val="none"/>
                <w:rtl w:val="0"/>
              </w:rPr>
              <w:t xml:space="preserve">3.1.28.1 Length &amp; Packet Type</w:t>
              <w:tab/>
            </w:r>
          </w:hyperlink>
          <w:r w:rsidDel="00000000" w:rsidR="00000000" w:rsidRPr="00000000">
            <w:fldChar w:fldCharType="begin"/>
            <w:instrText xml:space="preserve"> PAGEREF _heading=h.2gb3jie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after="0" w:before="60" w:lineRule="auto"/>
            <w:ind w:left="1080" w:firstLine="0"/>
            <w:rPr>
              <w:color w:val="000000"/>
              <w:u w:val="none"/>
            </w:rPr>
          </w:pPr>
          <w:hyperlink w:anchor="_heading=h.vgdtq7">
            <w:r w:rsidDel="00000000" w:rsidR="00000000" w:rsidRPr="00000000">
              <w:rPr>
                <w:color w:val="000000"/>
                <w:u w:val="none"/>
                <w:rtl w:val="0"/>
              </w:rPr>
              <w:t xml:space="preserve">3.1.28.2 Disconnect Flags</w:t>
              <w:tab/>
            </w:r>
          </w:hyperlink>
          <w:r w:rsidDel="00000000" w:rsidR="00000000" w:rsidRPr="00000000">
            <w:fldChar w:fldCharType="begin"/>
            <w:instrText xml:space="preserve"> PAGEREF _heading=h.vgdtq7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after="0" w:before="60" w:lineRule="auto"/>
            <w:ind w:left="1080" w:firstLine="0"/>
            <w:rPr>
              <w:color w:val="000000"/>
              <w:u w:val="none"/>
            </w:rPr>
          </w:pPr>
          <w:hyperlink w:anchor="_heading=h.3fg1ce0">
            <w:r w:rsidDel="00000000" w:rsidR="00000000" w:rsidRPr="00000000">
              <w:rPr>
                <w:color w:val="000000"/>
                <w:u w:val="none"/>
                <w:rtl w:val="0"/>
              </w:rPr>
              <w:t xml:space="preserve">3.1.28.3 Reason Code</w:t>
              <w:tab/>
            </w:r>
          </w:hyperlink>
          <w:r w:rsidDel="00000000" w:rsidR="00000000" w:rsidRPr="00000000">
            <w:fldChar w:fldCharType="begin"/>
            <w:instrText xml:space="preserve"> PAGEREF _heading=h.3fg1ce0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after="0" w:before="60" w:lineRule="auto"/>
            <w:ind w:left="1080" w:firstLine="0"/>
            <w:rPr>
              <w:color w:val="000000"/>
              <w:u w:val="none"/>
            </w:rPr>
          </w:pPr>
          <w:hyperlink w:anchor="_heading=h.1ulbmlt">
            <w:r w:rsidDel="00000000" w:rsidR="00000000" w:rsidRPr="00000000">
              <w:rPr>
                <w:color w:val="000000"/>
                <w:u w:val="none"/>
                <w:rtl w:val="0"/>
              </w:rPr>
              <w:t xml:space="preserve">3.1.28.4 Session Expiry Interval</w:t>
              <w:tab/>
            </w:r>
          </w:hyperlink>
          <w:r w:rsidDel="00000000" w:rsidR="00000000" w:rsidRPr="00000000">
            <w:fldChar w:fldCharType="begin"/>
            <w:instrText xml:space="preserve"> PAGEREF _heading=h.1ulbmlt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after="0" w:before="60" w:lineRule="auto"/>
            <w:ind w:left="1080" w:firstLine="0"/>
            <w:rPr>
              <w:color w:val="000000"/>
              <w:u w:val="none"/>
            </w:rPr>
          </w:pPr>
          <w:hyperlink w:anchor="_heading=h.4ekz59m">
            <w:r w:rsidDel="00000000" w:rsidR="00000000" w:rsidRPr="00000000">
              <w:rPr>
                <w:color w:val="000000"/>
                <w:u w:val="none"/>
                <w:rtl w:val="0"/>
              </w:rPr>
              <w:t xml:space="preserve">3.1.28.5 Reason String</w:t>
              <w:tab/>
            </w:r>
          </w:hyperlink>
          <w:r w:rsidDel="00000000" w:rsidR="00000000" w:rsidRPr="00000000">
            <w:fldChar w:fldCharType="begin"/>
            <w:instrText xml:space="preserve"> PAGEREF _heading=h.4ekz59m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after="0" w:before="60" w:lineRule="auto"/>
            <w:ind w:left="720" w:firstLine="0"/>
            <w:rPr>
              <w:color w:val="000000"/>
              <w:u w:val="none"/>
            </w:rPr>
          </w:pPr>
          <w:hyperlink w:anchor="_heading=h.2tq9fhf">
            <w:r w:rsidDel="00000000" w:rsidR="00000000" w:rsidRPr="00000000">
              <w:rPr>
                <w:color w:val="000000"/>
                <w:u w:val="none"/>
                <w:rtl w:val="0"/>
              </w:rPr>
              <w:t xml:space="preserve">3.1.29 WILLTOPICUPD</w:t>
              <w:tab/>
            </w:r>
          </w:hyperlink>
          <w:r w:rsidDel="00000000" w:rsidR="00000000" w:rsidRPr="00000000">
            <w:fldChar w:fldCharType="begin"/>
            <w:instrText xml:space="preserve"> PAGEREF _heading=h.2tq9fhf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after="0" w:before="60" w:lineRule="auto"/>
            <w:ind w:left="1080" w:firstLine="0"/>
            <w:rPr>
              <w:color w:val="000000"/>
              <w:u w:val="none"/>
            </w:rPr>
          </w:pPr>
          <w:hyperlink w:anchor="_heading=h.18vjpp8">
            <w:r w:rsidDel="00000000" w:rsidR="00000000" w:rsidRPr="00000000">
              <w:rPr>
                <w:color w:val="000000"/>
                <w:u w:val="none"/>
                <w:rtl w:val="0"/>
              </w:rPr>
              <w:t xml:space="preserve">3.1.29.1 Length &amp; Packet Type</w:t>
              <w:tab/>
            </w:r>
          </w:hyperlink>
          <w:r w:rsidDel="00000000" w:rsidR="00000000" w:rsidRPr="00000000">
            <w:fldChar w:fldCharType="begin"/>
            <w:instrText xml:space="preserve"> PAGEREF _heading=h.18vjpp8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after="0" w:before="60" w:lineRule="auto"/>
            <w:ind w:left="1080" w:firstLine="0"/>
            <w:rPr>
              <w:color w:val="000000"/>
              <w:u w:val="none"/>
            </w:rPr>
          </w:pPr>
          <w:hyperlink w:anchor="_heading=h.3sv78d1">
            <w:r w:rsidDel="00000000" w:rsidR="00000000" w:rsidRPr="00000000">
              <w:rPr>
                <w:color w:val="000000"/>
                <w:u w:val="none"/>
                <w:rtl w:val="0"/>
              </w:rPr>
              <w:t xml:space="preserve">3.1.29.2 Flags</w:t>
              <w:tab/>
            </w:r>
          </w:hyperlink>
          <w:r w:rsidDel="00000000" w:rsidR="00000000" w:rsidRPr="00000000">
            <w:fldChar w:fldCharType="begin"/>
            <w:instrText xml:space="preserve"> PAGEREF _heading=h.3sv78d1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after="0" w:before="60" w:lineRule="auto"/>
            <w:ind w:left="1080" w:firstLine="0"/>
            <w:rPr>
              <w:color w:val="000000"/>
              <w:u w:val="none"/>
            </w:rPr>
          </w:pPr>
          <w:hyperlink w:anchor="_heading=h.280hiku">
            <w:r w:rsidDel="00000000" w:rsidR="00000000" w:rsidRPr="00000000">
              <w:rPr>
                <w:color w:val="000000"/>
                <w:u w:val="none"/>
                <w:rtl w:val="0"/>
              </w:rPr>
              <w:t xml:space="preserve">3.1.29.3 Will Topic</w:t>
              <w:tab/>
            </w:r>
          </w:hyperlink>
          <w:r w:rsidDel="00000000" w:rsidR="00000000" w:rsidRPr="00000000">
            <w:fldChar w:fldCharType="begin"/>
            <w:instrText xml:space="preserve"> PAGEREF _heading=h.280hiku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after="0" w:before="60" w:lineRule="auto"/>
            <w:ind w:left="720" w:firstLine="0"/>
            <w:rPr>
              <w:color w:val="000000"/>
              <w:u w:val="none"/>
            </w:rPr>
          </w:pPr>
          <w:hyperlink w:anchor="_heading=h.n5rssn">
            <w:r w:rsidDel="00000000" w:rsidR="00000000" w:rsidRPr="00000000">
              <w:rPr>
                <w:color w:val="000000"/>
                <w:u w:val="none"/>
                <w:rtl w:val="0"/>
              </w:rPr>
              <w:t xml:space="preserve">3.1.30 WILLMSGUPD</w:t>
              <w:tab/>
            </w:r>
          </w:hyperlink>
          <w:r w:rsidDel="00000000" w:rsidR="00000000" w:rsidRPr="00000000">
            <w:fldChar w:fldCharType="begin"/>
            <w:instrText xml:space="preserve"> PAGEREF _heading=h.n5rssn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after="0" w:before="60" w:lineRule="auto"/>
            <w:ind w:left="1080" w:firstLine="0"/>
            <w:rPr>
              <w:color w:val="000000"/>
              <w:u w:val="none"/>
            </w:rPr>
          </w:pPr>
          <w:hyperlink w:anchor="_heading=h.375fbgg">
            <w:r w:rsidDel="00000000" w:rsidR="00000000" w:rsidRPr="00000000">
              <w:rPr>
                <w:color w:val="000000"/>
                <w:u w:val="none"/>
                <w:rtl w:val="0"/>
              </w:rPr>
              <w:t xml:space="preserve">3.1.30.1 Length &amp; Packet Type</w:t>
              <w:tab/>
            </w:r>
          </w:hyperlink>
          <w:r w:rsidDel="00000000" w:rsidR="00000000" w:rsidRPr="00000000">
            <w:fldChar w:fldCharType="begin"/>
            <w:instrText xml:space="preserve"> PAGEREF _heading=h.375fbgg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after="0" w:before="60" w:lineRule="auto"/>
            <w:ind w:left="1080" w:firstLine="0"/>
            <w:rPr>
              <w:color w:val="000000"/>
              <w:u w:val="none"/>
            </w:rPr>
          </w:pPr>
          <w:hyperlink w:anchor="_heading=h.1maplo9">
            <w:r w:rsidDel="00000000" w:rsidR="00000000" w:rsidRPr="00000000">
              <w:rPr>
                <w:color w:val="000000"/>
                <w:u w:val="none"/>
                <w:rtl w:val="0"/>
              </w:rPr>
              <w:t xml:space="preserve">3.1.30.2 Will Message</w:t>
              <w:tab/>
            </w:r>
          </w:hyperlink>
          <w:r w:rsidDel="00000000" w:rsidR="00000000" w:rsidRPr="00000000">
            <w:fldChar w:fldCharType="begin"/>
            <w:instrText xml:space="preserve"> PAGEREF _heading=h.1maplo9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after="0" w:before="60" w:lineRule="auto"/>
            <w:ind w:left="720" w:firstLine="0"/>
            <w:rPr>
              <w:color w:val="000000"/>
              <w:u w:val="none"/>
            </w:rPr>
          </w:pPr>
          <w:hyperlink w:anchor="_heading=h.46ad4c2">
            <w:r w:rsidDel="00000000" w:rsidR="00000000" w:rsidRPr="00000000">
              <w:rPr>
                <w:color w:val="000000"/>
                <w:u w:val="none"/>
                <w:rtl w:val="0"/>
              </w:rPr>
              <w:t xml:space="preserve">3.1.31 WILLTOPICRESP</w:t>
              <w:tab/>
            </w:r>
          </w:hyperlink>
          <w:r w:rsidDel="00000000" w:rsidR="00000000" w:rsidRPr="00000000">
            <w:fldChar w:fldCharType="begin"/>
            <w:instrText xml:space="preserve"> PAGEREF _heading=h.46ad4c2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after="0" w:before="60" w:lineRule="auto"/>
            <w:ind w:left="1080" w:firstLine="0"/>
            <w:rPr>
              <w:color w:val="000000"/>
              <w:u w:val="none"/>
            </w:rPr>
          </w:pPr>
          <w:hyperlink w:anchor="_heading=h.10kxoro">
            <w:r w:rsidDel="00000000" w:rsidR="00000000" w:rsidRPr="00000000">
              <w:rPr>
                <w:color w:val="000000"/>
                <w:u w:val="none"/>
                <w:rtl w:val="0"/>
              </w:rPr>
              <w:t xml:space="preserve">3.1.31.1 Length &amp; Packet Type</w:t>
              <w:tab/>
            </w:r>
          </w:hyperlink>
          <w:r w:rsidDel="00000000" w:rsidR="00000000" w:rsidRPr="00000000">
            <w:fldChar w:fldCharType="begin"/>
            <w:instrText xml:space="preserve"> PAGEREF _heading=h.10kxoro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after="0" w:before="60" w:lineRule="auto"/>
            <w:ind w:left="1080" w:firstLine="0"/>
            <w:rPr>
              <w:color w:val="000000"/>
              <w:u w:val="none"/>
            </w:rPr>
          </w:pPr>
          <w:hyperlink w:anchor="_heading=h.3kkl7fh">
            <w:r w:rsidDel="00000000" w:rsidR="00000000" w:rsidRPr="00000000">
              <w:rPr>
                <w:color w:val="000000"/>
                <w:u w:val="none"/>
                <w:rtl w:val="0"/>
              </w:rPr>
              <w:t xml:space="preserve">3.1.31.2 Reason Code</w:t>
              <w:tab/>
            </w:r>
          </w:hyperlink>
          <w:r w:rsidDel="00000000" w:rsidR="00000000" w:rsidRPr="00000000">
            <w:fldChar w:fldCharType="begin"/>
            <w:instrText xml:space="preserve"> PAGEREF _heading=h.3kkl7fh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after="0" w:before="60" w:lineRule="auto"/>
            <w:ind w:left="720" w:firstLine="0"/>
            <w:rPr>
              <w:color w:val="000000"/>
              <w:u w:val="none"/>
            </w:rPr>
          </w:pPr>
          <w:hyperlink w:anchor="_heading=h.1zpvhna">
            <w:r w:rsidDel="00000000" w:rsidR="00000000" w:rsidRPr="00000000">
              <w:rPr>
                <w:color w:val="000000"/>
                <w:u w:val="none"/>
                <w:rtl w:val="0"/>
              </w:rPr>
              <w:t xml:space="preserve">3.1.32 WILLMSGRESP</w:t>
              <w:tab/>
            </w:r>
          </w:hyperlink>
          <w:r w:rsidDel="00000000" w:rsidR="00000000" w:rsidRPr="00000000">
            <w:fldChar w:fldCharType="begin"/>
            <w:instrText xml:space="preserve"> PAGEREF _heading=h.1zpvhna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after="0" w:before="60" w:lineRule="auto"/>
            <w:ind w:left="1080" w:firstLine="0"/>
            <w:rPr>
              <w:color w:val="000000"/>
              <w:u w:val="none"/>
            </w:rPr>
          </w:pPr>
          <w:hyperlink w:anchor="_heading=h.4jpj0b3">
            <w:r w:rsidDel="00000000" w:rsidR="00000000" w:rsidRPr="00000000">
              <w:rPr>
                <w:color w:val="000000"/>
                <w:u w:val="none"/>
                <w:rtl w:val="0"/>
              </w:rPr>
              <w:t xml:space="preserve">3.1.32.1 Length &amp; Packet Type</w:t>
              <w:tab/>
            </w:r>
          </w:hyperlink>
          <w:r w:rsidDel="00000000" w:rsidR="00000000" w:rsidRPr="00000000">
            <w:fldChar w:fldCharType="begin"/>
            <w:instrText xml:space="preserve"> PAGEREF _heading=h.4jpj0b3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after="0" w:before="60" w:lineRule="auto"/>
            <w:ind w:left="1080" w:firstLine="0"/>
            <w:rPr>
              <w:color w:val="000000"/>
              <w:u w:val="none"/>
            </w:rPr>
          </w:pPr>
          <w:hyperlink w:anchor="_heading=h.2yutaiw">
            <w:r w:rsidDel="00000000" w:rsidR="00000000" w:rsidRPr="00000000">
              <w:rPr>
                <w:color w:val="000000"/>
                <w:u w:val="none"/>
                <w:rtl w:val="0"/>
              </w:rPr>
              <w:t xml:space="preserve">3.1.32.2 Reason Code</w:t>
              <w:tab/>
            </w:r>
          </w:hyperlink>
          <w:r w:rsidDel="00000000" w:rsidR="00000000" w:rsidRPr="00000000">
            <w:fldChar w:fldCharType="begin"/>
            <w:instrText xml:space="preserve"> PAGEREF _heading=h.2yutaiw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after="0" w:before="60" w:lineRule="auto"/>
            <w:ind w:left="720" w:firstLine="0"/>
            <w:rPr>
              <w:color w:val="000000"/>
              <w:u w:val="none"/>
            </w:rPr>
          </w:pPr>
          <w:hyperlink w:anchor="_heading=h.1e03kqp">
            <w:r w:rsidDel="00000000" w:rsidR="00000000" w:rsidRPr="00000000">
              <w:rPr>
                <w:color w:val="000000"/>
                <w:u w:val="none"/>
                <w:rtl w:val="0"/>
              </w:rPr>
              <w:t xml:space="preserve">3.1.33 Forwarder Encapsulation</w:t>
              <w:tab/>
            </w:r>
          </w:hyperlink>
          <w:r w:rsidDel="00000000" w:rsidR="00000000" w:rsidRPr="00000000">
            <w:fldChar w:fldCharType="begin"/>
            <w:instrText xml:space="preserve"> PAGEREF _heading=h.1e03kqp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after="0" w:before="60" w:lineRule="auto"/>
            <w:ind w:left="1080" w:firstLine="0"/>
            <w:rPr>
              <w:color w:val="000000"/>
              <w:u w:val="none"/>
            </w:rPr>
          </w:pPr>
          <w:hyperlink w:anchor="_heading=h.3xzr3ei">
            <w:r w:rsidDel="00000000" w:rsidR="00000000" w:rsidRPr="00000000">
              <w:rPr>
                <w:color w:val="000000"/>
                <w:u w:val="none"/>
                <w:rtl w:val="0"/>
              </w:rPr>
              <w:t xml:space="preserve">3.1.33.1 Length</w:t>
              <w:tab/>
            </w:r>
          </w:hyperlink>
          <w:r w:rsidDel="00000000" w:rsidR="00000000" w:rsidRPr="00000000">
            <w:fldChar w:fldCharType="begin"/>
            <w:instrText xml:space="preserve"> PAGEREF _heading=h.3xzr3ei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after="0" w:before="60" w:lineRule="auto"/>
            <w:ind w:left="1080" w:firstLine="0"/>
            <w:rPr>
              <w:color w:val="000000"/>
              <w:u w:val="none"/>
            </w:rPr>
          </w:pPr>
          <w:hyperlink w:anchor="_heading=h.2d51dmb">
            <w:r w:rsidDel="00000000" w:rsidR="00000000" w:rsidRPr="00000000">
              <w:rPr>
                <w:color w:val="000000"/>
                <w:u w:val="none"/>
                <w:rtl w:val="0"/>
              </w:rPr>
              <w:t xml:space="preserve">3.1.33.2 Packet Type</w:t>
              <w:tab/>
            </w:r>
          </w:hyperlink>
          <w:r w:rsidDel="00000000" w:rsidR="00000000" w:rsidRPr="00000000">
            <w:fldChar w:fldCharType="begin"/>
            <w:instrText xml:space="preserve"> PAGEREF _heading=h.2d51dmb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after="0" w:before="60" w:lineRule="auto"/>
            <w:ind w:left="1080" w:firstLine="0"/>
            <w:rPr>
              <w:color w:val="000000"/>
              <w:u w:val="none"/>
            </w:rPr>
          </w:pPr>
          <w:hyperlink w:anchor="_heading=h.sabnu4">
            <w:r w:rsidDel="00000000" w:rsidR="00000000" w:rsidRPr="00000000">
              <w:rPr>
                <w:color w:val="000000"/>
                <w:u w:val="none"/>
                <w:rtl w:val="0"/>
              </w:rPr>
              <w:t xml:space="preserve">3.1.33.3 Ctrl</w:t>
              <w:tab/>
            </w:r>
          </w:hyperlink>
          <w:r w:rsidDel="00000000" w:rsidR="00000000" w:rsidRPr="00000000">
            <w:fldChar w:fldCharType="begin"/>
            <w:instrText xml:space="preserve"> PAGEREF _heading=h.sabnu4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after="0" w:before="60" w:lineRule="auto"/>
            <w:ind w:left="1080" w:firstLine="0"/>
            <w:rPr>
              <w:color w:val="000000"/>
              <w:u w:val="none"/>
            </w:rPr>
          </w:pPr>
          <w:hyperlink w:anchor="_heading=h.3c9z6hx">
            <w:r w:rsidDel="00000000" w:rsidR="00000000" w:rsidRPr="00000000">
              <w:rPr>
                <w:color w:val="000000"/>
                <w:u w:val="none"/>
                <w:rtl w:val="0"/>
              </w:rPr>
              <w:t xml:space="preserve">3.1.33.4 Radius</w:t>
              <w:tab/>
            </w:r>
          </w:hyperlink>
          <w:r w:rsidDel="00000000" w:rsidR="00000000" w:rsidRPr="00000000">
            <w:fldChar w:fldCharType="begin"/>
            <w:instrText xml:space="preserve"> PAGEREF _heading=h.3c9z6hx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after="0" w:before="60" w:lineRule="auto"/>
            <w:ind w:left="1080" w:firstLine="0"/>
            <w:rPr>
              <w:color w:val="000000"/>
              <w:u w:val="none"/>
            </w:rPr>
          </w:pPr>
          <w:hyperlink w:anchor="_heading=h.1rf9gpq">
            <w:r w:rsidDel="00000000" w:rsidR="00000000" w:rsidRPr="00000000">
              <w:rPr>
                <w:color w:val="000000"/>
                <w:u w:val="none"/>
                <w:rtl w:val="0"/>
              </w:rPr>
              <w:t xml:space="preserve">3.1.33.5 Wireless Node Id</w:t>
              <w:tab/>
            </w:r>
          </w:hyperlink>
          <w:r w:rsidDel="00000000" w:rsidR="00000000" w:rsidRPr="00000000">
            <w:fldChar w:fldCharType="begin"/>
            <w:instrText xml:space="preserve"> PAGEREF _heading=h.1rf9gpq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after="0" w:before="60" w:lineRule="auto"/>
            <w:ind w:left="1080" w:firstLine="0"/>
            <w:rPr>
              <w:color w:val="000000"/>
              <w:u w:val="none"/>
            </w:rPr>
          </w:pPr>
          <w:hyperlink w:anchor="_heading=h.4bewzdj">
            <w:r w:rsidDel="00000000" w:rsidR="00000000" w:rsidRPr="00000000">
              <w:rPr>
                <w:color w:val="000000"/>
                <w:u w:val="none"/>
                <w:rtl w:val="0"/>
              </w:rPr>
              <w:t xml:space="preserve">3.1.33.6 MQTT SN Packet</w:t>
              <w:tab/>
            </w:r>
          </w:hyperlink>
          <w:r w:rsidDel="00000000" w:rsidR="00000000" w:rsidRPr="00000000">
            <w:fldChar w:fldCharType="begin"/>
            <w:instrText xml:space="preserve"> PAGEREF _heading=h.4bewzdj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after="0" w:before="60" w:lineRule="auto"/>
            <w:ind w:left="720" w:firstLine="0"/>
            <w:rPr>
              <w:color w:val="000000"/>
              <w:u w:val="none"/>
            </w:rPr>
          </w:pPr>
          <w:hyperlink w:anchor="_heading=h.15cqrsoyxc87">
            <w:r w:rsidDel="00000000" w:rsidR="00000000" w:rsidRPr="00000000">
              <w:rPr>
                <w:color w:val="000000"/>
                <w:u w:val="none"/>
                <w:rtl w:val="0"/>
              </w:rPr>
              <w:t xml:space="preserve">3.1.34 PROTECTION</w:t>
              <w:tab/>
            </w:r>
          </w:hyperlink>
          <w:r w:rsidDel="00000000" w:rsidR="00000000" w:rsidRPr="00000000">
            <w:fldChar w:fldCharType="begin"/>
            <w:instrText xml:space="preserve"> PAGEREF _heading=h.15cqrsoyxc87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after="0" w:before="60" w:lineRule="auto"/>
            <w:ind w:left="1080" w:firstLine="0"/>
            <w:rPr>
              <w:color w:val="000000"/>
              <w:u w:val="none"/>
            </w:rPr>
          </w:pPr>
          <w:hyperlink w:anchor="_heading=h.j9tutdzg8gdj">
            <w:r w:rsidDel="00000000" w:rsidR="00000000" w:rsidRPr="00000000">
              <w:rPr>
                <w:color w:val="000000"/>
                <w:u w:val="none"/>
                <w:rtl w:val="0"/>
              </w:rPr>
              <w:t xml:space="preserve">3.1.34.1 Length</w:t>
              <w:tab/>
            </w:r>
          </w:hyperlink>
          <w:r w:rsidDel="00000000" w:rsidR="00000000" w:rsidRPr="00000000">
            <w:fldChar w:fldCharType="begin"/>
            <w:instrText xml:space="preserve"> PAGEREF _heading=h.j9tutdzg8gdj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after="0" w:before="60" w:lineRule="auto"/>
            <w:ind w:left="1080" w:firstLine="0"/>
            <w:rPr>
              <w:color w:val="000000"/>
              <w:u w:val="none"/>
            </w:rPr>
          </w:pPr>
          <w:hyperlink w:anchor="_heading=h.8duggxbcbw2">
            <w:r w:rsidDel="00000000" w:rsidR="00000000" w:rsidRPr="00000000">
              <w:rPr>
                <w:color w:val="000000"/>
                <w:u w:val="none"/>
                <w:rtl w:val="0"/>
              </w:rPr>
              <w:t xml:space="preserve">3.1.34.2 Packet Type</w:t>
              <w:tab/>
            </w:r>
          </w:hyperlink>
          <w:r w:rsidDel="00000000" w:rsidR="00000000" w:rsidRPr="00000000">
            <w:fldChar w:fldCharType="begin"/>
            <w:instrText xml:space="preserve"> PAGEREF _heading=h.8duggxbcbw2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after="0" w:before="60" w:lineRule="auto"/>
            <w:ind w:left="1080" w:firstLine="0"/>
            <w:rPr>
              <w:color w:val="000000"/>
              <w:u w:val="none"/>
            </w:rPr>
          </w:pPr>
          <w:hyperlink w:anchor="_heading=h.g1mmf1c4lvqh">
            <w:r w:rsidDel="00000000" w:rsidR="00000000" w:rsidRPr="00000000">
              <w:rPr>
                <w:color w:val="000000"/>
                <w:u w:val="none"/>
                <w:rtl w:val="0"/>
              </w:rPr>
              <w:t xml:space="preserve">3.1.34.3 Protection Flags</w:t>
              <w:tab/>
            </w:r>
          </w:hyperlink>
          <w:r w:rsidDel="00000000" w:rsidR="00000000" w:rsidRPr="00000000">
            <w:fldChar w:fldCharType="begin"/>
            <w:instrText xml:space="preserve"> PAGEREF _heading=h.g1mmf1c4lvqh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after="0" w:before="60" w:lineRule="auto"/>
            <w:ind w:left="1080" w:firstLine="0"/>
            <w:rPr>
              <w:color w:val="000000"/>
              <w:u w:val="none"/>
            </w:rPr>
          </w:pPr>
          <w:hyperlink w:anchor="_heading=h.m1zk7agco355">
            <w:r w:rsidDel="00000000" w:rsidR="00000000" w:rsidRPr="00000000">
              <w:rPr>
                <w:color w:val="000000"/>
                <w:u w:val="none"/>
                <w:rtl w:val="0"/>
              </w:rPr>
              <w:t xml:space="preserve">3.1.34.4 Protection Scheme</w:t>
              <w:tab/>
            </w:r>
          </w:hyperlink>
          <w:r w:rsidDel="00000000" w:rsidR="00000000" w:rsidRPr="00000000">
            <w:fldChar w:fldCharType="begin"/>
            <w:instrText xml:space="preserve"> PAGEREF _heading=h.m1zk7agco355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after="0" w:before="60" w:lineRule="auto"/>
            <w:ind w:left="1080" w:firstLine="0"/>
            <w:rPr>
              <w:color w:val="000000"/>
              <w:u w:val="none"/>
            </w:rPr>
          </w:pPr>
          <w:hyperlink w:anchor="_heading=h.jo2d2fngx6hj">
            <w:r w:rsidDel="00000000" w:rsidR="00000000" w:rsidRPr="00000000">
              <w:rPr>
                <w:color w:val="000000"/>
                <w:u w:val="none"/>
                <w:rtl w:val="0"/>
              </w:rPr>
              <w:t xml:space="preserve">3.1.34.5 Sender Id</w:t>
              <w:tab/>
            </w:r>
          </w:hyperlink>
          <w:r w:rsidDel="00000000" w:rsidR="00000000" w:rsidRPr="00000000">
            <w:fldChar w:fldCharType="begin"/>
            <w:instrText xml:space="preserve"> PAGEREF _heading=h.jo2d2fngx6hj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after="0" w:before="60" w:lineRule="auto"/>
            <w:ind w:left="1080" w:firstLine="0"/>
            <w:rPr>
              <w:color w:val="000000"/>
              <w:u w:val="none"/>
            </w:rPr>
          </w:pPr>
          <w:hyperlink w:anchor="_heading=h.vjl219ghlhvi">
            <w:r w:rsidDel="00000000" w:rsidR="00000000" w:rsidRPr="00000000">
              <w:rPr>
                <w:color w:val="000000"/>
                <w:u w:val="none"/>
                <w:rtl w:val="0"/>
              </w:rPr>
              <w:t xml:space="preserve">3.1.34.6 Random</w:t>
              <w:tab/>
            </w:r>
          </w:hyperlink>
          <w:r w:rsidDel="00000000" w:rsidR="00000000" w:rsidRPr="00000000">
            <w:fldChar w:fldCharType="begin"/>
            <w:instrText xml:space="preserve"> PAGEREF _heading=h.vjl219ghlhvi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after="0" w:before="60" w:lineRule="auto"/>
            <w:ind w:left="1080" w:firstLine="0"/>
            <w:rPr>
              <w:color w:val="000000"/>
              <w:u w:val="none"/>
            </w:rPr>
          </w:pPr>
          <w:hyperlink w:anchor="_heading=h.q30yx1mc4rc1">
            <w:r w:rsidDel="00000000" w:rsidR="00000000" w:rsidRPr="00000000">
              <w:rPr>
                <w:color w:val="000000"/>
                <w:u w:val="none"/>
                <w:rtl w:val="0"/>
              </w:rPr>
              <w:t xml:space="preserve">3.1.34.7 Crypto Material</w:t>
              <w:tab/>
            </w:r>
          </w:hyperlink>
          <w:r w:rsidDel="00000000" w:rsidR="00000000" w:rsidRPr="00000000">
            <w:fldChar w:fldCharType="begin"/>
            <w:instrText xml:space="preserve"> PAGEREF _heading=h.q30yx1mc4rc1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after="0" w:before="60" w:lineRule="auto"/>
            <w:ind w:left="1080" w:firstLine="0"/>
            <w:rPr>
              <w:color w:val="000000"/>
              <w:u w:val="none"/>
            </w:rPr>
          </w:pPr>
          <w:hyperlink w:anchor="_heading=h.3y6o9vhqakro">
            <w:r w:rsidDel="00000000" w:rsidR="00000000" w:rsidRPr="00000000">
              <w:rPr>
                <w:color w:val="000000"/>
                <w:u w:val="none"/>
                <w:rtl w:val="0"/>
              </w:rPr>
              <w:t xml:space="preserve">3.1.34.8 Monotonic Counter</w:t>
              <w:tab/>
            </w:r>
          </w:hyperlink>
          <w:r w:rsidDel="00000000" w:rsidR="00000000" w:rsidRPr="00000000">
            <w:fldChar w:fldCharType="begin"/>
            <w:instrText xml:space="preserve"> PAGEREF _heading=h.3y6o9vhqakro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after="0" w:before="60" w:lineRule="auto"/>
            <w:ind w:left="1080" w:firstLine="0"/>
            <w:rPr>
              <w:color w:val="000000"/>
              <w:u w:val="none"/>
            </w:rPr>
          </w:pPr>
          <w:hyperlink w:anchor="_heading=h.dovnwl46a7is">
            <w:r w:rsidDel="00000000" w:rsidR="00000000" w:rsidRPr="00000000">
              <w:rPr>
                <w:color w:val="000000"/>
                <w:u w:val="none"/>
                <w:rtl w:val="0"/>
              </w:rPr>
              <w:t xml:space="preserve">3.1.34.9 Protected MQTT-SN Packet</w:t>
              <w:tab/>
            </w:r>
          </w:hyperlink>
          <w:r w:rsidDel="00000000" w:rsidR="00000000" w:rsidRPr="00000000">
            <w:fldChar w:fldCharType="begin"/>
            <w:instrText xml:space="preserve"> PAGEREF _heading=h.dovnwl46a7is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after="0" w:before="60" w:lineRule="auto"/>
            <w:ind w:left="1080" w:firstLine="0"/>
            <w:rPr>
              <w:color w:val="000000"/>
              <w:u w:val="none"/>
            </w:rPr>
          </w:pPr>
          <w:hyperlink w:anchor="_heading=h.j75p96o6vesm">
            <w:r w:rsidDel="00000000" w:rsidR="00000000" w:rsidRPr="00000000">
              <w:rPr>
                <w:color w:val="000000"/>
                <w:u w:val="none"/>
                <w:rtl w:val="0"/>
              </w:rPr>
              <w:t xml:space="preserve">3.1.34.10 Authentication Tag</w:t>
              <w:tab/>
            </w:r>
          </w:hyperlink>
          <w:r w:rsidDel="00000000" w:rsidR="00000000" w:rsidRPr="00000000">
            <w:fldChar w:fldCharType="begin"/>
            <w:instrText xml:space="preserve"> PAGEREF _heading=h.j75p96o6vesm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after="0" w:before="60" w:lineRule="auto"/>
            <w:rPr>
              <w:b w:val="1"/>
              <w:color w:val="000000"/>
              <w:u w:val="none"/>
            </w:rPr>
          </w:pPr>
          <w:hyperlink w:anchor="_heading=h.2qk79lc">
            <w:r w:rsidDel="00000000" w:rsidR="00000000" w:rsidRPr="00000000">
              <w:rPr>
                <w:b w:val="1"/>
                <w:color w:val="000000"/>
                <w:u w:val="none"/>
                <w:rtl w:val="0"/>
              </w:rPr>
              <w:t xml:space="preserve">4 Operational behavior</w:t>
              <w:tab/>
            </w:r>
          </w:hyperlink>
          <w:r w:rsidDel="00000000" w:rsidR="00000000" w:rsidRPr="00000000">
            <w:fldChar w:fldCharType="begin"/>
            <w:instrText xml:space="preserve"> PAGEREF _heading=h.2qk79lc \h </w:instrText>
            <w:fldChar w:fldCharType="separate"/>
          </w:r>
          <w:r w:rsidDel="00000000" w:rsidR="00000000" w:rsidRPr="00000000">
            <w:rPr>
              <w:b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after="0" w:before="60" w:lineRule="auto"/>
            <w:ind w:left="360" w:firstLine="0"/>
            <w:rPr>
              <w:color w:val="000000"/>
              <w:u w:val="none"/>
            </w:rPr>
          </w:pPr>
          <w:hyperlink w:anchor="_heading=h.15phjt5">
            <w:r w:rsidDel="00000000" w:rsidR="00000000" w:rsidRPr="00000000">
              <w:rPr>
                <w:color w:val="000000"/>
                <w:u w:val="none"/>
                <w:rtl w:val="0"/>
              </w:rPr>
              <w:t xml:space="preserve">4.1 MQTT-SN Architecture</w:t>
              <w:tab/>
            </w:r>
          </w:hyperlink>
          <w:r w:rsidDel="00000000" w:rsidR="00000000" w:rsidRPr="00000000">
            <w:fldChar w:fldCharType="begin"/>
            <w:instrText xml:space="preserve"> PAGEREF _heading=h.15phjt5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after="0" w:before="60" w:lineRule="auto"/>
            <w:ind w:left="720" w:firstLine="0"/>
            <w:rPr>
              <w:color w:val="000000"/>
              <w:u w:val="none"/>
            </w:rPr>
          </w:pPr>
          <w:hyperlink w:anchor="_heading=h.3pp52gy">
            <w:r w:rsidDel="00000000" w:rsidR="00000000" w:rsidRPr="00000000">
              <w:rPr>
                <w:color w:val="000000"/>
                <w:u w:val="none"/>
                <w:rtl w:val="0"/>
              </w:rPr>
              <w:t xml:space="preserve">4.1.1 Transparent Gateway</w:t>
              <w:tab/>
            </w:r>
          </w:hyperlink>
          <w:r w:rsidDel="00000000" w:rsidR="00000000" w:rsidRPr="00000000">
            <w:fldChar w:fldCharType="begin"/>
            <w:instrText xml:space="preserve"> PAGEREF _heading=h.3pp52gy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after="0" w:before="60" w:lineRule="auto"/>
            <w:ind w:left="720" w:firstLine="0"/>
            <w:rPr>
              <w:color w:val="000000"/>
              <w:u w:val="none"/>
            </w:rPr>
          </w:pPr>
          <w:hyperlink w:anchor="_heading=h.24ufcor">
            <w:r w:rsidDel="00000000" w:rsidR="00000000" w:rsidRPr="00000000">
              <w:rPr>
                <w:color w:val="000000"/>
                <w:u w:val="none"/>
                <w:rtl w:val="0"/>
              </w:rPr>
              <w:t xml:space="preserve">4.1.2 Aggregating Gateway</w:t>
              <w:tab/>
            </w:r>
          </w:hyperlink>
          <w:r w:rsidDel="00000000" w:rsidR="00000000" w:rsidRPr="00000000">
            <w:fldChar w:fldCharType="begin"/>
            <w:instrText xml:space="preserve"> PAGEREF _heading=h.24ufcor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after="0" w:before="60" w:lineRule="auto"/>
            <w:ind w:left="720" w:firstLine="0"/>
            <w:rPr>
              <w:color w:val="000000"/>
              <w:u w:val="none"/>
            </w:rPr>
          </w:pPr>
          <w:hyperlink w:anchor="_heading=h.vdklg7j7e30m">
            <w:r w:rsidDel="00000000" w:rsidR="00000000" w:rsidRPr="00000000">
              <w:rPr>
                <w:color w:val="000000"/>
                <w:u w:val="none"/>
                <w:rtl w:val="0"/>
              </w:rPr>
              <w:t xml:space="preserve">4.1.3</w:t>
              <w:tab/>
            </w:r>
          </w:hyperlink>
          <w:r w:rsidDel="00000000" w:rsidR="00000000" w:rsidRPr="00000000">
            <w:fldChar w:fldCharType="begin"/>
            <w:instrText xml:space="preserve"> PAGEREF _heading=h.vdklg7j7e30m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after="0" w:before="60" w:lineRule="auto"/>
            <w:ind w:left="360" w:firstLine="0"/>
            <w:rPr>
              <w:color w:val="000000"/>
              <w:u w:val="none"/>
            </w:rPr>
          </w:pPr>
          <w:hyperlink w:anchor="_heading=h.jzpmwk">
            <w:r w:rsidDel="00000000" w:rsidR="00000000" w:rsidRPr="00000000">
              <w:rPr>
                <w:color w:val="000000"/>
                <w:u w:val="none"/>
                <w:rtl w:val="0"/>
              </w:rPr>
              <w:t xml:space="preserve">4.2 Networks &amp; Transport Layers</w:t>
              <w:tab/>
            </w:r>
          </w:hyperlink>
          <w:r w:rsidDel="00000000" w:rsidR="00000000" w:rsidRPr="00000000">
            <w:fldChar w:fldCharType="begin"/>
            <w:instrText xml:space="preserve"> PAGEREF _heading=h.jzpmwk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after="0" w:before="60" w:lineRule="auto"/>
            <w:ind w:left="360" w:firstLine="0"/>
            <w:rPr>
              <w:color w:val="000000"/>
              <w:u w:val="none"/>
            </w:rPr>
          </w:pPr>
          <w:hyperlink w:anchor="_heading=h.1j4nfs6">
            <w:r w:rsidDel="00000000" w:rsidR="00000000" w:rsidRPr="00000000">
              <w:rPr>
                <w:color w:val="000000"/>
                <w:u w:val="none"/>
                <w:rtl w:val="0"/>
              </w:rPr>
              <w:t xml:space="preserve">4.3 Gateway Advertisement and Discovery</w:t>
              <w:tab/>
            </w:r>
          </w:hyperlink>
          <w:r w:rsidDel="00000000" w:rsidR="00000000" w:rsidRPr="00000000">
            <w:fldChar w:fldCharType="begin"/>
            <w:instrText xml:space="preserve"> PAGEREF _heading=h.1j4nfs6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after="0" w:before="60" w:lineRule="auto"/>
            <w:ind w:left="360" w:firstLine="0"/>
            <w:rPr>
              <w:color w:val="000000"/>
              <w:u w:val="none"/>
            </w:rPr>
          </w:pPr>
          <w:hyperlink w:anchor="_heading=h.434ayfz">
            <w:r w:rsidDel="00000000" w:rsidR="00000000" w:rsidRPr="00000000">
              <w:rPr>
                <w:color w:val="000000"/>
                <w:u w:val="none"/>
                <w:rtl w:val="0"/>
              </w:rPr>
              <w:t xml:space="preserve">4.4 Session Establishment</w:t>
              <w:tab/>
            </w:r>
          </w:hyperlink>
          <w:r w:rsidDel="00000000" w:rsidR="00000000" w:rsidRPr="00000000">
            <w:fldChar w:fldCharType="begin"/>
            <w:instrText xml:space="preserve"> PAGEREF _heading=h.434ayfz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after="0" w:before="60" w:lineRule="auto"/>
            <w:ind w:left="360" w:firstLine="0"/>
            <w:rPr>
              <w:color w:val="000000"/>
              <w:u w:val="none"/>
            </w:rPr>
          </w:pPr>
          <w:hyperlink w:anchor="_heading=h.2i9l8ns">
            <w:r w:rsidDel="00000000" w:rsidR="00000000" w:rsidRPr="00000000">
              <w:rPr>
                <w:color w:val="000000"/>
                <w:u w:val="none"/>
                <w:rtl w:val="0"/>
              </w:rPr>
              <w:t xml:space="preserve">4.5 Quality of Service levels and protocol flows</w:t>
              <w:tab/>
            </w:r>
          </w:hyperlink>
          <w:r w:rsidDel="00000000" w:rsidR="00000000" w:rsidRPr="00000000">
            <w:fldChar w:fldCharType="begin"/>
            <w:instrText xml:space="preserve"> PAGEREF _heading=h.2i9l8ns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after="0" w:before="60" w:lineRule="auto"/>
            <w:ind w:left="720" w:firstLine="0"/>
            <w:rPr>
              <w:color w:val="000000"/>
              <w:u w:val="none"/>
            </w:rPr>
          </w:pPr>
          <w:hyperlink w:anchor="_heading=h.xevivl">
            <w:r w:rsidDel="00000000" w:rsidR="00000000" w:rsidRPr="00000000">
              <w:rPr>
                <w:color w:val="000000"/>
                <w:u w:val="none"/>
                <w:rtl w:val="0"/>
              </w:rPr>
              <w:t xml:space="preserve">4.5.1 QoS 0: At most once delivery</w:t>
              <w:tab/>
            </w:r>
          </w:hyperlink>
          <w:r w:rsidDel="00000000" w:rsidR="00000000" w:rsidRPr="00000000">
            <w:fldChar w:fldCharType="begin"/>
            <w:instrText xml:space="preserve"> PAGEREF _heading=h.xevivl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after="0" w:before="60" w:lineRule="auto"/>
            <w:ind w:left="720" w:firstLine="0"/>
            <w:rPr>
              <w:color w:val="000000"/>
              <w:u w:val="none"/>
            </w:rPr>
          </w:pPr>
          <w:hyperlink w:anchor="_heading=h.1au1eum">
            <w:r w:rsidDel="00000000" w:rsidR="00000000" w:rsidRPr="00000000">
              <w:rPr>
                <w:color w:val="000000"/>
                <w:u w:val="none"/>
                <w:rtl w:val="0"/>
              </w:rPr>
              <w:t xml:space="preserve">4.5.2 QoS 1: At least once delivery</w:t>
              <w:tab/>
            </w:r>
          </w:hyperlink>
          <w:r w:rsidDel="00000000" w:rsidR="00000000" w:rsidRPr="00000000">
            <w:fldChar w:fldCharType="begin"/>
            <w:instrText xml:space="preserve"> PAGEREF _heading=h.1au1eum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after="0" w:before="60" w:lineRule="auto"/>
            <w:ind w:left="720" w:firstLine="0"/>
            <w:rPr>
              <w:color w:val="000000"/>
              <w:u w:val="none"/>
            </w:rPr>
          </w:pPr>
          <w:hyperlink w:anchor="_heading=h.1o97atn">
            <w:r w:rsidDel="00000000" w:rsidR="00000000" w:rsidRPr="00000000">
              <w:rPr>
                <w:color w:val="000000"/>
                <w:u w:val="none"/>
                <w:rtl w:val="0"/>
              </w:rPr>
              <w:t xml:space="preserve">4.5.3 QoS 2: Exactly once delivery</w:t>
              <w:tab/>
            </w:r>
          </w:hyperlink>
          <w:r w:rsidDel="00000000" w:rsidR="00000000" w:rsidRPr="00000000">
            <w:fldChar w:fldCharType="begin"/>
            <w:instrText xml:space="preserve"> PAGEREF _heading=h.1o97atn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after="0" w:before="60" w:lineRule="auto"/>
            <w:ind w:left="720" w:firstLine="0"/>
            <w:rPr>
              <w:color w:val="000000"/>
              <w:u w:val="none"/>
            </w:rPr>
          </w:pPr>
          <w:hyperlink w:anchor="_heading=h.12jfdx2">
            <w:r w:rsidDel="00000000" w:rsidR="00000000" w:rsidRPr="00000000">
              <w:rPr>
                <w:color w:val="000000"/>
                <w:u w:val="none"/>
                <w:rtl w:val="0"/>
              </w:rPr>
              <w:t xml:space="preserve">4.5.4 QoS -1: Constrained client delivery</w:t>
              <w:tab/>
            </w:r>
          </w:hyperlink>
          <w:r w:rsidDel="00000000" w:rsidR="00000000" w:rsidRPr="00000000">
            <w:fldChar w:fldCharType="begin"/>
            <w:instrText xml:space="preserve"> PAGEREF _heading=h.12jfdx2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360"/>
            </w:tabs>
            <w:spacing w:after="0" w:before="60" w:lineRule="auto"/>
            <w:ind w:left="720" w:firstLine="0"/>
            <w:rPr>
              <w:color w:val="000000"/>
              <w:u w:val="none"/>
            </w:rPr>
          </w:pPr>
          <w:hyperlink w:anchor="_heading=h.au8d3npbmfl">
            <w:r w:rsidDel="00000000" w:rsidR="00000000" w:rsidRPr="00000000">
              <w:rPr>
                <w:color w:val="000000"/>
                <w:u w:val="none"/>
                <w:rtl w:val="0"/>
              </w:rPr>
              <w:t xml:space="preserve">4.5.5 OUT OF BAND: Constrained client delivery</w:t>
              <w:tab/>
            </w:r>
          </w:hyperlink>
          <w:r w:rsidDel="00000000" w:rsidR="00000000" w:rsidRPr="00000000">
            <w:fldChar w:fldCharType="begin"/>
            <w:instrText xml:space="preserve"> PAGEREF _heading=h.au8d3npbmfl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360"/>
            </w:tabs>
            <w:spacing w:after="0" w:before="60" w:lineRule="auto"/>
            <w:ind w:left="360" w:firstLine="0"/>
            <w:rPr>
              <w:color w:val="000000"/>
              <w:u w:val="none"/>
            </w:rPr>
          </w:pPr>
          <w:hyperlink w:anchor="_heading=h.3mj2wkv">
            <w:r w:rsidDel="00000000" w:rsidR="00000000" w:rsidRPr="00000000">
              <w:rPr>
                <w:color w:val="000000"/>
                <w:u w:val="none"/>
                <w:rtl w:val="0"/>
              </w:rPr>
              <w:t xml:space="preserve">4.6 Client states</w:t>
              <w:tab/>
            </w:r>
          </w:hyperlink>
          <w:r w:rsidDel="00000000" w:rsidR="00000000" w:rsidRPr="00000000">
            <w:fldChar w:fldCharType="begin"/>
            <w:instrText xml:space="preserve"> PAGEREF _heading=h.3mj2wkv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360"/>
            </w:tabs>
            <w:spacing w:after="0" w:before="60" w:lineRule="auto"/>
            <w:ind w:left="360" w:firstLine="0"/>
            <w:rPr>
              <w:color w:val="000000"/>
              <w:u w:val="none"/>
            </w:rPr>
          </w:pPr>
          <w:hyperlink w:anchor="_heading=h.21od6so">
            <w:r w:rsidDel="00000000" w:rsidR="00000000" w:rsidRPr="00000000">
              <w:rPr>
                <w:color w:val="000000"/>
                <w:u w:val="none"/>
                <w:rtl w:val="0"/>
              </w:rPr>
              <w:t xml:space="preserve">4.7 Session state</w:t>
              <w:tab/>
            </w:r>
          </w:hyperlink>
          <w:r w:rsidDel="00000000" w:rsidR="00000000" w:rsidRPr="00000000">
            <w:fldChar w:fldCharType="begin"/>
            <w:instrText xml:space="preserve"> PAGEREF _heading=h.21od6so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360"/>
            </w:tabs>
            <w:spacing w:after="0" w:before="60" w:lineRule="auto"/>
            <w:ind w:left="360" w:firstLine="0"/>
            <w:rPr>
              <w:color w:val="000000"/>
              <w:u w:val="none"/>
            </w:rPr>
          </w:pPr>
          <w:hyperlink w:anchor="_heading=h.gtnh0h">
            <w:r w:rsidDel="00000000" w:rsidR="00000000" w:rsidRPr="00000000">
              <w:rPr>
                <w:color w:val="000000"/>
                <w:u w:val="none"/>
                <w:rtl w:val="0"/>
              </w:rPr>
              <w:t xml:space="preserve">4.8 Clean start</w:t>
              <w:tab/>
            </w:r>
          </w:hyperlink>
          <w:r w:rsidDel="00000000" w:rsidR="00000000" w:rsidRPr="00000000">
            <w:fldChar w:fldCharType="begin"/>
            <w:instrText xml:space="preserve"> PAGEREF _heading=h.gtnh0h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360"/>
            </w:tabs>
            <w:spacing w:after="0" w:before="60" w:lineRule="auto"/>
            <w:ind w:left="360" w:firstLine="0"/>
            <w:rPr>
              <w:color w:val="000000"/>
              <w:u w:val="none"/>
            </w:rPr>
          </w:pPr>
          <w:hyperlink w:anchor="_heading=h.30tazoa">
            <w:r w:rsidDel="00000000" w:rsidR="00000000" w:rsidRPr="00000000">
              <w:rPr>
                <w:color w:val="000000"/>
                <w:u w:val="none"/>
                <w:rtl w:val="0"/>
              </w:rPr>
              <w:t xml:space="preserve">4.9 Procedure for updating the Will data</w:t>
              <w:tab/>
            </w:r>
          </w:hyperlink>
          <w:r w:rsidDel="00000000" w:rsidR="00000000" w:rsidRPr="00000000">
            <w:fldChar w:fldCharType="begin"/>
            <w:instrText xml:space="preserve"> PAGEREF _heading=h.30tazoa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360"/>
            </w:tabs>
            <w:spacing w:after="0" w:before="60" w:lineRule="auto"/>
            <w:ind w:left="360" w:firstLine="0"/>
            <w:rPr>
              <w:color w:val="000000"/>
              <w:u w:val="none"/>
            </w:rPr>
          </w:pPr>
          <w:hyperlink w:anchor="_heading=h.1fyl9w3">
            <w:r w:rsidDel="00000000" w:rsidR="00000000" w:rsidRPr="00000000">
              <w:rPr>
                <w:color w:val="000000"/>
                <w:u w:val="none"/>
                <w:rtl w:val="0"/>
              </w:rPr>
              <w:t xml:space="preserve">4.10 Topic Name and Topic Filter Registration Procedure</w:t>
              <w:tab/>
            </w:r>
          </w:hyperlink>
          <w:r w:rsidDel="00000000" w:rsidR="00000000" w:rsidRPr="00000000">
            <w:fldChar w:fldCharType="begin"/>
            <w:instrText xml:space="preserve"> PAGEREF _heading=h.1fyl9w3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360"/>
            </w:tabs>
            <w:spacing w:after="0" w:before="60" w:lineRule="auto"/>
            <w:ind w:left="360" w:firstLine="0"/>
            <w:rPr>
              <w:color w:val="000000"/>
              <w:u w:val="none"/>
            </w:rPr>
          </w:pPr>
          <w:hyperlink w:anchor="_heading=h.3zy8sjw">
            <w:r w:rsidDel="00000000" w:rsidR="00000000" w:rsidRPr="00000000">
              <w:rPr>
                <w:color w:val="000000"/>
                <w:u w:val="none"/>
                <w:rtl w:val="0"/>
              </w:rPr>
              <w:t xml:space="preserve">4.11 Topic Name and Topic Filter Mapping and Aliasing</w:t>
              <w:tab/>
            </w:r>
          </w:hyperlink>
          <w:r w:rsidDel="00000000" w:rsidR="00000000" w:rsidRPr="00000000">
            <w:fldChar w:fldCharType="begin"/>
            <w:instrText xml:space="preserve"> PAGEREF _heading=h.3zy8sjw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360"/>
            </w:tabs>
            <w:spacing w:after="0" w:before="60" w:lineRule="auto"/>
            <w:ind w:left="360" w:firstLine="0"/>
            <w:rPr>
              <w:color w:val="000000"/>
              <w:u w:val="none"/>
            </w:rPr>
          </w:pPr>
          <w:hyperlink w:anchor="_heading=h.2f3j2rp">
            <w:r w:rsidDel="00000000" w:rsidR="00000000" w:rsidRPr="00000000">
              <w:rPr>
                <w:color w:val="000000"/>
                <w:u w:val="none"/>
                <w:rtl w:val="0"/>
              </w:rPr>
              <w:t xml:space="preserve">4.12 Pre-defined topic alias’ and short topic names</w:t>
              <w:tab/>
            </w:r>
          </w:hyperlink>
          <w:r w:rsidDel="00000000" w:rsidR="00000000" w:rsidRPr="00000000">
            <w:fldChar w:fldCharType="begin"/>
            <w:instrText xml:space="preserve"> PAGEREF _heading=h.2f3j2rp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dot" w:pos="9360"/>
            </w:tabs>
            <w:spacing w:after="0" w:before="60" w:lineRule="auto"/>
            <w:ind w:left="360" w:firstLine="0"/>
            <w:rPr>
              <w:color w:val="000000"/>
              <w:u w:val="none"/>
            </w:rPr>
          </w:pPr>
          <w:hyperlink w:anchor="_heading=h.u8tczi">
            <w:r w:rsidDel="00000000" w:rsidR="00000000" w:rsidRPr="00000000">
              <w:rPr>
                <w:color w:val="000000"/>
                <w:u w:val="none"/>
                <w:rtl w:val="0"/>
              </w:rPr>
              <w:t xml:space="preserve">4.13 Client’s Topic Subscribe/Unsubscribe Procedure</w:t>
              <w:tab/>
            </w:r>
          </w:hyperlink>
          <w:r w:rsidDel="00000000" w:rsidR="00000000" w:rsidRPr="00000000">
            <w:fldChar w:fldCharType="begin"/>
            <w:instrText xml:space="preserve"> PAGEREF _heading=h.u8tczi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dot" w:pos="9360"/>
            </w:tabs>
            <w:spacing w:after="0" w:before="60" w:lineRule="auto"/>
            <w:ind w:left="360" w:firstLine="0"/>
            <w:rPr>
              <w:color w:val="000000"/>
              <w:u w:val="none"/>
            </w:rPr>
          </w:pPr>
          <w:hyperlink w:anchor="_heading=h.3e8gvnb">
            <w:r w:rsidDel="00000000" w:rsidR="00000000" w:rsidRPr="00000000">
              <w:rPr>
                <w:color w:val="000000"/>
                <w:u w:val="none"/>
                <w:rtl w:val="0"/>
              </w:rPr>
              <w:t xml:space="preserve">4.14 Client’s Publish Procedure</w:t>
              <w:tab/>
            </w:r>
          </w:hyperlink>
          <w:r w:rsidDel="00000000" w:rsidR="00000000" w:rsidRPr="00000000">
            <w:fldChar w:fldCharType="begin"/>
            <w:instrText xml:space="preserve"> PAGEREF _heading=h.3e8gvnb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dot" w:pos="9360"/>
            </w:tabs>
            <w:spacing w:after="0" w:before="60" w:lineRule="auto"/>
            <w:ind w:left="360" w:firstLine="0"/>
            <w:rPr>
              <w:color w:val="000000"/>
              <w:u w:val="none"/>
            </w:rPr>
          </w:pPr>
          <w:hyperlink w:anchor="_heading=h.1tdr5v4">
            <w:r w:rsidDel="00000000" w:rsidR="00000000" w:rsidRPr="00000000">
              <w:rPr>
                <w:color w:val="000000"/>
                <w:u w:val="none"/>
                <w:rtl w:val="0"/>
              </w:rPr>
              <w:t xml:space="preserve">4.15 Gateway’s Publish Procedure</w:t>
              <w:tab/>
            </w:r>
          </w:hyperlink>
          <w:r w:rsidDel="00000000" w:rsidR="00000000" w:rsidRPr="00000000">
            <w:fldChar w:fldCharType="begin"/>
            <w:instrText xml:space="preserve"> PAGEREF _heading=h.1tdr5v4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dot" w:pos="9360"/>
            </w:tabs>
            <w:spacing w:after="0" w:before="60" w:lineRule="auto"/>
            <w:ind w:left="360" w:firstLine="0"/>
            <w:rPr>
              <w:color w:val="000000"/>
              <w:u w:val="none"/>
            </w:rPr>
          </w:pPr>
          <w:hyperlink w:anchor="_heading=h.4ddeoix">
            <w:r w:rsidDel="00000000" w:rsidR="00000000" w:rsidRPr="00000000">
              <w:rPr>
                <w:color w:val="000000"/>
                <w:u w:val="none"/>
                <w:rtl w:val="0"/>
              </w:rPr>
              <w:t xml:space="preserve">4.16 Keep Alive and PING Procedure</w:t>
              <w:tab/>
            </w:r>
          </w:hyperlink>
          <w:r w:rsidDel="00000000" w:rsidR="00000000" w:rsidRPr="00000000">
            <w:fldChar w:fldCharType="begin"/>
            <w:instrText xml:space="preserve"> PAGEREF _heading=h.4ddeoix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dot" w:pos="9360"/>
            </w:tabs>
            <w:spacing w:after="0" w:before="60" w:lineRule="auto"/>
            <w:ind w:left="360" w:firstLine="0"/>
            <w:rPr>
              <w:color w:val="000000"/>
              <w:u w:val="none"/>
            </w:rPr>
          </w:pPr>
          <w:hyperlink w:anchor="_heading=h.2sioyqq">
            <w:r w:rsidDel="00000000" w:rsidR="00000000" w:rsidRPr="00000000">
              <w:rPr>
                <w:color w:val="000000"/>
                <w:u w:val="none"/>
                <w:rtl w:val="0"/>
              </w:rPr>
              <w:t xml:space="preserve">4.17 Client’s Disconnect Procedure</w:t>
              <w:tab/>
            </w:r>
          </w:hyperlink>
          <w:r w:rsidDel="00000000" w:rsidR="00000000" w:rsidRPr="00000000">
            <w:fldChar w:fldCharType="begin"/>
            <w:instrText xml:space="preserve"> PAGEREF _heading=h.2sioyqq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dot" w:pos="9360"/>
            </w:tabs>
            <w:spacing w:after="0" w:before="60" w:lineRule="auto"/>
            <w:ind w:left="360" w:firstLine="0"/>
            <w:rPr>
              <w:color w:val="000000"/>
              <w:u w:val="none"/>
            </w:rPr>
          </w:pPr>
          <w:hyperlink w:anchor="_heading=h.17nz8yj">
            <w:r w:rsidDel="00000000" w:rsidR="00000000" w:rsidRPr="00000000">
              <w:rPr>
                <w:color w:val="000000"/>
                <w:u w:val="none"/>
                <w:rtl w:val="0"/>
              </w:rPr>
              <w:t xml:space="preserve">4.18 Client’s Retransmission Procedure</w:t>
              <w:tab/>
            </w:r>
          </w:hyperlink>
          <w:r w:rsidDel="00000000" w:rsidR="00000000" w:rsidRPr="00000000">
            <w:fldChar w:fldCharType="begin"/>
            <w:instrText xml:space="preserve"> PAGEREF _heading=h.17nz8yj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dot" w:pos="9360"/>
            </w:tabs>
            <w:spacing w:after="0" w:before="60" w:lineRule="auto"/>
            <w:ind w:left="360" w:firstLine="0"/>
            <w:rPr>
              <w:color w:val="000000"/>
              <w:u w:val="none"/>
            </w:rPr>
          </w:pPr>
          <w:hyperlink w:anchor="_heading=h.3rnmrmc">
            <w:r w:rsidDel="00000000" w:rsidR="00000000" w:rsidRPr="00000000">
              <w:rPr>
                <w:color w:val="000000"/>
                <w:u w:val="none"/>
                <w:rtl w:val="0"/>
              </w:rPr>
              <w:t xml:space="preserve">4.19 Sleeping clients</w:t>
              <w:tab/>
            </w:r>
          </w:hyperlink>
          <w:r w:rsidDel="00000000" w:rsidR="00000000" w:rsidRPr="00000000">
            <w:fldChar w:fldCharType="begin"/>
            <w:instrText xml:space="preserve"> PAGEREF _heading=h.3rnmrmc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dot" w:pos="9360"/>
            </w:tabs>
            <w:spacing w:after="0" w:before="60" w:lineRule="auto"/>
            <w:ind w:left="360" w:firstLine="0"/>
            <w:rPr>
              <w:color w:val="000000"/>
              <w:u w:val="none"/>
            </w:rPr>
          </w:pPr>
          <w:hyperlink w:anchor="_heading=h.26sx1u5">
            <w:r w:rsidDel="00000000" w:rsidR="00000000" w:rsidRPr="00000000">
              <w:rPr>
                <w:color w:val="000000"/>
                <w:u w:val="none"/>
                <w:rtl w:val="0"/>
              </w:rPr>
              <w:t xml:space="preserve">4.20 Authentication</w:t>
              <w:tab/>
            </w:r>
          </w:hyperlink>
          <w:r w:rsidDel="00000000" w:rsidR="00000000" w:rsidRPr="00000000">
            <w:fldChar w:fldCharType="begin"/>
            <w:instrText xml:space="preserve"> PAGEREF _heading=h.26sx1u5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dot" w:pos="9360"/>
            </w:tabs>
            <w:spacing w:after="0" w:before="60" w:lineRule="auto"/>
            <w:ind w:left="360" w:firstLine="0"/>
            <w:rPr>
              <w:color w:val="000000"/>
              <w:u w:val="none"/>
            </w:rPr>
          </w:pPr>
          <w:hyperlink w:anchor="_heading=h.ly7c1y">
            <w:r w:rsidDel="00000000" w:rsidR="00000000" w:rsidRPr="00000000">
              <w:rPr>
                <w:color w:val="000000"/>
                <w:u w:val="none"/>
                <w:rtl w:val="0"/>
              </w:rPr>
              <w:t xml:space="preserve">4.21 Retained Packets</w:t>
              <w:tab/>
            </w:r>
          </w:hyperlink>
          <w:r w:rsidDel="00000000" w:rsidR="00000000" w:rsidRPr="00000000">
            <w:fldChar w:fldCharType="begin"/>
            <w:instrText xml:space="preserve"> PAGEREF _heading=h.ly7c1y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dot" w:pos="9360"/>
            </w:tabs>
            <w:spacing w:after="0" w:before="60" w:lineRule="auto"/>
            <w:ind w:left="360" w:firstLine="0"/>
            <w:rPr>
              <w:color w:val="000000"/>
              <w:u w:val="none"/>
            </w:rPr>
          </w:pPr>
          <w:hyperlink w:anchor="_heading=h.mo7ahow0t2fa">
            <w:r w:rsidDel="00000000" w:rsidR="00000000" w:rsidRPr="00000000">
              <w:rPr>
                <w:color w:val="000000"/>
                <w:u w:val="none"/>
                <w:rtl w:val="0"/>
              </w:rPr>
              <w:t xml:space="preserve">4.22 Optional Features</w:t>
              <w:tab/>
            </w:r>
          </w:hyperlink>
          <w:r w:rsidDel="00000000" w:rsidR="00000000" w:rsidRPr="00000000">
            <w:fldChar w:fldCharType="begin"/>
            <w:instrText xml:space="preserve"> PAGEREF _heading=h.mo7ahow0t2fa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dot" w:pos="9360"/>
            </w:tabs>
            <w:spacing w:after="0" w:before="60" w:lineRule="auto"/>
            <w:rPr>
              <w:b w:val="1"/>
              <w:color w:val="000000"/>
              <w:u w:val="none"/>
            </w:rPr>
          </w:pPr>
          <w:hyperlink w:anchor="_heading=h.2k82xt6">
            <w:r w:rsidDel="00000000" w:rsidR="00000000" w:rsidRPr="00000000">
              <w:rPr>
                <w:b w:val="1"/>
                <w:color w:val="000000"/>
                <w:u w:val="none"/>
                <w:rtl w:val="0"/>
              </w:rPr>
              <w:t xml:space="preserve">5 Conformance</w:t>
              <w:tab/>
            </w:r>
          </w:hyperlink>
          <w:r w:rsidDel="00000000" w:rsidR="00000000" w:rsidRPr="00000000">
            <w:fldChar w:fldCharType="begin"/>
            <w:instrText xml:space="preserve"> PAGEREF _heading=h.2k82xt6 \h </w:instrText>
            <w:fldChar w:fldCharType="separate"/>
          </w:r>
          <w:r w:rsidDel="00000000" w:rsidR="00000000" w:rsidRPr="00000000">
            <w:rPr>
              <w:b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dot" w:pos="9360"/>
            </w:tabs>
            <w:spacing w:after="0" w:before="60" w:lineRule="auto"/>
            <w:rPr>
              <w:b w:val="1"/>
              <w:color w:val="000000"/>
              <w:u w:val="none"/>
            </w:rPr>
          </w:pPr>
          <w:hyperlink w:anchor="_heading=h.zdd80z">
            <w:r w:rsidDel="00000000" w:rsidR="00000000" w:rsidRPr="00000000">
              <w:rPr>
                <w:b w:val="1"/>
                <w:color w:val="000000"/>
                <w:u w:val="none"/>
                <w:rtl w:val="0"/>
              </w:rPr>
              <w:t xml:space="preserve">Appendix A. Appendix A. References</w:t>
              <w:tab/>
            </w:r>
          </w:hyperlink>
          <w:r w:rsidDel="00000000" w:rsidR="00000000" w:rsidRPr="00000000">
            <w:fldChar w:fldCharType="begin"/>
            <w:instrText xml:space="preserve"> PAGEREF _heading=h.zdd80z \h </w:instrText>
            <w:fldChar w:fldCharType="separate"/>
          </w:r>
          <w:r w:rsidDel="00000000" w:rsidR="00000000" w:rsidRPr="00000000">
            <w:rPr>
              <w:b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dot" w:pos="9360"/>
            </w:tabs>
            <w:spacing w:after="0" w:before="60" w:lineRule="auto"/>
            <w:ind w:left="360" w:firstLine="0"/>
            <w:rPr>
              <w:color w:val="000000"/>
              <w:u w:val="none"/>
            </w:rPr>
          </w:pPr>
          <w:hyperlink w:anchor="_heading=h.2pjpzxrro3v8">
            <w:r w:rsidDel="00000000" w:rsidR="00000000" w:rsidRPr="00000000">
              <w:rPr>
                <w:color w:val="000000"/>
                <w:u w:val="none"/>
                <w:rtl w:val="0"/>
              </w:rPr>
              <w:t xml:space="preserve">A.1 Normative References</w:t>
              <w:tab/>
            </w:r>
          </w:hyperlink>
          <w:r w:rsidDel="00000000" w:rsidR="00000000" w:rsidRPr="00000000">
            <w:fldChar w:fldCharType="begin"/>
            <w:instrText xml:space="preserve"> PAGEREF _heading=h.2pjpzxrro3v8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dot" w:pos="9360"/>
            </w:tabs>
            <w:spacing w:after="0" w:before="60" w:lineRule="auto"/>
            <w:ind w:left="360" w:firstLine="0"/>
            <w:rPr>
              <w:color w:val="000000"/>
              <w:u w:val="none"/>
            </w:rPr>
          </w:pPr>
          <w:hyperlink w:anchor="_heading=h.wmz8ensz9jqs">
            <w:r w:rsidDel="00000000" w:rsidR="00000000" w:rsidRPr="00000000">
              <w:rPr>
                <w:color w:val="000000"/>
                <w:u w:val="none"/>
                <w:rtl w:val="0"/>
              </w:rPr>
              <w:t xml:space="preserve">A.2 Informative References</w:t>
              <w:tab/>
            </w:r>
          </w:hyperlink>
          <w:r w:rsidDel="00000000" w:rsidR="00000000" w:rsidRPr="00000000">
            <w:fldChar w:fldCharType="begin"/>
            <w:instrText xml:space="preserve"> PAGEREF _heading=h.wmz8ensz9jqs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dot" w:pos="9360"/>
            </w:tabs>
            <w:spacing w:after="0" w:before="60" w:lineRule="auto"/>
            <w:rPr>
              <w:b w:val="1"/>
              <w:color w:val="000000"/>
              <w:u w:val="none"/>
            </w:rPr>
          </w:pPr>
          <w:hyperlink w:anchor="_heading=h.55r6c0xsdoov">
            <w:r w:rsidDel="00000000" w:rsidR="00000000" w:rsidRPr="00000000">
              <w:rPr>
                <w:b w:val="1"/>
                <w:color w:val="000000"/>
                <w:u w:val="none"/>
                <w:rtl w:val="0"/>
              </w:rPr>
              <w:t xml:space="preserve">Appendix B. Security and Privacy Considerations</w:t>
              <w:tab/>
            </w:r>
          </w:hyperlink>
          <w:r w:rsidDel="00000000" w:rsidR="00000000" w:rsidRPr="00000000">
            <w:fldChar w:fldCharType="begin"/>
            <w:instrText xml:space="preserve"> PAGEREF _heading=h.55r6c0xsdoov \h </w:instrText>
            <w:fldChar w:fldCharType="separate"/>
          </w:r>
          <w:r w:rsidDel="00000000" w:rsidR="00000000" w:rsidRPr="00000000">
            <w:rPr>
              <w:b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dot" w:pos="9360"/>
            </w:tabs>
            <w:spacing w:after="0" w:before="60" w:lineRule="auto"/>
            <w:rPr>
              <w:b w:val="1"/>
              <w:color w:val="000000"/>
              <w:u w:val="none"/>
            </w:rPr>
          </w:pPr>
          <w:hyperlink w:anchor="_heading=h.bc8w7ov5oli4">
            <w:r w:rsidDel="00000000" w:rsidR="00000000" w:rsidRPr="00000000">
              <w:rPr>
                <w:b w:val="1"/>
                <w:color w:val="000000"/>
                <w:u w:val="none"/>
                <w:rtl w:val="0"/>
              </w:rPr>
              <w:t xml:space="preserve">Appendix C. Acknowledgments</w:t>
              <w:tab/>
            </w:r>
          </w:hyperlink>
          <w:r w:rsidDel="00000000" w:rsidR="00000000" w:rsidRPr="00000000">
            <w:fldChar w:fldCharType="begin"/>
            <w:instrText xml:space="preserve"> PAGEREF _heading=h.bc8w7ov5oli4 \h </w:instrText>
            <w:fldChar w:fldCharType="separate"/>
          </w:r>
          <w:r w:rsidDel="00000000" w:rsidR="00000000" w:rsidRPr="00000000">
            <w:rPr>
              <w:b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dot" w:pos="9360"/>
            </w:tabs>
            <w:spacing w:after="0" w:before="60" w:lineRule="auto"/>
            <w:ind w:left="360" w:firstLine="0"/>
            <w:rPr>
              <w:color w:val="000000"/>
              <w:u w:val="none"/>
            </w:rPr>
          </w:pPr>
          <w:hyperlink w:anchor="_heading=h.glow6i83isd5">
            <w:r w:rsidDel="00000000" w:rsidR="00000000" w:rsidRPr="00000000">
              <w:rPr>
                <w:color w:val="000000"/>
                <w:u w:val="none"/>
                <w:rtl w:val="0"/>
              </w:rPr>
              <w:t xml:space="preserve">C.1 Special Thanks</w:t>
              <w:tab/>
            </w:r>
          </w:hyperlink>
          <w:r w:rsidDel="00000000" w:rsidR="00000000" w:rsidRPr="00000000">
            <w:fldChar w:fldCharType="begin"/>
            <w:instrText xml:space="preserve"> PAGEREF _heading=h.glow6i83isd5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dot" w:pos="9360"/>
            </w:tabs>
            <w:spacing w:after="0" w:before="60" w:lineRule="auto"/>
            <w:ind w:left="360" w:firstLine="0"/>
            <w:rPr>
              <w:color w:val="000000"/>
              <w:u w:val="none"/>
            </w:rPr>
          </w:pPr>
          <w:hyperlink w:anchor="_heading=h.tdeowwajj1wf">
            <w:r w:rsidDel="00000000" w:rsidR="00000000" w:rsidRPr="00000000">
              <w:rPr>
                <w:color w:val="000000"/>
                <w:u w:val="none"/>
                <w:rtl w:val="0"/>
              </w:rPr>
              <w:t xml:space="preserve">C.2 Participants</w:t>
              <w:tab/>
            </w:r>
          </w:hyperlink>
          <w:r w:rsidDel="00000000" w:rsidR="00000000" w:rsidRPr="00000000">
            <w:fldChar w:fldCharType="begin"/>
            <w:instrText xml:space="preserve"> PAGEREF _heading=h.tdeowwajj1wf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dot" w:pos="9360"/>
            </w:tabs>
            <w:spacing w:after="0" w:before="60" w:lineRule="auto"/>
            <w:rPr>
              <w:b w:val="1"/>
              <w:color w:val="000000"/>
              <w:u w:val="none"/>
            </w:rPr>
          </w:pPr>
          <w:hyperlink w:anchor="_heading=h.ewpzaw2f211a">
            <w:r w:rsidDel="00000000" w:rsidR="00000000" w:rsidRPr="00000000">
              <w:rPr>
                <w:b w:val="1"/>
                <w:color w:val="000000"/>
                <w:u w:val="none"/>
                <w:rtl w:val="0"/>
              </w:rPr>
              <w:t xml:space="preserve">Appendix D. Revision History</w:t>
              <w:tab/>
            </w:r>
          </w:hyperlink>
          <w:r w:rsidDel="00000000" w:rsidR="00000000" w:rsidRPr="00000000">
            <w:fldChar w:fldCharType="begin"/>
            <w:instrText xml:space="preserve"> PAGEREF _heading=h.ewpzaw2f211a \h </w:instrText>
            <w:fldChar w:fldCharType="separate"/>
          </w:r>
          <w:r w:rsidDel="00000000" w:rsidR="00000000" w:rsidRPr="00000000">
            <w:rPr>
              <w:b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dot" w:pos="9360"/>
            </w:tabs>
            <w:spacing w:after="0" w:before="60" w:lineRule="auto"/>
            <w:rPr>
              <w:b w:val="1"/>
              <w:color w:val="000000"/>
              <w:u w:val="none"/>
            </w:rPr>
          </w:pPr>
          <w:hyperlink w:anchor="_heading=h.3jd0qos">
            <w:r w:rsidDel="00000000" w:rsidR="00000000" w:rsidRPr="00000000">
              <w:rPr>
                <w:b w:val="1"/>
                <w:color w:val="000000"/>
                <w:u w:val="none"/>
                <w:rtl w:val="0"/>
              </w:rPr>
              <w:t xml:space="preserve">Appendix E. Implementation Notes</w:t>
              <w:tab/>
            </w:r>
          </w:hyperlink>
          <w:r w:rsidDel="00000000" w:rsidR="00000000" w:rsidRPr="00000000">
            <w:fldChar w:fldCharType="begin"/>
            <w:instrText xml:space="preserve"> PAGEREF _heading=h.3jd0qos \h </w:instrText>
            <w:fldChar w:fldCharType="separate"/>
          </w:r>
          <w:r w:rsidDel="00000000" w:rsidR="00000000" w:rsidRPr="00000000">
            <w:rPr>
              <w:b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dot" w:pos="9360"/>
            </w:tabs>
            <w:spacing w:after="0" w:before="60" w:lineRule="auto"/>
            <w:ind w:left="360" w:firstLine="0"/>
            <w:rPr>
              <w:color w:val="000000"/>
              <w:u w:val="none"/>
            </w:rPr>
          </w:pPr>
          <w:hyperlink w:anchor="_heading=h.1yib0wl">
            <w:r w:rsidDel="00000000" w:rsidR="00000000" w:rsidRPr="00000000">
              <w:rPr>
                <w:color w:val="000000"/>
                <w:u w:val="none"/>
                <w:rtl w:val="0"/>
              </w:rPr>
              <w:t xml:space="preserve">E.1 Support of QoS Level -1 and OUT OF BAND</w:t>
              <w:tab/>
            </w:r>
          </w:hyperlink>
          <w:r w:rsidDel="00000000" w:rsidR="00000000" w:rsidRPr="00000000">
            <w:fldChar w:fldCharType="begin"/>
            <w:instrText xml:space="preserve"> PAGEREF _heading=h.1yib0wl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dot" w:pos="9360"/>
            </w:tabs>
            <w:spacing w:after="0" w:before="60" w:lineRule="auto"/>
            <w:ind w:left="360" w:firstLine="0"/>
            <w:rPr>
              <w:color w:val="000000"/>
              <w:u w:val="none"/>
            </w:rPr>
          </w:pPr>
          <w:hyperlink w:anchor="_heading=h.4ihyjke">
            <w:r w:rsidDel="00000000" w:rsidR="00000000" w:rsidRPr="00000000">
              <w:rPr>
                <w:color w:val="000000"/>
                <w:u w:val="none"/>
                <w:rtl w:val="0"/>
              </w:rPr>
              <w:t xml:space="preserve">E.2 “Best practice” values for timers and counters</w:t>
              <w:tab/>
            </w:r>
          </w:hyperlink>
          <w:r w:rsidDel="00000000" w:rsidR="00000000" w:rsidRPr="00000000">
            <w:fldChar w:fldCharType="begin"/>
            <w:instrText xml:space="preserve"> PAGEREF _heading=h.4ihyjke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dot" w:pos="9360"/>
            </w:tabs>
            <w:spacing w:after="0" w:before="60" w:lineRule="auto"/>
            <w:ind w:left="360" w:firstLine="0"/>
            <w:rPr>
              <w:color w:val="000000"/>
              <w:u w:val="none"/>
            </w:rPr>
          </w:pPr>
          <w:hyperlink w:anchor="_heading=h.2xn8ts7">
            <w:r w:rsidDel="00000000" w:rsidR="00000000" w:rsidRPr="00000000">
              <w:rPr>
                <w:color w:val="000000"/>
                <w:u w:val="none"/>
                <w:rtl w:val="0"/>
              </w:rPr>
              <w:t xml:space="preserve">E.3 Mapping of Topic Alias to Topic Names and Topic Filters</w:t>
              <w:tab/>
            </w:r>
          </w:hyperlink>
          <w:r w:rsidDel="00000000" w:rsidR="00000000" w:rsidRPr="00000000">
            <w:fldChar w:fldCharType="begin"/>
            <w:instrText xml:space="preserve"> PAGEREF _heading=h.2xn8ts7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dot" w:pos="9360"/>
            </w:tabs>
            <w:spacing w:after="0" w:before="60" w:lineRule="auto"/>
            <w:ind w:left="360" w:firstLine="0"/>
            <w:rPr>
              <w:color w:val="000000"/>
              <w:u w:val="none"/>
            </w:rPr>
          </w:pPr>
          <w:hyperlink w:anchor="_heading=h.1csj400">
            <w:r w:rsidDel="00000000" w:rsidR="00000000" w:rsidRPr="00000000">
              <w:rPr>
                <w:color w:val="000000"/>
                <w:u w:val="none"/>
                <w:rtl w:val="0"/>
              </w:rPr>
              <w:t xml:space="preserve">E.4 Exponential Backoff</w:t>
              <w:tab/>
            </w:r>
          </w:hyperlink>
          <w:r w:rsidDel="00000000" w:rsidR="00000000" w:rsidRPr="00000000">
            <w:fldChar w:fldCharType="begin"/>
            <w:instrText xml:space="preserve"> PAGEREF _heading=h.1csj400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dot" w:pos="9360"/>
            </w:tabs>
            <w:spacing w:after="0" w:before="60" w:lineRule="auto"/>
            <w:rPr>
              <w:b w:val="1"/>
              <w:color w:val="000000"/>
              <w:u w:val="none"/>
            </w:rPr>
          </w:pPr>
          <w:hyperlink w:anchor="_heading=h.sg1xgdru14ui">
            <w:r w:rsidDel="00000000" w:rsidR="00000000" w:rsidRPr="00000000">
              <w:rPr>
                <w:b w:val="1"/>
                <w:color w:val="000000"/>
                <w:u w:val="none"/>
                <w:rtl w:val="0"/>
              </w:rPr>
              <w:t xml:space="preserve">Appendix F. Notices</w:t>
              <w:tab/>
            </w:r>
          </w:hyperlink>
          <w:r w:rsidDel="00000000" w:rsidR="00000000" w:rsidRPr="00000000">
            <w:fldChar w:fldCharType="begin"/>
            <w:instrText xml:space="preserve"> PAGEREF _heading=h.sg1xgdru14ui \h </w:instrText>
            <w:fldChar w:fldCharType="separate"/>
          </w:r>
          <w:r w:rsidDel="00000000" w:rsidR="00000000" w:rsidRPr="00000000">
            <w:rPr>
              <w:b w:val="1"/>
              <w:rtl w:val="0"/>
            </w:rPr>
            <w:t xml:space="preserve">92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F">
      <w:pPr>
        <w:rPr>
          <w:rFonts w:ascii="Arial" w:cs="Arial" w:eastAsia="Arial" w:hAnsi="Arial"/>
          <w:b w:val="1"/>
          <w:color w:val="446caa"/>
          <w:sz w:val="36"/>
          <w:szCs w:val="36"/>
        </w:rPr>
      </w:pPr>
      <w:bookmarkStart w:colFirst="0" w:colLast="0" w:name="_heading=h.y80ply54qaam" w:id="5"/>
      <w:bookmarkEnd w:id="5"/>
      <w:r w:rsidDel="00000000" w:rsidR="00000000" w:rsidRPr="00000000">
        <w:rPr>
          <w:rtl w:val="0"/>
        </w:rPr>
      </w:r>
    </w:p>
    <w:p w:rsidR="00000000" w:rsidDel="00000000" w:rsidP="00000000" w:rsidRDefault="00000000" w:rsidRPr="00000000" w14:paraId="00000120">
      <w:pPr>
        <w:rPr>
          <w:rFonts w:ascii="Arial" w:cs="Arial" w:eastAsia="Arial" w:hAnsi="Arial"/>
          <w:b w:val="1"/>
          <w:color w:val="446caa"/>
          <w:sz w:val="36"/>
          <w:szCs w:val="36"/>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6"/>
      <w:bookmarkEnd w:id="6"/>
      <w:r w:rsidDel="00000000" w:rsidR="00000000" w:rsidRPr="00000000">
        <w:rPr>
          <w:rtl w:val="0"/>
        </w:rPr>
      </w:r>
    </w:p>
    <w:p w:rsidR="00000000" w:rsidDel="00000000" w:rsidP="00000000" w:rsidRDefault="00000000" w:rsidRPr="00000000" w14:paraId="00000121">
      <w:pPr>
        <w:pStyle w:val="Heading1"/>
        <w:rPr/>
      </w:pPr>
      <w:bookmarkStart w:colFirst="0" w:colLast="0" w:name="_heading=h.3dy6vkm" w:id="7"/>
      <w:bookmarkEnd w:id="7"/>
      <w:r w:rsidDel="00000000" w:rsidR="00000000" w:rsidRPr="00000000">
        <w:rPr>
          <w:rtl w:val="0"/>
        </w:rPr>
        <w:t xml:space="preserve">1 Introduction</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[All text is normative unless otherwise labeled]</w:t>
      </w:r>
    </w:p>
    <w:p w:rsidR="00000000" w:rsidDel="00000000" w:rsidP="00000000" w:rsidRDefault="00000000" w:rsidRPr="00000000" w14:paraId="00000123">
      <w:pPr>
        <w:pStyle w:val="Heading2"/>
        <w:rPr/>
      </w:pPr>
      <w:bookmarkStart w:colFirst="0" w:colLast="0" w:name="_heading=h.4olrp2glo5nb" w:id="8"/>
      <w:bookmarkEnd w:id="8"/>
      <w:r w:rsidDel="00000000" w:rsidR="00000000" w:rsidRPr="00000000">
        <w:rPr>
          <w:rtl w:val="0"/>
        </w:rPr>
        <w:t xml:space="preserve">1.1 MQTT For Sensor Networks (MQTT-SN) </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29">
      <w:pPr>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2B">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D">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F">
      <w:pPr>
        <w:pStyle w:val="Heading3"/>
        <w:ind w:left="0" w:firstLine="0"/>
        <w:rPr>
          <w:rFonts w:ascii="Arial" w:cs="Arial" w:eastAsia="Arial" w:hAnsi="Arial"/>
        </w:rPr>
      </w:pPr>
      <w:bookmarkStart w:colFirst="0" w:colLast="0" w:name="_heading=h.ox4v8n854qgm" w:id="9"/>
      <w:bookmarkEnd w:id="9"/>
      <w:r w:rsidDel="00000000" w:rsidR="00000000" w:rsidRPr="00000000">
        <w:rPr>
          <w:rFonts w:ascii="Arial" w:cs="Arial" w:eastAsia="Arial" w:hAnsi="Arial"/>
          <w:rtl w:val="0"/>
        </w:rPr>
        <w:t xml:space="preserve">1.1.1 MQTT-SN and MQTT Differences</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32">
      <w:pPr>
        <w:numPr>
          <w:ilvl w:val="0"/>
          <w:numId w:val="13"/>
        </w:numPr>
        <w:ind w:left="432" w:hanging="432"/>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33">
      <w:pPr>
        <w:numPr>
          <w:ilvl w:val="0"/>
          <w:numId w:val="13"/>
        </w:numPr>
        <w:ind w:left="432" w:hanging="432"/>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34">
      <w:pPr>
        <w:numPr>
          <w:ilvl w:val="0"/>
          <w:numId w:val="13"/>
        </w:numPr>
        <w:ind w:left="432" w:hanging="432"/>
        <w:rPr/>
      </w:pPr>
      <w:r w:rsidDel="00000000" w:rsidR="00000000" w:rsidRPr="00000000">
        <w:rPr>
          <w:rFonts w:ascii="Arial" w:cs="Arial" w:eastAsia="Arial" w:hAnsi="Arial"/>
          <w:rtl w:val="0"/>
        </w:rPr>
        <w:t xml:space="preserve">If the network supports multicastbroadcast, Gateway discovery can be implemented, otherwise the Gateway addresses must be configured in the nodes.</w:t>
      </w:r>
    </w:p>
    <w:p w:rsidR="00000000" w:rsidDel="00000000" w:rsidP="00000000" w:rsidRDefault="00000000" w:rsidRPr="00000000" w14:paraId="00000135">
      <w:pPr>
        <w:numPr>
          <w:ilvl w:val="0"/>
          <w:numId w:val="13"/>
        </w:numPr>
        <w:ind w:left="432" w:hanging="432"/>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36">
      <w:pPr>
        <w:numPr>
          <w:ilvl w:val="0"/>
          <w:numId w:val="13"/>
        </w:numPr>
        <w:ind w:left="432" w:hanging="432"/>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37">
      <w:pPr>
        <w:numPr>
          <w:ilvl w:val="0"/>
          <w:numId w:val="13"/>
        </w:numPr>
        <w:ind w:left="432" w:hanging="432"/>
        <w:rPr/>
      </w:pPr>
      <w:r w:rsidDel="00000000" w:rsidR="00000000" w:rsidRPr="00000000">
        <w:rPr>
          <w:rFonts w:ascii="Arial" w:cs="Arial" w:eastAsia="Arial" w:hAnsi="Arial"/>
          <w:rtl w:val="0"/>
        </w:rPr>
        <w:t xml:space="preserve">A new Quality of Service level (OUT OF BAND) is introduced in MQTT-SN, allowing devices to publish without a GW session having been established.</w:t>
      </w:r>
    </w:p>
    <w:p w:rsidR="00000000" w:rsidDel="00000000" w:rsidP="00000000" w:rsidRDefault="00000000" w:rsidRPr="00000000" w14:paraId="00000138">
      <w:pPr>
        <w:numPr>
          <w:ilvl w:val="0"/>
          <w:numId w:val="13"/>
        </w:numPr>
        <w:ind w:left="432" w:hanging="432"/>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39">
      <w:pPr>
        <w:numPr>
          <w:ilvl w:val="0"/>
          <w:numId w:val="26"/>
        </w:numPr>
        <w:ind w:left="432" w:hanging="432"/>
        <w:rPr/>
      </w:pPr>
      <w:r w:rsidDel="00000000" w:rsidR="00000000" w:rsidRPr="00000000">
        <w:rPr>
          <w:rFonts w:ascii="Arial" w:cs="Arial" w:eastAsia="Arial" w:hAnsi="Arial"/>
          <w:rtl w:val="0"/>
        </w:rPr>
        <w:t xml:space="preserve">MQTT-SN introduced the Protection packet for message-based security based on symmetric cryptography. </w:t>
      </w:r>
    </w:p>
    <w:p w:rsidR="00000000" w:rsidDel="00000000" w:rsidP="00000000" w:rsidRDefault="00000000" w:rsidRPr="00000000" w14:paraId="0000013A">
      <w:pPr>
        <w:pStyle w:val="Heading2"/>
        <w:ind w:left="0" w:firstLine="0"/>
        <w:rPr>
          <w:rFonts w:ascii="Arial" w:cs="Arial" w:eastAsia="Arial" w:hAnsi="Arial"/>
        </w:rPr>
      </w:pPr>
      <w:bookmarkStart w:colFirst="0" w:colLast="0" w:name="_heading=h.1t3h5sf" w:id="10"/>
      <w:bookmarkEnd w:id="10"/>
      <w:r w:rsidDel="00000000" w:rsidR="00000000" w:rsidRPr="00000000">
        <w:rPr>
          <w:rFonts w:ascii="Arial" w:cs="Arial" w:eastAsia="Arial" w:hAnsi="Arial"/>
          <w:rtl w:val="0"/>
        </w:rPr>
        <w:t xml:space="preserve">1.2 </w:t>
      </w:r>
      <w:r w:rsidDel="00000000" w:rsidR="00000000" w:rsidRPr="00000000">
        <w:rPr>
          <w:rtl w:val="0"/>
        </w:rPr>
        <w:t xml:space="preserve">Changes from earlier Versions</w:t>
      </w: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[Optional section.]</w:t>
      </w:r>
    </w:p>
    <w:p w:rsidR="00000000" w:rsidDel="00000000" w:rsidP="00000000" w:rsidRDefault="00000000" w:rsidRPr="00000000" w14:paraId="0000013C">
      <w:pPr>
        <w:spacing w:after="120" w:before="0" w:lineRule="auto"/>
        <w:rPr>
          <w:rFonts w:ascii="Arial" w:cs="Arial" w:eastAsia="Arial" w:hAnsi="Arial"/>
        </w:rPr>
      </w:pPr>
      <w:r w:rsidDel="00000000" w:rsidR="00000000" w:rsidRPr="00000000">
        <w:rPr>
          <w:rFonts w:ascii="Arial" w:cs="Arial" w:eastAsia="Arial" w:hAnsi="Arial"/>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pStyle w:val="Heading3"/>
        <w:ind w:left="0" w:firstLine="0"/>
        <w:rPr>
          <w:rFonts w:ascii="Arial" w:cs="Arial" w:eastAsia="Arial" w:hAnsi="Arial"/>
        </w:rPr>
      </w:pPr>
      <w:bookmarkStart w:colFirst="0" w:colLast="0" w:name="_heading=h.5u7dbejbytfw" w:id="11"/>
      <w:bookmarkEnd w:id="11"/>
      <w:r w:rsidDel="00000000" w:rsidR="00000000" w:rsidRPr="00000000">
        <w:rPr>
          <w:rFonts w:ascii="Arial" w:cs="Arial" w:eastAsia="Arial" w:hAnsi="Arial"/>
          <w:rtl w:val="0"/>
        </w:rPr>
        <w:t xml:space="preserve">1.2.1 MQTT-SN v1.2</w:t>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Text describing the changes/differences</w:t>
      </w:r>
    </w:p>
    <w:p w:rsidR="00000000" w:rsidDel="00000000" w:rsidP="00000000" w:rsidRDefault="00000000" w:rsidRPr="00000000" w14:paraId="00000140">
      <w:pPr>
        <w:pStyle w:val="Heading3"/>
        <w:ind w:left="0" w:firstLine="0"/>
        <w:rPr/>
      </w:pPr>
      <w:r w:rsidDel="00000000" w:rsidR="00000000" w:rsidRPr="00000000">
        <w:rPr>
          <w:rtl w:val="0"/>
        </w:rPr>
      </w:r>
    </w:p>
    <w:p w:rsidR="00000000" w:rsidDel="00000000" w:rsidP="00000000" w:rsidRDefault="00000000" w:rsidRPr="00000000" w14:paraId="00000141">
      <w:pPr>
        <w:pStyle w:val="Heading2"/>
        <w:ind w:left="0" w:firstLine="0"/>
        <w:rPr>
          <w:rFonts w:ascii="Arial" w:cs="Arial" w:eastAsia="Arial" w:hAnsi="Arial"/>
        </w:rPr>
      </w:pPr>
      <w:bookmarkStart w:colFirst="0" w:colLast="0" w:name="_heading=h.4d34og8" w:id="12"/>
      <w:bookmarkEnd w:id="12"/>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3"/>
      <w:bookmarkEnd w:id="13"/>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5 – Safety, Security and Data Protection Considerations</w:t>
      </w:r>
    </w:p>
    <w:p w:rsidR="00000000" w:rsidDel="00000000" w:rsidP="00000000" w:rsidRDefault="00000000" w:rsidRPr="00000000" w14:paraId="000001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6 – Conformance</w:t>
      </w:r>
    </w:p>
    <w:p w:rsidR="00000000" w:rsidDel="00000000" w:rsidP="00000000" w:rsidRDefault="00000000" w:rsidRPr="00000000" w14:paraId="00000149">
      <w:pPr>
        <w:pStyle w:val="Heading2"/>
        <w:ind w:left="0" w:firstLine="0"/>
        <w:rPr/>
      </w:pPr>
      <w:bookmarkStart w:colFirst="0" w:colLast="0" w:name="_heading=h.17dp8vu" w:id="14"/>
      <w:bookmarkEnd w:id="14"/>
      <w:r w:rsidDel="00000000" w:rsidR="00000000" w:rsidRPr="00000000">
        <w:rPr>
          <w:vertAlign w:val="baseline"/>
          <w:rtl w:val="0"/>
        </w:rPr>
        <w:t xml:space="preserve">1.4 Glossary</w:t>
      </w:r>
      <w:r w:rsidDel="00000000" w:rsidR="00000000" w:rsidRPr="00000000">
        <w:rPr>
          <w:rtl w:val="0"/>
        </w:rPr>
      </w:r>
    </w:p>
    <w:p w:rsidR="00000000" w:rsidDel="00000000" w:rsidP="00000000" w:rsidRDefault="00000000" w:rsidRPr="00000000" w14:paraId="0000014A">
      <w:pPr>
        <w:rPr>
          <w:rFonts w:ascii="Arial" w:cs="Arial" w:eastAsia="Arial" w:hAnsi="Arial"/>
          <w:b w:val="1"/>
        </w:rPr>
      </w:pPr>
      <w:bookmarkStart w:colFirst="0" w:colLast="0" w:name="_heading=h.3rdcrjn" w:id="15"/>
      <w:bookmarkEnd w:id="15"/>
      <w:r w:rsidDel="00000000" w:rsidR="00000000" w:rsidRPr="00000000">
        <w:rPr>
          <w:rtl w:val="0"/>
        </w:rPr>
      </w:r>
    </w:p>
    <w:p w:rsidR="00000000" w:rsidDel="00000000" w:rsidP="00000000" w:rsidRDefault="00000000" w:rsidRPr="00000000" w14:paraId="0000014B">
      <w:pPr>
        <w:rPr>
          <w:rFonts w:ascii="Arial" w:cs="Arial" w:eastAsia="Arial" w:hAnsi="Arial"/>
          <w:b w:val="1"/>
        </w:rPr>
      </w:pPr>
      <w:bookmarkStart w:colFirst="0" w:colLast="0" w:name="_heading=h.26in1rg" w:id="16"/>
      <w:bookmarkEnd w:id="16"/>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D">
      <w:pPr>
        <w:rPr>
          <w:rFonts w:ascii="Arial" w:cs="Arial" w:eastAsia="Arial" w:hAnsi="Arial"/>
        </w:rPr>
      </w:pPr>
      <w:r w:rsidDel="00000000" w:rsidR="00000000" w:rsidRPr="00000000">
        <w:rPr>
          <w:rtl w:val="0"/>
        </w:rPr>
      </w:r>
    </w:p>
    <w:bookmarkStart w:colFirst="0" w:colLast="0" w:name="bookmark=id.lnxbz9" w:id="17"/>
    <w:bookmarkEnd w:id="17"/>
    <w:p w:rsidR="00000000" w:rsidDel="00000000" w:rsidP="00000000" w:rsidRDefault="00000000" w:rsidRPr="00000000" w14:paraId="0000014E">
      <w:pPr>
        <w:rPr>
          <w:rFonts w:ascii="Arial" w:cs="Arial" w:eastAsia="Arial" w:hAnsi="Arial"/>
          <w:b w:val="1"/>
        </w:rPr>
      </w:pPr>
      <w:bookmarkStart w:colFirst="0" w:colLast="0" w:name="_heading=h.35nkun2" w:id="18"/>
      <w:bookmarkEnd w:id="18"/>
      <w:r w:rsidDel="00000000" w:rsidR="00000000" w:rsidRPr="00000000">
        <w:rPr>
          <w:rFonts w:ascii="Arial" w:cs="Arial" w:eastAsia="Arial" w:hAnsi="Arial"/>
          <w:b w:val="1"/>
          <w:rtl w:val="0"/>
        </w:rPr>
        <w:t xml:space="preserve">Client:</w:t>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55">
      <w:pPr>
        <w:rPr>
          <w:rFonts w:ascii="Arial" w:cs="Arial" w:eastAsia="Arial" w:hAnsi="Arial"/>
          <w:b w:val="1"/>
        </w:rPr>
      </w:pPr>
      <w:r w:rsidDel="00000000" w:rsidR="00000000" w:rsidRPr="00000000">
        <w:rPr>
          <w:rtl w:val="0"/>
        </w:rPr>
      </w:r>
    </w:p>
    <w:p w:rsidR="00000000" w:rsidDel="00000000" w:rsidP="00000000" w:rsidRDefault="00000000" w:rsidRPr="00000000" w14:paraId="00000156">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A program or device accepting MQTT-SN protocol packets from Clients. A Gateway:</w:t>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E">
      <w:pPr>
        <w:rPr>
          <w:rFonts w:ascii="Arial" w:cs="Arial" w:eastAsia="Arial" w:hAnsi="Arial"/>
          <w:b w:val="1"/>
        </w:rPr>
      </w:pPr>
      <w:r w:rsidDel="00000000" w:rsidR="00000000" w:rsidRPr="00000000">
        <w:rPr>
          <w:rtl w:val="0"/>
        </w:rPr>
      </w:r>
    </w:p>
    <w:p w:rsidR="00000000" w:rsidDel="00000000" w:rsidP="00000000" w:rsidRDefault="00000000" w:rsidRPr="00000000" w14:paraId="0000015F">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bookmarkStart w:colFirst="0" w:colLast="0" w:name="_heading=h.1ksv4uv" w:id="19"/>
      <w:bookmarkEnd w:id="19"/>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Fonts w:ascii="Roboto" w:cs="Roboto" w:eastAsia="Roboto" w:hAnsi="Roboto"/>
          <w:color w:val="444746"/>
          <w:sz w:val="21"/>
          <w:szCs w:val="21"/>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tl w:val="0"/>
        </w:rPr>
      </w:r>
    </w:p>
    <w:p w:rsidR="00000000" w:rsidDel="00000000" w:rsidP="00000000" w:rsidRDefault="00000000" w:rsidRPr="00000000" w14:paraId="0000016A">
      <w:pPr>
        <w:rPr>
          <w:rFonts w:ascii="Arial" w:cs="Arial" w:eastAsia="Arial" w:hAnsi="Arial"/>
        </w:rPr>
      </w:pPr>
      <w:sdt>
        <w:sdtPr>
          <w:tag w:val="goog_rdk_0"/>
        </w:sdtPr>
        <w:sdtContent>
          <w:commentRangeStart w:id="0"/>
        </w:sdtContent>
      </w:sdt>
      <w:r w:rsidDel="00000000" w:rsidR="00000000" w:rsidRPr="00000000">
        <w:rPr>
          <w:rFonts w:ascii="Arial" w:cs="Arial" w:eastAsia="Arial" w:hAnsi="Arial"/>
          <w:b w:val="1"/>
          <w:rtl w:val="0"/>
        </w:rPr>
        <w:t xml:space="preserve">Unicast: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tl w:val="0"/>
        </w:rPr>
      </w:r>
    </w:p>
    <w:p w:rsidR="00000000" w:rsidDel="00000000" w:rsidP="00000000" w:rsidRDefault="00000000" w:rsidRPr="00000000" w14:paraId="0000016C">
      <w:pPr>
        <w:rPr>
          <w:rFonts w:ascii="Arial" w:cs="Arial" w:eastAsia="Arial" w:hAnsi="Arial"/>
          <w:b w:val="1"/>
        </w:rPr>
      </w:pPr>
      <w:sdt>
        <w:sdtPr>
          <w:tag w:val="goog_rdk_1"/>
        </w:sdtPr>
        <w:sdtContent>
          <w:commentRangeStart w:id="1"/>
        </w:sdtContent>
      </w:sdt>
      <w:r w:rsidDel="00000000" w:rsidR="00000000" w:rsidRPr="00000000">
        <w:rPr>
          <w:rFonts w:ascii="Arial" w:cs="Arial" w:eastAsia="Arial" w:hAnsi="Arial"/>
          <w:b w:val="1"/>
          <w:rtl w:val="0"/>
        </w:rPr>
        <w:t xml:space="preserve">Multicast: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D">
      <w:pPr>
        <w:rPr>
          <w:rFonts w:ascii="Arial" w:cs="Arial" w:eastAsia="Arial" w:hAnsi="Arial"/>
          <w:b w:val="1"/>
        </w:rPr>
      </w:pPr>
      <w:r w:rsidDel="00000000" w:rsidR="00000000" w:rsidRPr="00000000">
        <w:rPr>
          <w:rtl w:val="0"/>
        </w:rPr>
      </w:r>
    </w:p>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b w:val="1"/>
          <w:rtl w:val="0"/>
        </w:rPr>
        <w:t xml:space="preserve">Virtual Connection:</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Carries the MQTT-SN data between a Client and a Gateway, or a </w:t>
      </w:r>
      <w:sdt>
        <w:sdtPr>
          <w:tag w:val="goog_rdk_2"/>
        </w:sdtPr>
        <w:sdtContent>
          <w:ins w:author="davide.lenzarini@u-blox.com" w:id="0" w:date="2023-11-29T17:52:35Z">
            <w:r w:rsidDel="00000000" w:rsidR="00000000" w:rsidRPr="00000000">
              <w:rPr>
                <w:rFonts w:ascii="Arial" w:cs="Arial" w:eastAsia="Arial" w:hAnsi="Arial"/>
                <w:rtl w:val="0"/>
              </w:rPr>
              <w:t xml:space="preserve">multicast </w:t>
            </w:r>
          </w:ins>
        </w:sdtContent>
      </w:sdt>
      <w:sdt>
        <w:sdtPr>
          <w:tag w:val="goog_rdk_3"/>
        </w:sdtPr>
        <w:sdtContent>
          <w:del w:author="davide.lenzarini@u-blox.com" w:id="0" w:date="2023-11-29T17:52:35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to all Gateways and all clients.</w:t>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Refer to section 3.2 Networks &amp; Transport Layers for informative examples.</w:t>
      </w:r>
    </w:p>
    <w:p w:rsidR="00000000" w:rsidDel="00000000" w:rsidP="00000000" w:rsidRDefault="00000000" w:rsidRPr="00000000" w14:paraId="00000171">
      <w:pPr>
        <w:rPr>
          <w:rFonts w:ascii="Arial" w:cs="Arial" w:eastAsia="Arial" w:hAnsi="Arial"/>
          <w:b w:val="1"/>
        </w:rPr>
      </w:pPr>
      <w:r w:rsidDel="00000000" w:rsidR="00000000" w:rsidRPr="00000000">
        <w:rPr>
          <w:rtl w:val="0"/>
        </w:rPr>
      </w:r>
    </w:p>
    <w:p w:rsidR="00000000" w:rsidDel="00000000" w:rsidP="00000000" w:rsidRDefault="00000000" w:rsidRPr="00000000" w14:paraId="00000172">
      <w:pPr>
        <w:rPr>
          <w:rFonts w:ascii="Arial" w:cs="Arial" w:eastAsia="Arial" w:hAnsi="Arial"/>
          <w:b w:val="1"/>
        </w:rPr>
      </w:pPr>
      <w:r w:rsidDel="00000000" w:rsidR="00000000" w:rsidRPr="00000000">
        <w:rPr>
          <w:rtl w:val="0"/>
        </w:rPr>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74">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80">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rPr>
          <w:rFonts w:ascii="Arial" w:cs="Arial" w:eastAsia="Arial" w:hAnsi="Arial"/>
          <w:b w:val="1"/>
        </w:rPr>
      </w:pPr>
      <w:bookmarkStart w:colFirst="0" w:colLast="0" w:name="_heading=h.44sinio" w:id="20"/>
      <w:bookmarkEnd w:id="20"/>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 (twenty nine) different types of MQTT-SN Control Packet, for example the PUBLISH packet is used to convey Application Messages.</w:t>
      </w:r>
    </w:p>
    <w:p w:rsidR="00000000" w:rsidDel="00000000" w:rsidP="00000000" w:rsidRDefault="00000000" w:rsidRPr="00000000" w14:paraId="00000184">
      <w:pPr>
        <w:rPr>
          <w:rFonts w:ascii="Arial" w:cs="Arial" w:eastAsia="Arial" w:hAnsi="Arial"/>
          <w:b w:val="1"/>
        </w:rPr>
      </w:pPr>
      <w:r w:rsidDel="00000000" w:rsidR="00000000" w:rsidRPr="00000000">
        <w:rPr>
          <w:rtl w:val="0"/>
        </w:rPr>
      </w:r>
    </w:p>
    <w:p w:rsidR="00000000" w:rsidDel="00000000" w:rsidP="00000000" w:rsidRDefault="00000000" w:rsidRPr="00000000" w14:paraId="00000185">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r w:rsidDel="00000000" w:rsidR="00000000" w:rsidRPr="00000000">
        <w:rPr>
          <w:rtl w:val="0"/>
        </w:rPr>
      </w:r>
    </w:p>
    <w:p w:rsidR="00000000" w:rsidDel="00000000" w:rsidP="00000000" w:rsidRDefault="00000000" w:rsidRPr="00000000" w14:paraId="00000187">
      <w:pPr>
        <w:ind w:left="0"/>
        <w:rPr/>
      </w:pPr>
      <w:r w:rsidDel="00000000" w:rsidR="00000000" w:rsidRPr="00000000">
        <w:rPr>
          <w:rtl w:val="0"/>
        </w:rPr>
      </w:r>
    </w:p>
    <w:p w:rsidR="00000000" w:rsidDel="00000000" w:rsidP="00000000" w:rsidRDefault="00000000" w:rsidRPr="00000000" w14:paraId="00000188">
      <w:pPr>
        <w:pStyle w:val="Heading2"/>
        <w:ind w:left="0" w:firstLine="0"/>
        <w:rPr/>
      </w:pPr>
      <w:bookmarkStart w:colFirst="0" w:colLast="0" w:name="_heading=h.2bn6wsx" w:id="21"/>
      <w:bookmarkEnd w:id="21"/>
      <w:r w:rsidDel="00000000" w:rsidR="00000000" w:rsidRPr="00000000">
        <w:rPr>
          <w:rtl w:val="0"/>
        </w:rPr>
        <w:t xml:space="preserve">1.4 Data representation</w:t>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qsh70q" w:id="22"/>
      <w:bookmarkEnd w:id="22"/>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B">
      <w:pPr>
        <w:pStyle w:val="Heading3"/>
        <w:ind w:left="0" w:firstLine="0"/>
        <w:rPr>
          <w:rFonts w:ascii="Arial" w:cs="Arial" w:eastAsia="Arial" w:hAnsi="Arial"/>
        </w:rPr>
      </w:pPr>
      <w:bookmarkStart w:colFirst="0" w:colLast="0" w:name="_heading=h.3as4poj" w:id="23"/>
      <w:bookmarkEnd w:id="23"/>
      <w:r w:rsidDel="00000000" w:rsidR="00000000" w:rsidRPr="00000000">
        <w:rPr>
          <w:rFonts w:ascii="Arial" w:cs="Arial" w:eastAsia="Arial" w:hAnsi="Arial"/>
          <w:rtl w:val="0"/>
        </w:rPr>
        <w:t xml:space="preserve">1.4.2 Two Byte Integer</w:t>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D">
      <w:pPr>
        <w:pStyle w:val="Heading3"/>
        <w:ind w:left="0" w:firstLine="0"/>
        <w:rPr>
          <w:rFonts w:ascii="Arial" w:cs="Arial" w:eastAsia="Arial" w:hAnsi="Arial"/>
        </w:rPr>
      </w:pPr>
      <w:bookmarkStart w:colFirst="0" w:colLast="0" w:name="_heading=h.1pxezwc" w:id="24"/>
      <w:bookmarkEnd w:id="24"/>
      <w:r w:rsidDel="00000000" w:rsidR="00000000" w:rsidRPr="00000000">
        <w:rPr>
          <w:rFonts w:ascii="Arial" w:cs="Arial" w:eastAsia="Arial" w:hAnsi="Arial"/>
          <w:rtl w:val="0"/>
        </w:rPr>
        <w:t xml:space="preserve">1.4.3 Four Byte Integer</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8F">
      <w:pPr>
        <w:pStyle w:val="Heading3"/>
        <w:ind w:left="0" w:firstLine="0"/>
        <w:rPr>
          <w:rFonts w:ascii="Arial" w:cs="Arial" w:eastAsia="Arial" w:hAnsi="Arial"/>
        </w:rPr>
      </w:pPr>
      <w:bookmarkStart w:colFirst="0" w:colLast="0" w:name="_heading=h.49x2ik5" w:id="25"/>
      <w:bookmarkEnd w:id="25"/>
      <w:r w:rsidDel="00000000" w:rsidR="00000000" w:rsidRPr="00000000">
        <w:rPr>
          <w:rFonts w:ascii="Arial" w:cs="Arial" w:eastAsia="Arial" w:hAnsi="Arial"/>
          <w:rtl w:val="0"/>
        </w:rPr>
        <w:t xml:space="preserve">1.4.4 UTF-8 Encoded String</w:t>
      </w:r>
    </w:p>
    <w:p w:rsidR="00000000" w:rsidDel="00000000" w:rsidP="00000000" w:rsidRDefault="00000000" w:rsidRPr="00000000" w14:paraId="00000190">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0">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1">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9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2">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93">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C">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E">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6">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7">
      <w:pPr>
        <w:rPr>
          <w:rFonts w:ascii="Arial" w:cs="Arial" w:eastAsia="Arial" w:hAnsi="Arial"/>
          <w:color w:val="000000"/>
        </w:rPr>
      </w:pPr>
      <w:r w:rsidDel="00000000" w:rsidR="00000000" w:rsidRPr="00000000">
        <w:rPr>
          <w:rtl w:val="0"/>
        </w:rPr>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2">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3">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B">
      <w:pPr>
        <w:rPr>
          <w:rFonts w:ascii="Arial" w:cs="Arial" w:eastAsia="Arial" w:hAnsi="Arial"/>
          <w:color w:val="000000"/>
        </w:rPr>
      </w:pPr>
      <w:r w:rsidDel="00000000" w:rsidR="00000000" w:rsidRPr="00000000">
        <w:rPr>
          <w:rtl w:val="0"/>
        </w:rPr>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D">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B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4">
      <w:pPr>
        <w:ind w:left="540" w:firstLine="0"/>
        <w:rPr>
          <w:rFonts w:ascii="Arial" w:cs="Arial" w:eastAsia="Arial" w:hAnsi="Arial"/>
          <w:b w:val="1"/>
        </w:rPr>
      </w:pPr>
      <w:bookmarkStart w:colFirst="0" w:colLast="0" w:name="_heading=h.2p2csry" w:id="26"/>
      <w:bookmarkEnd w:id="26"/>
      <w:r w:rsidDel="00000000" w:rsidR="00000000" w:rsidRPr="00000000">
        <w:rPr>
          <w:rFonts w:ascii="Arial" w:cs="Arial" w:eastAsia="Arial" w:hAnsi="Arial"/>
          <w:color w:val="000000"/>
          <w:rtl w:val="0"/>
        </w:rPr>
        <w:t xml:space="preserve">Informative</w:t>
      </w:r>
      <w:r w:rsidDel="00000000" w:rsidR="00000000" w:rsidRPr="00000000">
        <w:rPr>
          <w:rFonts w:ascii="Arial" w:cs="Arial" w:eastAsia="Arial" w:hAnsi="Arial"/>
          <w:b w:val="1"/>
          <w:rtl w:val="0"/>
        </w:rPr>
        <w:t xml:space="preserve"> example</w:t>
      </w:r>
    </w:p>
    <w:p w:rsidR="00000000" w:rsidDel="00000000" w:rsidP="00000000" w:rsidRDefault="00000000" w:rsidRPr="00000000" w14:paraId="000001B5">
      <w:pPr>
        <w:ind w:left="540" w:firstLine="0"/>
        <w:jc w:val="both"/>
        <w:rPr>
          <w:rFonts w:ascii="Arial" w:cs="Arial" w:eastAsia="Arial" w:hAnsi="Arial"/>
        </w:rPr>
      </w:pPr>
      <w:r w:rsidDel="00000000" w:rsidR="00000000" w:rsidRPr="00000000">
        <w:rPr>
          <w:rFonts w:ascii="Arial" w:cs="Arial" w:eastAsia="Arial" w:hAnsi="Arial"/>
          <w:rtl w:val="0"/>
        </w:rPr>
        <w:t xml:space="preserve">For example, the string A</w:t>
      </w:r>
      <w:r w:rsidDel="00000000" w:rsidR="00000000" w:rsidRPr="00000000">
        <w:rPr>
          <w:rFonts w:ascii="Arial" w:cs="Arial" w:eastAsia="Arial" w:hAnsi="Arial"/>
          <w:color w:val="000000"/>
          <w:rtl w:val="0"/>
        </w:rPr>
        <w:t xml:space="preserve">𪛔</w:t>
      </w:r>
      <w:r w:rsidDel="00000000" w:rsidR="00000000" w:rsidRPr="00000000">
        <w:rPr>
          <w:rFonts w:ascii="Arial" w:cs="Arial" w:eastAsia="Arial" w:hAnsi="Arial"/>
          <w:rtl w:val="0"/>
        </w:rPr>
        <w:t xml:space="preserve"> which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6">
      <w:pPr>
        <w:rPr>
          <w:rFonts w:ascii="Arial" w:cs="Arial" w:eastAsia="Arial" w:hAnsi="Arial"/>
        </w:rPr>
      </w:pPr>
      <w:bookmarkStart w:colFirst="0" w:colLast="0" w:name="_heading=h.147n2zr" w:id="27"/>
      <w:bookmarkEnd w:id="27"/>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B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B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3">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9">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informative example</w:t>
      </w:r>
    </w:p>
    <w:p w:rsidR="00000000" w:rsidDel="00000000" w:rsidP="00000000" w:rsidRDefault="00000000" w:rsidRPr="00000000" w14:paraId="0000021B">
      <w:pPr>
        <w:pStyle w:val="Heading1"/>
        <w:rPr/>
      </w:pPr>
      <w:bookmarkStart w:colFirst="0" w:colLast="0" w:name="_heading=h.3o7alnk" w:id="28"/>
      <w:bookmarkEnd w:id="28"/>
      <w:r w:rsidDel="00000000" w:rsidR="00000000" w:rsidRPr="00000000">
        <w:rPr>
          <w:vertAlign w:val="baseline"/>
          <w:rtl w:val="0"/>
        </w:rPr>
        <w:t xml:space="preserve">2 </w:t>
      </w:r>
      <w:r w:rsidDel="00000000" w:rsidR="00000000" w:rsidRPr="00000000">
        <w:rPr>
          <w:rtl w:val="0"/>
        </w:rPr>
        <w:t xml:space="preserve">MQTT-SN Control Packet format</w:t>
      </w:r>
    </w:p>
    <w:p w:rsidR="00000000" w:rsidDel="00000000" w:rsidP="00000000" w:rsidRDefault="00000000" w:rsidRPr="00000000" w14:paraId="0000021C">
      <w:pPr>
        <w:pStyle w:val="Heading2"/>
        <w:ind w:left="0" w:firstLine="0"/>
        <w:rPr>
          <w:rFonts w:ascii="Arial" w:cs="Arial" w:eastAsia="Arial" w:hAnsi="Arial"/>
        </w:rPr>
      </w:pPr>
      <w:bookmarkStart w:colFirst="0" w:colLast="0" w:name="_heading=h.23ckvvd" w:id="29"/>
      <w:bookmarkEnd w:id="29"/>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20">
      <w:pPr>
        <w:rPr>
          <w:rFonts w:ascii="Arial" w:cs="Arial" w:eastAsia="Arial" w:hAnsi="Arial"/>
        </w:rPr>
      </w:pPr>
      <w:bookmarkStart w:colFirst="0" w:colLast="0" w:name="_heading=h.ihv636" w:id="30"/>
      <w:bookmarkEnd w:id="30"/>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2">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31"/>
      <w:bookmarkEnd w:id="31"/>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24">
      <w:pPr>
        <w:rPr>
          <w:rFonts w:ascii="Arial" w:cs="Arial" w:eastAsia="Arial" w:hAnsi="Arial"/>
        </w:rPr>
      </w:pPr>
      <w:r w:rsidDel="00000000" w:rsidR="00000000" w:rsidRPr="00000000">
        <w:rPr>
          <w:rtl w:val="0"/>
        </w:rPr>
      </w:r>
    </w:p>
    <w:p w:rsidR="00000000" w:rsidDel="00000000" w:rsidP="00000000" w:rsidRDefault="00000000" w:rsidRPr="00000000" w14:paraId="00000225">
      <w:pPr>
        <w:pStyle w:val="Heading3"/>
        <w:ind w:left="0" w:firstLine="0"/>
        <w:rPr>
          <w:rFonts w:ascii="Arial" w:cs="Arial" w:eastAsia="Arial" w:hAnsi="Arial"/>
        </w:rPr>
      </w:pPr>
      <w:bookmarkStart w:colFirst="0" w:colLast="0" w:name="_heading=h.1hmsyys" w:id="32"/>
      <w:bookmarkEnd w:id="32"/>
      <w:r w:rsidDel="00000000" w:rsidR="00000000" w:rsidRPr="00000000">
        <w:rPr>
          <w:rFonts w:ascii="Arial" w:cs="Arial" w:eastAsia="Arial" w:hAnsi="Arial"/>
          <w:rtl w:val="0"/>
        </w:rPr>
        <w:t xml:space="preserve">2.1.1 Packet Header</w:t>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jc w:val="center"/>
              <w:rPr>
                <w:rFonts w:ascii="Arial" w:cs="Arial" w:eastAsia="Arial" w:hAnsi="Arial"/>
              </w:rPr>
            </w:pPr>
            <w:bookmarkStart w:colFirst="0" w:colLast="0" w:name="_heading=h.41mghml" w:id="33"/>
            <w:bookmarkEnd w:id="33"/>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jc w:val="center"/>
              <w:rPr>
                <w:rFonts w:ascii="Arial" w:cs="Arial" w:eastAsia="Arial" w:hAnsi="Arial"/>
              </w:rPr>
            </w:pPr>
            <w:bookmarkStart w:colFirst="0" w:colLast="0" w:name="_heading=h.2grqrue" w:id="34"/>
            <w:bookmarkEnd w:id="34"/>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2F">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0">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1">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B">
      <w:pPr>
        <w:rPr>
          <w:rFonts w:ascii="Arial" w:cs="Arial" w:eastAsia="Arial" w:hAnsi="Arial"/>
        </w:rPr>
      </w:pPr>
      <w:r w:rsidDel="00000000" w:rsidR="00000000" w:rsidRPr="00000000">
        <w:rPr>
          <w:rtl w:val="0"/>
        </w:rPr>
      </w:r>
    </w:p>
    <w:p w:rsidR="00000000" w:rsidDel="00000000" w:rsidP="00000000" w:rsidRDefault="00000000" w:rsidRPr="00000000" w14:paraId="0000023C">
      <w:pPr>
        <w:pStyle w:val="Heading3"/>
        <w:keepLines w:val="1"/>
        <w:spacing w:after="145" w:before="0" w:line="259" w:lineRule="auto"/>
        <w:ind w:left="0" w:firstLine="0"/>
        <w:rPr>
          <w:rFonts w:ascii="Arial" w:cs="Arial" w:eastAsia="Arial" w:hAnsi="Arial"/>
        </w:rPr>
      </w:pPr>
      <w:bookmarkStart w:colFirst="0" w:colLast="0" w:name="_heading=h.vx1227" w:id="35"/>
      <w:bookmarkEnd w:id="35"/>
      <w:r w:rsidDel="00000000" w:rsidR="00000000" w:rsidRPr="00000000">
        <w:rPr>
          <w:rFonts w:ascii="Arial" w:cs="Arial" w:eastAsia="Arial" w:hAnsi="Arial"/>
          <w:rtl w:val="0"/>
        </w:rPr>
        <w:t xml:space="preserve">2.1.2 Length</w:t>
      </w:r>
    </w:p>
    <w:p w:rsidR="00000000" w:rsidDel="00000000" w:rsidP="00000000" w:rsidRDefault="00000000" w:rsidRPr="00000000" w14:paraId="0000023D">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3E">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3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40">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41">
      <w:pPr>
        <w:ind w:right="4" w:firstLine="583"/>
        <w:rPr>
          <w:rFonts w:ascii="Arial" w:cs="Arial" w:eastAsia="Arial" w:hAnsi="Arial"/>
          <w:b w:val="1"/>
        </w:rPr>
      </w:pPr>
      <w:bookmarkStart w:colFirst="0" w:colLast="0" w:name="_heading=h.3fwokq0" w:id="36"/>
      <w:bookmarkEnd w:id="36"/>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rtl w:val="0"/>
        </w:rPr>
        <w:t xml:space="preserve">ormative comment</w:t>
      </w:r>
    </w:p>
    <w:p w:rsidR="00000000" w:rsidDel="00000000" w:rsidP="00000000" w:rsidRDefault="00000000" w:rsidRPr="00000000" w14:paraId="00000242">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3">
      <w:pPr>
        <w:pStyle w:val="Heading3"/>
        <w:keepLines w:val="1"/>
        <w:spacing w:after="145" w:before="0" w:line="259" w:lineRule="auto"/>
        <w:ind w:left="0" w:right="4" w:firstLine="0"/>
        <w:rPr>
          <w:rFonts w:ascii="Arial" w:cs="Arial" w:eastAsia="Arial" w:hAnsi="Arial"/>
        </w:rPr>
      </w:pPr>
      <w:bookmarkStart w:colFirst="0" w:colLast="0" w:name="_heading=h.1v1yuxt" w:id="37"/>
      <w:bookmarkEnd w:id="37"/>
      <w:r w:rsidDel="00000000" w:rsidR="00000000" w:rsidRPr="00000000">
        <w:rPr>
          <w:rFonts w:ascii="Arial" w:cs="Arial" w:eastAsia="Arial" w:hAnsi="Arial"/>
          <w:rtl w:val="0"/>
        </w:rPr>
        <w:t xml:space="preserve">2.1.3 MQTT-SN Control Packet Type</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5">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Gateway </w:t>
            </w:r>
            <w:sdt>
              <w:sdtPr>
                <w:tag w:val="goog_rdk_4"/>
              </w:sdtPr>
              <w:sdtContent>
                <w:ins w:author="davide.lenzarini@u-blox.com" w:id="1" w:date="2023-11-29T17:46:35Z">
                  <w:r w:rsidDel="00000000" w:rsidR="00000000" w:rsidRPr="00000000">
                    <w:rPr>
                      <w:rFonts w:ascii="Arial" w:cs="Arial" w:eastAsia="Arial" w:hAnsi="Arial"/>
                      <w:rtl w:val="0"/>
                    </w:rPr>
                    <w:t xml:space="preserve">multicast</w:t>
                  </w:r>
                </w:ins>
              </w:sdtContent>
            </w:sdt>
            <w:sdt>
              <w:sdtPr>
                <w:tag w:val="goog_rdk_5"/>
              </w:sdtPr>
              <w:sdtContent>
                <w:del w:author="davide.lenzarini@u-blox.com" w:id="1" w:date="2023-11-29T17:46:35Z">
                  <w:r w:rsidDel="00000000" w:rsidR="00000000" w:rsidRPr="00000000">
                    <w:rPr>
                      <w:rFonts w:ascii="Arial" w:cs="Arial" w:eastAsia="Arial" w:hAnsi="Arial"/>
                      <w:rtl w:val="0"/>
                    </w:rPr>
                    <w:delText xml:space="preserve">broadcast</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center"/>
              <w:rPr>
                <w:rFonts w:ascii="Arial" w:cs="Arial" w:eastAsia="Arial" w:hAnsi="Arial"/>
              </w:rPr>
            </w:pPr>
            <w:r w:rsidDel="00000000" w:rsidR="00000000" w:rsidRPr="00000000">
              <w:rPr>
                <w:rFonts w:ascii="Arial" w:cs="Arial" w:eastAsia="Arial" w:hAnsi="Arial"/>
                <w:rtl w:val="0"/>
              </w:rPr>
              <w:t xml:space="preserve">Client </w:t>
            </w:r>
            <w:sdt>
              <w:sdtPr>
                <w:tag w:val="goog_rdk_6"/>
              </w:sdtPr>
              <w:sdtContent>
                <w:ins w:author="davide.lenzarini@u-blox.com" w:id="2" w:date="2023-11-29T17:46:40Z">
                  <w:r w:rsidDel="00000000" w:rsidR="00000000" w:rsidRPr="00000000">
                    <w:rPr>
                      <w:rFonts w:ascii="Arial" w:cs="Arial" w:eastAsia="Arial" w:hAnsi="Arial"/>
                      <w:rtl w:val="0"/>
                    </w:rPr>
                    <w:t xml:space="preserve">multicast</w:t>
                  </w:r>
                </w:ins>
              </w:sdtContent>
            </w:sdt>
            <w:sdt>
              <w:sdtPr>
                <w:tag w:val="goog_rdk_7"/>
              </w:sdtPr>
              <w:sdtContent>
                <w:del w:author="davide.lenzarini@u-blox.com" w:id="2" w:date="2023-11-29T17:46:40Z">
                  <w:r w:rsidDel="00000000" w:rsidR="00000000" w:rsidRPr="00000000">
                    <w:rPr>
                      <w:rFonts w:ascii="Arial" w:cs="Arial" w:eastAsia="Arial" w:hAnsi="Arial"/>
                      <w:rtl w:val="0"/>
                    </w:rPr>
                    <w:delText xml:space="preserve">broadcast</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9">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D">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1">
            <w:pPr>
              <w:jc w:val="center"/>
              <w:rPr>
                <w:rFonts w:ascii="Arial" w:cs="Arial" w:eastAsia="Arial" w:hAnsi="Arial"/>
                <w:b w:val="1"/>
              </w:rPr>
            </w:pPr>
            <w:r w:rsidDel="00000000" w:rsidR="00000000" w:rsidRPr="00000000">
              <w:rPr>
                <w:rFonts w:ascii="Arial" w:cs="Arial" w:eastAsia="Arial" w:hAnsi="Arial"/>
                <w:b w:val="1"/>
                <w:rtl w:val="0"/>
              </w:rPr>
              <w:t xml:space="preserve">WILLTOPICREQ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Request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5">
            <w:pPr>
              <w:jc w:val="center"/>
              <w:rPr>
                <w:rFonts w:ascii="Arial" w:cs="Arial" w:eastAsia="Arial" w:hAnsi="Arial"/>
                <w:b w:val="1"/>
              </w:rPr>
            </w:pPr>
            <w:r w:rsidDel="00000000" w:rsidR="00000000" w:rsidRPr="00000000">
              <w:rPr>
                <w:rFonts w:ascii="Arial" w:cs="Arial" w:eastAsia="Arial" w:hAnsi="Arial"/>
                <w:b w:val="1"/>
                <w:rtl w:val="0"/>
              </w:rPr>
              <w:t xml:space="preserve">WILLTOPIC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Supply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9">
            <w:pPr>
              <w:jc w:val="center"/>
              <w:rPr>
                <w:rFonts w:ascii="Arial" w:cs="Arial" w:eastAsia="Arial" w:hAnsi="Arial"/>
                <w:b w:val="1"/>
              </w:rPr>
            </w:pPr>
            <w:r w:rsidDel="00000000" w:rsidR="00000000" w:rsidRPr="00000000">
              <w:rPr>
                <w:rFonts w:ascii="Arial" w:cs="Arial" w:eastAsia="Arial" w:hAnsi="Arial"/>
                <w:b w:val="1"/>
                <w:rtl w:val="0"/>
              </w:rPr>
              <w:t xml:space="preserve">WILLMSGREQ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Request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WILLMSG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Supply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D">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PUBLISH-OUT-OF BAND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Publish packet for out of band messages which need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6">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E">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A">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E">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WILLTOPICUPD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Modify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WILLTOPICRESP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Acknowledge the will topic name modification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WILLMSGUPD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Modify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WILLMSGRESP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Acknowledge the will message modification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FORWARDERENCAPSULATION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rPr>
            </w:pPr>
            <w:r w:rsidDel="00000000" w:rsidR="00000000" w:rsidRPr="00000000">
              <w:rPr>
                <w:rFonts w:ascii="Arial" w:cs="Arial" w:eastAsia="Arial" w:hAnsi="Arial"/>
                <w:b w:val="1"/>
                <w:rtl w:val="0"/>
              </w:rPr>
              <w:t xml:space="preserve">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D6">
      <w:pPr>
        <w:pStyle w:val="Heading2"/>
        <w:ind w:left="0" w:firstLine="0"/>
        <w:rPr>
          <w:rFonts w:ascii="Arial" w:cs="Arial" w:eastAsia="Arial" w:hAnsi="Arial"/>
        </w:rPr>
      </w:pPr>
      <w:bookmarkStart w:colFirst="0" w:colLast="0" w:name="_heading=h.19c6y18" w:id="38"/>
      <w:bookmarkEnd w:id="3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7">
      <w:pPr>
        <w:rPr>
          <w:rFonts w:ascii="Arial" w:cs="Arial" w:eastAsia="Arial" w:hAnsi="Arial"/>
        </w:rPr>
      </w:pPr>
      <w:bookmarkStart w:colFirst="0" w:colLast="0" w:name="_heading=h.3tbugp1" w:id="39"/>
      <w:bookmarkEnd w:id="3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8"/>
        </w:sdtPr>
        <w:sdtContent>
          <w:commentRangeStart w:id="2"/>
        </w:sdtContent>
      </w:sdt>
      <w:r w:rsidDel="00000000" w:rsidR="00000000" w:rsidRPr="00000000">
        <w:rPr>
          <w:rFonts w:ascii="Arial" w:cs="Arial" w:eastAsia="Arial" w:hAnsi="Arial"/>
          <w:rtl w:val="0"/>
        </w:rPr>
        <w:t xml:space="preserve">MQTT-SN Control Packets that require a Packet Identifier are shown below</w:t>
      </w:r>
      <w:commentRangeEnd w:id="2"/>
      <w:r w:rsidDel="00000000" w:rsidR="00000000" w:rsidRPr="00000000">
        <w:commentReference w:id="2"/>
      </w:r>
      <w:r w:rsidDel="00000000" w:rsidR="00000000" w:rsidRPr="00000000">
        <w:rPr>
          <w:rFonts w:ascii="Arial" w:cs="Arial" w:eastAsia="Arial" w:hAnsi="Arial"/>
          <w:rtl w:val="0"/>
        </w:rPr>
        <w:t xml:space="preserve">:</w:t>
      </w:r>
    </w:p>
    <w:p w:rsidR="00000000" w:rsidDel="00000000" w:rsidP="00000000" w:rsidRDefault="00000000" w:rsidRPr="00000000" w14:paraId="000002D8">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DA">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PUBLISHOOB</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WILLTOPICREQ</w:t>
            </w:r>
          </w:p>
        </w:tc>
        <w:tc>
          <w:tcPr>
            <w:shd w:fill="auto" w:val="clear"/>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WILLTOPIC</w:t>
            </w:r>
          </w:p>
        </w:tc>
        <w:tc>
          <w:tcPr>
            <w:shd w:fill="auto" w:val="clear"/>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WILLMGSREQ</w:t>
            </w:r>
          </w:p>
        </w:tc>
        <w:tc>
          <w:tcPr>
            <w:shd w:fill="auto" w:val="clear"/>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WILLMSG</w:t>
            </w:r>
          </w:p>
        </w:tc>
        <w:tc>
          <w:tcPr>
            <w:shd w:fill="auto" w:val="clear"/>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WILLTOPICUPD</w:t>
            </w:r>
          </w:p>
        </w:tc>
        <w:tc>
          <w:tcPr>
            <w:shd w:fill="auto" w:val="clear"/>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WILLTOPICRESP</w:t>
            </w:r>
          </w:p>
        </w:tc>
        <w:tc>
          <w:tcPr>
            <w:shd w:fill="auto" w:val="clear"/>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WILLMSGUPD</w:t>
            </w:r>
          </w:p>
        </w:tc>
        <w:tc>
          <w:tcPr>
            <w:shd w:fill="auto" w:val="clear"/>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WILLMSGRESP</w:t>
            </w:r>
          </w:p>
        </w:tc>
        <w:tc>
          <w:tcPr>
            <w:shd w:fill="auto" w:val="clear"/>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Encapsulated Packet</w:t>
            </w:r>
          </w:p>
        </w:tc>
        <w:tc>
          <w:tcPr>
            <w:shd w:fill="auto" w:val="clear"/>
          </w:tcPr>
          <w:p w:rsidR="00000000" w:rsidDel="00000000" w:rsidP="00000000" w:rsidRDefault="00000000" w:rsidRPr="00000000" w14:paraId="00000316">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PROTECTION</w:t>
            </w:r>
          </w:p>
        </w:tc>
        <w:tc>
          <w:tcPr>
            <w:shd w:fill="auto" w:val="clear"/>
          </w:tcPr>
          <w:p w:rsidR="00000000" w:rsidDel="00000000" w:rsidP="00000000" w:rsidRDefault="00000000" w:rsidRPr="00000000" w14:paraId="00000318">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1A">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31B">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C">
      <w:pPr>
        <w:rPr>
          <w:rFonts w:ascii="Arial" w:cs="Arial" w:eastAsia="Arial" w:hAnsi="Arial"/>
          <w:color w:val="ff0000"/>
        </w:rPr>
      </w:pPr>
      <w:r w:rsidDel="00000000" w:rsidR="00000000" w:rsidRPr="00000000">
        <w:rPr>
          <w:rtl w:val="0"/>
        </w:rPr>
      </w:r>
    </w:p>
    <w:p w:rsidR="00000000" w:rsidDel="00000000" w:rsidP="00000000" w:rsidRDefault="00000000" w:rsidRPr="00000000" w14:paraId="0000031D">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E">
      <w:pPr>
        <w:rPr>
          <w:rFonts w:ascii="Arial" w:cs="Arial" w:eastAsia="Arial" w:hAnsi="Arial"/>
        </w:rPr>
      </w:pP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OUT OF BAND)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20">
      <w:pPr>
        <w:rPr>
          <w:rFonts w:ascii="Arial" w:cs="Arial" w:eastAsia="Arial" w:hAnsi="Arial"/>
        </w:rPr>
      </w:pPr>
      <w:r w:rsidDel="00000000" w:rsidR="00000000" w:rsidRPr="00000000">
        <w:rPr>
          <w:rtl w:val="0"/>
        </w:rPr>
      </w:r>
    </w:p>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22">
      <w:pPr>
        <w:rPr>
          <w:rFonts w:ascii="Arial" w:cs="Arial" w:eastAsia="Arial" w:hAnsi="Arial"/>
        </w:rPr>
      </w:pPr>
      <w:r w:rsidDel="00000000" w:rsidR="00000000" w:rsidRPr="00000000">
        <w:rPr>
          <w:rtl w:val="0"/>
        </w:rPr>
      </w:r>
    </w:p>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24">
      <w:pPr>
        <w:rPr>
          <w:rFonts w:ascii="Arial" w:cs="Arial" w:eastAsia="Arial" w:hAnsi="Arial"/>
        </w:rPr>
      </w:pPr>
      <w:r w:rsidDel="00000000" w:rsidR="00000000" w:rsidRPr="00000000">
        <w:rPr>
          <w:rtl w:val="0"/>
        </w:rPr>
      </w:r>
    </w:p>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326">
      <w:pPr>
        <w:rPr>
          <w:rFonts w:ascii="Arial" w:cs="Arial" w:eastAsia="Arial" w:hAnsi="Arial"/>
        </w:rPr>
      </w:pP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28">
      <w:pPr>
        <w:rPr>
          <w:rFonts w:ascii="Arial" w:cs="Arial" w:eastAsia="Arial" w:hAnsi="Arial"/>
        </w:rPr>
      </w:pPr>
      <w:r w:rsidDel="00000000" w:rsidR="00000000" w:rsidRPr="00000000">
        <w:rPr>
          <w:rtl w:val="0"/>
        </w:rPr>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32A">
      <w:pPr>
        <w:rPr>
          <w:rFonts w:ascii="Arial" w:cs="Arial" w:eastAsia="Arial" w:hAnsi="Arial"/>
        </w:rPr>
      </w:pPr>
      <w:r w:rsidDel="00000000" w:rsidR="00000000" w:rsidRPr="00000000">
        <w:rPr>
          <w:rtl w:val="0"/>
        </w:rPr>
      </w:r>
    </w:p>
    <w:p w:rsidR="00000000" w:rsidDel="00000000" w:rsidP="00000000" w:rsidRDefault="00000000" w:rsidRPr="00000000" w14:paraId="0000032B">
      <w:pPr>
        <w:ind w:left="720" w:firstLine="0"/>
        <w:rPr>
          <w:rFonts w:ascii="Arial" w:cs="Arial" w:eastAsia="Arial" w:hAnsi="Arial"/>
          <w:b w:val="1"/>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rtl w:val="0"/>
        </w:rPr>
        <w:t xml:space="preserve">ormative comment</w:t>
      </w:r>
    </w:p>
    <w:p w:rsidR="00000000" w:rsidDel="00000000" w:rsidP="00000000" w:rsidRDefault="00000000" w:rsidRPr="00000000" w14:paraId="0000032C">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2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E">
      <w:pPr>
        <w:ind w:left="720" w:firstLine="0"/>
        <w:rPr>
          <w:rFonts w:ascii="Arial" w:cs="Arial" w:eastAsia="Arial" w:hAnsi="Arial"/>
        </w:rPr>
      </w:pPr>
      <w:r w:rsidDel="00000000" w:rsidR="00000000" w:rsidRPr="00000000">
        <w:rPr>
          <w:rFonts w:ascii="Arial" w:cs="Arial" w:eastAsia="Arial" w:hAnsi="Arial"/>
          <w:rtl w:val="0"/>
        </w:rPr>
        <w:t xml:space="preserve"> </w:t>
      </w:r>
      <w:sdt>
        <w:sdtPr>
          <w:tag w:val="goog_rdk_9"/>
        </w:sdtPr>
        <w:sdtContent>
          <w:commentRangeStart w:id="3"/>
        </w:sdtContent>
      </w:sdt>
      <w:r w:rsidDel="00000000" w:rsidR="00000000" w:rsidRPr="00000000">
        <w:rPr>
          <w:rFonts w:ascii="Arial" w:cs="Arial" w:eastAsia="Arial" w:hAnsi="Arial"/>
          <w:rtl w:val="0"/>
        </w:rPr>
        <w:t xml:space="preserve">Client   </w:t>
        <w:tab/>
        <w:tab/>
        <w:tab/>
        <w:tab/>
        <w:t xml:space="preserve">Server</w:t>
      </w:r>
    </w:p>
    <w:p w:rsidR="00000000" w:rsidDel="00000000" w:rsidP="00000000" w:rsidRDefault="00000000" w:rsidRPr="00000000" w14:paraId="0000032F">
      <w:pPr>
        <w:spacing w:after="0" w:before="0" w:lineRule="auto"/>
        <w:ind w:left="720" w:firstLine="0"/>
        <w:rPr>
          <w:rFonts w:ascii="Arial" w:cs="Arial" w:eastAsia="Arial" w:hAnsi="Arial"/>
          <w:sz w:val="17"/>
          <w:szCs w:val="17"/>
        </w:rPr>
      </w:pPr>
      <w:bookmarkStart w:colFirst="0" w:colLast="0" w:name="_heading=h.28h4qwu" w:id="40"/>
      <w:bookmarkEnd w:id="40"/>
      <w:r w:rsidDel="00000000" w:rsidR="00000000" w:rsidRPr="00000000">
        <w:rPr>
          <w:rFonts w:ascii="Arial" w:cs="Arial" w:eastAsia="Arial" w:hAnsi="Arial"/>
          <w:rtl w:val="0"/>
        </w:rPr>
        <w:t xml:space="preserve">PUBLISH Packet Identifier=0x1234 </w:t>
      </w:r>
      <w:sdt>
        <w:sdtPr>
          <w:tag w:val="goog_rdk_1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p w:rsidR="00000000" w:rsidDel="00000000" w:rsidP="00000000" w:rsidRDefault="00000000" w:rsidRPr="00000000" w14:paraId="00000330">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 </w:t>
        <w:tab/>
        <w:tab/>
        <w:tab/>
        <w:t xml:space="preserve">                  </w:t>
      </w:r>
      <w:sdt>
        <w:sdtPr>
          <w:tag w:val="goog_rdk_11"/>
        </w:sdtPr>
        <w:sdtContent>
          <w:r w:rsidDel="00000000" w:rsidR="00000000" w:rsidRPr="00000000">
            <w:rPr>
              <w:rFonts w:ascii="Arial Unicode MS" w:cs="Arial Unicode MS" w:eastAsia="Arial Unicode MS" w:hAnsi="Arial Unicode MS"/>
              <w:sz w:val="26"/>
              <w:szCs w:val="26"/>
              <w:rtl w:val="0"/>
            </w:rPr>
            <w:t xml:space="preserve">←‒ </w:t>
          </w:r>
        </w:sdtContent>
      </w:sdt>
      <w:r w:rsidDel="00000000" w:rsidR="00000000" w:rsidRPr="00000000">
        <w:rPr>
          <w:rFonts w:ascii="Arial" w:cs="Arial" w:eastAsia="Arial" w:hAnsi="Arial"/>
          <w:rtl w:val="0"/>
        </w:rPr>
        <w:t xml:space="preserve">PUBLISH Packet Identifier=0x1234</w:t>
      </w:r>
    </w:p>
    <w:p w:rsidR="00000000" w:rsidDel="00000000" w:rsidP="00000000" w:rsidRDefault="00000000" w:rsidRPr="00000000" w14:paraId="00000331">
      <w:pPr>
        <w:spacing w:after="0" w:before="0" w:lineRule="auto"/>
        <w:ind w:left="720" w:firstLine="0"/>
        <w:rPr>
          <w:rFonts w:ascii="Arial" w:cs="Arial" w:eastAsia="Arial" w:hAnsi="Arial"/>
          <w:sz w:val="17"/>
          <w:szCs w:val="17"/>
        </w:rPr>
      </w:pPr>
      <w:r w:rsidDel="00000000" w:rsidR="00000000" w:rsidRPr="00000000">
        <w:rPr>
          <w:rFonts w:ascii="Arial" w:cs="Arial" w:eastAsia="Arial" w:hAnsi="Arial"/>
          <w:rtl w:val="0"/>
        </w:rPr>
        <w:t xml:space="preserve">PUBACK Packet Identifier=0x1234 </w:t>
      </w:r>
      <w:sdt>
        <w:sdtPr>
          <w:tag w:val="goog_rdk_1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p w:rsidR="00000000" w:rsidDel="00000000" w:rsidP="00000000" w:rsidRDefault="00000000" w:rsidRPr="00000000" w14:paraId="00000332">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 </w:t>
        <w:tab/>
        <w:tab/>
        <w:tab/>
        <w:t xml:space="preserve">  </w:t>
        <w:tab/>
        <w:t xml:space="preserve">     </w:t>
      </w:r>
      <w:sdt>
        <w:sdtPr>
          <w:tag w:val="goog_rdk_13"/>
        </w:sdtPr>
        <w:sdtContent>
          <w:r w:rsidDel="00000000" w:rsidR="00000000" w:rsidRPr="00000000">
            <w:rPr>
              <w:rFonts w:ascii="Arial Unicode MS" w:cs="Arial Unicode MS" w:eastAsia="Arial Unicode MS" w:hAnsi="Arial Unicode MS"/>
              <w:sz w:val="26"/>
              <w:szCs w:val="26"/>
              <w:rtl w:val="0"/>
            </w:rPr>
            <w:t xml:space="preserve">←‒ </w:t>
          </w:r>
        </w:sdtContent>
      </w:sdt>
      <w:r w:rsidDel="00000000" w:rsidR="00000000" w:rsidRPr="00000000">
        <w:rPr>
          <w:rFonts w:ascii="Arial" w:cs="Arial" w:eastAsia="Arial" w:hAnsi="Arial"/>
          <w:rtl w:val="0"/>
        </w:rPr>
        <w:t xml:space="preserve">PUBACK Packet Identifier=0x1234</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33">
      <w:pPr>
        <w:rPr>
          <w:rFonts w:ascii="Arial" w:cs="Arial" w:eastAsia="Arial" w:hAnsi="Arial"/>
        </w:rPr>
      </w:pPr>
      <w:r w:rsidDel="00000000" w:rsidR="00000000" w:rsidRPr="00000000">
        <w:rPr>
          <w:rtl w:val="0"/>
        </w:rPr>
      </w:r>
    </w:p>
    <w:p w:rsidR="00000000" w:rsidDel="00000000" w:rsidP="00000000" w:rsidRDefault="00000000" w:rsidRPr="00000000" w14:paraId="00000334">
      <w:pPr>
        <w:pStyle w:val="Heading2"/>
        <w:ind w:left="0" w:firstLine="0"/>
        <w:rPr>
          <w:rFonts w:ascii="Arial" w:cs="Arial" w:eastAsia="Arial" w:hAnsi="Arial"/>
        </w:rPr>
      </w:pPr>
      <w:bookmarkStart w:colFirst="0" w:colLast="0" w:name="_heading=h.nmf14n" w:id="41"/>
      <w:bookmarkEnd w:id="41"/>
      <w:r w:rsidDel="00000000" w:rsidR="00000000" w:rsidRPr="00000000">
        <w:rPr>
          <w:rFonts w:ascii="Arial" w:cs="Arial" w:eastAsia="Arial" w:hAnsi="Arial"/>
          <w:rtl w:val="0"/>
        </w:rPr>
        <w:t xml:space="preserve">2.3 MQTT-SN Packet Fields</w:t>
      </w:r>
    </w:p>
    <w:p w:rsidR="00000000" w:rsidDel="00000000" w:rsidP="00000000" w:rsidRDefault="00000000" w:rsidRPr="00000000" w14:paraId="00000335">
      <w:pPr>
        <w:pStyle w:val="Heading3"/>
        <w:keepLines w:val="1"/>
        <w:spacing w:after="145" w:before="0" w:line="259" w:lineRule="auto"/>
        <w:ind w:left="0" w:right="4" w:firstLine="0"/>
        <w:rPr>
          <w:rFonts w:ascii="Arial" w:cs="Arial" w:eastAsia="Arial" w:hAnsi="Arial"/>
        </w:rPr>
      </w:pPr>
      <w:bookmarkStart w:colFirst="0" w:colLast="0" w:name="_heading=h.37m2jsg" w:id="42"/>
      <w:bookmarkEnd w:id="42"/>
      <w:r w:rsidDel="00000000" w:rsidR="00000000" w:rsidRPr="00000000">
        <w:rPr>
          <w:rFonts w:ascii="Arial" w:cs="Arial" w:eastAsia="Arial" w:hAnsi="Arial"/>
          <w:rtl w:val="0"/>
        </w:rPr>
        <w:t xml:space="preserve">2.3.1 Protocol Id</w:t>
      </w:r>
    </w:p>
    <w:p w:rsidR="00000000" w:rsidDel="00000000" w:rsidP="00000000" w:rsidRDefault="00000000" w:rsidRPr="00000000" w14:paraId="0000033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37">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38">
      <w:pPr>
        <w:pStyle w:val="Heading3"/>
        <w:keepLines w:val="1"/>
        <w:spacing w:after="145" w:before="0" w:line="259" w:lineRule="auto"/>
        <w:ind w:left="0" w:right="4" w:firstLine="0"/>
        <w:rPr>
          <w:rFonts w:ascii="Arial" w:cs="Arial" w:eastAsia="Arial" w:hAnsi="Arial"/>
        </w:rPr>
      </w:pPr>
      <w:bookmarkStart w:colFirst="0" w:colLast="0" w:name="_heading=h.1mrcu09" w:id="43"/>
      <w:bookmarkEnd w:id="43"/>
      <w:r w:rsidDel="00000000" w:rsidR="00000000" w:rsidRPr="00000000">
        <w:rPr>
          <w:rFonts w:ascii="Arial" w:cs="Arial" w:eastAsia="Arial" w:hAnsi="Arial"/>
          <w:rtl w:val="0"/>
        </w:rPr>
        <w:t xml:space="preserve">2.3.2 Radius</w:t>
      </w:r>
    </w:p>
    <w:p w:rsidR="00000000" w:rsidDel="00000000" w:rsidP="00000000" w:rsidRDefault="00000000" w:rsidRPr="00000000" w14:paraId="0000033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w:t>
      </w:r>
      <w:sdt>
        <w:sdtPr>
          <w:tag w:val="goog_rdk_14"/>
        </w:sdtPr>
        <w:sdtContent>
          <w:ins w:author="davide.lenzarini@u-blox.com" w:id="3" w:date="2023-11-29T17:46:50Z">
            <w:r w:rsidDel="00000000" w:rsidR="00000000" w:rsidRPr="00000000">
              <w:rPr>
                <w:rFonts w:ascii="Arial" w:cs="Arial" w:eastAsia="Arial" w:hAnsi="Arial"/>
                <w:rtl w:val="0"/>
              </w:rPr>
              <w:t xml:space="preserve">transmission </w:t>
            </w:r>
          </w:ins>
        </w:sdtContent>
      </w:sdt>
      <w:sdt>
        <w:sdtPr>
          <w:tag w:val="goog_rdk_15"/>
        </w:sdtPr>
        <w:sdtContent>
          <w:del w:author="davide.lenzarini@u-blox.com" w:id="3" w:date="2023-11-29T17:46:50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The value 0x00 means “</w:t>
      </w:r>
      <w:sdt>
        <w:sdtPr>
          <w:tag w:val="goog_rdk_16"/>
        </w:sdtPr>
        <w:sdtContent>
          <w:ins w:author="davide.lenzarini@u-blox.com" w:id="4" w:date="2023-11-29T17:47:15Z">
            <w:r w:rsidDel="00000000" w:rsidR="00000000" w:rsidRPr="00000000">
              <w:rPr>
                <w:rFonts w:ascii="Arial" w:cs="Arial" w:eastAsia="Arial" w:hAnsi="Arial"/>
                <w:rtl w:val="0"/>
              </w:rPr>
              <w:t xml:space="preserve">send</w:t>
            </w:r>
          </w:ins>
        </w:sdtContent>
      </w:sdt>
      <w:sdt>
        <w:sdtPr>
          <w:tag w:val="goog_rdk_17"/>
        </w:sdtPr>
        <w:sdtContent>
          <w:del w:author="davide.lenzarini@u-blox.com" w:id="4" w:date="2023-11-29T17:47:15Z">
            <w:r w:rsidDel="00000000" w:rsidR="00000000" w:rsidRPr="00000000">
              <w:rPr>
                <w:rFonts w:ascii="Arial" w:cs="Arial" w:eastAsia="Arial" w:hAnsi="Arial"/>
                <w:rtl w:val="0"/>
              </w:rPr>
              <w:delText xml:space="preserve">broadcast</w:delText>
            </w:r>
          </w:del>
        </w:sdtContent>
      </w:sdt>
      <w:r w:rsidDel="00000000" w:rsidR="00000000" w:rsidRPr="00000000">
        <w:rPr>
          <w:rFonts w:ascii="Arial" w:cs="Arial" w:eastAsia="Arial" w:hAnsi="Arial"/>
          <w:rtl w:val="0"/>
        </w:rPr>
        <w:t xml:space="preserve"> to all nodes in the network”.</w:t>
      </w:r>
    </w:p>
    <w:p w:rsidR="00000000" w:rsidDel="00000000" w:rsidP="00000000" w:rsidRDefault="00000000" w:rsidRPr="00000000" w14:paraId="0000033A">
      <w:pPr>
        <w:pStyle w:val="Heading3"/>
        <w:keepLines w:val="1"/>
        <w:spacing w:after="145" w:before="0" w:line="259" w:lineRule="auto"/>
        <w:ind w:left="0" w:right="4" w:firstLine="0"/>
        <w:rPr>
          <w:rFonts w:ascii="Arial" w:cs="Arial" w:eastAsia="Arial" w:hAnsi="Arial"/>
        </w:rPr>
      </w:pPr>
      <w:bookmarkStart w:colFirst="0" w:colLast="0" w:name="_heading=h.46r0co2" w:id="44"/>
      <w:bookmarkEnd w:id="44"/>
      <w:r w:rsidDel="00000000" w:rsidR="00000000" w:rsidRPr="00000000">
        <w:rPr>
          <w:rFonts w:ascii="Arial" w:cs="Arial" w:eastAsia="Arial" w:hAnsi="Arial"/>
          <w:rtl w:val="0"/>
        </w:rPr>
        <w:t xml:space="preserve">2.3.3 </w:t>
      </w:r>
      <w:sdt>
        <w:sdtPr>
          <w:tag w:val="goog_rdk_18"/>
        </w:sdtPr>
        <w:sdtContent>
          <w:commentRangeStart w:id="4"/>
        </w:sdtContent>
      </w:sdt>
      <w:sdt>
        <w:sdtPr>
          <w:tag w:val="goog_rdk_19"/>
        </w:sdtPr>
        <w:sdtContent>
          <w:commentRangeStart w:id="5"/>
        </w:sdtContent>
      </w:sdt>
      <w:sdt>
        <w:sdtPr>
          <w:tag w:val="goog_rdk_20"/>
        </w:sdtPr>
        <w:sdtContent>
          <w:commentRangeStart w:id="6"/>
        </w:sdtContent>
      </w:sdt>
      <w:r w:rsidDel="00000000" w:rsidR="00000000" w:rsidRPr="00000000">
        <w:rPr>
          <w:rFonts w:ascii="Arial" w:cs="Arial" w:eastAsia="Arial" w:hAnsi="Arial"/>
          <w:rtl w:val="0"/>
        </w:rPr>
        <w:t xml:space="preserve">Reason Code</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3B">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long value that indicates the result of an operation. Reason Codes share a common set of values across the various Control Packet types. </w:t>
      </w:r>
    </w:p>
    <w:p w:rsidR="00000000" w:rsidDel="00000000" w:rsidP="00000000" w:rsidRDefault="00000000" w:rsidRPr="00000000" w14:paraId="0000033C">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3D">
      <w:pPr>
        <w:spacing w:after="9" w:lineRule="auto"/>
        <w:ind w:left="-5" w:right="4" w:firstLine="0"/>
        <w:rPr>
          <w:rFonts w:ascii="Arial" w:cs="Arial" w:eastAsia="Arial" w:hAnsi="Arial"/>
        </w:rPr>
      </w:pPr>
      <w:r w:rsidDel="00000000" w:rsidR="00000000" w:rsidRPr="00000000">
        <w:rPr>
          <w:rtl w:val="0"/>
        </w:rPr>
      </w:r>
    </w:p>
    <w:tbl>
      <w:tblPr>
        <w:tblStyle w:val="Table8"/>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gridSpan w:val="2"/>
            <w:shd w:fill="cfe2f3" w:val="clear"/>
          </w:tcPr>
          <w:p w:rsidR="00000000" w:rsidDel="00000000" w:rsidP="00000000" w:rsidRDefault="00000000" w:rsidRPr="00000000" w14:paraId="0000033E">
            <w:pPr>
              <w:spacing w:after="9" w:lineRule="auto"/>
              <w:ind w:right="4"/>
              <w:rPr>
                <w:rFonts w:ascii="Arial" w:cs="Arial" w:eastAsia="Arial" w:hAnsi="Arial"/>
              </w:rPr>
            </w:pPr>
            <w:bookmarkStart w:colFirst="0" w:colLast="0" w:name="_heading=h.2lwamvv" w:id="45"/>
            <w:bookmarkEnd w:id="45"/>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Description</w:t>
            </w:r>
          </w:p>
        </w:tc>
        <w:tc>
          <w:tcPr>
            <w:vMerge w:val="restart"/>
            <w:shd w:fill="cfe2f3" w:val="clear"/>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Packet</w:t>
            </w:r>
          </w:p>
        </w:tc>
      </w:tr>
      <w:tr>
        <w:trPr>
          <w:cantSplit w:val="0"/>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WILLTOPICRESP, WILLPACKETRESP, DISCONNECT</w:t>
            </w:r>
          </w:p>
        </w:tc>
      </w:tr>
      <w:tr>
        <w:trPr>
          <w:cantSplit w:val="0"/>
          <w:trHeight w:val="778.9414062499999" w:hRule="atLeast"/>
          <w:tblHeader w:val="0"/>
        </w:trPr>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 WILLTOPICRESP, WILLPACKETRESP</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50">
            <w:pPr>
              <w:spacing w:after="9" w:lineRule="auto"/>
              <w:ind w:right="4"/>
              <w:rPr>
                <w:rFonts w:ascii="Arial" w:cs="Arial" w:eastAsia="Arial" w:hAnsi="Arial"/>
              </w:rPr>
            </w:pPr>
            <w:sdt>
              <w:sdtPr>
                <w:tag w:val="goog_rdk_21"/>
              </w:sdtPr>
              <w:sdtContent>
                <w:commentRangeStart w:id="7"/>
              </w:sdtContent>
            </w:sdt>
            <w:sdt>
              <w:sdtPr>
                <w:tag w:val="goog_rdk_22"/>
              </w:sdtPr>
              <w:sdtContent>
                <w:commentRangeStart w:id="8"/>
              </w:sdtContent>
            </w:sdt>
            <w:r w:rsidDel="00000000" w:rsidR="00000000" w:rsidRPr="00000000">
              <w:rPr>
                <w:rFonts w:ascii="Arial" w:cs="Arial" w:eastAsia="Arial" w:hAnsi="Arial"/>
                <w:rtl w:val="0"/>
              </w:rPr>
              <w:t xml:space="preserve">Invalid topic alias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REGACK, PUBACK, WILLTOPICRESP, WILLMSGRESP</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 WILLTOPICRESP, WILLMSGRESP </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No session</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color w:val="000000"/>
                <w:rtl w:val="0"/>
              </w:rPr>
              <w:t xml:space="preserve">0x84</w:t>
            </w:r>
            <w:r w:rsidDel="00000000" w:rsidR="00000000" w:rsidRPr="00000000">
              <w:rPr>
                <w:rtl w:val="0"/>
              </w:rPr>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r>
      <w:tr>
        <w:trPr>
          <w:cantSplit w:val="0"/>
          <w:trHeight w:val="778.9414062499999" w:hRule="atLeast"/>
          <w:tblHeader w:val="0"/>
        </w:trPr>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6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6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w:t>
            </w:r>
          </w:p>
        </w:tc>
      </w:tr>
      <w:tr>
        <w:trPr>
          <w:cantSplit w:val="0"/>
          <w:trHeight w:val="778.9414062499999" w:hRule="atLeast"/>
          <w:tblHeader w:val="0"/>
        </w:trPr>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6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7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sdt>
        <w:sdtPr>
          <w:tag w:val="goog_rdk_24"/>
        </w:sdtPr>
        <w:sdtContent>
          <w:tr>
            <w:trPr>
              <w:cantSplit w:val="0"/>
              <w:trHeight w:val="778.9414062499999" w:hRule="atLeast"/>
              <w:tblHeader w:val="0"/>
              <w:ins w:author="davide.lenzarini@u-blox.com" w:id="5" w:date="2023-10-26T09:58:32Z"/>
            </w:trPr>
            <w:tc>
              <w:tcPr/>
              <w:sdt>
                <w:sdtPr>
                  <w:tag w:val="goog_rdk_26"/>
                </w:sdtPr>
                <w:sdtContent>
                  <w:p w:rsidR="00000000" w:rsidDel="00000000" w:rsidP="00000000" w:rsidRDefault="00000000" w:rsidRPr="00000000" w14:paraId="00000372">
                    <w:pPr>
                      <w:spacing w:after="9" w:lineRule="auto"/>
                      <w:ind w:right="4"/>
                      <w:rPr>
                        <w:ins w:author="davide.lenzarini@u-blox.com" w:id="5" w:date="2023-10-26T09:58:32Z"/>
                        <w:rFonts w:ascii="Arial" w:cs="Arial" w:eastAsia="Arial" w:hAnsi="Arial"/>
                      </w:rPr>
                    </w:pPr>
                    <w:sdt>
                      <w:sdtPr>
                        <w:tag w:val="goog_rdk_25"/>
                      </w:sdtPr>
                      <w:sdtContent>
                        <w:ins w:author="davide.lenzarini@u-blox.com" w:id="5" w:date="2023-10-26T09:58:32Z">
                          <w:r w:rsidDel="00000000" w:rsidR="00000000" w:rsidRPr="00000000">
                            <w:rPr>
                              <w:rFonts w:ascii="Arial" w:cs="Arial" w:eastAsia="Arial" w:hAnsi="Arial"/>
                              <w:rtl w:val="0"/>
                            </w:rPr>
                            <w:t xml:space="preserve">230</w:t>
                          </w:r>
                        </w:ins>
                      </w:sdtContent>
                    </w:sdt>
                  </w:p>
                </w:sdtContent>
              </w:sdt>
            </w:tc>
            <w:tc>
              <w:tcPr/>
              <w:sdt>
                <w:sdtPr>
                  <w:tag w:val="goog_rdk_28"/>
                </w:sdtPr>
                <w:sdtContent>
                  <w:p w:rsidR="00000000" w:rsidDel="00000000" w:rsidP="00000000" w:rsidRDefault="00000000" w:rsidRPr="00000000" w14:paraId="00000373">
                    <w:pPr>
                      <w:spacing w:after="9" w:lineRule="auto"/>
                      <w:ind w:right="4"/>
                      <w:rPr>
                        <w:ins w:author="davide.lenzarini@u-blox.com" w:id="5" w:date="2023-10-26T09:58:32Z"/>
                        <w:rFonts w:ascii="Arial" w:cs="Arial" w:eastAsia="Arial" w:hAnsi="Arial"/>
                      </w:rPr>
                    </w:pPr>
                    <w:sdt>
                      <w:sdtPr>
                        <w:tag w:val="goog_rdk_27"/>
                      </w:sdtPr>
                      <w:sdtContent>
                        <w:ins w:author="davide.lenzarini@u-blox.com" w:id="5" w:date="2023-10-26T09:58:32Z">
                          <w:r w:rsidDel="00000000" w:rsidR="00000000" w:rsidRPr="00000000">
                            <w:rPr>
                              <w:rFonts w:ascii="Arial" w:cs="Arial" w:eastAsia="Arial" w:hAnsi="Arial"/>
                              <w:rtl w:val="0"/>
                            </w:rPr>
                            <w:t xml:space="preserve">0xE6</w:t>
                          </w:r>
                        </w:ins>
                      </w:sdtContent>
                    </w:sdt>
                  </w:p>
                </w:sdtContent>
              </w:sdt>
            </w:tc>
            <w:tc>
              <w:tcPr/>
              <w:sdt>
                <w:sdtPr>
                  <w:tag w:val="goog_rdk_34"/>
                </w:sdtPr>
                <w:sdtContent>
                  <w:p w:rsidR="00000000" w:rsidDel="00000000" w:rsidP="00000000" w:rsidRDefault="00000000" w:rsidRPr="00000000" w14:paraId="00000374">
                    <w:pPr>
                      <w:spacing w:after="9" w:lineRule="auto"/>
                      <w:ind w:right="4"/>
                      <w:rPr>
                        <w:ins w:author="davide.lenzarini@u-blox.com" w:id="5" w:date="2023-10-26T09:58:32Z"/>
                        <w:rFonts w:ascii="Arial" w:cs="Arial" w:eastAsia="Arial" w:hAnsi="Arial"/>
                      </w:rPr>
                    </w:pPr>
                    <w:sdt>
                      <w:sdtPr>
                        <w:tag w:val="goog_rdk_29"/>
                      </w:sdtPr>
                      <w:sdtContent>
                        <w:ins w:author="davide.lenzarini@u-blox.com" w:id="5" w:date="2023-10-26T09:58:32Z">
                          <w:r w:rsidDel="00000000" w:rsidR="00000000" w:rsidRPr="00000000">
                            <w:rPr>
                              <w:rFonts w:ascii="Arial" w:cs="Arial" w:eastAsia="Arial" w:hAnsi="Arial"/>
                              <w:rtl w:val="0"/>
                            </w:rPr>
                            <w:t xml:space="preserve">Only PROTECTION packet supported</w:t>
                          </w:r>
                        </w:ins>
                      </w:sdtContent>
                    </w:sdt>
                    <w:sdt>
                      <w:sdtPr>
                        <w:tag w:val="goog_rdk_30"/>
                      </w:sdtPr>
                      <w:sdtContent>
                        <w:ins w:author="Stefan Hagen" w:id="6" w:date="2023-12-08T12:20:25Z">
                          <w:r w:rsidDel="00000000" w:rsidR="00000000" w:rsidRPr="00000000">
                            <w:rPr>
                              <w:rFonts w:ascii="Arial" w:cs="Arial" w:eastAsia="Arial" w:hAnsi="Arial"/>
                              <w:rtl w:val="0"/>
                            </w:rPr>
                            <w:t xml:space="preserve"> (Note </w:t>
                          </w:r>
                        </w:ins>
                      </w:sdtContent>
                    </w:sdt>
                    <w:sdt>
                      <w:sdtPr>
                        <w:tag w:val="goog_rdk_31"/>
                      </w:sdtPr>
                      <w:sdtContent>
                        <w:ins w:author="davide.lenzarini@u-blox.com" w:id="5" w:date="2023-10-26T09:58:32Z">
                          <w:r w:rsidDel="00000000" w:rsidR="00000000" w:rsidRPr="00000000">
                            <w:rPr>
                              <w:rFonts w:ascii="Arial" w:cs="Arial" w:eastAsia="Arial" w:hAnsi="Arial"/>
                              <w:rtl w:val="0"/>
                            </w:rPr>
                            <w:t xml:space="preserve">1</w:t>
                          </w:r>
                        </w:ins>
                      </w:sdtContent>
                    </w:sdt>
                    <w:sdt>
                      <w:sdtPr>
                        <w:tag w:val="goog_rdk_32"/>
                      </w:sdtPr>
                      <w:sdtContent>
                        <w:ins w:author="Stefan Hagen" w:id="7" w:date="2023-12-08T12:20:37Z">
                          <w:r w:rsidDel="00000000" w:rsidR="00000000" w:rsidRPr="00000000">
                            <w:rPr>
                              <w:rFonts w:ascii="Arial" w:cs="Arial" w:eastAsia="Arial" w:hAnsi="Arial"/>
                              <w:rtl w:val="0"/>
                            </w:rPr>
                            <w:t xml:space="preserve">)</w:t>
                          </w:r>
                        </w:ins>
                      </w:sdtContent>
                    </w:sdt>
                    <w:sdt>
                      <w:sdtPr>
                        <w:tag w:val="goog_rdk_33"/>
                      </w:sdtPr>
                      <w:sdtContent>
                        <w:ins w:author="davide.lenzarini@u-blox.com" w:id="5" w:date="2023-10-26T09:58:32Z">
                          <w:r w:rsidDel="00000000" w:rsidR="00000000" w:rsidRPr="00000000">
                            <w:rPr>
                              <w:rtl w:val="0"/>
                            </w:rPr>
                          </w:r>
                        </w:ins>
                      </w:sdtContent>
                    </w:sdt>
                  </w:p>
                </w:sdtContent>
              </w:sdt>
            </w:tc>
            <w:tc>
              <w:tcPr/>
              <w:sdt>
                <w:sdtPr>
                  <w:tag w:val="goog_rdk_36"/>
                </w:sdtPr>
                <w:sdtContent>
                  <w:p w:rsidR="00000000" w:rsidDel="00000000" w:rsidP="00000000" w:rsidRDefault="00000000" w:rsidRPr="00000000" w14:paraId="00000375">
                    <w:pPr>
                      <w:keepNext w:val="1"/>
                      <w:spacing w:after="9" w:lineRule="auto"/>
                      <w:ind w:right="4"/>
                      <w:rPr>
                        <w:ins w:author="davide.lenzarini@u-blox.com" w:id="5" w:date="2023-10-26T09:58:32Z"/>
                        <w:rFonts w:ascii="Arial" w:cs="Arial" w:eastAsia="Arial" w:hAnsi="Arial"/>
                      </w:rPr>
                    </w:pPr>
                    <w:sdt>
                      <w:sdtPr>
                        <w:tag w:val="goog_rdk_35"/>
                      </w:sdtPr>
                      <w:sdtContent>
                        <w:ins w:author="davide.lenzarini@u-blox.com" w:id="5" w:date="2023-10-26T09:58:32Z">
                          <w:r w:rsidDel="00000000" w:rsidR="00000000" w:rsidRPr="00000000">
                            <w:rPr>
                              <w:rFonts w:ascii="Arial" w:cs="Arial" w:eastAsia="Arial" w:hAnsi="Arial"/>
                              <w:rtl w:val="0"/>
                            </w:rPr>
                            <w:t xml:space="preserve">Any packet except PROTECTION and Forwarder Encapsulation</w:t>
                          </w:r>
                        </w:ins>
                      </w:sdtContent>
                    </w:sdt>
                  </w:p>
                </w:sdtContent>
              </w:sdt>
            </w:tc>
          </w:tr>
        </w:sdtContent>
      </w:sdt>
      <w:sdt>
        <w:sdtPr>
          <w:tag w:val="goog_rdk_37"/>
        </w:sdtPr>
        <w:sdtContent>
          <w:tr>
            <w:trPr>
              <w:cantSplit w:val="0"/>
              <w:trHeight w:val="778.9414062499999" w:hRule="atLeast"/>
              <w:tblHeader w:val="0"/>
              <w:ins w:author="davide.lenzarini@u-blox.com" w:id="5" w:date="2023-10-26T09:58:32Z"/>
            </w:trPr>
            <w:tc>
              <w:tcPr/>
              <w:sdt>
                <w:sdtPr>
                  <w:tag w:val="goog_rdk_39"/>
                </w:sdtPr>
                <w:sdtContent>
                  <w:p w:rsidR="00000000" w:rsidDel="00000000" w:rsidP="00000000" w:rsidRDefault="00000000" w:rsidRPr="00000000" w14:paraId="00000376">
                    <w:pPr>
                      <w:spacing w:after="9" w:lineRule="auto"/>
                      <w:ind w:right="4"/>
                      <w:rPr>
                        <w:ins w:author="davide.lenzarini@u-blox.com" w:id="5" w:date="2023-10-26T09:58:32Z"/>
                        <w:rFonts w:ascii="Arial" w:cs="Arial" w:eastAsia="Arial" w:hAnsi="Arial"/>
                      </w:rPr>
                    </w:pPr>
                    <w:sdt>
                      <w:sdtPr>
                        <w:tag w:val="goog_rdk_38"/>
                      </w:sdtPr>
                      <w:sdtContent>
                        <w:ins w:author="davide.lenzarini@u-blox.com" w:id="5" w:date="2023-10-26T09:58:32Z">
                          <w:r w:rsidDel="00000000" w:rsidR="00000000" w:rsidRPr="00000000">
                            <w:rPr>
                              <w:rFonts w:ascii="Arial" w:cs="Arial" w:eastAsia="Arial" w:hAnsi="Arial"/>
                              <w:rtl w:val="0"/>
                            </w:rPr>
                            <w:t xml:space="preserve">231</w:t>
                          </w:r>
                        </w:ins>
                      </w:sdtContent>
                    </w:sdt>
                  </w:p>
                </w:sdtContent>
              </w:sdt>
            </w:tc>
            <w:tc>
              <w:tcPr/>
              <w:sdt>
                <w:sdtPr>
                  <w:tag w:val="goog_rdk_41"/>
                </w:sdtPr>
                <w:sdtContent>
                  <w:p w:rsidR="00000000" w:rsidDel="00000000" w:rsidP="00000000" w:rsidRDefault="00000000" w:rsidRPr="00000000" w14:paraId="00000377">
                    <w:pPr>
                      <w:spacing w:after="9" w:lineRule="auto"/>
                      <w:ind w:right="4"/>
                      <w:rPr>
                        <w:ins w:author="davide.lenzarini@u-blox.com" w:id="5" w:date="2023-10-26T09:58:32Z"/>
                        <w:rFonts w:ascii="Arial" w:cs="Arial" w:eastAsia="Arial" w:hAnsi="Arial"/>
                      </w:rPr>
                    </w:pPr>
                    <w:sdt>
                      <w:sdtPr>
                        <w:tag w:val="goog_rdk_40"/>
                      </w:sdtPr>
                      <w:sdtContent>
                        <w:ins w:author="davide.lenzarini@u-blox.com" w:id="5" w:date="2023-10-26T09:58:32Z">
                          <w:r w:rsidDel="00000000" w:rsidR="00000000" w:rsidRPr="00000000">
                            <w:rPr>
                              <w:rFonts w:ascii="Arial" w:cs="Arial" w:eastAsia="Arial" w:hAnsi="Arial"/>
                              <w:rtl w:val="0"/>
                            </w:rPr>
                            <w:t xml:space="preserve">0xE7</w:t>
                          </w:r>
                        </w:ins>
                      </w:sdtContent>
                    </w:sdt>
                  </w:p>
                </w:sdtContent>
              </w:sdt>
            </w:tc>
            <w:tc>
              <w:tcPr/>
              <w:sdt>
                <w:sdtPr>
                  <w:tag w:val="goog_rdk_43"/>
                </w:sdtPr>
                <w:sdtContent>
                  <w:p w:rsidR="00000000" w:rsidDel="00000000" w:rsidP="00000000" w:rsidRDefault="00000000" w:rsidRPr="00000000" w14:paraId="00000378">
                    <w:pPr>
                      <w:spacing w:after="9" w:lineRule="auto"/>
                      <w:ind w:right="4"/>
                      <w:rPr>
                        <w:ins w:author="davide.lenzarini@u-blox.com" w:id="5" w:date="2023-10-26T09:58:32Z"/>
                        <w:rFonts w:ascii="Arial" w:cs="Arial" w:eastAsia="Arial" w:hAnsi="Arial"/>
                      </w:rPr>
                    </w:pPr>
                    <w:sdt>
                      <w:sdtPr>
                        <w:tag w:val="goog_rdk_42"/>
                      </w:sdtPr>
                      <w:sdtContent>
                        <w:ins w:author="davide.lenzarini@u-blox.com" w:id="5" w:date="2023-10-26T09:58:32Z">
                          <w:r w:rsidDel="00000000" w:rsidR="00000000" w:rsidRPr="00000000">
                            <w:rPr>
                              <w:rFonts w:ascii="Arial" w:cs="Arial" w:eastAsia="Arial" w:hAnsi="Arial"/>
                              <w:rtl w:val="0"/>
                            </w:rPr>
                            <w:t xml:space="preserve">Protection scheme invalid</w:t>
                          </w:r>
                        </w:ins>
                      </w:sdtContent>
                    </w:sdt>
                  </w:p>
                </w:sdtContent>
              </w:sdt>
            </w:tc>
            <w:tc>
              <w:tcPr/>
              <w:sdt>
                <w:sdtPr>
                  <w:tag w:val="goog_rdk_45"/>
                </w:sdtPr>
                <w:sdtContent>
                  <w:p w:rsidR="00000000" w:rsidDel="00000000" w:rsidP="00000000" w:rsidRDefault="00000000" w:rsidRPr="00000000" w14:paraId="00000379">
                    <w:pPr>
                      <w:keepNext w:val="1"/>
                      <w:spacing w:after="9" w:lineRule="auto"/>
                      <w:ind w:right="4"/>
                      <w:rPr>
                        <w:ins w:author="davide.lenzarini@u-blox.com" w:id="5" w:date="2023-10-26T09:58:32Z"/>
                        <w:rFonts w:ascii="Arial" w:cs="Arial" w:eastAsia="Arial" w:hAnsi="Arial"/>
                      </w:rPr>
                    </w:pPr>
                    <w:sdt>
                      <w:sdtPr>
                        <w:tag w:val="goog_rdk_44"/>
                      </w:sdtPr>
                      <w:sdtContent>
                        <w:ins w:author="davide.lenzarini@u-blox.com" w:id="5"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46"/>
        </w:sdtPr>
        <w:sdtContent>
          <w:tr>
            <w:trPr>
              <w:cantSplit w:val="0"/>
              <w:trHeight w:val="778.9414062499999" w:hRule="atLeast"/>
              <w:tblHeader w:val="0"/>
              <w:ins w:author="davide.lenzarini@u-blox.com" w:id="5" w:date="2023-10-26T09:58:32Z"/>
            </w:trPr>
            <w:tc>
              <w:tcPr/>
              <w:sdt>
                <w:sdtPr>
                  <w:tag w:val="goog_rdk_48"/>
                </w:sdtPr>
                <w:sdtContent>
                  <w:p w:rsidR="00000000" w:rsidDel="00000000" w:rsidP="00000000" w:rsidRDefault="00000000" w:rsidRPr="00000000" w14:paraId="0000037A">
                    <w:pPr>
                      <w:spacing w:after="9" w:lineRule="auto"/>
                      <w:ind w:right="4"/>
                      <w:rPr>
                        <w:ins w:author="davide.lenzarini@u-blox.com" w:id="5" w:date="2023-10-26T09:58:32Z"/>
                        <w:rFonts w:ascii="Arial" w:cs="Arial" w:eastAsia="Arial" w:hAnsi="Arial"/>
                      </w:rPr>
                    </w:pPr>
                    <w:sdt>
                      <w:sdtPr>
                        <w:tag w:val="goog_rdk_47"/>
                      </w:sdtPr>
                      <w:sdtContent>
                        <w:ins w:author="davide.lenzarini@u-blox.com" w:id="5" w:date="2023-10-26T09:58:32Z">
                          <w:r w:rsidDel="00000000" w:rsidR="00000000" w:rsidRPr="00000000">
                            <w:rPr>
                              <w:rFonts w:ascii="Arial" w:cs="Arial" w:eastAsia="Arial" w:hAnsi="Arial"/>
                              <w:rtl w:val="0"/>
                            </w:rPr>
                            <w:t xml:space="preserve">232</w:t>
                          </w:r>
                        </w:ins>
                      </w:sdtContent>
                    </w:sdt>
                  </w:p>
                </w:sdtContent>
              </w:sdt>
            </w:tc>
            <w:tc>
              <w:tcPr/>
              <w:sdt>
                <w:sdtPr>
                  <w:tag w:val="goog_rdk_50"/>
                </w:sdtPr>
                <w:sdtContent>
                  <w:p w:rsidR="00000000" w:rsidDel="00000000" w:rsidP="00000000" w:rsidRDefault="00000000" w:rsidRPr="00000000" w14:paraId="0000037B">
                    <w:pPr>
                      <w:spacing w:after="9" w:lineRule="auto"/>
                      <w:ind w:right="4"/>
                      <w:rPr>
                        <w:ins w:author="davide.lenzarini@u-blox.com" w:id="5" w:date="2023-10-26T09:58:32Z"/>
                        <w:rFonts w:ascii="Arial" w:cs="Arial" w:eastAsia="Arial" w:hAnsi="Arial"/>
                      </w:rPr>
                    </w:pPr>
                    <w:sdt>
                      <w:sdtPr>
                        <w:tag w:val="goog_rdk_49"/>
                      </w:sdtPr>
                      <w:sdtContent>
                        <w:ins w:author="davide.lenzarini@u-blox.com" w:id="5" w:date="2023-10-26T09:58:32Z">
                          <w:r w:rsidDel="00000000" w:rsidR="00000000" w:rsidRPr="00000000">
                            <w:rPr>
                              <w:rFonts w:ascii="Arial" w:cs="Arial" w:eastAsia="Arial" w:hAnsi="Arial"/>
                              <w:rtl w:val="0"/>
                            </w:rPr>
                            <w:t xml:space="preserve">0xE8</w:t>
                          </w:r>
                        </w:ins>
                      </w:sdtContent>
                    </w:sdt>
                  </w:p>
                </w:sdtContent>
              </w:sdt>
            </w:tc>
            <w:tc>
              <w:tcPr/>
              <w:sdt>
                <w:sdtPr>
                  <w:tag w:val="goog_rdk_52"/>
                </w:sdtPr>
                <w:sdtContent>
                  <w:p w:rsidR="00000000" w:rsidDel="00000000" w:rsidP="00000000" w:rsidRDefault="00000000" w:rsidRPr="00000000" w14:paraId="0000037C">
                    <w:pPr>
                      <w:spacing w:after="9" w:lineRule="auto"/>
                      <w:ind w:right="4"/>
                      <w:rPr>
                        <w:ins w:author="davide.lenzarini@u-blox.com" w:id="5" w:date="2023-10-26T09:58:32Z"/>
                        <w:rFonts w:ascii="Arial" w:cs="Arial" w:eastAsia="Arial" w:hAnsi="Arial"/>
                      </w:rPr>
                    </w:pPr>
                    <w:sdt>
                      <w:sdtPr>
                        <w:tag w:val="goog_rdk_51"/>
                      </w:sdtPr>
                      <w:sdtContent>
                        <w:ins w:author="davide.lenzarini@u-blox.com" w:id="5" w:date="2023-10-26T09:58:32Z">
                          <w:r w:rsidDel="00000000" w:rsidR="00000000" w:rsidRPr="00000000">
                            <w:rPr>
                              <w:rFonts w:ascii="Arial" w:cs="Arial" w:eastAsia="Arial" w:hAnsi="Arial"/>
                              <w:rtl w:val="0"/>
                            </w:rPr>
                            <w:t xml:space="preserve">Unknown Sender Id</w:t>
                          </w:r>
                        </w:ins>
                      </w:sdtContent>
                    </w:sdt>
                  </w:p>
                </w:sdtContent>
              </w:sdt>
            </w:tc>
            <w:tc>
              <w:tcPr/>
              <w:sdt>
                <w:sdtPr>
                  <w:tag w:val="goog_rdk_54"/>
                </w:sdtPr>
                <w:sdtContent>
                  <w:p w:rsidR="00000000" w:rsidDel="00000000" w:rsidP="00000000" w:rsidRDefault="00000000" w:rsidRPr="00000000" w14:paraId="0000037D">
                    <w:pPr>
                      <w:keepNext w:val="1"/>
                      <w:spacing w:after="9" w:lineRule="auto"/>
                      <w:ind w:right="4"/>
                      <w:rPr>
                        <w:ins w:author="davide.lenzarini@u-blox.com" w:id="5" w:date="2023-10-26T09:58:32Z"/>
                        <w:rFonts w:ascii="Arial" w:cs="Arial" w:eastAsia="Arial" w:hAnsi="Arial"/>
                      </w:rPr>
                    </w:pPr>
                    <w:sdt>
                      <w:sdtPr>
                        <w:tag w:val="goog_rdk_53"/>
                      </w:sdtPr>
                      <w:sdtContent>
                        <w:ins w:author="davide.lenzarini@u-blox.com" w:id="5"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55"/>
        </w:sdtPr>
        <w:sdtContent>
          <w:tr>
            <w:trPr>
              <w:cantSplit w:val="0"/>
              <w:trHeight w:val="778.9414062499999" w:hRule="atLeast"/>
              <w:tblHeader w:val="0"/>
              <w:ins w:author="davide.lenzarini@u-blox.com" w:id="5" w:date="2023-10-26T09:58:32Z"/>
            </w:trPr>
            <w:tc>
              <w:tcPr/>
              <w:sdt>
                <w:sdtPr>
                  <w:tag w:val="goog_rdk_57"/>
                </w:sdtPr>
                <w:sdtContent>
                  <w:p w:rsidR="00000000" w:rsidDel="00000000" w:rsidP="00000000" w:rsidRDefault="00000000" w:rsidRPr="00000000" w14:paraId="0000037E">
                    <w:pPr>
                      <w:spacing w:after="9" w:lineRule="auto"/>
                      <w:ind w:right="4"/>
                      <w:rPr>
                        <w:ins w:author="davide.lenzarini@u-blox.com" w:id="5" w:date="2023-10-26T09:58:32Z"/>
                        <w:rFonts w:ascii="Arial" w:cs="Arial" w:eastAsia="Arial" w:hAnsi="Arial"/>
                      </w:rPr>
                    </w:pPr>
                    <w:sdt>
                      <w:sdtPr>
                        <w:tag w:val="goog_rdk_56"/>
                      </w:sdtPr>
                      <w:sdtContent>
                        <w:ins w:author="davide.lenzarini@u-blox.com" w:id="5" w:date="2023-10-26T09:58:32Z">
                          <w:r w:rsidDel="00000000" w:rsidR="00000000" w:rsidRPr="00000000">
                            <w:rPr>
                              <w:rFonts w:ascii="Arial" w:cs="Arial" w:eastAsia="Arial" w:hAnsi="Arial"/>
                              <w:rtl w:val="0"/>
                            </w:rPr>
                            <w:t xml:space="preserve">240</w:t>
                          </w:r>
                        </w:ins>
                      </w:sdtContent>
                    </w:sdt>
                  </w:p>
                </w:sdtContent>
              </w:sdt>
            </w:tc>
            <w:tc>
              <w:tcPr/>
              <w:sdt>
                <w:sdtPr>
                  <w:tag w:val="goog_rdk_59"/>
                </w:sdtPr>
                <w:sdtContent>
                  <w:p w:rsidR="00000000" w:rsidDel="00000000" w:rsidP="00000000" w:rsidRDefault="00000000" w:rsidRPr="00000000" w14:paraId="0000037F">
                    <w:pPr>
                      <w:spacing w:after="9" w:lineRule="auto"/>
                      <w:ind w:right="4"/>
                      <w:rPr>
                        <w:ins w:author="davide.lenzarini@u-blox.com" w:id="5" w:date="2023-10-26T09:58:32Z"/>
                        <w:rFonts w:ascii="Arial" w:cs="Arial" w:eastAsia="Arial" w:hAnsi="Arial"/>
                      </w:rPr>
                    </w:pPr>
                    <w:sdt>
                      <w:sdtPr>
                        <w:tag w:val="goog_rdk_58"/>
                      </w:sdtPr>
                      <w:sdtContent>
                        <w:ins w:author="davide.lenzarini@u-blox.com" w:id="5" w:date="2023-10-26T09:58:32Z">
                          <w:r w:rsidDel="00000000" w:rsidR="00000000" w:rsidRPr="00000000">
                            <w:rPr>
                              <w:rFonts w:ascii="Arial" w:cs="Arial" w:eastAsia="Arial" w:hAnsi="Arial"/>
                              <w:rtl w:val="0"/>
                            </w:rPr>
                            <w:t xml:space="preserve">0xF0</w:t>
                          </w:r>
                        </w:ins>
                      </w:sdtContent>
                    </w:sdt>
                  </w:p>
                </w:sdtContent>
              </w:sdt>
            </w:tc>
            <w:tc>
              <w:tcPr/>
              <w:sdt>
                <w:sdtPr>
                  <w:tag w:val="goog_rdk_61"/>
                </w:sdtPr>
                <w:sdtContent>
                  <w:p w:rsidR="00000000" w:rsidDel="00000000" w:rsidP="00000000" w:rsidRDefault="00000000" w:rsidRPr="00000000" w14:paraId="00000380">
                    <w:pPr>
                      <w:spacing w:after="9" w:lineRule="auto"/>
                      <w:ind w:right="4"/>
                      <w:rPr>
                        <w:ins w:author="davide.lenzarini@u-blox.com" w:id="5" w:date="2023-10-26T09:58:32Z"/>
                        <w:rFonts w:ascii="Arial" w:cs="Arial" w:eastAsia="Arial" w:hAnsi="Arial"/>
                      </w:rPr>
                    </w:pPr>
                    <w:sdt>
                      <w:sdtPr>
                        <w:tag w:val="goog_rdk_60"/>
                      </w:sdtPr>
                      <w:sdtContent>
                        <w:ins w:author="davide.lenzarini@u-blox.com" w:id="5" w:date="2023-10-26T09:58:32Z">
                          <w:r w:rsidDel="00000000" w:rsidR="00000000" w:rsidRPr="00000000">
                            <w:rPr>
                              <w:rFonts w:ascii="Arial" w:cs="Arial" w:eastAsia="Arial" w:hAnsi="Arial"/>
                              <w:rtl w:val="0"/>
                            </w:rPr>
                            <w:t xml:space="preserve">Unknown Topic Alias</w:t>
                          </w:r>
                        </w:ins>
                      </w:sdtContent>
                    </w:sdt>
                  </w:p>
                </w:sdtContent>
              </w:sdt>
            </w:tc>
            <w:tc>
              <w:tcPr/>
              <w:sdt>
                <w:sdtPr>
                  <w:tag w:val="goog_rdk_63"/>
                </w:sdtPr>
                <w:sdtContent>
                  <w:p w:rsidR="00000000" w:rsidDel="00000000" w:rsidP="00000000" w:rsidRDefault="00000000" w:rsidRPr="00000000" w14:paraId="00000381">
                    <w:pPr>
                      <w:keepNext w:val="1"/>
                      <w:spacing w:after="9" w:lineRule="auto"/>
                      <w:ind w:right="4"/>
                      <w:rPr>
                        <w:ins w:author="davide.lenzarini@u-blox.com" w:id="5" w:date="2023-10-26T09:58:32Z"/>
                        <w:rFonts w:ascii="Arial" w:cs="Arial" w:eastAsia="Arial" w:hAnsi="Arial"/>
                      </w:rPr>
                    </w:pPr>
                    <w:sdt>
                      <w:sdtPr>
                        <w:tag w:val="goog_rdk_62"/>
                      </w:sdtPr>
                      <w:sdtContent>
                        <w:ins w:author="davide.lenzarini@u-blox.com" w:id="5" w:date="2023-10-26T09:58:32Z">
                          <w:r w:rsidDel="00000000" w:rsidR="00000000" w:rsidRPr="00000000">
                            <w:rPr>
                              <w:rFonts w:ascii="Arial" w:cs="Arial" w:eastAsia="Arial" w:hAnsi="Arial"/>
                              <w:rtl w:val="0"/>
                            </w:rPr>
                            <w:t xml:space="preserve">PUBACK, SUBACK</w:t>
                          </w:r>
                        </w:ins>
                      </w:sdtContent>
                    </w:sdt>
                  </w:p>
                </w:sdtContent>
              </w:sdt>
            </w:tc>
          </w:tr>
        </w:sdtContent>
      </w:sdt>
      <w:sdt>
        <w:sdtPr>
          <w:tag w:val="goog_rdk_64"/>
        </w:sdtPr>
        <w:sdtContent>
          <w:tr>
            <w:trPr>
              <w:cantSplit w:val="0"/>
              <w:trHeight w:val="778.9414062499999" w:hRule="atLeast"/>
              <w:tblHeader w:val="0"/>
              <w:ins w:author="davide.lenzarini@u-blox.com" w:id="5" w:date="2023-10-26T09:58:32Z"/>
            </w:trPr>
            <w:tc>
              <w:tcPr/>
              <w:sdt>
                <w:sdtPr>
                  <w:tag w:val="goog_rdk_66"/>
                </w:sdtPr>
                <w:sdtContent>
                  <w:p w:rsidR="00000000" w:rsidDel="00000000" w:rsidP="00000000" w:rsidRDefault="00000000" w:rsidRPr="00000000" w14:paraId="00000382">
                    <w:pPr>
                      <w:spacing w:after="9" w:lineRule="auto"/>
                      <w:ind w:right="4"/>
                      <w:rPr>
                        <w:ins w:author="davide.lenzarini@u-blox.com" w:id="5" w:date="2023-10-26T09:58:32Z"/>
                        <w:rFonts w:ascii="Arial" w:cs="Arial" w:eastAsia="Arial" w:hAnsi="Arial"/>
                      </w:rPr>
                    </w:pPr>
                    <w:sdt>
                      <w:sdtPr>
                        <w:tag w:val="goog_rdk_65"/>
                      </w:sdtPr>
                      <w:sdtContent>
                        <w:ins w:author="davide.lenzarini@u-blox.com" w:id="5" w:date="2023-10-26T09:58:32Z">
                          <w:r w:rsidDel="00000000" w:rsidR="00000000" w:rsidRPr="00000000">
                            <w:rPr>
                              <w:rFonts w:ascii="Arial" w:cs="Arial" w:eastAsia="Arial" w:hAnsi="Arial"/>
                              <w:rtl w:val="0"/>
                            </w:rPr>
                            <w:t xml:space="preserve">241</w:t>
                          </w:r>
                        </w:ins>
                      </w:sdtContent>
                    </w:sdt>
                  </w:p>
                </w:sdtContent>
              </w:sdt>
            </w:tc>
            <w:tc>
              <w:tcPr/>
              <w:sdt>
                <w:sdtPr>
                  <w:tag w:val="goog_rdk_68"/>
                </w:sdtPr>
                <w:sdtContent>
                  <w:p w:rsidR="00000000" w:rsidDel="00000000" w:rsidP="00000000" w:rsidRDefault="00000000" w:rsidRPr="00000000" w14:paraId="00000383">
                    <w:pPr>
                      <w:spacing w:after="9" w:lineRule="auto"/>
                      <w:ind w:right="4"/>
                      <w:rPr>
                        <w:ins w:author="davide.lenzarini@u-blox.com" w:id="5" w:date="2023-10-26T09:58:32Z"/>
                        <w:rFonts w:ascii="Arial" w:cs="Arial" w:eastAsia="Arial" w:hAnsi="Arial"/>
                      </w:rPr>
                    </w:pPr>
                    <w:sdt>
                      <w:sdtPr>
                        <w:tag w:val="goog_rdk_67"/>
                      </w:sdtPr>
                      <w:sdtContent>
                        <w:ins w:author="davide.lenzarini@u-blox.com" w:id="5" w:date="2023-10-26T09:58:32Z">
                          <w:r w:rsidDel="00000000" w:rsidR="00000000" w:rsidRPr="00000000">
                            <w:rPr>
                              <w:rFonts w:ascii="Arial" w:cs="Arial" w:eastAsia="Arial" w:hAnsi="Arial"/>
                              <w:rtl w:val="0"/>
                            </w:rPr>
                            <w:t xml:space="preserve">0xF1</w:t>
                          </w:r>
                        </w:ins>
                      </w:sdtContent>
                    </w:sdt>
                  </w:p>
                </w:sdtContent>
              </w:sdt>
            </w:tc>
            <w:tc>
              <w:tcPr/>
              <w:sdt>
                <w:sdtPr>
                  <w:tag w:val="goog_rdk_70"/>
                </w:sdtPr>
                <w:sdtContent>
                  <w:p w:rsidR="00000000" w:rsidDel="00000000" w:rsidP="00000000" w:rsidRDefault="00000000" w:rsidRPr="00000000" w14:paraId="00000384">
                    <w:pPr>
                      <w:spacing w:after="9" w:lineRule="auto"/>
                      <w:ind w:right="4"/>
                      <w:rPr>
                        <w:ins w:author="davide.lenzarini@u-blox.com" w:id="5" w:date="2023-10-26T09:58:32Z"/>
                        <w:rFonts w:ascii="Arial" w:cs="Arial" w:eastAsia="Arial" w:hAnsi="Arial"/>
                      </w:rPr>
                    </w:pPr>
                    <w:sdt>
                      <w:sdtPr>
                        <w:tag w:val="goog_rdk_69"/>
                      </w:sdtPr>
                      <w:sdtContent>
                        <w:ins w:author="davide.lenzarini@u-blox.com" w:id="5" w:date="2023-10-26T09:58:32Z">
                          <w:r w:rsidDel="00000000" w:rsidR="00000000" w:rsidRPr="00000000">
                            <w:rPr>
                              <w:rFonts w:ascii="Arial" w:cs="Arial" w:eastAsia="Arial" w:hAnsi="Arial"/>
                              <w:rtl w:val="0"/>
                            </w:rPr>
                            <w:t xml:space="preserve">Congestion</w:t>
                          </w:r>
                        </w:ins>
                      </w:sdtContent>
                    </w:sdt>
                  </w:p>
                </w:sdtContent>
              </w:sdt>
            </w:tc>
            <w:tc>
              <w:tcPr/>
              <w:sdt>
                <w:sdtPr>
                  <w:tag w:val="goog_rdk_72"/>
                </w:sdtPr>
                <w:sdtContent>
                  <w:p w:rsidR="00000000" w:rsidDel="00000000" w:rsidP="00000000" w:rsidRDefault="00000000" w:rsidRPr="00000000" w14:paraId="00000385">
                    <w:pPr>
                      <w:keepNext w:val="1"/>
                      <w:spacing w:after="9" w:lineRule="auto"/>
                      <w:ind w:right="4"/>
                      <w:rPr>
                        <w:ins w:author="davide.lenzarini@u-blox.com" w:id="5" w:date="2023-10-26T09:58:32Z"/>
                        <w:rFonts w:ascii="Arial" w:cs="Arial" w:eastAsia="Arial" w:hAnsi="Arial"/>
                      </w:rPr>
                    </w:pPr>
                    <w:sdt>
                      <w:sdtPr>
                        <w:tag w:val="goog_rdk_71"/>
                      </w:sdtPr>
                      <w:sdtContent>
                        <w:ins w:author="davide.lenzarini@u-blox.com" w:id="5" w:date="2023-10-26T09:58:32Z">
                          <w:r w:rsidDel="00000000" w:rsidR="00000000" w:rsidRPr="00000000">
                            <w:rPr>
                              <w:rFonts w:ascii="Arial" w:cs="Arial" w:eastAsia="Arial" w:hAnsi="Arial"/>
                              <w:rtl w:val="0"/>
                            </w:rPr>
                            <w:t xml:space="preserve">SUBACK, REGACK, CONNACK, PUBACK, WILLTOPICRESP, WILLMSGRESP</w:t>
                          </w:r>
                        </w:ins>
                      </w:sdtContent>
                    </w:sdt>
                  </w:p>
                </w:sdtContent>
              </w:sdt>
            </w:tc>
          </w:tr>
        </w:sdtContent>
      </w:sdt>
      <w:sdt>
        <w:sdtPr>
          <w:tag w:val="goog_rdk_73"/>
        </w:sdtPr>
        <w:sdtContent>
          <w:tr>
            <w:trPr>
              <w:cantSplit w:val="0"/>
              <w:trHeight w:val="778.9414062499999" w:hRule="atLeast"/>
              <w:tblHeader w:val="0"/>
              <w:ins w:author="davide.lenzarini@u-blox.com" w:id="5" w:date="2023-10-26T09:58:32Z"/>
            </w:trPr>
            <w:tc>
              <w:tcPr/>
              <w:sdt>
                <w:sdtPr>
                  <w:tag w:val="goog_rdk_75"/>
                </w:sdtPr>
                <w:sdtContent>
                  <w:p w:rsidR="00000000" w:rsidDel="00000000" w:rsidP="00000000" w:rsidRDefault="00000000" w:rsidRPr="00000000" w14:paraId="00000386">
                    <w:pPr>
                      <w:spacing w:after="9" w:lineRule="auto"/>
                      <w:ind w:right="4"/>
                      <w:rPr>
                        <w:ins w:author="davide.lenzarini@u-blox.com" w:id="5" w:date="2023-10-26T09:58:32Z"/>
                        <w:rFonts w:ascii="Arial" w:cs="Arial" w:eastAsia="Arial" w:hAnsi="Arial"/>
                      </w:rPr>
                    </w:pPr>
                    <w:sdt>
                      <w:sdtPr>
                        <w:tag w:val="goog_rdk_74"/>
                      </w:sdtPr>
                      <w:sdtContent>
                        <w:ins w:author="davide.lenzarini@u-blox.com" w:id="5" w:date="2023-10-26T09:58:32Z">
                          <w:r w:rsidDel="00000000" w:rsidR="00000000" w:rsidRPr="00000000">
                            <w:rPr>
                              <w:rFonts w:ascii="Arial" w:cs="Arial" w:eastAsia="Arial" w:hAnsi="Arial"/>
                              <w:rtl w:val="0"/>
                            </w:rPr>
                            <w:t xml:space="preserve">242</w:t>
                          </w:r>
                        </w:ins>
                      </w:sdtContent>
                    </w:sdt>
                  </w:p>
                </w:sdtContent>
              </w:sdt>
            </w:tc>
            <w:tc>
              <w:tcPr/>
              <w:sdt>
                <w:sdtPr>
                  <w:tag w:val="goog_rdk_77"/>
                </w:sdtPr>
                <w:sdtContent>
                  <w:p w:rsidR="00000000" w:rsidDel="00000000" w:rsidP="00000000" w:rsidRDefault="00000000" w:rsidRPr="00000000" w14:paraId="00000387">
                    <w:pPr>
                      <w:spacing w:after="9" w:lineRule="auto"/>
                      <w:ind w:right="4"/>
                      <w:rPr>
                        <w:ins w:author="davide.lenzarini@u-blox.com" w:id="5" w:date="2023-10-26T09:58:32Z"/>
                        <w:rFonts w:ascii="Arial" w:cs="Arial" w:eastAsia="Arial" w:hAnsi="Arial"/>
                      </w:rPr>
                    </w:pPr>
                    <w:sdt>
                      <w:sdtPr>
                        <w:tag w:val="goog_rdk_76"/>
                      </w:sdtPr>
                      <w:sdtContent>
                        <w:ins w:author="davide.lenzarini@u-blox.com" w:id="5" w:date="2023-10-26T09:58:32Z">
                          <w:r w:rsidDel="00000000" w:rsidR="00000000" w:rsidRPr="00000000">
                            <w:rPr>
                              <w:rFonts w:ascii="Arial" w:cs="Arial" w:eastAsia="Arial" w:hAnsi="Arial"/>
                              <w:rtl w:val="0"/>
                            </w:rPr>
                            <w:t xml:space="preserve">0xF2</w:t>
                          </w:r>
                        </w:ins>
                      </w:sdtContent>
                    </w:sdt>
                  </w:p>
                </w:sdtContent>
              </w:sdt>
            </w:tc>
            <w:tc>
              <w:tcPr/>
              <w:sdt>
                <w:sdtPr>
                  <w:tag w:val="goog_rdk_79"/>
                </w:sdtPr>
                <w:sdtContent>
                  <w:p w:rsidR="00000000" w:rsidDel="00000000" w:rsidP="00000000" w:rsidRDefault="00000000" w:rsidRPr="00000000" w14:paraId="00000388">
                    <w:pPr>
                      <w:spacing w:after="9" w:lineRule="auto"/>
                      <w:ind w:right="4"/>
                      <w:rPr>
                        <w:ins w:author="davide.lenzarini@u-blox.com" w:id="5" w:date="2023-10-26T09:58:32Z"/>
                        <w:rFonts w:ascii="Arial" w:cs="Arial" w:eastAsia="Arial" w:hAnsi="Arial"/>
                      </w:rPr>
                    </w:pPr>
                    <w:sdt>
                      <w:sdtPr>
                        <w:tag w:val="goog_rdk_78"/>
                      </w:sdtPr>
                      <w:sdtContent>
                        <w:ins w:author="davide.lenzarini@u-blox.com" w:id="5" w:date="2023-10-26T09:58:32Z">
                          <w:r w:rsidDel="00000000" w:rsidR="00000000" w:rsidRPr="00000000">
                            <w:rPr>
                              <w:rFonts w:ascii="Arial" w:cs="Arial" w:eastAsia="Arial" w:hAnsi="Arial"/>
                              <w:rtl w:val="0"/>
                            </w:rPr>
                            <w:t xml:space="preserve">Protection packet not supported</w:t>
                          </w:r>
                        </w:ins>
                      </w:sdtContent>
                    </w:sdt>
                  </w:p>
                </w:sdtContent>
              </w:sdt>
            </w:tc>
            <w:tc>
              <w:tcPr/>
              <w:sdt>
                <w:sdtPr>
                  <w:tag w:val="goog_rdk_81"/>
                </w:sdtPr>
                <w:sdtContent>
                  <w:p w:rsidR="00000000" w:rsidDel="00000000" w:rsidP="00000000" w:rsidRDefault="00000000" w:rsidRPr="00000000" w14:paraId="00000389">
                    <w:pPr>
                      <w:keepNext w:val="1"/>
                      <w:spacing w:after="9" w:lineRule="auto"/>
                      <w:ind w:right="4"/>
                      <w:rPr>
                        <w:ins w:author="davide.lenzarini@u-blox.com" w:id="5" w:date="2023-10-26T09:58:32Z"/>
                        <w:rFonts w:ascii="Arial" w:cs="Arial" w:eastAsia="Arial" w:hAnsi="Arial"/>
                      </w:rPr>
                    </w:pPr>
                    <w:sdt>
                      <w:sdtPr>
                        <w:tag w:val="goog_rdk_80"/>
                      </w:sdtPr>
                      <w:sdtContent>
                        <w:ins w:author="davide.lenzarini@u-blox.com" w:id="5"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82"/>
        </w:sdtPr>
        <w:sdtContent>
          <w:tr>
            <w:trPr>
              <w:cantSplit w:val="0"/>
              <w:trHeight w:val="778.9414062499999" w:hRule="atLeast"/>
              <w:tblHeader w:val="0"/>
              <w:ins w:author="davide.lenzarini@u-blox.com" w:id="5" w:date="2023-10-26T09:58:32Z"/>
            </w:trPr>
            <w:tc>
              <w:tcPr/>
              <w:sdt>
                <w:sdtPr>
                  <w:tag w:val="goog_rdk_84"/>
                </w:sdtPr>
                <w:sdtContent>
                  <w:p w:rsidR="00000000" w:rsidDel="00000000" w:rsidP="00000000" w:rsidRDefault="00000000" w:rsidRPr="00000000" w14:paraId="0000038A">
                    <w:pPr>
                      <w:spacing w:after="9" w:lineRule="auto"/>
                      <w:ind w:right="4"/>
                      <w:rPr>
                        <w:ins w:author="davide.lenzarini@u-blox.com" w:id="5" w:date="2023-10-26T09:58:32Z"/>
                        <w:rFonts w:ascii="Arial" w:cs="Arial" w:eastAsia="Arial" w:hAnsi="Arial"/>
                      </w:rPr>
                    </w:pPr>
                    <w:sdt>
                      <w:sdtPr>
                        <w:tag w:val="goog_rdk_83"/>
                      </w:sdtPr>
                      <w:sdtContent>
                        <w:ins w:author="davide.lenzarini@u-blox.com" w:id="5" w:date="2023-10-26T09:58:32Z">
                          <w:r w:rsidDel="00000000" w:rsidR="00000000" w:rsidRPr="00000000">
                            <w:rPr>
                              <w:rFonts w:ascii="Arial" w:cs="Arial" w:eastAsia="Arial" w:hAnsi="Arial"/>
                              <w:rtl w:val="0"/>
                            </w:rPr>
                            <w:t xml:space="preserve">243</w:t>
                          </w:r>
                        </w:ins>
                      </w:sdtContent>
                    </w:sdt>
                  </w:p>
                </w:sdtContent>
              </w:sdt>
            </w:tc>
            <w:tc>
              <w:tcPr/>
              <w:sdt>
                <w:sdtPr>
                  <w:tag w:val="goog_rdk_86"/>
                </w:sdtPr>
                <w:sdtContent>
                  <w:p w:rsidR="00000000" w:rsidDel="00000000" w:rsidP="00000000" w:rsidRDefault="00000000" w:rsidRPr="00000000" w14:paraId="0000038B">
                    <w:pPr>
                      <w:spacing w:after="9" w:lineRule="auto"/>
                      <w:ind w:right="4"/>
                      <w:rPr>
                        <w:ins w:author="davide.lenzarini@u-blox.com" w:id="5" w:date="2023-10-26T09:58:32Z"/>
                        <w:rFonts w:ascii="Arial" w:cs="Arial" w:eastAsia="Arial" w:hAnsi="Arial"/>
                      </w:rPr>
                    </w:pPr>
                    <w:sdt>
                      <w:sdtPr>
                        <w:tag w:val="goog_rdk_85"/>
                      </w:sdtPr>
                      <w:sdtContent>
                        <w:ins w:author="davide.lenzarini@u-blox.com" w:id="5" w:date="2023-10-26T09:58:32Z">
                          <w:r w:rsidDel="00000000" w:rsidR="00000000" w:rsidRPr="00000000">
                            <w:rPr>
                              <w:rFonts w:ascii="Arial" w:cs="Arial" w:eastAsia="Arial" w:hAnsi="Arial"/>
                              <w:rtl w:val="0"/>
                            </w:rPr>
                            <w:t xml:space="preserve">0xF3</w:t>
                          </w:r>
                        </w:ins>
                      </w:sdtContent>
                    </w:sdt>
                  </w:p>
                </w:sdtContent>
              </w:sdt>
            </w:tc>
            <w:tc>
              <w:tcPr/>
              <w:sdt>
                <w:sdtPr>
                  <w:tag w:val="goog_rdk_88"/>
                </w:sdtPr>
                <w:sdtContent>
                  <w:p w:rsidR="00000000" w:rsidDel="00000000" w:rsidP="00000000" w:rsidRDefault="00000000" w:rsidRPr="00000000" w14:paraId="0000038C">
                    <w:pPr>
                      <w:spacing w:after="9" w:lineRule="auto"/>
                      <w:ind w:right="4"/>
                      <w:rPr>
                        <w:ins w:author="davide.lenzarini@u-blox.com" w:id="5" w:date="2023-10-26T09:58:32Z"/>
                        <w:rFonts w:ascii="Arial" w:cs="Arial" w:eastAsia="Arial" w:hAnsi="Arial"/>
                      </w:rPr>
                    </w:pPr>
                    <w:sdt>
                      <w:sdtPr>
                        <w:tag w:val="goog_rdk_87"/>
                      </w:sdtPr>
                      <w:sdtContent>
                        <w:ins w:author="davide.lenzarini@u-blox.com" w:id="5" w:date="2023-10-26T09:58:32Z">
                          <w:r w:rsidDel="00000000" w:rsidR="00000000" w:rsidRPr="00000000">
                            <w:rPr>
                              <w:rFonts w:ascii="Arial" w:cs="Arial" w:eastAsia="Arial" w:hAnsi="Arial"/>
                              <w:rtl w:val="0"/>
                            </w:rPr>
                            <w:t xml:space="preserve">Forwarder Encapsulation not supported</w:t>
                          </w:r>
                        </w:ins>
                      </w:sdtContent>
                    </w:sdt>
                  </w:p>
                </w:sdtContent>
              </w:sdt>
            </w:tc>
            <w:tc>
              <w:tcPr/>
              <w:sdt>
                <w:sdtPr>
                  <w:tag w:val="goog_rdk_90"/>
                </w:sdtPr>
                <w:sdtContent>
                  <w:p w:rsidR="00000000" w:rsidDel="00000000" w:rsidP="00000000" w:rsidRDefault="00000000" w:rsidRPr="00000000" w14:paraId="0000038D">
                    <w:pPr>
                      <w:keepNext w:val="1"/>
                      <w:spacing w:after="9" w:lineRule="auto"/>
                      <w:ind w:right="4"/>
                      <w:rPr>
                        <w:ins w:author="davide.lenzarini@u-blox.com" w:id="5" w:date="2023-10-26T09:58:32Z"/>
                        <w:rFonts w:ascii="Arial" w:cs="Arial" w:eastAsia="Arial" w:hAnsi="Arial"/>
                      </w:rPr>
                    </w:pPr>
                    <w:sdt>
                      <w:sdtPr>
                        <w:tag w:val="goog_rdk_89"/>
                      </w:sdtPr>
                      <w:sdtContent>
                        <w:ins w:author="davide.lenzarini@u-blox.com" w:id="5"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91"/>
        </w:sdtPr>
        <w:sdtContent>
          <w:tr>
            <w:trPr>
              <w:cantSplit w:val="0"/>
              <w:trHeight w:val="778.9414062499999" w:hRule="atLeast"/>
              <w:tblHeader w:val="0"/>
              <w:ins w:author="davide.lenzarini@u-blox.com" w:id="5" w:date="2023-10-26T09:58:32Z"/>
            </w:trPr>
            <w:tc>
              <w:tcPr/>
              <w:sdt>
                <w:sdtPr>
                  <w:tag w:val="goog_rdk_93"/>
                </w:sdtPr>
                <w:sdtContent>
                  <w:p w:rsidR="00000000" w:rsidDel="00000000" w:rsidP="00000000" w:rsidRDefault="00000000" w:rsidRPr="00000000" w14:paraId="0000038E">
                    <w:pPr>
                      <w:spacing w:after="9" w:lineRule="auto"/>
                      <w:ind w:right="4"/>
                      <w:rPr>
                        <w:ins w:author="davide.lenzarini@u-blox.com" w:id="5" w:date="2023-10-26T09:58:32Z"/>
                        <w:rFonts w:ascii="Arial" w:cs="Arial" w:eastAsia="Arial" w:hAnsi="Arial"/>
                      </w:rPr>
                    </w:pPr>
                    <w:sdt>
                      <w:sdtPr>
                        <w:tag w:val="goog_rdk_92"/>
                      </w:sdtPr>
                      <w:sdtContent>
                        <w:ins w:author="davide.lenzarini@u-blox.com" w:id="5" w:date="2023-10-26T09:58:32Z">
                          <w:r w:rsidDel="00000000" w:rsidR="00000000" w:rsidRPr="00000000">
                            <w:rPr>
                              <w:rFonts w:ascii="Arial" w:cs="Arial" w:eastAsia="Arial" w:hAnsi="Arial"/>
                              <w:rtl w:val="0"/>
                            </w:rPr>
                            <w:t xml:space="preserve">244</w:t>
                          </w:r>
                        </w:ins>
                      </w:sdtContent>
                    </w:sdt>
                  </w:p>
                </w:sdtContent>
              </w:sdt>
            </w:tc>
            <w:tc>
              <w:tcPr/>
              <w:sdt>
                <w:sdtPr>
                  <w:tag w:val="goog_rdk_95"/>
                </w:sdtPr>
                <w:sdtContent>
                  <w:p w:rsidR="00000000" w:rsidDel="00000000" w:rsidP="00000000" w:rsidRDefault="00000000" w:rsidRPr="00000000" w14:paraId="0000038F">
                    <w:pPr>
                      <w:spacing w:after="9" w:lineRule="auto"/>
                      <w:ind w:right="4"/>
                      <w:rPr>
                        <w:ins w:author="davide.lenzarini@u-blox.com" w:id="5" w:date="2023-10-26T09:58:32Z"/>
                        <w:rFonts w:ascii="Arial" w:cs="Arial" w:eastAsia="Arial" w:hAnsi="Arial"/>
                      </w:rPr>
                    </w:pPr>
                    <w:sdt>
                      <w:sdtPr>
                        <w:tag w:val="goog_rdk_94"/>
                      </w:sdtPr>
                      <w:sdtContent>
                        <w:ins w:author="davide.lenzarini@u-blox.com" w:id="5" w:date="2023-10-26T09:58:32Z">
                          <w:r w:rsidDel="00000000" w:rsidR="00000000" w:rsidRPr="00000000">
                            <w:rPr>
                              <w:rFonts w:ascii="Arial" w:cs="Arial" w:eastAsia="Arial" w:hAnsi="Arial"/>
                              <w:rtl w:val="0"/>
                            </w:rPr>
                            <w:t xml:space="preserve">0xF4</w:t>
                          </w:r>
                        </w:ins>
                      </w:sdtContent>
                    </w:sdt>
                  </w:p>
                </w:sdtContent>
              </w:sdt>
            </w:tc>
            <w:tc>
              <w:tcPr/>
              <w:sdt>
                <w:sdtPr>
                  <w:tag w:val="goog_rdk_97"/>
                </w:sdtPr>
                <w:sdtContent>
                  <w:p w:rsidR="00000000" w:rsidDel="00000000" w:rsidP="00000000" w:rsidRDefault="00000000" w:rsidRPr="00000000" w14:paraId="00000390">
                    <w:pPr>
                      <w:spacing w:after="9" w:lineRule="auto"/>
                      <w:ind w:right="4"/>
                      <w:rPr>
                        <w:ins w:author="davide.lenzarini@u-blox.com" w:id="5" w:date="2023-10-26T09:58:32Z"/>
                        <w:rFonts w:ascii="Arial" w:cs="Arial" w:eastAsia="Arial" w:hAnsi="Arial"/>
                      </w:rPr>
                    </w:pPr>
                    <w:sdt>
                      <w:sdtPr>
                        <w:tag w:val="goog_rdk_96"/>
                      </w:sdtPr>
                      <w:sdtContent>
                        <w:ins w:author="davide.lenzarini@u-blox.com" w:id="5" w:date="2023-10-26T09:58:32Z">
                          <w:r w:rsidDel="00000000" w:rsidR="00000000" w:rsidRPr="00000000">
                            <w:rPr>
                              <w:rFonts w:ascii="Arial" w:cs="Arial" w:eastAsia="Arial" w:hAnsi="Arial"/>
                              <w:rtl w:val="0"/>
                            </w:rPr>
                            <w:t xml:space="preserve">SearchGw not supported</w:t>
                          </w:r>
                        </w:ins>
                      </w:sdtContent>
                    </w:sdt>
                  </w:p>
                </w:sdtContent>
              </w:sdt>
            </w:tc>
            <w:tc>
              <w:tcPr/>
              <w:sdt>
                <w:sdtPr>
                  <w:tag w:val="goog_rdk_99"/>
                </w:sdtPr>
                <w:sdtContent>
                  <w:p w:rsidR="00000000" w:rsidDel="00000000" w:rsidP="00000000" w:rsidRDefault="00000000" w:rsidRPr="00000000" w14:paraId="00000391">
                    <w:pPr>
                      <w:keepNext w:val="1"/>
                      <w:spacing w:after="9" w:lineRule="auto"/>
                      <w:ind w:right="4"/>
                      <w:rPr>
                        <w:ins w:author="davide.lenzarini@u-blox.com" w:id="5" w:date="2023-10-26T09:58:32Z"/>
                        <w:rFonts w:ascii="Arial" w:cs="Arial" w:eastAsia="Arial" w:hAnsi="Arial"/>
                      </w:rPr>
                    </w:pPr>
                    <w:sdt>
                      <w:sdtPr>
                        <w:tag w:val="goog_rdk_98"/>
                      </w:sdtPr>
                      <w:sdtContent>
                        <w:ins w:author="davide.lenzarini@u-blox.com" w:id="5" w:date="2023-10-26T09:58:32Z">
                          <w:r w:rsidDel="00000000" w:rsidR="00000000" w:rsidRPr="00000000">
                            <w:rPr>
                              <w:rFonts w:ascii="Arial" w:cs="Arial" w:eastAsia="Arial" w:hAnsi="Arial"/>
                              <w:rtl w:val="0"/>
                            </w:rPr>
                            <w:t xml:space="preserve">DISCONNECT</w:t>
                          </w:r>
                        </w:ins>
                      </w:sdtContent>
                    </w:sdt>
                  </w:p>
                </w:sdtContent>
              </w:sdt>
            </w:tc>
          </w:tr>
        </w:sdtContent>
      </w:sdt>
    </w:tbl>
    <w:sdt>
      <w:sdtPr>
        <w:tag w:val="goog_rdk_101"/>
      </w:sdtPr>
      <w:sdtContent>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ins w:author="davide.lenzarini@u-blox.com" w:id="8" w:date="2023-11-23T14:53:17Z"/>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sdt>
            <w:sdtPr>
              <w:tag w:val="goog_rdk_100"/>
            </w:sdtPr>
            <w:sdtContent>
              <w:ins w:author="davide.lenzarini@u-blox.com" w:id="8" w:date="2023-11-23T14:53:17Z">
                <w:r w:rsidDel="00000000" w:rsidR="00000000" w:rsidRPr="00000000">
                  <w:rPr>
                    <w:rtl w:val="0"/>
                  </w:rPr>
                </w:r>
              </w:ins>
            </w:sdtContent>
          </w:sdt>
        </w:p>
      </w:sdtContent>
    </w:sdt>
    <w:sdt>
      <w:sdtPr>
        <w:tag w:val="goog_rdk_104"/>
      </w:sdtPr>
      <w:sdtContent>
        <w:p w:rsidR="00000000" w:rsidDel="00000000" w:rsidP="00000000" w:rsidRDefault="00000000" w:rsidRPr="00000000" w14:paraId="00000393">
          <w:pPr>
            <w:spacing w:after="0" w:before="0" w:lineRule="auto"/>
            <w:rPr>
              <w:ins w:author="Stefan Hagen" w:id="9" w:date="2023-12-08T12:19:14Z"/>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03"/>
            </w:sdtPr>
            <w:sdtContent>
              <w:ins w:author="Stefan Hagen" w:id="9" w:date="2023-12-08T12:19:14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Note(s):</w:t>
                </w:r>
              </w:ins>
            </w:sdtContent>
          </w:sdt>
        </w:p>
      </w:sdtContent>
    </w:sdt>
    <w:sdt>
      <w:sdtPr>
        <w:tag w:val="goog_rdk_109"/>
      </w:sdtPr>
      <w:sdtContent>
        <w:p w:rsidR="00000000" w:rsidDel="00000000" w:rsidP="00000000" w:rsidRDefault="00000000" w:rsidRPr="00000000" w14:paraId="00000394">
          <w:pPr>
            <w:numPr>
              <w:ilvl w:val="0"/>
              <w:numId w:val="12"/>
            </w:numPr>
            <w:spacing w:after="0" w:before="0" w:lineRule="auto"/>
            <w:ind w:left="720" w:hanging="360"/>
            <w:rPr>
              <w:ins w:author="davide.lenzarini@u-blox.com" w:id="8" w:date="2023-11-23T14:53:17Z"/>
              <w:rFonts w:ascii="Liberation Sans" w:cs="Liberation Sans" w:eastAsia="Liberation Sans" w:hAnsi="Liberation Sans"/>
              <w:b w:val="0"/>
              <w:i w:val="0"/>
              <w:smallCaps w:val="0"/>
              <w:strike w:val="0"/>
              <w:color w:val="000000"/>
              <w:sz w:val="20"/>
              <w:szCs w:val="20"/>
              <w:u w:val="none"/>
              <w:shd w:fill="auto" w:val="clear"/>
              <w:vertAlign w:val="baseline"/>
              <w:rPrChange w:author="Stefan Hagen" w:id="10" w:date="2023-12-08T12:20:04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Stefan Hagen" w:id="0" w:date="2023-12-08T12:20:04Z">
              <w:pPr>
                <w:spacing w:after="0" w:before="0" w:lineRule="auto"/>
              </w:pPr>
            </w:pPrChange>
          </w:pPr>
          <w:sdt>
            <w:sdtPr>
              <w:tag w:val="goog_rdk_107"/>
            </w:sdtPr>
            <w:sdtContent>
              <w:ins w:author="davide.lenzarini@u-blox.com" w:id="8" w:date="2023-11-23T14:53:17Z">
                <w:sdt>
                  <w:sdtPr>
                    <w:tag w:val="goog_rdk_108"/>
                  </w:sdtPr>
                  <w:sdtContent>
                    <w:del w:author="Stefan Hagen" w:id="9" w:date="2023-12-08T12:19:14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1 </w:delText>
                      </w:r>
                    </w:del>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It is used by a receiver to indicate that it expected a packet to be protected and it wasn't.</w:t>
                </w:r>
              </w:ins>
            </w:sdtContent>
          </w:sdt>
        </w:p>
      </w:sdtContent>
    </w:sdt>
    <w:sdt>
      <w:sdtPr>
        <w:tag w:val="goog_rdk_111"/>
      </w:sdtPr>
      <w:sdtContent>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rPrChange w:author="davide.lenzarini@u-blox.com" w:id="11" w:date="2023-11-23T14:53:17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davide.lenzarini@u-blox.com" w:id="0" w:date="2023-11-23T14:53:17Z">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pPr>
            </w:pPrChange>
          </w:pPr>
          <w:sdt>
            <w:sdtPr>
              <w:tag w:val="goog_rdk_110"/>
            </w:sdtPr>
            <w:sdtContent>
              <w:r w:rsidDel="00000000" w:rsidR="00000000" w:rsidRPr="00000000">
                <w:rPr>
                  <w:rtl w:val="0"/>
                </w:rPr>
              </w:r>
            </w:sdtContent>
          </w:sdt>
        </w:p>
      </w:sdtContent>
    </w:sdt>
    <w:p w:rsidR="00000000" w:rsidDel="00000000" w:rsidP="00000000" w:rsidRDefault="00000000" w:rsidRPr="00000000" w14:paraId="00000396">
      <w:pPr>
        <w:pStyle w:val="Heading3"/>
        <w:rPr/>
      </w:pPr>
      <w:bookmarkStart w:colFirst="0" w:colLast="0" w:name="_heading=h.111kx3o" w:id="46"/>
      <w:bookmarkEnd w:id="46"/>
      <w:sdt>
        <w:sdtPr>
          <w:tag w:val="goog_rdk_112"/>
        </w:sdtPr>
        <w:sdtContent>
          <w:r w:rsidDel="00000000" w:rsidR="00000000" w:rsidRPr="00000000">
            <w:rPr>
              <w:vertAlign w:val="baseline"/>
              <w:rtl w:val="0"/>
              <w:rPrChange w:author="davide.lenzarini@u-blox.com" w:id="11" w:date="2023-11-23T14:53:17Z">
                <w:rPr>
                  <w:vertAlign w:val="baseline"/>
                </w:rPr>
              </w:rPrChange>
            </w:rPr>
            <w:t xml:space="preserve">2.3.4 </w:t>
          </w:r>
        </w:sdtContent>
      </w:sdt>
      <w:r w:rsidDel="00000000" w:rsidR="00000000" w:rsidRPr="00000000">
        <w:rPr>
          <w:rtl w:val="0"/>
        </w:rPr>
        <w:t xml:space="preserve">Topic Alias Type</w:t>
      </w:r>
    </w:p>
    <w:p w:rsidR="00000000" w:rsidDel="00000000" w:rsidP="00000000" w:rsidRDefault="00000000" w:rsidRPr="00000000" w14:paraId="00000397">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is 2-byte long and contains the value of the topic alias. The values “0x0000” and “0xFFFF” are reserved and therefore should not be used.</w:t>
      </w:r>
    </w:p>
    <w:p w:rsidR="00000000" w:rsidDel="00000000" w:rsidP="00000000" w:rsidRDefault="00000000" w:rsidRPr="00000000" w14:paraId="00000398">
      <w:pPr>
        <w:pStyle w:val="Heading3"/>
        <w:keepLines w:val="1"/>
        <w:spacing w:after="145" w:before="0" w:line="259" w:lineRule="auto"/>
        <w:ind w:left="0" w:right="4" w:firstLine="0"/>
        <w:rPr>
          <w:rFonts w:ascii="Arial" w:cs="Arial" w:eastAsia="Arial" w:hAnsi="Arial"/>
        </w:rPr>
      </w:pPr>
      <w:bookmarkStart w:colFirst="0" w:colLast="0" w:name="_heading=h.3l18frh" w:id="47"/>
      <w:bookmarkEnd w:id="47"/>
      <w:r w:rsidDel="00000000" w:rsidR="00000000" w:rsidRPr="00000000">
        <w:rPr>
          <w:rFonts w:ascii="Arial" w:cs="Arial" w:eastAsia="Arial" w:hAnsi="Arial"/>
          <w:rtl w:val="0"/>
        </w:rPr>
        <w:t xml:space="preserve">2.3.5 Topic Name</w:t>
      </w:r>
    </w:p>
    <w:p w:rsidR="00000000" w:rsidDel="00000000" w:rsidP="00000000" w:rsidRDefault="00000000" w:rsidRPr="00000000" w14:paraId="00000399">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39A">
      <w:pPr>
        <w:pStyle w:val="Heading3"/>
        <w:keepLines w:val="1"/>
        <w:spacing w:after="145" w:before="0" w:line="259" w:lineRule="auto"/>
        <w:ind w:left="0" w:right="4" w:firstLine="0"/>
        <w:rPr>
          <w:rFonts w:ascii="Arial" w:cs="Arial" w:eastAsia="Arial" w:hAnsi="Arial"/>
        </w:rPr>
      </w:pPr>
      <w:bookmarkStart w:colFirst="0" w:colLast="0" w:name="_heading=h.206ipza" w:id="48"/>
      <w:bookmarkEnd w:id="48"/>
      <w:r w:rsidDel="00000000" w:rsidR="00000000" w:rsidRPr="00000000">
        <w:rPr>
          <w:rFonts w:ascii="Arial" w:cs="Arial" w:eastAsia="Arial" w:hAnsi="Arial"/>
          <w:rtl w:val="0"/>
        </w:rPr>
        <w:t xml:space="preserve">2.3.6 Will Packet</w:t>
      </w:r>
    </w:p>
    <w:p w:rsidR="00000000" w:rsidDel="00000000" w:rsidP="00000000" w:rsidRDefault="00000000" w:rsidRPr="00000000" w14:paraId="0000039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Packet </w:t>
      </w:r>
      <w:r w:rsidDel="00000000" w:rsidR="00000000" w:rsidRPr="00000000">
        <w:rPr>
          <w:rFonts w:ascii="Arial" w:cs="Arial" w:eastAsia="Arial" w:hAnsi="Arial"/>
          <w:rtl w:val="0"/>
        </w:rPr>
        <w:t xml:space="preserve">field has a variable length and contains the Will packet.</w:t>
      </w:r>
    </w:p>
    <w:p w:rsidR="00000000" w:rsidDel="00000000" w:rsidP="00000000" w:rsidRDefault="00000000" w:rsidRPr="00000000" w14:paraId="0000039C">
      <w:pPr>
        <w:pStyle w:val="Heading3"/>
        <w:keepLines w:val="1"/>
        <w:spacing w:after="145" w:before="0" w:line="259" w:lineRule="auto"/>
        <w:ind w:left="0" w:right="4" w:firstLine="0"/>
        <w:rPr>
          <w:rFonts w:ascii="Arial" w:cs="Arial" w:eastAsia="Arial" w:hAnsi="Arial"/>
        </w:rPr>
      </w:pPr>
      <w:bookmarkStart w:colFirst="0" w:colLast="0" w:name="_heading=h.4k668n3" w:id="49"/>
      <w:bookmarkEnd w:id="49"/>
      <w:r w:rsidDel="00000000" w:rsidR="00000000" w:rsidRPr="00000000">
        <w:rPr>
          <w:rFonts w:ascii="Arial" w:cs="Arial" w:eastAsia="Arial" w:hAnsi="Arial"/>
          <w:rtl w:val="0"/>
        </w:rPr>
        <w:t xml:space="preserve">2.3.7 Will Topic</w:t>
      </w:r>
    </w:p>
    <w:p w:rsidR="00000000" w:rsidDel="00000000" w:rsidP="00000000" w:rsidRDefault="00000000" w:rsidRPr="00000000" w14:paraId="0000039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Topic </w:t>
      </w:r>
      <w:r w:rsidDel="00000000" w:rsidR="00000000" w:rsidRPr="00000000">
        <w:rPr>
          <w:rFonts w:ascii="Arial" w:cs="Arial" w:eastAsia="Arial" w:hAnsi="Arial"/>
          <w:rtl w:val="0"/>
        </w:rPr>
        <w:t xml:space="preserve">field has a variable length and contains the Will topic name.</w:t>
      </w:r>
    </w:p>
    <w:p w:rsidR="00000000" w:rsidDel="00000000" w:rsidP="00000000" w:rsidRDefault="00000000" w:rsidRPr="00000000" w14:paraId="0000039E">
      <w:pPr>
        <w:pStyle w:val="Heading2"/>
        <w:keepLines w:val="1"/>
        <w:spacing w:after="64" w:before="0" w:line="259" w:lineRule="auto"/>
        <w:ind w:left="0" w:firstLine="0"/>
        <w:rPr>
          <w:rFonts w:ascii="Arial" w:cs="Arial" w:eastAsia="Arial" w:hAnsi="Arial"/>
        </w:rPr>
      </w:pPr>
      <w:bookmarkStart w:colFirst="0" w:colLast="0" w:name="_heading=h.2zbgiuw" w:id="50"/>
      <w:bookmarkEnd w:id="50"/>
      <w:r w:rsidDel="00000000" w:rsidR="00000000" w:rsidRPr="00000000">
        <w:rPr>
          <w:rFonts w:ascii="Arial" w:cs="Arial" w:eastAsia="Arial" w:hAnsi="Arial"/>
          <w:rtl w:val="0"/>
        </w:rPr>
        <w:t xml:space="preserve">2.4 Topic Alias Types</w:t>
      </w:r>
    </w:p>
    <w:p w:rsidR="00000000" w:rsidDel="00000000" w:rsidP="00000000" w:rsidRDefault="00000000" w:rsidRPr="00000000" w14:paraId="0000039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alias type in their flags. This is a 2-bit field which determines the format of the topic Id value. </w:t>
      </w:r>
    </w:p>
    <w:p w:rsidR="00000000" w:rsidDel="00000000" w:rsidP="00000000" w:rsidRDefault="00000000" w:rsidRPr="00000000" w14:paraId="000003A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3A1">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3A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Alias Type Value</w:t>
            </w:r>
          </w:p>
        </w:tc>
        <w:tc>
          <w:tcPr>
            <w:shd w:fill="cfe2f3" w:val="clear"/>
          </w:tcPr>
          <w:p w:rsidR="00000000" w:rsidDel="00000000" w:rsidP="00000000" w:rsidRDefault="00000000" w:rsidRPr="00000000" w14:paraId="000003A3">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3A4">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3A5">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3A6">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3A7">
            <w:pPr>
              <w:spacing w:after="353" w:lineRule="auto"/>
              <w:ind w:right="4"/>
              <w:rPr>
                <w:rFonts w:ascii="Arial" w:cs="Arial" w:eastAsia="Arial" w:hAnsi="Arial"/>
              </w:rPr>
            </w:pPr>
            <w:r w:rsidDel="00000000" w:rsidR="00000000" w:rsidRPr="00000000">
              <w:rPr>
                <w:rFonts w:ascii="Arial" w:cs="Arial" w:eastAsia="Arial" w:hAnsi="Arial"/>
                <w:rtl w:val="0"/>
              </w:rPr>
              <w:t xml:space="preserve">Normal Topic Alias</w:t>
            </w:r>
          </w:p>
        </w:tc>
        <w:tc>
          <w:tcPr>
            <w:vAlign w:val="center"/>
          </w:tcPr>
          <w:p w:rsidR="00000000" w:rsidDel="00000000" w:rsidP="00000000" w:rsidRDefault="00000000" w:rsidRPr="00000000" w14:paraId="000003A8">
            <w:pPr>
              <w:spacing w:after="353" w:lineRule="auto"/>
              <w:ind w:right="4"/>
              <w:rPr>
                <w:rFonts w:ascii="Arial" w:cs="Arial" w:eastAsia="Arial" w:hAnsi="Arial"/>
              </w:rPr>
            </w:pPr>
            <w:r w:rsidDel="00000000" w:rsidR="00000000" w:rsidRPr="00000000">
              <w:rPr>
                <w:rFonts w:ascii="Arial" w:cs="Arial" w:eastAsia="Arial" w:hAnsi="Arial"/>
                <w:rtl w:val="0"/>
              </w:rPr>
              <w:t xml:space="preserve">A normal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3A9">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3AA">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3AB">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3AC">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3AD">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3AE">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3AF">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3B0">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3B1">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3B2">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3B3">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3B4">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alias types and their description</w:t>
      </w:r>
    </w:p>
    <w:p w:rsidR="00000000" w:rsidDel="00000000" w:rsidP="00000000" w:rsidRDefault="00000000" w:rsidRPr="00000000" w14:paraId="000003B6">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types and aliases.</w:t>
      </w:r>
    </w:p>
    <w:p w:rsidR="00000000" w:rsidDel="00000000" w:rsidP="00000000" w:rsidRDefault="00000000" w:rsidRPr="00000000" w14:paraId="000003B7">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3B8">
      <w:pPr>
        <w:pStyle w:val="Heading1"/>
        <w:ind w:left="0" w:firstLine="0"/>
        <w:rPr>
          <w:rFonts w:ascii="Arial" w:cs="Arial" w:eastAsia="Arial" w:hAnsi="Arial"/>
        </w:rPr>
      </w:pPr>
      <w:bookmarkStart w:colFirst="0" w:colLast="0" w:name="_heading=h.1egqt2p" w:id="51"/>
      <w:bookmarkEnd w:id="5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3B9">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3BA">
      <w:pPr>
        <w:pStyle w:val="Heading2"/>
        <w:keepLines w:val="1"/>
        <w:spacing w:after="64" w:before="0" w:line="259" w:lineRule="auto"/>
        <w:ind w:left="0" w:firstLine="0"/>
        <w:rPr>
          <w:rFonts w:ascii="Arial" w:cs="Arial" w:eastAsia="Arial" w:hAnsi="Arial"/>
        </w:rPr>
      </w:pPr>
      <w:bookmarkStart w:colFirst="0" w:colLast="0" w:name="_heading=h.3ygebqi" w:id="52"/>
      <w:bookmarkEnd w:id="5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3BB">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3BC">
      <w:pPr>
        <w:rPr>
          <w:rFonts w:ascii="Arial" w:cs="Arial" w:eastAsia="Arial" w:hAnsi="Arial"/>
        </w:rPr>
      </w:pPr>
      <w:r w:rsidDel="00000000" w:rsidR="00000000" w:rsidRPr="00000000">
        <w:rPr>
          <w:rtl w:val="0"/>
        </w:rPr>
      </w:r>
    </w:p>
    <w:p w:rsidR="00000000" w:rsidDel="00000000" w:rsidP="00000000" w:rsidRDefault="00000000" w:rsidRPr="00000000" w14:paraId="000003BD">
      <w:pPr>
        <w:pStyle w:val="Heading3"/>
        <w:keepLines w:val="1"/>
        <w:spacing w:after="77" w:before="0" w:line="259" w:lineRule="auto"/>
        <w:ind w:left="0" w:right="4" w:firstLine="0"/>
        <w:rPr>
          <w:rFonts w:ascii="Arial" w:cs="Arial" w:eastAsia="Arial" w:hAnsi="Arial"/>
        </w:rPr>
      </w:pPr>
      <w:bookmarkStart w:colFirst="0" w:colLast="0" w:name="_heading=h.2dlolyb" w:id="53"/>
      <w:bookmarkEnd w:id="53"/>
      <w:r w:rsidDel="00000000" w:rsidR="00000000" w:rsidRPr="00000000">
        <w:rPr>
          <w:rFonts w:ascii="Arial" w:cs="Arial" w:eastAsia="Arial" w:hAnsi="Arial"/>
          <w:rtl w:val="0"/>
        </w:rPr>
        <w:t xml:space="preserve">3.1.1 </w:t>
      </w:r>
      <w:sdt>
        <w:sdtPr>
          <w:tag w:val="goog_rdk_113"/>
        </w:sdtPr>
        <w:sdtContent>
          <w:commentRangeStart w:id="9"/>
        </w:sdtContent>
      </w:sdt>
      <w:sdt>
        <w:sdtPr>
          <w:tag w:val="goog_rdk_114"/>
        </w:sdtPr>
        <w:sdtContent>
          <w:commentRangeStart w:id="10"/>
        </w:sdtContent>
      </w:sdt>
      <w:r w:rsidDel="00000000" w:rsidR="00000000" w:rsidRPr="00000000">
        <w:rPr>
          <w:rFonts w:ascii="Arial" w:cs="Arial" w:eastAsia="Arial" w:hAnsi="Arial"/>
          <w:rtl w:val="0"/>
        </w:rPr>
        <w:t xml:space="preserve">ADVERTISE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BE">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3B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3C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3C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3C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3C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3C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3C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3C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3C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3C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3C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3D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3D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3D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3DB">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3E3">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3E4">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3EC">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3ED">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3F6">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3F7">
      <w:pPr>
        <w:ind w:left="0" w:firstLine="0"/>
        <w:rPr>
          <w:rFonts w:ascii="Arial" w:cs="Arial" w:eastAsia="Arial" w:hAnsi="Arial"/>
          <w:shd w:fill="fff2cc" w:val="clear"/>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shd w:fill="fff2cc" w:val="clear"/>
          <w:rtl w:val="0"/>
        </w:rPr>
        <w:t xml:space="preserve">ormative comment</w:t>
      </w:r>
      <w:r w:rsidDel="00000000" w:rsidR="00000000" w:rsidRPr="00000000">
        <w:rPr>
          <w:rtl w:val="0"/>
        </w:rPr>
      </w:r>
    </w:p>
    <w:p w:rsidR="00000000" w:rsidDel="00000000" w:rsidP="00000000" w:rsidRDefault="00000000" w:rsidRPr="00000000" w14:paraId="000003F8">
      <w:pPr>
        <w:ind w:left="0" w:firstLine="0"/>
        <w:rPr>
          <w:rFonts w:ascii="Arial" w:cs="Arial" w:eastAsia="Arial" w:hAnsi="Arial"/>
        </w:rPr>
      </w:pPr>
      <w:r w:rsidDel="00000000" w:rsidR="00000000" w:rsidRPr="00000000">
        <w:rPr>
          <w:rFonts w:ascii="Arial" w:cs="Arial" w:eastAsia="Arial" w:hAnsi="Arial"/>
          <w:shd w:fill="fff2cc" w:val="clear"/>
          <w:rtl w:val="0"/>
        </w:rPr>
        <w:t xml:space="preserve">If UDP is used as transport protocol, the ADVERTISE packet is generally sent using the broadcast address as destination.</w:t>
      </w:r>
      <w:r w:rsidDel="00000000" w:rsidR="00000000" w:rsidRPr="00000000">
        <w:rPr>
          <w:rtl w:val="0"/>
        </w:rPr>
      </w:r>
    </w:p>
    <w:p w:rsidR="00000000" w:rsidDel="00000000" w:rsidP="00000000" w:rsidRDefault="00000000" w:rsidRPr="00000000" w14:paraId="000003F9">
      <w:pPr>
        <w:pStyle w:val="Heading4"/>
        <w:ind w:left="0" w:right="4" w:firstLine="0"/>
        <w:rPr>
          <w:rFonts w:ascii="Arial" w:cs="Arial" w:eastAsia="Arial" w:hAnsi="Arial"/>
        </w:rPr>
      </w:pPr>
      <w:bookmarkStart w:colFirst="0" w:colLast="0" w:name="_heading=h.sqyw64" w:id="54"/>
      <w:bookmarkEnd w:id="5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3F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3FB">
      <w:pPr>
        <w:pStyle w:val="Heading4"/>
        <w:ind w:left="0" w:right="4" w:firstLine="0"/>
        <w:rPr>
          <w:rFonts w:ascii="Arial" w:cs="Arial" w:eastAsia="Arial" w:hAnsi="Arial"/>
        </w:rPr>
      </w:pPr>
      <w:bookmarkStart w:colFirst="0" w:colLast="0" w:name="_heading=h.3cqmetx" w:id="55"/>
      <w:bookmarkEnd w:id="55"/>
      <w:r w:rsidDel="00000000" w:rsidR="00000000" w:rsidRPr="00000000">
        <w:rPr>
          <w:rFonts w:ascii="Arial" w:cs="Arial" w:eastAsia="Arial" w:hAnsi="Arial"/>
          <w:rtl w:val="0"/>
        </w:rPr>
        <w:t xml:space="preserve">3.1.1.2 GwId</w:t>
      </w:r>
    </w:p>
    <w:p w:rsidR="00000000" w:rsidDel="00000000" w:rsidP="00000000" w:rsidRDefault="00000000" w:rsidRPr="00000000" w14:paraId="000003F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3F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3FE">
      <w:pPr>
        <w:rPr>
          <w:rFonts w:ascii="Arial" w:cs="Arial" w:eastAsia="Arial" w:hAnsi="Arial"/>
          <w:shd w:fill="fff2cc" w:val="clear"/>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shd w:fill="fff2cc" w:val="clear"/>
          <w:rtl w:val="0"/>
        </w:rPr>
        <w:t xml:space="preserve">ormative comment</w:t>
      </w:r>
      <w:r w:rsidDel="00000000" w:rsidR="00000000" w:rsidRPr="00000000">
        <w:rPr>
          <w:rtl w:val="0"/>
        </w:rPr>
      </w:r>
    </w:p>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00">
      <w:pPr>
        <w:pStyle w:val="Heading4"/>
        <w:ind w:left="0" w:right="4" w:firstLine="0"/>
        <w:rPr>
          <w:rFonts w:ascii="Arial" w:cs="Arial" w:eastAsia="Arial" w:hAnsi="Arial"/>
        </w:rPr>
      </w:pPr>
      <w:bookmarkStart w:colFirst="0" w:colLast="0" w:name="_heading=h.1rvwp1q" w:id="56"/>
      <w:bookmarkEnd w:id="56"/>
      <w:r w:rsidDel="00000000" w:rsidR="00000000" w:rsidRPr="00000000">
        <w:rPr>
          <w:rFonts w:ascii="Arial" w:cs="Arial" w:eastAsia="Arial" w:hAnsi="Arial"/>
          <w:rtl w:val="0"/>
        </w:rPr>
        <w:t xml:space="preserve">3.1.1.3 Duration</w:t>
      </w:r>
    </w:p>
    <w:p w:rsidR="00000000" w:rsidDel="00000000" w:rsidP="00000000" w:rsidRDefault="00000000" w:rsidRPr="00000000" w14:paraId="00000401">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w:t>
      </w:r>
      <w:sdt>
        <w:sdtPr>
          <w:tag w:val="goog_rdk_115"/>
        </w:sdtPr>
        <w:sdtContent>
          <w:ins w:author="davide.lenzarini@u-blox.com" w:id="12" w:date="2023-11-29T17:03:59Z">
            <w:r w:rsidDel="00000000" w:rsidR="00000000" w:rsidRPr="00000000">
              <w:rPr>
                <w:rFonts w:ascii="Arial" w:cs="Arial" w:eastAsia="Arial" w:hAnsi="Arial"/>
                <w:rtl w:val="0"/>
              </w:rPr>
              <w:t xml:space="preserve">transmitted</w:t>
            </w:r>
          </w:ins>
        </w:sdtContent>
      </w:sdt>
      <w:sdt>
        <w:sdtPr>
          <w:tag w:val="goog_rdk_116"/>
        </w:sdtPr>
        <w:sdtContent>
          <w:del w:author="davide.lenzarini@u-blox.com" w:id="12" w:date="2023-11-29T17:03:59Z">
            <w:r w:rsidDel="00000000" w:rsidR="00000000" w:rsidRPr="00000000">
              <w:rPr>
                <w:rFonts w:ascii="Arial" w:cs="Arial" w:eastAsia="Arial" w:hAnsi="Arial"/>
                <w:rtl w:val="0"/>
              </w:rPr>
              <w:delText xml:space="preserve">broadcasted</w:delText>
            </w:r>
          </w:del>
        </w:sdtContent>
      </w:sdt>
      <w:r w:rsidDel="00000000" w:rsidR="00000000" w:rsidRPr="00000000">
        <w:rPr>
          <w:rFonts w:ascii="Arial" w:cs="Arial" w:eastAsia="Arial" w:hAnsi="Arial"/>
          <w:rtl w:val="0"/>
        </w:rPr>
        <w:t xml:space="preserve"> by this gateway period. </w:t>
      </w:r>
    </w:p>
    <w:p w:rsidR="00000000" w:rsidDel="00000000" w:rsidP="00000000" w:rsidRDefault="00000000" w:rsidRPr="00000000" w14:paraId="00000402">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03">
      <w:pPr>
        <w:pStyle w:val="Heading3"/>
        <w:keepLines w:val="1"/>
        <w:spacing w:after="77" w:before="0" w:line="259" w:lineRule="auto"/>
        <w:ind w:left="0" w:right="4" w:firstLine="0"/>
        <w:rPr>
          <w:rFonts w:ascii="Arial" w:cs="Arial" w:eastAsia="Arial" w:hAnsi="Arial"/>
        </w:rPr>
      </w:pPr>
      <w:bookmarkStart w:colFirst="0" w:colLast="0" w:name="_heading=h.4bvk7pj" w:id="57"/>
      <w:bookmarkEnd w:id="57"/>
      <w:r w:rsidDel="00000000" w:rsidR="00000000" w:rsidRPr="00000000">
        <w:rPr>
          <w:rFonts w:ascii="Arial" w:cs="Arial" w:eastAsia="Arial" w:hAnsi="Arial"/>
          <w:rtl w:val="0"/>
        </w:rPr>
        <w:t xml:space="preserve">3.1.2 SEARCHGW</w:t>
      </w:r>
    </w:p>
    <w:p w:rsidR="00000000" w:rsidDel="00000000" w:rsidP="00000000" w:rsidRDefault="00000000" w:rsidRPr="00000000" w14:paraId="00000404">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0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0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0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0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0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0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0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0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0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0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0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1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1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2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21">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2A">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2B">
      <w:pPr>
        <w:pStyle w:val="Heading4"/>
        <w:ind w:left="0" w:right="4" w:firstLine="0"/>
        <w:rPr>
          <w:rFonts w:ascii="Arial" w:cs="Arial" w:eastAsia="Arial" w:hAnsi="Arial"/>
        </w:rPr>
      </w:pPr>
      <w:bookmarkStart w:colFirst="0" w:colLast="0" w:name="_heading=h.2r0uhxc" w:id="58"/>
      <w:bookmarkEnd w:id="5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2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2D">
      <w:pPr>
        <w:pStyle w:val="Heading4"/>
        <w:ind w:left="0" w:right="4" w:firstLine="0"/>
        <w:rPr>
          <w:rFonts w:ascii="Arial" w:cs="Arial" w:eastAsia="Arial" w:hAnsi="Arial"/>
        </w:rPr>
      </w:pPr>
      <w:bookmarkStart w:colFirst="0" w:colLast="0" w:name="_heading=h.1664s55" w:id="59"/>
      <w:bookmarkEnd w:id="59"/>
      <w:r w:rsidDel="00000000" w:rsidR="00000000" w:rsidRPr="00000000">
        <w:rPr>
          <w:rFonts w:ascii="Arial" w:cs="Arial" w:eastAsia="Arial" w:hAnsi="Arial"/>
          <w:rtl w:val="0"/>
        </w:rPr>
        <w:t xml:space="preserve">3.1.2.2 Radius</w:t>
      </w:r>
    </w:p>
    <w:p w:rsidR="00000000" w:rsidDel="00000000" w:rsidP="00000000" w:rsidRDefault="00000000" w:rsidRPr="00000000" w14:paraId="0000042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2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430">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431">
      <w:pPr>
        <w:pStyle w:val="Heading3"/>
        <w:rPr/>
      </w:pPr>
      <w:bookmarkStart w:colFirst="0" w:colLast="0" w:name="_heading=h.3q5sasy" w:id="60"/>
      <w:bookmarkEnd w:id="60"/>
      <w:r w:rsidDel="00000000" w:rsidR="00000000" w:rsidRPr="00000000">
        <w:rPr>
          <w:rtl w:val="0"/>
        </w:rPr>
        <w:t xml:space="preserve">3.1.3 GWINFO</w:t>
      </w:r>
    </w:p>
    <w:p w:rsidR="00000000" w:rsidDel="00000000" w:rsidP="00000000" w:rsidRDefault="00000000" w:rsidRPr="00000000" w14:paraId="00000432">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3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3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3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3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3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3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3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3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3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3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3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4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4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4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4F">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57">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458">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61">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w:t>
      </w:r>
      <w:sdt>
        <w:sdtPr>
          <w:tag w:val="goog_rdk_117"/>
        </w:sdtPr>
        <w:sdtContent>
          <w:del w:author="davide.lenzarini@u-blox.com" w:id="13" w:date="2023-11-29T17:48:08Z">
            <w:r w:rsidDel="00000000" w:rsidR="00000000" w:rsidRPr="00000000">
              <w:rPr>
                <w:rFonts w:ascii="Arial" w:cs="Arial" w:eastAsia="Arial" w:hAnsi="Arial"/>
                <w:rtl w:val="0"/>
              </w:rPr>
              <w:delText xml:space="preserve"> using the broadcast service of the underlying layer,</w:delText>
            </w:r>
          </w:del>
        </w:sdtContent>
      </w:sdt>
      <w:r w:rsidDel="00000000" w:rsidR="00000000" w:rsidRPr="00000000">
        <w:rPr>
          <w:rFonts w:ascii="Arial" w:cs="Arial" w:eastAsia="Arial" w:hAnsi="Arial"/>
          <w:rtl w:val="0"/>
        </w:rPr>
        <w:t xml:space="preserve">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62">
      <w:pPr>
        <w:pStyle w:val="Heading4"/>
        <w:ind w:left="0" w:right="4" w:firstLine="0"/>
        <w:rPr>
          <w:rFonts w:ascii="Arial" w:cs="Arial" w:eastAsia="Arial" w:hAnsi="Arial"/>
        </w:rPr>
      </w:pPr>
      <w:bookmarkStart w:colFirst="0" w:colLast="0" w:name="_heading=h.25b2l0r" w:id="61"/>
      <w:bookmarkEnd w:id="6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46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64">
      <w:pPr>
        <w:pStyle w:val="Heading4"/>
        <w:ind w:left="0" w:right="4" w:firstLine="0"/>
        <w:rPr>
          <w:rFonts w:ascii="Arial" w:cs="Arial" w:eastAsia="Arial" w:hAnsi="Arial"/>
        </w:rPr>
      </w:pPr>
      <w:bookmarkStart w:colFirst="0" w:colLast="0" w:name="_heading=h.kgcv8k" w:id="62"/>
      <w:bookmarkEnd w:id="62"/>
      <w:r w:rsidDel="00000000" w:rsidR="00000000" w:rsidRPr="00000000">
        <w:rPr>
          <w:rFonts w:ascii="Arial" w:cs="Arial" w:eastAsia="Arial" w:hAnsi="Arial"/>
          <w:rtl w:val="0"/>
        </w:rPr>
        <w:t xml:space="preserve">3.1.3.2 GwId</w:t>
      </w:r>
    </w:p>
    <w:p w:rsidR="00000000" w:rsidDel="00000000" w:rsidP="00000000" w:rsidRDefault="00000000" w:rsidRPr="00000000" w14:paraId="00000465">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66">
      <w:pPr>
        <w:pStyle w:val="Heading4"/>
        <w:ind w:left="0" w:right="4" w:firstLine="0"/>
        <w:rPr>
          <w:rFonts w:ascii="Arial" w:cs="Arial" w:eastAsia="Arial" w:hAnsi="Arial"/>
        </w:rPr>
      </w:pPr>
      <w:bookmarkStart w:colFirst="0" w:colLast="0" w:name="_heading=h.34g0dwd" w:id="63"/>
      <w:bookmarkEnd w:id="63"/>
      <w:r w:rsidDel="00000000" w:rsidR="00000000" w:rsidRPr="00000000">
        <w:rPr>
          <w:rFonts w:ascii="Arial" w:cs="Arial" w:eastAsia="Arial" w:hAnsi="Arial"/>
          <w:rtl w:val="0"/>
        </w:rPr>
        <w:t xml:space="preserve">3.1.3.3 GwAdd</w:t>
      </w:r>
    </w:p>
    <w:p w:rsidR="00000000" w:rsidDel="00000000" w:rsidP="00000000" w:rsidRDefault="00000000" w:rsidRPr="00000000" w14:paraId="00000467">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pStyle w:val="Heading3"/>
        <w:keepLines w:val="1"/>
        <w:spacing w:after="52" w:before="0" w:line="259" w:lineRule="auto"/>
        <w:ind w:left="0" w:firstLine="0"/>
        <w:rPr>
          <w:rFonts w:ascii="Arial" w:cs="Arial" w:eastAsia="Arial" w:hAnsi="Arial"/>
        </w:rPr>
      </w:pPr>
      <w:bookmarkStart w:colFirst="0" w:colLast="0" w:name="_heading=h.1jlao46" w:id="64"/>
      <w:bookmarkEnd w:id="64"/>
      <w:r w:rsidDel="00000000" w:rsidR="00000000" w:rsidRPr="00000000">
        <w:rPr>
          <w:rFonts w:ascii="Arial" w:cs="Arial" w:eastAsia="Arial" w:hAnsi="Arial"/>
          <w:rtl w:val="0"/>
        </w:rPr>
        <w:t xml:space="preserve">3.1.4 CONNECT</w:t>
      </w:r>
    </w:p>
    <w:p w:rsidR="00000000" w:rsidDel="00000000" w:rsidP="00000000" w:rsidRDefault="00000000" w:rsidRPr="00000000" w14:paraId="0000046A">
      <w:pPr>
        <w:spacing w:after="120" w:before="120" w:lineRule="auto"/>
        <w:rPr>
          <w:rFonts w:ascii="Arial" w:cs="Arial" w:eastAsia="Arial" w:hAnsi="Arial"/>
          <w:i w:val="1"/>
          <w:color w:val="000000"/>
          <w:sz w:val="18"/>
          <w:szCs w:val="18"/>
        </w:rPr>
      </w:pPr>
      <w:r w:rsidDel="00000000" w:rsidR="00000000" w:rsidRPr="00000000">
        <w:rPr>
          <w:rtl w:val="0"/>
        </w:rPr>
      </w:r>
    </w:p>
    <w:tbl>
      <w:tblPr>
        <w:tblStyle w:val="Table1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8"/>
        <w:gridCol w:w="1024"/>
        <w:gridCol w:w="48"/>
        <w:gridCol w:w="850"/>
        <w:gridCol w:w="851"/>
        <w:gridCol w:w="40"/>
        <w:gridCol w:w="896"/>
        <w:gridCol w:w="41"/>
        <w:gridCol w:w="1001"/>
        <w:gridCol w:w="1389"/>
        <w:gridCol w:w="95"/>
        <w:gridCol w:w="881"/>
        <w:gridCol w:w="25"/>
        <w:gridCol w:w="1001"/>
        <w:tblGridChange w:id="0">
          <w:tblGrid>
            <w:gridCol w:w="1208"/>
            <w:gridCol w:w="1024"/>
            <w:gridCol w:w="48"/>
            <w:gridCol w:w="850"/>
            <w:gridCol w:w="851"/>
            <w:gridCol w:w="40"/>
            <w:gridCol w:w="896"/>
            <w:gridCol w:w="41"/>
            <w:gridCol w:w="1001"/>
            <w:gridCol w:w="1389"/>
            <w:gridCol w:w="95"/>
            <w:gridCol w:w="881"/>
            <w:gridCol w:w="25"/>
            <w:gridCol w:w="1001"/>
          </w:tblGrid>
        </w:tblGridChange>
      </w:tblGrid>
      <w:tr>
        <w:trPr>
          <w:cantSplit w:val="0"/>
          <w:tblHeader w:val="0"/>
        </w:trPr>
        <w:tc>
          <w:tcPr>
            <w:shd w:fill="cfe2f3" w:val="clear"/>
          </w:tcPr>
          <w:p w:rsidR="00000000" w:rsidDel="00000000" w:rsidP="00000000" w:rsidRDefault="00000000" w:rsidRPr="00000000" w14:paraId="0000046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6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46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46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7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47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7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47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47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47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8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48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495">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49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4A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4A6">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4AC">
            <w:pPr>
              <w:jc w:val="center"/>
              <w:rPr>
                <w:rFonts w:ascii="Arial" w:cs="Arial" w:eastAsia="Arial" w:hAnsi="Arial"/>
                <w:i w:val="1"/>
              </w:rPr>
            </w:pPr>
            <w:r w:rsidDel="00000000" w:rsidR="00000000" w:rsidRPr="00000000">
              <w:rPr>
                <w:rFonts w:ascii="Arial" w:cs="Arial" w:eastAsia="Arial" w:hAnsi="Arial"/>
                <w:rtl w:val="0"/>
              </w:rPr>
              <w:t xml:space="preserve">Authentication</w:t>
            </w:r>
            <w:r w:rsidDel="00000000" w:rsidR="00000000" w:rsidRPr="00000000">
              <w:rPr>
                <w:rtl w:val="0"/>
              </w:rPr>
            </w:r>
          </w:p>
        </w:tc>
        <w:tc>
          <w:tcPr>
            <w:gridSpan w:val="2"/>
          </w:tcPr>
          <w:p w:rsidR="00000000" w:rsidDel="00000000" w:rsidP="00000000" w:rsidRDefault="00000000" w:rsidRPr="00000000" w14:paraId="000004AE">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4B0">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4B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4B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4B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B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4B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B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B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B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B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4C0">
            <w:pPr>
              <w:jc w:val="center"/>
              <w:rPr>
                <w:rFonts w:ascii="Arial" w:cs="Arial" w:eastAsia="Arial" w:hAnsi="Arial"/>
              </w:rPr>
            </w:pPr>
            <w:r w:rsidDel="00000000" w:rsidR="00000000" w:rsidRPr="00000000">
              <w:rPr>
                <w:rFonts w:ascii="Arial" w:cs="Arial" w:eastAsia="Arial" w:hAnsi="Arial"/>
                <w:rtl w:val="0"/>
              </w:rPr>
              <w:t xml:space="preserve">Protocol Version</w:t>
            </w:r>
          </w:p>
        </w:tc>
      </w:tr>
      <w:tr>
        <w:trPr>
          <w:cantSplit w:val="0"/>
          <w:tblHeader w:val="0"/>
        </w:trPr>
        <w:tc>
          <w:tcPr/>
          <w:p w:rsidR="00000000" w:rsidDel="00000000" w:rsidP="00000000" w:rsidRDefault="00000000" w:rsidRPr="00000000" w14:paraId="000004CD">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4CE">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4DC">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4EA">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4F7">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4F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06">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13">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14">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521">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22">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52F">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530">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53D">
            <w:pPr>
              <w:rPr>
                <w:rFonts w:ascii="Arial" w:cs="Arial" w:eastAsia="Arial" w:hAnsi="Arial"/>
              </w:rPr>
            </w:pPr>
            <w:r w:rsidDel="00000000" w:rsidR="00000000" w:rsidRPr="00000000">
              <w:rPr>
                <w:rFonts w:ascii="Arial" w:cs="Arial" w:eastAsia="Arial" w:hAnsi="Arial"/>
                <w:rtl w:val="0"/>
              </w:rPr>
              <w:t xml:space="preserve">Byte 13 . N</w:t>
            </w:r>
          </w:p>
        </w:tc>
        <w:tc>
          <w:tcPr>
            <w:gridSpan w:val="13"/>
          </w:tcPr>
          <w:p w:rsidR="00000000" w:rsidDel="00000000" w:rsidP="00000000" w:rsidRDefault="00000000" w:rsidRPr="00000000" w14:paraId="0000053E">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p>
    <w:p w:rsidR="00000000" w:rsidDel="00000000" w:rsidP="00000000" w:rsidRDefault="00000000" w:rsidRPr="00000000" w14:paraId="0000054C">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w:t>
      </w:r>
      <w:sdt>
        <w:sdtPr>
          <w:tag w:val="goog_rdk_118"/>
        </w:sdtPr>
        <w:sdtContent>
          <w:commentRangeStart w:id="11"/>
        </w:sdtContent>
      </w:sdt>
      <w:sdt>
        <w:sdtPr>
          <w:tag w:val="goog_rdk_119"/>
        </w:sdtPr>
        <w:sdtContent>
          <w:commentRangeStart w:id="12"/>
        </w:sdtContent>
      </w:sdt>
      <w:r w:rsidDel="00000000" w:rsidR="00000000" w:rsidRPr="00000000">
        <w:rPr>
          <w:rFonts w:ascii="Arial" w:cs="Arial" w:eastAsia="Arial" w:hAnsi="Arial"/>
          <w:rtl w:val="0"/>
        </w:rPr>
        <w:t xml:space="preserve">set up a session</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54D">
      <w:pPr>
        <w:pStyle w:val="Heading4"/>
        <w:rPr/>
      </w:pPr>
      <w:bookmarkStart w:colFirst="0" w:colLast="0" w:name="_heading=h.43ky6rz" w:id="65"/>
      <w:bookmarkEnd w:id="65"/>
      <w:r w:rsidDel="00000000" w:rsidR="00000000" w:rsidRPr="00000000">
        <w:rPr>
          <w:rtl w:val="0"/>
        </w:rPr>
        <w:t xml:space="preserve">3.1.4.1 Length &amp; Packet Type</w:t>
      </w:r>
    </w:p>
    <w:p w:rsidR="00000000" w:rsidDel="00000000" w:rsidP="00000000" w:rsidRDefault="00000000" w:rsidRPr="00000000" w14:paraId="000005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4F">
      <w:pPr>
        <w:pStyle w:val="Heading4"/>
        <w:ind w:left="0" w:firstLine="0"/>
        <w:rPr>
          <w:rFonts w:ascii="Arial" w:cs="Arial" w:eastAsia="Arial" w:hAnsi="Arial"/>
        </w:rPr>
      </w:pPr>
      <w:bookmarkStart w:colFirst="0" w:colLast="0" w:name="_heading=h.2iq8gzs" w:id="66"/>
      <w:bookmarkEnd w:id="6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550">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551">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client is asking for Will topic and Will message prompting </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Authentication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the authentication exchange to follow</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556">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557">
      <w:pPr>
        <w:pStyle w:val="Heading4"/>
        <w:ind w:left="0" w:firstLine="0"/>
        <w:rPr>
          <w:rFonts w:ascii="Arial" w:cs="Arial" w:eastAsia="Arial" w:hAnsi="Arial"/>
        </w:rPr>
      </w:pPr>
      <w:bookmarkStart w:colFirst="0" w:colLast="0" w:name="_heading=h.xvir7l" w:id="67"/>
      <w:bookmarkEnd w:id="67"/>
      <w:r w:rsidDel="00000000" w:rsidR="00000000" w:rsidRPr="00000000">
        <w:rPr>
          <w:rFonts w:ascii="Arial" w:cs="Arial" w:eastAsia="Arial" w:hAnsi="Arial"/>
          <w:rtl w:val="0"/>
        </w:rPr>
        <w:t xml:space="preserve">3.1.4.3 Protocol Version</w:t>
      </w:r>
    </w:p>
    <w:p w:rsidR="00000000" w:rsidDel="00000000" w:rsidP="00000000" w:rsidRDefault="00000000" w:rsidRPr="00000000" w14:paraId="00000558">
      <w:pPr>
        <w:rPr>
          <w:rFonts w:ascii="Arial" w:cs="Arial" w:eastAsia="Arial" w:hAnsi="Arial"/>
          <w:color w:val="000000"/>
        </w:rPr>
      </w:pPr>
      <w:bookmarkStart w:colFirst="0" w:colLast="0" w:name="_heading=h.3hv69ve" w:id="68"/>
      <w:bookmarkEnd w:id="68"/>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559">
      <w:pPr>
        <w:rPr>
          <w:rFonts w:ascii="Arial" w:cs="Arial" w:eastAsia="Arial" w:hAnsi="Arial"/>
          <w:color w:val="000000"/>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55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55B">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55C">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55D">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55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55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560">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561">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56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564">
      <w:pPr>
        <w:rPr>
          <w:rFonts w:ascii="Arial" w:cs="Arial" w:eastAsia="Arial" w:hAnsi="Arial"/>
          <w:color w:val="000000"/>
        </w:rPr>
      </w:pPr>
      <w:r w:rsidDel="00000000" w:rsidR="00000000" w:rsidRPr="00000000">
        <w:rPr>
          <w:rtl w:val="0"/>
        </w:rPr>
      </w:r>
    </w:p>
    <w:p w:rsidR="00000000" w:rsidDel="00000000" w:rsidP="00000000" w:rsidRDefault="00000000" w:rsidRPr="00000000" w14:paraId="00000565">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sdt>
        <w:sdtPr>
          <w:tag w:val="goog_rdk_120"/>
        </w:sdtPr>
        <w:sdtContent>
          <w:commentRangeStart w:id="13"/>
        </w:sdtContent>
      </w:sdt>
      <w:sdt>
        <w:sdtPr>
          <w:tag w:val="goog_rdk_121"/>
        </w:sdtPr>
        <w:sdtContent>
          <w:commentRangeStart w:id="14"/>
        </w:sdtContent>
      </w:sdt>
      <w:sdt>
        <w:sdtPr>
          <w:tag w:val="goog_rdk_122"/>
        </w:sdtPr>
        <w:sdtContent>
          <w:commentRangeStart w:id="15"/>
        </w:sdtContent>
      </w:sdt>
      <w:r w:rsidDel="00000000" w:rsidR="00000000" w:rsidRPr="00000000">
        <w:rPr>
          <w:rFonts w:ascii="Arial" w:cs="Arial" w:eastAsia="Arial" w:hAnsi="Arial"/>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566">
      <w:pPr>
        <w:rPr>
          <w:rFonts w:ascii="Arial" w:cs="Arial" w:eastAsia="Arial" w:hAnsi="Arial"/>
          <w:color w:val="000000"/>
        </w:rPr>
      </w:pPr>
      <w:bookmarkStart w:colFirst="0" w:colLast="0" w:name="_heading=h.1x0gk37" w:id="69"/>
      <w:bookmarkEnd w:id="69"/>
      <w:r w:rsidDel="00000000" w:rsidR="00000000" w:rsidRPr="00000000">
        <w:rPr>
          <w:rtl w:val="0"/>
        </w:rPr>
      </w:r>
    </w:p>
    <w:p w:rsidR="00000000" w:rsidDel="00000000" w:rsidP="00000000" w:rsidRDefault="00000000" w:rsidRPr="00000000" w14:paraId="00000567">
      <w:pPr>
        <w:pStyle w:val="Heading4"/>
        <w:rPr/>
      </w:pPr>
      <w:bookmarkStart w:colFirst="0" w:colLast="0" w:name="_heading=h.4h042r0" w:id="70"/>
      <w:bookmarkEnd w:id="70"/>
      <w:r w:rsidDel="00000000" w:rsidR="00000000" w:rsidRPr="00000000">
        <w:rPr>
          <w:rtl w:val="0"/>
        </w:rPr>
        <w:t xml:space="preserve">3.1.4.4 Keep Alive Timer</w:t>
      </w:r>
    </w:p>
    <w:p w:rsidR="00000000" w:rsidDel="00000000" w:rsidP="00000000" w:rsidRDefault="00000000" w:rsidRPr="00000000" w14:paraId="00000568">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569">
      <w:pPr>
        <w:rPr>
          <w:rFonts w:ascii="Arial" w:cs="Arial" w:eastAsia="Arial" w:hAnsi="Arial"/>
          <w:color w:val="000000"/>
        </w:rPr>
      </w:pPr>
      <w:r w:rsidDel="00000000" w:rsidR="00000000" w:rsidRPr="00000000">
        <w:rPr>
          <w:rtl w:val="0"/>
        </w:rPr>
      </w:r>
    </w:p>
    <w:p w:rsidR="00000000" w:rsidDel="00000000" w:rsidP="00000000" w:rsidRDefault="00000000" w:rsidRPr="00000000" w14:paraId="0000056A">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tl w:val="0"/>
        </w:rPr>
      </w:r>
    </w:p>
    <w:p w:rsidR="00000000" w:rsidDel="00000000" w:rsidP="00000000" w:rsidRDefault="00000000" w:rsidRPr="00000000" w14:paraId="0000056B">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56C">
      <w:pPr>
        <w:rPr>
          <w:rFonts w:ascii="Arial" w:cs="Arial" w:eastAsia="Arial" w:hAnsi="Arial"/>
          <w:color w:val="000000"/>
        </w:rPr>
      </w:pPr>
      <w:r w:rsidDel="00000000" w:rsidR="00000000" w:rsidRPr="00000000">
        <w:rPr>
          <w:rtl w:val="0"/>
        </w:rPr>
      </w:r>
    </w:p>
    <w:p w:rsidR="00000000" w:rsidDel="00000000" w:rsidP="00000000" w:rsidRDefault="00000000" w:rsidRPr="00000000" w14:paraId="0000056D">
      <w:pPr>
        <w:rPr>
          <w:rFonts w:ascii="Arial" w:cs="Arial" w:eastAsia="Arial" w:hAnsi="Arial"/>
          <w:highlight w:val="yellow"/>
        </w:rPr>
      </w:pPr>
      <w:sdt>
        <w:sdtPr>
          <w:tag w:val="goog_rdk_123"/>
        </w:sdtPr>
        <w:sdtContent>
          <w:commentRangeStart w:id="16"/>
        </w:sdtContent>
      </w:sdt>
      <w:sdt>
        <w:sdtPr>
          <w:tag w:val="goog_rdk_124"/>
        </w:sdtPr>
        <w:sdtContent>
          <w:commentRangeStart w:id="17"/>
        </w:sdtContent>
      </w:sdt>
      <w:sdt>
        <w:sdtPr>
          <w:tag w:val="goog_rdk_125"/>
        </w:sdtPr>
        <w:sdtContent>
          <w:commentRangeStart w:id="18"/>
        </w:sdtContent>
      </w:sdt>
      <w:sdt>
        <w:sdtPr>
          <w:tag w:val="goog_rdk_126"/>
        </w:sdtPr>
        <w:sdtContent>
          <w:commentRangeStart w:id="19"/>
        </w:sdtContent>
      </w:sdt>
      <w:sdt>
        <w:sdtPr>
          <w:tag w:val="goog_rdk_127"/>
        </w:sdtPr>
        <w:sdtContent>
          <w:commentRangeStart w:id="20"/>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6E">
      <w:pPr>
        <w:rPr>
          <w:rFonts w:ascii="Arial" w:cs="Arial" w:eastAsia="Arial" w:hAnsi="Arial"/>
          <w:color w:val="000000"/>
        </w:rPr>
      </w:pPr>
      <w:r w:rsidDel="00000000" w:rsidR="00000000" w:rsidRPr="00000000">
        <w:rPr>
          <w:rtl w:val="0"/>
        </w:rPr>
      </w:r>
    </w:p>
    <w:p w:rsidR="00000000" w:rsidDel="00000000" w:rsidP="00000000" w:rsidRDefault="00000000" w:rsidRPr="00000000" w14:paraId="0000056F">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B4 up to the max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p>
    <w:p w:rsidR="00000000" w:rsidDel="00000000" w:rsidP="00000000" w:rsidRDefault="00000000" w:rsidRPr="00000000" w14:paraId="00000570">
      <w:pPr>
        <w:rPr>
          <w:rFonts w:ascii="Arial" w:cs="Arial" w:eastAsia="Arial" w:hAnsi="Arial"/>
          <w:color w:val="000000"/>
        </w:rPr>
      </w:pPr>
      <w:r w:rsidDel="00000000" w:rsidR="00000000" w:rsidRPr="00000000">
        <w:rPr>
          <w:rtl w:val="0"/>
        </w:rPr>
      </w:r>
    </w:p>
    <w:p w:rsidR="00000000" w:rsidDel="00000000" w:rsidP="00000000" w:rsidRDefault="00000000" w:rsidRPr="00000000" w14:paraId="0000057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57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73">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574">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75">
      <w:pPr>
        <w:ind w:left="720" w:firstLine="0"/>
        <w:rPr>
          <w:rFonts w:ascii="Arial" w:cs="Arial" w:eastAsia="Arial" w:hAnsi="Arial"/>
          <w:color w:val="000000"/>
          <w:shd w:fill="fff2cc" w:val="clear"/>
        </w:rPr>
      </w:pPr>
      <w:bookmarkStart w:colFirst="0" w:colLast="0" w:name="_heading=h.2w5ecyt" w:id="71"/>
      <w:bookmarkEnd w:id="71"/>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tl w:val="0"/>
        </w:rPr>
      </w:r>
    </w:p>
    <w:p w:rsidR="00000000" w:rsidDel="00000000" w:rsidP="00000000" w:rsidRDefault="00000000" w:rsidRPr="00000000" w14:paraId="00000576">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577">
      <w:pPr>
        <w:rPr>
          <w:rFonts w:ascii="Arial" w:cs="Arial" w:eastAsia="Arial" w:hAnsi="Arial"/>
          <w:color w:val="000000"/>
        </w:rPr>
      </w:pPr>
      <w:r w:rsidDel="00000000" w:rsidR="00000000" w:rsidRPr="00000000">
        <w:rPr>
          <w:rtl w:val="0"/>
        </w:rPr>
      </w:r>
    </w:p>
    <w:p w:rsidR="00000000" w:rsidDel="00000000" w:rsidP="00000000" w:rsidRDefault="00000000" w:rsidRPr="00000000" w14:paraId="00000578">
      <w:pPr>
        <w:pStyle w:val="Heading4"/>
        <w:rPr/>
      </w:pPr>
      <w:bookmarkStart w:colFirst="0" w:colLast="0" w:name="_heading=h.1baon6m" w:id="72"/>
      <w:bookmarkEnd w:id="72"/>
      <w:r w:rsidDel="00000000" w:rsidR="00000000" w:rsidRPr="00000000">
        <w:rPr>
          <w:rtl w:val="0"/>
        </w:rPr>
        <w:t xml:space="preserve">3.1.4.5 Session Expiry Interval</w:t>
      </w:r>
    </w:p>
    <w:p w:rsidR="00000000" w:rsidDel="00000000" w:rsidP="00000000" w:rsidRDefault="00000000" w:rsidRPr="00000000" w14:paraId="00000579">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57A">
      <w:pPr>
        <w:rPr>
          <w:rFonts w:ascii="Arial" w:cs="Arial" w:eastAsia="Arial" w:hAnsi="Arial"/>
        </w:rPr>
      </w:pPr>
      <w:r w:rsidDel="00000000" w:rsidR="00000000" w:rsidRPr="00000000">
        <w:rPr>
          <w:rtl w:val="0"/>
        </w:rPr>
      </w:r>
    </w:p>
    <w:p w:rsidR="00000000" w:rsidDel="00000000" w:rsidP="00000000" w:rsidRDefault="00000000" w:rsidRPr="00000000" w14:paraId="0000057B">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57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57E">
      <w:pP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57F">
      <w:pPr>
        <w:ind w:left="720" w:firstLine="0"/>
        <w:rPr>
          <w:rFonts w:ascii="Arial" w:cs="Arial" w:eastAsia="Arial" w:hAnsi="Arial"/>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rtl w:val="0"/>
        </w:rPr>
        <w:t xml:space="preserve">ormative comment</w:t>
      </w:r>
      <w:r w:rsidDel="00000000" w:rsidR="00000000" w:rsidRPr="00000000">
        <w:rPr>
          <w:rtl w:val="0"/>
        </w:rPr>
      </w:r>
    </w:p>
    <w:p w:rsidR="00000000" w:rsidDel="00000000" w:rsidP="00000000" w:rsidRDefault="00000000" w:rsidRPr="00000000" w14:paraId="00000580">
      <w:pPr>
        <w:ind w:left="720" w:firstLine="0"/>
        <w:rPr>
          <w:rFonts w:ascii="Arial" w:cs="Arial" w:eastAsia="Arial" w:hAnsi="Arial"/>
        </w:rPr>
      </w:pPr>
      <w:r w:rsidDel="00000000" w:rsidR="00000000" w:rsidRPr="00000000">
        <w:rPr>
          <w:rFonts w:ascii="Arial" w:cs="Arial" w:eastAsia="Arial" w:hAnsi="Arial"/>
          <w:rtl w:val="0"/>
        </w:rPr>
        <w:t xml:space="preserve">The clock in the Client or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may not be running for part of the time interval, for instance because the Client or Gateway are not running. This might cause the deletion of the state to be delayed.</w:t>
      </w:r>
    </w:p>
    <w:p w:rsidR="00000000" w:rsidDel="00000000" w:rsidP="00000000" w:rsidRDefault="00000000" w:rsidRPr="00000000" w14:paraId="0000058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82">
      <w:pPr>
        <w:ind w:left="720" w:firstLine="0"/>
        <w:rPr>
          <w:rFonts w:ascii="Arial" w:cs="Arial" w:eastAsia="Arial" w:hAnsi="Arial"/>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rtl w:val="0"/>
        </w:rPr>
        <w:t xml:space="preserve">ormative comment</w:t>
      </w:r>
      <w:r w:rsidDel="00000000" w:rsidR="00000000" w:rsidRPr="00000000">
        <w:rPr>
          <w:rtl w:val="0"/>
        </w:rPr>
      </w:r>
    </w:p>
    <w:p w:rsidR="00000000" w:rsidDel="00000000" w:rsidP="00000000" w:rsidRDefault="00000000" w:rsidRPr="00000000" w14:paraId="00000583">
      <w:pPr>
        <w:ind w:left="720" w:firstLine="0"/>
        <w:rPr>
          <w:rFonts w:ascii="Arial" w:cs="Arial" w:eastAsia="Arial" w:hAnsi="Arial"/>
        </w:rPr>
      </w:pPr>
      <w:r w:rsidDel="00000000" w:rsidR="00000000" w:rsidRPr="00000000">
        <w:rPr>
          <w:rFonts w:ascii="Arial" w:cs="Arial" w:eastAsia="Arial" w:hAnsi="Arial"/>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58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85">
      <w:pPr>
        <w:pStyle w:val="Heading4"/>
        <w:ind w:left="0" w:firstLine="0"/>
        <w:rPr>
          <w:rFonts w:ascii="Arial" w:cs="Arial" w:eastAsia="Arial" w:hAnsi="Arial"/>
        </w:rPr>
      </w:pPr>
      <w:bookmarkStart w:colFirst="0" w:colLast="0" w:name="_heading=h.3vac5uf" w:id="73"/>
      <w:bookmarkEnd w:id="73"/>
      <w:r w:rsidDel="00000000" w:rsidR="00000000" w:rsidRPr="00000000">
        <w:rPr>
          <w:rFonts w:ascii="Arial" w:cs="Arial" w:eastAsia="Arial" w:hAnsi="Arial"/>
          <w:rtl w:val="0"/>
        </w:rPr>
        <w:t xml:space="preserve">3.1.4.6 Max Packet Size</w:t>
      </w:r>
    </w:p>
    <w:p w:rsidR="00000000" w:rsidDel="00000000" w:rsidP="00000000" w:rsidRDefault="00000000" w:rsidRPr="00000000" w14:paraId="00000586">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587">
      <w:pPr>
        <w:rPr>
          <w:rFonts w:ascii="Arial" w:cs="Arial" w:eastAsia="Arial" w:hAnsi="Arial"/>
          <w:color w:val="000000"/>
        </w:rPr>
      </w:pPr>
      <w:r w:rsidDel="00000000" w:rsidR="00000000" w:rsidRPr="00000000">
        <w:rPr>
          <w:rtl w:val="0"/>
        </w:rPr>
      </w:r>
    </w:p>
    <w:p w:rsidR="00000000" w:rsidDel="00000000" w:rsidP="00000000" w:rsidRDefault="00000000" w:rsidRPr="00000000" w14:paraId="0000058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589">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58A">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8B">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58C">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58E">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8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59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1">
      <w:pPr>
        <w:ind w:left="720" w:firstLine="0"/>
        <w:rPr>
          <w:rFonts w:ascii="Arial" w:cs="Arial" w:eastAsia="Arial" w:hAnsi="Arial"/>
          <w:color w:val="000000"/>
        </w:rPr>
      </w:pPr>
      <w:bookmarkStart w:colFirst="0" w:colLast="0" w:name="_heading=h.2afmg28" w:id="74"/>
      <w:bookmarkEnd w:id="74"/>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592">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p>
    <w:p w:rsidR="00000000" w:rsidDel="00000000" w:rsidP="00000000" w:rsidRDefault="00000000" w:rsidRPr="00000000" w14:paraId="00000593">
      <w:pPr>
        <w:rPr>
          <w:rFonts w:ascii="Arial" w:cs="Arial" w:eastAsia="Arial" w:hAnsi="Arial"/>
        </w:rPr>
      </w:pPr>
      <w:r w:rsidDel="00000000" w:rsidR="00000000" w:rsidRPr="00000000">
        <w:rPr>
          <w:rtl w:val="0"/>
        </w:rPr>
      </w:r>
    </w:p>
    <w:p w:rsidR="00000000" w:rsidDel="00000000" w:rsidP="00000000" w:rsidRDefault="00000000" w:rsidRPr="00000000" w14:paraId="00000594">
      <w:pPr>
        <w:pStyle w:val="Heading4"/>
        <w:ind w:left="0" w:firstLine="0"/>
        <w:rPr>
          <w:rFonts w:ascii="Arial" w:cs="Arial" w:eastAsia="Arial" w:hAnsi="Arial"/>
        </w:rPr>
      </w:pPr>
      <w:bookmarkStart w:colFirst="0" w:colLast="0" w:name="_heading=h.pkwqa1" w:id="75"/>
      <w:bookmarkEnd w:id="75"/>
      <w:r w:rsidDel="00000000" w:rsidR="00000000" w:rsidRPr="00000000">
        <w:rPr>
          <w:rFonts w:ascii="Arial" w:cs="Arial" w:eastAsia="Arial" w:hAnsi="Arial"/>
          <w:rtl w:val="0"/>
        </w:rPr>
        <w:t xml:space="preserve">3.1.4.7 Client Identifier</w:t>
      </w:r>
    </w:p>
    <w:p w:rsidR="00000000" w:rsidDel="00000000" w:rsidP="00000000" w:rsidRDefault="00000000" w:rsidRPr="00000000" w14:paraId="00000595">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6">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97">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598">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599">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59A">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59B">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59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Gateway may choose to allow more than 23 bytes.</w:t>
      </w:r>
    </w:p>
    <w:p w:rsidR="00000000" w:rsidDel="00000000" w:rsidP="00000000" w:rsidRDefault="00000000" w:rsidRPr="00000000" w14:paraId="0000059D">
      <w:pPr>
        <w:rPr>
          <w:rFonts w:ascii="Arial" w:cs="Arial" w:eastAsia="Arial" w:hAnsi="Arial"/>
          <w:color w:val="000000"/>
        </w:rPr>
      </w:pPr>
      <w:r w:rsidDel="00000000" w:rsidR="00000000" w:rsidRPr="00000000">
        <w:rPr>
          <w:rtl w:val="0"/>
        </w:rPr>
      </w:r>
    </w:p>
    <w:p w:rsidR="00000000" w:rsidDel="00000000" w:rsidP="00000000" w:rsidRDefault="00000000" w:rsidRPr="00000000" w14:paraId="0000059E">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59F">
      <w:pPr>
        <w:rPr>
          <w:rFonts w:ascii="Arial" w:cs="Arial" w:eastAsia="Arial" w:hAnsi="Arial"/>
          <w:color w:val="000000"/>
        </w:rPr>
      </w:pPr>
      <w:r w:rsidDel="00000000" w:rsidR="00000000" w:rsidRPr="00000000">
        <w:rPr>
          <w:rtl w:val="0"/>
        </w:rPr>
      </w:r>
    </w:p>
    <w:p w:rsidR="00000000" w:rsidDel="00000000" w:rsidP="00000000" w:rsidRDefault="00000000" w:rsidRPr="00000000" w14:paraId="000005A0">
      <w:pPr>
        <w:pStyle w:val="Heading3"/>
        <w:rPr/>
      </w:pPr>
      <w:bookmarkStart w:colFirst="0" w:colLast="0" w:name="_heading=h.39kk8xu" w:id="76"/>
      <w:bookmarkEnd w:id="76"/>
      <w:r w:rsidDel="00000000" w:rsidR="00000000" w:rsidRPr="00000000">
        <w:rPr>
          <w:rtl w:val="0"/>
        </w:rPr>
        <w:t xml:space="preserve">3.1.5 CONNACK</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2"/>
        <w:gridCol w:w="802"/>
        <w:gridCol w:w="152"/>
        <w:gridCol w:w="833"/>
        <w:gridCol w:w="115"/>
        <w:gridCol w:w="852"/>
        <w:gridCol w:w="96"/>
        <w:gridCol w:w="871"/>
        <w:gridCol w:w="77"/>
        <w:gridCol w:w="890"/>
        <w:gridCol w:w="58"/>
        <w:gridCol w:w="911"/>
        <w:gridCol w:w="37"/>
        <w:gridCol w:w="837"/>
        <w:gridCol w:w="1617"/>
        <w:tblGridChange w:id="0">
          <w:tblGrid>
            <w:gridCol w:w="1202"/>
            <w:gridCol w:w="802"/>
            <w:gridCol w:w="152"/>
            <w:gridCol w:w="833"/>
            <w:gridCol w:w="115"/>
            <w:gridCol w:w="852"/>
            <w:gridCol w:w="96"/>
            <w:gridCol w:w="871"/>
            <w:gridCol w:w="77"/>
            <w:gridCol w:w="890"/>
            <w:gridCol w:w="58"/>
            <w:gridCol w:w="911"/>
            <w:gridCol w:w="37"/>
            <w:gridCol w:w="837"/>
            <w:gridCol w:w="1617"/>
          </w:tblGrid>
        </w:tblGridChange>
      </w:tblGrid>
      <w:tr>
        <w:trPr>
          <w:cantSplit w:val="0"/>
          <w:tblHeader w:val="0"/>
        </w:trPr>
        <w:tc>
          <w:tcPr>
            <w:shd w:fill="cfe2f3" w:val="clear"/>
          </w:tcPr>
          <w:p w:rsidR="00000000" w:rsidDel="00000000" w:rsidP="00000000" w:rsidRDefault="00000000" w:rsidRPr="00000000" w14:paraId="000005A1">
            <w:pPr>
              <w:jc w:val="center"/>
              <w:rPr>
                <w:rFonts w:ascii="Arial" w:cs="Arial" w:eastAsia="Arial" w:hAnsi="Arial"/>
                <w:b w:val="1"/>
              </w:rPr>
            </w:pPr>
            <w:bookmarkStart w:colFirst="0" w:colLast="0" w:name="_heading=h.1opuj5n" w:id="77"/>
            <w:bookmarkEnd w:id="77"/>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5A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A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B0">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5B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BF">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5C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rtl w:val="0"/>
              </w:rPr>
              <w:t xml:space="preserve">Byte 3</w:t>
            </w:r>
          </w:p>
        </w:tc>
        <w:tc>
          <w:tcPr>
            <w:gridSpan w:val="14"/>
          </w:tcPr>
          <w:p w:rsidR="00000000" w:rsidDel="00000000" w:rsidP="00000000" w:rsidRDefault="00000000" w:rsidRPr="00000000" w14:paraId="000005CF">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rHeight w:val="200" w:hRule="atLeast"/>
          <w:tblHeader w:val="0"/>
        </w:trPr>
        <w:tc>
          <w:tcPr>
            <w:vMerge w:val="restart"/>
          </w:tcPr>
          <w:p w:rsidR="00000000" w:rsidDel="00000000" w:rsidP="00000000" w:rsidRDefault="00000000" w:rsidRPr="00000000" w14:paraId="000005DD">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5D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3"/>
          </w:tcPr>
          <w:p w:rsidR="00000000" w:rsidDel="00000000" w:rsidP="00000000" w:rsidRDefault="00000000" w:rsidRPr="00000000" w14:paraId="000005ED">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5FA">
            <w:pPr>
              <w:jc w:val="center"/>
              <w:rPr>
                <w:rFonts w:ascii="Arial" w:cs="Arial" w:eastAsia="Arial" w:hAnsi="Arial"/>
              </w:rPr>
            </w:pPr>
            <w:r w:rsidDel="00000000" w:rsidR="00000000" w:rsidRPr="00000000">
              <w:rPr>
                <w:rFonts w:ascii="Arial" w:cs="Arial" w:eastAsia="Arial" w:hAnsi="Arial"/>
                <w:rtl w:val="0"/>
              </w:rPr>
              <w:t xml:space="preserve">SessionPresent</w:t>
            </w:r>
          </w:p>
        </w:tc>
      </w:tr>
      <w:tr>
        <w:trPr>
          <w:cantSplit w:val="0"/>
          <w:tblHeader w:val="0"/>
        </w:trPr>
        <w:tc>
          <w:tcPr/>
          <w:p w:rsidR="00000000" w:rsidDel="00000000" w:rsidP="00000000" w:rsidRDefault="00000000" w:rsidRPr="00000000" w14:paraId="000005FB">
            <w:pPr>
              <w:rPr>
                <w:rFonts w:ascii="Arial" w:cs="Arial" w:eastAsia="Arial" w:hAnsi="Arial"/>
              </w:rPr>
            </w:pPr>
            <w:r w:rsidDel="00000000" w:rsidR="00000000" w:rsidRPr="00000000">
              <w:rPr>
                <w:rFonts w:ascii="Arial" w:cs="Arial" w:eastAsia="Arial" w:hAnsi="Arial"/>
                <w:rtl w:val="0"/>
              </w:rPr>
              <w:t xml:space="preserve">Byte 4</w:t>
            </w:r>
          </w:p>
        </w:tc>
        <w:tc>
          <w:tcPr>
            <w:gridSpan w:val="2"/>
          </w:tcPr>
          <w:p w:rsidR="00000000" w:rsidDel="00000000" w:rsidP="00000000" w:rsidRDefault="00000000" w:rsidRPr="00000000" w14:paraId="000005F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5F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0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09">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60B">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19">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61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28">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629">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37">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638">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9 … N</w:t>
            </w:r>
          </w:p>
        </w:tc>
        <w:tc>
          <w:tcPr>
            <w:gridSpan w:val="14"/>
          </w:tcPr>
          <w:p w:rsidR="00000000" w:rsidDel="00000000" w:rsidP="00000000" w:rsidRDefault="00000000" w:rsidRPr="00000000" w14:paraId="0000064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8"/>
      <w:bookmarkEnd w:id="78"/>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65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657">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nusc19" w:id="79"/>
      <w:bookmarkEnd w:id="79"/>
      <w:r w:rsidDel="00000000" w:rsidR="00000000" w:rsidRPr="00000000">
        <w:rPr>
          <w:rFonts w:ascii="Arial" w:cs="Arial" w:eastAsia="Arial" w:hAnsi="Arial"/>
          <w:rtl w:val="0"/>
        </w:rPr>
        <w:t xml:space="preserve">3.1.5.1 Length &amp; Packet Type</w:t>
      </w:r>
      <w:r w:rsidDel="00000000" w:rsidR="00000000" w:rsidRPr="00000000">
        <w:rPr>
          <w:rtl w:val="0"/>
        </w:rPr>
      </w:r>
    </w:p>
    <w:p w:rsidR="00000000" w:rsidDel="00000000" w:rsidP="00000000" w:rsidRDefault="00000000" w:rsidRPr="00000000" w14:paraId="0000065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59">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302m92" w:id="80"/>
      <w:bookmarkEnd w:id="80"/>
      <w:r w:rsidDel="00000000" w:rsidR="00000000" w:rsidRPr="00000000">
        <w:rPr>
          <w:rFonts w:ascii="Arial" w:cs="Arial" w:eastAsia="Arial" w:hAnsi="Arial"/>
          <w:rtl w:val="0"/>
        </w:rPr>
        <w:t xml:space="preserve">3.1.5.2 Reason Code</w:t>
      </w:r>
      <w:r w:rsidDel="00000000" w:rsidR="00000000" w:rsidRPr="00000000">
        <w:rPr>
          <w:rtl w:val="0"/>
        </w:rPr>
      </w:r>
    </w:p>
    <w:p w:rsidR="00000000" w:rsidDel="00000000" w:rsidP="00000000" w:rsidRDefault="00000000" w:rsidRPr="00000000" w14:paraId="0000065A">
      <w:pPr>
        <w:rPr>
          <w:rFonts w:ascii="Arial" w:cs="Arial" w:eastAsia="Arial" w:hAnsi="Arial"/>
        </w:rPr>
      </w:pPr>
      <w:r w:rsidDel="00000000" w:rsidR="00000000" w:rsidRPr="00000000">
        <w:rPr>
          <w:rFonts w:ascii="Arial" w:cs="Arial" w:eastAsia="Arial" w:hAnsi="Arial"/>
          <w:rtl w:val="0"/>
        </w:rPr>
        <w:t xml:space="preserve">Byte 3 in the CONNACK header contains the Connect Reason Code. If a CONNECT packet is received by the Server, the Server will send a CONNACK packet containing the appropriate Reason code from the table below.</w:t>
      </w:r>
    </w:p>
    <w:p w:rsidR="00000000" w:rsidDel="00000000" w:rsidP="00000000" w:rsidRDefault="00000000" w:rsidRPr="00000000" w14:paraId="0000065B">
      <w:pPr>
        <w:rPr>
          <w:rFonts w:ascii="Arial" w:cs="Arial" w:eastAsia="Arial" w:hAnsi="Arial"/>
        </w:rPr>
      </w:pPr>
      <w:r w:rsidDel="00000000" w:rsidR="00000000" w:rsidRPr="00000000">
        <w:rPr>
          <w:rtl w:val="0"/>
        </w:rPr>
      </w:r>
    </w:p>
    <w:tbl>
      <w:tblPr>
        <w:tblStyle w:val="Table1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065C">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Value</w:t>
            </w:r>
          </w:p>
        </w:tc>
        <w:tc>
          <w:tcPr>
            <w:shd w:fill="cfe2f3" w:val="clear"/>
          </w:tcPr>
          <w:p w:rsidR="00000000" w:rsidDel="00000000" w:rsidP="00000000" w:rsidRDefault="00000000" w:rsidRPr="00000000" w14:paraId="0000065D">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65E">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65F">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0660">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61">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662">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663">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Virtual Connection is Accepted</w:t>
            </w:r>
          </w:p>
        </w:tc>
      </w:tr>
      <w:tr>
        <w:trPr>
          <w:cantSplit w:val="0"/>
          <w:trHeight w:val="778.9414062499999" w:hRule="atLeast"/>
          <w:tblHeader w:val="0"/>
        </w:trPr>
        <w:tc>
          <w:tcPr/>
          <w:p w:rsidR="00000000" w:rsidDel="00000000" w:rsidP="00000000" w:rsidRDefault="00000000" w:rsidRPr="00000000" w14:paraId="00000664">
            <w:pPr>
              <w:spacing w:after="9" w:lineRule="auto"/>
              <w:ind w:right="4"/>
              <w:rPr/>
            </w:pPr>
            <w:r w:rsidDel="00000000" w:rsidR="00000000" w:rsidRPr="00000000">
              <w:rPr>
                <w:rtl w:val="0"/>
              </w:rPr>
              <w:t xml:space="preserve">128</w:t>
            </w:r>
          </w:p>
        </w:tc>
        <w:tc>
          <w:tcPr/>
          <w:p w:rsidR="00000000" w:rsidDel="00000000" w:rsidP="00000000" w:rsidRDefault="00000000" w:rsidRPr="00000000" w14:paraId="00000665">
            <w:pPr>
              <w:spacing w:after="9" w:lineRule="auto"/>
              <w:ind w:right="4"/>
              <w:rPr/>
            </w:pPr>
            <w:r w:rsidDel="00000000" w:rsidR="00000000" w:rsidRPr="00000000">
              <w:rPr>
                <w:rtl w:val="0"/>
              </w:rPr>
              <w:t xml:space="preserve">0x80</w:t>
            </w:r>
          </w:p>
        </w:tc>
        <w:tc>
          <w:tcPr/>
          <w:p w:rsidR="00000000" w:rsidDel="00000000" w:rsidP="00000000" w:rsidRDefault="00000000" w:rsidRPr="00000000" w14:paraId="00000666">
            <w:pPr>
              <w:spacing w:after="9" w:lineRule="auto"/>
              <w:ind w:right="4"/>
              <w:rPr/>
            </w:pPr>
            <w:r w:rsidDel="00000000" w:rsidR="00000000" w:rsidRPr="00000000">
              <w:rPr>
                <w:rtl w:val="0"/>
              </w:rPr>
              <w:t xml:space="preserve">Unspecified error</w:t>
            </w:r>
          </w:p>
        </w:tc>
        <w:tc>
          <w:tcPr/>
          <w:p w:rsidR="00000000" w:rsidDel="00000000" w:rsidP="00000000" w:rsidRDefault="00000000" w:rsidRPr="00000000" w14:paraId="00000667">
            <w:pPr>
              <w:keepNext w:val="1"/>
              <w:spacing w:after="9" w:lineRule="auto"/>
              <w:ind w:right="4"/>
              <w:rPr/>
            </w:pPr>
            <w:r w:rsidDel="00000000" w:rsidR="00000000" w:rsidRPr="00000000">
              <w:rPr>
                <w:rtl w:val="0"/>
              </w:rPr>
              <w:t xml:space="preserve">The Server does not wish to reveal the reason for the failure, or none of the other Reason Codes apply.</w:t>
            </w:r>
          </w:p>
        </w:tc>
      </w:tr>
      <w:tr>
        <w:trPr>
          <w:cantSplit w:val="0"/>
          <w:trHeight w:val="778.9414062499999" w:hRule="atLeast"/>
          <w:tblHeader w:val="0"/>
        </w:trPr>
        <w:tc>
          <w:tcPr/>
          <w:p w:rsidR="00000000" w:rsidDel="00000000" w:rsidP="00000000" w:rsidRDefault="00000000" w:rsidRPr="00000000" w14:paraId="00000668">
            <w:pPr>
              <w:spacing w:after="9" w:lineRule="auto"/>
              <w:ind w:right="4"/>
              <w:rPr/>
            </w:pPr>
            <w:r w:rsidDel="00000000" w:rsidR="00000000" w:rsidRPr="00000000">
              <w:rPr>
                <w:rtl w:val="0"/>
              </w:rPr>
              <w:t xml:space="preserve">129</w:t>
            </w:r>
          </w:p>
        </w:tc>
        <w:tc>
          <w:tcPr/>
          <w:p w:rsidR="00000000" w:rsidDel="00000000" w:rsidP="00000000" w:rsidRDefault="00000000" w:rsidRPr="00000000" w14:paraId="00000669">
            <w:pPr>
              <w:spacing w:after="9" w:lineRule="auto"/>
              <w:ind w:right="4"/>
              <w:rPr/>
            </w:pPr>
            <w:r w:rsidDel="00000000" w:rsidR="00000000" w:rsidRPr="00000000">
              <w:rPr>
                <w:rtl w:val="0"/>
              </w:rPr>
              <w:t xml:space="preserve">0x81</w:t>
            </w:r>
          </w:p>
        </w:tc>
        <w:tc>
          <w:tcPr/>
          <w:p w:rsidR="00000000" w:rsidDel="00000000" w:rsidP="00000000" w:rsidRDefault="00000000" w:rsidRPr="00000000" w14:paraId="0000066A">
            <w:pPr>
              <w:spacing w:after="9" w:lineRule="auto"/>
              <w:ind w:right="4"/>
              <w:rPr/>
            </w:pPr>
            <w:r w:rsidDel="00000000" w:rsidR="00000000" w:rsidRPr="00000000">
              <w:rPr>
                <w:rtl w:val="0"/>
              </w:rPr>
              <w:t xml:space="preserve">Malformed Packet</w:t>
            </w:r>
          </w:p>
        </w:tc>
        <w:tc>
          <w:tcPr/>
          <w:p w:rsidR="00000000" w:rsidDel="00000000" w:rsidP="00000000" w:rsidRDefault="00000000" w:rsidRPr="00000000" w14:paraId="0000066B">
            <w:pPr>
              <w:keepNext w:val="1"/>
              <w:spacing w:after="9" w:lineRule="auto"/>
              <w:ind w:right="4"/>
              <w:rPr/>
            </w:pPr>
            <w:r w:rsidDel="00000000" w:rsidR="00000000" w:rsidRPr="00000000">
              <w:rPr>
                <w:rtl w:val="0"/>
              </w:rPr>
              <w:t xml:space="preserve">Data within the CONNECT packet could not be correctly parsed. </w:t>
            </w:r>
          </w:p>
        </w:tc>
      </w:tr>
      <w:tr>
        <w:trPr>
          <w:cantSplit w:val="0"/>
          <w:trHeight w:val="778.9414062499999" w:hRule="atLeast"/>
          <w:tblHeader w:val="0"/>
        </w:trPr>
        <w:tc>
          <w:tcPr/>
          <w:p w:rsidR="00000000" w:rsidDel="00000000" w:rsidP="00000000" w:rsidRDefault="00000000" w:rsidRPr="00000000" w14:paraId="0000066C">
            <w:pPr>
              <w:spacing w:after="9" w:lineRule="auto"/>
              <w:ind w:right="4"/>
              <w:rPr/>
            </w:pPr>
            <w:r w:rsidDel="00000000" w:rsidR="00000000" w:rsidRPr="00000000">
              <w:rPr>
                <w:rtl w:val="0"/>
              </w:rPr>
              <w:t xml:space="preserve">130</w:t>
            </w:r>
          </w:p>
        </w:tc>
        <w:tc>
          <w:tcPr/>
          <w:p w:rsidR="00000000" w:rsidDel="00000000" w:rsidP="00000000" w:rsidRDefault="00000000" w:rsidRPr="00000000" w14:paraId="0000066D">
            <w:pPr>
              <w:spacing w:after="9" w:lineRule="auto"/>
              <w:ind w:right="4"/>
              <w:rPr/>
            </w:pPr>
            <w:r w:rsidDel="00000000" w:rsidR="00000000" w:rsidRPr="00000000">
              <w:rPr>
                <w:rtl w:val="0"/>
              </w:rPr>
              <w:t xml:space="preserve">0x82</w:t>
            </w:r>
          </w:p>
        </w:tc>
        <w:tc>
          <w:tcPr/>
          <w:p w:rsidR="00000000" w:rsidDel="00000000" w:rsidP="00000000" w:rsidRDefault="00000000" w:rsidRPr="00000000" w14:paraId="0000066E">
            <w:pPr>
              <w:spacing w:after="9" w:lineRule="auto"/>
              <w:ind w:right="4"/>
              <w:rPr/>
            </w:pPr>
            <w:r w:rsidDel="00000000" w:rsidR="00000000" w:rsidRPr="00000000">
              <w:rPr>
                <w:rtl w:val="0"/>
              </w:rPr>
              <w:t xml:space="preserve">Protocol Error</w:t>
            </w:r>
          </w:p>
        </w:tc>
        <w:tc>
          <w:tcPr/>
          <w:p w:rsidR="00000000" w:rsidDel="00000000" w:rsidP="00000000" w:rsidRDefault="00000000" w:rsidRPr="00000000" w14:paraId="0000066F">
            <w:pPr>
              <w:keepNext w:val="1"/>
              <w:spacing w:after="9" w:lineRule="auto"/>
              <w:ind w:right="4"/>
              <w:rPr/>
            </w:pPr>
            <w:r w:rsidDel="00000000" w:rsidR="00000000" w:rsidRPr="00000000">
              <w:rPr>
                <w:rtl w:val="0"/>
              </w:rPr>
              <w:t xml:space="preserve">Data in the CONNECT packet does not conform to this specification.</w:t>
            </w:r>
          </w:p>
        </w:tc>
      </w:tr>
      <w:tr>
        <w:trPr>
          <w:cantSplit w:val="0"/>
          <w:trHeight w:val="778.9414062499999" w:hRule="atLeast"/>
          <w:tblHeader w:val="0"/>
        </w:trPr>
        <w:tc>
          <w:tcPr/>
          <w:p w:rsidR="00000000" w:rsidDel="00000000" w:rsidP="00000000" w:rsidRDefault="00000000" w:rsidRPr="00000000" w14:paraId="00000670">
            <w:pPr>
              <w:spacing w:after="9" w:lineRule="auto"/>
              <w:ind w:right="4"/>
              <w:rPr/>
            </w:pPr>
            <w:r w:rsidDel="00000000" w:rsidR="00000000" w:rsidRPr="00000000">
              <w:rPr>
                <w:rtl w:val="0"/>
              </w:rPr>
              <w:t xml:space="preserve">131</w:t>
            </w:r>
          </w:p>
        </w:tc>
        <w:tc>
          <w:tcPr/>
          <w:p w:rsidR="00000000" w:rsidDel="00000000" w:rsidP="00000000" w:rsidRDefault="00000000" w:rsidRPr="00000000" w14:paraId="00000671">
            <w:pPr>
              <w:spacing w:after="9" w:lineRule="auto"/>
              <w:ind w:right="4"/>
              <w:rPr/>
            </w:pPr>
            <w:r w:rsidDel="00000000" w:rsidR="00000000" w:rsidRPr="00000000">
              <w:rPr>
                <w:rtl w:val="0"/>
              </w:rPr>
              <w:t xml:space="preserve">0x83</w:t>
            </w:r>
          </w:p>
        </w:tc>
        <w:tc>
          <w:tcPr/>
          <w:p w:rsidR="00000000" w:rsidDel="00000000" w:rsidP="00000000" w:rsidRDefault="00000000" w:rsidRPr="00000000" w14:paraId="00000672">
            <w:pPr>
              <w:spacing w:after="9" w:lineRule="auto"/>
              <w:ind w:right="4"/>
              <w:rPr/>
            </w:pPr>
            <w:r w:rsidDel="00000000" w:rsidR="00000000" w:rsidRPr="00000000">
              <w:rPr>
                <w:rtl w:val="0"/>
              </w:rPr>
              <w:t xml:space="preserve">Implementation specific error</w:t>
            </w:r>
          </w:p>
        </w:tc>
        <w:tc>
          <w:tcPr/>
          <w:p w:rsidR="00000000" w:rsidDel="00000000" w:rsidP="00000000" w:rsidRDefault="00000000" w:rsidRPr="00000000" w14:paraId="00000673">
            <w:pPr>
              <w:keepNext w:val="1"/>
              <w:spacing w:after="9" w:lineRule="auto"/>
              <w:ind w:right="4"/>
              <w:rPr/>
            </w:pPr>
            <w:r w:rsidDel="00000000" w:rsidR="00000000" w:rsidRPr="00000000">
              <w:rPr>
                <w:rtl w:val="0"/>
              </w:rPr>
              <w:t xml:space="preserve">The CONNECT is valid but is not accepted by this Server.</w:t>
            </w:r>
          </w:p>
        </w:tc>
      </w:tr>
      <w:tr>
        <w:trPr>
          <w:cantSplit w:val="0"/>
          <w:trHeight w:val="778.9414062499999" w:hRule="atLeast"/>
          <w:tblHeader w:val="0"/>
        </w:trPr>
        <w:tc>
          <w:tcPr/>
          <w:p w:rsidR="00000000" w:rsidDel="00000000" w:rsidP="00000000" w:rsidRDefault="00000000" w:rsidRPr="00000000" w14:paraId="00000674">
            <w:pPr>
              <w:spacing w:after="9" w:lineRule="auto"/>
              <w:ind w:right="4"/>
              <w:rPr/>
            </w:pPr>
            <w:r w:rsidDel="00000000" w:rsidR="00000000" w:rsidRPr="00000000">
              <w:rPr>
                <w:rtl w:val="0"/>
              </w:rPr>
              <w:t xml:space="preserve">132</w:t>
            </w:r>
          </w:p>
        </w:tc>
        <w:tc>
          <w:tcPr/>
          <w:p w:rsidR="00000000" w:rsidDel="00000000" w:rsidP="00000000" w:rsidRDefault="00000000" w:rsidRPr="00000000" w14:paraId="00000675">
            <w:pPr>
              <w:spacing w:after="9" w:lineRule="auto"/>
              <w:ind w:right="4"/>
              <w:rPr/>
            </w:pPr>
            <w:r w:rsidDel="00000000" w:rsidR="00000000" w:rsidRPr="00000000">
              <w:rPr>
                <w:rtl w:val="0"/>
              </w:rPr>
              <w:t xml:space="preserve">0x84</w:t>
            </w:r>
          </w:p>
        </w:tc>
        <w:tc>
          <w:tcPr/>
          <w:p w:rsidR="00000000" w:rsidDel="00000000" w:rsidP="00000000" w:rsidRDefault="00000000" w:rsidRPr="00000000" w14:paraId="00000676">
            <w:pPr>
              <w:spacing w:after="9" w:lineRule="auto"/>
              <w:ind w:right="4"/>
              <w:rPr/>
            </w:pPr>
            <w:r w:rsidDel="00000000" w:rsidR="00000000" w:rsidRPr="00000000">
              <w:rPr>
                <w:rtl w:val="0"/>
              </w:rPr>
              <w:t xml:space="preserve">Unsupported Protocol Version</w:t>
            </w:r>
          </w:p>
        </w:tc>
        <w:tc>
          <w:tcPr/>
          <w:p w:rsidR="00000000" w:rsidDel="00000000" w:rsidP="00000000" w:rsidRDefault="00000000" w:rsidRPr="00000000" w14:paraId="00000677">
            <w:pPr>
              <w:keepNext w:val="1"/>
              <w:spacing w:after="9" w:lineRule="auto"/>
              <w:ind w:right="4"/>
              <w:rPr/>
            </w:pPr>
            <w:r w:rsidDel="00000000" w:rsidR="00000000" w:rsidRPr="00000000">
              <w:rPr>
                <w:rtl w:val="0"/>
              </w:rPr>
              <w:t xml:space="preserve">The Server does not support the version of the MQTT protocol requested by the Client.</w:t>
            </w:r>
          </w:p>
        </w:tc>
      </w:tr>
      <w:tr>
        <w:trPr>
          <w:cantSplit w:val="0"/>
          <w:trHeight w:val="778.9414062499999" w:hRule="atLeast"/>
          <w:tblHeader w:val="0"/>
        </w:trPr>
        <w:tc>
          <w:tcPr/>
          <w:p w:rsidR="00000000" w:rsidDel="00000000" w:rsidP="00000000" w:rsidRDefault="00000000" w:rsidRPr="00000000" w14:paraId="00000678">
            <w:pPr>
              <w:spacing w:after="9" w:lineRule="auto"/>
              <w:ind w:right="4"/>
              <w:rPr/>
            </w:pPr>
            <w:r w:rsidDel="00000000" w:rsidR="00000000" w:rsidRPr="00000000">
              <w:rPr>
                <w:rtl w:val="0"/>
              </w:rPr>
              <w:t xml:space="preserve">133</w:t>
            </w:r>
          </w:p>
        </w:tc>
        <w:tc>
          <w:tcPr/>
          <w:p w:rsidR="00000000" w:rsidDel="00000000" w:rsidP="00000000" w:rsidRDefault="00000000" w:rsidRPr="00000000" w14:paraId="00000679">
            <w:pPr>
              <w:spacing w:after="9" w:lineRule="auto"/>
              <w:ind w:right="4"/>
              <w:rPr/>
            </w:pPr>
            <w:r w:rsidDel="00000000" w:rsidR="00000000" w:rsidRPr="00000000">
              <w:rPr>
                <w:rtl w:val="0"/>
              </w:rPr>
              <w:t xml:space="preserve">0x85</w:t>
            </w:r>
          </w:p>
        </w:tc>
        <w:tc>
          <w:tcPr/>
          <w:p w:rsidR="00000000" w:rsidDel="00000000" w:rsidP="00000000" w:rsidRDefault="00000000" w:rsidRPr="00000000" w14:paraId="0000067A">
            <w:pPr>
              <w:spacing w:after="9" w:lineRule="auto"/>
              <w:ind w:right="4"/>
              <w:rPr/>
            </w:pPr>
            <w:r w:rsidDel="00000000" w:rsidR="00000000" w:rsidRPr="00000000">
              <w:rPr>
                <w:rtl w:val="0"/>
              </w:rPr>
              <w:t xml:space="preserve">Client Identifier not valid</w:t>
            </w:r>
          </w:p>
        </w:tc>
        <w:tc>
          <w:tcPr/>
          <w:p w:rsidR="00000000" w:rsidDel="00000000" w:rsidP="00000000" w:rsidRDefault="00000000" w:rsidRPr="00000000" w14:paraId="0000067B">
            <w:pPr>
              <w:keepNext w:val="1"/>
              <w:spacing w:after="9" w:lineRule="auto"/>
              <w:ind w:right="4"/>
              <w:rPr/>
            </w:pPr>
            <w:r w:rsidDel="00000000" w:rsidR="00000000" w:rsidRPr="00000000">
              <w:rPr>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67C">
            <w:pPr>
              <w:spacing w:after="9" w:lineRule="auto"/>
              <w:ind w:right="4"/>
              <w:rPr/>
            </w:pPr>
            <w:r w:rsidDel="00000000" w:rsidR="00000000" w:rsidRPr="00000000">
              <w:rPr>
                <w:rtl w:val="0"/>
              </w:rPr>
              <w:t xml:space="preserve">134</w:t>
            </w:r>
          </w:p>
        </w:tc>
        <w:tc>
          <w:tcPr/>
          <w:p w:rsidR="00000000" w:rsidDel="00000000" w:rsidP="00000000" w:rsidRDefault="00000000" w:rsidRPr="00000000" w14:paraId="0000067D">
            <w:pPr>
              <w:spacing w:after="9" w:lineRule="auto"/>
              <w:ind w:right="4"/>
              <w:rPr/>
            </w:pPr>
            <w:r w:rsidDel="00000000" w:rsidR="00000000" w:rsidRPr="00000000">
              <w:rPr>
                <w:rtl w:val="0"/>
              </w:rPr>
              <w:t xml:space="preserve">0x86</w:t>
            </w:r>
          </w:p>
        </w:tc>
        <w:tc>
          <w:tcPr/>
          <w:p w:rsidR="00000000" w:rsidDel="00000000" w:rsidP="00000000" w:rsidRDefault="00000000" w:rsidRPr="00000000" w14:paraId="0000067E">
            <w:pPr>
              <w:spacing w:after="9" w:lineRule="auto"/>
              <w:ind w:right="4"/>
              <w:rPr/>
            </w:pPr>
            <w:r w:rsidDel="00000000" w:rsidR="00000000" w:rsidRPr="00000000">
              <w:rPr>
                <w:rtl w:val="0"/>
              </w:rPr>
              <w:t xml:space="preserve">Bad User Name or Password</w:t>
            </w:r>
          </w:p>
        </w:tc>
        <w:tc>
          <w:tcPr/>
          <w:p w:rsidR="00000000" w:rsidDel="00000000" w:rsidP="00000000" w:rsidRDefault="00000000" w:rsidRPr="00000000" w14:paraId="0000067F">
            <w:pPr>
              <w:keepNext w:val="1"/>
              <w:spacing w:after="9" w:lineRule="auto"/>
              <w:ind w:right="4"/>
              <w:rPr/>
            </w:pPr>
            <w:r w:rsidDel="00000000" w:rsidR="00000000" w:rsidRPr="00000000">
              <w:rPr>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680">
            <w:pPr>
              <w:spacing w:after="9" w:lineRule="auto"/>
              <w:ind w:right="4"/>
              <w:rPr/>
            </w:pPr>
            <w:r w:rsidDel="00000000" w:rsidR="00000000" w:rsidRPr="00000000">
              <w:rPr>
                <w:rtl w:val="0"/>
              </w:rPr>
              <w:t xml:space="preserve">135</w:t>
            </w:r>
          </w:p>
        </w:tc>
        <w:tc>
          <w:tcPr/>
          <w:p w:rsidR="00000000" w:rsidDel="00000000" w:rsidP="00000000" w:rsidRDefault="00000000" w:rsidRPr="00000000" w14:paraId="00000681">
            <w:pPr>
              <w:spacing w:after="9" w:lineRule="auto"/>
              <w:ind w:right="4"/>
              <w:rPr/>
            </w:pPr>
            <w:r w:rsidDel="00000000" w:rsidR="00000000" w:rsidRPr="00000000">
              <w:rPr>
                <w:rtl w:val="0"/>
              </w:rPr>
              <w:t xml:space="preserve">0x87</w:t>
            </w:r>
          </w:p>
        </w:tc>
        <w:tc>
          <w:tcPr/>
          <w:p w:rsidR="00000000" w:rsidDel="00000000" w:rsidP="00000000" w:rsidRDefault="00000000" w:rsidRPr="00000000" w14:paraId="00000682">
            <w:pPr>
              <w:spacing w:after="9" w:lineRule="auto"/>
              <w:ind w:right="4"/>
              <w:rPr/>
            </w:pPr>
            <w:r w:rsidDel="00000000" w:rsidR="00000000" w:rsidRPr="00000000">
              <w:rPr>
                <w:rtl w:val="0"/>
              </w:rPr>
              <w:t xml:space="preserve">Not authorized</w:t>
            </w:r>
          </w:p>
        </w:tc>
        <w:tc>
          <w:tcPr/>
          <w:p w:rsidR="00000000" w:rsidDel="00000000" w:rsidP="00000000" w:rsidRDefault="00000000" w:rsidRPr="00000000" w14:paraId="00000683">
            <w:pPr>
              <w:keepNext w:val="1"/>
              <w:spacing w:after="9" w:lineRule="auto"/>
              <w:ind w:right="4"/>
              <w:rPr/>
            </w:pPr>
            <w:r w:rsidDel="00000000" w:rsidR="00000000" w:rsidRPr="00000000">
              <w:rPr>
                <w:rtl w:val="0"/>
              </w:rPr>
              <w:t xml:space="preserve">The Client is not authorized to connect.</w:t>
            </w:r>
          </w:p>
        </w:tc>
      </w:tr>
      <w:tr>
        <w:trPr>
          <w:cantSplit w:val="0"/>
          <w:trHeight w:val="778.9414062499999" w:hRule="atLeast"/>
          <w:tblHeader w:val="0"/>
        </w:trPr>
        <w:tc>
          <w:tcPr/>
          <w:p w:rsidR="00000000" w:rsidDel="00000000" w:rsidP="00000000" w:rsidRDefault="00000000" w:rsidRPr="00000000" w14:paraId="00000684">
            <w:pPr>
              <w:spacing w:after="9" w:lineRule="auto"/>
              <w:ind w:right="4"/>
              <w:rPr/>
            </w:pPr>
            <w:r w:rsidDel="00000000" w:rsidR="00000000" w:rsidRPr="00000000">
              <w:rPr>
                <w:rtl w:val="0"/>
              </w:rPr>
              <w:t xml:space="preserve">136</w:t>
            </w:r>
          </w:p>
        </w:tc>
        <w:tc>
          <w:tcPr/>
          <w:p w:rsidR="00000000" w:rsidDel="00000000" w:rsidP="00000000" w:rsidRDefault="00000000" w:rsidRPr="00000000" w14:paraId="00000685">
            <w:pPr>
              <w:spacing w:after="9" w:lineRule="auto"/>
              <w:ind w:right="4"/>
              <w:rPr/>
            </w:pPr>
            <w:r w:rsidDel="00000000" w:rsidR="00000000" w:rsidRPr="00000000">
              <w:rPr>
                <w:rtl w:val="0"/>
              </w:rPr>
              <w:t xml:space="preserve">0x88</w:t>
            </w:r>
          </w:p>
        </w:tc>
        <w:tc>
          <w:tcPr/>
          <w:p w:rsidR="00000000" w:rsidDel="00000000" w:rsidP="00000000" w:rsidRDefault="00000000" w:rsidRPr="00000000" w14:paraId="00000686">
            <w:pPr>
              <w:spacing w:after="9" w:lineRule="auto"/>
              <w:ind w:right="4"/>
              <w:rPr/>
            </w:pPr>
            <w:r w:rsidDel="00000000" w:rsidR="00000000" w:rsidRPr="00000000">
              <w:rPr>
                <w:rtl w:val="0"/>
              </w:rPr>
              <w:t xml:space="preserve">Server unavailable</w:t>
            </w:r>
          </w:p>
        </w:tc>
        <w:tc>
          <w:tcPr/>
          <w:p w:rsidR="00000000" w:rsidDel="00000000" w:rsidP="00000000" w:rsidRDefault="00000000" w:rsidRPr="00000000" w14:paraId="00000687">
            <w:pPr>
              <w:keepNext w:val="1"/>
              <w:spacing w:after="9" w:lineRule="auto"/>
              <w:ind w:right="4"/>
              <w:rPr/>
            </w:pPr>
            <w:r w:rsidDel="00000000" w:rsidR="00000000" w:rsidRPr="00000000">
              <w:rPr>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688">
            <w:pPr>
              <w:spacing w:after="9" w:lineRule="auto"/>
              <w:ind w:right="4"/>
              <w:rPr/>
            </w:pPr>
            <w:r w:rsidDel="00000000" w:rsidR="00000000" w:rsidRPr="00000000">
              <w:rPr>
                <w:rtl w:val="0"/>
              </w:rPr>
              <w:t xml:space="preserve">137</w:t>
            </w:r>
          </w:p>
        </w:tc>
        <w:tc>
          <w:tcPr/>
          <w:p w:rsidR="00000000" w:rsidDel="00000000" w:rsidP="00000000" w:rsidRDefault="00000000" w:rsidRPr="00000000" w14:paraId="00000689">
            <w:pPr>
              <w:spacing w:after="9" w:lineRule="auto"/>
              <w:ind w:right="4"/>
              <w:rPr/>
            </w:pPr>
            <w:r w:rsidDel="00000000" w:rsidR="00000000" w:rsidRPr="00000000">
              <w:rPr>
                <w:rtl w:val="0"/>
              </w:rPr>
              <w:t xml:space="preserve">0x89</w:t>
            </w:r>
          </w:p>
        </w:tc>
        <w:tc>
          <w:tcPr/>
          <w:p w:rsidR="00000000" w:rsidDel="00000000" w:rsidP="00000000" w:rsidRDefault="00000000" w:rsidRPr="00000000" w14:paraId="0000068A">
            <w:pPr>
              <w:spacing w:after="9" w:lineRule="auto"/>
              <w:ind w:right="4"/>
              <w:rPr/>
            </w:pPr>
            <w:r w:rsidDel="00000000" w:rsidR="00000000" w:rsidRPr="00000000">
              <w:rPr>
                <w:rtl w:val="0"/>
              </w:rPr>
              <w:t xml:space="preserve">Server busy</w:t>
            </w:r>
          </w:p>
        </w:tc>
        <w:tc>
          <w:tcPr/>
          <w:p w:rsidR="00000000" w:rsidDel="00000000" w:rsidP="00000000" w:rsidRDefault="00000000" w:rsidRPr="00000000" w14:paraId="0000068B">
            <w:pPr>
              <w:keepNext w:val="1"/>
              <w:spacing w:after="9" w:lineRule="auto"/>
              <w:ind w:right="4"/>
              <w:rPr/>
            </w:pPr>
            <w:r w:rsidDel="00000000" w:rsidR="00000000" w:rsidRPr="00000000">
              <w:rPr>
                <w:rtl w:val="0"/>
              </w:rPr>
              <w:t xml:space="preserve">The Server is busy. Try again later.</w:t>
            </w:r>
          </w:p>
        </w:tc>
      </w:tr>
      <w:tr>
        <w:trPr>
          <w:cantSplit w:val="0"/>
          <w:trHeight w:val="778.9414062499999" w:hRule="atLeast"/>
          <w:tblHeader w:val="0"/>
        </w:trPr>
        <w:tc>
          <w:tcPr/>
          <w:p w:rsidR="00000000" w:rsidDel="00000000" w:rsidP="00000000" w:rsidRDefault="00000000" w:rsidRPr="00000000" w14:paraId="0000068C">
            <w:pPr>
              <w:spacing w:after="9" w:lineRule="auto"/>
              <w:ind w:right="4"/>
              <w:rPr/>
            </w:pPr>
            <w:r w:rsidDel="00000000" w:rsidR="00000000" w:rsidRPr="00000000">
              <w:rPr>
                <w:rtl w:val="0"/>
              </w:rPr>
              <w:t xml:space="preserve">138</w:t>
            </w:r>
          </w:p>
        </w:tc>
        <w:tc>
          <w:tcPr/>
          <w:p w:rsidR="00000000" w:rsidDel="00000000" w:rsidP="00000000" w:rsidRDefault="00000000" w:rsidRPr="00000000" w14:paraId="0000068D">
            <w:pPr>
              <w:spacing w:after="9" w:lineRule="auto"/>
              <w:ind w:right="4"/>
              <w:rPr/>
            </w:pPr>
            <w:r w:rsidDel="00000000" w:rsidR="00000000" w:rsidRPr="00000000">
              <w:rPr>
                <w:rtl w:val="0"/>
              </w:rPr>
              <w:t xml:space="preserve">0x8A</w:t>
            </w:r>
          </w:p>
        </w:tc>
        <w:tc>
          <w:tcPr/>
          <w:p w:rsidR="00000000" w:rsidDel="00000000" w:rsidP="00000000" w:rsidRDefault="00000000" w:rsidRPr="00000000" w14:paraId="0000068E">
            <w:pPr>
              <w:spacing w:after="9" w:lineRule="auto"/>
              <w:ind w:right="4"/>
              <w:rPr/>
            </w:pPr>
            <w:r w:rsidDel="00000000" w:rsidR="00000000" w:rsidRPr="00000000">
              <w:rPr>
                <w:rtl w:val="0"/>
              </w:rPr>
              <w:t xml:space="preserve">Banned</w:t>
            </w:r>
          </w:p>
        </w:tc>
        <w:tc>
          <w:tcPr/>
          <w:p w:rsidR="00000000" w:rsidDel="00000000" w:rsidP="00000000" w:rsidRDefault="00000000" w:rsidRPr="00000000" w14:paraId="0000068F">
            <w:pPr>
              <w:keepNext w:val="1"/>
              <w:spacing w:after="9" w:lineRule="auto"/>
              <w:ind w:right="4"/>
              <w:rPr/>
            </w:pPr>
            <w:r w:rsidDel="00000000" w:rsidR="00000000" w:rsidRPr="00000000">
              <w:rPr>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690">
            <w:pPr>
              <w:spacing w:after="9" w:lineRule="auto"/>
              <w:ind w:right="4"/>
              <w:rPr/>
            </w:pPr>
            <w:r w:rsidDel="00000000" w:rsidR="00000000" w:rsidRPr="00000000">
              <w:rPr>
                <w:rtl w:val="0"/>
              </w:rPr>
              <w:t xml:space="preserve">140</w:t>
            </w:r>
          </w:p>
        </w:tc>
        <w:tc>
          <w:tcPr/>
          <w:p w:rsidR="00000000" w:rsidDel="00000000" w:rsidP="00000000" w:rsidRDefault="00000000" w:rsidRPr="00000000" w14:paraId="00000691">
            <w:pPr>
              <w:spacing w:after="9" w:lineRule="auto"/>
              <w:ind w:right="4"/>
              <w:rPr/>
            </w:pPr>
            <w:r w:rsidDel="00000000" w:rsidR="00000000" w:rsidRPr="00000000">
              <w:rPr>
                <w:rtl w:val="0"/>
              </w:rPr>
              <w:t xml:space="preserve">0x8C</w:t>
            </w:r>
          </w:p>
        </w:tc>
        <w:tc>
          <w:tcPr/>
          <w:p w:rsidR="00000000" w:rsidDel="00000000" w:rsidP="00000000" w:rsidRDefault="00000000" w:rsidRPr="00000000" w14:paraId="00000692">
            <w:pPr>
              <w:spacing w:after="9" w:lineRule="auto"/>
              <w:ind w:right="4"/>
              <w:rPr/>
            </w:pPr>
            <w:r w:rsidDel="00000000" w:rsidR="00000000" w:rsidRPr="00000000">
              <w:rPr>
                <w:rtl w:val="0"/>
              </w:rPr>
              <w:t xml:space="preserve">Bad authentication method</w:t>
            </w:r>
          </w:p>
        </w:tc>
        <w:tc>
          <w:tcPr/>
          <w:p w:rsidR="00000000" w:rsidDel="00000000" w:rsidP="00000000" w:rsidRDefault="00000000" w:rsidRPr="00000000" w14:paraId="00000693">
            <w:pPr>
              <w:keepNext w:val="1"/>
              <w:spacing w:after="9" w:lineRule="auto"/>
              <w:ind w:right="4"/>
              <w:rPr/>
            </w:pPr>
            <w:r w:rsidDel="00000000" w:rsidR="00000000" w:rsidRPr="00000000">
              <w:rPr>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694">
            <w:pPr>
              <w:spacing w:after="9" w:lineRule="auto"/>
              <w:ind w:right="4"/>
              <w:rPr/>
            </w:pPr>
            <w:r w:rsidDel="00000000" w:rsidR="00000000" w:rsidRPr="00000000">
              <w:rPr>
                <w:rtl w:val="0"/>
              </w:rPr>
              <w:t xml:space="preserve">144</w:t>
            </w:r>
          </w:p>
        </w:tc>
        <w:tc>
          <w:tcPr/>
          <w:p w:rsidR="00000000" w:rsidDel="00000000" w:rsidP="00000000" w:rsidRDefault="00000000" w:rsidRPr="00000000" w14:paraId="00000695">
            <w:pPr>
              <w:spacing w:after="9" w:lineRule="auto"/>
              <w:ind w:right="4"/>
              <w:rPr/>
            </w:pPr>
            <w:r w:rsidDel="00000000" w:rsidR="00000000" w:rsidRPr="00000000">
              <w:rPr>
                <w:rtl w:val="0"/>
              </w:rPr>
              <w:t xml:space="preserve">0x90</w:t>
            </w:r>
          </w:p>
        </w:tc>
        <w:tc>
          <w:tcPr/>
          <w:p w:rsidR="00000000" w:rsidDel="00000000" w:rsidP="00000000" w:rsidRDefault="00000000" w:rsidRPr="00000000" w14:paraId="00000696">
            <w:pPr>
              <w:spacing w:after="9" w:lineRule="auto"/>
              <w:ind w:right="4"/>
              <w:rPr/>
            </w:pPr>
            <w:r w:rsidDel="00000000" w:rsidR="00000000" w:rsidRPr="00000000">
              <w:rPr>
                <w:rtl w:val="0"/>
              </w:rPr>
              <w:t xml:space="preserve">Topic Name invalid</w:t>
            </w:r>
          </w:p>
        </w:tc>
        <w:tc>
          <w:tcPr/>
          <w:p w:rsidR="00000000" w:rsidDel="00000000" w:rsidP="00000000" w:rsidRDefault="00000000" w:rsidRPr="00000000" w14:paraId="00000697">
            <w:pPr>
              <w:keepNext w:val="1"/>
              <w:spacing w:after="9" w:lineRule="auto"/>
              <w:ind w:right="4"/>
              <w:rPr/>
            </w:pPr>
            <w:r w:rsidDel="00000000" w:rsidR="00000000" w:rsidRPr="00000000">
              <w:rPr>
                <w:rtl w:val="0"/>
              </w:rPr>
              <w:t xml:space="preserve">The Will Topic Name is not malformed, but is not accepted by this Server.</w:t>
            </w:r>
          </w:p>
        </w:tc>
      </w:tr>
      <w:tr>
        <w:trPr>
          <w:cantSplit w:val="0"/>
          <w:trHeight w:val="778.9414062499999" w:hRule="atLeast"/>
          <w:tblHeader w:val="0"/>
        </w:trPr>
        <w:tc>
          <w:tcPr/>
          <w:p w:rsidR="00000000" w:rsidDel="00000000" w:rsidP="00000000" w:rsidRDefault="00000000" w:rsidRPr="00000000" w14:paraId="00000698">
            <w:pPr>
              <w:spacing w:after="9" w:lineRule="auto"/>
              <w:ind w:right="4"/>
              <w:rPr/>
            </w:pPr>
            <w:r w:rsidDel="00000000" w:rsidR="00000000" w:rsidRPr="00000000">
              <w:rPr>
                <w:rtl w:val="0"/>
              </w:rPr>
              <w:t xml:space="preserve">149</w:t>
            </w:r>
          </w:p>
        </w:tc>
        <w:tc>
          <w:tcPr/>
          <w:p w:rsidR="00000000" w:rsidDel="00000000" w:rsidP="00000000" w:rsidRDefault="00000000" w:rsidRPr="00000000" w14:paraId="00000699">
            <w:pPr>
              <w:spacing w:after="9" w:lineRule="auto"/>
              <w:ind w:right="4"/>
              <w:rPr/>
            </w:pPr>
            <w:r w:rsidDel="00000000" w:rsidR="00000000" w:rsidRPr="00000000">
              <w:rPr>
                <w:rtl w:val="0"/>
              </w:rPr>
              <w:t xml:space="preserve">0x95</w:t>
            </w:r>
          </w:p>
        </w:tc>
        <w:tc>
          <w:tcPr/>
          <w:p w:rsidR="00000000" w:rsidDel="00000000" w:rsidP="00000000" w:rsidRDefault="00000000" w:rsidRPr="00000000" w14:paraId="0000069A">
            <w:pPr>
              <w:spacing w:after="9" w:lineRule="auto"/>
              <w:ind w:right="4"/>
              <w:rPr/>
            </w:pPr>
            <w:r w:rsidDel="00000000" w:rsidR="00000000" w:rsidRPr="00000000">
              <w:rPr>
                <w:rtl w:val="0"/>
              </w:rPr>
              <w:t xml:space="preserve">Packet too large</w:t>
            </w:r>
          </w:p>
        </w:tc>
        <w:tc>
          <w:tcPr/>
          <w:p w:rsidR="00000000" w:rsidDel="00000000" w:rsidP="00000000" w:rsidRDefault="00000000" w:rsidRPr="00000000" w14:paraId="0000069B">
            <w:pPr>
              <w:keepNext w:val="1"/>
              <w:spacing w:after="9" w:lineRule="auto"/>
              <w:ind w:right="4"/>
              <w:rPr/>
            </w:pPr>
            <w:r w:rsidDel="00000000" w:rsidR="00000000" w:rsidRPr="00000000">
              <w:rPr>
                <w:rtl w:val="0"/>
              </w:rPr>
              <w:t xml:space="preserve">The CONNECT packet exceeded the maximum permissible size.</w:t>
            </w:r>
          </w:p>
        </w:tc>
      </w:tr>
      <w:tr>
        <w:trPr>
          <w:cantSplit w:val="0"/>
          <w:trHeight w:val="778.9414062499999" w:hRule="atLeast"/>
          <w:tblHeader w:val="0"/>
        </w:trPr>
        <w:tc>
          <w:tcPr/>
          <w:p w:rsidR="00000000" w:rsidDel="00000000" w:rsidP="00000000" w:rsidRDefault="00000000" w:rsidRPr="00000000" w14:paraId="0000069C">
            <w:pPr>
              <w:spacing w:after="9" w:lineRule="auto"/>
              <w:ind w:right="4"/>
              <w:rPr/>
            </w:pPr>
            <w:r w:rsidDel="00000000" w:rsidR="00000000" w:rsidRPr="00000000">
              <w:rPr>
                <w:rtl w:val="0"/>
              </w:rPr>
              <w:t xml:space="preserve">151</w:t>
            </w:r>
          </w:p>
        </w:tc>
        <w:tc>
          <w:tcPr/>
          <w:p w:rsidR="00000000" w:rsidDel="00000000" w:rsidP="00000000" w:rsidRDefault="00000000" w:rsidRPr="00000000" w14:paraId="0000069D">
            <w:pPr>
              <w:spacing w:after="9" w:lineRule="auto"/>
              <w:ind w:right="4"/>
              <w:rPr/>
            </w:pPr>
            <w:r w:rsidDel="00000000" w:rsidR="00000000" w:rsidRPr="00000000">
              <w:rPr>
                <w:rtl w:val="0"/>
              </w:rPr>
              <w:t xml:space="preserve">0x97</w:t>
            </w:r>
          </w:p>
        </w:tc>
        <w:tc>
          <w:tcPr/>
          <w:p w:rsidR="00000000" w:rsidDel="00000000" w:rsidP="00000000" w:rsidRDefault="00000000" w:rsidRPr="00000000" w14:paraId="0000069E">
            <w:pPr>
              <w:spacing w:after="9" w:lineRule="auto"/>
              <w:ind w:right="4"/>
              <w:rPr/>
            </w:pPr>
            <w:r w:rsidDel="00000000" w:rsidR="00000000" w:rsidRPr="00000000">
              <w:rPr>
                <w:rtl w:val="0"/>
              </w:rPr>
              <w:t xml:space="preserve">Quota exceeded</w:t>
            </w:r>
          </w:p>
        </w:tc>
        <w:tc>
          <w:tcPr/>
          <w:p w:rsidR="00000000" w:rsidDel="00000000" w:rsidP="00000000" w:rsidRDefault="00000000" w:rsidRPr="00000000" w14:paraId="0000069F">
            <w:pPr>
              <w:keepNext w:val="1"/>
              <w:spacing w:after="9" w:lineRule="auto"/>
              <w:ind w:right="4"/>
              <w:rPr/>
            </w:pPr>
            <w:r w:rsidDel="00000000" w:rsidR="00000000" w:rsidRPr="00000000">
              <w:rPr>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6A0">
            <w:pPr>
              <w:spacing w:after="9" w:lineRule="auto"/>
              <w:ind w:right="4"/>
              <w:rPr/>
            </w:pPr>
            <w:r w:rsidDel="00000000" w:rsidR="00000000" w:rsidRPr="00000000">
              <w:rPr>
                <w:rtl w:val="0"/>
              </w:rPr>
              <w:t xml:space="preserve">155</w:t>
            </w:r>
          </w:p>
        </w:tc>
        <w:tc>
          <w:tcPr/>
          <w:p w:rsidR="00000000" w:rsidDel="00000000" w:rsidP="00000000" w:rsidRDefault="00000000" w:rsidRPr="00000000" w14:paraId="000006A1">
            <w:pPr>
              <w:spacing w:after="9" w:lineRule="auto"/>
              <w:ind w:right="4"/>
              <w:rPr/>
            </w:pPr>
            <w:r w:rsidDel="00000000" w:rsidR="00000000" w:rsidRPr="00000000">
              <w:rPr>
                <w:rtl w:val="0"/>
              </w:rPr>
              <w:t xml:space="preserve">0x9B</w:t>
            </w:r>
          </w:p>
        </w:tc>
        <w:tc>
          <w:tcPr/>
          <w:p w:rsidR="00000000" w:rsidDel="00000000" w:rsidP="00000000" w:rsidRDefault="00000000" w:rsidRPr="00000000" w14:paraId="000006A2">
            <w:pPr>
              <w:spacing w:after="9" w:lineRule="auto"/>
              <w:ind w:right="4"/>
              <w:rPr/>
            </w:pPr>
            <w:r w:rsidDel="00000000" w:rsidR="00000000" w:rsidRPr="00000000">
              <w:rPr>
                <w:rtl w:val="0"/>
              </w:rPr>
              <w:t xml:space="preserve">QoS not supported</w:t>
            </w:r>
          </w:p>
        </w:tc>
        <w:tc>
          <w:tcPr/>
          <w:p w:rsidR="00000000" w:rsidDel="00000000" w:rsidP="00000000" w:rsidRDefault="00000000" w:rsidRPr="00000000" w14:paraId="000006A3">
            <w:pPr>
              <w:keepNext w:val="1"/>
              <w:spacing w:after="9" w:lineRule="auto"/>
              <w:ind w:right="4"/>
              <w:rPr/>
            </w:pPr>
            <w:r w:rsidDel="00000000" w:rsidR="00000000" w:rsidRPr="00000000">
              <w:rPr>
                <w:rtl w:val="0"/>
              </w:rPr>
              <w:t xml:space="preserve">The Server does not support the QoS set in Will QoS.</w:t>
            </w:r>
          </w:p>
        </w:tc>
      </w:tr>
      <w:tr>
        <w:trPr>
          <w:cantSplit w:val="0"/>
          <w:trHeight w:val="778.9414062499999" w:hRule="atLeast"/>
          <w:tblHeader w:val="0"/>
        </w:trPr>
        <w:tc>
          <w:tcPr/>
          <w:p w:rsidR="00000000" w:rsidDel="00000000" w:rsidP="00000000" w:rsidRDefault="00000000" w:rsidRPr="00000000" w14:paraId="000006A4">
            <w:pPr>
              <w:spacing w:after="9" w:lineRule="auto"/>
              <w:ind w:right="4"/>
              <w:rPr>
                <w:color w:val="333333"/>
                <w:sz w:val="21"/>
                <w:szCs w:val="21"/>
              </w:rPr>
            </w:pPr>
            <w:r w:rsidDel="00000000" w:rsidR="00000000" w:rsidRPr="00000000">
              <w:rPr>
                <w:color w:val="333333"/>
                <w:sz w:val="21"/>
                <w:szCs w:val="21"/>
                <w:rtl w:val="0"/>
              </w:rPr>
              <w:t xml:space="preserve">159</w:t>
            </w:r>
          </w:p>
        </w:tc>
        <w:tc>
          <w:tcPr/>
          <w:p w:rsidR="00000000" w:rsidDel="00000000" w:rsidP="00000000" w:rsidRDefault="00000000" w:rsidRPr="00000000" w14:paraId="000006A5">
            <w:pPr>
              <w:spacing w:after="9" w:lineRule="auto"/>
              <w:ind w:right="4"/>
              <w:rPr/>
            </w:pPr>
            <w:r w:rsidDel="00000000" w:rsidR="00000000" w:rsidRPr="00000000">
              <w:rPr>
                <w:rtl w:val="0"/>
              </w:rPr>
              <w:t xml:space="preserve">0x9F</w:t>
            </w:r>
          </w:p>
        </w:tc>
        <w:tc>
          <w:tcPr/>
          <w:p w:rsidR="00000000" w:rsidDel="00000000" w:rsidP="00000000" w:rsidRDefault="00000000" w:rsidRPr="00000000" w14:paraId="000006A6">
            <w:pPr>
              <w:spacing w:after="9" w:lineRule="auto"/>
              <w:ind w:right="4"/>
              <w:rPr/>
            </w:pPr>
            <w:r w:rsidDel="00000000" w:rsidR="00000000" w:rsidRPr="00000000">
              <w:rPr>
                <w:rtl w:val="0"/>
              </w:rPr>
              <w:t xml:space="preserve">Virtual Connection rate exceeded</w:t>
            </w:r>
          </w:p>
        </w:tc>
        <w:tc>
          <w:tcPr/>
          <w:p w:rsidR="00000000" w:rsidDel="00000000" w:rsidP="00000000" w:rsidRDefault="00000000" w:rsidRPr="00000000" w14:paraId="000006A7">
            <w:pPr>
              <w:keepNext w:val="1"/>
              <w:spacing w:after="9" w:lineRule="auto"/>
              <w:ind w:right="4"/>
              <w:rPr/>
            </w:pPr>
            <w:r w:rsidDel="00000000" w:rsidR="00000000" w:rsidRPr="00000000">
              <w:rPr>
                <w:rtl w:val="0"/>
              </w:rPr>
              <w:t xml:space="preserve">The Virtual Connection rate limit has been exceeded.</w:t>
            </w:r>
          </w:p>
        </w:tc>
      </w:tr>
    </w:tbl>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17: CONNACK Reason Codes values</w:t>
      </w:r>
    </w:p>
    <w:p w:rsidR="00000000" w:rsidDel="00000000" w:rsidP="00000000" w:rsidRDefault="00000000" w:rsidRPr="00000000" w14:paraId="000006A9">
      <w:pPr>
        <w:pStyle w:val="Heading4"/>
        <w:rPr>
          <w:vertAlign w:val="baseline"/>
        </w:rPr>
      </w:pPr>
      <w:bookmarkStart w:colFirst="0" w:colLast="0" w:name="_heading=h.3mzq4wv" w:id="81"/>
      <w:bookmarkEnd w:id="81"/>
      <w:r w:rsidDel="00000000" w:rsidR="00000000" w:rsidRPr="00000000">
        <w:rPr>
          <w:vertAlign w:val="baseline"/>
          <w:rtl w:val="0"/>
        </w:rPr>
        <w:t xml:space="preserve">3.1.5.3 </w:t>
      </w:r>
      <w:r w:rsidDel="00000000" w:rsidR="00000000" w:rsidRPr="00000000">
        <w:rPr>
          <w:rtl w:val="0"/>
        </w:rPr>
        <w:t xml:space="preserve">Connack Flags</w:t>
      </w:r>
      <w:r w:rsidDel="00000000" w:rsidR="00000000" w:rsidRPr="00000000">
        <w:rPr>
          <w:rtl w:val="0"/>
        </w:rPr>
      </w:r>
    </w:p>
    <w:p w:rsidR="00000000" w:rsidDel="00000000" w:rsidP="00000000" w:rsidRDefault="00000000" w:rsidRPr="00000000" w14:paraId="000006A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1 byte field located at byte 4 which contains parameters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 </w:t>
      </w:r>
    </w:p>
    <w:p w:rsidR="00000000" w:rsidDel="00000000" w:rsidP="00000000" w:rsidRDefault="00000000" w:rsidRPr="00000000" w14:paraId="000006A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an existing session was present on the gateway for the given client identifier</w:t>
      </w:r>
    </w:p>
    <w:p w:rsidR="00000000" w:rsidDel="00000000" w:rsidP="00000000" w:rsidRDefault="00000000" w:rsidRPr="00000000" w14:paraId="000006AD">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06AE">
      <w:pPr>
        <w:ind w:right="4"/>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6AF">
      <w:pPr>
        <w:pStyle w:val="Heading4"/>
        <w:ind w:left="0" w:right="4" w:firstLine="0"/>
        <w:rPr>
          <w:rFonts w:ascii="Arial" w:cs="Arial" w:eastAsia="Arial" w:hAnsi="Arial"/>
        </w:rPr>
      </w:pPr>
      <w:bookmarkStart w:colFirst="0" w:colLast="0" w:name="_heading=h.2250f4o" w:id="82"/>
      <w:bookmarkEnd w:id="82"/>
      <w:r w:rsidDel="00000000" w:rsidR="00000000" w:rsidRPr="00000000">
        <w:rPr>
          <w:rFonts w:ascii="Arial" w:cs="Arial" w:eastAsia="Arial" w:hAnsi="Arial"/>
          <w:rtl w:val="0"/>
        </w:rPr>
        <w:t xml:space="preserve">3.1.5.4 Session Expiry Interval</w:t>
      </w:r>
    </w:p>
    <w:p w:rsidR="00000000" w:rsidDel="00000000" w:rsidP="00000000" w:rsidRDefault="00000000" w:rsidRPr="00000000" w14:paraId="000006B0">
      <w:pPr>
        <w:spacing w:after="0" w:before="0" w:lineRule="auto"/>
        <w:ind w:right="4"/>
        <w:rPr>
          <w:rFonts w:ascii="Arial" w:cs="Arial" w:eastAsia="Arial" w:hAnsi="Arial"/>
          <w:sz w:val="24"/>
          <w:szCs w:val="24"/>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6B1">
      <w:pPr>
        <w:pStyle w:val="Heading4"/>
        <w:ind w:left="0" w:right="4" w:firstLine="0"/>
        <w:rPr>
          <w:rFonts w:ascii="Arial" w:cs="Arial" w:eastAsia="Arial" w:hAnsi="Arial"/>
        </w:rPr>
      </w:pPr>
      <w:bookmarkStart w:colFirst="0" w:colLast="0" w:name="_heading=h.haapch" w:id="83"/>
      <w:bookmarkEnd w:id="83"/>
      <w:r w:rsidDel="00000000" w:rsidR="00000000" w:rsidRPr="00000000">
        <w:rPr>
          <w:rFonts w:ascii="Arial" w:cs="Arial" w:eastAsia="Arial" w:hAnsi="Arial"/>
          <w:sz w:val="24"/>
          <w:szCs w:val="24"/>
          <w:rtl w:val="0"/>
        </w:rPr>
        <w:t xml:space="preserve">3.1.5.5 </w:t>
      </w:r>
      <w:r w:rsidDel="00000000" w:rsidR="00000000" w:rsidRPr="00000000">
        <w:rPr>
          <w:rFonts w:ascii="Arial" w:cs="Arial" w:eastAsia="Arial" w:hAnsi="Arial"/>
          <w:rtl w:val="0"/>
        </w:rPr>
        <w:t xml:space="preserve">Assigned Client Identifier</w:t>
      </w:r>
    </w:p>
    <w:p w:rsidR="00000000" w:rsidDel="00000000" w:rsidP="00000000" w:rsidRDefault="00000000" w:rsidRPr="00000000" w14:paraId="000006B2">
      <w:pPr>
        <w:rPr>
          <w:rFonts w:ascii="Arial" w:cs="Arial" w:eastAsia="Arial" w:hAnsi="Arial"/>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p>
    <w:p w:rsidR="00000000" w:rsidDel="00000000" w:rsidP="00000000" w:rsidRDefault="00000000" w:rsidRPr="00000000" w14:paraId="000006B3">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B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B5">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B6">
      <w:pPr>
        <w:ind w:left="720" w:firstLine="0"/>
        <w:rPr>
          <w:rFonts w:ascii="Arial" w:cs="Arial" w:eastAsia="Arial" w:hAnsi="Arial"/>
          <w:b w:val="1"/>
          <w:color w:val="000000"/>
        </w:rPr>
      </w:pPr>
      <w:r w:rsidDel="00000000" w:rsidR="00000000" w:rsidRPr="00000000">
        <w:rPr>
          <w:rFonts w:ascii="Arial" w:cs="Arial" w:eastAsia="Arial" w:hAnsi="Arial"/>
          <w:color w:val="000000"/>
          <w:highlight w:val="yellow"/>
          <w:rtl w:val="0"/>
        </w:rPr>
        <w:t xml:space="preserve">Inf</w:t>
      </w:r>
      <w:r w:rsidDel="00000000" w:rsidR="00000000" w:rsidRPr="00000000">
        <w:rPr>
          <w:rFonts w:ascii="Arial" w:cs="Arial" w:eastAsia="Arial" w:hAnsi="Arial"/>
          <w:b w:val="1"/>
          <w:color w:val="000000"/>
          <w:rtl w:val="0"/>
        </w:rPr>
        <w:t xml:space="preserve">ormative comment</w:t>
      </w:r>
    </w:p>
    <w:p w:rsidR="00000000" w:rsidDel="00000000" w:rsidP="00000000" w:rsidRDefault="00000000" w:rsidRPr="00000000" w14:paraId="000006B7">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be less than 247 bytes so they can be accommodated in a small packet version. This is also to cater for devices which may not support larger Client Identifiers.</w:t>
      </w:r>
    </w:p>
    <w:p w:rsidR="00000000" w:rsidDel="00000000" w:rsidP="00000000" w:rsidRDefault="00000000" w:rsidRPr="00000000" w14:paraId="000006B8">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6B9">
      <w:pPr>
        <w:ind w:left="720" w:firstLine="0"/>
        <w:rPr>
          <w:rFonts w:ascii="Arial" w:cs="Arial" w:eastAsia="Arial" w:hAnsi="Arial"/>
          <w:b w:val="1"/>
          <w:color w:val="000000"/>
        </w:rPr>
      </w:pPr>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color w:val="000000"/>
          <w:rtl w:val="0"/>
        </w:rPr>
        <w:t xml:space="preserve">ormative comment</w:t>
      </w:r>
    </w:p>
    <w:p w:rsidR="00000000" w:rsidDel="00000000" w:rsidP="00000000" w:rsidRDefault="00000000" w:rsidRPr="00000000" w14:paraId="000006B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p>
    <w:p w:rsidR="00000000" w:rsidDel="00000000" w:rsidP="00000000" w:rsidRDefault="00000000" w:rsidRPr="00000000" w14:paraId="000006BB">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6BC">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BD">
      <w:pPr>
        <w:pStyle w:val="Heading3"/>
        <w:rPr/>
      </w:pPr>
      <w:bookmarkStart w:colFirst="0" w:colLast="0" w:name="_heading=h.319y80a" w:id="84"/>
      <w:bookmarkEnd w:id="84"/>
      <w:r w:rsidDel="00000000" w:rsidR="00000000" w:rsidRPr="00000000">
        <w:rPr>
          <w:rtl w:val="0"/>
        </w:rPr>
        <w:t xml:space="preserve">3.1.6 WILLTOPICREQ </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6B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B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6C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6C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6C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6C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6C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6C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6C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6C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6C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6D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6D1">
            <w:pPr>
              <w:keepNext w:val="1"/>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18: WILLTOPICREQ packet</w:t>
      </w:r>
    </w:p>
    <w:p w:rsidR="00000000" w:rsidDel="00000000" w:rsidP="00000000" w:rsidRDefault="00000000" w:rsidRPr="00000000" w14:paraId="000006DA">
      <w:pPr>
        <w:ind w:left="-15" w:right="4" w:firstLine="0"/>
        <w:rPr>
          <w:rFonts w:ascii="Arial" w:cs="Arial" w:eastAsia="Arial" w:hAnsi="Arial"/>
        </w:rPr>
      </w:pPr>
      <w:r w:rsidDel="00000000" w:rsidR="00000000" w:rsidRPr="00000000">
        <w:rPr>
          <w:rFonts w:ascii="Arial" w:cs="Arial" w:eastAsia="Arial" w:hAnsi="Arial"/>
          <w:rtl w:val="0"/>
        </w:rPr>
        <w:t xml:space="preserve">The WILLTOPICREQ packet is </w:t>
      </w:r>
      <w:sdt>
        <w:sdtPr>
          <w:tag w:val="goog_rdk_128"/>
        </w:sdtPr>
        <w:sdtContent>
          <w:commentRangeStart w:id="21"/>
        </w:sdtContent>
      </w:sdt>
      <w:sdt>
        <w:sdtPr>
          <w:tag w:val="goog_rdk_129"/>
        </w:sdtPr>
        <w:sdtContent>
          <w:commentRangeStart w:id="22"/>
        </w:sdtContent>
      </w:sdt>
      <w:sdt>
        <w:sdtPr>
          <w:tag w:val="goog_rdk_130"/>
        </w:sdtPr>
        <w:sdtContent>
          <w:commentRangeStart w:id="23"/>
        </w:sdtContent>
      </w:sdt>
      <w:r w:rsidDel="00000000" w:rsidR="00000000" w:rsidRPr="00000000">
        <w:rPr>
          <w:rFonts w:ascii="Arial" w:cs="Arial" w:eastAsia="Arial" w:hAnsi="Arial"/>
          <w:rtl w:val="0"/>
        </w:rPr>
        <w:t xml:space="preserve">sent by the GW</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Arial" w:cs="Arial" w:eastAsia="Arial" w:hAnsi="Arial"/>
          <w:rtl w:val="0"/>
        </w:rPr>
        <w:t xml:space="preserve"> to request a client for sending the Will topic name.</w:t>
      </w:r>
    </w:p>
    <w:p w:rsidR="00000000" w:rsidDel="00000000" w:rsidP="00000000" w:rsidRDefault="00000000" w:rsidRPr="00000000" w14:paraId="000006DB">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6DC">
      <w:pPr>
        <w:pStyle w:val="Heading3"/>
        <w:keepLines w:val="1"/>
        <w:spacing w:after="77" w:before="0" w:line="259" w:lineRule="auto"/>
        <w:ind w:left="0" w:firstLine="0"/>
        <w:rPr>
          <w:rFonts w:ascii="Arial" w:cs="Arial" w:eastAsia="Arial" w:hAnsi="Arial"/>
        </w:rPr>
      </w:pPr>
      <w:bookmarkStart w:colFirst="0" w:colLast="0" w:name="_heading=h.1gf8i83" w:id="85"/>
      <w:bookmarkEnd w:id="85"/>
      <w:r w:rsidDel="00000000" w:rsidR="00000000" w:rsidRPr="00000000">
        <w:rPr>
          <w:rFonts w:ascii="Arial" w:cs="Arial" w:eastAsia="Arial" w:hAnsi="Arial"/>
          <w:rtl w:val="0"/>
        </w:rPr>
        <w:t xml:space="preserve">3.1.7 WILLMSGREQ</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6D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D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6D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6E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6E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6E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6E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6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6E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6E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6E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6E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6F0">
            <w:pPr>
              <w:keepNext w:val="1"/>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19: WILLMSGREQ packet</w:t>
      </w:r>
    </w:p>
    <w:p w:rsidR="00000000" w:rsidDel="00000000" w:rsidP="00000000" w:rsidRDefault="00000000" w:rsidRPr="00000000" w14:paraId="000006F9">
      <w:pPr>
        <w:spacing w:after="307" w:lineRule="auto"/>
        <w:ind w:left="-5" w:right="4" w:firstLine="0"/>
        <w:rPr>
          <w:rFonts w:ascii="Arial" w:cs="Arial" w:eastAsia="Arial" w:hAnsi="Arial"/>
        </w:rPr>
      </w:pPr>
      <w:r w:rsidDel="00000000" w:rsidR="00000000" w:rsidRPr="00000000">
        <w:rPr>
          <w:rFonts w:ascii="Arial" w:cs="Arial" w:eastAsia="Arial" w:hAnsi="Arial"/>
          <w:rtl w:val="0"/>
        </w:rPr>
        <w:t xml:space="preserve">The WILLMSGREQ packet is sent by the GW to request a client for sending the Will packet. </w:t>
      </w:r>
    </w:p>
    <w:p w:rsidR="00000000" w:rsidDel="00000000" w:rsidP="00000000" w:rsidRDefault="00000000" w:rsidRPr="00000000" w14:paraId="000006FA">
      <w:pPr>
        <w:rPr>
          <w:rFonts w:ascii="Arial" w:cs="Arial" w:eastAsia="Arial" w:hAnsi="Arial"/>
        </w:rPr>
      </w:pPr>
      <w:r w:rsidDel="00000000" w:rsidR="00000000" w:rsidRPr="00000000">
        <w:rPr>
          <w:rtl w:val="0"/>
        </w:rPr>
      </w:r>
    </w:p>
    <w:p w:rsidR="00000000" w:rsidDel="00000000" w:rsidP="00000000" w:rsidRDefault="00000000" w:rsidRPr="00000000" w14:paraId="000006FB">
      <w:pPr>
        <w:pStyle w:val="Heading3"/>
        <w:keepLines w:val="1"/>
        <w:spacing w:after="77" w:before="0" w:line="259" w:lineRule="auto"/>
        <w:ind w:left="0" w:firstLine="0"/>
        <w:rPr>
          <w:rFonts w:ascii="Arial" w:cs="Arial" w:eastAsia="Arial" w:hAnsi="Arial"/>
        </w:rPr>
      </w:pPr>
      <w:bookmarkStart w:colFirst="0" w:colLast="0" w:name="_heading=h.40ew0vw" w:id="86"/>
      <w:bookmarkEnd w:id="86"/>
      <w:r w:rsidDel="00000000" w:rsidR="00000000" w:rsidRPr="00000000">
        <w:rPr>
          <w:rFonts w:ascii="Arial" w:cs="Arial" w:eastAsia="Arial" w:hAnsi="Arial"/>
          <w:rtl w:val="0"/>
        </w:rPr>
        <w:t xml:space="preserve">3.1.8 WILLTOPIC</w:t>
      </w:r>
    </w:p>
    <w:tbl>
      <w:tblPr>
        <w:tblStyle w:val="Table19"/>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077"/>
        <w:gridCol w:w="46"/>
        <w:gridCol w:w="842"/>
        <w:gridCol w:w="828"/>
        <w:gridCol w:w="41"/>
        <w:gridCol w:w="928"/>
        <w:gridCol w:w="39"/>
        <w:gridCol w:w="1123"/>
        <w:gridCol w:w="1054"/>
        <w:gridCol w:w="70"/>
        <w:gridCol w:w="1072"/>
        <w:gridCol w:w="1132"/>
        <w:tblGridChange w:id="0">
          <w:tblGrid>
            <w:gridCol w:w="1098"/>
            <w:gridCol w:w="1077"/>
            <w:gridCol w:w="46"/>
            <w:gridCol w:w="842"/>
            <w:gridCol w:w="828"/>
            <w:gridCol w:w="41"/>
            <w:gridCol w:w="928"/>
            <w:gridCol w:w="39"/>
            <w:gridCol w:w="1123"/>
            <w:gridCol w:w="1054"/>
            <w:gridCol w:w="70"/>
            <w:gridCol w:w="1072"/>
            <w:gridCol w:w="1132"/>
          </w:tblGrid>
        </w:tblGridChange>
      </w:tblGrid>
      <w:tr>
        <w:trPr>
          <w:cantSplit w:val="0"/>
          <w:tblHeader w:val="0"/>
        </w:trPr>
        <w:tc>
          <w:tcPr>
            <w:shd w:fill="cfe2f3" w:val="clear"/>
          </w:tcPr>
          <w:p w:rsidR="00000000" w:rsidDel="00000000" w:rsidP="00000000" w:rsidRDefault="00000000" w:rsidRPr="00000000" w14:paraId="000006F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F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6F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0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0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0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0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0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0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09">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070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16">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071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p w:rsidR="00000000" w:rsidDel="00000000" w:rsidP="00000000" w:rsidRDefault="00000000" w:rsidRPr="00000000" w14:paraId="00000723">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0724">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TOPIC FLAGS</w:t>
            </w:r>
          </w:p>
        </w:tc>
      </w:tr>
      <w:tr>
        <w:trPr>
          <w:cantSplit w:val="0"/>
          <w:tblHeader w:val="0"/>
        </w:trPr>
        <w:tc>
          <w:tcPr/>
          <w:p w:rsidR="00000000" w:rsidDel="00000000" w:rsidP="00000000" w:rsidRDefault="00000000" w:rsidRPr="00000000" w14:paraId="0000073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73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733">
            <w:pPr>
              <w:jc w:val="center"/>
              <w:rPr>
                <w:rFonts w:ascii="Arial" w:cs="Arial" w:eastAsia="Arial" w:hAnsi="Arial"/>
                <w:i w:val="1"/>
              </w:rPr>
            </w:pPr>
            <w:r w:rsidDel="00000000" w:rsidR="00000000" w:rsidRPr="00000000">
              <w:rPr>
                <w:rFonts w:ascii="Arial" w:cs="Arial" w:eastAsia="Arial" w:hAnsi="Arial"/>
                <w:i w:val="1"/>
                <w:rtl w:val="0"/>
              </w:rPr>
              <w:t xml:space="preserve">Will QoS</w:t>
            </w:r>
          </w:p>
          <w:p w:rsidR="00000000" w:rsidDel="00000000" w:rsidP="00000000" w:rsidRDefault="00000000" w:rsidRPr="00000000" w14:paraId="00000734">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736">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73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73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7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7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r>
      <w:tr>
        <w:trPr>
          <w:cantSplit w:val="0"/>
          <w:tblHeader w:val="0"/>
        </w:trPr>
        <w:tc>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73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4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74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74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7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7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4A">
            <w:pPr>
              <w:jc w:val="center"/>
              <w:rPr>
                <w:rFonts w:ascii="Arial" w:cs="Arial" w:eastAsia="Arial" w:hAnsi="Arial"/>
                <w:i w:val="1"/>
              </w:rPr>
            </w:pPr>
            <w:r w:rsidDel="00000000" w:rsidR="00000000" w:rsidRPr="00000000">
              <w:rPr>
                <w:rFonts w:ascii="Arial" w:cs="Arial" w:eastAsia="Arial" w:hAnsi="Arial"/>
                <w:i w:val="1"/>
                <w:rtl w:val="0"/>
              </w:rPr>
              <w:t xml:space="preserve">0</w:t>
            </w:r>
          </w:p>
        </w:tc>
      </w:tr>
      <w:tr>
        <w:trPr>
          <w:cantSplit w:val="0"/>
          <w:tblHeader w:val="0"/>
        </w:trPr>
        <w:tc>
          <w:tcPr/>
          <w:p w:rsidR="00000000" w:rsidDel="00000000" w:rsidP="00000000" w:rsidRDefault="00000000" w:rsidRPr="00000000" w14:paraId="0000074B">
            <w:pPr>
              <w:rPr>
                <w:rFonts w:ascii="Arial" w:cs="Arial" w:eastAsia="Arial" w:hAnsi="Arial"/>
              </w:rPr>
            </w:pPr>
            <w:r w:rsidDel="00000000" w:rsidR="00000000" w:rsidRPr="00000000">
              <w:rPr>
                <w:rFonts w:ascii="Arial" w:cs="Arial" w:eastAsia="Arial" w:hAnsi="Arial"/>
                <w:rtl w:val="0"/>
              </w:rPr>
              <w:t xml:space="preserve">Byte 4.. N</w:t>
            </w:r>
          </w:p>
        </w:tc>
        <w:tc>
          <w:tcPr>
            <w:gridSpan w:val="12"/>
          </w:tcPr>
          <w:p w:rsidR="00000000" w:rsidDel="00000000" w:rsidP="00000000" w:rsidRDefault="00000000" w:rsidRPr="00000000" w14:paraId="0000074C">
            <w:pPr>
              <w:keepNext w:val="1"/>
              <w:jc w:val="center"/>
              <w:rPr>
                <w:rFonts w:ascii="Arial" w:cs="Arial" w:eastAsia="Arial" w:hAnsi="Arial"/>
              </w:rPr>
            </w:pPr>
            <w:r w:rsidDel="00000000" w:rsidR="00000000" w:rsidRPr="00000000">
              <w:rPr>
                <w:rFonts w:ascii="Arial" w:cs="Arial" w:eastAsia="Arial" w:hAnsi="Arial"/>
                <w:rtl w:val="0"/>
              </w:rPr>
              <w:t xml:space="preserve">Will Topic</w:t>
            </w:r>
          </w:p>
        </w:tc>
      </w:tr>
    </w:tbl>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20: WILLTOPIC packet</w:t>
      </w:r>
    </w:p>
    <w:p w:rsidR="00000000" w:rsidDel="00000000" w:rsidP="00000000" w:rsidRDefault="00000000" w:rsidRPr="00000000" w14:paraId="00000759">
      <w:pPr>
        <w:ind w:left="-15" w:right="4" w:firstLine="0"/>
        <w:rPr>
          <w:rFonts w:ascii="Arial" w:cs="Arial" w:eastAsia="Arial" w:hAnsi="Arial"/>
        </w:rPr>
      </w:pPr>
      <w:r w:rsidDel="00000000" w:rsidR="00000000" w:rsidRPr="00000000">
        <w:rPr>
          <w:rFonts w:ascii="Arial" w:cs="Arial" w:eastAsia="Arial" w:hAnsi="Arial"/>
          <w:rtl w:val="0"/>
        </w:rPr>
        <w:t xml:space="preserve">The WILLTOPIC packet is sent by a client</w:t>
      </w:r>
      <w:sdt>
        <w:sdtPr>
          <w:tag w:val="goog_rdk_131"/>
        </w:sdtPr>
        <w:sdtContent>
          <w:commentRangeStart w:id="24"/>
        </w:sdtContent>
      </w:sdt>
      <w:r w:rsidDel="00000000" w:rsidR="00000000" w:rsidRPr="00000000">
        <w:rPr>
          <w:rFonts w:ascii="Arial" w:cs="Arial" w:eastAsia="Arial" w:hAnsi="Arial"/>
          <w:rtl w:val="0"/>
        </w:rPr>
        <w:t xml:space="preserve"> as response to the WILLTOPICREQ</w:t>
      </w:r>
      <w:commentRangeEnd w:id="24"/>
      <w:r w:rsidDel="00000000" w:rsidR="00000000" w:rsidRPr="00000000">
        <w:commentReference w:id="24"/>
      </w:r>
      <w:r w:rsidDel="00000000" w:rsidR="00000000" w:rsidRPr="00000000">
        <w:rPr>
          <w:rFonts w:ascii="Arial" w:cs="Arial" w:eastAsia="Arial" w:hAnsi="Arial"/>
          <w:rtl w:val="0"/>
        </w:rPr>
        <w:t xml:space="preserve"> packet for transferring its Will topic name to the GW.</w:t>
      </w:r>
    </w:p>
    <w:p w:rsidR="00000000" w:rsidDel="00000000" w:rsidP="00000000" w:rsidRDefault="00000000" w:rsidRPr="00000000" w14:paraId="0000075A">
      <w:pPr>
        <w:pStyle w:val="Heading4"/>
        <w:ind w:left="0" w:right="4" w:firstLine="0"/>
        <w:rPr>
          <w:rFonts w:ascii="Arial" w:cs="Arial" w:eastAsia="Arial" w:hAnsi="Arial"/>
        </w:rPr>
      </w:pPr>
      <w:bookmarkStart w:colFirst="0" w:colLast="0" w:name="_heading=h.2fk6b3p" w:id="87"/>
      <w:bookmarkEnd w:id="87"/>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7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5C">
      <w:pPr>
        <w:pStyle w:val="Heading4"/>
        <w:ind w:left="0" w:right="4" w:firstLine="0"/>
        <w:rPr>
          <w:rFonts w:ascii="Arial" w:cs="Arial" w:eastAsia="Arial" w:hAnsi="Arial"/>
        </w:rPr>
      </w:pPr>
      <w:bookmarkStart w:colFirst="0" w:colLast="0" w:name="_heading=h.upglbi" w:id="88"/>
      <w:bookmarkEnd w:id="88"/>
      <w:r w:rsidDel="00000000" w:rsidR="00000000" w:rsidRPr="00000000">
        <w:rPr>
          <w:rFonts w:ascii="Arial" w:cs="Arial" w:eastAsia="Arial" w:hAnsi="Arial"/>
          <w:rtl w:val="0"/>
        </w:rPr>
        <w:t xml:space="preserve">3.1.8.2 WILLTOPIC Flags</w:t>
      </w:r>
    </w:p>
    <w:p w:rsidR="00000000" w:rsidDel="00000000" w:rsidP="00000000" w:rsidRDefault="00000000" w:rsidRPr="00000000" w14:paraId="0000075D">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WillTopic Flags is 1 byte field containing several parameters specifying the properties of the WillTopic. </w:t>
      </w:r>
      <w:r w:rsidDel="00000000" w:rsidR="00000000" w:rsidRPr="00000000">
        <w:rPr>
          <w:rtl w:val="0"/>
        </w:rPr>
      </w:r>
    </w:p>
    <w:p w:rsidR="00000000" w:rsidDel="00000000" w:rsidP="00000000" w:rsidRDefault="00000000" w:rsidRPr="00000000" w14:paraId="0000075E">
      <w:pPr>
        <w:ind w:right="4"/>
        <w:rPr>
          <w:rFonts w:ascii="Arial" w:cs="Arial" w:eastAsia="Arial" w:hAnsi="Arial"/>
        </w:rPr>
      </w:pPr>
      <w:r w:rsidDel="00000000" w:rsidR="00000000" w:rsidRPr="00000000">
        <w:rPr>
          <w:rFonts w:ascii="Arial" w:cs="Arial" w:eastAsia="Arial" w:hAnsi="Arial"/>
          <w:rtl w:val="0"/>
        </w:rPr>
        <w:t xml:space="preserve">The WillTopic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Stored in Bit 4, this bit specifies if the Will Message is to be retained.</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8" w:before="0" w:line="248.00000000000006"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5 and 6, these two bits specify the QoS level to be used.</w:t>
      </w:r>
    </w:p>
    <w:p w:rsidR="00000000" w:rsidDel="00000000" w:rsidP="00000000" w:rsidRDefault="00000000" w:rsidRPr="00000000" w14:paraId="00000761">
      <w:pPr>
        <w:pStyle w:val="Heading4"/>
        <w:ind w:left="0" w:firstLine="0"/>
        <w:rPr/>
      </w:pPr>
      <w:bookmarkStart w:colFirst="0" w:colLast="0" w:name="_heading=h.3ep43zb" w:id="89"/>
      <w:bookmarkEnd w:id="89"/>
      <w:r w:rsidDel="00000000" w:rsidR="00000000" w:rsidRPr="00000000">
        <w:rPr>
          <w:vertAlign w:val="baseline"/>
          <w:rtl w:val="0"/>
        </w:rPr>
        <w:t xml:space="preserve">3.1.8.3 </w:t>
      </w:r>
      <w:r w:rsidDel="00000000" w:rsidR="00000000" w:rsidRPr="00000000">
        <w:rPr>
          <w:rtl w:val="0"/>
        </w:rPr>
        <w:t xml:space="preserve">Will Topic</w:t>
      </w:r>
    </w:p>
    <w:p w:rsidR="00000000" w:rsidDel="00000000" w:rsidP="00000000" w:rsidRDefault="00000000" w:rsidRPr="00000000" w14:paraId="00000762">
      <w:pPr>
        <w:spacing w:after="15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a Fixed Length UTF-8 Encoded String containing the Will Topic Name.</w:t>
      </w:r>
    </w:p>
    <w:p w:rsidR="00000000" w:rsidDel="00000000" w:rsidP="00000000" w:rsidRDefault="00000000" w:rsidRPr="00000000" w14:paraId="00000763">
      <w:pPr>
        <w:spacing w:after="13" w:lineRule="auto"/>
        <w:ind w:right="4"/>
        <w:rPr>
          <w:rFonts w:ascii="Arial" w:cs="Arial" w:eastAsia="Arial" w:hAnsi="Arial"/>
        </w:rPr>
      </w:pPr>
      <w:r w:rsidDel="00000000" w:rsidR="00000000" w:rsidRPr="00000000">
        <w:rPr>
          <w:rFonts w:ascii="Arial" w:cs="Arial" w:eastAsia="Arial" w:hAnsi="Arial"/>
          <w:rtl w:val="0"/>
        </w:rPr>
        <w:t xml:space="preserve">An empty WILLTOPIC packet is a WILLTOPIC packet without Flags and Will Topic field (i.e. it is exactly 2 bytes long). It is used by a client to delete the Will topic and the Will packet stored in the gateway.</w:t>
      </w:r>
    </w:p>
    <w:p w:rsidR="00000000" w:rsidDel="00000000" w:rsidP="00000000" w:rsidRDefault="00000000" w:rsidRPr="00000000" w14:paraId="00000764">
      <w:pPr>
        <w:spacing w:after="1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765">
      <w:pPr>
        <w:pStyle w:val="Heading3"/>
        <w:keepLines w:val="1"/>
        <w:spacing w:after="77" w:before="0" w:line="259" w:lineRule="auto"/>
        <w:ind w:left="0" w:firstLine="0"/>
        <w:rPr>
          <w:rFonts w:ascii="Arial" w:cs="Arial" w:eastAsia="Arial" w:hAnsi="Arial"/>
        </w:rPr>
      </w:pPr>
      <w:bookmarkStart w:colFirst="0" w:colLast="0" w:name="_heading=h.1tuee74" w:id="90"/>
      <w:bookmarkEnd w:id="90"/>
      <w:r w:rsidDel="00000000" w:rsidR="00000000" w:rsidRPr="00000000">
        <w:rPr>
          <w:rFonts w:ascii="Arial" w:cs="Arial" w:eastAsia="Arial" w:hAnsi="Arial"/>
          <w:rtl w:val="0"/>
        </w:rPr>
        <w:t xml:space="preserve">3.1.9 WILLMSG</w:t>
      </w:r>
    </w:p>
    <w:tbl>
      <w:tblPr>
        <w:tblStyle w:val="Table2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p w:rsidR="00000000" w:rsidDel="00000000" w:rsidP="00000000" w:rsidRDefault="00000000" w:rsidRPr="00000000" w14:paraId="0000076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p w:rsidR="00000000" w:rsidDel="00000000" w:rsidP="00000000" w:rsidRDefault="00000000" w:rsidRPr="00000000" w14:paraId="0000076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p w:rsidR="00000000" w:rsidDel="00000000" w:rsidP="00000000" w:rsidRDefault="00000000" w:rsidRPr="00000000" w14:paraId="0000076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p w:rsidR="00000000" w:rsidDel="00000000" w:rsidP="00000000" w:rsidRDefault="00000000" w:rsidRPr="00000000" w14:paraId="0000076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p w:rsidR="00000000" w:rsidDel="00000000" w:rsidP="00000000" w:rsidRDefault="00000000" w:rsidRPr="00000000" w14:paraId="0000076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p w:rsidR="00000000" w:rsidDel="00000000" w:rsidP="00000000" w:rsidRDefault="00000000" w:rsidRPr="00000000" w14:paraId="0000076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p w:rsidR="00000000" w:rsidDel="00000000" w:rsidP="00000000" w:rsidRDefault="00000000" w:rsidRPr="00000000" w14:paraId="0000076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p w:rsidR="00000000" w:rsidDel="00000000" w:rsidP="00000000" w:rsidRDefault="00000000" w:rsidRPr="00000000" w14:paraId="0000076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76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6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7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7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7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81">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782">
            <w:pPr>
              <w:keepNext w:val="1"/>
              <w:jc w:val="center"/>
              <w:rPr>
                <w:rFonts w:ascii="Arial" w:cs="Arial" w:eastAsia="Arial" w:hAnsi="Arial"/>
              </w:rPr>
            </w:pPr>
            <w:r w:rsidDel="00000000" w:rsidR="00000000" w:rsidRPr="00000000">
              <w:rPr>
                <w:rFonts w:ascii="Arial" w:cs="Arial" w:eastAsia="Arial" w:hAnsi="Arial"/>
                <w:rtl w:val="0"/>
              </w:rPr>
              <w:t xml:space="preserve">Will Message</w:t>
            </w:r>
          </w:p>
        </w:tc>
      </w:tr>
    </w:tbl>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21: WILLMSG packet</w:t>
      </w:r>
    </w:p>
    <w:p w:rsidR="00000000" w:rsidDel="00000000" w:rsidP="00000000" w:rsidRDefault="00000000" w:rsidRPr="00000000" w14:paraId="0000078B">
      <w:pPr>
        <w:ind w:left="-15" w:right="990" w:firstLine="0"/>
        <w:rPr>
          <w:rFonts w:ascii="Arial" w:cs="Arial" w:eastAsia="Arial" w:hAnsi="Arial"/>
        </w:rPr>
      </w:pPr>
      <w:r w:rsidDel="00000000" w:rsidR="00000000" w:rsidRPr="00000000">
        <w:rPr>
          <w:rFonts w:ascii="Arial" w:cs="Arial" w:eastAsia="Arial" w:hAnsi="Arial"/>
          <w:rtl w:val="0"/>
        </w:rPr>
        <w:t xml:space="preserve">The WILLPACKET packet is sent by a</w:t>
      </w:r>
      <w:sdt>
        <w:sdtPr>
          <w:tag w:val="goog_rdk_132"/>
        </w:sdtPr>
        <w:sdtContent>
          <w:commentRangeStart w:id="25"/>
        </w:sdtContent>
      </w:sdt>
      <w:r w:rsidDel="00000000" w:rsidR="00000000" w:rsidRPr="00000000">
        <w:rPr>
          <w:rFonts w:ascii="Arial" w:cs="Arial" w:eastAsia="Arial" w:hAnsi="Arial"/>
          <w:rtl w:val="0"/>
        </w:rPr>
        <w:t xml:space="preserve"> client as response to a WILLMSGREQ</w:t>
      </w:r>
      <w:commentRangeEnd w:id="25"/>
      <w:r w:rsidDel="00000000" w:rsidR="00000000" w:rsidRPr="00000000">
        <w:commentReference w:id="25"/>
      </w:r>
      <w:r w:rsidDel="00000000" w:rsidR="00000000" w:rsidRPr="00000000">
        <w:rPr>
          <w:rFonts w:ascii="Arial" w:cs="Arial" w:eastAsia="Arial" w:hAnsi="Arial"/>
          <w:rtl w:val="0"/>
        </w:rPr>
        <w:t xml:space="preserve"> for transferring its Will packet to the GW.</w:t>
      </w:r>
    </w:p>
    <w:p w:rsidR="00000000" w:rsidDel="00000000" w:rsidP="00000000" w:rsidRDefault="00000000" w:rsidRPr="00000000" w14:paraId="0000078C">
      <w:pPr>
        <w:pStyle w:val="Heading4"/>
        <w:ind w:left="0" w:firstLine="0"/>
        <w:rPr>
          <w:rFonts w:ascii="Arial" w:cs="Arial" w:eastAsia="Arial" w:hAnsi="Arial"/>
        </w:rPr>
      </w:pPr>
      <w:bookmarkStart w:colFirst="0" w:colLast="0" w:name="_heading=h.4du1wux" w:id="91"/>
      <w:bookmarkEnd w:id="91"/>
      <w:r w:rsidDel="00000000" w:rsidR="00000000" w:rsidRPr="00000000">
        <w:rPr>
          <w:rFonts w:ascii="Arial" w:cs="Arial" w:eastAsia="Arial" w:hAnsi="Arial"/>
          <w:rtl w:val="0"/>
        </w:rPr>
        <w:t xml:space="preserve">3.1.9.1 Length &amp; Packet Type</w:t>
      </w:r>
    </w:p>
    <w:p w:rsidR="00000000" w:rsidDel="00000000" w:rsidP="00000000" w:rsidRDefault="00000000" w:rsidRPr="00000000" w14:paraId="000007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8E">
      <w:pPr>
        <w:pStyle w:val="Heading4"/>
        <w:ind w:left="0" w:firstLine="0"/>
        <w:rPr>
          <w:rFonts w:ascii="Arial" w:cs="Arial" w:eastAsia="Arial" w:hAnsi="Arial"/>
        </w:rPr>
      </w:pPr>
      <w:bookmarkStart w:colFirst="0" w:colLast="0" w:name="_heading=h.2szc72q" w:id="92"/>
      <w:bookmarkEnd w:id="92"/>
      <w:r w:rsidDel="00000000" w:rsidR="00000000" w:rsidRPr="00000000">
        <w:rPr>
          <w:rFonts w:ascii="Arial" w:cs="Arial" w:eastAsia="Arial" w:hAnsi="Arial"/>
          <w:rtl w:val="0"/>
        </w:rPr>
        <w:t xml:space="preserve">3.1.9.2 Will Message</w:t>
      </w:r>
    </w:p>
    <w:p w:rsidR="00000000" w:rsidDel="00000000" w:rsidP="00000000" w:rsidRDefault="00000000" w:rsidRPr="00000000" w14:paraId="0000078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Contains the Will Message which is published by after the Virtual Connection is closed  </w:t>
      </w:r>
    </w:p>
    <w:p w:rsidR="00000000" w:rsidDel="00000000" w:rsidP="00000000" w:rsidRDefault="00000000" w:rsidRPr="00000000" w14:paraId="00000790">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791">
      <w:pPr>
        <w:pStyle w:val="Heading3"/>
        <w:keepLines w:val="1"/>
        <w:spacing w:after="118" w:before="0" w:line="259" w:lineRule="auto"/>
        <w:ind w:left="0" w:firstLine="0"/>
        <w:rPr>
          <w:rFonts w:ascii="Arial" w:cs="Arial" w:eastAsia="Arial" w:hAnsi="Arial"/>
        </w:rPr>
      </w:pPr>
      <w:bookmarkStart w:colFirst="0" w:colLast="0" w:name="_heading=h.184mhaj" w:id="93"/>
      <w:bookmarkEnd w:id="93"/>
      <w:r w:rsidDel="00000000" w:rsidR="00000000" w:rsidRPr="00000000">
        <w:rPr>
          <w:rFonts w:ascii="Arial" w:cs="Arial" w:eastAsia="Arial" w:hAnsi="Arial"/>
          <w:rtl w:val="0"/>
        </w:rPr>
        <w:t xml:space="preserve">3.1.10 </w:t>
      </w:r>
      <w:sdt>
        <w:sdtPr>
          <w:tag w:val="goog_rdk_133"/>
        </w:sdtPr>
        <w:sdtContent>
          <w:commentRangeStart w:id="26"/>
        </w:sdtContent>
      </w:sdt>
      <w:sdt>
        <w:sdtPr>
          <w:tag w:val="goog_rdk_134"/>
        </w:sdtPr>
        <w:sdtContent>
          <w:commentRangeStart w:id="27"/>
        </w:sdtContent>
      </w:sdt>
      <w:r w:rsidDel="00000000" w:rsidR="00000000" w:rsidRPr="00000000">
        <w:rPr>
          <w:rFonts w:ascii="Arial" w:cs="Arial" w:eastAsia="Arial" w:hAnsi="Arial"/>
          <w:rtl w:val="0"/>
        </w:rPr>
        <w:t xml:space="preserve">AUTH</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bl>
      <w:tblPr>
        <w:tblStyle w:val="Table2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9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9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9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9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9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9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9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79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9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9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9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A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A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A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7AE">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7B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7B7">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7BF">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7C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7C8">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7C9">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7D2">
      <w:pPr>
        <w:rPr>
          <w:rFonts w:ascii="Arial" w:cs="Arial" w:eastAsia="Arial" w:hAnsi="Arial"/>
          <w:highlight w:val="white"/>
        </w:rPr>
      </w:pPr>
      <w:r w:rsidDel="00000000" w:rsidR="00000000" w:rsidRPr="00000000">
        <w:rPr>
          <w:rFonts w:ascii="Arial" w:cs="Arial" w:eastAsia="Arial" w:hAnsi="Arial"/>
          <w:highlight w:val="white"/>
          <w:rtl w:val="0"/>
        </w:rPr>
        <w:t xml:space="preserve">The AUTH message is first sent by the client as part of an authentication exchange.  The server responds with another AUTH message and so on until the authentication is complete.  The server then responds with a CONNACK message.</w:t>
      </w:r>
    </w:p>
    <w:p w:rsidR="00000000" w:rsidDel="00000000" w:rsidP="00000000" w:rsidRDefault="00000000" w:rsidRPr="00000000" w14:paraId="000007D3">
      <w:pPr>
        <w:pStyle w:val="Heading4"/>
        <w:ind w:left="0" w:firstLine="0"/>
        <w:rPr>
          <w:rFonts w:ascii="Arial" w:cs="Arial" w:eastAsia="Arial" w:hAnsi="Arial"/>
        </w:rPr>
      </w:pPr>
      <w:bookmarkStart w:colFirst="0" w:colLast="0" w:name="_heading=h.3s49zyc" w:id="94"/>
      <w:bookmarkEnd w:id="94"/>
      <w:r w:rsidDel="00000000" w:rsidR="00000000" w:rsidRPr="00000000">
        <w:rPr>
          <w:rFonts w:ascii="Arial" w:cs="Arial" w:eastAsia="Arial" w:hAnsi="Arial"/>
          <w:highlight w:val="white"/>
          <w:rtl w:val="0"/>
        </w:rPr>
        <w:t xml:space="preserve">3.1.10.1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7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D5">
      <w:pPr>
        <w:pStyle w:val="Heading4"/>
        <w:ind w:left="0" w:firstLine="0"/>
        <w:rPr>
          <w:rFonts w:ascii="Arial" w:cs="Arial" w:eastAsia="Arial" w:hAnsi="Arial"/>
        </w:rPr>
      </w:pPr>
      <w:bookmarkStart w:colFirst="0" w:colLast="0" w:name="_heading=h.279ka65" w:id="95"/>
      <w:bookmarkEnd w:id="95"/>
      <w:r w:rsidDel="00000000" w:rsidR="00000000" w:rsidRPr="00000000">
        <w:rPr>
          <w:rFonts w:ascii="Arial" w:cs="Arial" w:eastAsia="Arial" w:hAnsi="Arial"/>
          <w:rtl w:val="0"/>
        </w:rPr>
        <w:t xml:space="preserve">3.1.10.2 Reason Code</w:t>
      </w:r>
    </w:p>
    <w:p w:rsidR="00000000" w:rsidDel="00000000" w:rsidP="00000000" w:rsidRDefault="00000000" w:rsidRPr="00000000" w14:paraId="000007D6">
      <w:pPr>
        <w:rPr>
          <w:rFonts w:ascii="Arial" w:cs="Arial" w:eastAsia="Arial" w:hAnsi="Arial"/>
          <w:highlight w:val="white"/>
        </w:rPr>
      </w:pPr>
      <w:r w:rsidDel="00000000" w:rsidR="00000000" w:rsidRPr="00000000">
        <w:rPr>
          <w:rFonts w:ascii="Arial" w:cs="Arial" w:eastAsia="Arial" w:hAnsi="Arial"/>
          <w:highlight w:val="white"/>
          <w:rtl w:val="0"/>
        </w:rPr>
        <w:t xml:space="preserve">Byte 3 in the Auth packet holds the Authentication Reason Code. The values for the 1 byte unsigned Authentication Reason Code field are shown below. </w:t>
      </w:r>
    </w:p>
    <w:p w:rsidR="00000000" w:rsidDel="00000000" w:rsidP="00000000" w:rsidRDefault="00000000" w:rsidRPr="00000000" w14:paraId="000007D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7D8">
      <w:pPr>
        <w:rPr>
          <w:rFonts w:ascii="Arial" w:cs="Arial" w:eastAsia="Arial" w:hAnsi="Arial"/>
          <w:sz w:val="24"/>
          <w:szCs w:val="24"/>
        </w:rPr>
      </w:pP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tbl>
      <w:tblPr>
        <w:tblStyle w:val="Table22"/>
        <w:tblW w:w="96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
        <w:gridCol w:w="900"/>
        <w:gridCol w:w="2520"/>
        <w:gridCol w:w="2610"/>
        <w:gridCol w:w="2970"/>
        <w:tblGridChange w:id="0">
          <w:tblGrid>
            <w:gridCol w:w="653"/>
            <w:gridCol w:w="900"/>
            <w:gridCol w:w="2520"/>
            <w:gridCol w:w="2610"/>
            <w:gridCol w:w="2970"/>
          </w:tblGrid>
        </w:tblGridChange>
      </w:tblGrid>
      <w:tr>
        <w:trPr>
          <w:cantSplit w:val="0"/>
          <w:trHeight w:val="778.9414062499999" w:hRule="atLeast"/>
          <w:tblHeader w:val="0"/>
        </w:trPr>
        <w:tc>
          <w:tcPr>
            <w:shd w:fill="cfe2f3" w:val="clear"/>
          </w:tcPr>
          <w:p w:rsidR="00000000" w:rsidDel="00000000" w:rsidP="00000000" w:rsidRDefault="00000000" w:rsidRPr="00000000" w14:paraId="000007D9">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7DA">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7DB">
            <w:pPr>
              <w:spacing w:after="9" w:lineRule="auto"/>
              <w:jc w:val="center"/>
              <w:rPr>
                <w:rFonts w:ascii="Arial" w:cs="Arial" w:eastAsia="Arial" w:hAnsi="Arial"/>
              </w:rPr>
            </w:pPr>
            <w:r w:rsidDel="00000000" w:rsidR="00000000" w:rsidRPr="00000000">
              <w:rPr>
                <w:rFonts w:ascii="Arial" w:cs="Arial" w:eastAsia="Arial" w:hAnsi="Arial"/>
                <w:b w:val="1"/>
                <w:rtl w:val="0"/>
              </w:rPr>
              <w:t xml:space="preserve">Reason Code Name</w:t>
            </w:r>
            <w:r w:rsidDel="00000000" w:rsidR="00000000" w:rsidRPr="00000000">
              <w:rPr>
                <w:rtl w:val="0"/>
              </w:rPr>
            </w:r>
          </w:p>
        </w:tc>
        <w:tc>
          <w:tcPr>
            <w:shd w:fill="cfe2f3" w:val="clear"/>
          </w:tcPr>
          <w:p w:rsidR="00000000" w:rsidDel="00000000" w:rsidP="00000000" w:rsidRDefault="00000000" w:rsidRPr="00000000" w14:paraId="000007DC">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Sent by</w:t>
            </w:r>
            <w:r w:rsidDel="00000000" w:rsidR="00000000" w:rsidRPr="00000000">
              <w:rPr>
                <w:rtl w:val="0"/>
              </w:rPr>
            </w:r>
          </w:p>
        </w:tc>
        <w:tc>
          <w:tcPr>
            <w:shd w:fill="cfe2f3" w:val="clear"/>
          </w:tcPr>
          <w:p w:rsidR="00000000" w:rsidDel="00000000" w:rsidP="00000000" w:rsidRDefault="00000000" w:rsidRPr="00000000" w14:paraId="000007DD">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7DE">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DF">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7E0">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7E1">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Gateway</w:t>
            </w:r>
          </w:p>
        </w:tc>
        <w:tc>
          <w:tcPr/>
          <w:p w:rsidR="00000000" w:rsidDel="00000000" w:rsidP="00000000" w:rsidRDefault="00000000" w:rsidRPr="00000000" w14:paraId="000007E2">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Authentication is successful</w:t>
            </w:r>
          </w:p>
        </w:tc>
      </w:tr>
      <w:tr>
        <w:trPr>
          <w:cantSplit w:val="0"/>
          <w:trHeight w:val="778.9414062499999" w:hRule="atLeast"/>
          <w:tblHeader w:val="0"/>
        </w:trPr>
        <w:tc>
          <w:tcPr/>
          <w:p w:rsidR="00000000" w:rsidDel="00000000" w:rsidP="00000000" w:rsidRDefault="00000000" w:rsidRPr="00000000" w14:paraId="000007E3">
            <w:pPr>
              <w:spacing w:after="9" w:lineRule="auto"/>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7E4">
            <w:pPr>
              <w:spacing w:after="9" w:lineRule="auto"/>
              <w:ind w:right="-728"/>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7E5">
            <w:pPr>
              <w:spacing w:after="9" w:lineRule="auto"/>
              <w:ind w:right="-259"/>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7E6">
            <w:pPr>
              <w:spacing w:after="9" w:lineRule="auto"/>
              <w:ind w:right="990"/>
              <w:rPr>
                <w:rFonts w:ascii="Arial" w:cs="Arial" w:eastAsia="Arial" w:hAnsi="Arial"/>
              </w:rPr>
            </w:pPr>
            <w:r w:rsidDel="00000000" w:rsidR="00000000" w:rsidRPr="00000000">
              <w:rPr>
                <w:rFonts w:ascii="Arial" w:cs="Arial" w:eastAsia="Arial" w:hAnsi="Arial"/>
                <w:rtl w:val="0"/>
              </w:rPr>
              <w:t xml:space="preserve">Client or Server</w:t>
            </w:r>
          </w:p>
        </w:tc>
        <w:tc>
          <w:tcPr/>
          <w:p w:rsidR="00000000" w:rsidDel="00000000" w:rsidP="00000000" w:rsidRDefault="00000000" w:rsidRPr="00000000" w14:paraId="000007E7">
            <w:pPr>
              <w:spacing w:after="9" w:lineRule="auto"/>
              <w:ind w:right="990"/>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7E8">
            <w:pPr>
              <w:spacing w:after="9" w:lineRule="auto"/>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7E9">
            <w:pPr>
              <w:spacing w:after="9" w:lineRule="auto"/>
              <w:ind w:right="-728"/>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7EA">
            <w:pPr>
              <w:spacing w:after="9" w:lineRule="auto"/>
              <w:ind w:right="-157"/>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7EB">
            <w:pPr>
              <w:spacing w:after="9" w:lineRule="auto"/>
              <w:ind w:right="990"/>
              <w:rPr>
                <w:rFonts w:ascii="Arial" w:cs="Arial" w:eastAsia="Arial" w:hAnsi="Arial"/>
              </w:rPr>
            </w:pPr>
            <w:r w:rsidDel="00000000" w:rsidR="00000000" w:rsidRPr="00000000">
              <w:rPr>
                <w:rFonts w:ascii="Arial" w:cs="Arial" w:eastAsia="Arial" w:hAnsi="Arial"/>
                <w:rtl w:val="0"/>
              </w:rPr>
              <w:t xml:space="preserve">Client</w:t>
            </w:r>
          </w:p>
        </w:tc>
        <w:tc>
          <w:tcPr/>
          <w:p w:rsidR="00000000" w:rsidDel="00000000" w:rsidP="00000000" w:rsidRDefault="00000000" w:rsidRPr="00000000" w14:paraId="000007EC">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Initiate another authentication</w:t>
            </w:r>
          </w:p>
        </w:tc>
      </w:tr>
    </w:tbl>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23: AUTH Reason Code </w:t>
      </w:r>
    </w:p>
    <w:p w:rsidR="00000000" w:rsidDel="00000000" w:rsidP="00000000" w:rsidRDefault="00000000" w:rsidRPr="00000000" w14:paraId="000007EE">
      <w:pPr>
        <w:pStyle w:val="Heading4"/>
        <w:ind w:left="0" w:firstLine="0"/>
        <w:rPr/>
      </w:pPr>
      <w:bookmarkStart w:colFirst="0" w:colLast="0" w:name="_heading=h.meukdy" w:id="96"/>
      <w:bookmarkEnd w:id="96"/>
      <w:r w:rsidDel="00000000" w:rsidR="00000000" w:rsidRPr="00000000">
        <w:rPr>
          <w:vertAlign w:val="baseline"/>
          <w:rtl w:val="0"/>
        </w:rPr>
        <w:t xml:space="preserve">3.1.10.3 </w:t>
      </w:r>
      <w:r w:rsidDel="00000000" w:rsidR="00000000" w:rsidRPr="00000000">
        <w:rPr>
          <w:rtl w:val="0"/>
        </w:rPr>
        <w:t xml:space="preserve">Auth Method Length</w:t>
      </w:r>
    </w:p>
    <w:p w:rsidR="00000000" w:rsidDel="00000000" w:rsidP="00000000" w:rsidRDefault="00000000" w:rsidRPr="00000000" w14:paraId="000007EF">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7F0">
      <w:pPr>
        <w:pStyle w:val="Heading4"/>
        <w:ind w:left="0" w:firstLine="0"/>
        <w:rPr>
          <w:rFonts w:ascii="Arial" w:cs="Arial" w:eastAsia="Arial" w:hAnsi="Arial"/>
        </w:rPr>
      </w:pPr>
      <w:bookmarkStart w:colFirst="0" w:colLast="0" w:name="_heading=h.36ei31r" w:id="97"/>
      <w:bookmarkEnd w:id="97"/>
      <w:r w:rsidDel="00000000" w:rsidR="00000000" w:rsidRPr="00000000">
        <w:rPr>
          <w:rFonts w:ascii="Arial" w:cs="Arial" w:eastAsia="Arial" w:hAnsi="Arial"/>
          <w:rtl w:val="0"/>
        </w:rPr>
        <w:t xml:space="preserve">3.1.10.4 Auth Method</w:t>
      </w:r>
    </w:p>
    <w:p w:rsidR="00000000" w:rsidDel="00000000" w:rsidP="00000000" w:rsidRDefault="00000000" w:rsidRPr="00000000" w14:paraId="000007F1">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7F2">
      <w:pPr>
        <w:pStyle w:val="Heading4"/>
        <w:ind w:left="0" w:firstLine="0"/>
        <w:rPr>
          <w:rFonts w:ascii="Arial" w:cs="Arial" w:eastAsia="Arial" w:hAnsi="Arial"/>
        </w:rPr>
      </w:pPr>
      <w:bookmarkStart w:colFirst="0" w:colLast="0" w:name="_heading=h.1ljsd9k" w:id="98"/>
      <w:bookmarkEnd w:id="98"/>
      <w:r w:rsidDel="00000000" w:rsidR="00000000" w:rsidRPr="00000000">
        <w:rPr>
          <w:rFonts w:ascii="Arial" w:cs="Arial" w:eastAsia="Arial" w:hAnsi="Arial"/>
          <w:highlight w:val="white"/>
          <w:rtl w:val="0"/>
        </w:rPr>
        <w:t xml:space="preserve">3.1.10.5 </w:t>
      </w:r>
      <w:r w:rsidDel="00000000" w:rsidR="00000000" w:rsidRPr="00000000">
        <w:rPr>
          <w:rFonts w:ascii="Arial" w:cs="Arial" w:eastAsia="Arial" w:hAnsi="Arial"/>
          <w:rtl w:val="0"/>
        </w:rPr>
        <w:t xml:space="preserve">Auth Data</w:t>
      </w:r>
    </w:p>
    <w:p w:rsidR="00000000" w:rsidDel="00000000" w:rsidP="00000000" w:rsidRDefault="00000000" w:rsidRPr="00000000" w14:paraId="000007F3">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7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5">
      <w:pPr>
        <w:ind w:left="720" w:firstLine="0"/>
        <w:rPr>
          <w:rFonts w:ascii="Arial" w:cs="Arial" w:eastAsia="Arial" w:hAnsi="Arial"/>
          <w:color w:val="000000"/>
        </w:rPr>
      </w:pPr>
      <w:r w:rsidDel="00000000" w:rsidR="00000000" w:rsidRPr="00000000">
        <w:rPr>
          <w:rFonts w:ascii="Arial" w:cs="Arial" w:eastAsia="Arial" w:hAnsi="Arial"/>
          <w:sz w:val="24"/>
          <w:szCs w:val="24"/>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7F6">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is analogous to MQTT user name and password, the SASL PLAIN method can be used.</w:t>
      </w:r>
      <w:r w:rsidDel="00000000" w:rsidR="00000000" w:rsidRPr="00000000">
        <w:rPr>
          <w:rtl w:val="0"/>
        </w:rPr>
      </w:r>
    </w:p>
    <w:p w:rsidR="00000000" w:rsidDel="00000000" w:rsidP="00000000" w:rsidRDefault="00000000" w:rsidRPr="00000000" w14:paraId="000007F7">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7F8">
      <w:pPr>
        <w:pStyle w:val="Heading3"/>
        <w:keepLines w:val="1"/>
        <w:spacing w:after="118" w:before="0" w:line="259" w:lineRule="auto"/>
        <w:ind w:left="0" w:firstLine="0"/>
        <w:rPr>
          <w:rFonts w:ascii="Arial" w:cs="Arial" w:eastAsia="Arial" w:hAnsi="Arial"/>
        </w:rPr>
      </w:pPr>
      <w:bookmarkStart w:colFirst="0" w:colLast="0" w:name="_heading=h.45jfvxd" w:id="99"/>
      <w:bookmarkEnd w:id="99"/>
      <w:r w:rsidDel="00000000" w:rsidR="00000000" w:rsidRPr="00000000">
        <w:rPr>
          <w:rFonts w:ascii="Arial" w:cs="Arial" w:eastAsia="Arial" w:hAnsi="Arial"/>
          <w:rtl w:val="0"/>
        </w:rPr>
        <w:t xml:space="preserve">3.1.11 REGISTER</w:t>
      </w:r>
    </w:p>
    <w:tbl>
      <w:tblPr>
        <w:tblStyle w:val="Table2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F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F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F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F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F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F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F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0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0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0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0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0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0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1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1D">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26">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MSB</w:t>
            </w:r>
          </w:p>
        </w:tc>
      </w:tr>
      <w:tr>
        <w:trPr>
          <w:cantSplit w:val="0"/>
          <w:tblHeader w:val="0"/>
        </w:trPr>
        <w:tc>
          <w:tcPr/>
          <w:p w:rsidR="00000000" w:rsidDel="00000000" w:rsidP="00000000" w:rsidRDefault="00000000" w:rsidRPr="00000000" w14:paraId="0000082F">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830">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838">
            <w:pPr>
              <w:rPr>
                <w:rFonts w:ascii="Arial" w:cs="Arial" w:eastAsia="Arial" w:hAnsi="Arial"/>
              </w:rPr>
            </w:pPr>
            <w:r w:rsidDel="00000000" w:rsidR="00000000" w:rsidRPr="00000000">
              <w:rPr>
                <w:rFonts w:ascii="Arial" w:cs="Arial" w:eastAsia="Arial" w:hAnsi="Arial"/>
                <w:rtl w:val="0"/>
              </w:rPr>
              <w:t xml:space="preserve">Byte 7 … N</w:t>
            </w:r>
          </w:p>
        </w:tc>
        <w:tc>
          <w:tcPr>
            <w:gridSpan w:val="8"/>
          </w:tcPr>
          <w:p w:rsidR="00000000" w:rsidDel="00000000" w:rsidP="00000000" w:rsidRDefault="00000000" w:rsidRPr="00000000" w14:paraId="00000839">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842">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843">
      <w:pPr>
        <w:pStyle w:val="Heading4"/>
        <w:ind w:left="0" w:firstLine="0"/>
        <w:rPr>
          <w:rFonts w:ascii="Arial" w:cs="Arial" w:eastAsia="Arial" w:hAnsi="Arial"/>
        </w:rPr>
      </w:pPr>
      <w:bookmarkStart w:colFirst="0" w:colLast="0" w:name="_heading=h.2koq656" w:id="100"/>
      <w:bookmarkEnd w:id="100"/>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84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45">
      <w:pPr>
        <w:pStyle w:val="Heading4"/>
        <w:ind w:left="0" w:firstLine="0"/>
        <w:rPr>
          <w:rFonts w:ascii="Arial" w:cs="Arial" w:eastAsia="Arial" w:hAnsi="Arial"/>
        </w:rPr>
      </w:pPr>
      <w:bookmarkStart w:colFirst="0" w:colLast="0" w:name="_heading=h.zu0gcz" w:id="101"/>
      <w:bookmarkEnd w:id="101"/>
      <w:r w:rsidDel="00000000" w:rsidR="00000000" w:rsidRPr="00000000">
        <w:rPr>
          <w:rFonts w:ascii="Arial" w:cs="Arial" w:eastAsia="Arial" w:hAnsi="Arial"/>
          <w:rtl w:val="0"/>
        </w:rPr>
        <w:t xml:space="preserve">3.1.11.2 Topic Alias</w:t>
      </w:r>
    </w:p>
    <w:p w:rsidR="00000000" w:rsidDel="00000000" w:rsidP="00000000" w:rsidRDefault="00000000" w:rsidRPr="00000000" w14:paraId="0000084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847">
      <w:pPr>
        <w:pStyle w:val="Heading4"/>
        <w:ind w:left="0" w:firstLine="0"/>
        <w:rPr>
          <w:rFonts w:ascii="Arial" w:cs="Arial" w:eastAsia="Arial" w:hAnsi="Arial"/>
        </w:rPr>
      </w:pPr>
      <w:bookmarkStart w:colFirst="0" w:colLast="0" w:name="_heading=h.3jtnz0s" w:id="102"/>
      <w:bookmarkEnd w:id="102"/>
      <w:r w:rsidDel="00000000" w:rsidR="00000000" w:rsidRPr="00000000">
        <w:rPr>
          <w:rFonts w:ascii="Arial" w:cs="Arial" w:eastAsia="Arial" w:hAnsi="Arial"/>
          <w:rtl w:val="0"/>
        </w:rPr>
        <w:t xml:space="preserve">3.1.11.3 Packet Id</w:t>
      </w:r>
    </w:p>
    <w:p w:rsidR="00000000" w:rsidDel="00000000" w:rsidP="00000000" w:rsidRDefault="00000000" w:rsidRPr="00000000" w14:paraId="00000848">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REGACK packet.</w:t>
      </w:r>
    </w:p>
    <w:p w:rsidR="00000000" w:rsidDel="00000000" w:rsidP="00000000" w:rsidRDefault="00000000" w:rsidRPr="00000000" w14:paraId="00000849">
      <w:pPr>
        <w:pStyle w:val="Heading4"/>
        <w:ind w:left="0" w:firstLine="0"/>
        <w:rPr>
          <w:rFonts w:ascii="Arial" w:cs="Arial" w:eastAsia="Arial" w:hAnsi="Arial"/>
        </w:rPr>
      </w:pPr>
      <w:bookmarkStart w:colFirst="0" w:colLast="0" w:name="_heading=h.1yyy98l" w:id="103"/>
      <w:bookmarkEnd w:id="103"/>
      <w:r w:rsidDel="00000000" w:rsidR="00000000" w:rsidRPr="00000000">
        <w:rPr>
          <w:rFonts w:ascii="Arial" w:cs="Arial" w:eastAsia="Arial" w:hAnsi="Arial"/>
          <w:rtl w:val="0"/>
        </w:rPr>
        <w:t xml:space="preserve">3.1.11.4 Topic Name</w:t>
      </w:r>
    </w:p>
    <w:p w:rsidR="00000000" w:rsidDel="00000000" w:rsidP="00000000" w:rsidRDefault="00000000" w:rsidRPr="00000000" w14:paraId="0000084A">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84B">
      <w:pPr>
        <w:pStyle w:val="Heading3"/>
        <w:keepLines w:val="1"/>
        <w:spacing w:after="77" w:before="0" w:line="259" w:lineRule="auto"/>
        <w:ind w:left="0" w:firstLine="0"/>
        <w:rPr>
          <w:rFonts w:ascii="Arial" w:cs="Arial" w:eastAsia="Arial" w:hAnsi="Arial"/>
        </w:rPr>
      </w:pPr>
      <w:bookmarkStart w:colFirst="0" w:colLast="0" w:name="_heading=h.4iylrwe" w:id="104"/>
      <w:bookmarkEnd w:id="104"/>
      <w:r w:rsidDel="00000000" w:rsidR="00000000" w:rsidRPr="00000000">
        <w:rPr>
          <w:rFonts w:ascii="Arial" w:cs="Arial" w:eastAsia="Arial" w:hAnsi="Arial"/>
          <w:rtl w:val="0"/>
        </w:rPr>
        <w:t xml:space="preserve">3.1.12 REGACK</w:t>
      </w:r>
    </w:p>
    <w:tbl>
      <w:tblPr>
        <w:tblStyle w:val="Table2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
        <w:gridCol w:w="1158"/>
        <w:gridCol w:w="1072"/>
        <w:gridCol w:w="1134"/>
        <w:gridCol w:w="1114"/>
        <w:gridCol w:w="982"/>
        <w:gridCol w:w="162"/>
        <w:gridCol w:w="1072"/>
        <w:gridCol w:w="877"/>
        <w:gridCol w:w="16"/>
        <w:gridCol w:w="815"/>
        <w:tblGridChange w:id="0">
          <w:tblGrid>
            <w:gridCol w:w="948"/>
            <w:gridCol w:w="1158"/>
            <w:gridCol w:w="1072"/>
            <w:gridCol w:w="1134"/>
            <w:gridCol w:w="1114"/>
            <w:gridCol w:w="982"/>
            <w:gridCol w:w="162"/>
            <w:gridCol w:w="1072"/>
            <w:gridCol w:w="877"/>
            <w:gridCol w:w="16"/>
            <w:gridCol w:w="815"/>
          </w:tblGrid>
        </w:tblGridChange>
      </w:tblGrid>
      <w:tr>
        <w:trPr>
          <w:cantSplit w:val="0"/>
          <w:tblHeader w:val="0"/>
        </w:trPr>
        <w:tc>
          <w:tcPr>
            <w:shd w:fill="cfe2f3" w:val="clear"/>
          </w:tcPr>
          <w:p w:rsidR="00000000" w:rsidDel="00000000" w:rsidP="00000000" w:rsidRDefault="00000000" w:rsidRPr="00000000" w14:paraId="0000084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4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4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4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5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5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85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85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5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57">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85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86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6D">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86E">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879">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7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7C">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87D">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880">
            <w:pPr>
              <w:jc w:val="center"/>
              <w:rPr>
                <w:rFonts w:ascii="Arial" w:cs="Arial" w:eastAsia="Arial" w:hAnsi="Arial"/>
              </w:rPr>
            </w:pPr>
            <w:r w:rsidDel="00000000" w:rsidR="00000000" w:rsidRPr="00000000">
              <w:rPr>
                <w:rFonts w:ascii="Arial" w:cs="Arial" w:eastAsia="Arial" w:hAnsi="Arial"/>
                <w:rtl w:val="0"/>
              </w:rPr>
              <w:t xml:space="preserve">Topic Alias Type</w:t>
            </w:r>
          </w:p>
        </w:tc>
      </w:tr>
      <w:tr>
        <w:trPr>
          <w:cantSplit w:val="0"/>
          <w:tblHeader w:val="0"/>
        </w:trPr>
        <w:tc>
          <w:tcPr/>
          <w:p w:rsidR="00000000" w:rsidDel="00000000" w:rsidP="00000000" w:rsidRDefault="00000000" w:rsidRPr="00000000" w14:paraId="00000883">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88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8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8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88C">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8E">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88F">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99">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89A">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A4">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8A5">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8B0">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8B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8C6">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8C7">
      <w:pPr>
        <w:pStyle w:val="Heading4"/>
        <w:ind w:left="0" w:right="4" w:firstLine="0"/>
        <w:rPr>
          <w:rFonts w:ascii="Arial" w:cs="Arial" w:eastAsia="Arial" w:hAnsi="Arial"/>
        </w:rPr>
      </w:pPr>
      <w:bookmarkStart w:colFirst="0" w:colLast="0" w:name="_heading=h.2y3w247" w:id="105"/>
      <w:bookmarkEnd w:id="105"/>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8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C9">
      <w:pPr>
        <w:pStyle w:val="Heading4"/>
        <w:ind w:left="0" w:right="4" w:firstLine="0"/>
        <w:rPr>
          <w:rFonts w:ascii="Arial" w:cs="Arial" w:eastAsia="Arial" w:hAnsi="Arial"/>
        </w:rPr>
      </w:pPr>
      <w:bookmarkStart w:colFirst="0" w:colLast="0" w:name="_heading=h.1d96cc0" w:id="106"/>
      <w:bookmarkEnd w:id="106"/>
      <w:r w:rsidDel="00000000" w:rsidR="00000000" w:rsidRPr="00000000">
        <w:rPr>
          <w:rFonts w:ascii="Arial" w:cs="Arial" w:eastAsia="Arial" w:hAnsi="Arial"/>
          <w:rtl w:val="0"/>
        </w:rPr>
        <w:t xml:space="preserve">3.1.12.2 REGACK Flags</w:t>
      </w:r>
    </w:p>
    <w:p w:rsidR="00000000" w:rsidDel="00000000" w:rsidP="00000000" w:rsidRDefault="00000000" w:rsidRPr="00000000" w14:paraId="000008CA">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8CB">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8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8CD">
      <w:pPr>
        <w:pStyle w:val="Heading4"/>
        <w:rPr/>
      </w:pPr>
      <w:bookmarkStart w:colFirst="0" w:colLast="0" w:name="_heading=h.3x8tuzt" w:id="107"/>
      <w:bookmarkEnd w:id="107"/>
      <w:r w:rsidDel="00000000" w:rsidR="00000000" w:rsidRPr="00000000">
        <w:rPr>
          <w:vertAlign w:val="baseline"/>
          <w:rtl w:val="0"/>
        </w:rPr>
        <w:t xml:space="preserve">3.1.12.3 </w:t>
      </w:r>
      <w:r w:rsidDel="00000000" w:rsidR="00000000" w:rsidRPr="00000000">
        <w:rPr>
          <w:rtl w:val="0"/>
        </w:rPr>
        <w:t xml:space="preserve">Topic Alias</w:t>
      </w:r>
    </w:p>
    <w:p w:rsidR="00000000" w:rsidDel="00000000" w:rsidP="00000000" w:rsidRDefault="00000000" w:rsidRPr="00000000" w14:paraId="000008C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8CF">
      <w:pPr>
        <w:pStyle w:val="Heading4"/>
        <w:rPr/>
      </w:pPr>
      <w:bookmarkStart w:colFirst="0" w:colLast="0" w:name="_heading=h.2ce457m" w:id="108"/>
      <w:bookmarkEnd w:id="108"/>
      <w:r w:rsidDel="00000000" w:rsidR="00000000" w:rsidRPr="00000000">
        <w:rPr>
          <w:rtl w:val="0"/>
        </w:rPr>
        <w:t xml:space="preserve">3.1.12.4 Packet Id</w:t>
      </w:r>
    </w:p>
    <w:p w:rsidR="00000000" w:rsidDel="00000000" w:rsidP="00000000" w:rsidRDefault="00000000" w:rsidRPr="00000000" w14:paraId="000008D0">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8D1">
      <w:pPr>
        <w:pStyle w:val="Heading4"/>
        <w:ind w:left="0" w:right="4" w:firstLine="0"/>
        <w:rPr>
          <w:rFonts w:ascii="Arial" w:cs="Arial" w:eastAsia="Arial" w:hAnsi="Arial"/>
        </w:rPr>
      </w:pPr>
      <w:bookmarkStart w:colFirst="0" w:colLast="0" w:name="_heading=h.rjefff" w:id="109"/>
      <w:bookmarkEnd w:id="109"/>
      <w:r w:rsidDel="00000000" w:rsidR="00000000" w:rsidRPr="00000000">
        <w:rPr>
          <w:rFonts w:ascii="Arial" w:cs="Arial" w:eastAsia="Arial" w:hAnsi="Arial"/>
          <w:rtl w:val="0"/>
        </w:rPr>
        <w:t xml:space="preserve">3.1.12.5 Reason Code</w:t>
      </w:r>
    </w:p>
    <w:p w:rsidR="00000000" w:rsidDel="00000000" w:rsidP="00000000" w:rsidRDefault="00000000" w:rsidRPr="00000000" w14:paraId="000008D2">
      <w:pPr>
        <w:rPr>
          <w:rFonts w:ascii="Arial" w:cs="Arial" w:eastAsia="Arial" w:hAnsi="Arial"/>
          <w:sz w:val="24"/>
          <w:szCs w:val="24"/>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r>
    </w:p>
    <w:tbl>
      <w:tblPr>
        <w:tblStyle w:val="Table25"/>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8D3">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8D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8D5">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8D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8D7">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D8">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8D9">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8DA">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Request for the topic alias value for the included topic name is successful</w:t>
            </w:r>
          </w:p>
        </w:tc>
      </w:tr>
      <w:tr>
        <w:trPr>
          <w:cantSplit w:val="0"/>
          <w:trHeight w:val="1008.9218749999999" w:hRule="atLeast"/>
          <w:tblHeader w:val="0"/>
        </w:trPr>
        <w:tc>
          <w:tcPr/>
          <w:p w:rsidR="00000000" w:rsidDel="00000000" w:rsidP="00000000" w:rsidRDefault="00000000" w:rsidRPr="00000000" w14:paraId="000008DB">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8DC">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8DD">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8DE">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8DF">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8E0">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8E1">
            <w:pPr>
              <w:spacing w:after="9" w:lineRule="auto"/>
              <w:ind w:right="-157"/>
              <w:rPr>
                <w:rFonts w:ascii="Arial" w:cs="Arial" w:eastAsia="Arial" w:hAnsi="Arial"/>
              </w:rPr>
            </w:pPr>
            <w:sdt>
              <w:sdtPr>
                <w:tag w:val="goog_rdk_135"/>
              </w:sdtPr>
              <w:sdtContent>
                <w:commentRangeStart w:id="28"/>
              </w:sdtContent>
            </w:sdt>
            <w:r w:rsidDel="00000000" w:rsidR="00000000" w:rsidRPr="00000000">
              <w:rPr>
                <w:rFonts w:ascii="Arial" w:cs="Arial" w:eastAsia="Arial" w:hAnsi="Arial"/>
                <w:rtl w:val="0"/>
              </w:rPr>
              <w:t xml:space="preserve">Invalid Topic Alias</w:t>
            </w:r>
            <w:commentRangeEnd w:id="28"/>
            <w:r w:rsidDel="00000000" w:rsidR="00000000" w:rsidRPr="00000000">
              <w:commentReference w:id="28"/>
            </w:r>
            <w:r w:rsidDel="00000000" w:rsidR="00000000" w:rsidRPr="00000000">
              <w:rPr>
                <w:rtl w:val="0"/>
              </w:rPr>
            </w:r>
          </w:p>
        </w:tc>
        <w:tc>
          <w:tcPr/>
          <w:p w:rsidR="00000000" w:rsidDel="00000000" w:rsidP="00000000" w:rsidRDefault="00000000" w:rsidRPr="00000000" w14:paraId="000008E2">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Client or GW has received a REGISTER packet containing a Topic Alias which has a value that is not recognized. </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8E3">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8E4">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8E5">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8E6">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Topic Alias are not supported by the Client or gateway</w:t>
            </w:r>
          </w:p>
        </w:tc>
      </w:tr>
    </w:tbl>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26: REGACK Reason Code</w:t>
      </w:r>
    </w:p>
    <w:p w:rsidR="00000000" w:rsidDel="00000000" w:rsidP="00000000" w:rsidRDefault="00000000" w:rsidRPr="00000000" w14:paraId="000008E8">
      <w:pPr>
        <w:pStyle w:val="Heading3"/>
        <w:rPr/>
      </w:pPr>
      <w:bookmarkStart w:colFirst="0" w:colLast="0" w:name="_heading=h.3bj1y38" w:id="110"/>
      <w:bookmarkEnd w:id="110"/>
      <w:r w:rsidDel="00000000" w:rsidR="00000000" w:rsidRPr="00000000">
        <w:rPr>
          <w:vertAlign w:val="baseline"/>
          <w:rtl w:val="0"/>
        </w:rPr>
        <w:t xml:space="preserve">3.1.13 </w:t>
      </w:r>
      <w:r w:rsidDel="00000000" w:rsidR="00000000" w:rsidRPr="00000000">
        <w:rPr>
          <w:rtl w:val="0"/>
        </w:rPr>
        <w:t xml:space="preserve">Publish Variants</w:t>
      </w:r>
    </w:p>
    <w:p w:rsidR="00000000" w:rsidDel="00000000" w:rsidP="00000000" w:rsidRDefault="00000000" w:rsidRPr="00000000" w14:paraId="000008E9">
      <w:pPr>
        <w:rPr/>
      </w:pPr>
      <w:r w:rsidDel="00000000" w:rsidR="00000000" w:rsidRPr="00000000">
        <w:rPr>
          <w:rtl w:val="0"/>
        </w:rPr>
        <w:t xml:space="preserve">MQTT-SN is designed to be optimized for packet size. For this reason, the PUBLISH packet has been split into 3 variants; Variant 1 catering for Quality of Service -1 where a protocol version field is required, Variant 2 catering for Quality of Service 0 where no response ACK is required and thus no packet identifier is required and Quality of Service 1 and 2 where a response is expected, Variant 3 catering for Out Of Band messages where minimal overhead is required. Due to the fundamental structural difference of QoS -1 and OOB, a respective new packet type has been introduced. The table below breaks down the different versions of the PUBLISH packet and their respective type identifiers.</w:t>
      </w:r>
    </w:p>
    <w:p w:rsidR="00000000" w:rsidDel="00000000" w:rsidP="00000000" w:rsidRDefault="00000000" w:rsidRPr="00000000" w14:paraId="000008EA">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6"/>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8EB">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8EC">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8ED">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8EE">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8EF">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8F0">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8F1">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Minus 1</w:t>
            </w:r>
          </w:p>
        </w:tc>
        <w:tc>
          <w:tcPr/>
          <w:p w:rsidR="00000000" w:rsidDel="00000000" w:rsidP="00000000" w:rsidRDefault="00000000" w:rsidRPr="00000000" w14:paraId="000008F2">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8F3">
            <w:pPr>
              <w:spacing w:after="9" w:lineRule="auto"/>
              <w:ind w:right="990"/>
              <w:rPr>
                <w:rFonts w:ascii="Arial" w:cs="Arial" w:eastAsia="Arial" w:hAnsi="Arial"/>
              </w:rPr>
            </w:pPr>
            <w:r w:rsidDel="00000000" w:rsidR="00000000" w:rsidRPr="00000000">
              <w:rPr>
                <w:rFonts w:ascii="Arial" w:cs="Arial" w:eastAsia="Arial" w:hAnsi="Arial"/>
                <w:rtl w:val="0"/>
              </w:rPr>
              <w:t xml:space="preserve">A second variant of the PUBLISH packet corresponding to Quality of Service minus 1 – This represents the PUBLISH Minus One from the original specification and is included for purposes of backward compatibility. This packet has been superseded by Publish OOB (0x11)</w:t>
            </w:r>
          </w:p>
        </w:tc>
      </w:tr>
      <w:tr>
        <w:trPr>
          <w:cantSplit w:val="0"/>
          <w:trHeight w:val="1008.9218749999999" w:hRule="atLeast"/>
          <w:tblHeader w:val="0"/>
        </w:trPr>
        <w:tc>
          <w:tcPr/>
          <w:p w:rsidR="00000000" w:rsidDel="00000000" w:rsidP="00000000" w:rsidRDefault="00000000" w:rsidRPr="00000000" w14:paraId="000008F4">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Out Of Band (OOB)</w:t>
            </w:r>
          </w:p>
        </w:tc>
        <w:tc>
          <w:tcPr/>
          <w:p w:rsidR="00000000" w:rsidDel="00000000" w:rsidP="00000000" w:rsidRDefault="00000000" w:rsidRPr="00000000" w14:paraId="000008F5">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8F6">
            <w:pPr>
              <w:spacing w:after="9" w:lineRule="auto"/>
              <w:ind w:right="990"/>
              <w:rPr>
                <w:rFonts w:ascii="Arial" w:cs="Arial" w:eastAsia="Arial" w:hAnsi="Arial"/>
              </w:rPr>
            </w:pPr>
            <w:r w:rsidDel="00000000" w:rsidR="00000000" w:rsidRPr="00000000">
              <w:rPr>
                <w:rFonts w:ascii="Arial" w:cs="Arial" w:eastAsia="Arial" w:hAnsi="Arial"/>
                <w:rtl w:val="0"/>
              </w:rPr>
              <w:t xml:space="preserve">A PUBLISH message that need have no session present on the GW or broker</w:t>
            </w:r>
          </w:p>
        </w:tc>
      </w:tr>
    </w:tbl>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pStyle w:val="Heading3"/>
        <w:keepLines w:val="1"/>
        <w:spacing w:after="77" w:before="0" w:line="259" w:lineRule="auto"/>
        <w:ind w:left="0" w:firstLine="0"/>
        <w:rPr>
          <w:rFonts w:ascii="Arial" w:cs="Arial" w:eastAsia="Arial" w:hAnsi="Arial"/>
        </w:rPr>
      </w:pPr>
      <w:bookmarkStart w:colFirst="0" w:colLast="0" w:name="_heading=h.1qoc8b1" w:id="111"/>
      <w:bookmarkEnd w:id="111"/>
      <w:r w:rsidDel="00000000" w:rsidR="00000000" w:rsidRPr="00000000">
        <w:rPr>
          <w:rtl w:val="0"/>
        </w:rPr>
        <w:t xml:space="preserve">3.1.14 </w:t>
      </w:r>
      <w:sdt>
        <w:sdtPr>
          <w:tag w:val="goog_rdk_136"/>
        </w:sdtPr>
        <w:sdtContent>
          <w:commentRangeStart w:id="29"/>
        </w:sdtContent>
      </w:sdt>
      <w:sdt>
        <w:sdtPr>
          <w:tag w:val="goog_rdk_137"/>
        </w:sdtPr>
        <w:sdtContent>
          <w:commentRangeStart w:id="30"/>
        </w:sdtContent>
      </w:sdt>
      <w:sdt>
        <w:sdtPr>
          <w:tag w:val="goog_rdk_138"/>
        </w:sdtPr>
        <w:sdtContent>
          <w:commentRangeStart w:id="31"/>
        </w:sdtContent>
      </w:sdt>
      <w:sdt>
        <w:sdtPr>
          <w:tag w:val="goog_rdk_139"/>
        </w:sdtPr>
        <w:sdtContent>
          <w:commentRangeStart w:id="32"/>
        </w:sdtContent>
      </w:sdt>
      <w:sdt>
        <w:sdtPr>
          <w:tag w:val="goog_rdk_140"/>
        </w:sdtPr>
        <w:sdtContent>
          <w:commentRangeStart w:id="33"/>
        </w:sdtContent>
      </w:sdt>
      <w:r w:rsidDel="00000000" w:rsidR="00000000" w:rsidRPr="00000000">
        <w:rPr>
          <w:rFonts w:ascii="Arial" w:cs="Arial" w:eastAsia="Arial" w:hAnsi="Arial"/>
          <w:rtl w:val="0"/>
        </w:rPr>
        <w:t xml:space="preserve">PUBLISH MINUS -1 (Reference from 1.2)</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8F9">
      <w:pPr>
        <w:rPr>
          <w:rFonts w:ascii="Arial" w:cs="Arial" w:eastAsia="Arial" w:hAnsi="Arial"/>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8F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F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8F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8F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0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90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0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0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0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0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90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917">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92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92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933">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93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36">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93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3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9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3E">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93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4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94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4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4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94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4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94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5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95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952">
            <w:pPr>
              <w:keepNext w:val="1"/>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5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960">
            <w:pPr>
              <w:keepNext w:val="1"/>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96E">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97C">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89">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98A">
            <w:pPr>
              <w:keepNext w:val="1"/>
              <w:jc w:val="center"/>
              <w:rPr>
                <w:rFonts w:ascii="Arial" w:cs="Arial" w:eastAsia="Arial" w:hAnsi="Arial"/>
              </w:rPr>
            </w:pPr>
            <w:r w:rsidDel="00000000" w:rsidR="00000000" w:rsidRPr="00000000">
              <w:rPr>
                <w:rFonts w:ascii="Arial" w:cs="Arial" w:eastAsia="Arial" w:hAnsi="Arial"/>
                <w:rtl w:val="0"/>
              </w:rPr>
              <w:t xml:space="preserve">Data</w:t>
            </w:r>
          </w:p>
        </w:tc>
      </w:tr>
    </w:tbl>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27: PUBLISH packet</w:t>
      </w:r>
    </w:p>
    <w:p w:rsidR="00000000" w:rsidDel="00000000" w:rsidP="00000000" w:rsidRDefault="00000000" w:rsidRPr="00000000" w14:paraId="0000099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w:t>
      </w:r>
      <w:sdt>
        <w:sdtPr>
          <w:tag w:val="goog_rdk_141"/>
        </w:sdtPr>
        <w:sdtContent>
          <w:commentRangeStart w:id="34"/>
        </w:sdtContent>
      </w:sdt>
      <w:r w:rsidDel="00000000" w:rsidR="00000000" w:rsidRPr="00000000">
        <w:rPr>
          <w:rFonts w:ascii="Arial" w:cs="Arial" w:eastAsia="Arial" w:hAnsi="Arial"/>
          <w:rtl w:val="0"/>
        </w:rPr>
        <w:t xml:space="preserve">certain topic</w:t>
      </w:r>
      <w:commentRangeEnd w:id="34"/>
      <w:r w:rsidDel="00000000" w:rsidR="00000000" w:rsidRPr="00000000">
        <w:commentReference w:id="34"/>
      </w:r>
      <w:r w:rsidDel="00000000" w:rsidR="00000000" w:rsidRPr="00000000">
        <w:rPr>
          <w:rFonts w:ascii="Arial" w:cs="Arial" w:eastAsia="Arial" w:hAnsi="Arial"/>
          <w:rtl w:val="0"/>
        </w:rPr>
        <w:t xml:space="preserve">.</w:t>
      </w:r>
    </w:p>
    <w:p w:rsidR="00000000" w:rsidDel="00000000" w:rsidP="00000000" w:rsidRDefault="00000000" w:rsidRPr="00000000" w14:paraId="00000999">
      <w:pPr>
        <w:pStyle w:val="Heading4"/>
        <w:ind w:left="0" w:right="4" w:firstLine="0"/>
        <w:rPr>
          <w:rFonts w:ascii="Arial" w:cs="Arial" w:eastAsia="Arial" w:hAnsi="Arial"/>
        </w:rPr>
      </w:pPr>
      <w:bookmarkStart w:colFirst="0" w:colLast="0" w:name="_heading=h.4anzqyu" w:id="112"/>
      <w:bookmarkEnd w:id="112"/>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99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9B">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4ykbeg" w:id="113"/>
      <w:bookmarkEnd w:id="113"/>
      <w:r w:rsidDel="00000000" w:rsidR="00000000" w:rsidRPr="00000000">
        <w:rPr>
          <w:rFonts w:ascii="Arial" w:cs="Arial" w:eastAsia="Arial" w:hAnsi="Arial"/>
          <w:rtl w:val="0"/>
        </w:rPr>
        <w:t xml:space="preserve">3.1.14.2 PUBLISH Flags</w:t>
      </w:r>
      <w:r w:rsidDel="00000000" w:rsidR="00000000" w:rsidRPr="00000000">
        <w:rPr>
          <w:rtl w:val="0"/>
        </w:rPr>
      </w:r>
    </w:p>
    <w:p w:rsidR="00000000" w:rsidDel="00000000" w:rsidP="00000000" w:rsidRDefault="00000000" w:rsidRPr="00000000" w14:paraId="0000099C">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99D">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9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9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9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9A1">
      <w:pPr>
        <w:numPr>
          <w:ilvl w:val="0"/>
          <w:numId w:val="3"/>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9A2">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oy7u29" w:id="114"/>
      <w:bookmarkEnd w:id="114"/>
      <w:r w:rsidDel="00000000" w:rsidR="00000000" w:rsidRPr="00000000">
        <w:rPr>
          <w:rFonts w:ascii="Arial" w:cs="Arial" w:eastAsia="Arial" w:hAnsi="Arial"/>
          <w:rtl w:val="0"/>
        </w:rPr>
        <w:t xml:space="preserve">3.1.14.3 Topic Alias or Topic Length</w:t>
      </w:r>
      <w:r w:rsidDel="00000000" w:rsidR="00000000" w:rsidRPr="00000000">
        <w:rPr>
          <w:rtl w:val="0"/>
        </w:rPr>
      </w:r>
    </w:p>
    <w:p w:rsidR="00000000" w:rsidDel="00000000" w:rsidP="00000000" w:rsidRDefault="00000000" w:rsidRPr="00000000" w14:paraId="000009A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9A4">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43i4a2" w:id="115"/>
      <w:bookmarkEnd w:id="115"/>
      <w:r w:rsidDel="00000000" w:rsidR="00000000" w:rsidRPr="00000000">
        <w:rPr>
          <w:rFonts w:ascii="Arial" w:cs="Arial" w:eastAsia="Arial" w:hAnsi="Arial"/>
          <w:rtl w:val="0"/>
        </w:rPr>
        <w:t xml:space="preserve">3.1.14.4 Data</w: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p>
    <w:p w:rsidR="00000000" w:rsidDel="00000000" w:rsidP="00000000" w:rsidRDefault="00000000" w:rsidRPr="00000000" w14:paraId="000009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payload of an MQTT PUBLISH packet. It has a variable length and contains the application data that is being published.</w:t>
      </w:r>
    </w:p>
    <w:p w:rsidR="00000000" w:rsidDel="00000000" w:rsidP="00000000" w:rsidRDefault="00000000" w:rsidRPr="00000000" w14:paraId="000009A7">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j8sehv" w:id="116"/>
      <w:bookmarkEnd w:id="116"/>
      <w:r w:rsidDel="00000000" w:rsidR="00000000" w:rsidRPr="00000000">
        <w:rPr>
          <w:rtl w:val="0"/>
        </w:rPr>
        <w:t xml:space="preserve">3.1.15 </w:t>
      </w:r>
      <w:sdt>
        <w:sdtPr>
          <w:tag w:val="goog_rdk_142"/>
        </w:sdtPr>
        <w:sdtContent>
          <w:commentRangeStart w:id="35"/>
        </w:sdtContent>
      </w:sdt>
      <w:sdt>
        <w:sdtPr>
          <w:tag w:val="goog_rdk_143"/>
        </w:sdtPr>
        <w:sdtContent>
          <w:commentRangeStart w:id="36"/>
        </w:sdtContent>
      </w:sdt>
      <w:sdt>
        <w:sdtPr>
          <w:tag w:val="goog_rdk_144"/>
        </w:sdtPr>
        <w:sdtContent>
          <w:commentRangeStart w:id="37"/>
        </w:sdtContent>
      </w:sdt>
      <w:r w:rsidDel="00000000" w:rsidR="00000000" w:rsidRPr="00000000">
        <w:rPr>
          <w:rFonts w:ascii="Arial" w:cs="Arial" w:eastAsia="Arial" w:hAnsi="Arial"/>
          <w:rtl w:val="0"/>
        </w:rPr>
        <w:t xml:space="preserve">PUBLISH OUT OF BAND</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A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A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A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A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A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B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B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B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B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B8">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B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C7">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9C8">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9D6">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D7">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OUT OF BAND (OOB)</w:t>
            </w:r>
          </w:p>
        </w:tc>
      </w:tr>
      <w:tr>
        <w:trPr>
          <w:cantSplit w:val="0"/>
          <w:trHeight w:val="200" w:hRule="atLeast"/>
          <w:tblHeader w:val="0"/>
        </w:trPr>
        <w:tc>
          <w:tcPr>
            <w:vMerge w:val="continue"/>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9E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E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E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E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EC">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9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F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F2">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9F3">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F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9F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F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F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9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9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0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0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0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A07">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A0F">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A16">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26">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packet</w:t>
      </w:r>
    </w:p>
    <w:p w:rsidR="00000000" w:rsidDel="00000000" w:rsidP="00000000" w:rsidRDefault="00000000" w:rsidRPr="00000000" w14:paraId="00000A35">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36">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38fx5o" w:id="117"/>
      <w:bookmarkEnd w:id="117"/>
      <w:r w:rsidDel="00000000" w:rsidR="00000000" w:rsidRPr="00000000">
        <w:rPr>
          <w:rFonts w:ascii="Arial" w:cs="Arial" w:eastAsia="Arial" w:hAnsi="Arial"/>
          <w:rtl w:val="0"/>
        </w:rPr>
        <w:t xml:space="preserve">3.1.15.1 Length &amp; Packet Type</w:t>
      </w:r>
      <w:r w:rsidDel="00000000" w:rsidR="00000000" w:rsidRPr="00000000">
        <w:rPr>
          <w:rtl w:val="0"/>
        </w:rPr>
      </w:r>
    </w:p>
    <w:p w:rsidR="00000000" w:rsidDel="00000000" w:rsidP="00000000" w:rsidRDefault="00000000" w:rsidRPr="00000000" w14:paraId="00000A3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38">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idq7dh" w:id="118"/>
      <w:bookmarkEnd w:id="118"/>
      <w:r w:rsidDel="00000000" w:rsidR="00000000" w:rsidRPr="00000000">
        <w:rPr>
          <w:rFonts w:ascii="Arial" w:cs="Arial" w:eastAsia="Arial" w:hAnsi="Arial"/>
          <w:rtl w:val="0"/>
        </w:rPr>
        <w:t xml:space="preserve">3.1.15.2 PUBLISH Flags</w:t>
      </w:r>
      <w:r w:rsidDel="00000000" w:rsidR="00000000" w:rsidRPr="00000000">
        <w:rPr>
          <w:rtl w:val="0"/>
        </w:rPr>
      </w:r>
    </w:p>
    <w:p w:rsidR="00000000" w:rsidDel="00000000" w:rsidP="00000000" w:rsidRDefault="00000000" w:rsidRPr="00000000" w14:paraId="00000A39">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3A">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3C">
      <w:pPr>
        <w:numPr>
          <w:ilvl w:val="0"/>
          <w:numId w:val="3"/>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3D">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2ddq1a" w:id="119"/>
      <w:bookmarkEnd w:id="119"/>
      <w:r w:rsidDel="00000000" w:rsidR="00000000" w:rsidRPr="00000000">
        <w:rPr>
          <w:rFonts w:ascii="Arial" w:cs="Arial" w:eastAsia="Arial" w:hAnsi="Arial"/>
          <w:rtl w:val="0"/>
        </w:rPr>
        <w:t xml:space="preserve">3.1.15.3 Topic Alias or Topic Length</w:t>
      </w:r>
      <w:r w:rsidDel="00000000" w:rsidR="00000000" w:rsidRPr="00000000">
        <w:rPr>
          <w:rtl w:val="0"/>
        </w:rPr>
      </w:r>
    </w:p>
    <w:p w:rsidR="00000000" w:rsidDel="00000000" w:rsidP="00000000" w:rsidRDefault="00000000" w:rsidRPr="00000000" w14:paraId="00000A3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3F">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hio093" w:id="120"/>
      <w:bookmarkEnd w:id="120"/>
      <w:r w:rsidDel="00000000" w:rsidR="00000000" w:rsidRPr="00000000">
        <w:rPr>
          <w:rFonts w:ascii="Arial" w:cs="Arial" w:eastAsia="Arial" w:hAnsi="Arial"/>
          <w:rtl w:val="0"/>
        </w:rPr>
        <w:t xml:space="preserve">3.1.15.4 Data</w:t>
      </w:r>
      <w:r w:rsidDel="00000000" w:rsidR="00000000" w:rsidRPr="00000000">
        <w:rPr>
          <w:rtl w:val="0"/>
        </w:rPr>
      </w:r>
    </w:p>
    <w:p w:rsidR="00000000" w:rsidDel="00000000" w:rsidP="00000000" w:rsidRDefault="00000000" w:rsidRPr="00000000" w14:paraId="00000A40">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A42">
      <w:pPr>
        <w:pStyle w:val="Heading3"/>
        <w:rPr>
          <w:vertAlign w:val="baseline"/>
        </w:rPr>
      </w:pPr>
      <w:bookmarkStart w:colFirst="0" w:colLast="0" w:name="_heading=h.wnyagw" w:id="121"/>
      <w:bookmarkEnd w:id="121"/>
      <w:r w:rsidDel="00000000" w:rsidR="00000000" w:rsidRPr="00000000">
        <w:rPr>
          <w:vertAlign w:val="baseline"/>
          <w:rtl w:val="0"/>
        </w:rPr>
        <w:t xml:space="preserve">3.1.16 </w:t>
      </w:r>
      <w:r w:rsidDel="00000000" w:rsidR="00000000" w:rsidRPr="00000000">
        <w:rPr>
          <w:rtl w:val="0"/>
        </w:rPr>
        <w:t xml:space="preserve">PUBLISH (used for QoS 0)</w:t>
      </w:r>
      <w:r w:rsidDel="00000000" w:rsidR="00000000" w:rsidRPr="00000000">
        <w:rPr>
          <w:rtl w:val="0"/>
        </w:rPr>
      </w:r>
    </w:p>
    <w:p w:rsidR="00000000" w:rsidDel="00000000" w:rsidP="00000000" w:rsidRDefault="00000000" w:rsidRPr="00000000" w14:paraId="00000A43">
      <w:pPr>
        <w:rPr>
          <w:rFonts w:ascii="Arial" w:cs="Arial" w:eastAsia="Arial" w:hAnsi="Arial"/>
        </w:rPr>
      </w:pP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4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4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4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4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4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4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4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5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5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5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5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6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7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7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A81">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8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8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8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8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8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8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8D">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A8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9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9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9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9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9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A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AA2">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AAA">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AAC">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AAD">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AB1">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AB2">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AC0">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C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AD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D1">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gnlt4p" w:id="122"/>
      <w:bookmarkEnd w:id="122"/>
      <w:r w:rsidDel="00000000" w:rsidR="00000000" w:rsidRPr="00000000">
        <w:rPr>
          <w:rFonts w:ascii="Arial" w:cs="Arial" w:eastAsia="Arial" w:hAnsi="Arial"/>
          <w:rtl w:val="0"/>
        </w:rPr>
        <w:t xml:space="preserve">3.1.16.1 Length &amp; Packet Type</w:t>
      </w:r>
      <w:r w:rsidDel="00000000" w:rsidR="00000000" w:rsidRPr="00000000">
        <w:rPr>
          <w:rtl w:val="0"/>
        </w:rPr>
      </w:r>
    </w:p>
    <w:p w:rsidR="00000000" w:rsidDel="00000000" w:rsidP="00000000" w:rsidRDefault="00000000" w:rsidRPr="00000000" w14:paraId="00000A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D3">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vsw3ci" w:id="123"/>
      <w:bookmarkEnd w:id="123"/>
      <w:r w:rsidDel="00000000" w:rsidR="00000000" w:rsidRPr="00000000">
        <w:rPr>
          <w:rFonts w:ascii="Arial" w:cs="Arial" w:eastAsia="Arial" w:hAnsi="Arial"/>
          <w:rtl w:val="0"/>
        </w:rPr>
        <w:t xml:space="preserve">3.1.16.2 PUBLISH Flags</w:t>
      </w:r>
      <w:r w:rsidDel="00000000" w:rsidR="00000000" w:rsidRPr="00000000">
        <w:rPr>
          <w:rtl w:val="0"/>
        </w:rPr>
      </w:r>
    </w:p>
    <w:p w:rsidR="00000000" w:rsidDel="00000000" w:rsidP="00000000" w:rsidRDefault="00000000" w:rsidRPr="00000000" w14:paraId="00000AD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D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is, set to “0”, it signifies that the packet is sent for the first time. If the DUP flag is set to “1”, it signifies that the packet was retransmitted. </w:t>
      </w:r>
    </w:p>
    <w:p w:rsidR="00000000" w:rsidDel="00000000" w:rsidP="00000000" w:rsidRDefault="00000000" w:rsidRPr="00000000" w14:paraId="00000AD9">
      <w:pPr>
        <w:numPr>
          <w:ilvl w:val="0"/>
          <w:numId w:val="3"/>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DA">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fsjm0b" w:id="124"/>
      <w:bookmarkEnd w:id="124"/>
      <w:r w:rsidDel="00000000" w:rsidR="00000000" w:rsidRPr="00000000">
        <w:rPr>
          <w:rFonts w:ascii="Arial" w:cs="Arial" w:eastAsia="Arial" w:hAnsi="Arial"/>
          <w:rtl w:val="0"/>
        </w:rPr>
        <w:t xml:space="preserve">3.1.16.3 Topic Alias or Topic Length</w:t>
      </w:r>
      <w:r w:rsidDel="00000000" w:rsidR="00000000" w:rsidRPr="00000000">
        <w:rPr>
          <w:rtl w:val="0"/>
        </w:rPr>
      </w:r>
    </w:p>
    <w:p w:rsidR="00000000" w:rsidDel="00000000" w:rsidP="00000000" w:rsidRDefault="00000000" w:rsidRPr="00000000" w14:paraId="00000AD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DC">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uxtw84" w:id="125"/>
      <w:bookmarkEnd w:id="125"/>
      <w:r w:rsidDel="00000000" w:rsidR="00000000" w:rsidRPr="00000000">
        <w:rPr>
          <w:rFonts w:ascii="Arial" w:cs="Arial" w:eastAsia="Arial" w:hAnsi="Arial"/>
          <w:rtl w:val="0"/>
        </w:rPr>
        <w:t xml:space="preserve">3.1.16.4 Data</w:t>
      </w:r>
      <w:r w:rsidDel="00000000" w:rsidR="00000000" w:rsidRPr="00000000">
        <w:rPr>
          <w:rtl w:val="0"/>
        </w:rPr>
      </w:r>
    </w:p>
    <w:p w:rsidR="00000000" w:rsidDel="00000000" w:rsidP="00000000" w:rsidRDefault="00000000" w:rsidRPr="00000000" w14:paraId="00000ADD">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DE">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DF">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AE0">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a346fx" w:id="126"/>
      <w:bookmarkEnd w:id="126"/>
      <w:r w:rsidDel="00000000" w:rsidR="00000000" w:rsidRPr="00000000">
        <w:rPr>
          <w:rFonts w:ascii="Arial" w:cs="Arial" w:eastAsia="Arial" w:hAnsi="Arial"/>
          <w:rtl w:val="0"/>
        </w:rPr>
        <w:t xml:space="preserve">3.1.17 PUBLISH (used for QoS 1 &amp; 2)</w:t>
      </w:r>
      <w:r w:rsidDel="00000000" w:rsidR="00000000" w:rsidRPr="00000000">
        <w:rPr>
          <w:rtl w:val="0"/>
        </w:rPr>
      </w:r>
    </w:p>
    <w:p w:rsidR="00000000" w:rsidDel="00000000" w:rsidP="00000000" w:rsidRDefault="00000000" w:rsidRPr="00000000" w14:paraId="00000AE1">
      <w:pPr>
        <w:rPr>
          <w:rFonts w:ascii="Arial" w:cs="Arial" w:eastAsia="Arial" w:hAnsi="Arial"/>
        </w:rPr>
      </w:pPr>
      <w:r w:rsidDel="00000000" w:rsidR="00000000" w:rsidRPr="00000000">
        <w:rPr>
          <w:rtl w:val="0"/>
        </w:rPr>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E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E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E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F1">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F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00">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01">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0F">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10">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1F">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2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22">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23">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25">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2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2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2B">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B2C">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3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3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3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3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3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3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3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3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3F">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40">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4E">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B4F">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5D">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B5E">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B66">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B68">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B6D">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B6E">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B7C">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7D">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B8C">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8D">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u2rp3q" w:id="127"/>
      <w:bookmarkEnd w:id="127"/>
      <w:r w:rsidDel="00000000" w:rsidR="00000000" w:rsidRPr="00000000">
        <w:rPr>
          <w:rFonts w:ascii="Arial" w:cs="Arial" w:eastAsia="Arial" w:hAnsi="Arial"/>
          <w:rtl w:val="0"/>
        </w:rPr>
        <w:t xml:space="preserve">3.1.17.1 Length &amp; Packet Type</w:t>
      </w:r>
      <w:r w:rsidDel="00000000" w:rsidR="00000000" w:rsidRPr="00000000">
        <w:rPr>
          <w:rtl w:val="0"/>
        </w:rPr>
      </w:r>
    </w:p>
    <w:p w:rsidR="00000000" w:rsidDel="00000000" w:rsidP="00000000" w:rsidRDefault="00000000" w:rsidRPr="00000000" w14:paraId="00000B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8F">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981zbj" w:id="128"/>
      <w:bookmarkEnd w:id="128"/>
      <w:r w:rsidDel="00000000" w:rsidR="00000000" w:rsidRPr="00000000">
        <w:rPr>
          <w:rFonts w:ascii="Arial" w:cs="Arial" w:eastAsia="Arial" w:hAnsi="Arial"/>
          <w:rtl w:val="0"/>
        </w:rPr>
        <w:t xml:space="preserve">3.1.17.2 PUBLISH Flags</w:t>
      </w:r>
      <w:r w:rsidDel="00000000" w:rsidR="00000000" w:rsidRPr="00000000">
        <w:rPr>
          <w:rtl w:val="0"/>
        </w:rPr>
      </w:r>
    </w:p>
    <w:p w:rsidR="00000000" w:rsidDel="00000000" w:rsidP="00000000" w:rsidRDefault="00000000" w:rsidRPr="00000000" w14:paraId="00000B90">
      <w:pPr>
        <w:ind w:right="4"/>
        <w:rPr>
          <w:rFonts w:ascii="Arial" w:cs="Arial" w:eastAsia="Arial" w:hAnsi="Arial"/>
        </w:rPr>
      </w:pPr>
      <w:bookmarkStart w:colFirst="0" w:colLast="0" w:name="_heading=h.odc9jc" w:id="129"/>
      <w:bookmarkEnd w:id="129"/>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1">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B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B95">
      <w:pPr>
        <w:numPr>
          <w:ilvl w:val="0"/>
          <w:numId w:val="3"/>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6">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8czs75" w:id="130"/>
      <w:bookmarkEnd w:id="130"/>
      <w:r w:rsidDel="00000000" w:rsidR="00000000" w:rsidRPr="00000000">
        <w:rPr>
          <w:rFonts w:ascii="Arial" w:cs="Arial" w:eastAsia="Arial" w:hAnsi="Arial"/>
          <w:rtl w:val="0"/>
        </w:rPr>
        <w:t xml:space="preserve">3.1.17.3 Topic Length</w:t>
      </w:r>
      <w:r w:rsidDel="00000000" w:rsidR="00000000" w:rsidRPr="00000000">
        <w:rPr>
          <w:rtl w:val="0"/>
        </w:rPr>
      </w:r>
    </w:p>
    <w:p w:rsidR="00000000" w:rsidDel="00000000" w:rsidP="00000000" w:rsidRDefault="00000000" w:rsidRPr="00000000" w14:paraId="00000B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topic value. This will be either 2 bytes when using a standard alias (0b00, 0b01 or 0b10) or the length of the full topic name when the topic type is 0b11.</w:t>
      </w:r>
    </w:p>
    <w:p w:rsidR="00000000" w:rsidDel="00000000" w:rsidP="00000000" w:rsidRDefault="00000000" w:rsidRPr="00000000" w14:paraId="00000B98">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nia2ey" w:id="131"/>
      <w:bookmarkEnd w:id="131"/>
      <w:r w:rsidDel="00000000" w:rsidR="00000000" w:rsidRPr="00000000">
        <w:rPr>
          <w:rFonts w:ascii="Arial" w:cs="Arial" w:eastAsia="Arial" w:hAnsi="Arial"/>
          <w:rtl w:val="0"/>
        </w:rPr>
        <w:t xml:space="preserve">3.1.17.4 Packet Id</w:t>
      </w:r>
      <w:r w:rsidDel="00000000" w:rsidR="00000000" w:rsidRPr="00000000">
        <w:rPr>
          <w:rtl w:val="0"/>
        </w:rPr>
      </w:r>
    </w:p>
    <w:p w:rsidR="00000000" w:rsidDel="00000000" w:rsidP="00000000" w:rsidRDefault="00000000" w:rsidRPr="00000000" w14:paraId="00000B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B9A">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7hxl2r" w:id="132"/>
      <w:bookmarkEnd w:id="132"/>
      <w:r w:rsidDel="00000000" w:rsidR="00000000" w:rsidRPr="00000000">
        <w:rPr>
          <w:rFonts w:ascii="Arial" w:cs="Arial" w:eastAsia="Arial" w:hAnsi="Arial"/>
          <w:rtl w:val="0"/>
        </w:rPr>
        <w:t xml:space="preserve">3.1.17.5 Topic Alias or Topic Name</w:t>
      </w:r>
      <w:r w:rsidDel="00000000" w:rsidR="00000000" w:rsidRPr="00000000">
        <w:rPr>
          <w:rtl w:val="0"/>
        </w:rPr>
      </w:r>
    </w:p>
    <w:p w:rsidR="00000000" w:rsidDel="00000000" w:rsidP="00000000" w:rsidRDefault="00000000" w:rsidRPr="00000000" w14:paraId="00000B9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topic name encoded as a Fixed Length UTF-8 Encoded String,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w:t>
      </w:r>
    </w:p>
    <w:p w:rsidR="00000000" w:rsidDel="00000000" w:rsidP="00000000" w:rsidRDefault="00000000" w:rsidRPr="00000000" w14:paraId="00000B9C">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mn7vak" w:id="133"/>
      <w:bookmarkEnd w:id="133"/>
      <w:r w:rsidDel="00000000" w:rsidR="00000000" w:rsidRPr="00000000">
        <w:rPr>
          <w:rFonts w:ascii="Arial" w:cs="Arial" w:eastAsia="Arial" w:hAnsi="Arial"/>
          <w:rtl w:val="0"/>
        </w:rPr>
        <w:t xml:space="preserve">3.1.17.6 Data</w:t>
      </w:r>
      <w:r w:rsidDel="00000000" w:rsidR="00000000" w:rsidRPr="00000000">
        <w:rPr>
          <w:rtl w:val="0"/>
        </w:rPr>
      </w:r>
    </w:p>
    <w:p w:rsidR="00000000" w:rsidDel="00000000" w:rsidP="00000000" w:rsidRDefault="00000000" w:rsidRPr="00000000" w14:paraId="00000B9D">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9E">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1si5id" w:id="134"/>
      <w:bookmarkEnd w:id="134"/>
      <w:r w:rsidDel="00000000" w:rsidR="00000000" w:rsidRPr="00000000">
        <w:rPr>
          <w:rFonts w:ascii="Arial" w:cs="Arial" w:eastAsia="Arial" w:hAnsi="Arial"/>
          <w:rtl w:val="0"/>
        </w:rPr>
        <w:t xml:space="preserve">3.1.18 PUBACK – Publish Acknowledgement</w:t>
      </w:r>
      <w:r w:rsidDel="00000000" w:rsidR="00000000" w:rsidRPr="00000000">
        <w:rPr>
          <w:rtl w:val="0"/>
        </w:rPr>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9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A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A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A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A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A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A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B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B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BB">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C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C4">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CC">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BC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BD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w:t>
      </w:r>
      <w:sdt>
        <w:sdtPr>
          <w:tag w:val="goog_rdk_145"/>
        </w:sdtPr>
        <w:sdtContent>
          <w:commentRangeStart w:id="38"/>
        </w:sdtContent>
      </w:sdt>
      <w:sdt>
        <w:sdtPr>
          <w:tag w:val="goog_rdk_146"/>
        </w:sdtPr>
        <w:sdtContent>
          <w:commentRangeStart w:id="39"/>
        </w:sdtContent>
      </w:sdt>
      <w:r w:rsidDel="00000000" w:rsidR="00000000" w:rsidRPr="00000000">
        <w:rPr>
          <w:rFonts w:ascii="Arial" w:cs="Arial" w:eastAsia="Arial" w:hAnsi="Arial"/>
          <w:rtl w:val="0"/>
        </w:rPr>
        <w:t xml:space="preserve">any QoS</w:t>
      </w:r>
      <w:commentRangeEnd w:id="38"/>
      <w:r w:rsidDel="00000000" w:rsidR="00000000" w:rsidRPr="00000000">
        <w:commentReference w:id="38"/>
      </w:r>
      <w:commentRangeEnd w:id="39"/>
      <w:r w:rsidDel="00000000" w:rsidR="00000000" w:rsidRPr="00000000">
        <w:commentReference w:id="39"/>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Publish Out Of Band</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BD7">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ls5o66" w:id="135"/>
      <w:bookmarkEnd w:id="135"/>
      <w:r w:rsidDel="00000000" w:rsidR="00000000" w:rsidRPr="00000000">
        <w:rPr>
          <w:rFonts w:ascii="Arial" w:cs="Arial" w:eastAsia="Arial" w:hAnsi="Arial"/>
          <w:rtl w:val="0"/>
        </w:rPr>
        <w:t xml:space="preserve">3.1.18.1 Length &amp; Packet Type</w:t>
      </w:r>
      <w:r w:rsidDel="00000000" w:rsidR="00000000" w:rsidRPr="00000000">
        <w:rPr>
          <w:rtl w:val="0"/>
        </w:rPr>
      </w:r>
    </w:p>
    <w:p w:rsidR="00000000" w:rsidDel="00000000" w:rsidP="00000000" w:rsidRDefault="00000000" w:rsidRPr="00000000" w14:paraId="00000BD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D9">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0xfydz" w:id="136"/>
      <w:bookmarkEnd w:id="136"/>
      <w:r w:rsidDel="00000000" w:rsidR="00000000" w:rsidRPr="00000000">
        <w:rPr>
          <w:rFonts w:ascii="Arial" w:cs="Arial" w:eastAsia="Arial" w:hAnsi="Arial"/>
          <w:rtl w:val="0"/>
        </w:rPr>
        <w:t xml:space="preserve">3.1.18.2 Packet Id</w:t>
      </w:r>
      <w:r w:rsidDel="00000000" w:rsidR="00000000" w:rsidRPr="00000000">
        <w:rPr>
          <w:rtl w:val="0"/>
        </w:rPr>
      </w:r>
    </w:p>
    <w:p w:rsidR="00000000" w:rsidDel="00000000" w:rsidP="00000000" w:rsidRDefault="00000000" w:rsidRPr="00000000" w14:paraId="00000B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DB">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kx3h1s" w:id="137"/>
      <w:bookmarkEnd w:id="137"/>
      <w:r w:rsidDel="00000000" w:rsidR="00000000" w:rsidRPr="00000000">
        <w:rPr>
          <w:rFonts w:ascii="Arial" w:cs="Arial" w:eastAsia="Arial" w:hAnsi="Arial"/>
          <w:rtl w:val="0"/>
        </w:rPr>
        <w:t xml:space="preserve">3.1.18.3 Reason Code</w:t>
      </w:r>
      <w:r w:rsidDel="00000000" w:rsidR="00000000" w:rsidRPr="00000000">
        <w:rPr>
          <w:rtl w:val="0"/>
        </w:rPr>
      </w:r>
    </w:p>
    <w:p w:rsidR="00000000" w:rsidDel="00000000" w:rsidP="00000000" w:rsidRDefault="00000000" w:rsidRPr="00000000" w14:paraId="00000BD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Client or Server sending the PUBACK packet MUST use one of the PUBACK Reason Codes</w:t>
      </w:r>
      <w:sdt>
        <w:sdtPr>
          <w:tag w:val="goog_rdk_147"/>
        </w:sdtPr>
        <w:sdtContent>
          <w:commentRangeStart w:id="40"/>
        </w:sdtContent>
      </w:sdt>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commentRangeEnd w:id="40"/>
      <w:r w:rsidDel="00000000" w:rsidR="00000000" w:rsidRPr="00000000">
        <w:commentReference w:id="4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32: PUBACK Reason Code</w:t>
      </w:r>
    </w:p>
    <w:p w:rsidR="00000000" w:rsidDel="00000000" w:rsidP="00000000" w:rsidRDefault="00000000" w:rsidRPr="00000000" w14:paraId="00000BDE">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BDF">
      <w:pPr>
        <w:pStyle w:val="Heading3"/>
        <w:keepLines w:val="1"/>
        <w:spacing w:after="109" w:before="0" w:line="259" w:lineRule="auto"/>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02dr9l" w:id="138"/>
      <w:bookmarkEnd w:id="138"/>
      <w:r w:rsidDel="00000000" w:rsidR="00000000" w:rsidRPr="00000000">
        <w:rPr>
          <w:rFonts w:ascii="Arial" w:cs="Arial" w:eastAsia="Arial" w:hAnsi="Arial"/>
          <w:rtl w:val="0"/>
        </w:rPr>
        <w:t xml:space="preserve">3.1.19 PUBREC (QoS 2 delivery part 1)</w:t>
      </w:r>
      <w:r w:rsidDel="00000000" w:rsidR="00000000" w:rsidRPr="00000000">
        <w:rPr>
          <w:rtl w:val="0"/>
        </w:rPr>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E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E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E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E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E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E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E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E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E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E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E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F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F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F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FC">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04">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05">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0E">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0F">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f7o1he" w:id="139"/>
      <w:bookmarkEnd w:id="139"/>
      <w:r w:rsidDel="00000000" w:rsidR="00000000" w:rsidRPr="00000000">
        <w:rPr>
          <w:rFonts w:ascii="Arial" w:cs="Arial" w:eastAsia="Arial" w:hAnsi="Arial"/>
          <w:rtl w:val="0"/>
        </w:rPr>
        <w:t xml:space="preserve">3.1.19.1 Length &amp; Packet Type</w:t>
      </w:r>
      <w:r w:rsidDel="00000000" w:rsidR="00000000" w:rsidRPr="00000000">
        <w:rPr>
          <w:rtl w:val="0"/>
        </w:rPr>
      </w:r>
    </w:p>
    <w:p w:rsidR="00000000" w:rsidDel="00000000" w:rsidP="00000000" w:rsidRDefault="00000000" w:rsidRPr="00000000" w14:paraId="00000C1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11">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z7bk57" w:id="140"/>
      <w:bookmarkEnd w:id="140"/>
      <w:r w:rsidDel="00000000" w:rsidR="00000000" w:rsidRPr="00000000">
        <w:rPr>
          <w:rFonts w:ascii="Arial" w:cs="Arial" w:eastAsia="Arial" w:hAnsi="Arial"/>
          <w:rtl w:val="0"/>
        </w:rPr>
        <w:t xml:space="preserve">3.1.19.2 Packet Id</w:t>
      </w:r>
      <w:r w:rsidDel="00000000" w:rsidR="00000000" w:rsidRPr="00000000">
        <w:rPr>
          <w:rtl w:val="0"/>
        </w:rPr>
      </w:r>
    </w:p>
    <w:p w:rsidR="00000000" w:rsidDel="00000000" w:rsidP="00000000" w:rsidRDefault="00000000" w:rsidRPr="00000000" w14:paraId="00000C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13">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14">
      <w:pPr>
        <w:pStyle w:val="Heading3"/>
        <w:keepLines w:val="1"/>
        <w:spacing w:after="109" w:before="0" w:line="259" w:lineRule="auto"/>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eclud0" w:id="141"/>
      <w:bookmarkEnd w:id="141"/>
      <w:r w:rsidDel="00000000" w:rsidR="00000000" w:rsidRPr="00000000">
        <w:rPr>
          <w:rFonts w:ascii="Arial" w:cs="Arial" w:eastAsia="Arial" w:hAnsi="Arial"/>
          <w:rtl w:val="0"/>
        </w:rPr>
        <w:t xml:space="preserve">3.1.20 PUBREL (QoS 2 delivery part 2)</w:t>
      </w:r>
      <w:r w:rsidDel="00000000" w:rsidR="00000000" w:rsidRPr="00000000">
        <w:rPr>
          <w:rtl w:val="0"/>
        </w:rPr>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1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1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1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1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1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1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1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1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1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1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1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2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2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3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31">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3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3A">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C43">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C44">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thw4kt" w:id="142"/>
      <w:bookmarkEnd w:id="142"/>
      <w:r w:rsidDel="00000000" w:rsidR="00000000" w:rsidRPr="00000000">
        <w:rPr>
          <w:rFonts w:ascii="Arial" w:cs="Arial" w:eastAsia="Arial" w:hAnsi="Arial"/>
          <w:rtl w:val="0"/>
        </w:rPr>
        <w:t xml:space="preserve">3.1.20.1 Length &amp; Packet Type</w:t>
      </w:r>
      <w:r w:rsidDel="00000000" w:rsidR="00000000" w:rsidRPr="00000000">
        <w:rPr>
          <w:rtl w:val="0"/>
        </w:rPr>
      </w:r>
    </w:p>
    <w:p w:rsidR="00000000" w:rsidDel="00000000" w:rsidP="00000000" w:rsidRDefault="00000000" w:rsidRPr="00000000" w14:paraId="00000C45">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46">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dhjn8m" w:id="143"/>
      <w:bookmarkEnd w:id="143"/>
      <w:r w:rsidDel="00000000" w:rsidR="00000000" w:rsidRPr="00000000">
        <w:rPr>
          <w:rFonts w:ascii="Arial" w:cs="Arial" w:eastAsia="Arial" w:hAnsi="Arial"/>
          <w:rtl w:val="0"/>
        </w:rPr>
        <w:t xml:space="preserve">3.1.20.2 Packet Id</w:t>
      </w:r>
      <w:r w:rsidDel="00000000" w:rsidR="00000000" w:rsidRPr="00000000">
        <w:rPr>
          <w:rtl w:val="0"/>
        </w:rPr>
      </w:r>
    </w:p>
    <w:p w:rsidR="00000000" w:rsidDel="00000000" w:rsidP="00000000" w:rsidRDefault="00000000" w:rsidRPr="00000000" w14:paraId="00000C47">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48">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49">
      <w:pPr>
        <w:pStyle w:val="Heading3"/>
        <w:keepLines w:val="1"/>
        <w:spacing w:after="109" w:before="0" w:line="259" w:lineRule="auto"/>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smtxgf" w:id="144"/>
      <w:bookmarkEnd w:id="144"/>
      <w:r w:rsidDel="00000000" w:rsidR="00000000" w:rsidRPr="00000000">
        <w:rPr>
          <w:rFonts w:ascii="Arial" w:cs="Arial" w:eastAsia="Arial" w:hAnsi="Arial"/>
          <w:rtl w:val="0"/>
        </w:rPr>
        <w:t xml:space="preserve">3.1.21 PUBCOMP (QoS 2 delivery part 3)</w:t>
      </w:r>
      <w:r w:rsidDel="00000000" w:rsidR="00000000" w:rsidRPr="00000000">
        <w:rPr>
          <w:rtl w:val="0"/>
        </w:rPr>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4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4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4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4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4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4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5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5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5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5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5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5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5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6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66">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6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6F">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C7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C79">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cmhg48" w:id="145"/>
      <w:bookmarkEnd w:id="145"/>
      <w:r w:rsidDel="00000000" w:rsidR="00000000" w:rsidRPr="00000000">
        <w:rPr>
          <w:rFonts w:ascii="Arial" w:cs="Arial" w:eastAsia="Arial" w:hAnsi="Arial"/>
          <w:rtl w:val="0"/>
        </w:rPr>
        <w:t xml:space="preserve">3.1.21.1 Length &amp; Packet Type</w:t>
      </w:r>
      <w:r w:rsidDel="00000000" w:rsidR="00000000" w:rsidRPr="00000000">
        <w:rPr>
          <w:rtl w:val="0"/>
        </w:rPr>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7B">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rrrqc1" w:id="146"/>
      <w:bookmarkEnd w:id="146"/>
      <w:r w:rsidDel="00000000" w:rsidR="00000000" w:rsidRPr="00000000">
        <w:rPr>
          <w:rFonts w:ascii="Arial" w:cs="Arial" w:eastAsia="Arial" w:hAnsi="Arial"/>
          <w:rtl w:val="0"/>
        </w:rPr>
        <w:t xml:space="preserve">3.1.21.2 Packet Identifier</w:t>
      </w:r>
      <w:r w:rsidDel="00000000" w:rsidR="00000000" w:rsidRPr="00000000">
        <w:rPr>
          <w:rtl w:val="0"/>
        </w:rPr>
      </w:r>
    </w:p>
    <w:p w:rsidR="00000000" w:rsidDel="00000000" w:rsidP="00000000" w:rsidRDefault="00000000" w:rsidRPr="00000000" w14:paraId="00000C7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7D">
      <w:pPr>
        <w:pStyle w:val="Heading3"/>
        <w:keepLines w:val="1"/>
        <w:spacing w:after="118"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6x20ju" w:id="147"/>
      <w:bookmarkEnd w:id="147"/>
      <w:r w:rsidDel="00000000" w:rsidR="00000000" w:rsidRPr="00000000">
        <w:rPr>
          <w:rFonts w:ascii="Arial" w:cs="Arial" w:eastAsia="Arial" w:hAnsi="Arial"/>
          <w:rtl w:val="0"/>
        </w:rPr>
        <w:t xml:space="preserve">3.1.22 SUBSCRIBE </w:t>
      </w: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C7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7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8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C8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8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8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8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8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8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8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8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9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C9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CA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CA9">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CB7">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CB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CBA">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CB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BE">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CC0">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CC3">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CC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C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CC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C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C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C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D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D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D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CD6">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E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CE4">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F1">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CF2">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4"/>
            <w:vMerge w:val="restart"/>
            <w:tcBorders>
              <w:left w:color="000000" w:space="0" w:sz="0" w:val="nil"/>
              <w:right w:color="000000" w:space="0" w:sz="0" w:val="nil"/>
            </w:tcBorders>
          </w:tcPr>
          <w:p w:rsidR="00000000" w:rsidDel="00000000" w:rsidP="00000000" w:rsidRDefault="00000000" w:rsidRPr="00000000" w14:paraId="00000CF6">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CFA">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CFB">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00">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01">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4"/>
            <w:vMerge w:val="continue"/>
            <w:tcBorders>
              <w:left w:color="000000" w:space="0" w:sz="0" w:val="nil"/>
              <w:right w:color="000000" w:space="0" w:sz="0" w:val="nil"/>
            </w:tcBorders>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0F">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10">
      <w:pPr>
        <w:pStyle w:val="Heading4"/>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qwpj7n" w:id="148"/>
      <w:bookmarkEnd w:id="148"/>
      <w:r w:rsidDel="00000000" w:rsidR="00000000" w:rsidRPr="00000000">
        <w:rPr>
          <w:rFonts w:ascii="Arial" w:cs="Arial" w:eastAsia="Arial" w:hAnsi="Arial"/>
          <w:rtl w:val="0"/>
        </w:rPr>
        <w:t xml:space="preserve">3.1.22.1 Length &amp; Packet Type</w:t>
      </w:r>
      <w:r w:rsidDel="00000000" w:rsidR="00000000" w:rsidRPr="00000000">
        <w:rPr>
          <w:rtl w:val="0"/>
        </w:rPr>
      </w:r>
    </w:p>
    <w:p w:rsidR="00000000" w:rsidDel="00000000" w:rsidP="00000000" w:rsidRDefault="00000000" w:rsidRPr="00000000" w14:paraId="00000D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12">
      <w:pPr>
        <w:pStyle w:val="Heading4"/>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61ztfg" w:id="149"/>
      <w:bookmarkEnd w:id="149"/>
      <w:r w:rsidDel="00000000" w:rsidR="00000000" w:rsidRPr="00000000">
        <w:rPr>
          <w:rFonts w:ascii="Arial" w:cs="Arial" w:eastAsia="Arial" w:hAnsi="Arial"/>
          <w:rtl w:val="0"/>
        </w:rPr>
        <w:t xml:space="preserve">3.1.22.2 SUBSCRIBE Flags</w:t>
      </w:r>
      <w:r w:rsidDel="00000000" w:rsidR="00000000" w:rsidRPr="00000000">
        <w:rPr>
          <w:rtl w:val="0"/>
        </w:rPr>
      </w:r>
    </w:p>
    <w:p w:rsidR="00000000" w:rsidDel="00000000" w:rsidP="00000000" w:rsidRDefault="00000000" w:rsidRPr="00000000" w14:paraId="00000D13">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1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of the subscribe.</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indicates the type of Topic Alias or Topic Filter included in this packet.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types.</w:t>
      </w:r>
    </w:p>
    <w:p w:rsidR="00000000" w:rsidDel="00000000" w:rsidP="00000000" w:rsidRDefault="00000000" w:rsidRPr="00000000" w14:paraId="00000D1D">
      <w:pPr>
        <w:pStyle w:val="Heading4"/>
        <w:rPr>
          <w:vertAlign w:val="baseline"/>
        </w:rPr>
      </w:pPr>
      <w:bookmarkStart w:colFirst="0" w:colLast="0" w:name="_heading=h.l7a3n9" w:id="150"/>
      <w:bookmarkEnd w:id="150"/>
      <w:r w:rsidDel="00000000" w:rsidR="00000000" w:rsidRPr="00000000">
        <w:rPr>
          <w:vertAlign w:val="baseline"/>
          <w:rtl w:val="0"/>
        </w:rPr>
        <w:t xml:space="preserve">3.1.22.3 </w:t>
      </w:r>
      <w:r w:rsidDel="00000000" w:rsidR="00000000" w:rsidRPr="00000000">
        <w:rPr>
          <w:rtl w:val="0"/>
        </w:rPr>
        <w:t xml:space="preserve">Packet Id</w:t>
      </w:r>
      <w:r w:rsidDel="00000000" w:rsidR="00000000" w:rsidRPr="00000000">
        <w:rPr>
          <w:rtl w:val="0"/>
        </w:rPr>
      </w:r>
    </w:p>
    <w:p w:rsidR="00000000" w:rsidDel="00000000" w:rsidP="00000000" w:rsidRDefault="00000000" w:rsidRPr="00000000" w14:paraId="00000D1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D1F">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56xmb2" w:id="151"/>
      <w:bookmarkEnd w:id="151"/>
      <w:r w:rsidDel="00000000" w:rsidR="00000000" w:rsidRPr="00000000">
        <w:rPr>
          <w:rFonts w:ascii="Arial" w:cs="Arial" w:eastAsia="Arial" w:hAnsi="Arial"/>
          <w:rtl w:val="0"/>
        </w:rPr>
        <w:t xml:space="preserve">3.1.22.4 Topic Alias or Topic Filter</w:t>
      </w:r>
      <w:r w:rsidDel="00000000" w:rsidR="00000000" w:rsidRPr="00000000">
        <w:rPr>
          <w:rtl w:val="0"/>
        </w:rPr>
      </w:r>
    </w:p>
    <w:p w:rsidR="00000000" w:rsidDel="00000000" w:rsidP="00000000" w:rsidRDefault="00000000" w:rsidRPr="00000000" w14:paraId="00000D2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21">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kc7wiv" w:id="152"/>
      <w:bookmarkEnd w:id="152"/>
      <w:r w:rsidDel="00000000" w:rsidR="00000000" w:rsidRPr="00000000">
        <w:rPr>
          <w:rFonts w:ascii="Arial" w:cs="Arial" w:eastAsia="Arial" w:hAnsi="Arial"/>
          <w:rtl w:val="0"/>
        </w:rPr>
        <w:t xml:space="preserve">3.1.23 SUBACK</w:t>
      </w: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2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2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2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2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2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2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D2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2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3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3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3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3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4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4D">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5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5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5E">
            <w:pPr>
              <w:jc w:val="center"/>
              <w:rPr>
                <w:rFonts w:ascii="Arial" w:cs="Arial" w:eastAsia="Arial" w:hAnsi="Arial"/>
                <w:i w:val="1"/>
              </w:rPr>
            </w:pPr>
            <w:r w:rsidDel="00000000" w:rsidR="00000000" w:rsidRPr="00000000">
              <w:rPr>
                <w:rFonts w:ascii="Arial" w:cs="Arial" w:eastAsia="Arial" w:hAnsi="Arial"/>
                <w:i w:val="1"/>
                <w:rtl w:val="0"/>
              </w:rPr>
              <w:t xml:space="preserve">Granted QoS</w:t>
            </w:r>
          </w:p>
          <w:p w:rsidR="00000000" w:rsidDel="00000000" w:rsidP="00000000" w:rsidRDefault="00000000" w:rsidRPr="00000000" w14:paraId="00000D5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6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6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6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67">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D68">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6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6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6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D7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7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7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7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7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7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7A">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D8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88">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D95">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D96">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A3">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DA4">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B1">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DB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DC0">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DC1">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4bvf6o" w:id="153"/>
      <w:bookmarkEnd w:id="153"/>
      <w:r w:rsidDel="00000000" w:rsidR="00000000" w:rsidRPr="00000000">
        <w:rPr>
          <w:rFonts w:ascii="Arial" w:cs="Arial" w:eastAsia="Arial" w:hAnsi="Arial"/>
          <w:rtl w:val="0"/>
        </w:rPr>
        <w:t xml:space="preserve">3.1.23.1 Length &amp; Packet Type</w:t>
      </w:r>
      <w:r w:rsidDel="00000000" w:rsidR="00000000" w:rsidRPr="00000000">
        <w:rPr>
          <w:rtl w:val="0"/>
        </w:rPr>
      </w:r>
    </w:p>
    <w:p w:rsidR="00000000" w:rsidDel="00000000" w:rsidP="00000000" w:rsidRDefault="00000000" w:rsidRPr="00000000" w14:paraId="00000D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C3">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jh5peh" w:id="154"/>
      <w:bookmarkEnd w:id="154"/>
      <w:r w:rsidDel="00000000" w:rsidR="00000000" w:rsidRPr="00000000">
        <w:rPr>
          <w:rFonts w:ascii="Arial" w:cs="Arial" w:eastAsia="Arial" w:hAnsi="Arial"/>
          <w:rtl w:val="0"/>
        </w:rPr>
        <w:t xml:space="preserve">3.1.23.2 Flags</w:t>
      </w:r>
      <w:r w:rsidDel="00000000" w:rsidR="00000000" w:rsidRPr="00000000">
        <w:rPr>
          <w:rtl w:val="0"/>
        </w:rPr>
      </w:r>
    </w:p>
    <w:p w:rsidR="00000000" w:rsidDel="00000000" w:rsidP="00000000" w:rsidRDefault="00000000" w:rsidRPr="00000000" w14:paraId="00000DC4">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D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D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Granted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5 and 6 which notes the Quality of Service that was granted for the Subscription </w:t>
      </w:r>
    </w:p>
    <w:p w:rsidR="00000000" w:rsidDel="00000000" w:rsidP="00000000" w:rsidRDefault="00000000" w:rsidRPr="00000000" w14:paraId="00000DC7">
      <w:pPr>
        <w:pStyle w:val="Heading4"/>
        <w:rPr>
          <w:vertAlign w:val="baseline"/>
        </w:rPr>
      </w:pPr>
      <w:bookmarkStart w:colFirst="0" w:colLast="0" w:name="_heading=h.ymfzma" w:id="155"/>
      <w:bookmarkEnd w:id="155"/>
      <w:r w:rsidDel="00000000" w:rsidR="00000000" w:rsidRPr="00000000">
        <w:rPr>
          <w:vertAlign w:val="baseline"/>
          <w:rtl w:val="0"/>
        </w:rPr>
        <w:t xml:space="preserve">3.1.23.3 </w:t>
      </w:r>
      <w:r w:rsidDel="00000000" w:rsidR="00000000" w:rsidRPr="00000000">
        <w:rPr>
          <w:rtl w:val="0"/>
        </w:rPr>
        <w:t xml:space="preserve">Topic Alias</w:t>
      </w:r>
      <w:r w:rsidDel="00000000" w:rsidR="00000000" w:rsidRPr="00000000">
        <w:rPr>
          <w:rtl w:val="0"/>
        </w:rPr>
      </w:r>
    </w:p>
    <w:p w:rsidR="00000000" w:rsidDel="00000000" w:rsidP="00000000" w:rsidRDefault="00000000" w:rsidRPr="00000000" w14:paraId="00000DC8">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(not relevant in case of subscriptions to a short topic name or to a topic name which contains wildcard characters)</w:t>
      </w:r>
    </w:p>
    <w:p w:rsidR="00000000" w:rsidDel="00000000" w:rsidP="00000000" w:rsidRDefault="00000000" w:rsidRPr="00000000" w14:paraId="00000DC9">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im3ia3" w:id="156"/>
      <w:bookmarkEnd w:id="156"/>
      <w:r w:rsidDel="00000000" w:rsidR="00000000" w:rsidRPr="00000000">
        <w:rPr>
          <w:rFonts w:ascii="Arial" w:cs="Arial" w:eastAsia="Arial" w:hAnsi="Arial"/>
          <w:rtl w:val="0"/>
        </w:rPr>
        <w:t xml:space="preserve">3.1.23.4 Packet Identifier</w:t>
      </w:r>
      <w:r w:rsidDel="00000000" w:rsidR="00000000" w:rsidRPr="00000000">
        <w:rPr>
          <w:rtl w:val="0"/>
        </w:rPr>
      </w:r>
    </w:p>
    <w:p w:rsidR="00000000" w:rsidDel="00000000" w:rsidP="00000000" w:rsidRDefault="00000000" w:rsidRPr="00000000" w14:paraId="00000DCA">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DCB">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xrdshw" w:id="157"/>
      <w:bookmarkEnd w:id="157"/>
      <w:r w:rsidDel="00000000" w:rsidR="00000000" w:rsidRPr="00000000">
        <w:rPr>
          <w:rFonts w:ascii="Arial" w:cs="Arial" w:eastAsia="Arial" w:hAnsi="Arial"/>
          <w:rtl w:val="0"/>
        </w:rPr>
        <w:t xml:space="preserve">3.1.23.5 Reason Code</w:t>
      </w:r>
      <w:r w:rsidDel="00000000" w:rsidR="00000000" w:rsidRPr="00000000">
        <w:rPr>
          <w:rtl w:val="0"/>
        </w:rPr>
      </w:r>
    </w:p>
    <w:p w:rsidR="00000000" w:rsidDel="00000000" w:rsidP="00000000" w:rsidRDefault="00000000" w:rsidRPr="00000000" w14:paraId="00000DC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SUBSCRIBE packet. The Client or Server sending the SUBACK packet MUST use one of the SUBACK Reason Codes</w:t>
      </w:r>
    </w:p>
    <w:tbl>
      <w:tblPr>
        <w:tblStyle w:val="Table37"/>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DCD">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DCE">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DCF">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DD0">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DD1">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DD2">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DD3">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DD4">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SUBSCRIBE to gateway/server was successful</w:t>
            </w:r>
          </w:p>
        </w:tc>
      </w:tr>
      <w:tr>
        <w:trPr>
          <w:cantSplit w:val="0"/>
          <w:trHeight w:val="1008.9218749999999" w:hRule="atLeast"/>
          <w:tblHeader w:val="0"/>
        </w:trPr>
        <w:tc>
          <w:tcPr/>
          <w:p w:rsidR="00000000" w:rsidDel="00000000" w:rsidP="00000000" w:rsidRDefault="00000000" w:rsidRPr="00000000" w14:paraId="00000DD5">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DD6">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DD7">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DD8">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DD9">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DDA">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DDB">
            <w:pPr>
              <w:spacing w:after="9" w:lineRule="auto"/>
              <w:ind w:right="-157"/>
              <w:rPr>
                <w:rFonts w:ascii="Arial" w:cs="Arial" w:eastAsia="Arial" w:hAnsi="Arial"/>
              </w:rPr>
            </w:pPr>
            <w:sdt>
              <w:sdtPr>
                <w:tag w:val="goog_rdk_148"/>
              </w:sdtPr>
              <w:sdtContent>
                <w:commentRangeStart w:id="41"/>
              </w:sdtContent>
            </w:sdt>
            <w:r w:rsidDel="00000000" w:rsidR="00000000" w:rsidRPr="00000000">
              <w:rPr>
                <w:rFonts w:ascii="Arial" w:cs="Arial" w:eastAsia="Arial" w:hAnsi="Arial"/>
                <w:rtl w:val="0"/>
              </w:rPr>
              <w:t xml:space="preserve">Invalid Topic Alias</w:t>
            </w:r>
            <w:commentRangeEnd w:id="41"/>
            <w:r w:rsidDel="00000000" w:rsidR="00000000" w:rsidRPr="00000000">
              <w:commentReference w:id="41"/>
            </w:r>
            <w:r w:rsidDel="00000000" w:rsidR="00000000" w:rsidRPr="00000000">
              <w:rPr>
                <w:rtl w:val="0"/>
              </w:rPr>
            </w:r>
          </w:p>
        </w:tc>
        <w:tc>
          <w:tcPr/>
          <w:p w:rsidR="00000000" w:rsidDel="00000000" w:rsidP="00000000" w:rsidRDefault="00000000" w:rsidRPr="00000000" w14:paraId="00000DDC">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SUBSCRIBE packet containing a Topic Alias </w:t>
            </w:r>
            <w:r w:rsidDel="00000000" w:rsidR="00000000" w:rsidRPr="00000000">
              <w:rPr>
                <w:rFonts w:ascii="Arial" w:cs="Arial" w:eastAsia="Arial" w:hAnsi="Arial"/>
                <w:rtl w:val="0"/>
              </w:rPr>
              <w:t xml:space="preserve">which has</w:t>
            </w:r>
            <w:r w:rsidDel="00000000" w:rsidR="00000000" w:rsidRPr="00000000">
              <w:rPr>
                <w:rFonts w:ascii="Arial" w:cs="Arial" w:eastAsia="Arial" w:hAnsi="Arial"/>
                <w:color w:val="000000"/>
                <w:rtl w:val="0"/>
              </w:rPr>
              <w:t xml:space="preserve"> a value that is not recognized.</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DDD">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DDE">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DDF">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DE0">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properties provided with SUBSCRIBE packet.</w:t>
            </w:r>
          </w:p>
        </w:tc>
      </w:tr>
    </w:tbl>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38: SUBACK Reason Code</w:t>
      </w:r>
    </w:p>
    <w:p w:rsidR="00000000" w:rsidDel="00000000" w:rsidP="00000000" w:rsidRDefault="00000000" w:rsidRPr="00000000" w14:paraId="00000DE2">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E3">
      <w:pPr>
        <w:pStyle w:val="Heading3"/>
        <w:keepLines w:val="1"/>
        <w:spacing w:after="118"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hr1b5p" w:id="158"/>
      <w:bookmarkEnd w:id="158"/>
      <w:r w:rsidDel="00000000" w:rsidR="00000000" w:rsidRPr="00000000">
        <w:rPr>
          <w:rFonts w:ascii="Arial" w:cs="Arial" w:eastAsia="Arial" w:hAnsi="Arial"/>
          <w:rtl w:val="0"/>
        </w:rPr>
        <w:t xml:space="preserve">3.1.24 UNSUBSCRIBE</w:t>
      </w: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DE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E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E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E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E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DE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E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F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F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F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DF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0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0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1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12">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21">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2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2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2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2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2C">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E2D">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3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3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3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3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3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3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3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3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3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3F">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4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4E">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5D">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5E">
            <w:pPr>
              <w:jc w:val="center"/>
              <w:rPr>
                <w:rFonts w:ascii="Arial" w:cs="Arial" w:eastAsia="Arial" w:hAnsi="Arial"/>
              </w:rPr>
            </w:pPr>
            <w:r w:rsidDel="00000000" w:rsidR="00000000" w:rsidRPr="00000000">
              <w:rPr>
                <w:rFonts w:ascii="Arial" w:cs="Arial" w:eastAsia="Arial" w:hAnsi="Arial"/>
                <w:rtl w:val="0"/>
              </w:rPr>
              <w:t xml:space="preserve">Topic Alias MSB</w:t>
            </w:r>
          </w:p>
        </w:tc>
        <w:tc>
          <w:tcPr>
            <w:vMerge w:val="restart"/>
            <w:tcBorders>
              <w:left w:color="000000" w:space="0" w:sz="0" w:val="nil"/>
              <w:right w:color="000000" w:space="0" w:sz="0" w:val="nil"/>
            </w:tcBorders>
          </w:tcPr>
          <w:p w:rsidR="00000000" w:rsidDel="00000000" w:rsidP="00000000" w:rsidRDefault="00000000" w:rsidRPr="00000000" w14:paraId="00000E66">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67">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68">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6D">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E6E">
            <w:pPr>
              <w:jc w:val="center"/>
              <w:rPr>
                <w:rFonts w:ascii="Arial" w:cs="Arial" w:eastAsia="Arial" w:hAnsi="Arial"/>
              </w:rPr>
            </w:pPr>
            <w:r w:rsidDel="00000000" w:rsidR="00000000" w:rsidRPr="00000000">
              <w:rPr>
                <w:rFonts w:ascii="Arial" w:cs="Arial" w:eastAsia="Arial" w:hAnsi="Arial"/>
                <w:rtl w:val="0"/>
              </w:rPr>
              <w:t xml:space="preserve">Topic Alias LSB</w:t>
            </w:r>
          </w:p>
        </w:tc>
        <w:tc>
          <w:tcPr>
            <w:vMerge w:val="continue"/>
            <w:tcBorders>
              <w:left w:color="000000" w:space="0" w:sz="0" w:val="nil"/>
              <w:right w:color="000000" w:space="0" w:sz="0" w:val="nil"/>
            </w:tcBorders>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E7D">
      <w:pPr>
        <w:spacing w:after="119" w:lineRule="auto"/>
        <w:ind w:left="-5" w:right="990" w:firstLine="0"/>
        <w:rPr>
          <w:rFonts w:ascii="Arial" w:cs="Arial" w:eastAsia="Arial" w:hAnsi="Arial"/>
        </w:rPr>
      </w:pPr>
      <w:bookmarkStart w:colFirst="0" w:colLast="0" w:name="_heading=h.2wwbldi" w:id="159"/>
      <w:bookmarkEnd w:id="159"/>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E7E">
      <w:pPr>
        <w:pStyle w:val="Heading4"/>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c1lvlb" w:id="160"/>
      <w:bookmarkEnd w:id="160"/>
      <w:r w:rsidDel="00000000" w:rsidR="00000000" w:rsidRPr="00000000">
        <w:rPr>
          <w:rFonts w:ascii="Arial" w:cs="Arial" w:eastAsia="Arial" w:hAnsi="Arial"/>
          <w:rtl w:val="0"/>
        </w:rPr>
        <w:t xml:space="preserve">3.1.24.1 Length &amp; Packet Type</w:t>
      </w:r>
      <w:r w:rsidDel="00000000" w:rsidR="00000000" w:rsidRPr="00000000">
        <w:rPr>
          <w:rtl w:val="0"/>
        </w:rPr>
      </w:r>
    </w:p>
    <w:p w:rsidR="00000000" w:rsidDel="00000000" w:rsidP="00000000" w:rsidRDefault="00000000" w:rsidRPr="00000000" w14:paraId="00000E7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80">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w19e94" w:id="161"/>
      <w:bookmarkEnd w:id="161"/>
      <w:r w:rsidDel="00000000" w:rsidR="00000000" w:rsidRPr="00000000">
        <w:rPr>
          <w:rFonts w:ascii="Arial" w:cs="Arial" w:eastAsia="Arial" w:hAnsi="Arial"/>
          <w:rtl w:val="0"/>
        </w:rPr>
        <w:t xml:space="preserve">3.1.24.2 UNSUBSCRIBE Flags</w:t>
      </w:r>
      <w:r w:rsidDel="00000000" w:rsidR="00000000" w:rsidRPr="00000000">
        <w:rPr>
          <w:rtl w:val="0"/>
        </w:rPr>
      </w:r>
    </w:p>
    <w:p w:rsidR="00000000" w:rsidDel="00000000" w:rsidP="00000000" w:rsidRDefault="00000000" w:rsidRPr="00000000" w14:paraId="00000E81">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E82">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E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84">
      <w:pPr>
        <w:pStyle w:val="Heading4"/>
        <w:rPr>
          <w:vertAlign w:val="baseline"/>
        </w:rPr>
      </w:pPr>
      <w:bookmarkStart w:colFirst="0" w:colLast="0" w:name="_heading=h.2b6jogx" w:id="162"/>
      <w:bookmarkEnd w:id="162"/>
      <w:r w:rsidDel="00000000" w:rsidR="00000000" w:rsidRPr="00000000">
        <w:rPr>
          <w:vertAlign w:val="baseline"/>
          <w:rtl w:val="0"/>
        </w:rPr>
        <w:t xml:space="preserve">3.1.24.3 </w:t>
      </w:r>
      <w:r w:rsidDel="00000000" w:rsidR="00000000" w:rsidRPr="00000000">
        <w:rPr>
          <w:rtl w:val="0"/>
        </w:rPr>
        <w:t xml:space="preserve">Packet Identifier</w:t>
      </w:r>
      <w:r w:rsidDel="00000000" w:rsidR="00000000" w:rsidRPr="00000000">
        <w:rPr>
          <w:rtl w:val="0"/>
        </w:rPr>
      </w:r>
    </w:p>
    <w:p w:rsidR="00000000" w:rsidDel="00000000" w:rsidP="00000000" w:rsidRDefault="00000000" w:rsidRPr="00000000" w14:paraId="00000E85">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E86">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qbtyoq" w:id="163"/>
      <w:bookmarkEnd w:id="163"/>
      <w:r w:rsidDel="00000000" w:rsidR="00000000" w:rsidRPr="00000000">
        <w:rPr>
          <w:rFonts w:ascii="Arial" w:cs="Arial" w:eastAsia="Arial" w:hAnsi="Arial"/>
          <w:rtl w:val="0"/>
        </w:rPr>
        <w:t xml:space="preserve">3.1.24.4 Topic Alias or Topic Filter</w:t>
      </w:r>
      <w:r w:rsidDel="00000000" w:rsidR="00000000" w:rsidRPr="00000000">
        <w:rPr>
          <w:rtl w:val="0"/>
        </w:rPr>
      </w:r>
    </w:p>
    <w:p w:rsidR="00000000" w:rsidDel="00000000" w:rsidP="00000000" w:rsidRDefault="00000000" w:rsidRPr="00000000" w14:paraId="00000E87">
      <w:pPr>
        <w:spacing w:after="29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w:t>
      </w:r>
    </w:p>
    <w:p w:rsidR="00000000" w:rsidDel="00000000" w:rsidP="00000000" w:rsidRDefault="00000000" w:rsidRPr="00000000" w14:paraId="00000E88">
      <w:pPr>
        <w:pStyle w:val="Heading3"/>
        <w:keepLines w:val="1"/>
        <w:spacing w:after="48" w:before="0" w:line="259" w:lineRule="auto"/>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abhhcj" w:id="164"/>
      <w:bookmarkEnd w:id="164"/>
      <w:r w:rsidDel="00000000" w:rsidR="00000000" w:rsidRPr="00000000">
        <w:rPr>
          <w:rFonts w:ascii="Arial" w:cs="Arial" w:eastAsia="Arial" w:hAnsi="Arial"/>
          <w:rtl w:val="0"/>
        </w:rPr>
        <w:t xml:space="preserve">3.1.25 UNSUBACK</w:t>
      </w:r>
      <w:r w:rsidDel="00000000" w:rsidR="00000000" w:rsidRPr="00000000">
        <w:rPr>
          <w:rtl w:val="0"/>
        </w:rPr>
      </w:r>
    </w:p>
    <w:tbl>
      <w:tblPr>
        <w:tblStyle w:val="Table3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8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8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8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8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8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8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8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9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9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9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9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9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9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A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A5">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A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EAE">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B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EB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EC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EC1">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pgrrkc" w:id="165"/>
      <w:bookmarkEnd w:id="165"/>
      <w:r w:rsidDel="00000000" w:rsidR="00000000" w:rsidRPr="00000000">
        <w:rPr>
          <w:rFonts w:ascii="Arial" w:cs="Arial" w:eastAsia="Arial" w:hAnsi="Arial"/>
          <w:rtl w:val="0"/>
        </w:rPr>
        <w:t xml:space="preserve">3.1.25.1 Length &amp; Packet Type</w:t>
      </w:r>
      <w:r w:rsidDel="00000000" w:rsidR="00000000" w:rsidRPr="00000000">
        <w:rPr>
          <w:rtl w:val="0"/>
        </w:rPr>
      </w:r>
    </w:p>
    <w:p w:rsidR="00000000" w:rsidDel="00000000" w:rsidP="00000000" w:rsidRDefault="00000000" w:rsidRPr="00000000" w14:paraId="00000E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C3">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9gfa85" w:id="166"/>
      <w:bookmarkEnd w:id="166"/>
      <w:r w:rsidDel="00000000" w:rsidR="00000000" w:rsidRPr="00000000">
        <w:rPr>
          <w:rFonts w:ascii="Arial" w:cs="Arial" w:eastAsia="Arial" w:hAnsi="Arial"/>
          <w:rtl w:val="0"/>
        </w:rPr>
        <w:t xml:space="preserve">3.1.25.2 Packet Identifier</w:t>
      </w:r>
      <w:r w:rsidDel="00000000" w:rsidR="00000000" w:rsidRPr="00000000">
        <w:rPr>
          <w:rtl w:val="0"/>
        </w:rPr>
      </w:r>
    </w:p>
    <w:p w:rsidR="00000000" w:rsidDel="00000000" w:rsidP="00000000" w:rsidRDefault="00000000" w:rsidRPr="00000000" w14:paraId="00000EC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EC5">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olpkfy" w:id="167"/>
      <w:bookmarkEnd w:id="167"/>
      <w:r w:rsidDel="00000000" w:rsidR="00000000" w:rsidRPr="00000000">
        <w:rPr>
          <w:rFonts w:ascii="Arial" w:cs="Arial" w:eastAsia="Arial" w:hAnsi="Arial"/>
          <w:rtl w:val="0"/>
        </w:rPr>
        <w:t xml:space="preserve">3.1.25.3 Reason Code</w:t>
      </w:r>
      <w:r w:rsidDel="00000000" w:rsidR="00000000" w:rsidRPr="00000000">
        <w:rPr>
          <w:rtl w:val="0"/>
        </w:rPr>
      </w:r>
    </w:p>
    <w:p w:rsidR="00000000" w:rsidDel="00000000" w:rsidP="00000000" w:rsidRDefault="00000000" w:rsidRPr="00000000" w14:paraId="00000EC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UNSUBCRIBE packet. The gateway/server sending the UNSUBACK packet MUST use one of the UNSUBACK Reason Codes</w:t>
      </w:r>
    </w:p>
    <w:tbl>
      <w:tblPr>
        <w:tblStyle w:val="Table40"/>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4.2060546874999" w:hRule="atLeast"/>
          <w:tblHeader w:val="0"/>
        </w:trPr>
        <w:tc>
          <w:tcPr>
            <w:shd w:fill="cfe2f3" w:val="clear"/>
          </w:tcPr>
          <w:p w:rsidR="00000000" w:rsidDel="00000000" w:rsidP="00000000" w:rsidRDefault="00000000" w:rsidRPr="00000000" w14:paraId="00000EC7">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EC8">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EC9">
            <w:pPr>
              <w:ind w:right="-120"/>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ECA">
            <w:pPr>
              <w:spacing w:after="9" w:lineRule="auto"/>
              <w:ind w:right="-12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4.2060546874999" w:hRule="atLeast"/>
          <w:tblHeader w:val="0"/>
        </w:trPr>
        <w:tc>
          <w:tcPr>
            <w:shd w:fill="d9d9d9" w:val="clear"/>
          </w:tcPr>
          <w:p w:rsidR="00000000" w:rsidDel="00000000" w:rsidP="00000000" w:rsidRDefault="00000000" w:rsidRPr="00000000" w14:paraId="00000ECB">
            <w:pPr>
              <w:spacing w:after="9"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0ECC">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ECD">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ECE">
            <w:pPr>
              <w:spacing w:after="9" w:lineRule="auto"/>
              <w:ind w:right="-30" w:hanging="12"/>
              <w:rPr>
                <w:rFonts w:ascii="Arial" w:cs="Arial" w:eastAsia="Arial" w:hAnsi="Arial"/>
              </w:rPr>
            </w:pPr>
            <w:r w:rsidDel="00000000" w:rsidR="00000000" w:rsidRPr="00000000">
              <w:rPr>
                <w:rFonts w:ascii="Arial" w:cs="Arial" w:eastAsia="Arial" w:hAnsi="Arial"/>
                <w:rtl w:val="0"/>
              </w:rPr>
              <w:t xml:space="preserve">Processing of UNSUBSCRIBE was to gateway/server was successful</w:t>
            </w:r>
          </w:p>
        </w:tc>
      </w:tr>
      <w:tr>
        <w:trPr>
          <w:cantSplit w:val="0"/>
          <w:trHeight w:val="624.2060546874999" w:hRule="atLeast"/>
          <w:tblHeader w:val="0"/>
        </w:trPr>
        <w:tc>
          <w:tcPr>
            <w:shd w:fill="d9d9d9" w:val="clear"/>
          </w:tcPr>
          <w:p w:rsidR="00000000" w:rsidDel="00000000" w:rsidP="00000000" w:rsidRDefault="00000000" w:rsidRPr="00000000" w14:paraId="00000ECF">
            <w:pPr>
              <w:spacing w:after="9"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d9d9d9" w:val="clear"/>
          </w:tcPr>
          <w:p w:rsidR="00000000" w:rsidDel="00000000" w:rsidP="00000000" w:rsidRDefault="00000000" w:rsidRPr="00000000" w14:paraId="00000ED0">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ED1">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ED2">
            <w:pPr>
              <w:spacing w:after="9" w:lineRule="auto"/>
              <w:ind w:right="-3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4.2060546874999" w:hRule="atLeast"/>
          <w:tblHeader w:val="0"/>
        </w:trPr>
        <w:tc>
          <w:tcPr>
            <w:shd w:fill="d9d9d9" w:val="clear"/>
          </w:tcPr>
          <w:p w:rsidR="00000000" w:rsidDel="00000000" w:rsidP="00000000" w:rsidRDefault="00000000" w:rsidRPr="00000000" w14:paraId="00000ED3">
            <w:pPr>
              <w:spacing w:after="9"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d9d9d9" w:val="clear"/>
          </w:tcPr>
          <w:p w:rsidR="00000000" w:rsidDel="00000000" w:rsidP="00000000" w:rsidRDefault="00000000" w:rsidRPr="00000000" w14:paraId="00000ED4">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ED5">
            <w:pPr>
              <w:spacing w:after="9" w:lineRule="auto"/>
              <w:ind w:right="-157"/>
              <w:rPr>
                <w:rFonts w:ascii="Arial" w:cs="Arial" w:eastAsia="Arial" w:hAnsi="Arial"/>
              </w:rPr>
            </w:pPr>
            <w:sdt>
              <w:sdtPr>
                <w:tag w:val="goog_rdk_149"/>
              </w:sdtPr>
              <w:sdtContent>
                <w:commentRangeStart w:id="42"/>
              </w:sdtContent>
            </w:sdt>
            <w:r w:rsidDel="00000000" w:rsidR="00000000" w:rsidRPr="00000000">
              <w:rPr>
                <w:rFonts w:ascii="Arial" w:cs="Arial" w:eastAsia="Arial" w:hAnsi="Arial"/>
                <w:rtl w:val="0"/>
              </w:rPr>
              <w:t xml:space="preserve">Invalid Topic Alias</w:t>
            </w:r>
            <w:commentRangeEnd w:id="42"/>
            <w:r w:rsidDel="00000000" w:rsidR="00000000" w:rsidRPr="00000000">
              <w:commentReference w:id="42"/>
            </w:r>
            <w:r w:rsidDel="00000000" w:rsidR="00000000" w:rsidRPr="00000000">
              <w:rPr>
                <w:rtl w:val="0"/>
              </w:rPr>
            </w:r>
          </w:p>
        </w:tc>
        <w:tc>
          <w:tcPr/>
          <w:p w:rsidR="00000000" w:rsidDel="00000000" w:rsidP="00000000" w:rsidRDefault="00000000" w:rsidRPr="00000000" w14:paraId="00000ED6">
            <w:pPr>
              <w:spacing w:after="9" w:lineRule="auto"/>
              <w:ind w:right="-30"/>
              <w:rPr>
                <w:rFonts w:ascii="Arial" w:cs="Arial" w:eastAsia="Arial" w:hAnsi="Arial"/>
              </w:rPr>
            </w:pPr>
            <w:r w:rsidDel="00000000" w:rsidR="00000000" w:rsidRPr="00000000">
              <w:rPr>
                <w:rFonts w:ascii="Arial" w:cs="Arial" w:eastAsia="Arial" w:hAnsi="Arial"/>
                <w:color w:val="000000"/>
                <w:rtl w:val="0"/>
              </w:rPr>
              <w:t xml:space="preserve">The gateway/server has received an </w:t>
            </w:r>
            <w:r w:rsidDel="00000000" w:rsidR="00000000" w:rsidRPr="00000000">
              <w:rPr>
                <w:rFonts w:ascii="Arial" w:cs="Arial" w:eastAsia="Arial" w:hAnsi="Arial"/>
                <w:rtl w:val="0"/>
              </w:rPr>
              <w:t xml:space="preserve">UNSUBSCRIBE </w:t>
            </w:r>
            <w:r w:rsidDel="00000000" w:rsidR="00000000" w:rsidRPr="00000000">
              <w:rPr>
                <w:rFonts w:ascii="Arial" w:cs="Arial" w:eastAsia="Arial" w:hAnsi="Arial"/>
                <w:color w:val="000000"/>
                <w:rtl w:val="0"/>
              </w:rPr>
              <w:t xml:space="preserve">packet containing a Topic Alias which is has a value that is not considered valid </w:t>
            </w:r>
            <w:r w:rsidDel="00000000" w:rsidR="00000000" w:rsidRPr="00000000">
              <w:rPr>
                <w:rtl w:val="0"/>
              </w:rPr>
            </w:r>
          </w:p>
        </w:tc>
      </w:tr>
    </w:tbl>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41: UNSUBACK Reason Code</w:t>
      </w:r>
    </w:p>
    <w:p w:rsidR="00000000" w:rsidDel="00000000" w:rsidP="00000000" w:rsidRDefault="00000000" w:rsidRPr="00000000" w14:paraId="00000ED8">
      <w:pPr>
        <w:pStyle w:val="Heading3"/>
        <w:rPr>
          <w:vertAlign w:val="baseline"/>
        </w:rPr>
      </w:pPr>
      <w:bookmarkStart w:colFirst="0" w:colLast="0" w:name="_heading=h.13qzunr" w:id="168"/>
      <w:bookmarkEnd w:id="168"/>
      <w:r w:rsidDel="00000000" w:rsidR="00000000" w:rsidRPr="00000000">
        <w:rPr>
          <w:vertAlign w:val="baseline"/>
          <w:rtl w:val="0"/>
        </w:rPr>
        <w:t xml:space="preserve">3.1.26 </w:t>
      </w:r>
      <w:r w:rsidDel="00000000" w:rsidR="00000000" w:rsidRPr="00000000">
        <w:rPr>
          <w:rtl w:val="0"/>
        </w:rPr>
        <w:t xml:space="preserve">PINGREQ</w:t>
      </w:r>
      <w:r w:rsidDel="00000000" w:rsidR="00000000" w:rsidRPr="00000000">
        <w:rPr>
          <w:rtl w:val="0"/>
        </w:rPr>
      </w:r>
    </w:p>
    <w:tbl>
      <w:tblPr>
        <w:tblStyle w:val="Table4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D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D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D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D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D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D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E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E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E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E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F4">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EF5">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EFE">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EFF">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nqndbk" w:id="169"/>
      <w:bookmarkEnd w:id="169"/>
      <w:r w:rsidDel="00000000" w:rsidR="00000000" w:rsidRPr="00000000">
        <w:rPr>
          <w:rFonts w:ascii="Arial" w:cs="Arial" w:eastAsia="Arial" w:hAnsi="Arial"/>
          <w:rtl w:val="0"/>
        </w:rPr>
        <w:t xml:space="preserve">3.1.26.1 Length &amp; Packet Type</w:t>
      </w:r>
      <w:r w:rsidDel="00000000" w:rsidR="00000000" w:rsidRPr="00000000">
        <w:rPr>
          <w:rtl w:val="0"/>
        </w:rPr>
      </w:r>
    </w:p>
    <w:p w:rsidR="00000000" w:rsidDel="00000000" w:rsidP="00000000" w:rsidRDefault="00000000" w:rsidRPr="00000000" w14:paraId="00000F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01">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2vxnjd" w:id="170"/>
      <w:bookmarkEnd w:id="170"/>
      <w:r w:rsidDel="00000000" w:rsidR="00000000" w:rsidRPr="00000000">
        <w:rPr>
          <w:rFonts w:ascii="Arial" w:cs="Arial" w:eastAsia="Arial" w:hAnsi="Arial"/>
          <w:rtl w:val="0"/>
        </w:rPr>
        <w:t xml:space="preserve">3.1.26.2 Client Identifier (optional)</w:t>
      </w:r>
      <w:r w:rsidDel="00000000" w:rsidR="00000000" w:rsidRPr="00000000">
        <w:rPr>
          <w:rtl w:val="0"/>
        </w:rPr>
      </w:r>
    </w:p>
    <w:p w:rsidR="00000000" w:rsidDel="00000000" w:rsidP="00000000" w:rsidRDefault="00000000" w:rsidRPr="00000000" w14:paraId="00000F02">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F0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04">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F05">
      <w:pPr>
        <w:pStyle w:val="Heading3"/>
        <w:rPr>
          <w:vertAlign w:val="baseline"/>
        </w:rPr>
      </w:pPr>
      <w:bookmarkStart w:colFirst="0" w:colLast="0" w:name="_heading=h.i17xr6" w:id="171"/>
      <w:bookmarkEnd w:id="171"/>
      <w:r w:rsidDel="00000000" w:rsidR="00000000" w:rsidRPr="00000000">
        <w:rPr>
          <w:rtl w:val="0"/>
        </w:rPr>
        <w:t xml:space="preserve">3.1.27 PINGRESP</w:t>
      </w:r>
      <w:r w:rsidDel="00000000" w:rsidR="00000000" w:rsidRPr="00000000">
        <w:rPr>
          <w:rtl w:val="0"/>
        </w:rPr>
      </w:r>
    </w:p>
    <w:tbl>
      <w:tblPr>
        <w:tblStyle w:val="Table4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0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0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0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0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0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0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0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1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1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2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22">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F2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F2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F2D">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F2E">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20vgez" w:id="172"/>
      <w:bookmarkEnd w:id="172"/>
      <w:r w:rsidDel="00000000" w:rsidR="00000000" w:rsidRPr="00000000">
        <w:rPr>
          <w:rFonts w:ascii="Arial" w:cs="Arial" w:eastAsia="Arial" w:hAnsi="Arial"/>
          <w:rtl w:val="0"/>
        </w:rPr>
        <w:t xml:space="preserve">3.1.27.1 Length &amp; Packet Type</w:t>
      </w:r>
      <w:r w:rsidDel="00000000" w:rsidR="00000000" w:rsidRPr="00000000">
        <w:rPr>
          <w:rtl w:val="0"/>
        </w:rPr>
      </w:r>
    </w:p>
    <w:p w:rsidR="00000000" w:rsidDel="00000000" w:rsidP="00000000" w:rsidRDefault="00000000" w:rsidRPr="00000000" w14:paraId="00000F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30">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h65qms" w:id="173"/>
      <w:bookmarkEnd w:id="173"/>
      <w:r w:rsidDel="00000000" w:rsidR="00000000" w:rsidRPr="00000000">
        <w:rPr>
          <w:rFonts w:ascii="Arial" w:cs="Arial" w:eastAsia="Arial" w:hAnsi="Arial"/>
          <w:rtl w:val="0"/>
        </w:rPr>
        <w:t xml:space="preserve">3.1.27.2 Messages Remaining</w:t>
      </w:r>
      <w:r w:rsidDel="00000000" w:rsidR="00000000" w:rsidRPr="00000000">
        <w:rPr>
          <w:rtl w:val="0"/>
        </w:rPr>
      </w:r>
    </w:p>
    <w:p w:rsidR="00000000" w:rsidDel="00000000" w:rsidP="00000000" w:rsidRDefault="00000000" w:rsidRPr="00000000" w14:paraId="00000F3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43"/>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F3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F3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F34">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F35">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F36">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F37">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F38">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F39">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F3B">
      <w:pPr>
        <w:rPr>
          <w:rFonts w:ascii="Arial" w:cs="Arial" w:eastAsia="Arial" w:hAnsi="Arial"/>
        </w:rPr>
      </w:pPr>
      <w:r w:rsidDel="00000000" w:rsidR="00000000" w:rsidRPr="00000000">
        <w:rPr>
          <w:rtl w:val="0"/>
        </w:rPr>
      </w:r>
    </w:p>
    <w:p w:rsidR="00000000" w:rsidDel="00000000" w:rsidP="00000000" w:rsidRDefault="00000000" w:rsidRPr="00000000" w14:paraId="00000F3C">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15t9al" w:id="174"/>
      <w:bookmarkEnd w:id="174"/>
      <w:r w:rsidDel="00000000" w:rsidR="00000000" w:rsidRPr="00000000">
        <w:rPr>
          <w:rFonts w:ascii="Arial" w:cs="Arial" w:eastAsia="Arial" w:hAnsi="Arial"/>
          <w:rtl w:val="0"/>
        </w:rPr>
        <w:t xml:space="preserve">3.1.28 DISCONNECT</w:t>
      </w:r>
      <w:r w:rsidDel="00000000" w:rsidR="00000000" w:rsidRPr="00000000">
        <w:rPr>
          <w:rtl w:val="0"/>
        </w:rPr>
      </w:r>
    </w:p>
    <w:tbl>
      <w:tblPr>
        <w:tblStyle w:val="Table4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690"/>
        <w:gridCol w:w="105"/>
        <w:gridCol w:w="780"/>
        <w:gridCol w:w="105"/>
        <w:gridCol w:w="840"/>
        <w:gridCol w:w="120"/>
        <w:gridCol w:w="750"/>
        <w:gridCol w:w="105"/>
        <w:gridCol w:w="885"/>
        <w:gridCol w:w="105"/>
        <w:gridCol w:w="885"/>
        <w:gridCol w:w="105"/>
        <w:gridCol w:w="1275"/>
        <w:gridCol w:w="105"/>
        <w:gridCol w:w="105"/>
        <w:gridCol w:w="1605"/>
        <w:tblGridChange w:id="0">
          <w:tblGrid>
            <w:gridCol w:w="1125"/>
            <w:gridCol w:w="690"/>
            <w:gridCol w:w="105"/>
            <w:gridCol w:w="780"/>
            <w:gridCol w:w="105"/>
            <w:gridCol w:w="840"/>
            <w:gridCol w:w="120"/>
            <w:gridCol w:w="750"/>
            <w:gridCol w:w="105"/>
            <w:gridCol w:w="885"/>
            <w:gridCol w:w="105"/>
            <w:gridCol w:w="885"/>
            <w:gridCol w:w="105"/>
            <w:gridCol w:w="1275"/>
            <w:gridCol w:w="105"/>
            <w:gridCol w:w="105"/>
            <w:gridCol w:w="1605"/>
          </w:tblGrid>
        </w:tblGridChange>
      </w:tblGrid>
      <w:tr>
        <w:trPr>
          <w:cantSplit w:val="0"/>
          <w:tblHeader w:val="0"/>
        </w:trPr>
        <w:tc>
          <w:tcPr>
            <w:shd w:fill="cfe2f3" w:val="clear"/>
          </w:tcPr>
          <w:p w:rsidR="00000000" w:rsidDel="00000000" w:rsidP="00000000" w:rsidRDefault="00000000" w:rsidRPr="00000000" w14:paraId="00000F3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3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3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4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4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4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4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4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4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4E">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4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5F">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6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70">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F71">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0F82">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0F8A">
            <w:pPr>
              <w:jc w:val="center"/>
              <w:rPr>
                <w:rFonts w:ascii="Arial" w:cs="Arial" w:eastAsia="Arial" w:hAnsi="Arial"/>
                <w:i w:val="1"/>
                <w:sz w:val="18"/>
                <w:szCs w:val="18"/>
              </w:rPr>
            </w:pPr>
            <w:sdt>
              <w:sdtPr>
                <w:tag w:val="goog_rdk_150"/>
              </w:sdtPr>
              <w:sdtContent>
                <w:commentRangeStart w:id="43"/>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0F8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0F8E">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0F9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Retain</w:t>
            </w:r>
          </w:p>
          <w:p w:rsidR="00000000" w:rsidDel="00000000" w:rsidP="00000000" w:rsidRDefault="00000000" w:rsidRPr="00000000" w14:paraId="00000F9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Registrations</w:t>
            </w:r>
          </w:p>
        </w:tc>
      </w:tr>
      <w:tr>
        <w:trPr>
          <w:cantSplit w:val="0"/>
          <w:tblHeader w:val="0"/>
        </w:trPr>
        <w:tc>
          <w:tcPr/>
          <w:p w:rsidR="00000000" w:rsidDel="00000000" w:rsidP="00000000" w:rsidRDefault="00000000" w:rsidRPr="00000000" w14:paraId="00000F93">
            <w:pPr>
              <w:rPr>
                <w:rFonts w:ascii="Arial" w:cs="Arial" w:eastAsia="Arial" w:hAnsi="Arial"/>
              </w:rPr>
            </w:pPr>
            <w:commentRangeEnd w:id="43"/>
            <w:r w:rsidDel="00000000" w:rsidR="00000000" w:rsidRPr="00000000">
              <w:commentReference w:id="43"/>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9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C">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9E">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0">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FA4">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0FA5">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0FB5">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0FB6">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0FC6">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0FC7">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D7">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0FD8">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E8">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0FE9">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0FF9">
            <w:pPr>
              <w:rPr>
                <w:rFonts w:ascii="Arial" w:cs="Arial" w:eastAsia="Arial" w:hAnsi="Arial"/>
              </w:rPr>
            </w:pPr>
            <w:r w:rsidDel="00000000" w:rsidR="00000000" w:rsidRPr="00000000">
              <w:rPr>
                <w:rFonts w:ascii="Arial" w:cs="Arial" w:eastAsia="Arial" w:hAnsi="Arial"/>
                <w:rtl w:val="0"/>
              </w:rPr>
              <w:t xml:space="preserve">Byte 9 … N</w:t>
            </w:r>
          </w:p>
        </w:tc>
        <w:tc>
          <w:tcPr>
            <w:gridSpan w:val="16"/>
          </w:tcPr>
          <w:p w:rsidR="00000000" w:rsidDel="00000000" w:rsidP="00000000" w:rsidRDefault="00000000" w:rsidRPr="00000000" w14:paraId="00000FFA">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0B">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setup the Virtual Connection again by sending a CONNECT packet to the gateway or server.</w:t>
      </w:r>
    </w:p>
    <w:p w:rsidR="00000000" w:rsidDel="00000000" w:rsidP="00000000" w:rsidRDefault="00000000" w:rsidRPr="00000000" w14:paraId="0000100C">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0D">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100E">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gb3jie" w:id="175"/>
      <w:bookmarkEnd w:id="175"/>
      <w:r w:rsidDel="00000000" w:rsidR="00000000" w:rsidRPr="00000000">
        <w:rPr>
          <w:rFonts w:ascii="Arial" w:cs="Arial" w:eastAsia="Arial" w:hAnsi="Arial"/>
          <w:rtl w:val="0"/>
        </w:rPr>
        <w:t xml:space="preserve">3.1.28.1 Length &amp; Packet Type</w:t>
      </w:r>
      <w:r w:rsidDel="00000000" w:rsidR="00000000" w:rsidRPr="00000000">
        <w:rPr>
          <w:rtl w:val="0"/>
        </w:rPr>
      </w:r>
    </w:p>
    <w:p w:rsidR="00000000" w:rsidDel="00000000" w:rsidP="00000000" w:rsidRDefault="00000000" w:rsidRPr="00000000" w14:paraId="000010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10">
      <w:pPr>
        <w:pStyle w:val="Heading4"/>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vgdtq7" w:id="176"/>
      <w:bookmarkEnd w:id="176"/>
      <w:r w:rsidDel="00000000" w:rsidR="00000000" w:rsidRPr="00000000">
        <w:rPr>
          <w:rFonts w:ascii="Arial" w:cs="Arial" w:eastAsia="Arial" w:hAnsi="Arial"/>
          <w:rtl w:val="0"/>
        </w:rPr>
        <w:t xml:space="preserve">3.1.28.2 Disconnect Flags</w:t>
      </w:r>
      <w:r w:rsidDel="00000000" w:rsidR="00000000" w:rsidRPr="00000000">
        <w:rPr>
          <w:rtl w:val="0"/>
        </w:rPr>
      </w:r>
    </w:p>
    <w:p w:rsidR="00000000" w:rsidDel="00000000" w:rsidP="00000000" w:rsidRDefault="00000000" w:rsidRPr="00000000" w14:paraId="0000101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12">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13">
      <w:pPr>
        <w:ind w:right="4"/>
        <w:rPr>
          <w:rFonts w:ascii="Arial" w:cs="Arial" w:eastAsia="Arial" w:hAnsi="Arial"/>
        </w:rPr>
      </w:pPr>
      <w:r w:rsidDel="00000000" w:rsidR="00000000" w:rsidRPr="00000000">
        <w:rPr>
          <w:rtl w:val="0"/>
        </w:rPr>
      </w:r>
    </w:p>
    <w:p w:rsidR="00000000" w:rsidDel="00000000" w:rsidP="00000000" w:rsidRDefault="00000000" w:rsidRPr="00000000" w14:paraId="00001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9">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101A">
      <w:pPr>
        <w:ind w:right="4"/>
        <w:rPr>
          <w:rFonts w:ascii="Arial" w:cs="Arial" w:eastAsia="Arial" w:hAnsi="Arial"/>
        </w:rPr>
      </w:pPr>
      <w:r w:rsidDel="00000000" w:rsidR="00000000" w:rsidRPr="00000000">
        <w:rPr>
          <w:rFonts w:ascii="Arial" w:cs="Arial" w:eastAsia="Arial" w:hAnsi="Arial"/>
          <w:highlight w:val="yellow"/>
          <w:rtl w:val="0"/>
        </w:rPr>
        <w:t xml:space="preserve">The Gateway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1B">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1C">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fg1ce0" w:id="177"/>
      <w:bookmarkEnd w:id="177"/>
      <w:r w:rsidDel="00000000" w:rsidR="00000000" w:rsidRPr="00000000">
        <w:rPr>
          <w:rFonts w:ascii="Arial" w:cs="Arial" w:eastAsia="Arial" w:hAnsi="Arial"/>
          <w:rtl w:val="0"/>
        </w:rPr>
        <w:t xml:space="preserve">3.1.28.3 Reason Code</w:t>
      </w:r>
      <w:r w:rsidDel="00000000" w:rsidR="00000000" w:rsidRPr="00000000">
        <w:rPr>
          <w:rtl w:val="0"/>
        </w:rPr>
      </w:r>
    </w:p>
    <w:p w:rsidR="00000000" w:rsidDel="00000000" w:rsidP="00000000" w:rsidRDefault="00000000" w:rsidRPr="00000000" w14:paraId="0000101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control packet is optional.  If provided, Byte 3 in the DISCONNECT control packet holds the Reason Code of the disconnection.</w:t>
      </w:r>
    </w:p>
    <w:tbl>
      <w:tblPr>
        <w:tblStyle w:val="Table4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548.9609375" w:hRule="atLeast"/>
          <w:tblHeader w:val="0"/>
        </w:trPr>
        <w:tc>
          <w:tcPr>
            <w:shd w:fill="cfe2f3" w:val="clear"/>
          </w:tcPr>
          <w:p w:rsidR="00000000" w:rsidDel="00000000" w:rsidP="00000000" w:rsidRDefault="00000000" w:rsidRPr="00000000" w14:paraId="0000101E">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101F">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102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102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548.9609375" w:hRule="atLeast"/>
          <w:tblHeader w:val="0"/>
        </w:trPr>
        <w:tc>
          <w:tcPr>
            <w:shd w:fill="d9d9d9" w:val="clear"/>
          </w:tcPr>
          <w:p w:rsidR="00000000" w:rsidDel="00000000" w:rsidP="00000000" w:rsidRDefault="00000000" w:rsidRPr="00000000" w14:paraId="0000102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102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024">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02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normal disconnection was made; Disconnect request processed successfully.</w:t>
            </w:r>
          </w:p>
        </w:tc>
      </w:tr>
      <w:tr>
        <w:trPr>
          <w:cantSplit w:val="0"/>
          <w:trHeight w:val="548.9609375" w:hRule="atLeast"/>
          <w:tblHeader w:val="0"/>
        </w:trPr>
        <w:tc>
          <w:tcPr>
            <w:shd w:fill="d9d9d9" w:val="clear"/>
          </w:tcPr>
          <w:p w:rsidR="00000000" w:rsidDel="00000000" w:rsidP="00000000" w:rsidRDefault="00000000" w:rsidRPr="00000000" w14:paraId="00001026">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shd w:fill="d9d9d9" w:val="clear"/>
          </w:tcPr>
          <w:p w:rsidR="00000000" w:rsidDel="00000000" w:rsidP="00000000" w:rsidRDefault="00000000" w:rsidRPr="00000000" w14:paraId="00001027">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1028">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w:t>
            </w:r>
          </w:p>
        </w:tc>
        <w:tc>
          <w:tcPr/>
          <w:p w:rsidR="00000000" w:rsidDel="00000000" w:rsidP="00000000" w:rsidRDefault="00000000" w:rsidRPr="00000000" w14:paraId="00001029">
            <w:pPr>
              <w:spacing w:after="9" w:lineRule="auto"/>
              <w:ind w:right="4"/>
              <w:rPr>
                <w:rFonts w:ascii="Arial" w:cs="Arial" w:eastAsia="Arial" w:hAnsi="Arial"/>
              </w:rPr>
            </w:pPr>
            <w:r w:rsidDel="00000000" w:rsidR="00000000" w:rsidRPr="00000000">
              <w:rPr>
                <w:rFonts w:ascii="Arial" w:cs="Arial" w:eastAsia="Arial" w:hAnsi="Arial"/>
                <w:rtl w:val="0"/>
              </w:rPr>
              <w:t xml:space="preserve">There is no active Virtual Connection for disconnection</w:t>
            </w:r>
          </w:p>
        </w:tc>
      </w:tr>
      <w:tr>
        <w:trPr>
          <w:cantSplit w:val="0"/>
          <w:trHeight w:val="548.9609375" w:hRule="atLeast"/>
          <w:tblHeader w:val="0"/>
        </w:trPr>
        <w:tc>
          <w:tcPr>
            <w:shd w:fill="d9d9d9" w:val="clear"/>
          </w:tcPr>
          <w:p w:rsidR="00000000" w:rsidDel="00000000" w:rsidP="00000000" w:rsidRDefault="00000000" w:rsidRPr="00000000" w14:paraId="0000102A">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shd w:fill="d9d9d9" w:val="clear"/>
          </w:tcPr>
          <w:p w:rsidR="00000000" w:rsidDel="00000000" w:rsidP="00000000" w:rsidRDefault="00000000" w:rsidRPr="00000000" w14:paraId="0000102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102C">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102D">
            <w:pPr>
              <w:spacing w:after="9" w:lineRule="auto"/>
              <w:ind w:right="4"/>
              <w:rPr>
                <w:rFonts w:ascii="Arial" w:cs="Arial" w:eastAsia="Arial" w:hAnsi="Arial"/>
              </w:rPr>
            </w:pPr>
            <w:r w:rsidDel="00000000" w:rsidR="00000000" w:rsidRPr="00000000">
              <w:rPr>
                <w:rFonts w:ascii="Arial" w:cs="Arial" w:eastAsia="Arial" w:hAnsi="Arial"/>
                <w:rtl w:val="0"/>
              </w:rPr>
              <w:t xml:space="preserve">Packet sent whose size exceeds the maximum packet size</w:t>
            </w:r>
          </w:p>
        </w:tc>
      </w:tr>
      <w:tr>
        <w:trPr>
          <w:cantSplit w:val="0"/>
          <w:trHeight w:val="548.9609375" w:hRule="atLeast"/>
          <w:tblHeader w:val="0"/>
        </w:trPr>
        <w:tc>
          <w:tcPr>
            <w:shd w:fill="d9d9d9" w:val="clear"/>
          </w:tcPr>
          <w:p w:rsidR="00000000" w:rsidDel="00000000" w:rsidP="00000000" w:rsidRDefault="00000000" w:rsidRPr="00000000" w14:paraId="0000102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shd w:fill="d9d9d9" w:val="clear"/>
          </w:tcPr>
          <w:p w:rsidR="00000000" w:rsidDel="00000000" w:rsidP="00000000" w:rsidRDefault="00000000" w:rsidRPr="00000000" w14:paraId="0000102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103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103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Payload is not of the format indicated.</w:t>
            </w:r>
          </w:p>
        </w:tc>
      </w:tr>
    </w:tbl>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46: DISCONNECT Reason Code</w:t>
      </w:r>
    </w:p>
    <w:p w:rsidR="00000000" w:rsidDel="00000000" w:rsidP="00000000" w:rsidRDefault="00000000" w:rsidRPr="00000000" w14:paraId="00001033">
      <w:pPr>
        <w:pStyle w:val="Heading4"/>
        <w:rPr>
          <w:vertAlign w:val="baseline"/>
        </w:rPr>
      </w:pPr>
      <w:bookmarkStart w:colFirst="0" w:colLast="0" w:name="_heading=h.1ulbmlt" w:id="178"/>
      <w:bookmarkEnd w:id="178"/>
      <w:r w:rsidDel="00000000" w:rsidR="00000000" w:rsidRPr="00000000">
        <w:rPr>
          <w:vertAlign w:val="baseline"/>
          <w:rtl w:val="0"/>
        </w:rPr>
        <w:t xml:space="preserve">3.1.28.4 </w:t>
      </w:r>
      <w:r w:rsidDel="00000000" w:rsidR="00000000" w:rsidRPr="00000000">
        <w:rPr>
          <w:rtl w:val="0"/>
        </w:rPr>
        <w:t xml:space="preserve">Session Expiry Interval</w:t>
      </w:r>
      <w:r w:rsidDel="00000000" w:rsidR="00000000" w:rsidRPr="00000000">
        <w:rPr>
          <w:rtl w:val="0"/>
        </w:rPr>
      </w:r>
    </w:p>
    <w:p w:rsidR="00000000" w:rsidDel="00000000" w:rsidP="00000000" w:rsidRDefault="00000000" w:rsidRPr="00000000" w14:paraId="00001034">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35">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ekz59m" w:id="179"/>
      <w:bookmarkEnd w:id="179"/>
      <w:r w:rsidDel="00000000" w:rsidR="00000000" w:rsidRPr="00000000">
        <w:rPr>
          <w:rFonts w:ascii="Arial" w:cs="Arial" w:eastAsia="Arial" w:hAnsi="Arial"/>
          <w:rtl w:val="0"/>
        </w:rPr>
        <w:t xml:space="preserve">3.1.28.5 Reason String</w:t>
      </w:r>
      <w:r w:rsidDel="00000000" w:rsidR="00000000" w:rsidRPr="00000000">
        <w:rPr>
          <w:rtl w:val="0"/>
        </w:rPr>
      </w:r>
    </w:p>
    <w:p w:rsidR="00000000" w:rsidDel="00000000" w:rsidP="00000000" w:rsidRDefault="00000000" w:rsidRPr="00000000" w14:paraId="00001036">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037">
      <w:pPr>
        <w:rPr>
          <w:rFonts w:ascii="Arial" w:cs="Arial" w:eastAsia="Arial" w:hAnsi="Arial"/>
        </w:rPr>
      </w:pPr>
      <w:r w:rsidDel="00000000" w:rsidR="00000000" w:rsidRPr="00000000">
        <w:rPr>
          <w:rtl w:val="0"/>
        </w:rPr>
      </w:r>
    </w:p>
    <w:p w:rsidR="00000000" w:rsidDel="00000000" w:rsidP="00000000" w:rsidRDefault="00000000" w:rsidRPr="00000000" w14:paraId="00001038">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tq9fhf" w:id="180"/>
      <w:bookmarkEnd w:id="180"/>
      <w:r w:rsidDel="00000000" w:rsidR="00000000" w:rsidRPr="00000000">
        <w:rPr>
          <w:rFonts w:ascii="Arial" w:cs="Arial" w:eastAsia="Arial" w:hAnsi="Arial"/>
          <w:rtl w:val="0"/>
        </w:rPr>
        <w:t xml:space="preserve">3.1.29 WILLTOPICUPD</w:t>
      </w: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77"/>
        <w:gridCol w:w="47"/>
        <w:gridCol w:w="856"/>
        <w:gridCol w:w="842"/>
        <w:gridCol w:w="42"/>
        <w:gridCol w:w="933"/>
        <w:gridCol w:w="39"/>
        <w:gridCol w:w="1125"/>
        <w:gridCol w:w="1054"/>
        <w:gridCol w:w="71"/>
        <w:gridCol w:w="1079"/>
        <w:gridCol w:w="1072"/>
        <w:tblGridChange w:id="0">
          <w:tblGrid>
            <w:gridCol w:w="1113"/>
            <w:gridCol w:w="1077"/>
            <w:gridCol w:w="47"/>
            <w:gridCol w:w="856"/>
            <w:gridCol w:w="842"/>
            <w:gridCol w:w="42"/>
            <w:gridCol w:w="933"/>
            <w:gridCol w:w="39"/>
            <w:gridCol w:w="1125"/>
            <w:gridCol w:w="1054"/>
            <w:gridCol w:w="71"/>
            <w:gridCol w:w="1079"/>
            <w:gridCol w:w="1072"/>
          </w:tblGrid>
        </w:tblGridChange>
      </w:tblGrid>
      <w:tr>
        <w:trPr>
          <w:cantSplit w:val="0"/>
          <w:tblHeader w:val="0"/>
        </w:trPr>
        <w:tc>
          <w:tcPr>
            <w:shd w:fill="cfe2f3" w:val="clear"/>
          </w:tcPr>
          <w:p w:rsidR="00000000" w:rsidDel="00000000" w:rsidP="00000000" w:rsidRDefault="00000000" w:rsidRPr="00000000" w14:paraId="0000103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3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3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3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3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4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4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4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4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46">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4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53">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5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60">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61">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WILLTOPICUPD FLAGS</w:t>
            </w:r>
          </w:p>
        </w:tc>
      </w:tr>
      <w:tr>
        <w:trPr>
          <w:cantSplit w:val="0"/>
          <w:trHeight w:val="200" w:hRule="atLeast"/>
          <w:tblHeader w:val="0"/>
        </w:trPr>
        <w:tc>
          <w:tcPr>
            <w:vMerge w:val="continue"/>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06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1070">
            <w:pPr>
              <w:jc w:val="center"/>
              <w:rPr>
                <w:rFonts w:ascii="Arial" w:cs="Arial" w:eastAsia="Arial" w:hAnsi="Arial"/>
                <w:i w:val="1"/>
              </w:rPr>
            </w:pPr>
            <w:r w:rsidDel="00000000" w:rsidR="00000000" w:rsidRPr="00000000">
              <w:rPr>
                <w:rFonts w:ascii="Arial" w:cs="Arial" w:eastAsia="Arial" w:hAnsi="Arial"/>
                <w:i w:val="1"/>
                <w:rtl w:val="0"/>
              </w:rPr>
              <w:t xml:space="preserve">Will QoS</w:t>
            </w:r>
          </w:p>
          <w:p w:rsidR="00000000" w:rsidDel="00000000" w:rsidP="00000000" w:rsidRDefault="00000000" w:rsidRPr="00000000" w14:paraId="0000107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07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07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107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07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07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r>
      <w:tr>
        <w:trPr>
          <w:cantSplit w:val="0"/>
          <w:tblHeader w:val="0"/>
        </w:trPr>
        <w:tc>
          <w:tcPr/>
          <w:p w:rsidR="00000000" w:rsidDel="00000000" w:rsidP="00000000" w:rsidRDefault="00000000" w:rsidRPr="00000000" w14:paraId="0000107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7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07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7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08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8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108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08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087">
            <w:pPr>
              <w:jc w:val="center"/>
              <w:rPr>
                <w:rFonts w:ascii="Arial" w:cs="Arial" w:eastAsia="Arial" w:hAnsi="Arial"/>
                <w:i w:val="1"/>
              </w:rPr>
            </w:pPr>
            <w:r w:rsidDel="00000000" w:rsidR="00000000" w:rsidRPr="00000000">
              <w:rPr>
                <w:rFonts w:ascii="Arial" w:cs="Arial" w:eastAsia="Arial" w:hAnsi="Arial"/>
                <w:i w:val="1"/>
                <w:rtl w:val="0"/>
              </w:rPr>
              <w:t xml:space="preserve">0</w:t>
            </w:r>
          </w:p>
        </w:tc>
      </w:tr>
      <w:tr>
        <w:trPr>
          <w:cantSplit w:val="0"/>
          <w:tblHeader w:val="0"/>
        </w:trPr>
        <w:tc>
          <w:tcPr/>
          <w:p w:rsidR="00000000" w:rsidDel="00000000" w:rsidP="00000000" w:rsidRDefault="00000000" w:rsidRPr="00000000" w14:paraId="00001088">
            <w:pPr>
              <w:rPr>
                <w:rFonts w:ascii="Arial" w:cs="Arial" w:eastAsia="Arial" w:hAnsi="Arial"/>
              </w:rPr>
            </w:pPr>
            <w:r w:rsidDel="00000000" w:rsidR="00000000" w:rsidRPr="00000000">
              <w:rPr>
                <w:rFonts w:ascii="Arial" w:cs="Arial" w:eastAsia="Arial" w:hAnsi="Arial"/>
                <w:rtl w:val="0"/>
              </w:rPr>
              <w:t xml:space="preserve">Byte 4.. N</w:t>
            </w:r>
          </w:p>
        </w:tc>
        <w:tc>
          <w:tcPr>
            <w:gridSpan w:val="12"/>
          </w:tcPr>
          <w:p w:rsidR="00000000" w:rsidDel="00000000" w:rsidP="00000000" w:rsidRDefault="00000000" w:rsidRPr="00000000" w14:paraId="00001089">
            <w:pPr>
              <w:keepNext w:val="1"/>
              <w:jc w:val="center"/>
              <w:rPr>
                <w:rFonts w:ascii="Arial" w:cs="Arial" w:eastAsia="Arial" w:hAnsi="Arial"/>
              </w:rPr>
            </w:pPr>
            <w:r w:rsidDel="00000000" w:rsidR="00000000" w:rsidRPr="00000000">
              <w:rPr>
                <w:rFonts w:ascii="Arial" w:cs="Arial" w:eastAsia="Arial" w:hAnsi="Arial"/>
                <w:rtl w:val="0"/>
              </w:rPr>
              <w:t xml:space="preserve">Will Topic</w:t>
            </w:r>
          </w:p>
        </w:tc>
      </w:tr>
    </w:tbl>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47: WILLTOPICUPD packet</w:t>
      </w:r>
    </w:p>
    <w:p w:rsidR="00000000" w:rsidDel="00000000" w:rsidP="00000000" w:rsidRDefault="00000000" w:rsidRPr="00000000" w14:paraId="00001096">
      <w:pPr>
        <w:ind w:left="-15" w:right="4" w:firstLine="0"/>
        <w:rPr>
          <w:rFonts w:ascii="Arial" w:cs="Arial" w:eastAsia="Arial" w:hAnsi="Arial"/>
        </w:rPr>
      </w:pPr>
      <w:r w:rsidDel="00000000" w:rsidR="00000000" w:rsidRPr="00000000">
        <w:rPr>
          <w:rFonts w:ascii="Arial" w:cs="Arial" w:eastAsia="Arial" w:hAnsi="Arial"/>
          <w:rtl w:val="0"/>
        </w:rPr>
        <w:t xml:space="preserve">The WILLTOPICUPD packet is sent by a client to update its Will topic name stored in the GW/server.</w:t>
      </w:r>
    </w:p>
    <w:p w:rsidR="00000000" w:rsidDel="00000000" w:rsidP="00000000" w:rsidRDefault="00000000" w:rsidRPr="00000000" w14:paraId="00001097">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8vjpp8" w:id="181"/>
      <w:bookmarkEnd w:id="181"/>
      <w:r w:rsidDel="00000000" w:rsidR="00000000" w:rsidRPr="00000000">
        <w:rPr>
          <w:rFonts w:ascii="Arial" w:cs="Arial" w:eastAsia="Arial" w:hAnsi="Arial"/>
          <w:rtl w:val="0"/>
        </w:rPr>
        <w:t xml:space="preserve">3.1.29.1 Length &amp; Packet Type</w:t>
      </w:r>
      <w:r w:rsidDel="00000000" w:rsidR="00000000" w:rsidRPr="00000000">
        <w:rPr>
          <w:rtl w:val="0"/>
        </w:rPr>
      </w:r>
    </w:p>
    <w:p w:rsidR="00000000" w:rsidDel="00000000" w:rsidP="00000000" w:rsidRDefault="00000000" w:rsidRPr="00000000" w14:paraId="000010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99">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sv78d1" w:id="182"/>
      <w:bookmarkEnd w:id="182"/>
      <w:r w:rsidDel="00000000" w:rsidR="00000000" w:rsidRPr="00000000">
        <w:rPr>
          <w:rFonts w:ascii="Arial" w:cs="Arial" w:eastAsia="Arial" w:hAnsi="Arial"/>
          <w:rtl w:val="0"/>
        </w:rPr>
        <w:t xml:space="preserve">3.1.29.2 Flags</w:t>
      </w:r>
      <w:r w:rsidDel="00000000" w:rsidR="00000000" w:rsidRPr="00000000">
        <w:rPr>
          <w:rtl w:val="0"/>
        </w:rPr>
      </w:r>
    </w:p>
    <w:p w:rsidR="00000000" w:rsidDel="00000000" w:rsidP="00000000" w:rsidRDefault="00000000" w:rsidRPr="00000000" w14:paraId="0000109A">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rtl w:val="0"/>
        </w:rPr>
        <w:t xml:space="preserve">WILLTOPICUPD </w:t>
      </w:r>
      <w:r w:rsidDel="00000000" w:rsidR="00000000" w:rsidRPr="00000000">
        <w:rPr>
          <w:rFonts w:ascii="Arial" w:cs="Arial" w:eastAsia="Arial" w:hAnsi="Arial"/>
          <w:color w:val="000000"/>
          <w:rtl w:val="0"/>
        </w:rPr>
        <w:t xml:space="preserve">Flags is 1 byte field in Byte 3 position of the packet specifying the properties of the </w:t>
      </w:r>
      <w:r w:rsidDel="00000000" w:rsidR="00000000" w:rsidRPr="00000000">
        <w:rPr>
          <w:rFonts w:ascii="Arial" w:cs="Arial" w:eastAsia="Arial" w:hAnsi="Arial"/>
          <w:rtl w:val="0"/>
        </w:rPr>
        <w:t xml:space="preserve">WILLTOPICUPD</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09B">
      <w:pPr>
        <w:ind w:right="4"/>
        <w:rPr>
          <w:rFonts w:ascii="Arial" w:cs="Arial" w:eastAsia="Arial" w:hAnsi="Arial"/>
        </w:rPr>
      </w:pPr>
      <w:r w:rsidDel="00000000" w:rsidR="00000000" w:rsidRPr="00000000">
        <w:rPr>
          <w:rFonts w:ascii="Arial" w:cs="Arial" w:eastAsia="Arial" w:hAnsi="Arial"/>
          <w:rtl w:val="0"/>
        </w:rPr>
        <w:t xml:space="preserve">The WILLTOPICUPD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8" w:before="0" w:line="248.00000000000006"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5 and 6, these two bits specify the QoS level to be used.</w:t>
      </w:r>
    </w:p>
    <w:p w:rsidR="00000000" w:rsidDel="00000000" w:rsidP="00000000" w:rsidRDefault="00000000" w:rsidRPr="00000000" w14:paraId="0000109D">
      <w:pPr>
        <w:pStyle w:val="Heading4"/>
        <w:rPr>
          <w:vertAlign w:val="baseline"/>
        </w:rPr>
      </w:pPr>
      <w:bookmarkStart w:colFirst="0" w:colLast="0" w:name="_heading=h.280hiku" w:id="183"/>
      <w:bookmarkEnd w:id="183"/>
      <w:r w:rsidDel="00000000" w:rsidR="00000000" w:rsidRPr="00000000">
        <w:rPr>
          <w:vertAlign w:val="baseline"/>
          <w:rtl w:val="0"/>
        </w:rPr>
        <w:t xml:space="preserve">3.1.29.3 </w:t>
      </w:r>
      <w:r w:rsidDel="00000000" w:rsidR="00000000" w:rsidRPr="00000000">
        <w:rPr>
          <w:rtl w:val="0"/>
        </w:rPr>
        <w:t xml:space="preserve">Will Topic</w:t>
      </w:r>
      <w:r w:rsidDel="00000000" w:rsidR="00000000" w:rsidRPr="00000000">
        <w:rPr>
          <w:rtl w:val="0"/>
        </w:rPr>
      </w:r>
    </w:p>
    <w:p w:rsidR="00000000" w:rsidDel="00000000" w:rsidP="00000000" w:rsidRDefault="00000000" w:rsidRPr="00000000" w14:paraId="0000109E">
      <w:pPr>
        <w:spacing w:after="307" w:lineRule="auto"/>
        <w:ind w:right="4"/>
        <w:rPr>
          <w:rFonts w:ascii="Arial" w:cs="Arial" w:eastAsia="Arial" w:hAnsi="Arial"/>
        </w:rPr>
      </w:pPr>
      <w:r w:rsidDel="00000000" w:rsidR="00000000" w:rsidRPr="00000000">
        <w:rPr>
          <w:rFonts w:ascii="Arial" w:cs="Arial" w:eastAsia="Arial" w:hAnsi="Arial"/>
          <w:rtl w:val="0"/>
        </w:rPr>
        <w:t xml:space="preserve">Contains the Will topic name.An empty WILLTOPICUPD packet is a WILLTOPICUPD packet without Flags and WillTopic field (i.e. it is exactly 2 bytes long). It is used by a client to delete its Will topic and Will message stored in the GW/server.</w:t>
      </w:r>
    </w:p>
    <w:p w:rsidR="00000000" w:rsidDel="00000000" w:rsidP="00000000" w:rsidRDefault="00000000" w:rsidRPr="00000000" w14:paraId="0000109F">
      <w:pPr>
        <w:pStyle w:val="Heading3"/>
        <w:keepLines w:val="1"/>
        <w:spacing w:after="77" w:before="0" w:line="259" w:lineRule="auto"/>
        <w:ind w:left="0"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n5rssn" w:id="184"/>
      <w:bookmarkEnd w:id="184"/>
      <w:r w:rsidDel="00000000" w:rsidR="00000000" w:rsidRPr="00000000">
        <w:rPr>
          <w:rFonts w:ascii="Arial" w:cs="Arial" w:eastAsia="Arial" w:hAnsi="Arial"/>
          <w:rtl w:val="0"/>
        </w:rPr>
        <w:t xml:space="preserve">3.1.30 WILLMSGUPD</w:t>
      </w:r>
      <w:r w:rsidDel="00000000" w:rsidR="00000000" w:rsidRPr="00000000">
        <w:rPr>
          <w:rtl w:val="0"/>
        </w:rPr>
      </w:r>
    </w:p>
    <w:tbl>
      <w:tblPr>
        <w:tblStyle w:val="Table4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A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A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A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A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A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A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B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B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BB">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10BC">
            <w:pPr>
              <w:keepNext w:val="1"/>
              <w:jc w:val="center"/>
              <w:rPr>
                <w:rFonts w:ascii="Arial" w:cs="Arial" w:eastAsia="Arial" w:hAnsi="Arial"/>
              </w:rPr>
            </w:pPr>
            <w:r w:rsidDel="00000000" w:rsidR="00000000" w:rsidRPr="00000000">
              <w:rPr>
                <w:rFonts w:ascii="Arial" w:cs="Arial" w:eastAsia="Arial" w:hAnsi="Arial"/>
                <w:rtl w:val="0"/>
              </w:rPr>
              <w:t xml:space="preserve">Will Message</w:t>
            </w:r>
          </w:p>
        </w:tc>
      </w:tr>
    </w:tbl>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48: WILLMSGUPD packet</w:t>
      </w:r>
    </w:p>
    <w:p w:rsidR="00000000" w:rsidDel="00000000" w:rsidP="00000000" w:rsidRDefault="00000000" w:rsidRPr="00000000" w14:paraId="000010C5">
      <w:pPr>
        <w:ind w:right="4"/>
        <w:rPr>
          <w:rFonts w:ascii="Arial" w:cs="Arial" w:eastAsia="Arial" w:hAnsi="Arial"/>
        </w:rPr>
      </w:pPr>
      <w:r w:rsidDel="00000000" w:rsidR="00000000" w:rsidRPr="00000000">
        <w:rPr>
          <w:rFonts w:ascii="Arial" w:cs="Arial" w:eastAsia="Arial" w:hAnsi="Arial"/>
          <w:rtl w:val="0"/>
        </w:rPr>
        <w:t xml:space="preserve">The WILLMSGUPD packet is sent by a client to update its Will packet stored in the GW/server.</w:t>
      </w:r>
    </w:p>
    <w:p w:rsidR="00000000" w:rsidDel="00000000" w:rsidP="00000000" w:rsidRDefault="00000000" w:rsidRPr="00000000" w14:paraId="000010C6">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75fbgg" w:id="185"/>
      <w:bookmarkEnd w:id="185"/>
      <w:r w:rsidDel="00000000" w:rsidR="00000000" w:rsidRPr="00000000">
        <w:rPr>
          <w:rFonts w:ascii="Arial" w:cs="Arial" w:eastAsia="Arial" w:hAnsi="Arial"/>
          <w:rtl w:val="0"/>
        </w:rPr>
        <w:t xml:space="preserve">3.1.30.1 Length &amp; Packet Type</w:t>
      </w:r>
      <w:r w:rsidDel="00000000" w:rsidR="00000000" w:rsidRPr="00000000">
        <w:rPr>
          <w:rtl w:val="0"/>
        </w:rPr>
      </w:r>
    </w:p>
    <w:p w:rsidR="00000000" w:rsidDel="00000000" w:rsidP="00000000" w:rsidRDefault="00000000" w:rsidRPr="00000000" w14:paraId="000010C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C8">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maplo9" w:id="186"/>
      <w:bookmarkEnd w:id="186"/>
      <w:r w:rsidDel="00000000" w:rsidR="00000000" w:rsidRPr="00000000">
        <w:rPr>
          <w:rFonts w:ascii="Arial" w:cs="Arial" w:eastAsia="Arial" w:hAnsi="Arial"/>
          <w:rtl w:val="0"/>
        </w:rPr>
        <w:t xml:space="preserve">3.1.30.2 Will Message</w:t>
      </w:r>
      <w:r w:rsidDel="00000000" w:rsidR="00000000" w:rsidRPr="00000000">
        <w:rPr>
          <w:rtl w:val="0"/>
        </w:rPr>
      </w:r>
    </w:p>
    <w:p w:rsidR="00000000" w:rsidDel="00000000" w:rsidP="00000000" w:rsidRDefault="00000000" w:rsidRPr="00000000" w14:paraId="000010C9">
      <w:pPr>
        <w:spacing w:after="308"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Will message.</w:t>
      </w:r>
    </w:p>
    <w:p w:rsidR="00000000" w:rsidDel="00000000" w:rsidP="00000000" w:rsidRDefault="00000000" w:rsidRPr="00000000" w14:paraId="000010CA">
      <w:pPr>
        <w:pStyle w:val="Heading3"/>
        <w:keepLines w:val="1"/>
        <w:spacing w:after="77" w:before="0" w:line="259" w:lineRule="auto"/>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6ad4c2" w:id="187"/>
      <w:bookmarkEnd w:id="187"/>
      <w:r w:rsidDel="00000000" w:rsidR="00000000" w:rsidRPr="00000000">
        <w:rPr>
          <w:rFonts w:ascii="Arial" w:cs="Arial" w:eastAsia="Arial" w:hAnsi="Arial"/>
          <w:rtl w:val="0"/>
        </w:rPr>
        <w:t xml:space="preserve">3.1.31 WILLTOPICRESP</w:t>
      </w:r>
      <w:r w:rsidDel="00000000" w:rsidR="00000000" w:rsidRPr="00000000">
        <w:rPr>
          <w:rtl w:val="0"/>
        </w:rPr>
      </w:r>
    </w:p>
    <w:tbl>
      <w:tblPr>
        <w:tblStyle w:val="Table4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C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C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C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C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C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D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D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D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D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D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D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D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D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E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E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2lfnejv" w:id="188"/>
      <w:bookmarkEnd w:id="188"/>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49: WILLTOPICRESP packet</w:t>
      </w:r>
    </w:p>
    <w:p w:rsidR="00000000" w:rsidDel="00000000" w:rsidP="00000000" w:rsidRDefault="00000000" w:rsidRPr="00000000" w14:paraId="000010F0">
      <w:pPr>
        <w:ind w:left="-15" w:right="4" w:firstLine="0"/>
        <w:rPr>
          <w:rFonts w:ascii="Arial" w:cs="Arial" w:eastAsia="Arial" w:hAnsi="Arial"/>
        </w:rPr>
      </w:pPr>
      <w:r w:rsidDel="00000000" w:rsidR="00000000" w:rsidRPr="00000000">
        <w:rPr>
          <w:rFonts w:ascii="Arial" w:cs="Arial" w:eastAsia="Arial" w:hAnsi="Arial"/>
          <w:rtl w:val="0"/>
        </w:rPr>
        <w:t xml:space="preserve">The WILLTOPICRESP packet is sent by a GW to acknowledge the receipt and processing of an WILLTOPICUPD packet.</w:t>
      </w:r>
    </w:p>
    <w:p w:rsidR="00000000" w:rsidDel="00000000" w:rsidP="00000000" w:rsidRDefault="00000000" w:rsidRPr="00000000" w14:paraId="000010F1">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0kxoro" w:id="189"/>
      <w:bookmarkEnd w:id="189"/>
      <w:r w:rsidDel="00000000" w:rsidR="00000000" w:rsidRPr="00000000">
        <w:rPr>
          <w:rFonts w:ascii="Arial" w:cs="Arial" w:eastAsia="Arial" w:hAnsi="Arial"/>
          <w:rtl w:val="0"/>
        </w:rPr>
        <w:t xml:space="preserve">3.1.31.1 Length &amp; Packet Type</w:t>
      </w:r>
      <w:r w:rsidDel="00000000" w:rsidR="00000000" w:rsidRPr="00000000">
        <w:rPr>
          <w:rtl w:val="0"/>
        </w:rPr>
      </w:r>
    </w:p>
    <w:p w:rsidR="00000000" w:rsidDel="00000000" w:rsidP="00000000" w:rsidRDefault="00000000" w:rsidRPr="00000000" w14:paraId="000010F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Uses packet header format 1. Please refer to section 2.1 for a detailed description.</w:t>
      </w:r>
    </w:p>
    <w:p w:rsidR="00000000" w:rsidDel="00000000" w:rsidP="00000000" w:rsidRDefault="00000000" w:rsidRPr="00000000" w14:paraId="000010F3">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kkl7fh" w:id="190"/>
      <w:bookmarkEnd w:id="190"/>
      <w:r w:rsidDel="00000000" w:rsidR="00000000" w:rsidRPr="00000000">
        <w:rPr>
          <w:rFonts w:ascii="Arial" w:cs="Arial" w:eastAsia="Arial" w:hAnsi="Arial"/>
          <w:rtl w:val="0"/>
        </w:rPr>
        <w:t xml:space="preserve">3.1.31.2 Reason Code</w:t>
      </w:r>
      <w:r w:rsidDel="00000000" w:rsidR="00000000" w:rsidRPr="00000000">
        <w:rPr>
          <w:rtl w:val="0"/>
        </w:rPr>
      </w:r>
    </w:p>
    <w:p w:rsidR="00000000" w:rsidDel="00000000" w:rsidP="00000000" w:rsidRDefault="00000000" w:rsidRPr="00000000" w14:paraId="000010F4">
      <w:pPr>
        <w:rPr>
          <w:rFonts w:ascii="Arial" w:cs="Arial" w:eastAsia="Arial" w:hAnsi="Arial"/>
        </w:rPr>
      </w:pPr>
      <w:r w:rsidDel="00000000" w:rsidR="00000000" w:rsidRPr="00000000">
        <w:rPr>
          <w:rFonts w:ascii="Arial" w:cs="Arial" w:eastAsia="Arial" w:hAnsi="Arial"/>
          <w:rtl w:val="0"/>
        </w:rPr>
        <w:t xml:space="preserve">Byte 3 in the WILLTOPICRESP control packet contains the Reason Code returned from the processing of the WILLTOPICUPD packet.</w:t>
      </w:r>
    </w:p>
    <w:p w:rsidR="00000000" w:rsidDel="00000000" w:rsidP="00000000" w:rsidRDefault="00000000" w:rsidRPr="00000000" w14:paraId="000010F5">
      <w:pPr>
        <w:rPr>
          <w:rFonts w:ascii="Arial" w:cs="Arial" w:eastAsia="Arial" w:hAnsi="Arial"/>
        </w:rPr>
      </w:pPr>
      <w:r w:rsidDel="00000000" w:rsidR="00000000" w:rsidRPr="00000000">
        <w:rPr>
          <w:rtl w:val="0"/>
        </w:rPr>
      </w:r>
    </w:p>
    <w:tbl>
      <w:tblPr>
        <w:tblStyle w:val="Table4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10F6">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10F7">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10F8">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10F9">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10F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F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0FC">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0F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Will Topic update request was received successfully.</w:t>
            </w:r>
          </w:p>
        </w:tc>
      </w:tr>
      <w:tr>
        <w:trPr>
          <w:cantSplit w:val="0"/>
          <w:trHeight w:val="778.9414062499999" w:hRule="atLeast"/>
          <w:tblHeader w:val="0"/>
        </w:trPr>
        <w:tc>
          <w:tcPr/>
          <w:p w:rsidR="00000000" w:rsidDel="00000000" w:rsidP="00000000" w:rsidRDefault="00000000" w:rsidRPr="00000000" w14:paraId="000010FE">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0FF">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1100">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1101">
            <w:pPr>
              <w:spacing w:after="9" w:lineRule="auto"/>
              <w:ind w:right="4"/>
              <w:rPr>
                <w:rFonts w:ascii="Arial" w:cs="Arial" w:eastAsia="Arial" w:hAnsi="Arial"/>
              </w:rPr>
            </w:pPr>
            <w:r w:rsidDel="00000000" w:rsidR="00000000" w:rsidRPr="00000000">
              <w:rPr>
                <w:rFonts w:ascii="Arial" w:cs="Arial" w:eastAsia="Arial" w:hAnsi="Arial"/>
                <w:rtl w:val="0"/>
              </w:rPr>
              <w:t xml:space="preserve">There is network or server congestion in receiving Will Topic response</w:t>
            </w:r>
          </w:p>
        </w:tc>
      </w:tr>
      <w:tr>
        <w:trPr>
          <w:cantSplit w:val="0"/>
          <w:trHeight w:val="778.9414062499999" w:hRule="atLeast"/>
          <w:tblHeader w:val="0"/>
        </w:trPr>
        <w:tc>
          <w:tcPr/>
          <w:p w:rsidR="00000000" w:rsidDel="00000000" w:rsidP="00000000" w:rsidRDefault="00000000" w:rsidRPr="00000000" w14:paraId="00001102">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103">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1104">
            <w:pPr>
              <w:spacing w:after="9" w:lineRule="auto"/>
              <w:ind w:right="4"/>
              <w:rPr>
                <w:rFonts w:ascii="Arial" w:cs="Arial" w:eastAsia="Arial" w:hAnsi="Arial"/>
              </w:rPr>
            </w:pPr>
            <w:sdt>
              <w:sdtPr>
                <w:tag w:val="goog_rdk_151"/>
              </w:sdtPr>
              <w:sdtContent>
                <w:commentRangeStart w:id="44"/>
              </w:sdtContent>
            </w:sdt>
            <w:sdt>
              <w:sdtPr>
                <w:tag w:val="goog_rdk_152"/>
              </w:sdtPr>
              <w:sdtContent>
                <w:commentRangeStart w:id="45"/>
              </w:sdtContent>
            </w:sdt>
            <w:r w:rsidDel="00000000" w:rsidR="00000000" w:rsidRPr="00000000">
              <w:rPr>
                <w:rFonts w:ascii="Arial" w:cs="Arial" w:eastAsia="Arial" w:hAnsi="Arial"/>
                <w:rtl w:val="0"/>
              </w:rPr>
              <w:t xml:space="preserve">Invalid topic alias</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tc>
        <w:tc>
          <w:tcPr/>
          <w:p w:rsidR="00000000" w:rsidDel="00000000" w:rsidP="00000000" w:rsidRDefault="00000000" w:rsidRPr="00000000" w14:paraId="0000110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alias is not accepted by the Server.</w:t>
            </w:r>
          </w:p>
        </w:tc>
      </w:tr>
      <w:tr>
        <w:trPr>
          <w:cantSplit w:val="0"/>
          <w:trHeight w:val="778.9414062499999" w:hRule="atLeast"/>
          <w:tblHeader w:val="0"/>
        </w:trPr>
        <w:tc>
          <w:tcPr/>
          <w:p w:rsidR="00000000" w:rsidDel="00000000" w:rsidP="00000000" w:rsidRDefault="00000000" w:rsidRPr="00000000" w14:paraId="00001106">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107">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1108">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11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or support the properties provided with the WILLTOPICRESP packet.</w:t>
            </w:r>
          </w:p>
        </w:tc>
      </w:tr>
    </w:tbl>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50: WILLTOPICRESP Reason Code</w:t>
      </w:r>
    </w:p>
    <w:p w:rsidR="00000000" w:rsidDel="00000000" w:rsidP="00000000" w:rsidRDefault="00000000" w:rsidRPr="00000000" w14:paraId="0000110B">
      <w:pPr>
        <w:spacing w:after="174" w:before="0" w:line="248.000000000000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10C">
      <w:pPr>
        <w:pStyle w:val="Heading3"/>
        <w:keepLines w:val="1"/>
        <w:spacing w:after="118" w:before="0" w:line="259" w:lineRule="auto"/>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zpvhna" w:id="191"/>
      <w:bookmarkEnd w:id="191"/>
      <w:r w:rsidDel="00000000" w:rsidR="00000000" w:rsidRPr="00000000">
        <w:rPr>
          <w:rFonts w:ascii="Arial" w:cs="Arial" w:eastAsia="Arial" w:hAnsi="Arial"/>
          <w:rtl w:val="0"/>
        </w:rPr>
        <w:t xml:space="preserve">3.1.32 WILLMSGRESP</w:t>
      </w:r>
      <w:r w:rsidDel="00000000" w:rsidR="00000000" w:rsidRPr="00000000">
        <w:rPr>
          <w:rtl w:val="0"/>
        </w:rPr>
      </w:r>
    </w:p>
    <w:tbl>
      <w:tblPr>
        <w:tblStyle w:val="Table5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0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0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0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1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1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1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1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1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1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1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1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1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2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2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29">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51: WILLMSGRESP</w:t>
      </w:r>
    </w:p>
    <w:p w:rsidR="00000000" w:rsidDel="00000000" w:rsidP="00000000" w:rsidRDefault="00000000" w:rsidRPr="00000000" w14:paraId="00001132">
      <w:pPr>
        <w:jc w:val="center"/>
        <w:rPr>
          <w:rFonts w:ascii="Arial" w:cs="Arial" w:eastAsia="Arial" w:hAnsi="Arial"/>
        </w:rPr>
      </w:pPr>
      <w:r w:rsidDel="00000000" w:rsidR="00000000" w:rsidRPr="00000000">
        <w:rPr>
          <w:rtl w:val="0"/>
        </w:rPr>
      </w:r>
    </w:p>
    <w:p w:rsidR="00000000" w:rsidDel="00000000" w:rsidP="00000000" w:rsidRDefault="00000000" w:rsidRPr="00000000" w14:paraId="00001133">
      <w:pPr>
        <w:ind w:left="-5" w:right="4" w:firstLine="0"/>
        <w:rPr>
          <w:rFonts w:ascii="Arial" w:cs="Arial" w:eastAsia="Arial" w:hAnsi="Arial"/>
        </w:rPr>
      </w:pPr>
      <w:r w:rsidDel="00000000" w:rsidR="00000000" w:rsidRPr="00000000">
        <w:rPr>
          <w:rFonts w:ascii="Arial" w:cs="Arial" w:eastAsia="Arial" w:hAnsi="Arial"/>
          <w:rtl w:val="0"/>
        </w:rPr>
        <w:t xml:space="preserve">The WILLMSGRESP packet is sent by a GW to acknowledge the receipt and processing of an WILLMSGUPD packet.</w:t>
      </w:r>
    </w:p>
    <w:p w:rsidR="00000000" w:rsidDel="00000000" w:rsidP="00000000" w:rsidRDefault="00000000" w:rsidRPr="00000000" w14:paraId="00001134">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jpj0b3" w:id="192"/>
      <w:bookmarkEnd w:id="192"/>
      <w:r w:rsidDel="00000000" w:rsidR="00000000" w:rsidRPr="00000000">
        <w:rPr>
          <w:rFonts w:ascii="Arial" w:cs="Arial" w:eastAsia="Arial" w:hAnsi="Arial"/>
          <w:rtl w:val="0"/>
        </w:rPr>
        <w:t xml:space="preserve">3.1.32.1 Length &amp; Packet Type</w:t>
      </w:r>
      <w:r w:rsidDel="00000000" w:rsidR="00000000" w:rsidRPr="00000000">
        <w:rPr>
          <w:rtl w:val="0"/>
        </w:rPr>
      </w:r>
    </w:p>
    <w:p w:rsidR="00000000" w:rsidDel="00000000" w:rsidP="00000000" w:rsidRDefault="00000000" w:rsidRPr="00000000" w14:paraId="0000113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36">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yutaiw" w:id="193"/>
      <w:bookmarkEnd w:id="193"/>
      <w:r w:rsidDel="00000000" w:rsidR="00000000" w:rsidRPr="00000000">
        <w:rPr>
          <w:rFonts w:ascii="Arial" w:cs="Arial" w:eastAsia="Arial" w:hAnsi="Arial"/>
          <w:rtl w:val="0"/>
        </w:rPr>
        <w:t xml:space="preserve">3.1.32.2 Reason Code</w:t>
      </w:r>
      <w:r w:rsidDel="00000000" w:rsidR="00000000" w:rsidRPr="00000000">
        <w:rPr>
          <w:rtl w:val="0"/>
        </w:rPr>
      </w:r>
    </w:p>
    <w:p w:rsidR="00000000" w:rsidDel="00000000" w:rsidP="00000000" w:rsidRDefault="00000000" w:rsidRPr="00000000" w14:paraId="00001137">
      <w:pPr>
        <w:rPr>
          <w:rFonts w:ascii="Arial" w:cs="Arial" w:eastAsia="Arial" w:hAnsi="Arial"/>
        </w:rPr>
      </w:pPr>
      <w:r w:rsidDel="00000000" w:rsidR="00000000" w:rsidRPr="00000000">
        <w:rPr>
          <w:rFonts w:ascii="Arial" w:cs="Arial" w:eastAsia="Arial" w:hAnsi="Arial"/>
          <w:rtl w:val="0"/>
        </w:rPr>
        <w:t xml:space="preserve">Byte 3 in the WILLMSGRESP control packet contains the Reason Code returned from processing of the WILLMSGUPD control packet. </w:t>
      </w:r>
    </w:p>
    <w:tbl>
      <w:tblPr>
        <w:tblStyle w:val="Table51"/>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shd w:fill="cfe2f3" w:val="clear"/>
          </w:tcPr>
          <w:p w:rsidR="00000000" w:rsidDel="00000000" w:rsidP="00000000" w:rsidRDefault="00000000" w:rsidRPr="00000000" w14:paraId="00001138">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1139">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113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113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778.9414062499999" w:hRule="atLeast"/>
          <w:tblHeader w:val="0"/>
        </w:trPr>
        <w:tc>
          <w:tcPr/>
          <w:p w:rsidR="00000000" w:rsidDel="00000000" w:rsidP="00000000" w:rsidRDefault="00000000" w:rsidRPr="00000000" w14:paraId="0000113C">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13D">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13E">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13F">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Will Message update was accepted and processed successfully. </w:t>
            </w:r>
          </w:p>
        </w:tc>
      </w:tr>
      <w:tr>
        <w:trPr>
          <w:cantSplit w:val="0"/>
          <w:trHeight w:val="778.9414062499999" w:hRule="atLeast"/>
          <w:tblHeader w:val="0"/>
        </w:trPr>
        <w:tc>
          <w:tcPr/>
          <w:p w:rsidR="00000000" w:rsidDel="00000000" w:rsidP="00000000" w:rsidRDefault="00000000" w:rsidRPr="00000000" w14:paraId="00001140">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141">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1142">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1143">
            <w:pPr>
              <w:spacing w:after="9" w:lineRule="auto"/>
              <w:ind w:right="4"/>
              <w:rPr>
                <w:rFonts w:ascii="Arial" w:cs="Arial" w:eastAsia="Arial" w:hAnsi="Arial"/>
              </w:rPr>
            </w:pPr>
            <w:r w:rsidDel="00000000" w:rsidR="00000000" w:rsidRPr="00000000">
              <w:rPr>
                <w:rFonts w:ascii="Arial" w:cs="Arial" w:eastAsia="Arial" w:hAnsi="Arial"/>
                <w:rtl w:val="0"/>
              </w:rPr>
              <w:t xml:space="preserve">There is network or server congestion in receiving the Will Message update packet. </w:t>
            </w:r>
          </w:p>
        </w:tc>
      </w:tr>
      <w:tr>
        <w:trPr>
          <w:cantSplit w:val="0"/>
          <w:trHeight w:val="778.9414062499999" w:hRule="atLeast"/>
          <w:tblHeader w:val="0"/>
        </w:trPr>
        <w:tc>
          <w:tcPr/>
          <w:p w:rsidR="00000000" w:rsidDel="00000000" w:rsidP="00000000" w:rsidRDefault="00000000" w:rsidRPr="00000000" w14:paraId="00001144">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145">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1146">
            <w:pPr>
              <w:spacing w:after="9" w:lineRule="auto"/>
              <w:ind w:right="4"/>
              <w:rPr>
                <w:rFonts w:ascii="Arial" w:cs="Arial" w:eastAsia="Arial" w:hAnsi="Arial"/>
              </w:rPr>
            </w:pPr>
            <w:sdt>
              <w:sdtPr>
                <w:tag w:val="goog_rdk_153"/>
              </w:sdtPr>
              <w:sdtContent>
                <w:commentRangeStart w:id="46"/>
              </w:sdtContent>
            </w:sdt>
            <w:r w:rsidDel="00000000" w:rsidR="00000000" w:rsidRPr="00000000">
              <w:rPr>
                <w:rFonts w:ascii="Arial" w:cs="Arial" w:eastAsia="Arial" w:hAnsi="Arial"/>
                <w:rtl w:val="0"/>
              </w:rPr>
              <w:t xml:space="preserve">Invalid topic alias</w:t>
            </w:r>
            <w:commentRangeEnd w:id="46"/>
            <w:r w:rsidDel="00000000" w:rsidR="00000000" w:rsidRPr="00000000">
              <w:commentReference w:id="46"/>
            </w:r>
            <w:r w:rsidDel="00000000" w:rsidR="00000000" w:rsidRPr="00000000">
              <w:rPr>
                <w:rtl w:val="0"/>
              </w:rPr>
            </w:r>
          </w:p>
        </w:tc>
        <w:tc>
          <w:tcPr/>
          <w:p w:rsidR="00000000" w:rsidDel="00000000" w:rsidP="00000000" w:rsidRDefault="00000000" w:rsidRPr="00000000" w14:paraId="00001147">
            <w:pPr>
              <w:spacing w:after="9" w:lineRule="auto"/>
              <w:ind w:right="4"/>
              <w:rPr>
                <w:rFonts w:ascii="Arial" w:cs="Arial" w:eastAsia="Arial" w:hAnsi="Arial"/>
              </w:rPr>
            </w:pPr>
            <w:r w:rsidDel="00000000" w:rsidR="00000000" w:rsidRPr="00000000">
              <w:rPr>
                <w:rFonts w:ascii="Arial" w:cs="Arial" w:eastAsia="Arial" w:hAnsi="Arial"/>
                <w:rtl w:val="0"/>
              </w:rPr>
              <w:t xml:space="preserve">The Will Topic name alias is not accepted by the Server</w:t>
            </w:r>
          </w:p>
        </w:tc>
      </w:tr>
      <w:tr>
        <w:trPr>
          <w:cantSplit w:val="0"/>
          <w:trHeight w:val="778.9414062499999" w:hRule="atLeast"/>
          <w:tblHeader w:val="0"/>
        </w:trPr>
        <w:tc>
          <w:tcPr/>
          <w:p w:rsidR="00000000" w:rsidDel="00000000" w:rsidP="00000000" w:rsidRDefault="00000000" w:rsidRPr="00000000" w14:paraId="00001148">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149">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114A">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114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or support the properties provided with WILLMSGUPD packet.</w:t>
            </w:r>
          </w:p>
        </w:tc>
      </w:tr>
    </w:tbl>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52: WILLMSGRESP Reason Code</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tl w:val="0"/>
        </w:rPr>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tl w:val="0"/>
        </w:rPr>
      </w:r>
    </w:p>
    <w:p w:rsidR="00000000" w:rsidDel="00000000" w:rsidP="00000000" w:rsidRDefault="00000000" w:rsidRPr="00000000" w14:paraId="0000114F">
      <w:pPr>
        <w:pStyle w:val="Heading3"/>
        <w:rPr>
          <w:vertAlign w:val="baseline"/>
        </w:rPr>
      </w:pPr>
      <w:bookmarkStart w:colFirst="0" w:colLast="0" w:name="_heading=h.1e03kqp" w:id="194"/>
      <w:bookmarkEnd w:id="194"/>
      <w:r w:rsidDel="00000000" w:rsidR="00000000" w:rsidRPr="00000000">
        <w:rPr>
          <w:rtl w:val="0"/>
        </w:rPr>
        <w:t xml:space="preserve">3.1.33 Forwarder Encapsulation</w:t>
      </w:r>
      <w:r w:rsidDel="00000000" w:rsidR="00000000" w:rsidRPr="00000000">
        <w:rPr>
          <w:rtl w:val="0"/>
        </w:rPr>
      </w:r>
    </w:p>
    <w:p w:rsidR="00000000" w:rsidDel="00000000" w:rsidP="00000000" w:rsidRDefault="00000000" w:rsidRPr="00000000" w14:paraId="00001150">
      <w:pPr>
        <w:spacing w:after="9" w:lineRule="auto"/>
        <w:ind w:left="-5" w:right="990" w:firstLine="0"/>
        <w:rPr>
          <w:rFonts w:ascii="Arial" w:cs="Arial" w:eastAsia="Arial" w:hAnsi="Arial"/>
        </w:rPr>
      </w:pPr>
      <w:r w:rsidDel="00000000" w:rsidR="00000000" w:rsidRPr="00000000">
        <w:rPr>
          <w:rtl w:val="0"/>
        </w:rPr>
      </w:r>
    </w:p>
    <w:tbl>
      <w:tblPr>
        <w:tblStyle w:val="Table5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5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5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5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5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5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5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5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5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6C">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6D">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75">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76">
            <w:pPr>
              <w:jc w:val="center"/>
              <w:rPr>
                <w:rFonts w:ascii="Arial" w:cs="Arial" w:eastAsia="Arial" w:hAnsi="Arial"/>
              </w:rPr>
            </w:pPr>
            <w:sdt>
              <w:sdtPr>
                <w:tag w:val="goog_rdk_154"/>
              </w:sdtPr>
              <w:sdtContent>
                <w:commentRangeStart w:id="47"/>
              </w:sdtContent>
            </w:sdt>
            <w:sdt>
              <w:sdtPr>
                <w:tag w:val="goog_rdk_155"/>
              </w:sdtPr>
              <w:sdtContent>
                <w:commentRangeStart w:id="48"/>
              </w:sdtContent>
            </w:sdt>
            <w:sdt>
              <w:sdtPr>
                <w:tag w:val="goog_rdk_156"/>
              </w:sdtPr>
              <w:sdtContent>
                <w:commentRangeStart w:id="49"/>
              </w:sdtContent>
            </w:sdt>
            <w:r w:rsidDel="00000000" w:rsidR="00000000" w:rsidRPr="00000000">
              <w:rPr>
                <w:rFonts w:ascii="Arial" w:cs="Arial" w:eastAsia="Arial" w:hAnsi="Arial"/>
                <w:rtl w:val="0"/>
              </w:rPr>
              <w:t xml:space="preserve">Wireless Node Id</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tc>
      </w:tr>
      <w:tr>
        <w:trPr>
          <w:cantSplit w:val="0"/>
          <w:tblHeader w:val="0"/>
        </w:trPr>
        <w:tc>
          <w:tcPr/>
          <w:p w:rsidR="00000000" w:rsidDel="00000000" w:rsidP="00000000" w:rsidRDefault="00000000" w:rsidRPr="00000000" w14:paraId="0000117E">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7F">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8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GW via a forwarder in case the GW is not directly attached to their WSNs. The forwarder simply encapsulates the MQTT-SN frames it receives on the wireless side and forwards them unchanged to the GW; in the opposite direction, it decapsulates the frames it receives from the gateway and sends them to the clients, unchanged too.</w:t>
      </w:r>
    </w:p>
    <w:p w:rsidR="00000000" w:rsidDel="00000000" w:rsidP="00000000" w:rsidRDefault="00000000" w:rsidRPr="00000000" w14:paraId="00001189">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3xzr3ei" w:id="195"/>
      <w:bookmarkEnd w:id="195"/>
      <w:r w:rsidDel="00000000" w:rsidR="00000000" w:rsidRPr="00000000">
        <w:rPr>
          <w:rFonts w:ascii="Arial" w:cs="Arial" w:eastAsia="Arial" w:hAnsi="Arial"/>
          <w:rtl w:val="0"/>
        </w:rPr>
        <w:t xml:space="preserve">3.1.33.1 Length</w:t>
      </w:r>
      <w:r w:rsidDel="00000000" w:rsidR="00000000" w:rsidRPr="00000000">
        <w:rPr>
          <w:rtl w:val="0"/>
        </w:rPr>
      </w:r>
    </w:p>
    <w:p w:rsidR="00000000" w:rsidDel="00000000" w:rsidP="00000000" w:rsidRDefault="00000000" w:rsidRPr="00000000" w14:paraId="0000118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8B">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2d51dmb" w:id="196"/>
      <w:bookmarkEnd w:id="196"/>
      <w:r w:rsidDel="00000000" w:rsidR="00000000" w:rsidRPr="00000000">
        <w:rPr>
          <w:rFonts w:ascii="Arial" w:cs="Arial" w:eastAsia="Arial" w:hAnsi="Arial"/>
          <w:rtl w:val="0"/>
        </w:rPr>
        <w:t xml:space="preserve">3.1.33.2 Packet Type</w:t>
      </w:r>
      <w:r w:rsidDel="00000000" w:rsidR="00000000" w:rsidRPr="00000000">
        <w:rPr>
          <w:rtl w:val="0"/>
        </w:rPr>
      </w:r>
    </w:p>
    <w:p w:rsidR="00000000" w:rsidDel="00000000" w:rsidP="00000000" w:rsidRDefault="00000000" w:rsidRPr="00000000" w14:paraId="0000118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8D">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sabnu4" w:id="197"/>
      <w:bookmarkEnd w:id="197"/>
      <w:r w:rsidDel="00000000" w:rsidR="00000000" w:rsidRPr="00000000">
        <w:rPr>
          <w:rFonts w:ascii="Arial" w:cs="Arial" w:eastAsia="Arial" w:hAnsi="Arial"/>
          <w:rtl w:val="0"/>
        </w:rPr>
        <w:t xml:space="preserve">3.1.33.3 Ctrl</w:t>
      </w:r>
      <w:r w:rsidDel="00000000" w:rsidR="00000000" w:rsidRPr="00000000">
        <w:rPr>
          <w:rtl w:val="0"/>
        </w:rPr>
      </w:r>
    </w:p>
    <w:p w:rsidR="00000000" w:rsidDel="00000000" w:rsidP="00000000" w:rsidRDefault="00000000" w:rsidRPr="00000000" w14:paraId="000011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53"/>
        <w:tblW w:w="9340.0" w:type="dxa"/>
        <w:jc w:val="left"/>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F">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0">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1">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2">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6">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7">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8">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9">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9F">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A0">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2">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9">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A">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AC">
      <w:pPr>
        <w:pStyle w:val="Heading4"/>
        <w:rPr>
          <w:vertAlign w:val="baseline"/>
        </w:rPr>
      </w:pPr>
      <w:bookmarkStart w:colFirst="0" w:colLast="0" w:name="_heading=h.3c9z6hx" w:id="198"/>
      <w:bookmarkEnd w:id="198"/>
      <w:r w:rsidDel="00000000" w:rsidR="00000000" w:rsidRPr="00000000">
        <w:rPr>
          <w:vertAlign w:val="baseline"/>
          <w:rtl w:val="0"/>
        </w:rPr>
        <w:t xml:space="preserve">3.1.33.4 </w:t>
      </w:r>
      <w:r w:rsidDel="00000000" w:rsidR="00000000" w:rsidRPr="00000000">
        <w:rPr>
          <w:rtl w:val="0"/>
        </w:rPr>
        <w:t xml:space="preserve">Radius</w:t>
      </w:r>
      <w:r w:rsidDel="00000000" w:rsidR="00000000" w:rsidRPr="00000000">
        <w:rPr>
          <w:rtl w:val="0"/>
        </w:rPr>
      </w:r>
    </w:p>
    <w:p w:rsidR="00000000" w:rsidDel="00000000" w:rsidP="00000000" w:rsidRDefault="00000000" w:rsidRPr="00000000" w14:paraId="000011AD">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GW to forwarder)</w:t>
      </w:r>
    </w:p>
    <w:p w:rsidR="00000000" w:rsidDel="00000000" w:rsidP="00000000" w:rsidRDefault="00000000" w:rsidRPr="00000000" w14:paraId="000011AE">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1rf9gpq" w:id="199"/>
      <w:bookmarkEnd w:id="199"/>
      <w:r w:rsidDel="00000000" w:rsidR="00000000" w:rsidRPr="00000000">
        <w:rPr>
          <w:rFonts w:ascii="Arial" w:cs="Arial" w:eastAsia="Arial" w:hAnsi="Arial"/>
          <w:rtl w:val="0"/>
        </w:rPr>
        <w:t xml:space="preserve">3.1.33.5 Wireless Node Id</w:t>
      </w:r>
      <w:r w:rsidDel="00000000" w:rsidR="00000000" w:rsidRPr="00000000">
        <w:rPr>
          <w:rtl w:val="0"/>
        </w:rPr>
      </w:r>
    </w:p>
    <w:p w:rsidR="00000000" w:rsidDel="00000000" w:rsidP="00000000" w:rsidRDefault="00000000" w:rsidRPr="00000000" w14:paraId="000011A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B0">
      <w:pPr>
        <w:pStyle w:val="Heading4"/>
        <w:ind w:left="0" w:right="4" w:firstLine="0"/>
        <w:rPr>
          <w:rFonts w:ascii="Arial" w:cs="Arial" w:eastAsia="Arial" w:hAnsi="Arial"/>
          <w:b w:val="0"/>
          <w:i w:val="0"/>
          <w:smallCaps w:val="0"/>
          <w:strike w:val="0"/>
          <w:color w:val="000000"/>
          <w:sz w:val="22"/>
          <w:szCs w:val="22"/>
          <w:u w:val="none"/>
          <w:shd w:fill="auto" w:val="clear"/>
          <w:vertAlign w:val="baseline"/>
        </w:rPr>
      </w:pPr>
      <w:bookmarkStart w:colFirst="0" w:colLast="0" w:name="_heading=h.4bewzdj" w:id="200"/>
      <w:bookmarkEnd w:id="200"/>
      <w:r w:rsidDel="00000000" w:rsidR="00000000" w:rsidRPr="00000000">
        <w:rPr>
          <w:rFonts w:ascii="Arial" w:cs="Arial" w:eastAsia="Arial" w:hAnsi="Arial"/>
          <w:rtl w:val="0"/>
        </w:rPr>
        <w:t xml:space="preserve">3.1.33.6 MQTT SN Packet</w:t>
      </w:r>
      <w:r w:rsidDel="00000000" w:rsidR="00000000" w:rsidRPr="00000000">
        <w:rPr>
          <w:rtl w:val="0"/>
        </w:rPr>
      </w:r>
    </w:p>
    <w:p w:rsidR="00000000" w:rsidDel="00000000" w:rsidP="00000000" w:rsidRDefault="00000000" w:rsidRPr="00000000" w14:paraId="000011B1">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B2">
      <w:pPr>
        <w:pStyle w:val="Heading3"/>
        <w:ind w:left="0" w:firstLine="0"/>
        <w:rPr/>
      </w:pPr>
      <w:bookmarkStart w:colFirst="0" w:colLast="0" w:name="_heading=h.15cqrsoyxc87" w:id="201"/>
      <w:bookmarkEnd w:id="201"/>
      <w:r w:rsidDel="00000000" w:rsidR="00000000" w:rsidRPr="00000000">
        <w:rPr>
          <w:rFonts w:ascii="Arial" w:cs="Arial" w:eastAsia="Arial" w:hAnsi="Arial"/>
          <w:rtl w:val="0"/>
        </w:rPr>
        <w:t xml:space="preserve">3.1.34 </w:t>
      </w:r>
      <w:r w:rsidDel="00000000" w:rsidR="00000000" w:rsidRPr="00000000">
        <w:rPr>
          <w:rtl w:val="0"/>
        </w:rPr>
        <w:t xml:space="preserve">PROTECTION</w:t>
      </w:r>
    </w:p>
    <w:p w:rsidR="00000000" w:rsidDel="00000000" w:rsidP="00000000" w:rsidRDefault="00000000" w:rsidRPr="00000000" w14:paraId="000011B3">
      <w:pPr>
        <w:pStyle w:val="Heading3"/>
        <w:keepLines w:val="1"/>
        <w:spacing w:after="77" w:before="0" w:line="259" w:lineRule="auto"/>
        <w:ind w:left="432" w:firstLine="0"/>
        <w:rPr/>
      </w:pPr>
      <w:bookmarkStart w:colFirst="0" w:colLast="0" w:name="_heading=h.efvs1al4eeri" w:id="202"/>
      <w:bookmarkEnd w:id="202"/>
      <w:r w:rsidDel="00000000" w:rsidR="00000000" w:rsidRPr="00000000">
        <w:rPr>
          <w:rtl w:val="0"/>
        </w:rPr>
      </w:r>
    </w:p>
    <w:tbl>
      <w:tblPr>
        <w:tblStyle w:val="Table54"/>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B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B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B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B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B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B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B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B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C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C1">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C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CE">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C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DB">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DC">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E9">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F0">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F3">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02">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03">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0F">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10">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1C">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1D">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29">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2A">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36">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37">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43">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44">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50">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51">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5D">
      <w:pPr>
        <w:spacing w:after="120" w:before="120" w:line="360" w:lineRule="auto"/>
        <w:ind w:left="0" w:firstLine="0"/>
        <w:jc w:val="center"/>
        <w:rPr>
          <w:u w:val="single"/>
        </w:rPr>
      </w:pPr>
      <w:r w:rsidDel="00000000" w:rsidR="00000000" w:rsidRPr="00000000">
        <w:rPr>
          <w:u w:val="single"/>
          <w:rtl w:val="0"/>
        </w:rPr>
        <w:t xml:space="preserve">Table 53: Format of the protection packet</w:t>
      </w:r>
    </w:p>
    <w:p w:rsidR="00000000" w:rsidDel="00000000" w:rsidP="00000000" w:rsidRDefault="00000000" w:rsidRPr="00000000" w14:paraId="0000125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PROTECTION packet provides a secure envelope for any other MQTT-SN packet (with the exception of the Forward Encapsulation packet). The fields provided on the protection packet provide a means by which the sender can be identified and the packet can be protected, using a number of prescribed protection schemes. </w:t>
      </w:r>
    </w:p>
    <w:p w:rsidR="00000000" w:rsidDel="00000000" w:rsidP="00000000" w:rsidRDefault="00000000" w:rsidRPr="00000000" w14:paraId="0000125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can’t be delegated to a third entity like a Forwarder. </w:t>
      </w:r>
    </w:p>
    <w:p w:rsidR="00000000" w:rsidDel="00000000" w:rsidP="00000000" w:rsidRDefault="00000000" w:rsidRPr="00000000" w14:paraId="0000126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PROTECTION packet must have access to the same shared key to be used directly or after derivation. The authentication of the sender and the receiver, their authorizations and the provisioning of the shared keys used to protect integrity and optionally confidentiality of the PROTECTION packet content are out of scope for this technical proposal.</w:t>
      </w:r>
    </w:p>
    <w:p w:rsidR="00000000" w:rsidDel="00000000" w:rsidP="00000000" w:rsidRDefault="00000000" w:rsidRPr="00000000" w14:paraId="0000126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PROTECTION packet, like any other one, can be the payload of a Forward Encapsulation packet.</w:t>
      </w:r>
    </w:p>
    <w:p w:rsidR="00000000" w:rsidDel="00000000" w:rsidP="00000000" w:rsidRDefault="00000000" w:rsidRPr="00000000" w14:paraId="00001262">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63">
      <w:pPr>
        <w:spacing w:after="9" w:lineRule="auto"/>
        <w:ind w:left="-5" w:right="4" w:firstLine="0"/>
        <w:rPr>
          <w:rFonts w:ascii="Arial" w:cs="Arial" w:eastAsia="Arial" w:hAnsi="Arial"/>
          <w:b w:val="1"/>
        </w:rPr>
      </w:pPr>
      <w:sdt>
        <w:sdtPr>
          <w:tag w:val="goog_rdk_157"/>
        </w:sdtPr>
        <w:sdtContent>
          <w:commentRangeStart w:id="50"/>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64">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GW, it is mandatory to use it to protect all MQTT-SN packets exchanged with a Client for which a shared key (indexed by its Sender Id) is available.</w:t>
      </w:r>
    </w:p>
    <w:p w:rsidR="00000000" w:rsidDel="00000000" w:rsidP="00000000" w:rsidRDefault="00000000" w:rsidRPr="00000000" w14:paraId="00001265">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GW (so the GW has no access to a key shared with it on the basis of its Sender Id) and the Client and GW are not in a private network, it is recommended for the GW to process only MQTT-SN packets received over a DTLS session initiated with mutual authentication by the client.</w:t>
      </w:r>
    </w:p>
    <w:p w:rsidR="00000000" w:rsidDel="00000000" w:rsidP="00000000" w:rsidRDefault="00000000" w:rsidRPr="00000000" w14:paraId="00001266">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67">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1268">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69">
      <w:pPr>
        <w:pStyle w:val="Heading4"/>
        <w:ind w:left="0" w:right="4" w:firstLine="0"/>
        <w:rPr>
          <w:rFonts w:ascii="Arial" w:cs="Arial" w:eastAsia="Arial" w:hAnsi="Arial"/>
        </w:rPr>
      </w:pPr>
      <w:bookmarkStart w:colFirst="0" w:colLast="0" w:name="_heading=h.j9tutdzg8gdj" w:id="203"/>
      <w:bookmarkEnd w:id="203"/>
      <w:r w:rsidDel="00000000" w:rsidR="00000000" w:rsidRPr="00000000">
        <w:rPr>
          <w:rFonts w:ascii="Arial" w:cs="Arial" w:eastAsia="Arial" w:hAnsi="Arial"/>
          <w:rtl w:val="0"/>
        </w:rPr>
        <w:t xml:space="preserve">3.1.34.1 Length</w:t>
      </w:r>
    </w:p>
    <w:p w:rsidR="00000000" w:rsidDel="00000000" w:rsidP="00000000" w:rsidRDefault="00000000" w:rsidRPr="00000000" w14:paraId="0000126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26B">
      <w:pPr>
        <w:pStyle w:val="Heading4"/>
        <w:ind w:left="0" w:right="4" w:firstLine="0"/>
        <w:rPr>
          <w:rFonts w:ascii="Arial" w:cs="Arial" w:eastAsia="Arial" w:hAnsi="Arial"/>
        </w:rPr>
      </w:pPr>
      <w:bookmarkStart w:colFirst="0" w:colLast="0" w:name="_heading=h.8duggxbcbw2" w:id="204"/>
      <w:bookmarkEnd w:id="204"/>
      <w:r w:rsidDel="00000000" w:rsidR="00000000" w:rsidRPr="00000000">
        <w:rPr>
          <w:rFonts w:ascii="Arial" w:cs="Arial" w:eastAsia="Arial" w:hAnsi="Arial"/>
          <w:rtl w:val="0"/>
        </w:rPr>
        <w:t xml:space="preserve">3.1.34.2 Packet Type</w:t>
      </w:r>
    </w:p>
    <w:p w:rsidR="00000000" w:rsidDel="00000000" w:rsidP="00000000" w:rsidRDefault="00000000" w:rsidRPr="00000000" w14:paraId="0000126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6D">
      <w:pPr>
        <w:pStyle w:val="Heading4"/>
        <w:ind w:left="0" w:right="4" w:firstLine="0"/>
        <w:rPr>
          <w:rFonts w:ascii="Arial" w:cs="Arial" w:eastAsia="Arial" w:hAnsi="Arial"/>
        </w:rPr>
      </w:pPr>
      <w:bookmarkStart w:colFirst="0" w:colLast="0" w:name="_heading=h.g1mmf1c4lvqh" w:id="205"/>
      <w:bookmarkEnd w:id="205"/>
      <w:r w:rsidDel="00000000" w:rsidR="00000000" w:rsidRPr="00000000">
        <w:rPr>
          <w:rFonts w:ascii="Arial" w:cs="Arial" w:eastAsia="Arial" w:hAnsi="Arial"/>
          <w:rtl w:val="0"/>
        </w:rPr>
        <w:t xml:space="preserve">3.1.34.3 Protection Flags</w:t>
      </w:r>
    </w:p>
    <w:p w:rsidR="00000000" w:rsidDel="00000000" w:rsidP="00000000" w:rsidRDefault="00000000" w:rsidRPr="00000000" w14:paraId="0000126E">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6F">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70">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71">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72">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73">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74">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75">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76">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77">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78">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79">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7A">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7B">
      <w:pPr>
        <w:numPr>
          <w:ilvl w:val="0"/>
          <w:numId w:val="24"/>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7C">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7D">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7E">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7F">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80">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81">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82">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83">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84">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85">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86">
      <w:pPr>
        <w:pStyle w:val="Heading4"/>
        <w:rPr/>
      </w:pPr>
      <w:bookmarkStart w:colFirst="0" w:colLast="0" w:name="_heading=h.m1zk7agco355" w:id="206"/>
      <w:bookmarkEnd w:id="206"/>
      <w:r w:rsidDel="00000000" w:rsidR="00000000" w:rsidRPr="00000000">
        <w:rPr>
          <w:rtl w:val="0"/>
        </w:rPr>
        <w:t xml:space="preserve">3.1.34.4 Protection Scheme</w:t>
      </w:r>
    </w:p>
    <w:p w:rsidR="00000000" w:rsidDel="00000000" w:rsidP="00000000" w:rsidRDefault="00000000" w:rsidRPr="00000000" w14:paraId="00001287">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88">
      <w:pPr>
        <w:spacing w:after="307" w:lineRule="auto"/>
        <w:ind w:left="-15" w:right="4" w:firstLine="0"/>
        <w:rPr>
          <w:rFonts w:ascii="Arial" w:cs="Arial" w:eastAsia="Arial" w:hAnsi="Arial"/>
        </w:rPr>
      </w:pPr>
      <w:r w:rsidDel="00000000" w:rsidR="00000000" w:rsidRPr="00000000">
        <w:rPr>
          <w:rtl w:val="0"/>
        </w:rPr>
      </w:r>
    </w:p>
    <w:tbl>
      <w:tblPr>
        <w:tblStyle w:val="Table55"/>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9">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A">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B">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C">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D">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HMAC-SHA256</w:t>
            </w:r>
            <w:sdt>
              <w:sdtPr>
                <w:tag w:val="goog_rdk_158"/>
              </w:sdtPr>
              <w:sdtContent>
                <w:ins w:author="Stefan Hagen" w:id="14" w:date="2023-12-08T12:28:54Z">
                  <w:r w:rsidDel="00000000" w:rsidR="00000000" w:rsidRPr="00000000">
                    <w:rPr>
                      <w:rFonts w:ascii="Arial" w:cs="Arial" w:eastAsia="Arial" w:hAnsi="Arial"/>
                      <w:color w:val="222222"/>
                      <w:rtl w:val="0"/>
                    </w:rPr>
                    <w:t xml:space="preserve"> (Note 1)</w:t>
                  </w:r>
                </w:ins>
              </w:sdtContent>
            </w:sdt>
            <w:sdt>
              <w:sdtPr>
                <w:tag w:val="goog_rdk_159"/>
              </w:sdtPr>
              <w:sdtContent>
                <w:del w:author="Stefan Hagen" w:id="14" w:date="2023-12-08T12:28:54Z">
                  <w:r w:rsidDel="00000000" w:rsidR="00000000" w:rsidRPr="00000000">
                    <w:rPr>
                      <w:rFonts w:ascii="Arial" w:cs="Arial" w:eastAsia="Arial" w:hAnsi="Arial"/>
                      <w:color w:val="222222"/>
                      <w:vertAlign w:val="superscript"/>
                      <w:rtl w:val="0"/>
                    </w:rPr>
                    <w:delText xml:space="preserve">1</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sdt>
              <w:sdtPr>
                <w:tag w:val="goog_rdk_160"/>
              </w:sdtPr>
              <w:sdtContent>
                <w:ins w:author="Stefan Hagen" w:id="15" w:date="2023-12-08T12:32:33Z">
                  <w:r w:rsidDel="00000000" w:rsidR="00000000" w:rsidRPr="00000000">
                    <w:rPr>
                      <w:rFonts w:ascii="Arial" w:cs="Arial" w:eastAsia="Arial" w:hAnsi="Arial"/>
                      <w:color w:val="222222"/>
                      <w:rtl w:val="0"/>
                    </w:rPr>
                    <w:t xml:space="preserve"> (Note 2)</w:t>
                  </w:r>
                </w:ins>
              </w:sdtContent>
            </w:sdt>
            <w:sdt>
              <w:sdtPr>
                <w:tag w:val="goog_rdk_161"/>
              </w:sdtPr>
              <w:sdtContent>
                <w:del w:author="Stefan Hagen" w:id="15" w:date="2023-12-08T12:32:33Z">
                  <w:r w:rsidDel="00000000" w:rsidR="00000000" w:rsidRPr="00000000">
                    <w:rPr>
                      <w:rFonts w:ascii="Arial" w:cs="Arial" w:eastAsia="Arial" w:hAnsi="Arial"/>
                      <w:color w:val="222222"/>
                      <w:vertAlign w:val="superscript"/>
                      <w:rtl w:val="0"/>
                    </w:rPr>
                    <w:delText xml:space="preserve">2</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sdt>
              <w:sdtPr>
                <w:tag w:val="goog_rdk_162"/>
              </w:sdtPr>
              <w:sdtContent>
                <w:ins w:author="Stefan Hagen" w:id="16" w:date="2023-12-08T12:29:19Z">
                  <w:r w:rsidDel="00000000" w:rsidR="00000000" w:rsidRPr="00000000">
                    <w:rPr>
                      <w:rFonts w:ascii="Arial" w:cs="Arial" w:eastAsia="Arial" w:hAnsi="Arial"/>
                      <w:color w:val="222222"/>
                      <w:rtl w:val="0"/>
                    </w:rPr>
                    <w:t xml:space="preserve"> (Note 2)</w:t>
                  </w:r>
                </w:ins>
              </w:sdtContent>
            </w:sdt>
            <w:sdt>
              <w:sdtPr>
                <w:tag w:val="goog_rdk_163"/>
              </w:sdtPr>
              <w:sdtContent>
                <w:del w:author="Stefan Hagen" w:id="16" w:date="2023-12-08T12:29:19Z">
                  <w:r w:rsidDel="00000000" w:rsidR="00000000" w:rsidRPr="00000000">
                    <w:rPr>
                      <w:rFonts w:ascii="Arial" w:cs="Arial" w:eastAsia="Arial" w:hAnsi="Arial"/>
                      <w:color w:val="222222"/>
                      <w:vertAlign w:val="superscript"/>
                      <w:rtl w:val="0"/>
                    </w:rPr>
                    <w:delText xml:space="preserve">1</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sdt>
              <w:sdtPr>
                <w:tag w:val="goog_rdk_164"/>
              </w:sdtPr>
              <w:sdtContent>
                <w:ins w:author="Stefan Hagen" w:id="17" w:date="2023-12-08T12:33:15Z">
                  <w:r w:rsidDel="00000000" w:rsidR="00000000" w:rsidRPr="00000000">
                    <w:rPr>
                      <w:rFonts w:ascii="Arial" w:cs="Arial" w:eastAsia="Arial" w:hAnsi="Arial"/>
                      <w:color w:val="222222"/>
                      <w:rtl w:val="0"/>
                    </w:rPr>
                    <w:t xml:space="preserve"> (Note 2)</w:t>
                  </w:r>
                </w:ins>
              </w:sdtContent>
            </w:sdt>
            <w:sdt>
              <w:sdtPr>
                <w:tag w:val="goog_rdk_165"/>
              </w:sdtPr>
              <w:sdtContent>
                <w:del w:author="Stefan Hagen" w:id="17" w:date="2023-12-08T12:33:15Z">
                  <w:r w:rsidDel="00000000" w:rsidR="00000000" w:rsidRPr="00000000">
                    <w:rPr>
                      <w:rFonts w:ascii="Arial" w:cs="Arial" w:eastAsia="Arial" w:hAnsi="Arial"/>
                      <w:color w:val="222222"/>
                      <w:vertAlign w:val="superscript"/>
                      <w:rtl w:val="0"/>
                    </w:rPr>
                    <w:delText xml:space="preserve">2</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CMAC-128</w:t>
            </w:r>
            <w:sdt>
              <w:sdtPr>
                <w:tag w:val="goog_rdk_166"/>
              </w:sdtPr>
              <w:sdtContent>
                <w:ins w:author="Stefan Hagen" w:id="18" w:date="2023-12-08T12:29:24Z">
                  <w:r w:rsidDel="00000000" w:rsidR="00000000" w:rsidRPr="00000000">
                    <w:rPr>
                      <w:rFonts w:ascii="Arial" w:cs="Arial" w:eastAsia="Arial" w:hAnsi="Arial"/>
                      <w:color w:val="222222"/>
                      <w:rtl w:val="0"/>
                    </w:rPr>
                    <w:t xml:space="preserve"> (Note 3)</w:t>
                  </w:r>
                </w:ins>
              </w:sdtContent>
            </w:sdt>
            <w:sdt>
              <w:sdtPr>
                <w:tag w:val="goog_rdk_167"/>
              </w:sdtPr>
              <w:sdtContent>
                <w:del w:author="Stefan Hagen" w:id="18" w:date="2023-12-08T12:29:24Z">
                  <w:r w:rsidDel="00000000" w:rsidR="00000000" w:rsidRPr="00000000">
                    <w:rPr>
                      <w:rFonts w:ascii="Arial" w:cs="Arial" w:eastAsia="Arial" w:hAnsi="Arial"/>
                      <w:color w:val="222222"/>
                      <w:vertAlign w:val="superscript"/>
                      <w:rtl w:val="0"/>
                    </w:rPr>
                    <w:delText xml:space="preserve">3</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sdt>
              <w:sdtPr>
                <w:tag w:val="goog_rdk_168"/>
              </w:sdtPr>
              <w:sdtContent>
                <w:ins w:author="Stefan Hagen" w:id="19" w:date="2023-12-08T12:29:29Z">
                  <w:r w:rsidDel="00000000" w:rsidR="00000000" w:rsidRPr="00000000">
                    <w:rPr>
                      <w:rFonts w:ascii="Arial" w:cs="Arial" w:eastAsia="Arial" w:hAnsi="Arial"/>
                      <w:color w:val="222222"/>
                      <w:rtl w:val="0"/>
                    </w:rPr>
                    <w:t xml:space="preserve"> (Note 3)</w:t>
                  </w:r>
                </w:ins>
              </w:sdtContent>
            </w:sdt>
            <w:sdt>
              <w:sdtPr>
                <w:tag w:val="goog_rdk_169"/>
              </w:sdtPr>
              <w:sdtContent>
                <w:del w:author="Stefan Hagen" w:id="19" w:date="2023-12-08T12:29:29Z">
                  <w:r w:rsidDel="00000000" w:rsidR="00000000" w:rsidRPr="00000000">
                    <w:rPr>
                      <w:rFonts w:ascii="Arial" w:cs="Arial" w:eastAsia="Arial" w:hAnsi="Arial"/>
                      <w:color w:val="222222"/>
                      <w:vertAlign w:val="superscript"/>
                      <w:rtl w:val="0"/>
                    </w:rPr>
                    <w:delText xml:space="preserve">3</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rPr>
                <w:rFonts w:ascii="Arial" w:cs="Arial" w:eastAsia="Arial" w:hAnsi="Arial"/>
                <w:color w:val="222222"/>
              </w:rPr>
            </w:pPr>
            <w:r w:rsidDel="00000000" w:rsidR="00000000" w:rsidRPr="00000000">
              <w:rPr>
                <w:rFonts w:ascii="Arial" w:cs="Arial" w:eastAsia="Arial" w:hAnsi="Arial"/>
                <w:color w:val="222222"/>
                <w:rtl w:val="0"/>
              </w:rPr>
              <w:t xml:space="preserve">CMAC-256</w:t>
            </w:r>
            <w:sdt>
              <w:sdtPr>
                <w:tag w:val="goog_rdk_170"/>
              </w:sdtPr>
              <w:sdtContent>
                <w:ins w:author="Stefan Hagen" w:id="20" w:date="2023-12-08T12:29:51Z">
                  <w:r w:rsidDel="00000000" w:rsidR="00000000" w:rsidRPr="00000000">
                    <w:rPr>
                      <w:rFonts w:ascii="Arial" w:cs="Arial" w:eastAsia="Arial" w:hAnsi="Arial"/>
                      <w:color w:val="222222"/>
                      <w:rtl w:val="0"/>
                    </w:rPr>
                    <w:t xml:space="preserve"> (Note 3)</w:t>
                  </w:r>
                </w:ins>
              </w:sdtContent>
            </w:sdt>
            <w:sdt>
              <w:sdtPr>
                <w:tag w:val="goog_rdk_171"/>
              </w:sdtPr>
              <w:sdtContent>
                <w:del w:author="Stefan Hagen" w:id="20" w:date="2023-12-08T12:29:51Z">
                  <w:r w:rsidDel="00000000" w:rsidR="00000000" w:rsidRPr="00000000">
                    <w:rPr>
                      <w:rFonts w:ascii="Arial" w:cs="Arial" w:eastAsia="Arial" w:hAnsi="Arial"/>
                      <w:color w:val="222222"/>
                      <w:vertAlign w:val="superscript"/>
                      <w:rtl w:val="0"/>
                    </w:rPr>
                    <w:delText xml:space="preserve">3</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sdt>
              <w:sdtPr>
                <w:tag w:val="goog_rdk_172"/>
              </w:sdtPr>
              <w:sdtContent>
                <w:ins w:author="Stefan Hagen" w:id="21" w:date="2023-12-08T12:29:58Z">
                  <w:r w:rsidDel="00000000" w:rsidR="00000000" w:rsidRPr="00000000">
                    <w:rPr>
                      <w:rFonts w:ascii="Arial" w:cs="Arial" w:eastAsia="Arial" w:hAnsi="Arial"/>
                      <w:color w:val="212529"/>
                      <w:rtl w:val="0"/>
                    </w:rPr>
                    <w:t xml:space="preserve"> (Notes 4,5)</w:t>
                  </w:r>
                </w:ins>
              </w:sdtContent>
            </w:sdt>
            <w:sdt>
              <w:sdtPr>
                <w:tag w:val="goog_rdk_173"/>
              </w:sdtPr>
              <w:sdtContent>
                <w:del w:author="Stefan Hagen" w:id="21" w:date="2023-12-08T12:29:58Z">
                  <w:r w:rsidDel="00000000" w:rsidR="00000000" w:rsidRPr="00000000">
                    <w:rPr>
                      <w:rFonts w:ascii="Arial" w:cs="Arial" w:eastAsia="Arial" w:hAnsi="Arial"/>
                      <w:color w:val="212529"/>
                      <w:vertAlign w:val="superscript"/>
                      <w:rtl w:val="0"/>
                    </w:rPr>
                    <w:delText xml:space="preserve">4,5</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sdt>
              <w:sdtPr>
                <w:tag w:val="goog_rdk_174"/>
              </w:sdtPr>
              <w:sdtContent>
                <w:ins w:author="Stefan Hagen" w:id="22" w:date="2023-12-08T12:30:15Z">
                  <w:r w:rsidDel="00000000" w:rsidR="00000000" w:rsidRPr="00000000">
                    <w:rPr>
                      <w:rFonts w:ascii="Arial" w:cs="Arial" w:eastAsia="Arial" w:hAnsi="Arial"/>
                      <w:color w:val="212529"/>
                      <w:rtl w:val="0"/>
                    </w:rPr>
                    <w:t xml:space="preserve"> (Notes 4,5)</w:t>
                  </w:r>
                </w:ins>
              </w:sdtContent>
            </w:sdt>
            <w:sdt>
              <w:sdtPr>
                <w:tag w:val="goog_rdk_175"/>
              </w:sdtPr>
              <w:sdtContent>
                <w:del w:author="Stefan Hagen" w:id="22" w:date="2023-12-08T12:30:15Z">
                  <w:r w:rsidDel="00000000" w:rsidR="00000000" w:rsidRPr="00000000">
                    <w:rPr>
                      <w:rFonts w:ascii="Arial" w:cs="Arial" w:eastAsia="Arial" w:hAnsi="Arial"/>
                      <w:color w:val="212529"/>
                      <w:vertAlign w:val="superscript"/>
                      <w:rtl w:val="0"/>
                    </w:rPr>
                    <w:delText xml:space="preserve">4,5</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12529"/>
              </w:rPr>
            </w:pPr>
            <w:r w:rsidDel="00000000" w:rsidR="00000000" w:rsidRPr="00000000">
              <w:rPr>
                <w:rFonts w:ascii="Arial" w:cs="Arial" w:eastAsia="Arial" w:hAnsi="Arial"/>
                <w:color w:val="212529"/>
                <w:rtl w:val="0"/>
              </w:rPr>
              <w:t xml:space="preserve">AES-CCM-64-256</w:t>
            </w:r>
            <w:sdt>
              <w:sdtPr>
                <w:tag w:val="goog_rdk_176"/>
              </w:sdtPr>
              <w:sdtContent>
                <w:ins w:author="Stefan Hagen" w:id="23" w:date="2023-12-08T12:30:49Z">
                  <w:r w:rsidDel="00000000" w:rsidR="00000000" w:rsidRPr="00000000">
                    <w:rPr>
                      <w:rFonts w:ascii="Arial" w:cs="Arial" w:eastAsia="Arial" w:hAnsi="Arial"/>
                      <w:color w:val="212529"/>
                      <w:rtl w:val="0"/>
                    </w:rPr>
                    <w:t xml:space="preserve"> (Notes 4,5)</w:t>
                  </w:r>
                </w:ins>
              </w:sdtContent>
            </w:sdt>
            <w:sdt>
              <w:sdtPr>
                <w:tag w:val="goog_rdk_177"/>
              </w:sdtPr>
              <w:sdtContent>
                <w:del w:author="Stefan Hagen" w:id="23" w:date="2023-12-08T12:30:49Z">
                  <w:r w:rsidDel="00000000" w:rsidR="00000000" w:rsidRPr="00000000">
                    <w:rPr>
                      <w:rFonts w:ascii="Arial" w:cs="Arial" w:eastAsia="Arial" w:hAnsi="Arial"/>
                      <w:color w:val="212529"/>
                      <w:vertAlign w:val="superscript"/>
                      <w:rtl w:val="0"/>
                    </w:rPr>
                    <w:delText xml:space="preserve">4,5</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sdt>
              <w:sdtPr>
                <w:tag w:val="goog_rdk_178"/>
              </w:sdtPr>
              <w:sdtContent>
                <w:ins w:author="Stefan Hagen" w:id="24" w:date="2023-12-08T12:30:54Z">
                  <w:r w:rsidDel="00000000" w:rsidR="00000000" w:rsidRPr="00000000">
                    <w:rPr>
                      <w:rFonts w:ascii="Arial" w:cs="Arial" w:eastAsia="Arial" w:hAnsi="Arial"/>
                      <w:color w:val="212529"/>
                      <w:rtl w:val="0"/>
                    </w:rPr>
                    <w:t xml:space="preserve"> (Notes 4,5)</w:t>
                  </w:r>
                </w:ins>
              </w:sdtContent>
            </w:sdt>
            <w:sdt>
              <w:sdtPr>
                <w:tag w:val="goog_rdk_179"/>
              </w:sdtPr>
              <w:sdtContent>
                <w:del w:author="Stefan Hagen" w:id="24" w:date="2023-12-08T12:30:54Z">
                  <w:r w:rsidDel="00000000" w:rsidR="00000000" w:rsidRPr="00000000">
                    <w:rPr>
                      <w:rFonts w:ascii="Arial" w:cs="Arial" w:eastAsia="Arial" w:hAnsi="Arial"/>
                      <w:color w:val="212529"/>
                      <w:vertAlign w:val="superscript"/>
                      <w:rtl w:val="0"/>
                    </w:rPr>
                    <w:delText xml:space="preserve">4,5</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sdt>
              <w:sdtPr>
                <w:tag w:val="goog_rdk_180"/>
              </w:sdtPr>
              <w:sdtContent>
                <w:ins w:author="Stefan Hagen" w:id="25" w:date="2023-12-08T12:30:58Z">
                  <w:r w:rsidDel="00000000" w:rsidR="00000000" w:rsidRPr="00000000">
                    <w:rPr>
                      <w:rFonts w:ascii="Arial" w:cs="Arial" w:eastAsia="Arial" w:hAnsi="Arial"/>
                      <w:color w:val="212529"/>
                      <w:rtl w:val="0"/>
                    </w:rPr>
                    <w:t xml:space="preserve"> (Notes 4,5)</w:t>
                  </w:r>
                </w:ins>
              </w:sdtContent>
            </w:sdt>
            <w:sdt>
              <w:sdtPr>
                <w:tag w:val="goog_rdk_181"/>
              </w:sdtPr>
              <w:sdtContent>
                <w:del w:author="Stefan Hagen" w:id="25" w:date="2023-12-08T12:30:58Z">
                  <w:r w:rsidDel="00000000" w:rsidR="00000000" w:rsidRPr="00000000">
                    <w:rPr>
                      <w:rFonts w:ascii="Arial" w:cs="Arial" w:eastAsia="Arial" w:hAnsi="Arial"/>
                      <w:color w:val="212529"/>
                      <w:vertAlign w:val="superscript"/>
                      <w:rtl w:val="0"/>
                    </w:rPr>
                    <w:delText xml:space="preserve">4,5</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sdt>
              <w:sdtPr>
                <w:tag w:val="goog_rdk_182"/>
              </w:sdtPr>
              <w:sdtContent>
                <w:ins w:author="Stefan Hagen" w:id="26" w:date="2023-12-08T12:31:03Z">
                  <w:r w:rsidDel="00000000" w:rsidR="00000000" w:rsidRPr="00000000">
                    <w:rPr>
                      <w:rFonts w:ascii="Arial" w:cs="Arial" w:eastAsia="Arial" w:hAnsi="Arial"/>
                      <w:color w:val="212529"/>
                      <w:rtl w:val="0"/>
                    </w:rPr>
                    <w:t xml:space="preserve"> (Notes 4,5)</w:t>
                  </w:r>
                </w:ins>
              </w:sdtContent>
            </w:sdt>
            <w:sdt>
              <w:sdtPr>
                <w:tag w:val="goog_rdk_183"/>
              </w:sdtPr>
              <w:sdtContent>
                <w:del w:author="Stefan Hagen" w:id="26" w:date="2023-12-08T12:31:03Z">
                  <w:r w:rsidDel="00000000" w:rsidR="00000000" w:rsidRPr="00000000">
                    <w:rPr>
                      <w:rFonts w:ascii="Arial" w:cs="Arial" w:eastAsia="Arial" w:hAnsi="Arial"/>
                      <w:color w:val="212529"/>
                      <w:vertAlign w:val="superscript"/>
                      <w:rtl w:val="0"/>
                    </w:rPr>
                    <w:delText xml:space="preserve">4,5</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sdt>
              <w:sdtPr>
                <w:tag w:val="goog_rdk_184"/>
              </w:sdtPr>
              <w:sdtContent>
                <w:ins w:author="Stefan Hagen" w:id="27" w:date="2023-12-08T12:31:07Z">
                  <w:r w:rsidDel="00000000" w:rsidR="00000000" w:rsidRPr="00000000">
                    <w:rPr>
                      <w:rFonts w:ascii="Arial" w:cs="Arial" w:eastAsia="Arial" w:hAnsi="Arial"/>
                      <w:color w:val="212529"/>
                      <w:rtl w:val="0"/>
                    </w:rPr>
                    <w:t xml:space="preserve"> (Notes 6,7)</w:t>
                  </w:r>
                </w:ins>
              </w:sdtContent>
            </w:sdt>
            <w:sdt>
              <w:sdtPr>
                <w:tag w:val="goog_rdk_185"/>
              </w:sdtPr>
              <w:sdtContent>
                <w:del w:author="Stefan Hagen" w:id="27" w:date="2023-12-08T12:31:07Z">
                  <w:r w:rsidDel="00000000" w:rsidR="00000000" w:rsidRPr="00000000">
                    <w:rPr>
                      <w:rFonts w:ascii="Arial" w:cs="Arial" w:eastAsia="Arial" w:hAnsi="Arial"/>
                      <w:color w:val="212529"/>
                      <w:vertAlign w:val="superscript"/>
                      <w:rtl w:val="0"/>
                    </w:rPr>
                    <w:delText xml:space="preserve">6,7</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sdt>
              <w:sdtPr>
                <w:tag w:val="goog_rdk_186"/>
              </w:sdtPr>
              <w:sdtContent>
                <w:ins w:author="Stefan Hagen" w:id="28" w:date="2023-12-08T12:31:20Z">
                  <w:r w:rsidDel="00000000" w:rsidR="00000000" w:rsidRPr="00000000">
                    <w:rPr>
                      <w:rFonts w:ascii="Arial" w:cs="Arial" w:eastAsia="Arial" w:hAnsi="Arial"/>
                      <w:color w:val="212529"/>
                      <w:rtl w:val="0"/>
                    </w:rPr>
                    <w:t xml:space="preserve"> (Notes 6,7)</w:t>
                  </w:r>
                </w:ins>
              </w:sdtContent>
            </w:sdt>
            <w:sdt>
              <w:sdtPr>
                <w:tag w:val="goog_rdk_187"/>
              </w:sdtPr>
              <w:sdtContent>
                <w:del w:author="Stefan Hagen" w:id="28" w:date="2023-12-08T12:31:20Z">
                  <w:r w:rsidDel="00000000" w:rsidR="00000000" w:rsidRPr="00000000">
                    <w:rPr>
                      <w:rFonts w:ascii="Arial" w:cs="Arial" w:eastAsia="Arial" w:hAnsi="Arial"/>
                      <w:color w:val="212529"/>
                      <w:vertAlign w:val="superscript"/>
                      <w:rtl w:val="0"/>
                    </w:rPr>
                    <w:delText xml:space="preserve">6,7</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sdt>
              <w:sdtPr>
                <w:tag w:val="goog_rdk_188"/>
              </w:sdtPr>
              <w:sdtContent>
                <w:ins w:author="Stefan Hagen" w:id="29" w:date="2023-12-08T12:31:23Z">
                  <w:r w:rsidDel="00000000" w:rsidR="00000000" w:rsidRPr="00000000">
                    <w:rPr>
                      <w:rFonts w:ascii="Arial" w:cs="Arial" w:eastAsia="Arial" w:hAnsi="Arial"/>
                      <w:color w:val="212529"/>
                      <w:rtl w:val="0"/>
                    </w:rPr>
                    <w:t xml:space="preserve"> (Notes 6,7)</w:t>
                  </w:r>
                </w:ins>
              </w:sdtContent>
            </w:sdt>
            <w:sdt>
              <w:sdtPr>
                <w:tag w:val="goog_rdk_189"/>
              </w:sdtPr>
              <w:sdtContent>
                <w:del w:author="Stefan Hagen" w:id="29" w:date="2023-12-08T12:31:23Z">
                  <w:r w:rsidDel="00000000" w:rsidR="00000000" w:rsidRPr="00000000">
                    <w:rPr>
                      <w:rFonts w:ascii="Arial" w:cs="Arial" w:eastAsia="Arial" w:hAnsi="Arial"/>
                      <w:color w:val="212529"/>
                      <w:vertAlign w:val="superscript"/>
                      <w:rtl w:val="0"/>
                    </w:rPr>
                    <w:delText xml:space="preserve">6,7</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sdt>
              <w:sdtPr>
                <w:tag w:val="goog_rdk_190"/>
              </w:sdtPr>
              <w:sdtContent>
                <w:ins w:author="Stefan Hagen" w:id="30" w:date="2023-12-08T12:31:28Z">
                  <w:r w:rsidDel="00000000" w:rsidR="00000000" w:rsidRPr="00000000">
                    <w:rPr>
                      <w:rFonts w:ascii="Arial" w:cs="Arial" w:eastAsia="Arial" w:hAnsi="Arial"/>
                      <w:color w:val="212529"/>
                      <w:rtl w:val="0"/>
                    </w:rPr>
                    <w:t xml:space="preserve"> </w:t>
                  </w:r>
                  <w:r w:rsidDel="00000000" w:rsidR="00000000" w:rsidRPr="00000000">
                    <w:rPr>
                      <w:rFonts w:ascii="Arial" w:cs="Arial" w:eastAsia="Arial" w:hAnsi="Arial"/>
                      <w:color w:val="212529"/>
                      <w:rtl w:val="0"/>
                    </w:rPr>
                    <w:t xml:space="preserve">(Notes 8,9)</w:t>
                  </w:r>
                </w:ins>
              </w:sdtContent>
            </w:sdt>
            <w:sdt>
              <w:sdtPr>
                <w:tag w:val="goog_rdk_191"/>
              </w:sdtPr>
              <w:sdtContent>
                <w:del w:author="Stefan Hagen" w:id="30" w:date="2023-12-08T12:31:28Z">
                  <w:r w:rsidDel="00000000" w:rsidR="00000000" w:rsidRPr="00000000">
                    <w:rPr>
                      <w:rFonts w:ascii="Arial" w:cs="Arial" w:eastAsia="Arial" w:hAnsi="Arial"/>
                      <w:color w:val="212529"/>
                      <w:vertAlign w:val="superscript"/>
                      <w:rtl w:val="0"/>
                    </w:rPr>
                    <w:delText xml:space="preserve">8,9</w:delText>
                  </w:r>
                </w:del>
              </w:sdtContent>
            </w:sdt>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ED">
      <w:pPr>
        <w:spacing w:after="0" w:before="0" w:lineRule="auto"/>
        <w:rPr>
          <w:rFonts w:ascii="Roboto" w:cs="Roboto" w:eastAsia="Roboto" w:hAnsi="Roboto"/>
          <w:color w:val="222222"/>
          <w:sz w:val="24"/>
          <w:szCs w:val="24"/>
        </w:rPr>
      </w:pPr>
      <w:r w:rsidDel="00000000" w:rsidR="00000000" w:rsidRPr="00000000">
        <w:rPr>
          <w:rtl w:val="0"/>
        </w:rPr>
      </w:r>
    </w:p>
    <w:sdt>
      <w:sdtPr>
        <w:tag w:val="goog_rdk_194"/>
      </w:sdtPr>
      <w:sdtContent>
        <w:p w:rsidR="00000000" w:rsidDel="00000000" w:rsidP="00000000" w:rsidRDefault="00000000" w:rsidRPr="00000000" w14:paraId="000012EE">
          <w:pPr>
            <w:rPr>
              <w:ins w:author="Stefan Hagen" w:id="31" w:date="2023-12-08T12:26:45Z"/>
              <w:rFonts w:ascii="Roboto" w:cs="Roboto" w:eastAsia="Roboto" w:hAnsi="Roboto"/>
              <w:color w:val="222222"/>
              <w:sz w:val="24"/>
              <w:szCs w:val="24"/>
            </w:rPr>
          </w:pPr>
          <w:sdt>
            <w:sdtPr>
              <w:tag w:val="goog_rdk_193"/>
            </w:sdtPr>
            <w:sdtContent>
              <w:ins w:author="Stefan Hagen" w:id="31" w:date="2023-12-08T12:26:45Z">
                <w:r w:rsidDel="00000000" w:rsidR="00000000" w:rsidRPr="00000000">
                  <w:rPr>
                    <w:rFonts w:ascii="Roboto" w:cs="Roboto" w:eastAsia="Roboto" w:hAnsi="Roboto"/>
                    <w:color w:val="222222"/>
                    <w:sz w:val="24"/>
                    <w:szCs w:val="24"/>
                    <w:rtl w:val="0"/>
                  </w:rPr>
                  <w:t xml:space="preserve">Note(s):</w:t>
                </w:r>
              </w:ins>
            </w:sdtContent>
          </w:sdt>
        </w:p>
      </w:sdtContent>
    </w:sdt>
    <w:sdt>
      <w:sdtPr>
        <w:tag w:val="goog_rdk_197"/>
      </w:sdtPr>
      <w:sdtContent>
        <w:p w:rsidR="00000000" w:rsidDel="00000000" w:rsidP="00000000" w:rsidRDefault="00000000" w:rsidRPr="00000000" w14:paraId="000012EF">
          <w:pPr>
            <w:numPr>
              <w:ilvl w:val="0"/>
              <w:numId w:val="10"/>
            </w:numPr>
            <w:spacing w:after="0" w:before="0" w:lineRule="auto"/>
            <w:ind w:left="720" w:hanging="360"/>
            <w:rPr>
              <w:rFonts w:ascii="Arial" w:cs="Arial" w:eastAsia="Arial" w:hAnsi="Arial"/>
              <w:u w:val="none"/>
              <w:rPrChange w:author="Stefan Hagen" w:id="32" w:date="2023-12-08T12:27:43Z">
                <w:rPr>
                  <w:rFonts w:ascii="Arial" w:cs="Arial" w:eastAsia="Arial" w:hAnsi="Arial"/>
                  <w:color w:val="222222"/>
                </w:rPr>
              </w:rPrChange>
            </w:rPr>
            <w:pPrChange w:author="Stefan Hagen" w:id="0" w:date="2023-12-08T12:27:43Z">
              <w:pPr>
                <w:spacing w:after="0" w:before="0" w:lineRule="auto"/>
              </w:pPr>
            </w:pPrChange>
          </w:pPr>
          <w:sdt>
            <w:sdtPr>
              <w:tag w:val="goog_rdk_196"/>
            </w:sdtPr>
            <w:sdtContent>
              <w:del w:author="Stefan Hagen" w:id="31" w:date="2023-12-08T12:26:45Z">
                <w:r w:rsidDel="00000000" w:rsidR="00000000" w:rsidRPr="00000000">
                  <w:rPr>
                    <w:rFonts w:ascii="Arial" w:cs="Arial" w:eastAsia="Arial" w:hAnsi="Arial"/>
                    <w:color w:val="222222"/>
                    <w:vertAlign w:val="superscript"/>
                    <w:rtl w:val="0"/>
                  </w:rPr>
                  <w:delText xml:space="preserve">1 </w:delText>
                </w:r>
              </w:del>
            </w:sdtContent>
          </w:sdt>
          <w:r w:rsidDel="00000000" w:rsidR="00000000" w:rsidRPr="00000000">
            <w:rPr>
              <w:rFonts w:ascii="Arial" w:cs="Arial" w:eastAsia="Arial" w:hAnsi="Arial"/>
              <w:color w:val="222222"/>
              <w:rtl w:val="0"/>
            </w:rPr>
            <w:t xml:space="preserve">Reference </w:t>
          </w:r>
          <w:hyperlink r:id="rId4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sdtContent>
    </w:sdt>
    <w:sdt>
      <w:sdtPr>
        <w:tag w:val="goog_rdk_200"/>
      </w:sdtPr>
      <w:sdtContent>
        <w:p w:rsidR="00000000" w:rsidDel="00000000" w:rsidP="00000000" w:rsidRDefault="00000000" w:rsidRPr="00000000" w14:paraId="000012F0">
          <w:pPr>
            <w:numPr>
              <w:ilvl w:val="0"/>
              <w:numId w:val="10"/>
            </w:numPr>
            <w:spacing w:after="0" w:before="0" w:lineRule="auto"/>
            <w:ind w:left="720" w:hanging="360"/>
            <w:rPr>
              <w:rFonts w:ascii="Arial" w:cs="Arial" w:eastAsia="Arial" w:hAnsi="Arial"/>
              <w:u w:val="none"/>
              <w:rPrChange w:author="Stefan Hagen" w:id="34" w:date="2023-12-08T12:28:06Z">
                <w:rPr>
                  <w:rFonts w:ascii="Arial" w:cs="Arial" w:eastAsia="Arial" w:hAnsi="Arial"/>
                </w:rPr>
              </w:rPrChange>
            </w:rPr>
            <w:pPrChange w:author="Stefan Hagen" w:id="0" w:date="2023-12-08T12:28:06Z">
              <w:pPr>
                <w:spacing w:after="0" w:before="0" w:lineRule="auto"/>
              </w:pPr>
            </w:pPrChange>
          </w:pPr>
          <w:sdt>
            <w:sdtPr>
              <w:tag w:val="goog_rdk_199"/>
            </w:sdtPr>
            <w:sdtContent>
              <w:del w:author="Stefan Hagen" w:id="33" w:date="2023-12-08T12:28:08Z">
                <w:r w:rsidDel="00000000" w:rsidR="00000000" w:rsidRPr="00000000">
                  <w:rPr>
                    <w:rFonts w:ascii="Arial" w:cs="Arial" w:eastAsia="Arial" w:hAnsi="Arial"/>
                    <w:color w:val="222222"/>
                    <w:vertAlign w:val="superscript"/>
                    <w:rtl w:val="0"/>
                  </w:rPr>
                  <w:delText xml:space="preserve">2</w:delText>
                </w:r>
                <w:r w:rsidDel="00000000" w:rsidR="00000000" w:rsidRPr="00000000">
                  <w:rPr>
                    <w:rFonts w:ascii="Arial" w:cs="Arial" w:eastAsia="Arial" w:hAnsi="Arial"/>
                    <w:color w:val="222222"/>
                    <w:rtl w:val="0"/>
                  </w:rPr>
                  <w:delText xml:space="preserve"> </w:delText>
                </w:r>
              </w:del>
            </w:sdtContent>
          </w:sdt>
          <w:r w:rsidDel="00000000" w:rsidR="00000000" w:rsidRPr="00000000">
            <w:rPr>
              <w:rFonts w:ascii="Arial" w:cs="Arial" w:eastAsia="Arial" w:hAnsi="Arial"/>
              <w:rtl w:val="0"/>
            </w:rPr>
            <w:t xml:space="preserve">Reference </w:t>
          </w:r>
          <w:hyperlink r:id="rId4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sdtContent>
    </w:sdt>
    <w:sdt>
      <w:sdtPr>
        <w:tag w:val="goog_rdk_203"/>
      </w:sdtPr>
      <w:sdtContent>
        <w:p w:rsidR="00000000" w:rsidDel="00000000" w:rsidP="00000000" w:rsidRDefault="00000000" w:rsidRPr="00000000" w14:paraId="000012F1">
          <w:pPr>
            <w:numPr>
              <w:ilvl w:val="0"/>
              <w:numId w:val="10"/>
            </w:numPr>
            <w:spacing w:after="0" w:before="0" w:lineRule="auto"/>
            <w:ind w:left="720" w:hanging="360"/>
            <w:rPr>
              <w:rFonts w:ascii="Arial" w:cs="Arial" w:eastAsia="Arial" w:hAnsi="Arial"/>
              <w:u w:val="none"/>
              <w:rPrChange w:author="Stefan Hagen" w:id="36" w:date="2023-12-08T12:28:18Z">
                <w:rPr>
                  <w:rFonts w:ascii="Arial" w:cs="Arial" w:eastAsia="Arial" w:hAnsi="Arial"/>
                </w:rPr>
              </w:rPrChange>
            </w:rPr>
            <w:pPrChange w:author="Stefan Hagen" w:id="0" w:date="2023-12-08T12:28:18Z">
              <w:pPr>
                <w:spacing w:after="0" w:before="0" w:lineRule="auto"/>
              </w:pPr>
            </w:pPrChange>
          </w:pPr>
          <w:sdt>
            <w:sdtPr>
              <w:tag w:val="goog_rdk_202"/>
            </w:sdtPr>
            <w:sdtContent>
              <w:del w:author="Stefan Hagen" w:id="35" w:date="2023-12-08T12:28:14Z">
                <w:r w:rsidDel="00000000" w:rsidR="00000000" w:rsidRPr="00000000">
                  <w:rPr>
                    <w:rFonts w:ascii="Arial" w:cs="Arial" w:eastAsia="Arial" w:hAnsi="Arial"/>
                    <w:vertAlign w:val="superscript"/>
                    <w:rtl w:val="0"/>
                  </w:rPr>
                  <w:delText xml:space="preserve">3</w:delText>
                </w:r>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Reference </w:t>
          </w:r>
          <w:hyperlink r:id="rId4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p>
      </w:sdtContent>
    </w:sdt>
    <w:sdt>
      <w:sdtPr>
        <w:tag w:val="goog_rdk_206"/>
      </w:sdtPr>
      <w:sdtContent>
        <w:p w:rsidR="00000000" w:rsidDel="00000000" w:rsidP="00000000" w:rsidRDefault="00000000" w:rsidRPr="00000000" w14:paraId="000012F2">
          <w:pPr>
            <w:numPr>
              <w:ilvl w:val="0"/>
              <w:numId w:val="10"/>
            </w:numPr>
            <w:spacing w:after="0" w:before="0" w:lineRule="auto"/>
            <w:ind w:left="720" w:hanging="360"/>
            <w:rPr>
              <w:rFonts w:ascii="Arial" w:cs="Arial" w:eastAsia="Arial" w:hAnsi="Arial"/>
              <w:u w:val="none"/>
              <w:rPrChange w:author="Stefan Hagen" w:id="38" w:date="2023-12-08T12:28:25Z">
                <w:rPr>
                  <w:rFonts w:ascii="Arial" w:cs="Arial" w:eastAsia="Arial" w:hAnsi="Arial"/>
                </w:rPr>
              </w:rPrChange>
            </w:rPr>
            <w:pPrChange w:author="Stefan Hagen" w:id="0" w:date="2023-12-08T12:28:25Z">
              <w:pPr>
                <w:spacing w:after="0" w:before="0" w:lineRule="auto"/>
              </w:pPr>
            </w:pPrChange>
          </w:pPr>
          <w:sdt>
            <w:sdtPr>
              <w:tag w:val="goog_rdk_205"/>
            </w:sdtPr>
            <w:sdtContent>
              <w:del w:author="Stefan Hagen" w:id="37" w:date="2023-12-08T12:28:22Z">
                <w:r w:rsidDel="00000000" w:rsidR="00000000" w:rsidRPr="00000000">
                  <w:rPr>
                    <w:rFonts w:ascii="Arial" w:cs="Arial" w:eastAsia="Arial" w:hAnsi="Arial"/>
                    <w:vertAlign w:val="superscript"/>
                    <w:rtl w:val="0"/>
                  </w:rPr>
                  <w:delText xml:space="preserve">4</w:delText>
                </w:r>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Reference</w:t>
          </w:r>
          <w:hyperlink r:id="rId49">
            <w:r w:rsidDel="00000000" w:rsidR="00000000" w:rsidRPr="00000000">
              <w:rPr>
                <w:rFonts w:ascii="Arial" w:cs="Arial" w:eastAsia="Arial" w:hAnsi="Arial"/>
                <w:rtl w:val="0"/>
              </w:rPr>
              <w:t xml:space="preserve"> </w:t>
            </w:r>
          </w:hyperlink>
          <w:hyperlink r:id="rId5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sdtContent>
    </w:sdt>
    <w:sdt>
      <w:sdtPr>
        <w:tag w:val="goog_rdk_209"/>
      </w:sdtPr>
      <w:sdtContent>
        <w:p w:rsidR="00000000" w:rsidDel="00000000" w:rsidP="00000000" w:rsidRDefault="00000000" w:rsidRPr="00000000" w14:paraId="000012F3">
          <w:pPr>
            <w:numPr>
              <w:ilvl w:val="0"/>
              <w:numId w:val="10"/>
            </w:numPr>
            <w:spacing w:after="0" w:before="0" w:lineRule="auto"/>
            <w:ind w:left="720" w:hanging="360"/>
            <w:rPr>
              <w:rFonts w:ascii="Arial" w:cs="Arial" w:eastAsia="Arial" w:hAnsi="Arial"/>
              <w:u w:val="none"/>
              <w:rPrChange w:author="Stefan Hagen" w:id="40" w:date="2023-12-08T12:28:30Z">
                <w:rPr>
                  <w:rFonts w:ascii="Arial" w:cs="Arial" w:eastAsia="Arial" w:hAnsi="Arial"/>
                </w:rPr>
              </w:rPrChange>
            </w:rPr>
            <w:pPrChange w:author="Stefan Hagen" w:id="0" w:date="2023-12-08T12:28:30Z">
              <w:pPr>
                <w:spacing w:after="0" w:before="0" w:lineRule="auto"/>
              </w:pPr>
            </w:pPrChange>
          </w:pPr>
          <w:sdt>
            <w:sdtPr>
              <w:tag w:val="goog_rdk_208"/>
            </w:sdtPr>
            <w:sdtContent>
              <w:del w:author="Stefan Hagen" w:id="39" w:date="2023-12-08T12:28:27Z">
                <w:r w:rsidDel="00000000" w:rsidR="00000000" w:rsidRPr="00000000">
                  <w:rPr>
                    <w:rFonts w:ascii="Arial" w:cs="Arial" w:eastAsia="Arial" w:hAnsi="Arial"/>
                    <w:vertAlign w:val="superscript"/>
                    <w:rtl w:val="0"/>
                  </w:rPr>
                  <w:delText xml:space="preserve">5</w:delText>
                </w:r>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p>
      </w:sdtContent>
    </w:sdt>
    <w:sdt>
      <w:sdtPr>
        <w:tag w:val="goog_rdk_212"/>
      </w:sdtPr>
      <w:sdtContent>
        <w:p w:rsidR="00000000" w:rsidDel="00000000" w:rsidP="00000000" w:rsidRDefault="00000000" w:rsidRPr="00000000" w14:paraId="000012F4">
          <w:pPr>
            <w:numPr>
              <w:ilvl w:val="0"/>
              <w:numId w:val="10"/>
            </w:numPr>
            <w:spacing w:after="0" w:before="0" w:lineRule="auto"/>
            <w:ind w:left="720" w:hanging="360"/>
            <w:rPr>
              <w:rFonts w:ascii="Arial" w:cs="Arial" w:eastAsia="Arial" w:hAnsi="Arial"/>
              <w:u w:val="none"/>
              <w:rPrChange w:author="Stefan Hagen" w:id="42" w:date="2023-12-08T12:28:35Z">
                <w:rPr>
                  <w:rFonts w:ascii="Arial" w:cs="Arial" w:eastAsia="Arial" w:hAnsi="Arial"/>
                </w:rPr>
              </w:rPrChange>
            </w:rPr>
            <w:pPrChange w:author="Stefan Hagen" w:id="0" w:date="2023-12-08T12:28:35Z">
              <w:pPr>
                <w:spacing w:after="0" w:before="0" w:lineRule="auto"/>
              </w:pPr>
            </w:pPrChange>
          </w:pPr>
          <w:sdt>
            <w:sdtPr>
              <w:tag w:val="goog_rdk_211"/>
            </w:sdtPr>
            <w:sdtContent>
              <w:del w:author="Stefan Hagen" w:id="41" w:date="2023-12-08T12:28:32Z">
                <w:r w:rsidDel="00000000" w:rsidR="00000000" w:rsidRPr="00000000">
                  <w:rPr>
                    <w:rFonts w:ascii="Arial" w:cs="Arial" w:eastAsia="Arial" w:hAnsi="Arial"/>
                    <w:color w:val="212529"/>
                    <w:vertAlign w:val="superscript"/>
                    <w:rtl w:val="0"/>
                  </w:rPr>
                  <w:delText xml:space="preserve">6</w:delText>
                </w:r>
                <w:r w:rsidDel="00000000" w:rsidR="00000000" w:rsidRPr="00000000">
                  <w:rPr>
                    <w:rFonts w:ascii="Arial" w:cs="Arial" w:eastAsia="Arial" w:hAnsi="Arial"/>
                    <w:color w:val="212529"/>
                    <w:rtl w:val="0"/>
                  </w:rPr>
                  <w:delText xml:space="preserve"> </w:delText>
                </w:r>
              </w:del>
            </w:sdtContent>
          </w:sdt>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p>
      </w:sdtContent>
    </w:sdt>
    <w:sdt>
      <w:sdtPr>
        <w:tag w:val="goog_rdk_215"/>
      </w:sdtPr>
      <w:sdtContent>
        <w:p w:rsidR="00000000" w:rsidDel="00000000" w:rsidP="00000000" w:rsidRDefault="00000000" w:rsidRPr="00000000" w14:paraId="000012F5">
          <w:pPr>
            <w:numPr>
              <w:ilvl w:val="0"/>
              <w:numId w:val="10"/>
            </w:numPr>
            <w:spacing w:after="0" w:before="0" w:lineRule="auto"/>
            <w:ind w:left="720" w:hanging="360"/>
            <w:rPr>
              <w:rFonts w:ascii="Arial" w:cs="Arial" w:eastAsia="Arial" w:hAnsi="Arial"/>
              <w:u w:val="none"/>
              <w:rPrChange w:author="Stefan Hagen" w:id="44" w:date="2023-12-08T12:28:39Z">
                <w:rPr>
                  <w:rFonts w:ascii="Arial" w:cs="Arial" w:eastAsia="Arial" w:hAnsi="Arial"/>
                </w:rPr>
              </w:rPrChange>
            </w:rPr>
            <w:pPrChange w:author="Stefan Hagen" w:id="0" w:date="2023-12-08T12:28:39Z">
              <w:pPr>
                <w:spacing w:after="0" w:before="0" w:lineRule="auto"/>
              </w:pPr>
            </w:pPrChange>
          </w:pPr>
          <w:sdt>
            <w:sdtPr>
              <w:tag w:val="goog_rdk_214"/>
            </w:sdtPr>
            <w:sdtContent>
              <w:del w:author="Stefan Hagen" w:id="43" w:date="2023-12-08T12:28:37Z">
                <w:r w:rsidDel="00000000" w:rsidR="00000000" w:rsidRPr="00000000">
                  <w:rPr>
                    <w:rFonts w:ascii="Arial" w:cs="Arial" w:eastAsia="Arial" w:hAnsi="Arial"/>
                    <w:vertAlign w:val="superscript"/>
                    <w:rtl w:val="0"/>
                  </w:rPr>
                  <w:delText xml:space="preserve">7</w:delText>
                </w:r>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sdtContent>
    </w:sdt>
    <w:sdt>
      <w:sdtPr>
        <w:tag w:val="goog_rdk_218"/>
      </w:sdtPr>
      <w:sdtContent>
        <w:p w:rsidR="00000000" w:rsidDel="00000000" w:rsidP="00000000" w:rsidRDefault="00000000" w:rsidRPr="00000000" w14:paraId="000012F6">
          <w:pPr>
            <w:numPr>
              <w:ilvl w:val="0"/>
              <w:numId w:val="10"/>
            </w:numPr>
            <w:spacing w:after="0" w:before="0" w:lineRule="auto"/>
            <w:ind w:left="720" w:hanging="360"/>
            <w:rPr>
              <w:rFonts w:ascii="Arial" w:cs="Arial" w:eastAsia="Arial" w:hAnsi="Arial"/>
              <w:u w:val="none"/>
              <w:rPrChange w:author="Stefan Hagen" w:id="46" w:date="2023-12-08T12:28:44Z">
                <w:rPr>
                  <w:rFonts w:ascii="Arial" w:cs="Arial" w:eastAsia="Arial" w:hAnsi="Arial"/>
                </w:rPr>
              </w:rPrChange>
            </w:rPr>
            <w:pPrChange w:author="Stefan Hagen" w:id="0" w:date="2023-12-08T12:28:44Z">
              <w:pPr>
                <w:spacing w:after="0" w:before="0" w:lineRule="auto"/>
              </w:pPr>
            </w:pPrChange>
          </w:pPr>
          <w:sdt>
            <w:sdtPr>
              <w:tag w:val="goog_rdk_217"/>
            </w:sdtPr>
            <w:sdtContent>
              <w:del w:author="Stefan Hagen" w:id="45" w:date="2023-12-08T12:28:41Z">
                <w:r w:rsidDel="00000000" w:rsidR="00000000" w:rsidRPr="00000000">
                  <w:rPr>
                    <w:rFonts w:ascii="Arial" w:cs="Arial" w:eastAsia="Arial" w:hAnsi="Arial"/>
                    <w:vertAlign w:val="superscript"/>
                    <w:rtl w:val="0"/>
                  </w:rPr>
                  <w:delText xml:space="preserve">8</w:delText>
                </w:r>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sdtContent>
    </w:sdt>
    <w:sdt>
      <w:sdtPr>
        <w:tag w:val="goog_rdk_221"/>
      </w:sdtPr>
      <w:sdtContent>
        <w:p w:rsidR="00000000" w:rsidDel="00000000" w:rsidP="00000000" w:rsidRDefault="00000000" w:rsidRPr="00000000" w14:paraId="000012F7">
          <w:pPr>
            <w:numPr>
              <w:ilvl w:val="0"/>
              <w:numId w:val="10"/>
            </w:numPr>
            <w:spacing w:after="0" w:before="0" w:lineRule="auto"/>
            <w:ind w:left="720" w:hanging="360"/>
            <w:rPr>
              <w:rFonts w:ascii="Arial" w:cs="Arial" w:eastAsia="Arial" w:hAnsi="Arial"/>
              <w:u w:val="none"/>
              <w:rPrChange w:author="Stefan Hagen" w:id="48" w:date="2023-12-08T12:28:48Z">
                <w:rPr>
                  <w:rFonts w:ascii="Arial" w:cs="Arial" w:eastAsia="Arial" w:hAnsi="Arial"/>
                </w:rPr>
              </w:rPrChange>
            </w:rPr>
            <w:pPrChange w:author="Stefan Hagen" w:id="0" w:date="2023-12-08T12:28:48Z">
              <w:pPr>
                <w:spacing w:after="0" w:before="0" w:lineRule="auto"/>
              </w:pPr>
            </w:pPrChange>
          </w:pPr>
          <w:sdt>
            <w:sdtPr>
              <w:tag w:val="goog_rdk_220"/>
            </w:sdtPr>
            <w:sdtContent>
              <w:del w:author="Stefan Hagen" w:id="47" w:date="2023-12-08T12:28:46Z">
                <w:r w:rsidDel="00000000" w:rsidR="00000000" w:rsidRPr="00000000">
                  <w:rPr>
                    <w:rFonts w:ascii="Arial" w:cs="Arial" w:eastAsia="Arial" w:hAnsi="Arial"/>
                    <w:vertAlign w:val="superscript"/>
                    <w:rtl w:val="0"/>
                  </w:rPr>
                  <w:delText xml:space="preserve">9</w:delText>
                </w:r>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r w:rsidDel="00000000" w:rsidR="00000000" w:rsidRPr="00000000">
            <w:rPr>
              <w:rtl w:val="0"/>
            </w:rPr>
          </w:r>
        </w:p>
      </w:sdtContent>
    </w:sdt>
    <w:p w:rsidR="00000000" w:rsidDel="00000000" w:rsidP="00000000" w:rsidRDefault="00000000" w:rsidRPr="00000000" w14:paraId="000012F8">
      <w:pPr>
        <w:pStyle w:val="Heading4"/>
        <w:ind w:left="0" w:right="4" w:firstLine="0"/>
        <w:rPr>
          <w:rFonts w:ascii="Roboto" w:cs="Roboto" w:eastAsia="Roboto" w:hAnsi="Roboto"/>
          <w:b w:val="1"/>
          <w:color w:val="222222"/>
          <w:sz w:val="24"/>
          <w:szCs w:val="24"/>
          <w:u w:val="single"/>
        </w:rPr>
      </w:pPr>
      <w:bookmarkStart w:colFirst="0" w:colLast="0" w:name="_heading=h.jo2d2fngx6hj" w:id="207"/>
      <w:bookmarkEnd w:id="207"/>
      <w:r w:rsidDel="00000000" w:rsidR="00000000" w:rsidRPr="00000000">
        <w:rPr>
          <w:rFonts w:ascii="Arial" w:cs="Arial" w:eastAsia="Arial" w:hAnsi="Arial"/>
          <w:rtl w:val="0"/>
        </w:rPr>
        <w:t xml:space="preserve">3.1.34.5 Sender Id</w:t>
      </w:r>
      <w:r w:rsidDel="00000000" w:rsidR="00000000" w:rsidRPr="00000000">
        <w:rPr>
          <w:rtl w:val="0"/>
        </w:rPr>
      </w:r>
    </w:p>
    <w:p w:rsidR="00000000" w:rsidDel="00000000" w:rsidP="00000000" w:rsidRDefault="00000000" w:rsidRPr="00000000" w14:paraId="000012F9">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FA">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B">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FC">
      <w:pPr>
        <w:numPr>
          <w:ilvl w:val="0"/>
          <w:numId w:val="28"/>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FD">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E">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FF">
      <w:pPr>
        <w:numPr>
          <w:ilvl w:val="0"/>
          <w:numId w:val="7"/>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00">
      <w:pPr>
        <w:numPr>
          <w:ilvl w:val="0"/>
          <w:numId w:val="7"/>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01">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02">
      <w:pPr>
        <w:spacing w:after="174" w:before="0" w:line="248.00000000000006" w:lineRule="auto"/>
        <w:ind w:left="720" w:right="4" w:firstLine="0"/>
        <w:jc w:val="both"/>
        <w:rPr>
          <w:rFonts w:ascii="Roboto" w:cs="Roboto" w:eastAsia="Roboto" w:hAnsi="Roboto"/>
          <w:i w:val="1"/>
          <w:color w:val="222222"/>
          <w:sz w:val="24"/>
          <w:szCs w:val="24"/>
          <w:shd w:fill="fff2cc" w:val="clear"/>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u w:val="single"/>
          <w:shd w:fill="fff2cc" w:val="clear"/>
          <w:rtl w:val="0"/>
        </w:rPr>
        <w:t xml:space="preserve">ormative</w:t>
      </w:r>
      <w:r w:rsidDel="00000000" w:rsidR="00000000" w:rsidRPr="00000000">
        <w:rPr>
          <w:rtl w:val="0"/>
        </w:rPr>
      </w:r>
    </w:p>
    <w:p w:rsidR="00000000" w:rsidDel="00000000" w:rsidP="00000000" w:rsidRDefault="00000000" w:rsidRPr="00000000" w14:paraId="00001303">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0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05">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06">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07">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08">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r w:rsidDel="00000000" w:rsidR="00000000" w:rsidRPr="00000000">
        <w:rPr>
          <w:rtl w:val="0"/>
        </w:rPr>
      </w:r>
    </w:p>
    <w:p w:rsidR="00000000" w:rsidDel="00000000" w:rsidP="00000000" w:rsidRDefault="00000000" w:rsidRPr="00000000" w14:paraId="00001309">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0A">
      <w:pPr>
        <w:pStyle w:val="Heading4"/>
        <w:rPr/>
      </w:pPr>
      <w:bookmarkStart w:colFirst="0" w:colLast="0" w:name="_heading=h.vjl219ghlhvi" w:id="208"/>
      <w:bookmarkEnd w:id="208"/>
      <w:r w:rsidDel="00000000" w:rsidR="00000000" w:rsidRPr="00000000">
        <w:rPr>
          <w:rtl w:val="0"/>
        </w:rPr>
        <w:t xml:space="preserve">3.1.34.6 Random</w:t>
      </w:r>
    </w:p>
    <w:p w:rsidR="00000000" w:rsidDel="00000000" w:rsidP="00000000" w:rsidRDefault="00000000" w:rsidRPr="00000000" w14:paraId="0000130B">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0C">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0D">
      <w:pPr>
        <w:spacing w:after="174" w:before="0" w:line="248.00000000000006" w:lineRule="auto"/>
        <w:ind w:left="720" w:right="4" w:firstLine="0"/>
        <w:jc w:val="both"/>
        <w:rPr>
          <w:rFonts w:ascii="Roboto" w:cs="Roboto" w:eastAsia="Roboto" w:hAnsi="Roboto"/>
          <w:b w:val="1"/>
          <w:i w:val="1"/>
          <w:color w:val="222222"/>
          <w:sz w:val="24"/>
          <w:szCs w:val="24"/>
          <w:u w:val="single"/>
          <w:shd w:fill="fff2cc" w:val="clear"/>
        </w:rPr>
      </w:pPr>
      <w:r w:rsidDel="00000000" w:rsidR="00000000" w:rsidRPr="00000000">
        <w:rPr>
          <w:rFonts w:ascii="Roboto" w:cs="Roboto" w:eastAsia="Roboto" w:hAnsi="Roboto"/>
          <w:color w:val="222222"/>
          <w:sz w:val="24"/>
          <w:szCs w:val="24"/>
          <w:rtl w:val="0"/>
        </w:rPr>
        <w:t xml:space="preserve">Inf</w:t>
      </w:r>
      <w:r w:rsidDel="00000000" w:rsidR="00000000" w:rsidRPr="00000000">
        <w:rPr>
          <w:rFonts w:ascii="Arial" w:cs="Arial" w:eastAsia="Arial" w:hAnsi="Arial"/>
          <w:b w:val="1"/>
          <w:u w:val="single"/>
          <w:shd w:fill="fff2cc" w:val="clear"/>
          <w:rtl w:val="0"/>
        </w:rPr>
        <w:t xml:space="preserve">ormative</w:t>
      </w:r>
      <w:r w:rsidDel="00000000" w:rsidR="00000000" w:rsidRPr="00000000">
        <w:rPr>
          <w:rtl w:val="0"/>
        </w:rPr>
      </w:r>
    </w:p>
    <w:p w:rsidR="00000000" w:rsidDel="00000000" w:rsidP="00000000" w:rsidRDefault="00000000" w:rsidRPr="00000000" w14:paraId="0000130E">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0F">
      <w:pPr>
        <w:pStyle w:val="Heading4"/>
        <w:rPr/>
      </w:pPr>
      <w:bookmarkStart w:colFirst="0" w:colLast="0" w:name="_heading=h.q30yx1mc4rc1" w:id="209"/>
      <w:bookmarkEnd w:id="209"/>
      <w:r w:rsidDel="00000000" w:rsidR="00000000" w:rsidRPr="00000000">
        <w:rPr>
          <w:rtl w:val="0"/>
        </w:rPr>
        <w:t xml:space="preserve">3.1.34.7 Crypto Material</w:t>
      </w:r>
    </w:p>
    <w:p w:rsidR="00000000" w:rsidDel="00000000" w:rsidP="00000000" w:rsidRDefault="00000000" w:rsidRPr="00000000" w14:paraId="00001310">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11">
      <w:pPr>
        <w:pStyle w:val="Heading4"/>
        <w:rPr/>
      </w:pPr>
      <w:bookmarkStart w:colFirst="0" w:colLast="0" w:name="_heading=h.3y6o9vhqakro" w:id="210"/>
      <w:bookmarkEnd w:id="210"/>
      <w:r w:rsidDel="00000000" w:rsidR="00000000" w:rsidRPr="00000000">
        <w:rPr>
          <w:rtl w:val="0"/>
        </w:rPr>
        <w:t xml:space="preserve">3.1.34.8 Monotonic Counter</w:t>
      </w:r>
    </w:p>
    <w:p w:rsidR="00000000" w:rsidDel="00000000" w:rsidP="00000000" w:rsidRDefault="00000000" w:rsidRPr="00000000" w14:paraId="00001312">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13">
      <w:pPr>
        <w:pStyle w:val="Heading4"/>
        <w:rPr/>
      </w:pPr>
      <w:bookmarkStart w:colFirst="0" w:colLast="0" w:name="_heading=h.dovnwl46a7is" w:id="211"/>
      <w:bookmarkEnd w:id="211"/>
      <w:r w:rsidDel="00000000" w:rsidR="00000000" w:rsidRPr="00000000">
        <w:rPr>
          <w:rtl w:val="0"/>
        </w:rPr>
        <w:t xml:space="preserve">3.1.34.9 Protected MQTT-SN Packet</w:t>
      </w:r>
    </w:p>
    <w:p w:rsidR="00000000" w:rsidDel="00000000" w:rsidP="00000000" w:rsidRDefault="00000000" w:rsidRPr="00000000" w14:paraId="00001314">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315">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1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17">
      <w:pPr>
        <w:pStyle w:val="Heading4"/>
        <w:rPr/>
      </w:pPr>
      <w:bookmarkStart w:colFirst="0" w:colLast="0" w:name="_heading=h.j75p96o6vesm" w:id="212"/>
      <w:bookmarkEnd w:id="212"/>
      <w:r w:rsidDel="00000000" w:rsidR="00000000" w:rsidRPr="00000000">
        <w:rPr>
          <w:rtl w:val="0"/>
        </w:rPr>
        <w:t xml:space="preserve">3.1.34.10 Authentication Tag</w:t>
      </w:r>
    </w:p>
    <w:p w:rsidR="00000000" w:rsidDel="00000000" w:rsidP="00000000" w:rsidRDefault="00000000" w:rsidRPr="00000000" w14:paraId="00001318">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31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A">
      <w:pPr>
        <w:pStyle w:val="Heading1"/>
        <w:ind w:left="0" w:firstLine="0"/>
        <w:rPr/>
      </w:pPr>
      <w:bookmarkStart w:colFirst="0" w:colLast="0" w:name="_heading=h.2qk79lc" w:id="213"/>
      <w:bookmarkEnd w:id="213"/>
      <w:r w:rsidDel="00000000" w:rsidR="00000000" w:rsidRPr="00000000">
        <w:rPr>
          <w:rtl w:val="0"/>
        </w:rPr>
        <w:t xml:space="preserve">4 Operational behavior</w:t>
      </w:r>
    </w:p>
    <w:p w:rsidR="00000000" w:rsidDel="00000000" w:rsidP="00000000" w:rsidRDefault="00000000" w:rsidRPr="00000000" w14:paraId="0000131B">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31C">
      <w:pPr>
        <w:pStyle w:val="Heading2"/>
        <w:ind w:left="0" w:right="4" w:firstLine="0"/>
        <w:rPr>
          <w:rFonts w:ascii="Arial" w:cs="Arial" w:eastAsia="Arial" w:hAnsi="Arial"/>
        </w:rPr>
      </w:pPr>
      <w:bookmarkStart w:colFirst="0" w:colLast="0" w:name="_heading=h.15phjt5" w:id="214"/>
      <w:bookmarkEnd w:id="214"/>
      <w:r w:rsidDel="00000000" w:rsidR="00000000" w:rsidRPr="00000000">
        <w:rPr>
          <w:rFonts w:ascii="Arial" w:cs="Arial" w:eastAsia="Arial" w:hAnsi="Arial"/>
          <w:rtl w:val="0"/>
        </w:rPr>
        <w:t xml:space="preserve">4.1 MQTT-SN Architecture</w:t>
      </w:r>
    </w:p>
    <w:p w:rsidR="00000000" w:rsidDel="00000000" w:rsidP="00000000" w:rsidRDefault="00000000" w:rsidRPr="00000000" w14:paraId="0000131D">
      <w:pPr>
        <w:spacing w:after="303" w:line="259" w:lineRule="auto"/>
        <w:ind w:left="284" w:right="4" w:firstLine="0"/>
        <w:rPr>
          <w:rFonts w:ascii="Arial" w:cs="Arial" w:eastAsia="Arial" w:hAnsi="Arial"/>
        </w:rPr>
      </w:pPr>
      <w:r w:rsidDel="00000000" w:rsidR="00000000" w:rsidRPr="00000000">
        <w:rPr>
          <w:rFonts w:ascii="Arial" w:cs="Arial" w:eastAsia="Arial" w:hAnsi="Arial"/>
        </w:rPr>
        <w:drawing>
          <wp:inline distB="0" distT="0" distL="0" distR="0">
            <wp:extent cx="5943600" cy="6017260"/>
            <wp:effectExtent b="0" l="0" r="0" t="0"/>
            <wp:docPr descr="Diagram&#10;&#10;Description automatically generated" id="1" name="image7.png"/>
            <a:graphic>
              <a:graphicData uri="http://schemas.openxmlformats.org/drawingml/2006/picture">
                <pic:pic>
                  <pic:nvPicPr>
                    <pic:cNvPr descr="Diagram&#10;&#10;Description automatically generated" id="0" name="image7.png"/>
                    <pic:cNvPicPr preferRelativeResize="0"/>
                  </pic:nvPicPr>
                  <pic:blipFill>
                    <a:blip r:embed="rId54"/>
                    <a:srcRect b="0" l="0" r="0" t="0"/>
                    <a:stretch>
                      <a:fillRect/>
                    </a:stretch>
                  </pic:blipFill>
                  <pic:spPr>
                    <a:xfrm>
                      <a:off x="0" y="0"/>
                      <a:ext cx="5943600" cy="6017260"/>
                    </a:xfrm>
                    <a:prstGeom prst="rect"/>
                    <a:ln/>
                  </pic:spPr>
                </pic:pic>
              </a:graphicData>
            </a:graphic>
          </wp:inline>
        </w:drawing>
      </w:r>
      <w:r w:rsidDel="00000000" w:rsidR="00000000" w:rsidRPr="00000000">
        <w:rPr>
          <w:rtl w:val="0"/>
        </w:rPr>
      </w:r>
    </w:p>
    <w:p w:rsidR="00000000" w:rsidDel="00000000" w:rsidP="00000000" w:rsidRDefault="00000000" w:rsidRPr="00000000" w14:paraId="0000131E">
      <w:pPr>
        <w:spacing w:after="203" w:line="265" w:lineRule="auto"/>
        <w:ind w:right="4"/>
        <w:jc w:val="center"/>
        <w:rPr>
          <w:rFonts w:ascii="Arial" w:cs="Arial" w:eastAsia="Arial" w:hAnsi="Arial"/>
        </w:rPr>
      </w:pPr>
      <w:sdt>
        <w:sdtPr>
          <w:tag w:val="goog_rdk_222"/>
        </w:sdtPr>
        <w:sdtContent>
          <w:commentRangeStart w:id="51"/>
        </w:sdtContent>
      </w:sdt>
      <w:r w:rsidDel="00000000" w:rsidR="00000000" w:rsidRPr="00000000">
        <w:rPr>
          <w:rFonts w:ascii="Arial" w:cs="Arial" w:eastAsia="Arial" w:hAnsi="Arial"/>
          <w:rtl w:val="0"/>
        </w:rPr>
        <w:t xml:space="preserve">Figure 1: MQTT-SN Architecture</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131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architecture of MQTT-SN is shown in figure 1. 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using the MQTT-SN protocol.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or may not be integrated with a MQTT server. Where an MQTT broker is involved, the MQTT protocol is used between the MQTT broker and the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Its main function is the translation between MQTT and MQTT-SN.</w:t>
      </w:r>
    </w:p>
    <w:p w:rsidR="00000000" w:rsidDel="00000000" w:rsidP="00000000" w:rsidRDefault="00000000" w:rsidRPr="00000000" w14:paraId="00001320">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21">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via a forwarder in case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not directly attached to their network. The forwarder simply encapsulates the MQTT-SN frames it receives on the wireless side and forwards them unchanged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in the opposite direction, it decapsulates the frames it receives from the gateway and sends them to the clients, unchanged too.</w:t>
      </w:r>
    </w:p>
    <w:p w:rsidR="00000000" w:rsidDel="00000000" w:rsidP="00000000" w:rsidRDefault="00000000" w:rsidRPr="00000000" w14:paraId="00001322">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23">
      <w:pPr>
        <w:ind w:left="-15" w:right="4" w:firstLine="0"/>
        <w:rPr>
          <w:rFonts w:ascii="Arial" w:cs="Arial" w:eastAsia="Arial" w:hAnsi="Arial"/>
        </w:rPr>
      </w:pPr>
      <w:sdt>
        <w:sdtPr>
          <w:tag w:val="goog_rdk_224"/>
        </w:sdtPr>
        <w:sdtContent>
          <w:ins w:author="davide.lenzarini@u-blox.com" w:id="49" w:date="2023-10-05T15:59:31Z"/>
          <w:sdt>
            <w:sdtPr>
              <w:tag w:val="goog_rdk_225"/>
            </w:sdtPr>
            <w:sdtContent>
              <w:commentRangeStart w:id="52"/>
            </w:sdtContent>
          </w:sdt>
          <w:ins w:author="davide.lenzarini@u-blox.com" w:id="49" w:date="2023-10-05T15:59:31Z">
            <w:sdt>
              <w:sdtPr>
                <w:tag w:val="goog_rdk_226"/>
              </w:sdtPr>
              <w:sdtContent>
                <w:commentRangeStart w:id="53"/>
              </w:sdtContent>
            </w:sdt>
            <w:sdt>
              <w:sdtPr>
                <w:tag w:val="goog_rdk_227"/>
              </w:sdtPr>
              <w:sdtContent>
                <w:commentRangeStart w:id="54"/>
              </w:sdtContent>
            </w:sdt>
            <w:r w:rsidDel="00000000" w:rsidR="00000000" w:rsidRPr="00000000">
              <w:rPr>
                <w:rFonts w:ascii="Arial" w:cs="Arial" w:eastAsia="Arial" w:hAnsi="Arial"/>
                <w:rtl w:val="0"/>
              </w:rPr>
              <w:t xml:space="preserve">We can differentiate between three types of MQTT-SN server-side endpoint, namely transparent Gateway, aggregating Gateway and Terminating Gateway, see Fig. 1. They are explained in the following sections.</w:t>
            </w:r>
          </w:ins>
        </w:sdtContent>
      </w:sdt>
      <w:sdt>
        <w:sdtPr>
          <w:tag w:val="goog_rdk_228"/>
        </w:sdtPr>
        <w:sdtContent>
          <w:del w:author="davide.lenzarini@u-blox.com" w:id="49" w:date="2023-10-05T15:59:31Z">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rtl w:val="0"/>
              </w:rPr>
              <w:delText xml:space="preserve">We can differentiate between two types of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 namely </w:delText>
            </w:r>
            <w:r w:rsidDel="00000000" w:rsidR="00000000" w:rsidRPr="00000000">
              <w:rPr>
                <w:rFonts w:ascii="Arial" w:cs="Arial" w:eastAsia="Arial" w:hAnsi="Arial"/>
                <w:i w:val="1"/>
                <w:rtl w:val="0"/>
              </w:rPr>
              <w:delText xml:space="preserve">transparent </w:delText>
            </w:r>
            <w:r w:rsidDel="00000000" w:rsidR="00000000" w:rsidRPr="00000000">
              <w:rPr>
                <w:rFonts w:ascii="Arial" w:cs="Arial" w:eastAsia="Arial" w:hAnsi="Arial"/>
                <w:rtl w:val="0"/>
              </w:rPr>
              <w:delText xml:space="preserve">and </w:delText>
            </w:r>
            <w:r w:rsidDel="00000000" w:rsidR="00000000" w:rsidRPr="00000000">
              <w:rPr>
                <w:rFonts w:ascii="Arial" w:cs="Arial" w:eastAsia="Arial" w:hAnsi="Arial"/>
                <w:i w:val="1"/>
                <w:rtl w:val="0"/>
              </w:rPr>
              <w:delText xml:space="preserve">aggregating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s, see Fig. 2. They are explained in the following sections</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324">
      <w:pPr>
        <w:pStyle w:val="Heading3"/>
        <w:ind w:left="0" w:right="4" w:firstLine="0"/>
        <w:rPr>
          <w:rFonts w:ascii="Arial" w:cs="Arial" w:eastAsia="Arial" w:hAnsi="Arial"/>
        </w:rPr>
      </w:pPr>
      <w:bookmarkStart w:colFirst="0" w:colLast="0" w:name="_heading=h.3pp52gy" w:id="215"/>
      <w:bookmarkEnd w:id="215"/>
      <w:r w:rsidDel="00000000" w:rsidR="00000000" w:rsidRPr="00000000">
        <w:rPr>
          <w:rFonts w:ascii="Arial" w:cs="Arial" w:eastAsia="Arial" w:hAnsi="Arial"/>
          <w:rtl w:val="0"/>
        </w:rPr>
        <w:t xml:space="preserve">4.1.1 Transparent Gateway</w:t>
      </w:r>
    </w:p>
    <w:p w:rsidR="00000000" w:rsidDel="00000000" w:rsidP="00000000" w:rsidRDefault="00000000" w:rsidRPr="00000000" w14:paraId="0000132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32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1327">
      <w:pPr>
        <w:spacing w:after="303" w:line="259" w:lineRule="auto"/>
        <w:ind w:right="4"/>
        <w:rPr>
          <w:rFonts w:ascii="Arial" w:cs="Arial" w:eastAsia="Arial" w:hAnsi="Arial"/>
        </w:rPr>
      </w:pPr>
      <w:r w:rsidDel="00000000" w:rsidR="00000000" w:rsidRPr="00000000">
        <w:rPr>
          <w:rFonts w:ascii="Arial" w:cs="Arial" w:eastAsia="Arial" w:hAnsi="Arial"/>
          <w:rtl w:val="0"/>
        </w:rPr>
        <w:t xml:space="preserve">          </w:t>
      </w:r>
      <w:sdt>
        <w:sdtPr>
          <w:tag w:val="goog_rdk_229"/>
        </w:sdtPr>
        <w:sdtContent>
          <w:commentRangeStart w:id="55"/>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3" name="image1.png"/>
            <a:graphic>
              <a:graphicData uri="http://schemas.openxmlformats.org/drawingml/2006/picture">
                <pic:pic>
                  <pic:nvPicPr>
                    <pic:cNvPr descr="A close up of a map&#10;&#10;Description automatically generated" id="0" name="image1.png"/>
                    <pic:cNvPicPr preferRelativeResize="0"/>
                  </pic:nvPicPr>
                  <pic:blipFill>
                    <a:blip r:embed="rId55"/>
                    <a:srcRect b="0" l="0" r="0" t="0"/>
                    <a:stretch>
                      <a:fillRect/>
                    </a:stretch>
                  </pic:blipFill>
                  <pic:spPr>
                    <a:xfrm>
                      <a:off x="0" y="0"/>
                      <a:ext cx="4861756" cy="1810693"/>
                    </a:xfrm>
                    <a:prstGeom prst="rect"/>
                    <a:ln/>
                  </pic:spPr>
                </pic:pic>
              </a:graphicData>
            </a:graphic>
          </wp:inline>
        </w:drawing>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1328">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2: Transparent and Aggregating Gateways</w:t>
      </w:r>
    </w:p>
    <w:p w:rsidR="00000000" w:rsidDel="00000000" w:rsidP="00000000" w:rsidRDefault="00000000" w:rsidRPr="00000000" w14:paraId="00001329">
      <w:pPr>
        <w:pStyle w:val="Heading3"/>
        <w:rPr/>
      </w:pPr>
      <w:bookmarkStart w:colFirst="0" w:colLast="0" w:name="_heading=h.24ufcor" w:id="216"/>
      <w:bookmarkEnd w:id="216"/>
      <w:r w:rsidDel="00000000" w:rsidR="00000000" w:rsidRPr="00000000">
        <w:rPr>
          <w:rtl w:val="0"/>
        </w:rPr>
        <w:t xml:space="preserve">4.1.2 Aggregating Gateway</w:t>
      </w:r>
    </w:p>
    <w:sdt>
      <w:sdtPr>
        <w:tag w:val="goog_rdk_233"/>
      </w:sdtPr>
      <w:sdtContent>
        <w:p w:rsidR="00000000" w:rsidDel="00000000" w:rsidP="00000000" w:rsidRDefault="00000000" w:rsidRPr="00000000" w14:paraId="0000132A">
          <w:pPr>
            <w:spacing w:after="460" w:lineRule="auto"/>
            <w:ind w:left="-5" w:right="4" w:firstLine="0"/>
            <w:rPr>
              <w:ins w:author="davide.lenzarini@u-blox.com" w:id="50" w:date="2023-10-05T16:00:54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30"/>
            </w:sdtPr>
            <w:sdtContent>
              <w:ins w:author="davide.lenzarini@u-blox.com" w:id="50" w:date="2023-10-05T16:00:54Z"/>
              <w:sdt>
                <w:sdtPr>
                  <w:tag w:val="goog_rdk_231"/>
                </w:sdtPr>
                <w:sdtContent>
                  <w:commentRangeStart w:id="56"/>
                </w:sdtContent>
              </w:sdt>
              <w:ins w:author="davide.lenzarini@u-blox.com" w:id="50" w:date="2023-10-05T16:00:54Z">
                <w:sdt>
                  <w:sdtPr>
                    <w:tag w:val="goog_rdk_232"/>
                  </w:sdtPr>
                  <w:sdtContent>
                    <w:commentRangeStart w:id="57"/>
                  </w:sdtContent>
                </w:sdt>
                <w:r w:rsidDel="00000000" w:rsidR="00000000" w:rsidRPr="00000000">
                  <w:rPr>
                    <w:rtl w:val="0"/>
                  </w:rPr>
                </w:r>
              </w:ins>
            </w:sdtContent>
          </w:sdt>
        </w:p>
      </w:sdtContent>
    </w:sdt>
    <w:sdt>
      <w:sdtPr>
        <w:tag w:val="goog_rdk_235"/>
      </w:sdtPr>
      <w:sdtContent>
        <w:p w:rsidR="00000000" w:rsidDel="00000000" w:rsidP="00000000" w:rsidRDefault="00000000" w:rsidRPr="00000000" w14:paraId="0000132B">
          <w:pPr>
            <w:pStyle w:val="Heading3"/>
            <w:rPr>
              <w:ins w:author="davide.lenzarini@u-blox.com" w:id="50" w:date="2023-10-05T16:00:54Z"/>
            </w:rPr>
          </w:pP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t xml:space="preserve">4.1.3 </w:t>
          </w:r>
          <w:sdt>
            <w:sdtPr>
              <w:tag w:val="goog_rdk_234"/>
            </w:sdtPr>
            <w:sdtContent>
              <w:ins w:author="davide.lenzarini@u-blox.com" w:id="50" w:date="2023-10-05T16:00:54Z">
                <w:bookmarkStart w:colFirst="0" w:colLast="0" w:name="_heading=h.vdklg7j7e30m" w:id="217"/>
                <w:bookmarkEnd w:id="217"/>
                <w:r w:rsidDel="00000000" w:rsidR="00000000" w:rsidRPr="00000000">
                  <w:rPr>
                    <w:rtl w:val="0"/>
                  </w:rPr>
                  <w:t xml:space="preserve">Terminating Gateway</w:t>
                </w:r>
              </w:ins>
            </w:sdtContent>
          </w:sdt>
        </w:p>
      </w:sdtContent>
    </w:sdt>
    <w:p w:rsidR="00000000" w:rsidDel="00000000" w:rsidP="00000000" w:rsidRDefault="00000000" w:rsidRPr="00000000" w14:paraId="0000132C">
      <w:pPr>
        <w:spacing w:after="460" w:lineRule="auto"/>
        <w:ind w:left="-5" w:right="4" w:firstLine="0"/>
        <w:rPr>
          <w:rFonts w:ascii="Arial" w:cs="Arial" w:eastAsia="Arial" w:hAnsi="Arial"/>
        </w:rPr>
      </w:pPr>
      <w:sdt>
        <w:sdtPr>
          <w:tag w:val="goog_rdk_236"/>
        </w:sdtPr>
        <w:sdtContent>
          <w:ins w:author="davide.lenzarini@u-blox.com" w:id="50" w:date="2023-10-05T16:00:54Z">
            <w:r w:rsidDel="00000000" w:rsidR="00000000" w:rsidRPr="00000000">
              <w:rPr>
                <w:rFonts w:ascii="Arial" w:cs="Arial" w:eastAsia="Arial" w:hAnsi="Arial"/>
                <w:rtl w:val="0"/>
              </w:rPr>
              <w:t xml:space="preserve">The Terminating Gateway is the consumer of the data sent by the MQTT-SN Client and, if the PROTECTION packet is used, it is responsible for the enrollment of the MQTT-SN Clients.</w:t>
            </w:r>
          </w:ins>
        </w:sdtContent>
      </w:sdt>
      <w:r w:rsidDel="00000000" w:rsidR="00000000" w:rsidRPr="00000000">
        <w:rPr>
          <w:rtl w:val="0"/>
        </w:rPr>
      </w:r>
    </w:p>
    <w:p w:rsidR="00000000" w:rsidDel="00000000" w:rsidP="00000000" w:rsidRDefault="00000000" w:rsidRPr="00000000" w14:paraId="0000132D">
      <w:pPr>
        <w:pStyle w:val="Heading2"/>
        <w:ind w:left="0" w:firstLine="0"/>
        <w:rPr/>
      </w:pPr>
      <w:bookmarkStart w:colFirst="0" w:colLast="0" w:name="_heading=h.jzpmwk" w:id="218"/>
      <w:bookmarkEnd w:id="218"/>
      <w:r w:rsidDel="00000000" w:rsidR="00000000" w:rsidRPr="00000000">
        <w:rPr>
          <w:rtl w:val="0"/>
        </w:rPr>
        <w:t xml:space="preserve">4.2 Networks &amp; Transport Layers</w:t>
      </w:r>
    </w:p>
    <w:p w:rsidR="00000000" w:rsidDel="00000000" w:rsidP="00000000" w:rsidRDefault="00000000" w:rsidRPr="00000000" w14:paraId="0000132E">
      <w:pPr>
        <w:spacing w:after="240" w:before="240" w:lineRule="auto"/>
        <w:rPr/>
      </w:pPr>
      <w:r w:rsidDel="00000000" w:rsidR="00000000" w:rsidRPr="00000000">
        <w:rPr>
          <w:rtl w:val="0"/>
        </w:rPr>
        <w:t xml:space="preserve">The MQTT-SN V2.0 protocol requires an underlying transport to create a Virtual Connection, this carries datagrams from a Client to a Gateway and a Gateway to a Client.</w:t>
        <w:br w:type="textWrapping"/>
        <w:t xml:space="preserve">The underlying transport may also </w:t>
      </w:r>
      <w:sdt>
        <w:sdtPr>
          <w:tag w:val="goog_rdk_237"/>
        </w:sdtPr>
        <w:sdtContent>
          <w:ins w:author="davide.lenzarini@u-blox.com" w:id="51" w:date="2023-11-29T17:04:49Z">
            <w:r w:rsidDel="00000000" w:rsidR="00000000" w:rsidRPr="00000000">
              <w:rPr>
                <w:rtl w:val="0"/>
              </w:rPr>
              <w:t xml:space="preserve">multicast</w:t>
            </w:r>
          </w:ins>
        </w:sdtContent>
      </w:sdt>
      <w:sdt>
        <w:sdtPr>
          <w:tag w:val="goog_rdk_238"/>
        </w:sdtPr>
        <w:sdtContent>
          <w:del w:author="davide.lenzarini@u-blox.com" w:id="51" w:date="2023-11-29T17:04:49Z">
            <w:r w:rsidDel="00000000" w:rsidR="00000000" w:rsidRPr="00000000">
              <w:rPr>
                <w:rtl w:val="0"/>
              </w:rPr>
              <w:delText xml:space="preserve">broadcast </w:delText>
            </w:r>
          </w:del>
        </w:sdtContent>
      </w:sdt>
      <w:r w:rsidDel="00000000" w:rsidR="00000000" w:rsidRPr="00000000">
        <w:rPr>
          <w:rtl w:val="0"/>
        </w:rPr>
        <w:t xml:space="preserve">datagrams from a Client to all Gateways and from a Gateway to all Clients.</w:t>
        <w:br w:type="textWrapping"/>
        <w:t xml:space="preserve">The datagrams carry the MQTT-SN V2.0 Packets which must be received unaltered and complete.</w:t>
      </w:r>
    </w:p>
    <w:p w:rsidR="00000000" w:rsidDel="00000000" w:rsidP="00000000" w:rsidRDefault="00000000" w:rsidRPr="00000000" w14:paraId="0000132F">
      <w:pPr>
        <w:numPr>
          <w:ilvl w:val="0"/>
          <w:numId w:val="25"/>
        </w:numPr>
        <w:spacing w:after="0" w:before="240" w:lineRule="auto"/>
        <w:ind w:left="720" w:hanging="360"/>
        <w:rPr/>
      </w:pPr>
      <w:r w:rsidDel="00000000" w:rsidR="00000000" w:rsidRPr="00000000">
        <w:rPr>
          <w:rtl w:val="0"/>
        </w:rPr>
        <w:t xml:space="preserve">The underlying transport does not need to be reliable, it is expected that datagrams will be lost or delivered out of order.</w:t>
      </w:r>
    </w:p>
    <w:p w:rsidR="00000000" w:rsidDel="00000000" w:rsidP="00000000" w:rsidRDefault="00000000" w:rsidRPr="00000000" w14:paraId="00001330">
      <w:pPr>
        <w:numPr>
          <w:ilvl w:val="0"/>
          <w:numId w:val="25"/>
        </w:numPr>
        <w:spacing w:after="0" w:before="0" w:lineRule="auto"/>
        <w:ind w:left="720" w:hanging="360"/>
        <w:rPr/>
      </w:pPr>
      <w:r w:rsidDel="00000000" w:rsidR="00000000" w:rsidRPr="00000000">
        <w:rPr>
          <w:rtl w:val="0"/>
        </w:rPr>
        <w:t xml:space="preserve">If the network might deliver a datagram more than once, then it is highly recommended that the PROTECTION packet Monotonic Counter is used to eliminate the duplicates.</w:t>
      </w:r>
    </w:p>
    <w:p w:rsidR="00000000" w:rsidDel="00000000" w:rsidP="00000000" w:rsidRDefault="00000000" w:rsidRPr="00000000" w14:paraId="00001331">
      <w:pPr>
        <w:numPr>
          <w:ilvl w:val="0"/>
          <w:numId w:val="25"/>
        </w:numPr>
        <w:spacing w:after="0" w:before="0" w:lineRule="auto"/>
        <w:ind w:left="720" w:hanging="360"/>
        <w:rPr/>
      </w:pPr>
      <w:r w:rsidDel="00000000" w:rsidR="00000000" w:rsidRPr="00000000">
        <w:rPr>
          <w:rtl w:val="0"/>
        </w:rPr>
        <w:t xml:space="preserve">The MQTT-SN V2.0 protocol will tolerate out of order Packets and it will retransmit lost Packets.</w:t>
      </w:r>
    </w:p>
    <w:p w:rsidR="00000000" w:rsidDel="00000000" w:rsidP="00000000" w:rsidRDefault="00000000" w:rsidRPr="00000000" w14:paraId="00001332">
      <w:pPr>
        <w:numPr>
          <w:ilvl w:val="0"/>
          <w:numId w:val="25"/>
        </w:numPr>
        <w:spacing w:after="0" w:before="0" w:lineRule="auto"/>
        <w:ind w:left="720" w:hanging="360"/>
        <w:rPr/>
      </w:pPr>
      <w:r w:rsidDel="00000000" w:rsidR="00000000" w:rsidRPr="00000000">
        <w:rPr>
          <w:rtl w:val="0"/>
        </w:rPr>
        <w:t xml:space="preserve">The MQTT-SN V2.0 does not perform error correction. If a corrupted or partial Packets is received it will cause a protocol error.</w:t>
      </w:r>
    </w:p>
    <w:p w:rsidR="00000000" w:rsidDel="00000000" w:rsidP="00000000" w:rsidRDefault="00000000" w:rsidRPr="00000000" w14:paraId="00001333">
      <w:pPr>
        <w:numPr>
          <w:ilvl w:val="0"/>
          <w:numId w:val="25"/>
        </w:numPr>
        <w:spacing w:after="0" w:before="0" w:lineRule="auto"/>
        <w:ind w:left="720" w:hanging="360"/>
        <w:rPr/>
      </w:pPr>
      <w:r w:rsidDel="00000000" w:rsidR="00000000" w:rsidRPr="00000000">
        <w:rPr>
          <w:rtl w:val="0"/>
        </w:rPr>
        <w:t xml:space="preserve">The MQTT-SN V2.0 implementation may use either the origin network address or the sender identifier in the PROTECTION Packet to determine the identity of the Virtual Connection.</w:t>
      </w:r>
    </w:p>
    <w:p w:rsidR="00000000" w:rsidDel="00000000" w:rsidP="00000000" w:rsidRDefault="00000000" w:rsidRPr="00000000" w14:paraId="00001334">
      <w:pPr>
        <w:numPr>
          <w:ilvl w:val="0"/>
          <w:numId w:val="25"/>
        </w:numPr>
        <w:spacing w:after="0" w:before="0" w:lineRule="auto"/>
        <w:ind w:left="720" w:hanging="360"/>
        <w:rPr/>
      </w:pPr>
      <w:r w:rsidDel="00000000" w:rsidR="00000000" w:rsidRPr="00000000">
        <w:rPr>
          <w:rtl w:val="0"/>
        </w:rPr>
        <w:t xml:space="preserve">The underlying network does not need to provide </w:t>
      </w:r>
      <w:sdt>
        <w:sdtPr>
          <w:tag w:val="goog_rdk_239"/>
        </w:sdtPr>
        <w:sdtContent>
          <w:commentRangeStart w:id="58"/>
        </w:sdtContent>
      </w:sdt>
      <w:r w:rsidDel="00000000" w:rsidR="00000000" w:rsidRPr="00000000">
        <w:rPr>
          <w:rtl w:val="0"/>
        </w:rPr>
        <w:t xml:space="preserve">low latency transmission.</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335">
      <w:pPr>
        <w:numPr>
          <w:ilvl w:val="0"/>
          <w:numId w:val="25"/>
        </w:numPr>
        <w:spacing w:after="0" w:before="0" w:lineRule="auto"/>
        <w:ind w:left="720" w:hanging="360"/>
        <w:rPr/>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336">
      <w:pPr>
        <w:numPr>
          <w:ilvl w:val="0"/>
          <w:numId w:val="25"/>
        </w:numPr>
        <w:spacing w:after="240" w:before="0" w:lineRule="auto"/>
        <w:ind w:left="720" w:hanging="360"/>
        <w:rPr/>
      </w:pPr>
      <w:r w:rsidDel="00000000" w:rsidR="00000000" w:rsidRPr="00000000">
        <w:rPr>
          <w:rtl w:val="0"/>
        </w:rPr>
        <w:t xml:space="preserve">The networks may be radio networks.</w:t>
      </w:r>
    </w:p>
    <w:p w:rsidR="00000000" w:rsidDel="00000000" w:rsidP="00000000" w:rsidRDefault="00000000" w:rsidRPr="00000000" w14:paraId="00001337">
      <w:pPr>
        <w:spacing w:after="240" w:before="240" w:lineRule="auto"/>
        <w:rPr>
          <w:b w:val="1"/>
          <w:shd w:fill="ffe599" w:val="clear"/>
        </w:rPr>
      </w:pPr>
      <w:r w:rsidDel="00000000" w:rsidR="00000000" w:rsidRPr="00000000">
        <w:rPr>
          <w:rtl w:val="0"/>
        </w:rPr>
        <w:t xml:space="preserve">Inf</w:t>
      </w:r>
      <w:r w:rsidDel="00000000" w:rsidR="00000000" w:rsidRPr="00000000">
        <w:rPr>
          <w:b w:val="1"/>
          <w:shd w:fill="ffe599" w:val="clear"/>
          <w:rtl w:val="0"/>
        </w:rPr>
        <w:t xml:space="preserve">ormative comment</w:t>
      </w:r>
    </w:p>
    <w:p w:rsidR="00000000" w:rsidDel="00000000" w:rsidP="00000000" w:rsidRDefault="00000000" w:rsidRPr="00000000" w14:paraId="00001338">
      <w:pPr>
        <w:spacing w:after="240" w:before="240" w:lineRule="auto"/>
        <w:rPr>
          <w:shd w:fill="ffe599" w:val="clear"/>
        </w:rPr>
      </w:pPr>
      <w:r w:rsidDel="00000000" w:rsidR="00000000" w:rsidRPr="00000000">
        <w:rPr>
          <w:shd w:fill="ffe599" w:val="clear"/>
          <w:rtl w:val="0"/>
        </w:rPr>
        <w:t xml:space="preserve">UDP as defined in [RFC0768] can be used for MQTT-SN v2.0 if the Maximum Transmission Unit is configured to be more than the MQTT-SN Packet size used and no datagram fragmentation occurs.</w:t>
        <w:br w:type="textWrapping"/>
        <w:t xml:space="preserve">Depending on the network configuration, UDP can duplicate datagrams. If this can happen, the PROTECTION Packet monotonic counter should be used.</w:t>
      </w:r>
    </w:p>
    <w:p w:rsidR="00000000" w:rsidDel="00000000" w:rsidP="00000000" w:rsidRDefault="00000000" w:rsidRPr="00000000" w14:paraId="00001339">
      <w:pPr>
        <w:spacing w:after="240" w:before="240" w:lineRule="auto"/>
        <w:rPr>
          <w:shd w:fill="ffe599" w:val="clear"/>
        </w:rPr>
      </w:pPr>
      <w:r w:rsidDel="00000000" w:rsidR="00000000" w:rsidRPr="00000000">
        <w:rPr>
          <w:shd w:fill="ffe599" w:val="clear"/>
          <w:rtl w:val="0"/>
        </w:rPr>
        <w:t xml:space="preserve">Examples of possible consequences of not removing duplicates datagrams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3A">
      <w:pPr>
        <w:spacing w:after="240" w:before="240" w:lineRule="auto"/>
        <w:rPr>
          <w:shd w:fill="ffe599" w:val="clear"/>
        </w:rPr>
      </w:pPr>
      <w:r w:rsidDel="00000000" w:rsidR="00000000" w:rsidRPr="00000000">
        <w:rPr>
          <w:shd w:fill="ffe599" w:val="clear"/>
          <w:rtl w:val="0"/>
        </w:rPr>
        <w:t xml:space="preserve">The following transport protocols are also suitable but if not capable of multicast</w:t>
      </w:r>
      <w:sdt>
        <w:sdtPr>
          <w:tag w:val="goog_rdk_240"/>
        </w:sdtPr>
        <w:sdtContent>
          <w:del w:author="davide.lenzarini@u-blox.com" w:id="52" w:date="2023-11-29T17:05:38Z">
            <w:r w:rsidDel="00000000" w:rsidR="00000000" w:rsidRPr="00000000">
              <w:rPr>
                <w:shd w:fill="ffe599" w:val="clear"/>
                <w:rtl w:val="0"/>
              </w:rPr>
              <w:delText xml:space="preserve">/broadcast</w:delText>
            </w:r>
          </w:del>
        </w:sdtContent>
      </w:sdt>
      <w:r w:rsidDel="00000000" w:rsidR="00000000" w:rsidRPr="00000000">
        <w:rPr>
          <w:shd w:fill="ffe599" w:val="clear"/>
          <w:rtl w:val="0"/>
        </w:rPr>
        <w:t xml:space="preserve"> the implementation of the optional ADVERTISE, SEARCHGW, GWINFO packets may not be possible and also the multicast</w:t>
      </w:r>
      <w:sdt>
        <w:sdtPr>
          <w:tag w:val="goog_rdk_241"/>
        </w:sdtPr>
        <w:sdtContent>
          <w:del w:author="davide.lenzarini@u-blox.com" w:id="53" w:date="2023-11-29T17:05:44Z">
            <w:r w:rsidDel="00000000" w:rsidR="00000000" w:rsidRPr="00000000">
              <w:rPr>
                <w:shd w:fill="ffe599" w:val="clear"/>
                <w:rtl w:val="0"/>
              </w:rPr>
              <w:delText xml:space="preserve">/broadcast</w:delText>
            </w:r>
          </w:del>
        </w:sdtContent>
      </w:sdt>
      <w:r w:rsidDel="00000000" w:rsidR="00000000" w:rsidRPr="00000000">
        <w:rPr>
          <w:shd w:fill="ffe599" w:val="clear"/>
          <w:rtl w:val="0"/>
        </w:rPr>
        <w:t xml:space="preserve"> of the PUBLISH MINUS -1 packets may not be possible:</w:t>
      </w:r>
    </w:p>
    <w:p w:rsidR="00000000" w:rsidDel="00000000" w:rsidP="00000000" w:rsidRDefault="00000000" w:rsidRPr="00000000" w14:paraId="0000133B">
      <w:pPr>
        <w:numPr>
          <w:ilvl w:val="0"/>
          <w:numId w:val="4"/>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3C">
      <w:pPr>
        <w:numPr>
          <w:ilvl w:val="0"/>
          <w:numId w:val="4"/>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3D">
      <w:pPr>
        <w:numPr>
          <w:ilvl w:val="0"/>
          <w:numId w:val="4"/>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3E">
      <w:pPr>
        <w:numPr>
          <w:ilvl w:val="0"/>
          <w:numId w:val="4"/>
        </w:numPr>
        <w:spacing w:after="0" w:before="0" w:lineRule="auto"/>
        <w:ind w:left="72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33F">
      <w:pPr>
        <w:numPr>
          <w:ilvl w:val="0"/>
          <w:numId w:val="4"/>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40">
      <w:pPr>
        <w:numPr>
          <w:ilvl w:val="0"/>
          <w:numId w:val="4"/>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41">
      <w:pPr>
        <w:spacing w:after="240" w:before="240" w:lineRule="auto"/>
        <w:rPr>
          <w:b w:val="1"/>
          <w:shd w:fill="ffe599" w:val="clear"/>
        </w:rPr>
      </w:pPr>
      <w:r w:rsidDel="00000000" w:rsidR="00000000" w:rsidRPr="00000000">
        <w:rPr>
          <w:shd w:fill="ffe599" w:val="clear"/>
          <w:rtl w:val="0"/>
        </w:rPr>
        <w:t xml:space="preserve">Inf</w:t>
      </w:r>
      <w:sdt>
        <w:sdtPr>
          <w:tag w:val="goog_rdk_242"/>
        </w:sdtPr>
        <w:sdtContent>
          <w:commentRangeStart w:id="59"/>
        </w:sdtContent>
      </w:sdt>
      <w:r w:rsidDel="00000000" w:rsidR="00000000" w:rsidRPr="00000000">
        <w:rPr>
          <w:b w:val="1"/>
          <w:shd w:fill="ffe599" w:val="clear"/>
          <w:rtl w:val="0"/>
        </w:rPr>
        <w:t xml:space="preserve">ormative comment</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1342">
      <w:pPr>
        <w:spacing w:after="240" w:before="240" w:lineRule="auto"/>
        <w:rPr>
          <w:shd w:fill="ffe599" w:val="clear"/>
        </w:rPr>
      </w:pPr>
      <w:sdt>
        <w:sdtPr>
          <w:tag w:val="goog_rdk_243"/>
        </w:sdtPr>
        <w:sdtContent>
          <w:commentRangeStart w:id="60"/>
        </w:sdtContent>
      </w:sdt>
      <w:sdt>
        <w:sdtPr>
          <w:tag w:val="goog_rdk_244"/>
        </w:sdtPr>
        <w:sdtContent>
          <w:commentRangeStart w:id="61"/>
        </w:sdtContent>
      </w:sdt>
      <w:r w:rsidDel="00000000" w:rsidR="00000000" w:rsidRPr="00000000">
        <w:rPr>
          <w:shd w:fill="ffe599" w:val="clear"/>
          <w:rtl w:val="0"/>
        </w:rPr>
        <w:t xml:space="preserve">TCP ports 8883 and 1883 are registered with IANA for MQTT TLS and non-TLS communication respectively.</w:t>
      </w:r>
      <w:commentRangeEnd w:id="60"/>
      <w:r w:rsidDel="00000000" w:rsidR="00000000" w:rsidRPr="00000000">
        <w:commentReference w:id="60"/>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pStyle w:val="Heading2"/>
        <w:rPr/>
      </w:pPr>
      <w:bookmarkStart w:colFirst="0" w:colLast="0" w:name="_heading=h.1j4nfs6" w:id="219"/>
      <w:bookmarkEnd w:id="219"/>
      <w:r w:rsidDel="00000000" w:rsidR="00000000" w:rsidRPr="00000000">
        <w:rPr>
          <w:rtl w:val="0"/>
        </w:rPr>
        <w:t xml:space="preserve">4.3 Gateway Advertisement and Discovery</w:t>
      </w:r>
    </w:p>
    <w:p w:rsidR="00000000" w:rsidDel="00000000" w:rsidP="00000000" w:rsidRDefault="00000000" w:rsidRPr="00000000" w14:paraId="0000134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w:t>
      </w:r>
      <w:sdt>
        <w:sdtPr>
          <w:tag w:val="goog_rdk_245"/>
        </w:sdtPr>
        <w:sdtContent>
          <w:ins w:author="davide.lenzarini@u-blox.com" w:id="54" w:date="2023-11-29T17:49:04Z">
            <w:r w:rsidDel="00000000" w:rsidR="00000000" w:rsidRPr="00000000">
              <w:rPr>
                <w:rFonts w:ascii="Arial" w:cs="Arial" w:eastAsia="Arial" w:hAnsi="Arial"/>
                <w:rtl w:val="0"/>
              </w:rPr>
              <w:t xml:space="preserve">transmitting </w:t>
            </w:r>
          </w:ins>
        </w:sdtContent>
      </w:sdt>
      <w:sdt>
        <w:sdtPr>
          <w:tag w:val="goog_rdk_246"/>
        </w:sdtPr>
        <w:sdtContent>
          <w:del w:author="davide.lenzarini@u-blox.com" w:id="54" w:date="2023-11-29T17:49:04Z">
            <w:r w:rsidDel="00000000" w:rsidR="00000000" w:rsidRPr="00000000">
              <w:rPr>
                <w:rFonts w:ascii="Arial" w:cs="Arial" w:eastAsia="Arial" w:hAnsi="Arial"/>
                <w:rtl w:val="0"/>
              </w:rPr>
              <w:delText xml:space="preserve">broadcasting </w:delText>
            </w:r>
          </w:del>
        </w:sdtContent>
      </w:sdt>
      <w:r w:rsidDel="00000000" w:rsidR="00000000" w:rsidRPr="00000000">
        <w:rPr>
          <w:rFonts w:ascii="Arial" w:cs="Arial" w:eastAsia="Arial" w:hAnsi="Arial"/>
          <w:rtl w:val="0"/>
        </w:rPr>
        <w:t xml:space="preserve">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346">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sdt>
        <w:sdtPr>
          <w:tag w:val="goog_rdk_247"/>
        </w:sdtPr>
        <w:sdtContent>
          <w:commentRangeStart w:id="62"/>
        </w:sdtContent>
      </w:sdt>
      <w:sdt>
        <w:sdtPr>
          <w:tag w:val="goog_rdk_248"/>
        </w:sdtPr>
        <w:sdtContent>
          <w:commentRangeStart w:id="63"/>
        </w:sdtContent>
      </w:sdt>
      <w:sdt>
        <w:sdtPr>
          <w:tag w:val="goog_rdk_249"/>
        </w:sdtPr>
        <w:sdtContent>
          <w:commentRangeStart w:id="64"/>
        </w:sdtContent>
      </w:sdt>
      <w:r w:rsidDel="00000000" w:rsidR="00000000" w:rsidRPr="00000000">
        <w:rPr>
          <w:rFonts w:ascii="Arial" w:cs="Arial" w:eastAsia="Arial" w:hAnsi="Arial"/>
          <w:highlight w:val="yellow"/>
          <w:rtl w:val="0"/>
        </w:rPr>
        <w:t xml:space="preserve">At any point in time a client is allowed to be connected to only one gateway.</w:t>
      </w: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134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9">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34A">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B">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removes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34C">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D">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w:t>
      </w:r>
      <w:sdt>
        <w:sdtPr>
          <w:tag w:val="goog_rdk_250"/>
        </w:sdtPr>
        <w:sdtContent>
          <w:ins w:author="davide.lenzarini@u-blox.com" w:id="55" w:date="2023-11-29T17:49:16Z">
            <w:r w:rsidDel="00000000" w:rsidR="00000000" w:rsidRPr="00000000">
              <w:rPr>
                <w:rFonts w:ascii="Arial" w:cs="Arial" w:eastAsia="Arial" w:hAnsi="Arial"/>
                <w:rtl w:val="0"/>
              </w:rPr>
              <w:t xml:space="preserve">transmitted </w:t>
            </w:r>
          </w:ins>
        </w:sdtContent>
      </w:sdt>
      <w:sdt>
        <w:sdtPr>
          <w:tag w:val="goog_rdk_251"/>
        </w:sdtPr>
        <w:sdtContent>
          <w:del w:author="davide.lenzarini@u-blox.com" w:id="55" w:date="2023-11-29T17:49:16Z">
            <w:r w:rsidDel="00000000" w:rsidR="00000000" w:rsidRPr="00000000">
              <w:rPr>
                <w:rFonts w:ascii="Arial" w:cs="Arial" w:eastAsia="Arial" w:hAnsi="Arial"/>
                <w:rtl w:val="0"/>
              </w:rPr>
              <w:delText xml:space="preserve">broadcasted </w:delText>
            </w:r>
          </w:del>
        </w:sdtContent>
      </w:sdt>
      <w:r w:rsidDel="00000000" w:rsidR="00000000" w:rsidRPr="00000000">
        <w:rPr>
          <w:rFonts w:ascii="Arial" w:cs="Arial" w:eastAsia="Arial" w:hAnsi="Arial"/>
          <w:rtl w:val="0"/>
        </w:rPr>
        <w:t xml:space="preserve">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34E">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w:t>
      </w:r>
      <w:sdt>
        <w:sdtPr>
          <w:tag w:val="goog_rdk_252"/>
        </w:sdtPr>
        <w:sdtContent>
          <w:ins w:author="davide.lenzarini@u-blox.com" w:id="56" w:date="2023-11-29T17:49:42Z">
            <w:r w:rsidDel="00000000" w:rsidR="00000000" w:rsidRPr="00000000">
              <w:rPr>
                <w:rFonts w:ascii="Arial" w:cs="Arial" w:eastAsia="Arial" w:hAnsi="Arial"/>
                <w:rtl w:val="0"/>
              </w:rPr>
              <w:t xml:space="preserve">send </w:t>
            </w:r>
          </w:ins>
        </w:sdtContent>
      </w:sdt>
      <w:sdt>
        <w:sdtPr>
          <w:tag w:val="goog_rdk_253"/>
        </w:sdtPr>
        <w:sdtContent>
          <w:del w:author="davide.lenzarini@u-blox.com" w:id="56" w:date="2023-11-29T17:49:42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a SEARCHGW packet. To prevent </w:t>
      </w:r>
      <w:sdt>
        <w:sdtPr>
          <w:tag w:val="goog_rdk_254"/>
        </w:sdtPr>
        <w:sdtContent>
          <w:ins w:author="davide.lenzarini@u-blox.com" w:id="57" w:date="2023-11-29T17:50:25Z">
            <w:r w:rsidDel="00000000" w:rsidR="00000000" w:rsidRPr="00000000">
              <w:rPr>
                <w:rFonts w:ascii="Arial" w:cs="Arial" w:eastAsia="Arial" w:hAnsi="Arial"/>
                <w:rtl w:val="0"/>
              </w:rPr>
              <w:t xml:space="preserve">network flooding</w:t>
            </w:r>
          </w:ins>
        </w:sdtContent>
      </w:sdt>
      <w:sdt>
        <w:sdtPr>
          <w:tag w:val="goog_rdk_255"/>
        </w:sdtPr>
        <w:sdtContent>
          <w:del w:author="davide.lenzarini@u-blox.com" w:id="57" w:date="2023-11-29T17:50:25Z">
            <w:r w:rsidDel="00000000" w:rsidR="00000000" w:rsidRPr="00000000">
              <w:rPr>
                <w:rFonts w:ascii="Arial" w:cs="Arial" w:eastAsia="Arial" w:hAnsi="Arial"/>
                <w:rtl w:val="0"/>
              </w:rPr>
              <w:delText xml:space="preserve">broadcast storms</w:delText>
            </w:r>
          </w:del>
        </w:sdtContent>
      </w:sdt>
      <w:r w:rsidDel="00000000" w:rsidR="00000000" w:rsidRPr="00000000">
        <w:rPr>
          <w:rFonts w:ascii="Arial" w:cs="Arial" w:eastAsia="Arial" w:hAnsi="Arial"/>
          <w:rtl w:val="0"/>
        </w:rPr>
        <w:t xml:space="preserve"> when multiple clients start searching for GW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34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w:t>
      </w:r>
      <w:sdt>
        <w:sdtPr>
          <w:tag w:val="goog_rdk_256"/>
        </w:sdtPr>
        <w:sdtContent>
          <w:ins w:author="davide.lenzarini@u-blox.com" w:id="58" w:date="2023-11-29T17:51:12Z">
            <w:r w:rsidDel="00000000" w:rsidR="00000000" w:rsidRPr="00000000">
              <w:rPr>
                <w:rFonts w:ascii="Arial" w:cs="Arial" w:eastAsia="Arial" w:hAnsi="Arial"/>
                <w:rtl w:val="0"/>
              </w:rPr>
              <w:t xml:space="preserve">transmission </w:t>
            </w:r>
          </w:ins>
        </w:sdtContent>
      </w:sdt>
      <w:sdt>
        <w:sdtPr>
          <w:tag w:val="goog_rdk_257"/>
        </w:sdtPr>
        <w:sdtContent>
          <w:del w:author="davide.lenzarini@u-blox.com" w:id="58" w:date="2023-11-29T17:51:12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35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1">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GWs in its list, it selects one GW out of its list and includes that information into the GWINFO packet.</w:t>
      </w:r>
    </w:p>
    <w:p w:rsidR="00000000" w:rsidDel="00000000" w:rsidP="00000000" w:rsidRDefault="00000000" w:rsidRPr="00000000" w14:paraId="00001352">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3">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w:t>
      </w:r>
      <w:sdt>
        <w:sdtPr>
          <w:tag w:val="goog_rdk_258"/>
        </w:sdtPr>
        <w:sdtContent>
          <w:ins w:author="davide.lenzarini@u-blox.com" w:id="59" w:date="2023-11-29T17:52:11Z">
            <w:r w:rsidDel="00000000" w:rsidR="00000000" w:rsidRPr="00000000">
              <w:rPr>
                <w:rFonts w:ascii="Arial" w:cs="Arial" w:eastAsia="Arial" w:hAnsi="Arial"/>
                <w:rtl w:val="0"/>
              </w:rPr>
              <w:t xml:space="preserve">transmitted </w:t>
            </w:r>
          </w:ins>
        </w:sdtContent>
      </w:sdt>
      <w:sdt>
        <w:sdtPr>
          <w:tag w:val="goog_rdk_259"/>
        </w:sdtPr>
        <w:sdtContent>
          <w:del w:author="davide.lenzarini@u-blox.com" w:id="59" w:date="2023-11-29T17:52:11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354">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5">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356">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357">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5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359">
      <w:pPr>
        <w:pStyle w:val="Heading2"/>
        <w:keepLines w:val="1"/>
        <w:spacing w:after="64" w:before="0" w:line="259" w:lineRule="auto"/>
        <w:ind w:left="0" w:firstLine="0"/>
        <w:rPr>
          <w:rFonts w:ascii="Arial" w:cs="Arial" w:eastAsia="Arial" w:hAnsi="Arial"/>
        </w:rPr>
      </w:pPr>
      <w:bookmarkStart w:colFirst="0" w:colLast="0" w:name="_heading=h.434ayfz" w:id="220"/>
      <w:bookmarkEnd w:id="220"/>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35A">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GW, unless it is publishing ONLY using OUT OF BAND packets. The procedure for setting up a session with a GW is illustrated in Fig. 3. </w:t>
      </w:r>
    </w:p>
    <w:p w:rsidR="00000000" w:rsidDel="00000000" w:rsidP="00000000" w:rsidRDefault="00000000" w:rsidRPr="00000000" w14:paraId="0000135B">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will or auth or both interactions should take place.</w:t>
      </w:r>
    </w:p>
    <w:p w:rsidR="00000000" w:rsidDel="00000000" w:rsidP="00000000" w:rsidRDefault="00000000" w:rsidRPr="00000000" w14:paraId="0000135C">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5D">
      <w:pPr>
        <w:spacing w:after="0" w:line="246" w:lineRule="auto"/>
        <w:ind w:left="-5" w:right="4" w:firstLine="0"/>
        <w:jc w:val="center"/>
        <w:rPr>
          <w:rFonts w:ascii="Arial" w:cs="Arial" w:eastAsia="Arial" w:hAnsi="Arial"/>
        </w:rPr>
      </w:pPr>
      <w:sdt>
        <w:sdtPr>
          <w:tag w:val="goog_rdk_260"/>
        </w:sdtPr>
        <w:sdtContent>
          <w:commentRangeStart w:id="65"/>
        </w:sdtContent>
      </w:sdt>
      <w:r w:rsidDel="00000000" w:rsidR="00000000" w:rsidRPr="00000000">
        <w:rPr>
          <w:rFonts w:ascii="Arial" w:cs="Arial" w:eastAsia="Arial" w:hAnsi="Arial"/>
        </w:rPr>
        <w:drawing>
          <wp:inline distB="0" distT="0" distL="0" distR="0">
            <wp:extent cx="2222500" cy="1371600"/>
            <wp:effectExtent b="0" l="0" r="0" t="0"/>
            <wp:docPr descr="A picture containing shape&#10;&#10;Description automatically generated" id="2" name="image4.png"/>
            <a:graphic>
              <a:graphicData uri="http://schemas.openxmlformats.org/drawingml/2006/picture">
                <pic:pic>
                  <pic:nvPicPr>
                    <pic:cNvPr descr="A picture containing shape&#10;&#10;Description automatically generated" id="0" name="image4.png"/>
                    <pic:cNvPicPr preferRelativeResize="0"/>
                  </pic:nvPicPr>
                  <pic:blipFill>
                    <a:blip r:embed="rId56"/>
                    <a:srcRect b="0" l="0" r="0" t="0"/>
                    <a:stretch>
                      <a:fillRect/>
                    </a:stretch>
                  </pic:blipFill>
                  <pic:spPr>
                    <a:xfrm>
                      <a:off x="0" y="0"/>
                      <a:ext cx="2222500" cy="1371600"/>
                    </a:xfrm>
                    <a:prstGeom prst="rect"/>
                    <a:ln/>
                  </pic:spPr>
                </pic:pic>
              </a:graphicData>
            </a:graphic>
          </wp:inline>
        </w:drawing>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35E">
      <w:pPr>
        <w:spacing w:after="349" w:line="265" w:lineRule="auto"/>
        <w:jc w:val="center"/>
        <w:rPr>
          <w:rFonts w:ascii="Arial" w:cs="Arial" w:eastAsia="Arial" w:hAnsi="Arial"/>
        </w:rPr>
      </w:pPr>
      <w:sdt>
        <w:sdtPr>
          <w:tag w:val="goog_rdk_261"/>
        </w:sdtPr>
        <w:sdtContent>
          <w:commentRangeStart w:id="66"/>
        </w:sdtContent>
      </w:sdt>
      <w:r w:rsidDel="00000000" w:rsidR="00000000" w:rsidRPr="00000000">
        <w:rPr>
          <w:rFonts w:ascii="Arial" w:cs="Arial" w:eastAsia="Arial" w:hAnsi="Arial"/>
          <w:rtl w:val="0"/>
        </w:rPr>
        <w:t xml:space="preserve">Figure 3a: Connect procedure (without will flag set)</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5F">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If the Will flag is set, the client then sends these two pieces of information to the GW upon receiving the corresponding request packets WILLTOPICREQ and WILLMSQREQ. The procedure is terminated with the CONNACK packet sent by the GW.</w:t>
      </w:r>
    </w:p>
    <w:p w:rsidR="00000000" w:rsidDel="00000000" w:rsidP="00000000" w:rsidRDefault="00000000" w:rsidRPr="00000000" w14:paraId="00001360">
      <w:pPr>
        <w:spacing w:after="303" w:line="259" w:lineRule="auto"/>
        <w:ind w:left="2250" w:firstLine="0"/>
        <w:rPr>
          <w:rFonts w:ascii="Arial" w:cs="Arial" w:eastAsia="Arial" w:hAnsi="Arial"/>
        </w:rPr>
      </w:pPr>
      <w:sdt>
        <w:sdtPr>
          <w:tag w:val="goog_rdk_262"/>
        </w:sdtPr>
        <w:sdtContent>
          <w:commentRangeStart w:id="67"/>
        </w:sdtContent>
      </w:sdt>
      <w:sdt>
        <w:sdtPr>
          <w:tag w:val="goog_rdk_263"/>
        </w:sdtPr>
        <w:sdtContent>
          <w:commentRangeStart w:id="68"/>
        </w:sdtContent>
      </w:sdt>
      <w:r w:rsidDel="00000000" w:rsidR="00000000" w:rsidRPr="00000000">
        <w:rPr>
          <w:rFonts w:ascii="Arial" w:cs="Arial" w:eastAsia="Arial" w:hAnsi="Arial"/>
        </w:rPr>
        <w:drawing>
          <wp:inline distB="0" distT="0" distL="0" distR="0">
            <wp:extent cx="3073400" cy="2489200"/>
            <wp:effectExtent b="0" l="0" r="0" t="0"/>
            <wp:docPr descr="A picture containing graphical user interface&#10;&#10;Description automatically generated" id="5" name="image5.png"/>
            <a:graphic>
              <a:graphicData uri="http://schemas.openxmlformats.org/drawingml/2006/picture">
                <pic:pic>
                  <pic:nvPicPr>
                    <pic:cNvPr descr="A picture containing graphical user interface&#10;&#10;Description automatically generated" id="0" name="image5.png"/>
                    <pic:cNvPicPr preferRelativeResize="0"/>
                  </pic:nvPicPr>
                  <pic:blipFill>
                    <a:blip r:embed="rId57"/>
                    <a:srcRect b="0" l="0" r="0" t="0"/>
                    <a:stretch>
                      <a:fillRect/>
                    </a:stretch>
                  </pic:blipFill>
                  <pic:spPr>
                    <a:xfrm>
                      <a:off x="0" y="0"/>
                      <a:ext cx="3073400" cy="2489200"/>
                    </a:xfrm>
                    <a:prstGeom prst="rect"/>
                    <a:ln/>
                  </pic:spPr>
                </pic:pic>
              </a:graphicData>
            </a:graphic>
          </wp:inline>
        </w:drawing>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1361">
      <w:pPr>
        <w:spacing w:after="349" w:line="265" w:lineRule="auto"/>
        <w:jc w:val="center"/>
        <w:rPr>
          <w:rFonts w:ascii="Arial" w:cs="Arial" w:eastAsia="Arial" w:hAnsi="Arial"/>
        </w:rPr>
      </w:pPr>
      <w:sdt>
        <w:sdtPr>
          <w:tag w:val="goog_rdk_264"/>
        </w:sdtPr>
        <w:sdtContent>
          <w:commentRangeStart w:id="69"/>
        </w:sdtContent>
      </w:sdt>
      <w:r w:rsidDel="00000000" w:rsidR="00000000" w:rsidRPr="00000000">
        <w:rPr>
          <w:rFonts w:ascii="Arial" w:cs="Arial" w:eastAsia="Arial" w:hAnsi="Arial"/>
          <w:rtl w:val="0"/>
        </w:rPr>
        <w:t xml:space="preserve">Figure 3b: Connect procedure (with will flag set)</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1362">
      <w:pPr>
        <w:spacing w:after="349" w:line="265" w:lineRule="auto"/>
        <w:jc w:val="center"/>
        <w:rPr>
          <w:rFonts w:ascii="Arial" w:cs="Arial" w:eastAsia="Arial" w:hAnsi="Arial"/>
        </w:rPr>
      </w:pPr>
      <w:sdt>
        <w:sdtPr>
          <w:tag w:val="goog_rdk_265"/>
        </w:sdtPr>
        <w:sdtContent>
          <w:commentRangeStart w:id="70"/>
        </w:sdtContent>
      </w:sdt>
      <w:r w:rsidDel="00000000" w:rsidR="00000000" w:rsidRPr="00000000">
        <w:rPr>
          <w:rFonts w:ascii="Arial" w:cs="Arial" w:eastAsia="Arial" w:hAnsi="Arial"/>
        </w:rPr>
        <w:drawing>
          <wp:inline distB="0" distT="0" distL="0" distR="0">
            <wp:extent cx="2692400" cy="2489200"/>
            <wp:effectExtent b="0" l="0" r="0" t="0"/>
            <wp:docPr descr="Graphical user interface&#10;&#10;Description automatically generated with medium confidence" id="4" name="image2.png"/>
            <a:graphic>
              <a:graphicData uri="http://schemas.openxmlformats.org/drawingml/2006/picture">
                <pic:pic>
                  <pic:nvPicPr>
                    <pic:cNvPr descr="Graphical user interface&#10;&#10;Description automatically generated with medium confidence" id="0" name="image2.png"/>
                    <pic:cNvPicPr preferRelativeResize="0"/>
                  </pic:nvPicPr>
                  <pic:blipFill>
                    <a:blip r:embed="rId58"/>
                    <a:srcRect b="0" l="0" r="0" t="0"/>
                    <a:stretch>
                      <a:fillRect/>
                    </a:stretch>
                  </pic:blipFill>
                  <pic:spPr>
                    <a:xfrm>
                      <a:off x="0" y="0"/>
                      <a:ext cx="2692400" cy="2489200"/>
                    </a:xfrm>
                    <a:prstGeom prst="rect"/>
                    <a:ln/>
                  </pic:spPr>
                </pic:pic>
              </a:graphicData>
            </a:graphic>
          </wp:inline>
        </w:drawing>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36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3c: Connect procedure (with auth flag set)</w:t>
      </w:r>
    </w:p>
    <w:p w:rsidR="00000000" w:rsidDel="00000000" w:rsidP="00000000" w:rsidRDefault="00000000" w:rsidRPr="00000000" w14:paraId="00001364">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w:t>
      </w:r>
      <w:sdt>
        <w:sdtPr>
          <w:tag w:val="goog_rdk_266"/>
        </w:sdtPr>
        <w:sdtContent>
          <w:commentRangeStart w:id="71"/>
        </w:sdtContent>
      </w:sdt>
      <w:r w:rsidDel="00000000" w:rsidR="00000000" w:rsidRPr="00000000">
        <w:rPr>
          <w:rFonts w:ascii="Arial" w:cs="Arial" w:eastAsia="Arial" w:hAnsi="Arial"/>
          <w:rtl w:val="0"/>
        </w:rPr>
        <w:t xml:space="preserve">gateway</w:t>
      </w:r>
      <w:commentRangeEnd w:id="71"/>
      <w:r w:rsidDel="00000000" w:rsidR="00000000" w:rsidRPr="00000000">
        <w:commentReference w:id="71"/>
      </w:r>
      <w:r w:rsidDel="00000000" w:rsidR="00000000" w:rsidRPr="00000000">
        <w:rPr>
          <w:rFonts w:ascii="Arial" w:cs="Arial" w:eastAsia="Arial" w:hAnsi="Arial"/>
          <w:rtl w:val="0"/>
        </w:rPr>
        <w:t xml:space="preserve">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5">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6">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367">
      <w:pPr>
        <w:pStyle w:val="Heading2"/>
        <w:keepLines w:val="1"/>
        <w:spacing w:after="64" w:before="0" w:line="259" w:lineRule="auto"/>
        <w:ind w:left="0" w:firstLine="0"/>
        <w:rPr>
          <w:rFonts w:ascii="Arial" w:cs="Arial" w:eastAsia="Arial" w:hAnsi="Arial"/>
        </w:rPr>
      </w:pPr>
      <w:bookmarkStart w:colFirst="0" w:colLast="0" w:name="_heading=h.2i9l8ns" w:id="221"/>
      <w:bookmarkEnd w:id="221"/>
      <w:r w:rsidDel="00000000" w:rsidR="00000000" w:rsidRPr="00000000">
        <w:rPr>
          <w:rFonts w:ascii="Arial" w:cs="Arial" w:eastAsia="Arial" w:hAnsi="Arial"/>
          <w:rtl w:val="0"/>
        </w:rPr>
        <w:t xml:space="preserve">4.5 Quality of Service levels and protocol flows</w:t>
      </w:r>
    </w:p>
    <w:p w:rsidR="00000000" w:rsidDel="00000000" w:rsidP="00000000" w:rsidRDefault="00000000" w:rsidRPr="00000000" w14:paraId="00001368">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69">
      <w:pPr>
        <w:pStyle w:val="Heading3"/>
        <w:ind w:left="0" w:firstLine="0"/>
        <w:rPr>
          <w:rFonts w:ascii="Arial" w:cs="Arial" w:eastAsia="Arial" w:hAnsi="Arial"/>
        </w:rPr>
      </w:pPr>
      <w:bookmarkStart w:colFirst="0" w:colLast="0" w:name="_heading=h.xevivl" w:id="222"/>
      <w:bookmarkEnd w:id="222"/>
      <w:r w:rsidDel="00000000" w:rsidR="00000000" w:rsidRPr="00000000">
        <w:rPr>
          <w:rFonts w:ascii="Arial" w:cs="Arial" w:eastAsia="Arial" w:hAnsi="Arial"/>
          <w:rtl w:val="0"/>
        </w:rPr>
        <w:t xml:space="preserve">4.5.1 QoS 0: At most once delivery</w:t>
      </w:r>
    </w:p>
    <w:p w:rsidR="00000000" w:rsidDel="00000000" w:rsidP="00000000" w:rsidRDefault="00000000" w:rsidRPr="00000000" w14:paraId="0000136A">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6B">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6C">
      <w:pPr>
        <w:rPr>
          <w:rFonts w:ascii="Arial" w:cs="Arial" w:eastAsia="Arial" w:hAnsi="Arial"/>
        </w:rPr>
      </w:pPr>
      <w:bookmarkStart w:colFirst="0" w:colLast="0" w:name="_heading=h.3hej1je" w:id="223"/>
      <w:bookmarkEnd w:id="223"/>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6D">
      <w:pPr>
        <w:numPr>
          <w:ilvl w:val="0"/>
          <w:numId w:val="19"/>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6E">
      <w:pPr>
        <w:rPr>
          <w:rFonts w:ascii="Arial" w:cs="Arial" w:eastAsia="Arial" w:hAnsi="Arial"/>
        </w:rPr>
      </w:pPr>
      <w:bookmarkStart w:colFirst="0" w:colLast="0" w:name="_heading=h.1wjtbr7" w:id="224"/>
      <w:bookmarkEnd w:id="224"/>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6F">
      <w:pPr>
        <w:numPr>
          <w:ilvl w:val="0"/>
          <w:numId w:val="19"/>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70">
      <w:pPr>
        <w:ind w:left="720" w:firstLine="0"/>
        <w:rPr>
          <w:rFonts w:ascii="Arial" w:cs="Arial" w:eastAsia="Arial" w:hAnsi="Arial"/>
        </w:rPr>
      </w:pPr>
      <w:bookmarkStart w:colFirst="0" w:colLast="0" w:name="_heading=h.4gjguf0" w:id="225"/>
      <w:bookmarkEnd w:id="225"/>
      <w:r w:rsidDel="00000000" w:rsidR="00000000" w:rsidRPr="00000000">
        <w:rPr>
          <w:rtl w:val="0"/>
        </w:rPr>
      </w:r>
    </w:p>
    <w:tbl>
      <w:tblPr>
        <w:tblStyle w:val="Table56"/>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71">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72">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73">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74">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37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7">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9">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A">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D">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7E">
      <w:pPr>
        <w:rPr>
          <w:rFonts w:ascii="Arial" w:cs="Arial" w:eastAsia="Arial" w:hAnsi="Arial"/>
        </w:rPr>
      </w:pPr>
      <w:bookmarkStart w:colFirst="0" w:colLast="0" w:name="_heading=h.2vor4mt" w:id="226"/>
      <w:bookmarkEnd w:id="226"/>
      <w:r w:rsidDel="00000000" w:rsidR="00000000" w:rsidRPr="00000000">
        <w:rPr>
          <w:rtl w:val="0"/>
        </w:rPr>
      </w:r>
    </w:p>
    <w:p w:rsidR="00000000" w:rsidDel="00000000" w:rsidP="00000000" w:rsidRDefault="00000000" w:rsidRPr="00000000" w14:paraId="0000137F">
      <w:pPr>
        <w:pStyle w:val="Heading3"/>
        <w:ind w:left="0" w:firstLine="0"/>
        <w:rPr>
          <w:rFonts w:ascii="Arial" w:cs="Arial" w:eastAsia="Arial" w:hAnsi="Arial"/>
        </w:rPr>
      </w:pPr>
      <w:bookmarkStart w:colFirst="0" w:colLast="0" w:name="_heading=h.1au1eum" w:id="227"/>
      <w:bookmarkEnd w:id="227"/>
      <w:r w:rsidDel="00000000" w:rsidR="00000000" w:rsidRPr="00000000">
        <w:rPr>
          <w:rFonts w:ascii="Arial" w:cs="Arial" w:eastAsia="Arial" w:hAnsi="Arial"/>
          <w:rtl w:val="0"/>
        </w:rPr>
        <w:t xml:space="preserve">4.5.2 QoS 1: At least once delivery</w:t>
      </w:r>
    </w:p>
    <w:p w:rsidR="00000000" w:rsidDel="00000000" w:rsidP="00000000" w:rsidRDefault="00000000" w:rsidRPr="00000000" w14:paraId="00001380">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81">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82">
      <w:pPr>
        <w:rPr>
          <w:rFonts w:ascii="Arial" w:cs="Arial" w:eastAsia="Arial" w:hAnsi="Arial"/>
        </w:rPr>
      </w:pPr>
      <w:bookmarkStart w:colFirst="0" w:colLast="0" w:name="_heading=h.3utoxif" w:id="228"/>
      <w:bookmarkEnd w:id="22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83">
      <w:pPr>
        <w:numPr>
          <w:ilvl w:val="0"/>
          <w:numId w:val="19"/>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84">
      <w:pPr>
        <w:numPr>
          <w:ilvl w:val="0"/>
          <w:numId w:val="19"/>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85">
      <w:pPr>
        <w:numPr>
          <w:ilvl w:val="0"/>
          <w:numId w:val="19"/>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86">
      <w:pPr>
        <w:rPr>
          <w:rFonts w:ascii="Arial" w:cs="Arial" w:eastAsia="Arial" w:hAnsi="Arial"/>
          <w:highlight w:val="yellow"/>
        </w:rPr>
      </w:pPr>
      <w:bookmarkStart w:colFirst="0" w:colLast="0" w:name="_heading=h.29yz7q8" w:id="229"/>
      <w:bookmarkEnd w:id="22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87">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88">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At any given time a sender </w:t>
      </w:r>
      <w:sdt>
        <w:sdtPr>
          <w:tag w:val="goog_rdk_267"/>
        </w:sdtPr>
        <w:sdtContent>
          <w:commentRangeStart w:id="72"/>
        </w:sdtContent>
      </w:sdt>
      <w:r w:rsidDel="00000000" w:rsidR="00000000" w:rsidRPr="00000000">
        <w:rPr>
          <w:rFonts w:ascii="Arial" w:cs="Arial" w:eastAsia="Arial" w:hAnsi="Arial"/>
          <w:b w:val="1"/>
          <w:highlight w:val="yellow"/>
          <w:rtl w:val="0"/>
        </w:rPr>
        <w:t xml:space="preserve">m</w:t>
      </w:r>
      <w:sdt>
        <w:sdtPr>
          <w:tag w:val="goog_rdk_268"/>
        </w:sdtPr>
        <w:sdtContent>
          <w:ins w:author="davide.lenzarini@u-blox.com" w:id="60" w:date="2023-11-29T08:17:19Z">
            <w:commentRangeEnd w:id="72"/>
            <w:r w:rsidDel="00000000" w:rsidR="00000000" w:rsidRPr="00000000">
              <w:commentReference w:id="72"/>
            </w:r>
            <w:r w:rsidDel="00000000" w:rsidR="00000000" w:rsidRPr="00000000">
              <w:rPr>
                <w:rFonts w:ascii="Arial" w:cs="Arial" w:eastAsia="Arial" w:hAnsi="Arial"/>
                <w:b w:val="1"/>
                <w:highlight w:val="yellow"/>
                <w:rtl w:val="0"/>
              </w:rPr>
              <w:t xml:space="preserve">ust</w:t>
            </w:r>
          </w:ins>
        </w:sdtContent>
      </w:sdt>
      <w:sdt>
        <w:sdtPr>
          <w:tag w:val="goog_rdk_269"/>
        </w:sdtPr>
        <w:sdtContent>
          <w:del w:author="davide.lenzarini@u-blox.com" w:id="60" w:date="2023-11-29T08:17:19Z">
            <w:r w:rsidDel="00000000" w:rsidR="00000000" w:rsidRPr="00000000">
              <w:rPr>
                <w:rFonts w:ascii="Arial" w:cs="Arial" w:eastAsia="Arial" w:hAnsi="Arial"/>
                <w:b w:val="1"/>
                <w:highlight w:val="yellow"/>
                <w:rtl w:val="0"/>
              </w:rPr>
              <w:delText xml:space="preserve">y</w:delText>
            </w:r>
          </w:del>
        </w:sdtContent>
      </w:sdt>
      <w:r w:rsidDel="00000000" w:rsidR="00000000" w:rsidRPr="00000000">
        <w:rPr>
          <w:rFonts w:ascii="Arial" w:cs="Arial" w:eastAsia="Arial" w:hAnsi="Arial"/>
          <w:b w:val="1"/>
          <w:highlight w:val="yellow"/>
          <w:rtl w:val="0"/>
        </w:rPr>
        <w:t xml:space="preserve"> ONLY have 1 outstanding application message inflight.</w:t>
      </w:r>
      <w:r w:rsidDel="00000000" w:rsidR="00000000" w:rsidRPr="00000000">
        <w:rPr>
          <w:rtl w:val="0"/>
        </w:rPr>
      </w:r>
    </w:p>
    <w:p w:rsidR="00000000" w:rsidDel="00000000" w:rsidP="00000000" w:rsidRDefault="00000000" w:rsidRPr="00000000" w14:paraId="0000138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8A">
      <w:pPr>
        <w:rPr>
          <w:rFonts w:ascii="Arial" w:cs="Arial" w:eastAsia="Arial" w:hAnsi="Arial"/>
        </w:rPr>
      </w:pPr>
      <w:bookmarkStart w:colFirst="0" w:colLast="0" w:name="_heading=h.p49hy1" w:id="230"/>
      <w:bookmarkEnd w:id="23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8B">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8C">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8D">
      <w:pPr>
        <w:jc w:val="both"/>
        <w:rPr>
          <w:rFonts w:ascii="Arial" w:cs="Arial" w:eastAsia="Arial" w:hAnsi="Arial"/>
        </w:rPr>
      </w:pPr>
      <w:r w:rsidDel="00000000" w:rsidR="00000000" w:rsidRPr="00000000">
        <w:rPr>
          <w:rtl w:val="0"/>
        </w:rPr>
      </w:r>
    </w:p>
    <w:p w:rsidR="00000000" w:rsidDel="00000000" w:rsidP="00000000" w:rsidRDefault="00000000" w:rsidRPr="00000000" w14:paraId="0000138E">
      <w:pPr>
        <w:ind w:left="720" w:firstLine="0"/>
        <w:rPr>
          <w:rFonts w:ascii="Arial" w:cs="Arial" w:eastAsia="Arial" w:hAnsi="Arial"/>
        </w:rPr>
      </w:pPr>
      <w:bookmarkStart w:colFirst="0" w:colLast="0" w:name="_heading=h.393x0lu" w:id="231"/>
      <w:bookmarkEnd w:id="231"/>
      <w:sdt>
        <w:sdtPr>
          <w:tag w:val="goog_rdk_270"/>
        </w:sdtPr>
        <w:sdtContent>
          <w:commentRangeStart w:id="73"/>
        </w:sdtContent>
      </w:sdt>
      <w:r w:rsidDel="00000000" w:rsidR="00000000" w:rsidRPr="00000000">
        <w:rPr>
          <w:rFonts w:ascii="Arial" w:cs="Arial" w:eastAsia="Arial" w:hAnsi="Arial"/>
          <w:rtl w:val="0"/>
        </w:rPr>
        <w:t xml:space="preserve">Figure 4.2 – QoS 1 protocol flow diagram, Informative example</w:t>
      </w:r>
    </w:p>
    <w:tbl>
      <w:tblPr>
        <w:tblStyle w:val="Table57"/>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8F">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0">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91">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92">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9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4">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5">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96">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97">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A">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C">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9D">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9E">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9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0">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A1">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3A2">
      <w:pPr>
        <w:ind w:left="720" w:firstLine="0"/>
        <w:rPr>
          <w:rFonts w:ascii="Arial" w:cs="Arial" w:eastAsia="Arial" w:hAnsi="Arial"/>
        </w:rPr>
      </w:pPr>
      <w:r w:rsidDel="00000000" w:rsidR="00000000" w:rsidRPr="00000000">
        <w:rPr>
          <w:rFonts w:ascii="Arial" w:cs="Arial" w:eastAsia="Arial" w:hAnsi="Arial"/>
          <w:vertAlign w:val="superscript"/>
          <w:rtl w:val="0"/>
        </w:rPr>
        <w:t xml:space="preserve">1 </w:t>
      </w:r>
      <w:r w:rsidDel="00000000" w:rsidR="00000000" w:rsidRPr="00000000">
        <w:rPr>
          <w:rFonts w:ascii="Arial" w:cs="Arial" w:eastAsia="Arial" w:hAnsi="Arial"/>
          <w:rtl w:val="0"/>
        </w:rPr>
        <w:t xml:space="preserve">The receiver does not need to complete delivery of the Application Message before sending the PUBACK. When its original sender receives the PUBACK packet, ownership of the Application Message is transferred to the receiver.</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13A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A4">
      <w:pPr>
        <w:pStyle w:val="Heading3"/>
        <w:rPr/>
      </w:pPr>
      <w:bookmarkStart w:colFirst="0" w:colLast="0" w:name="_heading=h.1o97atn" w:id="232"/>
      <w:bookmarkEnd w:id="232"/>
      <w:r w:rsidDel="00000000" w:rsidR="00000000" w:rsidRPr="00000000">
        <w:rPr>
          <w:rtl w:val="0"/>
        </w:rPr>
        <w:t xml:space="preserve">4.5.3 QoS 2: Exactly once delivery</w:t>
      </w:r>
    </w:p>
    <w:p w:rsidR="00000000" w:rsidDel="00000000" w:rsidP="00000000" w:rsidRDefault="00000000" w:rsidRPr="00000000" w14:paraId="000013A5">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3A6">
      <w:pPr>
        <w:rPr>
          <w:rFonts w:ascii="Arial" w:cs="Arial" w:eastAsia="Arial" w:hAnsi="Arial"/>
        </w:rPr>
      </w:pPr>
      <w:bookmarkStart w:colFirst="0" w:colLast="0" w:name="_heading=h.488uthg" w:id="233"/>
      <w:bookmarkEnd w:id="23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A7">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A8">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9">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AA">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AB">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AC">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3AD">
      <w:pPr>
        <w:numPr>
          <w:ilvl w:val="0"/>
          <w:numId w:val="21"/>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AE">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AF">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B0">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At any given time a sender my ONLY have 1 outstanding application message inflight.</w:t>
      </w:r>
      <w:r w:rsidDel="00000000" w:rsidR="00000000" w:rsidRPr="00000000">
        <w:rPr>
          <w:rtl w:val="0"/>
        </w:rPr>
      </w:r>
    </w:p>
    <w:p w:rsidR="00000000" w:rsidDel="00000000" w:rsidP="00000000" w:rsidRDefault="00000000" w:rsidRPr="00000000" w14:paraId="000013B1">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B2">
      <w:pPr>
        <w:rPr>
          <w:rFonts w:ascii="Arial" w:cs="Arial" w:eastAsia="Arial" w:hAnsi="Arial"/>
          <w:b w:val="1"/>
          <w:color w:val="000000"/>
          <w:sz w:val="18"/>
          <w:szCs w:val="18"/>
        </w:rPr>
      </w:pPr>
      <w:bookmarkStart w:colFirst="0" w:colLast="0" w:name="_heading=h.2ne53p9" w:id="234"/>
      <w:bookmarkEnd w:id="23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B3">
      <w:pPr>
        <w:numPr>
          <w:ilvl w:val="0"/>
          <w:numId w:val="23"/>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B4">
      <w:pPr>
        <w:numPr>
          <w:ilvl w:val="0"/>
          <w:numId w:val="23"/>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5">
      <w:pPr>
        <w:numPr>
          <w:ilvl w:val="0"/>
          <w:numId w:val="23"/>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B6">
      <w:pPr>
        <w:numPr>
          <w:ilvl w:val="0"/>
          <w:numId w:val="23"/>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3B7">
      <w:pPr>
        <w:numPr>
          <w:ilvl w:val="0"/>
          <w:numId w:val="23"/>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3B8">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B9">
      <w:pPr>
        <w:pStyle w:val="Heading3"/>
        <w:rPr/>
      </w:pPr>
      <w:bookmarkStart w:colFirst="0" w:colLast="0" w:name="_heading=h.12jfdx2" w:id="235"/>
      <w:bookmarkEnd w:id="235"/>
      <w:r w:rsidDel="00000000" w:rsidR="00000000" w:rsidRPr="00000000">
        <w:rPr>
          <w:rtl w:val="0"/>
        </w:rPr>
        <w:t xml:space="preserve">4.5.4 QoS -1: Constrained client delivery</w:t>
      </w:r>
    </w:p>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sub-set of features. There is no requirement to setup nor tear down a Virtual Connection, no registration nor subscription. The sender just sends its PUBLISH packets to it’s counterpart (whose address is known a-priori) and forgets them. It does not care whether the address is correct, whether the counterpart is alive, or whether the packets arrive. Only the following parameter values are allowed for a PUBLISH packet with QoS level -1:</w:t>
      </w:r>
    </w:p>
    <w:p w:rsidR="00000000" w:rsidDel="00000000" w:rsidP="00000000" w:rsidRDefault="00000000" w:rsidRPr="00000000" w14:paraId="000013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8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QoS flag: set to “0b11”</w:t>
      </w:r>
    </w:p>
    <w:p w:rsidR="00000000" w:rsidDel="00000000" w:rsidP="00000000" w:rsidRDefault="00000000" w:rsidRPr="00000000" w14:paraId="000013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Type flag: either “0b01” for pre-defined topic alias, “0b10” for short topic name, “0b11” for full topic names.</w:t>
      </w:r>
    </w:p>
    <w:p w:rsidR="00000000" w:rsidDel="00000000" w:rsidP="00000000" w:rsidRDefault="00000000" w:rsidRPr="00000000" w14:paraId="000013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or Topic Name field: value of the pre-defined topic alias or of the short topic or of the full topic name</w:t>
      </w:r>
    </w:p>
    <w:p w:rsidR="00000000" w:rsidDel="00000000" w:rsidP="00000000" w:rsidRDefault="00000000" w:rsidRPr="00000000" w14:paraId="000013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field: the data to be published.</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C0">
      <w:pPr>
        <w:rPr>
          <w:rFonts w:ascii="Arial" w:cs="Arial" w:eastAsia="Arial" w:hAnsi="Arial"/>
        </w:rPr>
      </w:pPr>
      <w:r w:rsidDel="00000000" w:rsidR="00000000" w:rsidRPr="00000000">
        <w:rPr>
          <w:rFonts w:ascii="Arial" w:cs="Arial" w:eastAsia="Arial" w:hAnsi="Arial"/>
          <w:rtl w:val="0"/>
        </w:rPr>
        <w:t xml:space="preserve">Whilst no Virtual Connection is mandated for QoS -1 delivery, a constrained client who has previously connected and established a session may wish to PUBLISH at QoS -1 during any of the lifecycle states. If the GW can determine the origin of a QoS -1 packet, it should not impact/change any existing session except for resetting the keep-alive timer.</w:t>
      </w:r>
    </w:p>
    <w:p w:rsidR="00000000" w:rsidDel="00000000" w:rsidP="00000000" w:rsidRDefault="00000000" w:rsidRPr="00000000" w14:paraId="000013C1">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C2">
      <w:pPr>
        <w:pStyle w:val="Heading3"/>
        <w:rPr/>
      </w:pPr>
      <w:bookmarkStart w:colFirst="0" w:colLast="0" w:name="_heading=h.au8d3npbmfl" w:id="236"/>
      <w:bookmarkEnd w:id="236"/>
      <w:r w:rsidDel="00000000" w:rsidR="00000000" w:rsidRPr="00000000">
        <w:rPr>
          <w:rtl w:val="0"/>
        </w:rPr>
        <w:t xml:space="preserve">4.5.5 OUT OF BAND: Constrained client delivery</w:t>
      </w:r>
    </w:p>
    <w:p w:rsidR="00000000" w:rsidDel="00000000" w:rsidP="00000000" w:rsidRDefault="00000000" w:rsidRPr="00000000" w14:paraId="000013C3">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sub-set of features. There is no requirement to setup nor tear down a Virtual Connection, no registration nor subscription. The sender just sends its PUBLISH packets to it’s counterpart (whose address is known a-priori) and forgets them. It does not care whether the address is correct, whether the counterpart is alive, or whether the packets arrive. Only the following parameter values are allowed for a PUBLISH OUT OF BAND packet:</w:t>
      </w:r>
    </w:p>
    <w:p w:rsidR="00000000" w:rsidDel="00000000" w:rsidP="00000000" w:rsidRDefault="00000000" w:rsidRPr="00000000" w14:paraId="000013C4">
      <w:pPr>
        <w:numPr>
          <w:ilvl w:val="0"/>
          <w:numId w:val="5"/>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Type flag: either “0b01” for pre-defined topic alias, “0b10” for short topic name, “0b11” for full topic names.</w:t>
      </w:r>
    </w:p>
    <w:p w:rsidR="00000000" w:rsidDel="00000000" w:rsidP="00000000" w:rsidRDefault="00000000" w:rsidRPr="00000000" w14:paraId="000013C5">
      <w:pPr>
        <w:numPr>
          <w:ilvl w:val="0"/>
          <w:numId w:val="5"/>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or Topic Name field: value of the pre-defined topic alias or of the short topic or of the full topic name</w:t>
      </w:r>
    </w:p>
    <w:p w:rsidR="00000000" w:rsidDel="00000000" w:rsidP="00000000" w:rsidRDefault="00000000" w:rsidRPr="00000000" w14:paraId="000013C6">
      <w:pPr>
        <w:numPr>
          <w:ilvl w:val="0"/>
          <w:numId w:val="5"/>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Data field: the data to be published.</w:t>
      </w:r>
    </w:p>
    <w:p w:rsidR="00000000" w:rsidDel="00000000" w:rsidP="00000000" w:rsidRDefault="00000000" w:rsidRPr="00000000" w14:paraId="000013C7">
      <w:pPr>
        <w:spacing w:before="0" w:lineRule="auto"/>
        <w:ind w:left="567" w:firstLine="0"/>
        <w:rPr>
          <w:rFonts w:ascii="Arial" w:cs="Arial" w:eastAsia="Arial" w:hAnsi="Arial"/>
        </w:rPr>
      </w:pPr>
      <w:r w:rsidDel="00000000" w:rsidR="00000000" w:rsidRPr="00000000">
        <w:rPr>
          <w:rtl w:val="0"/>
        </w:rPr>
      </w:r>
    </w:p>
    <w:p w:rsidR="00000000" w:rsidDel="00000000" w:rsidP="00000000" w:rsidRDefault="00000000" w:rsidRPr="00000000" w14:paraId="000013C8">
      <w:pPr>
        <w:rPr>
          <w:rFonts w:ascii="Arial" w:cs="Arial" w:eastAsia="Arial" w:hAnsi="Arial"/>
          <w:highlight w:val="yellow"/>
        </w:rPr>
      </w:pPr>
      <w:r w:rsidDel="00000000" w:rsidR="00000000" w:rsidRPr="00000000">
        <w:rPr>
          <w:rFonts w:ascii="Arial" w:cs="Arial" w:eastAsia="Arial" w:hAnsi="Arial"/>
          <w:rtl w:val="0"/>
        </w:rPr>
        <w:t xml:space="preserve">Whilst no Virtual Connection is mandated for OUT OF BAND delivery, a constrained client who has previously connected and established a session may wish to PUBLISH OUT OF BAND during any of the lifecycle states. If the GW can determine the origin of a OUT OF BAND packet, it should not impact/change any existing session except for resetting the keep-alive timer.</w:t>
      </w:r>
      <w:r w:rsidDel="00000000" w:rsidR="00000000" w:rsidRPr="00000000">
        <w:rPr>
          <w:rtl w:val="0"/>
        </w:rPr>
      </w:r>
    </w:p>
    <w:p w:rsidR="00000000" w:rsidDel="00000000" w:rsidP="00000000" w:rsidRDefault="00000000" w:rsidRPr="00000000" w14:paraId="000013C9">
      <w:pPr>
        <w:pStyle w:val="Heading2"/>
        <w:rPr/>
      </w:pPr>
      <w:bookmarkStart w:colFirst="0" w:colLast="0" w:name="_heading=h.3mj2wkv" w:id="237"/>
      <w:bookmarkEnd w:id="237"/>
      <w:r w:rsidDel="00000000" w:rsidR="00000000" w:rsidRPr="00000000">
        <w:rPr>
          <w:rtl w:val="0"/>
        </w:rPr>
        <w:t xml:space="preserve">4.6 Client states</w:t>
      </w:r>
    </w:p>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activates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3CB">
      <w:pPr>
        <w:rPr>
          <w:rFonts w:ascii="Arial" w:cs="Arial" w:eastAsia="Arial" w:hAnsi="Arial"/>
        </w:rPr>
      </w:pPr>
      <w:r w:rsidDel="00000000" w:rsidR="00000000" w:rsidRPr="00000000">
        <w:rPr>
          <w:rtl w:val="0"/>
        </w:rPr>
      </w:r>
    </w:p>
    <w:tbl>
      <w:tblPr>
        <w:tblStyle w:val="Table5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3CC">
            <w:pPr>
              <w:jc w:val="center"/>
              <w:rPr>
                <w:rFonts w:ascii="Arial" w:cs="Arial" w:eastAsia="Arial" w:hAnsi="Arial"/>
                <w:b w:val="1"/>
              </w:rPr>
            </w:pPr>
            <w:sdt>
              <w:sdtPr>
                <w:tag w:val="goog_rdk_271"/>
              </w:sdtPr>
              <w:sdtContent>
                <w:commentRangeStart w:id="74"/>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3CD">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3CE">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3CF">
            <w:pPr>
              <w:rPr>
                <w:rFonts w:ascii="Arial" w:cs="Arial" w:eastAsia="Arial" w:hAnsi="Arial"/>
                <w:b w:val="1"/>
              </w:rPr>
            </w:pPr>
            <w:commentRangeEnd w:id="74"/>
            <w:r w:rsidDel="00000000" w:rsidR="00000000" w:rsidRPr="00000000">
              <w:commentReference w:id="74"/>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3D0">
            <w:pPr>
              <w:rPr>
                <w:rFonts w:ascii="Arial" w:cs="Arial" w:eastAsia="Arial" w:hAnsi="Arial"/>
              </w:rPr>
            </w:pPr>
            <w:r w:rsidDel="00000000" w:rsidR="00000000" w:rsidRPr="00000000">
              <w:rPr>
                <w:rFonts w:ascii="Arial" w:cs="Arial" w:eastAsia="Arial" w:hAnsi="Arial"/>
                <w:rtl w:val="0"/>
              </w:rPr>
              <w:t xml:space="preserve">The client is considered offline. The GW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3D1">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3D2">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3D3">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GW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LOST (by way of supervised gateway timers).</w:t>
            </w:r>
          </w:p>
        </w:tc>
        <w:tc>
          <w:tcPr/>
          <w:p w:rsidR="00000000" w:rsidDel="00000000" w:rsidP="00000000" w:rsidRDefault="00000000" w:rsidRPr="00000000" w14:paraId="000013D4">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3D5">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3D6">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3D7">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GW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72"/>
              </w:sdtPr>
              <w:sdtContent>
                <w:commentRangeStart w:id="75"/>
              </w:sdtContent>
            </w:sdt>
            <w:r w:rsidDel="00000000" w:rsidR="00000000" w:rsidRPr="00000000">
              <w:rPr>
                <w:rFonts w:ascii="Arial" w:cs="Arial" w:eastAsia="Arial" w:hAnsi="Arial"/>
                <w:rtl w:val="0"/>
              </w:rPr>
              <w:t xml:space="preserve">by way of supervised gateway timers</w:t>
            </w:r>
            <w:commentRangeEnd w:id="75"/>
            <w:r w:rsidDel="00000000" w:rsidR="00000000" w:rsidRPr="00000000">
              <w:commentReference w:id="75"/>
            </w:r>
            <w:r w:rsidDel="00000000" w:rsidR="00000000" w:rsidRPr="00000000">
              <w:rPr>
                <w:rFonts w:ascii="Arial" w:cs="Arial" w:eastAsia="Arial" w:hAnsi="Arial"/>
                <w:rtl w:val="0"/>
              </w:rPr>
              <w:t xml:space="preserve">).</w:t>
            </w:r>
          </w:p>
        </w:tc>
        <w:tc>
          <w:tcPr/>
          <w:p w:rsidR="00000000" w:rsidDel="00000000" w:rsidP="00000000" w:rsidRDefault="00000000" w:rsidRPr="00000000" w14:paraId="000013D8">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3D9">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3DA">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3DB">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3DC">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3DD">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73"/>
              </w:sdtPr>
              <w:sdtContent>
                <w:commentRangeStart w:id="76"/>
              </w:sdtContent>
            </w:sdt>
            <w:r w:rsidDel="00000000" w:rsidR="00000000" w:rsidRPr="00000000">
              <w:rPr>
                <w:rFonts w:ascii="Arial" w:cs="Arial" w:eastAsia="Arial" w:hAnsi="Arial"/>
                <w:rtl w:val="0"/>
              </w:rPr>
              <w:t xml:space="preserve">by way of supervised gateway timers</w:t>
            </w:r>
            <w:commentRangeEnd w:id="76"/>
            <w:r w:rsidDel="00000000" w:rsidR="00000000" w:rsidRPr="00000000">
              <w:commentReference w:id="76"/>
            </w:r>
            <w:r w:rsidDel="00000000" w:rsidR="00000000" w:rsidRPr="00000000">
              <w:rPr>
                <w:rFonts w:ascii="Arial" w:cs="Arial" w:eastAsia="Arial" w:hAnsi="Arial"/>
                <w:rtl w:val="0"/>
              </w:rPr>
              <w:t xml:space="preserve">).</w:t>
            </w:r>
          </w:p>
        </w:tc>
        <w:tc>
          <w:tcPr/>
          <w:p w:rsidR="00000000" w:rsidDel="00000000" w:rsidP="00000000" w:rsidRDefault="00000000" w:rsidRPr="00000000" w14:paraId="000013DE">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3DF">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3E0">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3E1">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3E2">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GW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OUT OF BAND or PUBLISH -1.</w:t>
            </w:r>
            <w:sdt>
              <w:sdtPr>
                <w:tag w:val="goog_rdk_274"/>
              </w:sdtPr>
              <w:sdtContent>
                <w:commentRangeStart w:id="77"/>
              </w:sdtContent>
            </w:sdt>
            <w:r w:rsidDel="00000000" w:rsidR="00000000" w:rsidRPr="00000000">
              <w:rPr>
                <w:rFonts w:ascii="Arial" w:cs="Arial" w:eastAsia="Arial" w:hAnsi="Arial"/>
                <w:rtl w:val="0"/>
              </w:rPr>
              <w:t xml:space="preserve"> </w:t>
            </w:r>
            <w:sdt>
              <w:sdtPr>
                <w:tag w:val="goog_rdk_275"/>
              </w:sdtPr>
              <w:sdtContent>
                <w:commentRangeStart w:id="78"/>
              </w:sdtContent>
            </w:sdt>
            <w:sdt>
              <w:sdtPr>
                <w:tag w:val="goog_rdk_276"/>
              </w:sdtPr>
              <w:sdtContent>
                <w:commentRangeStart w:id="79"/>
              </w:sdtContent>
            </w:sdt>
            <w:sdt>
              <w:sdtPr>
                <w:tag w:val="goog_rdk_277"/>
              </w:sdtPr>
              <w:sdtContent>
                <w:commentRangeStart w:id="80"/>
              </w:sdtContent>
            </w:sdt>
            <w:r w:rsidDel="00000000" w:rsidR="00000000" w:rsidRPr="00000000">
              <w:rPr>
                <w:rFonts w:ascii="Arial" w:cs="Arial" w:eastAsia="Arial" w:hAnsi="Arial"/>
                <w:rtl w:val="0"/>
              </w:rPr>
              <w:t xml:space="preserve">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commentRangeEnd w:id="77"/>
            <w:r w:rsidDel="00000000" w:rsidR="00000000" w:rsidRPr="00000000">
              <w:commentReference w:id="77"/>
            </w:r>
            <w:r w:rsidDel="00000000" w:rsidR="00000000" w:rsidRPr="00000000">
              <w:rPr>
                <w:rtl w:val="0"/>
              </w:rPr>
            </w:r>
          </w:p>
        </w:tc>
        <w:tc>
          <w:tcPr/>
          <w:p w:rsidR="00000000" w:rsidDel="00000000" w:rsidP="00000000" w:rsidRDefault="00000000" w:rsidRPr="00000000" w14:paraId="000013E3">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3E4">
      <w:pPr>
        <w:rPr>
          <w:rFonts w:ascii="Arial" w:cs="Arial" w:eastAsia="Arial" w:hAnsi="Arial"/>
        </w:rPr>
      </w:pPr>
      <w:r w:rsidDel="00000000" w:rsidR="00000000" w:rsidRPr="00000000">
        <w:rPr>
          <w:rtl w:val="0"/>
        </w:rPr>
      </w:r>
    </w:p>
    <w:sdt>
      <w:sdtPr>
        <w:tag w:val="goog_rdk_280"/>
      </w:sdtPr>
      <w:sdtContent>
        <w:p w:rsidR="00000000" w:rsidDel="00000000" w:rsidP="00000000" w:rsidRDefault="00000000" w:rsidRPr="00000000" w14:paraId="000013E5">
          <w:pPr>
            <w:jc w:val="center"/>
            <w:rPr>
              <w:ins w:author="davide.lenzarini@u-blox.com" w:id="61" w:date="2023-11-29T08:41:33Z"/>
              <w:rFonts w:ascii="Arial" w:cs="Arial" w:eastAsia="Arial" w:hAnsi="Arial"/>
            </w:rPr>
          </w:pPr>
          <w:r w:rsidDel="00000000" w:rsidR="00000000" w:rsidRPr="00000000">
            <w:rPr>
              <w:rFonts w:ascii="Arial" w:cs="Arial" w:eastAsia="Arial" w:hAnsi="Arial"/>
            </w:rPr>
            <w:drawing>
              <wp:inline distB="0" distT="0" distL="0" distR="0">
                <wp:extent cx="5231583" cy="3921452"/>
                <wp:effectExtent b="0" l="0" r="0" t="0"/>
                <wp:docPr descr="Diagram&#10;&#10;Description automatically generated" id="7" name="image6.png"/>
                <a:graphic>
                  <a:graphicData uri="http://schemas.openxmlformats.org/drawingml/2006/picture">
                    <pic:pic>
                      <pic:nvPicPr>
                        <pic:cNvPr descr="Diagram&#10;&#10;Description automatically generated" id="0" name="image6.png"/>
                        <pic:cNvPicPr preferRelativeResize="0"/>
                      </pic:nvPicPr>
                      <pic:blipFill>
                        <a:blip r:embed="rId59"/>
                        <a:srcRect b="0" l="0" r="0" t="0"/>
                        <a:stretch>
                          <a:fillRect/>
                        </a:stretch>
                      </pic:blipFill>
                      <pic:spPr>
                        <a:xfrm>
                          <a:off x="0" y="0"/>
                          <a:ext cx="5231583" cy="3921452"/>
                        </a:xfrm>
                        <a:prstGeom prst="rect"/>
                        <a:ln/>
                      </pic:spPr>
                    </pic:pic>
                  </a:graphicData>
                </a:graphic>
              </wp:inline>
            </w:drawing>
          </w:r>
          <w:sdt>
            <w:sdtPr>
              <w:tag w:val="goog_rdk_278"/>
            </w:sdtPr>
            <w:sdtContent>
              <w:ins w:author="davide.lenzarini@u-blox.com" w:id="61" w:date="2023-11-29T08:41:33Z"/>
              <w:sdt>
                <w:sdtPr>
                  <w:tag w:val="goog_rdk_279"/>
                </w:sdtPr>
                <w:sdtContent>
                  <w:commentRangeStart w:id="81"/>
                </w:sdtContent>
              </w:sdt>
              <w:ins w:author="davide.lenzarini@u-blox.com" w:id="61" w:date="2023-11-29T08:41:33Z">
                <w:r w:rsidDel="00000000" w:rsidR="00000000" w:rsidRPr="00000000">
                  <w:rPr>
                    <w:rtl w:val="0"/>
                  </w:rPr>
                </w:r>
              </w:ins>
            </w:sdtContent>
          </w:sdt>
        </w:p>
      </w:sdtContent>
    </w:sdt>
    <w:p w:rsidR="00000000" w:rsidDel="00000000" w:rsidP="00000000" w:rsidRDefault="00000000" w:rsidRPr="00000000" w14:paraId="000013E6">
      <w:pPr>
        <w:jc w:val="center"/>
        <w:rPr>
          <w:rFonts w:ascii="Arial" w:cs="Arial" w:eastAsia="Arial" w:hAnsi="Arial"/>
        </w:rPr>
      </w:pPr>
      <w:sdt>
        <w:sdtPr>
          <w:tag w:val="goog_rdk_281"/>
        </w:sdtPr>
        <w:sdtContent>
          <w:ins w:author="davide.lenzarini@u-blox.com" w:id="61" w:date="2023-11-29T08:41:33Z">
            <w:r w:rsidDel="00000000" w:rsidR="00000000" w:rsidRPr="00000000">
              <w:rPr>
                <w:rFonts w:ascii="Arial" w:cs="Arial" w:eastAsia="Arial" w:hAnsi="Arial"/>
              </w:rPr>
              <w:drawing>
                <wp:inline distB="114300" distT="114300" distL="114300" distR="114300">
                  <wp:extent cx="5943600" cy="4025900"/>
                  <wp:effectExtent b="0" l="0" r="0" t="0"/>
                  <wp:docPr id="6"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943600" cy="4025900"/>
                          </a:xfrm>
                          <a:prstGeom prst="rect"/>
                          <a:ln/>
                        </pic:spPr>
                      </pic:pic>
                    </a:graphicData>
                  </a:graphic>
                </wp:inline>
              </w:drawing>
            </w:r>
          </w:ins>
        </w:sdtContent>
      </w:sdt>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3E7">
      <w:pPr>
        <w:spacing w:after="303" w:line="259" w:lineRule="auto"/>
        <w:jc w:val="center"/>
        <w:rPr>
          <w:rFonts w:ascii="Arial" w:cs="Arial" w:eastAsia="Arial" w:hAnsi="Arial"/>
        </w:rPr>
      </w:pPr>
      <w:sdt>
        <w:sdtPr>
          <w:tag w:val="goog_rdk_282"/>
        </w:sdtPr>
        <w:sdtContent>
          <w:commentRangeStart w:id="82"/>
        </w:sdtContent>
      </w:sdt>
      <w:r w:rsidDel="00000000" w:rsidR="00000000" w:rsidRPr="00000000">
        <w:rPr>
          <w:rFonts w:ascii="Arial" w:cs="Arial" w:eastAsia="Arial" w:hAnsi="Arial"/>
          <w:rtl w:val="0"/>
        </w:rPr>
        <w:t xml:space="preserve">Figure 4:  Client’s state transition diagram</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13E8">
      <w:pPr>
        <w:pStyle w:val="Heading2"/>
        <w:keepLines w:val="1"/>
        <w:spacing w:after="64" w:before="0" w:line="259" w:lineRule="auto"/>
        <w:ind w:left="0" w:firstLine="0"/>
        <w:rPr>
          <w:rFonts w:ascii="Arial" w:cs="Arial" w:eastAsia="Arial" w:hAnsi="Arial"/>
        </w:rPr>
      </w:pPr>
      <w:bookmarkStart w:colFirst="0" w:colLast="0" w:name="_heading=h.21od6so" w:id="238"/>
      <w:bookmarkEnd w:id="238"/>
      <w:r w:rsidDel="00000000" w:rsidR="00000000" w:rsidRPr="00000000">
        <w:rPr>
          <w:rFonts w:ascii="Arial" w:cs="Arial" w:eastAsia="Arial" w:hAnsi="Arial"/>
          <w:rtl w:val="0"/>
        </w:rPr>
        <w:t xml:space="preserve">4.7 Session state</w:t>
      </w:r>
    </w:p>
    <w:p w:rsidR="00000000" w:rsidDel="00000000" w:rsidP="00000000" w:rsidRDefault="00000000" w:rsidRPr="00000000" w14:paraId="000013E9">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3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3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3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3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3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3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3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3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3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3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F7">
      <w:pPr>
        <w:pStyle w:val="Heading2"/>
        <w:ind w:left="0" w:firstLine="0"/>
        <w:rPr/>
      </w:pPr>
      <w:bookmarkStart w:colFirst="0" w:colLast="0" w:name="_heading=h.gtnh0h" w:id="239"/>
      <w:bookmarkEnd w:id="239"/>
      <w:r w:rsidDel="00000000" w:rsidR="00000000" w:rsidRPr="00000000">
        <w:rPr>
          <w:vertAlign w:val="baseline"/>
          <w:rtl w:val="0"/>
        </w:rPr>
        <w:t xml:space="preserve">4.8 </w:t>
      </w:r>
      <w:r w:rsidDel="00000000" w:rsidR="00000000" w:rsidRPr="00000000">
        <w:rPr>
          <w:rtl w:val="0"/>
        </w:rPr>
        <w:t xml:space="preserve">Clean start</w:t>
      </w:r>
    </w:p>
    <w:p w:rsidR="00000000" w:rsidDel="00000000" w:rsidP="00000000" w:rsidRDefault="00000000" w:rsidRPr="00000000" w14:paraId="000013F8">
      <w:pPr>
        <w:spacing w:after="0" w:lineRule="auto"/>
        <w:ind w:left="-5" w:right="146" w:firstLine="0"/>
        <w:rPr>
          <w:rFonts w:ascii="Arial" w:cs="Arial" w:eastAsia="Arial" w:hAnsi="Arial"/>
        </w:rPr>
      </w:pPr>
      <w:sdt>
        <w:sdtPr>
          <w:tag w:val="goog_rdk_284"/>
        </w:sdtPr>
        <w:sdtContent>
          <w:ins w:author="davide.lenzarini@u-blox.com" w:id="62" w:date="2023-10-05T17:43:10Z"/>
          <w:sdt>
            <w:sdtPr>
              <w:tag w:val="goog_rdk_285"/>
            </w:sdtPr>
            <w:sdtContent>
              <w:commentRangeStart w:id="83"/>
            </w:sdtContent>
          </w:sdt>
          <w:ins w:author="davide.lenzarini@u-blox.com" w:id="62" w:date="2023-10-05T17:43:10Z">
            <w:sdt>
              <w:sdtPr>
                <w:tag w:val="goog_rdk_286"/>
              </w:sdtPr>
              <w:sdtContent>
                <w:commentRangeStart w:id="84"/>
              </w:sdtContent>
            </w:sdt>
            <w:r w:rsidDel="00000000" w:rsidR="00000000" w:rsidRPr="00000000">
              <w:rPr>
                <w:rFonts w:ascii="Arial" w:cs="Arial" w:eastAsia="Arial" w:hAnsi="Arial"/>
                <w:rtl w:val="0"/>
              </w:rPr>
              <w:t xml:space="preserve">With MQTT-SN, when a client disconnects, its subscriptions are retained for no more than the session expiration time</w:t>
            </w:r>
          </w:ins>
        </w:sdtContent>
      </w:sdt>
      <w:sdt>
        <w:sdtPr>
          <w:tag w:val="goog_rdk_287"/>
        </w:sdtPr>
        <w:sdtContent>
          <w:del w:author="davide.lenzarini@u-blox.com" w:id="62" w:date="2023-10-05T17:43:10Z">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rtl w:val="0"/>
              </w:rPr>
              <w:delText xml:space="preserve">With MQTT, when a client disconnects, its subscriptions are retained for a period of time</w:delText>
            </w:r>
          </w:del>
        </w:sdtContent>
      </w:sdt>
      <w:r w:rsidDel="00000000" w:rsidR="00000000" w:rsidRPr="00000000">
        <w:rPr>
          <w:rFonts w:ascii="Arial" w:cs="Arial" w:eastAsia="Arial" w:hAnsi="Arial"/>
          <w:rtl w:val="0"/>
        </w:rPr>
        <w:t xml:space="preserve">. They are persistent and valid for new Virtual Connections, until either they are explicitly un-subscribed by the client, or the client establishes a new Virtual Connection with the “clean start” flag set or their idle time exceeds the session expiry interval associated with the session.</w:t>
      </w:r>
    </w:p>
    <w:p w:rsidR="00000000" w:rsidDel="00000000" w:rsidP="00000000" w:rsidRDefault="00000000" w:rsidRPr="00000000" w14:paraId="000013F9">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3FA">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3FB">
      <w:pPr>
        <w:numPr>
          <w:ilvl w:val="0"/>
          <w:numId w:val="8"/>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GW will delete all subscriptions and Will data related to the client, and starts prompting for new Will topic and Will packet.</w:t>
      </w:r>
    </w:p>
    <w:p w:rsidR="00000000" w:rsidDel="00000000" w:rsidP="00000000" w:rsidRDefault="00000000" w:rsidRPr="00000000" w14:paraId="000013FC">
      <w:pPr>
        <w:numPr>
          <w:ilvl w:val="0"/>
          <w:numId w:val="8"/>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GW will delete all subscriptions and Will data related to the client, and returns CONNACK (no prompting for Will topic and Will packet).</w:t>
      </w:r>
    </w:p>
    <w:p w:rsidR="00000000" w:rsidDel="00000000" w:rsidP="00000000" w:rsidRDefault="00000000" w:rsidRPr="00000000" w14:paraId="000013FD">
      <w:pPr>
        <w:numPr>
          <w:ilvl w:val="0"/>
          <w:numId w:val="8"/>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GW keeps all stored client’s data, </w:t>
      </w:r>
      <w:sdt>
        <w:sdtPr>
          <w:tag w:val="goog_rdk_288"/>
        </w:sdtPr>
        <w:sdtContent>
          <w:commentRangeStart w:id="85"/>
        </w:sdtContent>
      </w:sdt>
      <w:r w:rsidDel="00000000" w:rsidR="00000000" w:rsidRPr="00000000">
        <w:rPr>
          <w:rFonts w:ascii="Arial" w:cs="Arial" w:eastAsia="Arial" w:hAnsi="Arial"/>
          <w:rtl w:val="0"/>
        </w:rPr>
        <w:t xml:space="preserve">but prompts for new Will topic and Will packet</w:t>
      </w:r>
      <w:commentRangeEnd w:id="85"/>
      <w:r w:rsidDel="00000000" w:rsidR="00000000" w:rsidRPr="00000000">
        <w:commentReference w:id="85"/>
      </w:r>
      <w:r w:rsidDel="00000000" w:rsidR="00000000" w:rsidRPr="00000000">
        <w:rPr>
          <w:rFonts w:ascii="Arial" w:cs="Arial" w:eastAsia="Arial" w:hAnsi="Arial"/>
          <w:rtl w:val="0"/>
        </w:rPr>
        <w:t xml:space="preserve">. The newly received Will data will overwrite the stored Will data.</w:t>
      </w:r>
    </w:p>
    <w:p w:rsidR="00000000" w:rsidDel="00000000" w:rsidP="00000000" w:rsidRDefault="00000000" w:rsidRPr="00000000" w14:paraId="000013FE">
      <w:pPr>
        <w:numPr>
          <w:ilvl w:val="0"/>
          <w:numId w:val="8"/>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GW keeps all stored client’s data and returns CONNACK (no prompting for Will topic and Will packet).</w:t>
      </w:r>
    </w:p>
    <w:p w:rsidR="00000000" w:rsidDel="00000000" w:rsidP="00000000" w:rsidRDefault="00000000" w:rsidRPr="00000000" w14:paraId="000013FF">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40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“Will=true”, and sends an empty WILLTOPIC packet to the GW when prompted to do so. It could also send a CONNECT packet with “CleanStart=false” and “Will=false” and use the will update PACKETS to modify the Will data.</w:t>
      </w:r>
    </w:p>
    <w:p w:rsidR="00000000" w:rsidDel="00000000" w:rsidP="00000000" w:rsidRDefault="00000000" w:rsidRPr="00000000" w14:paraId="00001401">
      <w:pPr>
        <w:pStyle w:val="Heading2"/>
        <w:keepLines w:val="1"/>
        <w:spacing w:after="64" w:before="0" w:line="259" w:lineRule="auto"/>
        <w:ind w:left="0" w:firstLine="0"/>
        <w:rPr>
          <w:rFonts w:ascii="Arial" w:cs="Arial" w:eastAsia="Arial" w:hAnsi="Arial"/>
        </w:rPr>
      </w:pPr>
      <w:bookmarkStart w:colFirst="0" w:colLast="0" w:name="_heading=h.30tazoa" w:id="240"/>
      <w:bookmarkEnd w:id="240"/>
      <w:r w:rsidDel="00000000" w:rsidR="00000000" w:rsidRPr="00000000">
        <w:rPr>
          <w:rFonts w:ascii="Arial" w:cs="Arial" w:eastAsia="Arial" w:hAnsi="Arial"/>
          <w:rtl w:val="0"/>
        </w:rPr>
        <w:t xml:space="preserve">4.9 Procedure for updating the Will data</w:t>
      </w:r>
    </w:p>
    <w:p w:rsidR="00000000" w:rsidDel="00000000" w:rsidP="00000000" w:rsidRDefault="00000000" w:rsidRPr="00000000" w14:paraId="00001402">
      <w:pPr>
        <w:ind w:left="-5" w:right="4" w:firstLine="0"/>
        <w:rPr>
          <w:rFonts w:ascii="Arial" w:cs="Arial" w:eastAsia="Arial" w:hAnsi="Arial"/>
        </w:rPr>
      </w:pPr>
      <w:r w:rsidDel="00000000" w:rsidR="00000000" w:rsidRPr="00000000">
        <w:rPr>
          <w:rFonts w:ascii="Arial" w:cs="Arial" w:eastAsia="Arial" w:hAnsi="Arial"/>
          <w:rtl w:val="0"/>
        </w:rPr>
        <w:t xml:space="preserve">At any time during a Virtual Connection a client could update its Will data stored in the gateway by sending a </w:t>
      </w:r>
      <w:sdt>
        <w:sdtPr>
          <w:tag w:val="goog_rdk_289"/>
        </w:sdtPr>
        <w:sdtContent>
          <w:commentRangeStart w:id="86"/>
        </w:sdtContent>
      </w:sdt>
      <w:r w:rsidDel="00000000" w:rsidR="00000000" w:rsidRPr="00000000">
        <w:rPr>
          <w:rFonts w:ascii="Arial" w:cs="Arial" w:eastAsia="Arial" w:hAnsi="Arial"/>
          <w:rtl w:val="0"/>
        </w:rPr>
        <w:t xml:space="preserve">WILLTOPICUPD or a WILLMSGUPD packet</w:t>
      </w:r>
      <w:commentRangeEnd w:id="86"/>
      <w:r w:rsidDel="00000000" w:rsidR="00000000" w:rsidRPr="00000000">
        <w:commentReference w:id="86"/>
      </w:r>
      <w:r w:rsidDel="00000000" w:rsidR="00000000" w:rsidRPr="00000000">
        <w:rPr>
          <w:rFonts w:ascii="Arial" w:cs="Arial" w:eastAsia="Arial" w:hAnsi="Arial"/>
          <w:rtl w:val="0"/>
        </w:rPr>
        <w:t xml:space="preserve">. The information contained in these two packets will overwrite the corresponding ones stored in the gateway. Both packets are acknowledged by the gateway. Both packets can be used independently from each other.</w:t>
      </w:r>
    </w:p>
    <w:p w:rsidR="00000000" w:rsidDel="00000000" w:rsidP="00000000" w:rsidRDefault="00000000" w:rsidRPr="00000000" w14:paraId="00001403">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04">
      <w:pPr>
        <w:spacing w:after="352" w:lineRule="auto"/>
        <w:ind w:left="-15" w:right="990" w:firstLine="0"/>
        <w:rPr>
          <w:rFonts w:ascii="Arial" w:cs="Arial" w:eastAsia="Arial" w:hAnsi="Arial"/>
        </w:rPr>
      </w:pPr>
      <w:r w:rsidDel="00000000" w:rsidR="00000000" w:rsidRPr="00000000">
        <w:rPr>
          <w:rFonts w:ascii="Arial" w:cs="Arial" w:eastAsia="Arial" w:hAnsi="Arial"/>
          <w:rtl w:val="0"/>
        </w:rPr>
        <w:t xml:space="preserve">Note that an empty WILLTOPICUPD packet will delete both the Will topic and Will packet stored at the gateway.</w:t>
      </w:r>
    </w:p>
    <w:p w:rsidR="00000000" w:rsidDel="00000000" w:rsidP="00000000" w:rsidRDefault="00000000" w:rsidRPr="00000000" w14:paraId="00001405">
      <w:pPr>
        <w:pStyle w:val="Heading2"/>
        <w:keepLines w:val="1"/>
        <w:spacing w:after="64" w:before="0" w:line="259" w:lineRule="auto"/>
        <w:ind w:left="0" w:firstLine="0"/>
        <w:rPr>
          <w:rFonts w:ascii="Arial" w:cs="Arial" w:eastAsia="Arial" w:hAnsi="Arial"/>
        </w:rPr>
      </w:pPr>
      <w:bookmarkStart w:colFirst="0" w:colLast="0" w:name="_heading=h.1fyl9w3" w:id="241"/>
      <w:bookmarkEnd w:id="241"/>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406">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GW to inform its peer about the short topic alias and its corresponding topic name before it can start sending PUBLISH packets using the short topic alias.</w:t>
      </w:r>
    </w:p>
    <w:p w:rsidR="00000000" w:rsidDel="00000000" w:rsidP="00000000" w:rsidRDefault="00000000" w:rsidRPr="00000000" w14:paraId="00001407">
      <w:pPr>
        <w:rPr>
          <w:rFonts w:ascii="Arial" w:cs="Arial" w:eastAsia="Arial" w:hAnsi="Arial"/>
        </w:rPr>
      </w:pPr>
      <w:r w:rsidDel="00000000" w:rsidR="00000000" w:rsidRPr="00000000">
        <w:rPr>
          <w:rtl w:val="0"/>
        </w:rPr>
      </w:r>
    </w:p>
    <w:p w:rsidR="00000000" w:rsidDel="00000000" w:rsidP="00000000" w:rsidRDefault="00000000" w:rsidRPr="00000000" w14:paraId="00001408">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from the gateway the corresponding topic alias.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09">
      <w:pPr>
        <w:rPr>
          <w:rFonts w:ascii="Arial" w:cs="Arial" w:eastAsia="Arial" w:hAnsi="Arial"/>
        </w:rPr>
      </w:pPr>
      <w:r w:rsidDel="00000000" w:rsidR="00000000" w:rsidRPr="00000000">
        <w:rPr>
          <w:rtl w:val="0"/>
        </w:rPr>
      </w:r>
    </w:p>
    <w:p w:rsidR="00000000" w:rsidDel="00000000" w:rsidP="00000000" w:rsidRDefault="00000000" w:rsidRPr="00000000" w14:paraId="0000140A">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0B">
      <w:pPr>
        <w:rPr>
          <w:rFonts w:ascii="Arial" w:cs="Arial" w:eastAsia="Arial" w:hAnsi="Arial"/>
        </w:rPr>
      </w:pPr>
      <w:r w:rsidDel="00000000" w:rsidR="00000000" w:rsidRPr="00000000">
        <w:rPr>
          <w:rtl w:val="0"/>
        </w:rPr>
      </w:r>
    </w:p>
    <w:p w:rsidR="00000000" w:rsidDel="00000000" w:rsidP="00000000" w:rsidRDefault="00000000" w:rsidRPr="00000000" w14:paraId="0000140C">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40D">
      <w:pPr>
        <w:rPr>
          <w:rFonts w:ascii="Arial" w:cs="Arial" w:eastAsia="Arial" w:hAnsi="Arial"/>
        </w:rPr>
      </w:pPr>
      <w:r w:rsidDel="00000000" w:rsidR="00000000" w:rsidRPr="00000000">
        <w:rPr>
          <w:rtl w:val="0"/>
        </w:rPr>
      </w:r>
    </w:p>
    <w:p w:rsidR="00000000" w:rsidDel="00000000" w:rsidP="00000000" w:rsidRDefault="00000000" w:rsidRPr="00000000" w14:paraId="0000140E">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40F">
      <w:pPr>
        <w:rPr>
          <w:rFonts w:ascii="Arial" w:cs="Arial" w:eastAsia="Arial" w:hAnsi="Arial"/>
        </w:rPr>
      </w:pPr>
      <w:r w:rsidDel="00000000" w:rsidR="00000000" w:rsidRPr="00000000">
        <w:rPr>
          <w:rtl w:val="0"/>
        </w:rPr>
      </w:r>
    </w:p>
    <w:p w:rsidR="00000000" w:rsidDel="00000000" w:rsidP="00000000" w:rsidRDefault="00000000" w:rsidRPr="00000000" w14:paraId="00001410">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11">
      <w:pPr>
        <w:rPr>
          <w:rFonts w:ascii="Arial" w:cs="Arial" w:eastAsia="Arial" w:hAnsi="Arial"/>
        </w:rPr>
      </w:pPr>
      <w:r w:rsidDel="00000000" w:rsidR="00000000" w:rsidRPr="00000000">
        <w:rPr>
          <w:rtl w:val="0"/>
        </w:rPr>
      </w:r>
    </w:p>
    <w:p w:rsidR="00000000" w:rsidDel="00000000" w:rsidP="00000000" w:rsidRDefault="00000000" w:rsidRPr="00000000" w14:paraId="00001412">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13">
      <w:pPr>
        <w:rPr>
          <w:rFonts w:ascii="Arial" w:cs="Arial" w:eastAsia="Arial" w:hAnsi="Arial"/>
        </w:rPr>
      </w:pPr>
      <w:r w:rsidDel="00000000" w:rsidR="00000000" w:rsidRPr="00000000">
        <w:rPr>
          <w:rtl w:val="0"/>
        </w:rPr>
      </w:r>
    </w:p>
    <w:p w:rsidR="00000000" w:rsidDel="00000000" w:rsidP="00000000" w:rsidRDefault="00000000" w:rsidRPr="00000000" w14:paraId="00001414">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15">
      <w:pPr>
        <w:rPr>
          <w:rFonts w:ascii="Arial" w:cs="Arial" w:eastAsia="Arial" w:hAnsi="Arial"/>
        </w:rPr>
      </w:pPr>
      <w:r w:rsidDel="00000000" w:rsidR="00000000" w:rsidRPr="00000000">
        <w:rPr>
          <w:rtl w:val="0"/>
        </w:rPr>
      </w:r>
    </w:p>
    <w:p w:rsidR="00000000" w:rsidDel="00000000" w:rsidP="00000000" w:rsidRDefault="00000000" w:rsidRPr="00000000" w14:paraId="00001416">
      <w:pPr>
        <w:rPr>
          <w:rFonts w:ascii="Arial" w:cs="Arial" w:eastAsia="Arial" w:hAnsi="Arial"/>
          <w:b w:val="1"/>
        </w:rPr>
      </w:pPr>
      <w:r w:rsidDel="00000000" w:rsidR="00000000" w:rsidRPr="00000000">
        <w:rPr>
          <w:rFonts w:ascii="Arial" w:cs="Arial" w:eastAsia="Arial" w:hAnsi="Arial"/>
          <w:rtl w:val="0"/>
        </w:rPr>
        <w:t xml:space="preserve">A GW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41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8">
      <w:pPr>
        <w:ind w:left="720" w:firstLine="0"/>
        <w:rPr>
          <w:rFonts w:ascii="Arial" w:cs="Arial" w:eastAsia="Arial" w:hAnsi="Arial"/>
          <w:color w:val="000000"/>
        </w:rPr>
      </w:pPr>
      <w:sdt>
        <w:sdtPr>
          <w:tag w:val="goog_rdk_290"/>
        </w:sdtPr>
        <w:sdtContent>
          <w:commentRangeStart w:id="87"/>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87"/>
      <w:r w:rsidDel="00000000" w:rsidR="00000000" w:rsidRPr="00000000">
        <w:commentReference w:id="87"/>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19">
      <w:pPr>
        <w:rPr>
          <w:rFonts w:ascii="Arial" w:cs="Arial" w:eastAsia="Arial" w:hAnsi="Arial"/>
        </w:rPr>
      </w:pPr>
      <w:r w:rsidDel="00000000" w:rsidR="00000000" w:rsidRPr="00000000">
        <w:rPr>
          <w:rtl w:val="0"/>
        </w:rPr>
      </w:r>
    </w:p>
    <w:p w:rsidR="00000000" w:rsidDel="00000000" w:rsidP="00000000" w:rsidRDefault="00000000" w:rsidRPr="00000000" w14:paraId="0000141A">
      <w:pPr>
        <w:pStyle w:val="Heading2"/>
        <w:ind w:left="0" w:firstLine="0"/>
        <w:rPr>
          <w:rFonts w:ascii="Arial" w:cs="Arial" w:eastAsia="Arial" w:hAnsi="Arial"/>
        </w:rPr>
      </w:pPr>
      <w:bookmarkStart w:colFirst="0" w:colLast="0" w:name="_heading=h.3zy8sjw" w:id="242"/>
      <w:bookmarkEnd w:id="242"/>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41B">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1C">
      <w:pPr>
        <w:rPr>
          <w:rFonts w:ascii="Arial" w:cs="Arial" w:eastAsia="Arial" w:hAnsi="Arial"/>
        </w:rPr>
      </w:pPr>
      <w:r w:rsidDel="00000000" w:rsidR="00000000" w:rsidRPr="00000000">
        <w:rPr>
          <w:rtl w:val="0"/>
        </w:rPr>
      </w:r>
    </w:p>
    <w:p w:rsidR="00000000" w:rsidDel="00000000" w:rsidP="00000000" w:rsidRDefault="00000000" w:rsidRPr="00000000" w14:paraId="0000141D">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1E">
      <w:pPr>
        <w:rPr>
          <w:rFonts w:ascii="Arial" w:cs="Arial" w:eastAsia="Arial" w:hAnsi="Arial"/>
        </w:rPr>
      </w:pPr>
      <w:r w:rsidDel="00000000" w:rsidR="00000000" w:rsidRPr="00000000">
        <w:rPr>
          <w:rtl w:val="0"/>
        </w:rPr>
      </w:r>
    </w:p>
    <w:p w:rsidR="00000000" w:rsidDel="00000000" w:rsidP="00000000" w:rsidRDefault="00000000" w:rsidRPr="00000000" w14:paraId="0000141F">
      <w:pPr>
        <w:pStyle w:val="Heading2"/>
        <w:keepLines w:val="1"/>
        <w:spacing w:after="64" w:before="0" w:line="259" w:lineRule="auto"/>
        <w:ind w:left="0" w:firstLine="0"/>
        <w:rPr>
          <w:rFonts w:ascii="Arial" w:cs="Arial" w:eastAsia="Arial" w:hAnsi="Arial"/>
        </w:rPr>
      </w:pPr>
      <w:bookmarkStart w:colFirst="0" w:colLast="0" w:name="_heading=h.2f3j2rp" w:id="243"/>
      <w:bookmarkEnd w:id="243"/>
      <w:r w:rsidDel="00000000" w:rsidR="00000000" w:rsidRPr="00000000">
        <w:rPr>
          <w:rFonts w:ascii="Arial" w:cs="Arial" w:eastAsia="Arial" w:hAnsi="Arial"/>
          <w:rtl w:val="0"/>
        </w:rPr>
        <w:t xml:space="preserve">4.12 Pre-defined topic alias’ and short topic names</w:t>
      </w:r>
    </w:p>
    <w:p w:rsidR="00000000" w:rsidDel="00000000" w:rsidP="00000000" w:rsidRDefault="00000000" w:rsidRPr="00000000" w14:paraId="00001420">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2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sdt>
        <w:sdtPr>
          <w:tag w:val="goog_rdk_291"/>
        </w:sdtPr>
        <w:sdtContent>
          <w:ins w:author="davide.lenzarini@u-blox.com" w:id="63" w:date="2023-10-26T13:14:50Z">
            <w:r w:rsidDel="00000000" w:rsidR="00000000" w:rsidRPr="00000000">
              <w:rPr>
                <w:rFonts w:ascii="Arial" w:cs="Arial" w:eastAsia="Arial" w:hAnsi="Arial"/>
                <w:i w:val="1"/>
                <w:rtl w:val="0"/>
              </w:rPr>
              <w:t xml:space="preserve">Unknown Topic Alias</w:t>
            </w:r>
          </w:ins>
        </w:sdtContent>
      </w:sdt>
      <w:sdt>
        <w:sdtPr>
          <w:tag w:val="goog_rdk_292"/>
        </w:sdtPr>
        <w:sdtContent>
          <w:del w:author="davide.lenzarini@u-blox.com" w:id="63" w:date="2023-10-26T13:14:50Z">
            <w:r w:rsidDel="00000000" w:rsidR="00000000" w:rsidRPr="00000000">
              <w:rPr>
                <w:rFonts w:ascii="Arial" w:cs="Arial" w:eastAsia="Arial" w:hAnsi="Arial"/>
                <w:i w:val="1"/>
                <w:rtl w:val="0"/>
              </w:rPr>
              <w:delText xml:space="preserve">Rejection: invalid topic </w:delText>
            </w:r>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22">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23">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2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25">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26">
      <w:pPr>
        <w:pStyle w:val="Heading2"/>
        <w:keepLines w:val="1"/>
        <w:spacing w:after="64" w:before="0" w:line="259" w:lineRule="auto"/>
        <w:ind w:left="0" w:right="4" w:firstLine="0"/>
        <w:rPr>
          <w:rFonts w:ascii="Arial" w:cs="Arial" w:eastAsia="Arial" w:hAnsi="Arial"/>
        </w:rPr>
      </w:pPr>
      <w:bookmarkStart w:colFirst="0" w:colLast="0" w:name="_heading=h.u8tczi" w:id="244"/>
      <w:bookmarkEnd w:id="244"/>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427">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93"/>
        </w:sdtPr>
        <w:sdtContent>
          <w:commentRangeStart w:id="88"/>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88"/>
      <w:r w:rsidDel="00000000" w:rsidR="00000000" w:rsidRPr="00000000">
        <w:commentReference w:id="88"/>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28">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2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GW will the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2A">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2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42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2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2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2F">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30">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431">
      <w:pPr>
        <w:pStyle w:val="Heading2"/>
        <w:keepLines w:val="1"/>
        <w:spacing w:after="64" w:before="0" w:line="259" w:lineRule="auto"/>
        <w:ind w:left="0" w:firstLine="0"/>
        <w:rPr>
          <w:rFonts w:ascii="Arial" w:cs="Arial" w:eastAsia="Arial" w:hAnsi="Arial"/>
        </w:rPr>
      </w:pPr>
      <w:bookmarkStart w:colFirst="0" w:colLast="0" w:name="_heading=h.3e8gvnb" w:id="245"/>
      <w:bookmarkEnd w:id="245"/>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43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3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3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35">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436">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37">
      <w:pPr>
        <w:numPr>
          <w:ilvl w:val="0"/>
          <w:numId w:val="2"/>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sdt>
        <w:sdtPr>
          <w:tag w:val="goog_rdk_294"/>
        </w:sdtPr>
        <w:sdtContent>
          <w:ins w:author="davide.lenzarini@u-blox.com" w:id="64" w:date="2023-10-26T13:34:43Z">
            <w:r w:rsidDel="00000000" w:rsidR="00000000" w:rsidRPr="00000000">
              <w:rPr>
                <w:rFonts w:ascii="Arial" w:cs="Arial" w:eastAsia="Arial" w:hAnsi="Arial"/>
                <w:i w:val="1"/>
                <w:rtl w:val="0"/>
              </w:rPr>
              <w:t xml:space="preserve">Unknown Topic Alias</w:t>
            </w:r>
          </w:ins>
        </w:sdtContent>
      </w:sdt>
      <w:sdt>
        <w:sdtPr>
          <w:tag w:val="goog_rdk_295"/>
        </w:sdtPr>
        <w:sdtContent>
          <w:del w:author="davide.lenzarini@u-blox.com" w:id="64" w:date="2023-10-26T13:34:43Z">
            <w:r w:rsidDel="00000000" w:rsidR="00000000" w:rsidRPr="00000000">
              <w:rPr>
                <w:rFonts w:ascii="Arial" w:cs="Arial" w:eastAsia="Arial" w:hAnsi="Arial"/>
                <w:i w:val="1"/>
                <w:rtl w:val="0"/>
              </w:rPr>
              <w:delText xml:space="preserve">Rejection: invalid topic </w:delText>
            </w:r>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38">
      <w:pPr>
        <w:numPr>
          <w:ilvl w:val="0"/>
          <w:numId w:val="2"/>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39">
      <w:pPr>
        <w:numPr>
          <w:ilvl w:val="0"/>
          <w:numId w:val="2"/>
        </w:numPr>
        <w:spacing w:after="144" w:before="0" w:line="248.00000000000006" w:lineRule="auto"/>
        <w:ind w:left="498" w:right="4" w:hanging="199"/>
        <w:jc w:val="both"/>
        <w:rPr>
          <w:rFonts w:ascii="Arial" w:cs="Arial" w:eastAsia="Arial" w:hAnsi="Arial"/>
        </w:rPr>
      </w:pPr>
      <w:r w:rsidDel="00000000" w:rsidR="00000000" w:rsidRPr="00000000">
        <w:rPr>
          <w:rtl w:val="0"/>
        </w:rPr>
      </w:r>
    </w:p>
    <w:p w:rsidR="00000000" w:rsidDel="00000000" w:rsidP="00000000" w:rsidRDefault="00000000" w:rsidRPr="00000000" w14:paraId="0000143A">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At any point in time a client may have only one QoS level 1 or 2 PUBLISH packet outstanding in each direction; i.e. it has to wait for the termination of this PUBLISH packet exchange before it could start a new level 1 or 2 transaction</w:t>
      </w:r>
    </w:p>
    <w:p w:rsidR="00000000" w:rsidDel="00000000" w:rsidP="00000000" w:rsidRDefault="00000000" w:rsidRPr="00000000" w14:paraId="0000143B">
      <w:pPr>
        <w:pStyle w:val="Heading2"/>
        <w:keepLines w:val="1"/>
        <w:spacing w:after="64" w:before="0" w:line="259" w:lineRule="auto"/>
        <w:ind w:left="0" w:firstLine="0"/>
        <w:rPr>
          <w:rFonts w:ascii="Arial" w:cs="Arial" w:eastAsia="Arial" w:hAnsi="Arial"/>
        </w:rPr>
      </w:pPr>
      <w:bookmarkStart w:colFirst="0" w:colLast="0" w:name="_heading=h.1tdr5v4" w:id="246"/>
      <w:bookmarkEnd w:id="246"/>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43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43D">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3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GW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GW will wait for the REGACK packet before it sends the PUBLISH packet to the client.</w:t>
      </w:r>
    </w:p>
    <w:p w:rsidR="00000000" w:rsidDel="00000000" w:rsidP="00000000" w:rsidRDefault="00000000" w:rsidRPr="00000000" w14:paraId="0000143F">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4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41">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sdt>
        <w:sdtPr>
          <w:tag w:val="goog_rdk_296"/>
        </w:sdtPr>
        <w:sdtContent>
          <w:ins w:author="davide.lenzarini@u-blox.com" w:id="65" w:date="2023-10-26T13:17:27Z">
            <w:r w:rsidDel="00000000" w:rsidR="00000000" w:rsidRPr="00000000">
              <w:rPr>
                <w:rFonts w:ascii="Arial" w:cs="Arial" w:eastAsia="Arial" w:hAnsi="Arial"/>
                <w:i w:val="1"/>
                <w:rtl w:val="0"/>
              </w:rPr>
              <w:t xml:space="preserve">Unknown Topic Alias</w:t>
            </w:r>
          </w:ins>
        </w:sdtContent>
      </w:sdt>
      <w:sdt>
        <w:sdtPr>
          <w:tag w:val="goog_rdk_297"/>
        </w:sdtPr>
        <w:sdtContent>
          <w:del w:author="davide.lenzarini@u-blox.com" w:id="65" w:date="2023-10-26T13:17:27Z">
            <w:r w:rsidDel="00000000" w:rsidR="00000000" w:rsidRPr="00000000">
              <w:rPr>
                <w:rFonts w:ascii="Arial" w:cs="Arial" w:eastAsia="Arial" w:hAnsi="Arial"/>
                <w:i w:val="1"/>
                <w:rtl w:val="0"/>
              </w:rPr>
              <w:delText xml:space="preserve">Rejected: invalid topic 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42">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4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44">
      <w:pPr>
        <w:pStyle w:val="Heading2"/>
        <w:keepLines w:val="1"/>
        <w:spacing w:after="64" w:before="0" w:line="259" w:lineRule="auto"/>
        <w:ind w:left="0" w:firstLine="0"/>
        <w:rPr>
          <w:rFonts w:ascii="Arial" w:cs="Arial" w:eastAsia="Arial" w:hAnsi="Arial"/>
        </w:rPr>
      </w:pPr>
      <w:bookmarkStart w:colFirst="0" w:colLast="0" w:name="_heading=h.4ddeoix" w:id="247"/>
      <w:bookmarkEnd w:id="247"/>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44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GW acknowledges with a PINGRESP packet.</w:t>
      </w:r>
    </w:p>
    <w:p w:rsidR="00000000" w:rsidDel="00000000" w:rsidP="00000000" w:rsidRDefault="00000000" w:rsidRPr="00000000" w14:paraId="00001446">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4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44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4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4A">
      <w:pPr>
        <w:pStyle w:val="Heading2"/>
        <w:keepLines w:val="1"/>
        <w:spacing w:after="64" w:before="0" w:line="259" w:lineRule="auto"/>
        <w:ind w:left="0" w:right="4" w:firstLine="0"/>
        <w:rPr>
          <w:rFonts w:ascii="Arial" w:cs="Arial" w:eastAsia="Arial" w:hAnsi="Arial"/>
        </w:rPr>
      </w:pPr>
      <w:bookmarkStart w:colFirst="0" w:colLast="0" w:name="_heading=h.2sioyqq" w:id="248"/>
      <w:bookmarkEnd w:id="248"/>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44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GW to indicate that it is about to close its Virtual Connection. After this point, the client is then required to establish a new Virtual Connection with the GW before it can exchange information with that GW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4C">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4D">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Virtual Connection again by sending a CONNECT packet to the gateway.</w:t>
      </w:r>
    </w:p>
    <w:p w:rsidR="00000000" w:rsidDel="00000000" w:rsidP="00000000" w:rsidRDefault="00000000" w:rsidRPr="00000000" w14:paraId="0000144E">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4F">
      <w:pPr>
        <w:pStyle w:val="Heading2"/>
        <w:keepLines w:val="1"/>
        <w:spacing w:after="64" w:before="0" w:line="259" w:lineRule="auto"/>
        <w:ind w:left="0" w:right="4" w:firstLine="0"/>
        <w:rPr>
          <w:rFonts w:ascii="Arial" w:cs="Arial" w:eastAsia="Arial" w:hAnsi="Arial"/>
        </w:rPr>
      </w:pPr>
      <w:bookmarkStart w:colFirst="0" w:colLast="0" w:name="_heading=h.17nz8yj" w:id="249"/>
      <w:bookmarkEnd w:id="249"/>
      <w:r w:rsidDel="00000000" w:rsidR="00000000" w:rsidRPr="00000000">
        <w:rPr>
          <w:rFonts w:ascii="Arial" w:cs="Arial" w:eastAsia="Arial" w:hAnsi="Arial"/>
          <w:rtl w:val="0"/>
        </w:rPr>
        <w:t xml:space="preserve">4.18 Client’s Retransmission Procedure</w:t>
      </w:r>
    </w:p>
    <w:p w:rsidR="00000000" w:rsidDel="00000000" w:rsidP="00000000" w:rsidRDefault="00000000" w:rsidRPr="00000000" w14:paraId="00001450">
      <w:pPr>
        <w:spacing w:after="345" w:lineRule="auto"/>
        <w:ind w:left="-5" w:right="4" w:firstLine="0"/>
        <w:rPr>
          <w:rFonts w:ascii="Arial" w:cs="Arial" w:eastAsia="Arial" w:hAnsi="Arial"/>
        </w:rPr>
      </w:pPr>
      <w:sdt>
        <w:sdtPr>
          <w:tag w:val="goog_rdk_298"/>
        </w:sdtPr>
        <w:sdtContent>
          <w:commentRangeStart w:id="89"/>
        </w:sdtContent>
      </w:sdt>
      <w:sdt>
        <w:sdtPr>
          <w:tag w:val="goog_rdk_299"/>
        </w:sdtPr>
        <w:sdtContent>
          <w:commentRangeStart w:id="90"/>
        </w:sdtContent>
      </w:sdt>
      <w:sdt>
        <w:sdtPr>
          <w:tag w:val="goog_rdk_300"/>
        </w:sdtPr>
        <w:sdtContent>
          <w:commentRangeStart w:id="91"/>
        </w:sdtContent>
      </w:sdt>
      <w:r w:rsidDel="00000000" w:rsidR="00000000" w:rsidRPr="00000000">
        <w:rPr>
          <w:rFonts w:ascii="Arial" w:cs="Arial" w:eastAsia="Arial" w:hAnsi="Arial"/>
          <w:rtl w:val="0"/>
        </w:rPr>
        <w:t xml:space="preserve">All packets that are “</w:t>
      </w:r>
      <w:sdt>
        <w:sdtPr>
          <w:tag w:val="goog_rdk_301"/>
        </w:sdtPr>
        <w:sdtContent>
          <w:commentRangeStart w:id="92"/>
        </w:sdtContent>
      </w:sdt>
      <w:r w:rsidDel="00000000" w:rsidR="00000000" w:rsidRPr="00000000">
        <w:rPr>
          <w:rFonts w:ascii="Arial" w:cs="Arial" w:eastAsia="Arial" w:hAnsi="Arial"/>
          <w:rtl w:val="0"/>
        </w:rPr>
        <w:t xml:space="preserve">unicasted</w:t>
      </w:r>
      <w:commentRangeEnd w:id="92"/>
      <w:r w:rsidDel="00000000" w:rsidR="00000000" w:rsidRPr="00000000">
        <w:commentReference w:id="92"/>
      </w:r>
      <w:r w:rsidDel="00000000" w:rsidR="00000000" w:rsidRPr="00000000">
        <w:rPr>
          <w:rFonts w:ascii="Arial" w:cs="Arial" w:eastAsia="Arial" w:hAnsi="Arial"/>
          <w:rtl w:val="0"/>
        </w:rPr>
        <w:t xml:space="preserve">” to the GW (i.e. sent using the GW’s unicast address</w:t>
      </w:r>
      <w:sdt>
        <w:sdtPr>
          <w:tag w:val="goog_rdk_302"/>
        </w:sdtPr>
        <w:sdtContent>
          <w:del w:author="davide.lenzarini@u-blox.com" w:id="66" w:date="2023-11-29T17:51:37Z">
            <w:r w:rsidDel="00000000" w:rsidR="00000000" w:rsidRPr="00000000">
              <w:rPr>
                <w:rFonts w:ascii="Arial" w:cs="Arial" w:eastAsia="Arial" w:hAnsi="Arial"/>
                <w:rtl w:val="0"/>
              </w:rPr>
              <w:delText xml:space="preserve"> and not broadcasted</w:delText>
            </w:r>
          </w:del>
        </w:sdtContent>
      </w:sdt>
      <w:r w:rsidDel="00000000" w:rsidR="00000000" w:rsidRPr="00000000">
        <w:rPr>
          <w:rFonts w:ascii="Arial" w:cs="Arial" w:eastAsia="Arial" w:hAnsi="Arial"/>
          <w:rtl w:val="0"/>
        </w:rPr>
        <w:t xml:space="preserve">) and for which a GW’s reply is expected are supervised by a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and a retry counter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w:t>
      </w:r>
      <w:r w:rsidDel="00000000" w:rsidR="00000000" w:rsidRPr="00000000">
        <w:rPr>
          <w:rFonts w:ascii="Arial" w:cs="Arial" w:eastAsia="Arial" w:hAnsi="Arial"/>
          <w:rtl w:val="0"/>
        </w:rPr>
        <w:t xml:space="preserve">. The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is started by the client when the packet is sent and stopped when the expected GW’s reply is received. If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times out and the expected GW’s reply is not received, the client retransmits the packet. After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retransmissions, the client aborts the procedure and assumes that the MQTT-SN gateway is no longer available.</w:t>
      </w:r>
      <w:sdt>
        <w:sdtPr>
          <w:tag w:val="goog_rdk_303"/>
        </w:sdtPr>
        <w:sdtContent>
          <w:commentRangeStart w:id="93"/>
        </w:sdtContent>
      </w:sdt>
      <w:r w:rsidDel="00000000" w:rsidR="00000000" w:rsidRPr="00000000">
        <w:rPr>
          <w:rFonts w:ascii="Arial" w:cs="Arial" w:eastAsia="Arial" w:hAnsi="Arial"/>
          <w:rtl w:val="0"/>
        </w:rPr>
        <w:t xml:space="preserve"> It should then try to connect to another gateway.</w:t>
      </w:r>
      <w:commentRangeEnd w:id="89"/>
      <w:r w:rsidDel="00000000" w:rsidR="00000000" w:rsidRPr="00000000">
        <w:commentReference w:id="89"/>
      </w:r>
      <w:commentRangeEnd w:id="93"/>
      <w:r w:rsidDel="00000000" w:rsidR="00000000" w:rsidRPr="00000000">
        <w:commentReference w:id="93"/>
      </w:r>
      <w:commentRangeEnd w:id="90"/>
      <w:r w:rsidDel="00000000" w:rsidR="00000000" w:rsidRPr="00000000">
        <w:commentReference w:id="90"/>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1451">
      <w:pPr>
        <w:pStyle w:val="Heading2"/>
        <w:keepLines w:val="1"/>
        <w:spacing w:after="94" w:before="0" w:line="259" w:lineRule="auto"/>
        <w:ind w:left="0" w:firstLine="0"/>
        <w:rPr>
          <w:rFonts w:ascii="Arial" w:cs="Arial" w:eastAsia="Arial" w:hAnsi="Arial"/>
        </w:rPr>
      </w:pPr>
      <w:bookmarkStart w:colFirst="0" w:colLast="0" w:name="_heading=h.3rnmrmc" w:id="250"/>
      <w:bookmarkEnd w:id="250"/>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452">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53">
      <w:pPr>
        <w:rPr>
          <w:rFonts w:ascii="Arial" w:cs="Arial" w:eastAsia="Arial" w:hAnsi="Arial"/>
        </w:rPr>
      </w:pPr>
      <w:r w:rsidDel="00000000" w:rsidR="00000000" w:rsidRPr="00000000">
        <w:rPr>
          <w:rtl w:val="0"/>
        </w:rPr>
      </w:r>
    </w:p>
    <w:p w:rsidR="00000000" w:rsidDel="00000000" w:rsidP="00000000" w:rsidRDefault="00000000" w:rsidRPr="00000000" w14:paraId="00001454">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55">
      <w:pPr>
        <w:rPr>
          <w:rFonts w:ascii="Arial" w:cs="Arial" w:eastAsia="Arial" w:hAnsi="Arial"/>
        </w:rPr>
      </w:pPr>
      <w:r w:rsidDel="00000000" w:rsidR="00000000" w:rsidRPr="00000000">
        <w:rPr>
          <w:rtl w:val="0"/>
        </w:rPr>
      </w:r>
    </w:p>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457">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458">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9">
      <w:pPr>
        <w:ind w:left="72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5A">
      <w:pPr>
        <w:rPr>
          <w:rFonts w:ascii="Arial" w:cs="Arial" w:eastAsia="Arial" w:hAnsi="Arial"/>
          <w:color w:val="000000"/>
        </w:rPr>
      </w:pPr>
      <w:r w:rsidDel="00000000" w:rsidR="00000000" w:rsidRPr="00000000">
        <w:rPr>
          <w:rtl w:val="0"/>
        </w:rPr>
      </w:r>
    </w:p>
    <w:p w:rsidR="00000000" w:rsidDel="00000000" w:rsidP="00000000" w:rsidRDefault="00000000" w:rsidRPr="00000000" w14:paraId="0000145B">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max-receive value sent in the PINGREQ packet. If the number of messages buffered on the gateway queue exceeds the value specified by the client in the max-receive field, the gateway shall send only the max-receive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5C">
      <w:pPr>
        <w:rPr>
          <w:rFonts w:ascii="Arial" w:cs="Arial" w:eastAsia="Arial" w:hAnsi="Arial"/>
          <w:color w:val="000000"/>
        </w:rPr>
      </w:pPr>
      <w:r w:rsidDel="00000000" w:rsidR="00000000" w:rsidRPr="00000000">
        <w:rPr>
          <w:rtl w:val="0"/>
        </w:rPr>
      </w:r>
    </w:p>
    <w:p w:rsidR="00000000" w:rsidDel="00000000" w:rsidP="00000000" w:rsidRDefault="00000000" w:rsidRPr="00000000" w14:paraId="0000145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304"/>
        </w:sdtPr>
        <w:sdtContent>
          <w:commentRangeStart w:id="94"/>
        </w:sdtContent>
      </w:sdt>
      <w:r w:rsidDel="00000000" w:rsidR="00000000" w:rsidRPr="00000000">
        <w:rPr>
          <w:rFonts w:ascii="Arial" w:cs="Arial" w:eastAsia="Arial" w:hAnsi="Arial"/>
          <w:color w:val="000000"/>
          <w:rtl w:val="0"/>
        </w:rPr>
        <w:t xml:space="preserve">the gateway detects a timeout in the delivery,</w:t>
      </w:r>
      <w:commentRangeEnd w:id="94"/>
      <w:r w:rsidDel="00000000" w:rsidR="00000000" w:rsidRPr="00000000">
        <w:commentReference w:id="94"/>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5E">
      <w:pPr>
        <w:rPr>
          <w:rFonts w:ascii="Arial" w:cs="Arial" w:eastAsia="Arial" w:hAnsi="Arial"/>
          <w:color w:val="000000"/>
        </w:rPr>
      </w:pPr>
      <w:r w:rsidDel="00000000" w:rsidR="00000000" w:rsidRPr="00000000">
        <w:rPr>
          <w:rtl w:val="0"/>
        </w:rPr>
      </w:r>
    </w:p>
    <w:p w:rsidR="00000000" w:rsidDel="00000000" w:rsidP="00000000" w:rsidRDefault="00000000" w:rsidRPr="00000000" w14:paraId="0000145F">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60">
      <w:pPr>
        <w:rPr>
          <w:rFonts w:ascii="Arial" w:cs="Arial" w:eastAsia="Arial" w:hAnsi="Arial"/>
          <w:color w:val="000000"/>
        </w:rPr>
      </w:pPr>
      <w:r w:rsidDel="00000000" w:rsidR="00000000" w:rsidRPr="00000000">
        <w:rPr>
          <w:rtl w:val="0"/>
        </w:rPr>
      </w:r>
    </w:p>
    <w:p w:rsidR="00000000" w:rsidDel="00000000" w:rsidP="00000000" w:rsidRDefault="00000000" w:rsidRPr="00000000" w14:paraId="00001461">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62">
      <w:pPr>
        <w:rPr>
          <w:rFonts w:ascii="Arial" w:cs="Arial" w:eastAsia="Arial" w:hAnsi="Arial"/>
          <w:color w:val="000000"/>
        </w:rPr>
      </w:pPr>
      <w:r w:rsidDel="00000000" w:rsidR="00000000" w:rsidRPr="00000000">
        <w:rPr>
          <w:rtl w:val="0"/>
        </w:rPr>
      </w:r>
    </w:p>
    <w:p w:rsidR="00000000" w:rsidDel="00000000" w:rsidP="00000000" w:rsidRDefault="00000000" w:rsidRPr="00000000" w14:paraId="00001463">
      <w:pPr>
        <w:rPr>
          <w:rFonts w:ascii="Arial" w:cs="Arial" w:eastAsia="Arial" w:hAnsi="Arial"/>
          <w:color w:val="000000"/>
        </w:rPr>
      </w:pPr>
      <w:sdt>
        <w:sdtPr>
          <w:tag w:val="goog_rdk_305"/>
        </w:sdtPr>
        <w:sdtContent>
          <w:commentRangeStart w:id="95"/>
        </w:sdtContent>
      </w:sdt>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or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w:t>
      </w:r>
      <w:commentRangeEnd w:id="95"/>
      <w:r w:rsidDel="00000000" w:rsidR="00000000" w:rsidRPr="00000000">
        <w:commentReference w:id="95"/>
      </w:r>
      <w:r w:rsidDel="00000000" w:rsidR="00000000" w:rsidRPr="00000000">
        <w:rPr>
          <w:rFonts w:ascii="Arial" w:cs="Arial" w:eastAsia="Arial" w:hAnsi="Arial"/>
          <w:color w:val="000000"/>
          <w:rtl w:val="0"/>
        </w:rPr>
        <w:t xml:space="preserve">. </w:t>
      </w:r>
      <w:sdt>
        <w:sdtPr>
          <w:tag w:val="goog_rdk_306"/>
        </w:sdtPr>
        <w:sdtContent>
          <w:commentRangeStart w:id="96"/>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96"/>
      <w:r w:rsidDel="00000000" w:rsidR="00000000" w:rsidRPr="00000000">
        <w:commentReference w:id="96"/>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64">
      <w:pPr>
        <w:rPr>
          <w:rFonts w:ascii="Arial" w:cs="Arial" w:eastAsia="Arial" w:hAnsi="Arial"/>
          <w:color w:val="000000"/>
        </w:rPr>
      </w:pPr>
      <w:r w:rsidDel="00000000" w:rsidR="00000000" w:rsidRPr="00000000">
        <w:rPr>
          <w:rtl w:val="0"/>
        </w:rPr>
      </w:r>
    </w:p>
    <w:p w:rsidR="00000000" w:rsidDel="00000000" w:rsidP="00000000" w:rsidRDefault="00000000" w:rsidRPr="00000000" w14:paraId="00001465">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66">
      <w:pPr>
        <w:rPr>
          <w:rFonts w:ascii="Arial" w:cs="Arial" w:eastAsia="Arial" w:hAnsi="Arial"/>
          <w:color w:val="000000"/>
        </w:rPr>
      </w:pPr>
      <w:r w:rsidDel="00000000" w:rsidR="00000000" w:rsidRPr="00000000">
        <w:rPr>
          <w:rtl w:val="0"/>
        </w:rPr>
      </w:r>
    </w:p>
    <w:p w:rsidR="00000000" w:rsidDel="00000000" w:rsidP="00000000" w:rsidRDefault="00000000" w:rsidRPr="00000000" w14:paraId="0000146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sdt>
        <w:sdtPr>
          <w:tag w:val="goog_rdk_307"/>
        </w:sdtPr>
        <w:sdtContent>
          <w:commentRangeStart w:id="97"/>
        </w:sdtContent>
      </w:sdt>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97"/>
      <w:r w:rsidDel="00000000" w:rsidR="00000000" w:rsidRPr="00000000">
        <w:commentReference w:id="97"/>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68">
      <w:pPr>
        <w:rPr>
          <w:rFonts w:ascii="Arial" w:cs="Arial" w:eastAsia="Arial" w:hAnsi="Arial"/>
          <w:color w:val="000000"/>
        </w:rPr>
      </w:pPr>
      <w:r w:rsidDel="00000000" w:rsidR="00000000" w:rsidRPr="00000000">
        <w:rPr>
          <w:rtl w:val="0"/>
        </w:rPr>
      </w:r>
    </w:p>
    <w:p w:rsidR="00000000" w:rsidDel="00000000" w:rsidP="00000000" w:rsidRDefault="00000000" w:rsidRPr="00000000" w14:paraId="00001469">
      <w:pPr>
        <w:ind w:left="720" w:firstLine="0"/>
        <w:rPr>
          <w:rFonts w:ascii="Arial" w:cs="Arial" w:eastAsia="Arial" w:hAnsi="Arial"/>
          <w:b w:val="1"/>
          <w:shd w:fill="fff2cc" w:val="clear"/>
        </w:rPr>
      </w:pPr>
      <w:r w:rsidDel="00000000" w:rsidR="00000000" w:rsidRPr="00000000">
        <w:rPr>
          <w:rFonts w:ascii="Arial" w:cs="Arial" w:eastAsia="Arial" w:hAnsi="Arial"/>
          <w:color w:val="000000"/>
          <w:rtl w:val="0"/>
        </w:rPr>
        <w:t xml:space="preserve">Inf</w:t>
      </w:r>
      <w:r w:rsidDel="00000000" w:rsidR="00000000" w:rsidRPr="00000000">
        <w:rPr>
          <w:rFonts w:ascii="Arial" w:cs="Arial" w:eastAsia="Arial" w:hAnsi="Arial"/>
          <w:b w:val="1"/>
          <w:shd w:fill="fff2cc" w:val="clear"/>
          <w:rtl w:val="0"/>
        </w:rPr>
        <w:t xml:space="preserve">ormative comment</w:t>
      </w:r>
    </w:p>
    <w:p w:rsidR="00000000" w:rsidDel="00000000" w:rsidP="00000000" w:rsidRDefault="00000000" w:rsidRPr="00000000" w14:paraId="0000146A">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46B">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46C">
      <w:pPr>
        <w:spacing w:after="0" w:before="0" w:lineRule="auto"/>
        <w:ind w:left="2127" w:firstLine="0"/>
        <w:rPr>
          <w:rFonts w:ascii="Arial" w:cs="Arial" w:eastAsia="Arial" w:hAnsi="Arial"/>
          <w:sz w:val="24"/>
          <w:szCs w:val="24"/>
        </w:rPr>
      </w:pPr>
      <w:sdt>
        <w:sdtPr>
          <w:tag w:val="goog_rdk_308"/>
        </w:sdtPr>
        <w:sdtContent>
          <w:commentRangeStart w:id="98"/>
        </w:sdtContent>
      </w:sdt>
      <w:r w:rsidDel="00000000" w:rsidR="00000000" w:rsidRPr="00000000">
        <w:rPr>
          <w:rFonts w:ascii="Arial" w:cs="Arial" w:eastAsia="Arial" w:hAnsi="Arial"/>
          <w:sz w:val="24"/>
          <w:szCs w:val="24"/>
        </w:rPr>
        <w:drawing>
          <wp:inline distB="0" distT="0" distL="0" distR="0">
            <wp:extent cx="2924446" cy="4255133"/>
            <wp:effectExtent b="0" l="0" r="0" t="0"/>
            <wp:docPr descr="sleeping-client-v1.0.png" id="9" name="image9.png"/>
            <a:graphic>
              <a:graphicData uri="http://schemas.openxmlformats.org/drawingml/2006/picture">
                <pic:pic>
                  <pic:nvPicPr>
                    <pic:cNvPr descr="sleeping-client-v1.0.png" id="0" name="image9.png"/>
                    <pic:cNvPicPr preferRelativeResize="0"/>
                  </pic:nvPicPr>
                  <pic:blipFill>
                    <a:blip r:embed="rId61"/>
                    <a:srcRect b="0" l="0" r="0" t="0"/>
                    <a:stretch>
                      <a:fillRect/>
                    </a:stretch>
                  </pic:blipFill>
                  <pic:spPr>
                    <a:xfrm>
                      <a:off x="0" y="0"/>
                      <a:ext cx="2924446" cy="4255133"/>
                    </a:xfrm>
                    <a:prstGeom prst="rect"/>
                    <a:ln/>
                  </pic:spPr>
                </pic:pic>
              </a:graphicData>
            </a:graphic>
          </wp:inline>
        </w:drawing>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146D">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309"/>
        </w:sdtPr>
        <w:sdtContent>
          <w:commentRangeStart w:id="99"/>
        </w:sdtContent>
      </w:sdt>
      <w:r w:rsidDel="00000000" w:rsidR="00000000" w:rsidRPr="00000000">
        <w:rPr>
          <w:rFonts w:ascii="Arial" w:cs="Arial" w:eastAsia="Arial" w:hAnsi="Arial"/>
          <w:rtl w:val="0"/>
        </w:rPr>
        <w:t xml:space="preserve">Awake ping packet flush</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46E">
      <w:pPr>
        <w:pStyle w:val="Heading2"/>
        <w:rPr/>
      </w:pPr>
      <w:bookmarkStart w:colFirst="0" w:colLast="0" w:name="_heading=h.26sx1u5" w:id="251"/>
      <w:bookmarkEnd w:id="251"/>
      <w:r w:rsidDel="00000000" w:rsidR="00000000" w:rsidRPr="00000000">
        <w:rPr>
          <w:rtl w:val="0"/>
        </w:rPr>
        <w:t xml:space="preserve">4.20 </w:t>
      </w:r>
      <w:sdt>
        <w:sdtPr>
          <w:tag w:val="goog_rdk_310"/>
        </w:sdtPr>
        <w:sdtContent>
          <w:commentRangeStart w:id="100"/>
        </w:sdtContent>
      </w:sdt>
      <w:r w:rsidDel="00000000" w:rsidR="00000000" w:rsidRPr="00000000">
        <w:rPr>
          <w:rtl w:val="0"/>
        </w:rPr>
        <w:t xml:space="preserve">Authentication</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471">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2">
      <w:pPr>
        <w:rPr>
          <w:rFonts w:ascii="Arial" w:cs="Arial" w:eastAsia="Arial" w:hAnsi="Arial"/>
        </w:rPr>
      </w:pPr>
      <w:r w:rsidDel="00000000" w:rsidR="00000000" w:rsidRPr="00000000">
        <w:rPr>
          <w:rtl w:val="0"/>
        </w:rPr>
      </w:r>
    </w:p>
    <w:p w:rsidR="00000000" w:rsidDel="00000000" w:rsidP="00000000" w:rsidRDefault="00000000" w:rsidRPr="00000000" w14:paraId="00001473">
      <w:pPr>
        <w:ind w:left="720" w:firstLine="0"/>
        <w:rPr>
          <w:rFonts w:ascii="Arial" w:cs="Arial" w:eastAsia="Arial" w:hAnsi="Arial"/>
          <w:b w:val="1"/>
          <w:shd w:fill="fff2cc" w:val="clear"/>
        </w:rPr>
      </w:pPr>
      <w:r w:rsidDel="00000000" w:rsidR="00000000" w:rsidRPr="00000000">
        <w:rPr>
          <w:rFonts w:ascii="Arial" w:cs="Arial" w:eastAsia="Arial" w:hAnsi="Arial"/>
          <w:rtl w:val="0"/>
        </w:rPr>
        <w:t xml:space="preserve">Inf</w:t>
      </w:r>
      <w:r w:rsidDel="00000000" w:rsidR="00000000" w:rsidRPr="00000000">
        <w:rPr>
          <w:rFonts w:ascii="Arial" w:cs="Arial" w:eastAsia="Arial" w:hAnsi="Arial"/>
          <w:b w:val="1"/>
          <w:shd w:fill="fff2cc" w:val="clear"/>
          <w:rtl w:val="0"/>
        </w:rPr>
        <w:t xml:space="preserve">ormative comment</w:t>
      </w:r>
    </w:p>
    <w:p w:rsidR="00000000" w:rsidDel="00000000" w:rsidP="00000000" w:rsidRDefault="00000000" w:rsidRPr="00000000" w14:paraId="0000147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47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47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478">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47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47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47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Inf</w:t>
      </w:r>
      <w:r w:rsidDel="00000000" w:rsidR="00000000" w:rsidRPr="00000000">
        <w:rPr>
          <w:rFonts w:ascii="Arial" w:cs="Arial" w:eastAsia="Arial" w:hAnsi="Arial"/>
          <w:b w:val="1"/>
          <w:shd w:fill="fff2cc" w:val="clear"/>
          <w:rtl w:val="0"/>
        </w:rPr>
        <w:t xml:space="preserve">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47D">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47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47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480">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481">
      <w:pPr>
        <w:rPr>
          <w:rFonts w:ascii="Arial" w:cs="Arial" w:eastAsia="Arial" w:hAnsi="Arial"/>
        </w:rPr>
      </w:pPr>
      <w:r w:rsidDel="00000000" w:rsidR="00000000" w:rsidRPr="00000000">
        <w:rPr>
          <w:rFonts w:ascii="Arial" w:cs="Arial" w:eastAsia="Arial" w:hAnsi="Arial"/>
          <w:rtl w:val="0"/>
        </w:rPr>
        <w:t xml:space="preserve">Where client-first data is the content of the SASL PLAIN message as described in RFC 4616:</w:t>
      </w:r>
    </w:p>
    <w:p w:rsidR="00000000" w:rsidDel="00000000" w:rsidP="00000000" w:rsidRDefault="00000000" w:rsidRPr="00000000" w14:paraId="00001482">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483">
      <w:pPr>
        <w:pStyle w:val="Heading2"/>
        <w:ind w:left="0" w:firstLine="0"/>
        <w:rPr>
          <w:rFonts w:ascii="Arial" w:cs="Arial" w:eastAsia="Arial" w:hAnsi="Arial"/>
        </w:rPr>
      </w:pPr>
      <w:bookmarkStart w:colFirst="0" w:colLast="0" w:name="_heading=h.ly7c1y" w:id="252"/>
      <w:bookmarkEnd w:id="252"/>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484">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85">
      <w:pPr>
        <w:rPr>
          <w:rFonts w:ascii="Arial" w:cs="Arial" w:eastAsia="Arial" w:hAnsi="Arial"/>
        </w:rPr>
      </w:pPr>
      <w:r w:rsidDel="00000000" w:rsidR="00000000" w:rsidRPr="00000000">
        <w:rPr>
          <w:rtl w:val="0"/>
        </w:rPr>
      </w:r>
    </w:p>
    <w:p w:rsidR="00000000" w:rsidDel="00000000" w:rsidP="00000000" w:rsidRDefault="00000000" w:rsidRPr="00000000" w14:paraId="00001486">
      <w:pPr>
        <w:pStyle w:val="Heading2"/>
        <w:ind w:left="0" w:firstLine="0"/>
        <w:rPr>
          <w:rFonts w:ascii="Arial" w:cs="Arial" w:eastAsia="Arial" w:hAnsi="Arial"/>
          <w:b w:val="1"/>
          <w:color w:val="446caa"/>
          <w:sz w:val="28"/>
          <w:szCs w:val="28"/>
        </w:rPr>
      </w:pPr>
      <w:bookmarkStart w:colFirst="0" w:colLast="0" w:name="_heading=h.mo7ahow0t2fa" w:id="253"/>
      <w:bookmarkEnd w:id="253"/>
      <w:r w:rsidDel="00000000" w:rsidR="00000000" w:rsidRPr="00000000">
        <w:rPr>
          <w:rFonts w:ascii="Arial" w:cs="Arial" w:eastAsia="Arial" w:hAnsi="Arial"/>
          <w:rtl w:val="0"/>
        </w:rPr>
        <w:t xml:space="preserve">4.22 Optional Features</w:t>
      </w:r>
      <w:r w:rsidDel="00000000" w:rsidR="00000000" w:rsidRPr="00000000">
        <w:rPr>
          <w:rtl w:val="0"/>
        </w:rPr>
      </w:r>
    </w:p>
    <w:p w:rsidR="00000000" w:rsidDel="00000000" w:rsidP="00000000" w:rsidRDefault="00000000" w:rsidRPr="00000000" w14:paraId="00001487">
      <w:pPr>
        <w:rPr>
          <w:rFonts w:ascii="Arial" w:cs="Arial" w:eastAsia="Arial" w:hAnsi="Arial"/>
        </w:rPr>
      </w:pPr>
      <w:r w:rsidDel="00000000" w:rsidR="00000000" w:rsidRPr="00000000">
        <w:rPr>
          <w:rFonts w:ascii="Arial" w:cs="Arial" w:eastAsia="Arial" w:hAnsi="Arial"/>
          <w:rtl w:val="0"/>
        </w:rPr>
        <w:t xml:space="preserve">The ADVERTISE, SEARCHGW and GWINFO packet type support is optional. For instance, it is not required if the MQTT-SN Gateway is an Internet node reachable via a public IP address.</w:t>
      </w:r>
    </w:p>
    <w:p w:rsidR="00000000" w:rsidDel="00000000" w:rsidP="00000000" w:rsidRDefault="00000000" w:rsidRPr="00000000" w14:paraId="00001488">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reach directly a MQTT-SN Gateway.</w:t>
      </w:r>
    </w:p>
    <w:p w:rsidR="00000000" w:rsidDel="00000000" w:rsidP="00000000" w:rsidRDefault="00000000" w:rsidRPr="00000000" w14:paraId="00001489">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8A">
      <w:pPr>
        <w:pStyle w:val="Heading1"/>
        <w:ind w:left="0" w:firstLine="0"/>
        <w:rPr>
          <w:rFonts w:ascii="Arial" w:cs="Arial" w:eastAsia="Arial" w:hAnsi="Arial"/>
        </w:rPr>
      </w:pPr>
      <w:bookmarkStart w:colFirst="0" w:colLast="0" w:name="_heading=h.2k82xt6" w:id="254"/>
      <w:bookmarkEnd w:id="254"/>
      <w:r w:rsidDel="00000000" w:rsidR="00000000" w:rsidRPr="00000000">
        <w:rPr>
          <w:rFonts w:ascii="Arial" w:cs="Arial" w:eastAsia="Arial" w:hAnsi="Arial"/>
          <w:rtl w:val="0"/>
        </w:rPr>
        <w:t xml:space="preserve">5 Conformance</w:t>
      </w:r>
    </w:p>
    <w:p w:rsidR="00000000" w:rsidDel="00000000" w:rsidP="00000000" w:rsidRDefault="00000000" w:rsidRPr="00000000" w14:paraId="0000148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62">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8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63">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8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64">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8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8F">
      <w:pPr>
        <w:pStyle w:val="Heading1"/>
        <w:keepNext w:val="1"/>
        <w:pageBreakBefore w:val="1"/>
        <w:numPr>
          <w:ilvl w:val="0"/>
          <w:numId w:val="11"/>
        </w:numPr>
        <w:pBdr>
          <w:top w:color="808080" w:space="6" w:sz="4" w:val="single"/>
        </w:pBdr>
        <w:spacing w:after="120" w:before="480" w:lineRule="auto"/>
        <w:ind w:left="360"/>
        <w:rPr/>
      </w:pPr>
      <w:bookmarkStart w:colFirst="0" w:colLast="0" w:name="_heading=h.zdd80z" w:id="255"/>
      <w:bookmarkEnd w:id="255"/>
      <w:r w:rsidDel="00000000" w:rsidR="00000000" w:rsidRPr="00000000">
        <w:rPr>
          <w:rtl w:val="0"/>
        </w:rPr>
        <w:t xml:space="preserve">Appendix A. References</w:t>
      </w:r>
      <w:r w:rsidDel="00000000" w:rsidR="00000000" w:rsidRPr="00000000">
        <w:rPr>
          <w:rtl w:val="0"/>
        </w:rPr>
      </w:r>
    </w:p>
    <w:p w:rsidR="00000000" w:rsidDel="00000000" w:rsidP="00000000" w:rsidRDefault="00000000" w:rsidRPr="00000000" w14:paraId="00001490">
      <w:pPr>
        <w:rPr>
          <w:highlight w:val="yellow"/>
          <w:vertAlign w:val="baseline"/>
        </w:rPr>
      </w:pPr>
      <w:r w:rsidDel="00000000" w:rsidR="00000000" w:rsidRPr="00000000">
        <w:rPr>
          <w:highlight w:val="yellow"/>
          <w:vertAlign w:val="baseline"/>
          <w:rtl w:val="0"/>
        </w:rPr>
        <w:t xml:space="preserve">[Required section.]</w:t>
      </w:r>
    </w:p>
    <w:p w:rsidR="00000000" w:rsidDel="00000000" w:rsidP="00000000" w:rsidRDefault="00000000" w:rsidRPr="00000000" w14:paraId="00001491">
      <w:pPr>
        <w:rPr>
          <w:highlight w:val="yellow"/>
          <w:vertAlign w:val="baseline"/>
        </w:rPr>
      </w:pPr>
      <w:r w:rsidDel="00000000" w:rsidR="00000000" w:rsidRPr="00000000">
        <w:rPr>
          <w:highlight w:val="yellow"/>
          <w:vertAlign w:val="baseline"/>
          <w:rtl w:val="0"/>
        </w:rPr>
        <w:t xml:space="preserve">This appendix contains the normative and informative references that are used in this document.</w:t>
      </w:r>
    </w:p>
    <w:p w:rsidR="00000000" w:rsidDel="00000000" w:rsidP="00000000" w:rsidRDefault="00000000" w:rsidRPr="00000000" w14:paraId="00001492">
      <w:pPr>
        <w:rPr>
          <w:highlight w:val="yellow"/>
          <w:vertAlign w:val="baseline"/>
        </w:rPr>
      </w:pPr>
      <w:r w:rsidDel="00000000" w:rsidR="00000000" w:rsidRPr="00000000">
        <w:rPr>
          <w:highlight w:val="yellow"/>
          <w:vertAlign w:val="baseline"/>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93">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94">
      <w:pPr>
        <w:rPr>
          <w:highlight w:val="yellow"/>
          <w:vertAlign w:val="baseline"/>
        </w:rPr>
      </w:pPr>
      <w:r w:rsidDel="00000000" w:rsidR="00000000" w:rsidRPr="00000000">
        <w:rPr>
          <w:highlight w:val="yellow"/>
          <w:vertAlign w:val="baseline"/>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95">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96">
      <w:pPr>
        <w:rPr>
          <w:highlight w:val="yellow"/>
          <w:vertAlign w:val="baseline"/>
        </w:rPr>
      </w:pPr>
      <w:r w:rsidDel="00000000" w:rsidR="00000000" w:rsidRPr="00000000">
        <w:rPr>
          <w:highlight w:val="yellow"/>
          <w:vertAlign w:val="baseline"/>
          <w:rtl w:val="0"/>
        </w:rPr>
        <w:t xml:space="preserve">For all References – Normative and Informative:</w:t>
      </w:r>
    </w:p>
    <w:p w:rsidR="00000000" w:rsidDel="00000000" w:rsidP="00000000" w:rsidRDefault="00000000" w:rsidRPr="00000000" w14:paraId="00001497">
      <w:pPr>
        <w:rPr>
          <w:highlight w:val="yellow"/>
          <w:vertAlign w:val="baseline"/>
        </w:rPr>
      </w:pPr>
      <w:r w:rsidDel="00000000" w:rsidR="00000000" w:rsidRPr="00000000">
        <w:rPr>
          <w:highlight w:val="yellow"/>
          <w:vertAlign w:val="baseline"/>
          <w:rtl w:val="0"/>
        </w:rPr>
        <w:t xml:space="preserve">Recommended approach: Set up [Reference]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98">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99">
      <w:pPr>
        <w:rPr>
          <w:highlight w:val="yellow"/>
          <w:vertAlign w:val="baseline"/>
        </w:rPr>
      </w:pPr>
      <w:r w:rsidDel="00000000" w:rsidR="00000000" w:rsidRPr="00000000">
        <w:rPr>
          <w:highlight w:val="yellow"/>
          <w:vertAlign w:val="baseline"/>
          <w:rtl w:val="0"/>
        </w:rPr>
        <w:t xml:space="preserve">The proper format for citation of technical work produced by an OASIS TC (whether Standards Track or Non-Standards Track) is:</w:t>
      </w:r>
    </w:p>
    <w:p w:rsidR="00000000" w:rsidDel="00000000" w:rsidP="00000000" w:rsidRDefault="00000000" w:rsidRPr="00000000" w14:paraId="0000149A">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9B">
      <w:pPr>
        <w:rPr>
          <w:highlight w:val="yellow"/>
          <w:vertAlign w:val="baseline"/>
        </w:rPr>
      </w:pPr>
      <w:r w:rsidDel="00000000" w:rsidR="00000000" w:rsidRPr="00000000">
        <w:rPr>
          <w:highlight w:val="yellow"/>
          <w:vertAlign w:val="baseline"/>
          <w:rtl w:val="0"/>
        </w:rPr>
        <w:t xml:space="preserve">[Citation Label]</w:t>
      </w:r>
    </w:p>
    <w:p w:rsidR="00000000" w:rsidDel="00000000" w:rsidP="00000000" w:rsidRDefault="00000000" w:rsidRPr="00000000" w14:paraId="0000149C">
      <w:pPr>
        <w:rPr>
          <w:highlight w:val="yellow"/>
          <w:vertAlign w:val="baseline"/>
        </w:rPr>
      </w:pPr>
      <w:r w:rsidDel="00000000" w:rsidR="00000000" w:rsidRPr="00000000">
        <w:rPr>
          <w:highlight w:val="yellow"/>
          <w:vertAlign w:val="baseline"/>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9D">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9E">
      <w:pPr>
        <w:rPr>
          <w:highlight w:val="yellow"/>
          <w:vertAlign w:val="baseline"/>
        </w:rPr>
      </w:pPr>
      <w:r w:rsidDel="00000000" w:rsidR="00000000" w:rsidRPr="00000000">
        <w:rPr>
          <w:highlight w:val="yellow"/>
          <w:vertAlign w:val="baseline"/>
          <w:rtl w:val="0"/>
        </w:rPr>
        <w:t xml:space="preserve">For example:</w:t>
      </w:r>
    </w:p>
    <w:p w:rsidR="00000000" w:rsidDel="00000000" w:rsidP="00000000" w:rsidRDefault="00000000" w:rsidRPr="00000000" w14:paraId="0000149F">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A0">
      <w:pPr>
        <w:rPr>
          <w:highlight w:val="yellow"/>
          <w:vertAlign w:val="baseline"/>
        </w:rPr>
      </w:pPr>
      <w:r w:rsidDel="00000000" w:rsidR="00000000" w:rsidRPr="00000000">
        <w:rPr>
          <w:highlight w:val="yellow"/>
          <w:vertAlign w:val="baseline"/>
          <w:rtl w:val="0"/>
        </w:rPr>
        <w:t xml:space="preserve">[OpenDoc-1.2]</w:t>
      </w:r>
    </w:p>
    <w:p w:rsidR="00000000" w:rsidDel="00000000" w:rsidP="00000000" w:rsidRDefault="00000000" w:rsidRPr="00000000" w14:paraId="000014A1">
      <w:pPr>
        <w:rPr>
          <w:highlight w:val="yellow"/>
          <w:vertAlign w:val="baseline"/>
        </w:rPr>
      </w:pPr>
      <w:r w:rsidDel="00000000" w:rsidR="00000000" w:rsidRPr="00000000">
        <w:rPr>
          <w:highlight w:val="yellow"/>
          <w:vertAlign w:val="baseline"/>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A2">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A3">
      <w:pPr>
        <w:rPr>
          <w:highlight w:val="yellow"/>
          <w:vertAlign w:val="baseline"/>
        </w:rPr>
      </w:pPr>
      <w:r w:rsidDel="00000000" w:rsidR="00000000" w:rsidRPr="00000000">
        <w:rPr>
          <w:highlight w:val="yellow"/>
          <w:vertAlign w:val="baseline"/>
          <w:rtl w:val="0"/>
        </w:rPr>
        <w:t xml:space="preserve">Reference sources:</w:t>
      </w:r>
    </w:p>
    <w:p w:rsidR="00000000" w:rsidDel="00000000" w:rsidP="00000000" w:rsidRDefault="00000000" w:rsidRPr="00000000" w14:paraId="000014A4">
      <w:pPr>
        <w:rPr>
          <w:highlight w:val="yellow"/>
          <w:vertAlign w:val="baseline"/>
        </w:rPr>
      </w:pPr>
      <w:r w:rsidDel="00000000" w:rsidR="00000000" w:rsidRPr="00000000">
        <w:rPr>
          <w:highlight w:val="yellow"/>
          <w:vertAlign w:val="baseline"/>
          <w:rtl w:val="0"/>
        </w:rPr>
        <w:t xml:space="preserve">For references to IETF RFCs, use the approved citation formats at:</w:t>
      </w:r>
    </w:p>
    <w:p w:rsidR="00000000" w:rsidDel="00000000" w:rsidP="00000000" w:rsidRDefault="00000000" w:rsidRPr="00000000" w14:paraId="000014A5">
      <w:pPr>
        <w:rPr>
          <w:highlight w:val="yellow"/>
          <w:vertAlign w:val="baseline"/>
        </w:rPr>
      </w:pPr>
      <w:hyperlink r:id="rId65">
        <w:r w:rsidDel="00000000" w:rsidR="00000000" w:rsidRPr="00000000">
          <w:rPr>
            <w:color w:val="1155cc"/>
            <w:highlight w:val="yellow"/>
            <w:u w:val="single"/>
            <w:vertAlign w:val="baseline"/>
            <w:rtl w:val="0"/>
          </w:rPr>
          <w:t xml:space="preserve">https://docs.oasis-open.org/templates/ietf-rfc-list/ietf-rfc-list.html</w:t>
        </w:r>
      </w:hyperlink>
      <w:r w:rsidDel="00000000" w:rsidR="00000000" w:rsidRPr="00000000">
        <w:rPr>
          <w:highlight w:val="yellow"/>
          <w:vertAlign w:val="baseline"/>
          <w:rtl w:val="0"/>
        </w:rPr>
        <w:t xml:space="preserve">.</w:t>
      </w:r>
    </w:p>
    <w:p w:rsidR="00000000" w:rsidDel="00000000" w:rsidP="00000000" w:rsidRDefault="00000000" w:rsidRPr="00000000" w14:paraId="000014A6">
      <w:pPr>
        <w:rPr>
          <w:highlight w:val="yellow"/>
          <w:vertAlign w:val="baseline"/>
        </w:rPr>
      </w:pPr>
      <w:r w:rsidDel="00000000" w:rsidR="00000000" w:rsidRPr="00000000">
        <w:rPr>
          <w:highlight w:val="yellow"/>
          <w:vertAlign w:val="baseline"/>
          <w:rtl w:val="0"/>
        </w:rPr>
        <w:t xml:space="preserve">The most recent IETF RFC references are listed by the IETF at </w:t>
      </w:r>
      <w:hyperlink r:id="rId66">
        <w:r w:rsidDel="00000000" w:rsidR="00000000" w:rsidRPr="00000000">
          <w:rPr>
            <w:color w:val="1155cc"/>
            <w:highlight w:val="yellow"/>
            <w:u w:val="single"/>
            <w:vertAlign w:val="baseline"/>
            <w:rtl w:val="0"/>
          </w:rPr>
          <w:t xml:space="preserve">https://www.rfc-editor.org/in-notes/rfc-ref.txt</w:t>
        </w:r>
      </w:hyperlink>
      <w:r w:rsidDel="00000000" w:rsidR="00000000" w:rsidRPr="00000000">
        <w:rPr>
          <w:highlight w:val="yellow"/>
          <w:vertAlign w:val="baseline"/>
          <w:rtl w:val="0"/>
        </w:rPr>
        <w:t xml:space="preserve">.</w:t>
      </w:r>
    </w:p>
    <w:p w:rsidR="00000000" w:rsidDel="00000000" w:rsidP="00000000" w:rsidRDefault="00000000" w:rsidRPr="00000000" w14:paraId="000014A7">
      <w:pPr>
        <w:rPr>
          <w:highlight w:val="yellow"/>
          <w:vertAlign w:val="baseline"/>
        </w:rPr>
      </w:pPr>
      <w:r w:rsidDel="00000000" w:rsidR="00000000" w:rsidRPr="00000000">
        <w:rPr>
          <w:highlight w:val="yellow"/>
          <w:vertAlign w:val="baseline"/>
          <w:rtl w:val="0"/>
        </w:rPr>
        <w:t xml:space="preserve">For references to W3C Recommendations, use the approved citation formats at:</w:t>
      </w:r>
    </w:p>
    <w:p w:rsidR="00000000" w:rsidDel="00000000" w:rsidP="00000000" w:rsidRDefault="00000000" w:rsidRPr="00000000" w14:paraId="000014A8">
      <w:pPr>
        <w:rPr>
          <w:highlight w:val="yellow"/>
          <w:vertAlign w:val="baseline"/>
        </w:rPr>
      </w:pPr>
      <w:hyperlink r:id="rId67">
        <w:r w:rsidDel="00000000" w:rsidR="00000000" w:rsidRPr="00000000">
          <w:rPr>
            <w:color w:val="1155cc"/>
            <w:highlight w:val="yellow"/>
            <w:u w:val="single"/>
            <w:vertAlign w:val="baseline"/>
            <w:rtl w:val="0"/>
          </w:rPr>
          <w:t xml:space="preserve">https://docs.oasis-open.org/templates/w3c-recommendations-list/w3c-recommendations-list.html</w:t>
        </w:r>
      </w:hyperlink>
      <w:r w:rsidDel="00000000" w:rsidR="00000000" w:rsidRPr="00000000">
        <w:rPr>
          <w:highlight w:val="yellow"/>
          <w:vertAlign w:val="baseline"/>
          <w:rtl w:val="0"/>
        </w:rPr>
        <w:t xml:space="preserve">.</w:t>
      </w:r>
    </w:p>
    <w:p w:rsidR="00000000" w:rsidDel="00000000" w:rsidP="00000000" w:rsidRDefault="00000000" w:rsidRPr="00000000" w14:paraId="000014A9">
      <w:pPr>
        <w:rPr>
          <w:highlight w:val="yellow"/>
          <w:vertAlign w:val="baseline"/>
        </w:rPr>
      </w:pPr>
      <w:r w:rsidDel="00000000" w:rsidR="00000000" w:rsidRPr="00000000">
        <w:rPr>
          <w:highlight w:val="yellow"/>
          <w:vertAlign w:val="baseline"/>
          <w:rtl w:val="0"/>
        </w:rPr>
        <w:t xml:space="preserve">Remove this note before submitting for publication.</w:t>
      </w:r>
    </w:p>
    <w:p w:rsidR="00000000" w:rsidDel="00000000" w:rsidP="00000000" w:rsidRDefault="00000000" w:rsidRPr="00000000" w14:paraId="000014AA">
      <w:pPr>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 </w:t>
      </w:r>
    </w:p>
    <w:p w:rsidR="00000000" w:rsidDel="00000000" w:rsidP="00000000" w:rsidRDefault="00000000" w:rsidRPr="00000000" w14:paraId="000014AB">
      <w:pPr>
        <w:pStyle w:val="Heading2"/>
        <w:rPr>
          <w:vertAlign w:val="baseline"/>
        </w:rPr>
      </w:pPr>
      <w:bookmarkStart w:colFirst="0" w:colLast="0" w:name="_heading=h.2pjpzxrro3v8" w:id="256"/>
      <w:bookmarkEnd w:id="256"/>
      <w:r w:rsidDel="00000000" w:rsidR="00000000" w:rsidRPr="00000000">
        <w:rPr>
          <w:vertAlign w:val="baseline"/>
          <w:rtl w:val="0"/>
        </w:rPr>
        <w:t xml:space="preserve">A.1 Normative References</w:t>
      </w:r>
    </w:p>
    <w:p w:rsidR="00000000" w:rsidDel="00000000" w:rsidP="00000000" w:rsidRDefault="00000000" w:rsidRPr="00000000" w14:paraId="000014AC">
      <w:pPr>
        <w:rPr>
          <w:vertAlign w:val="baseline"/>
        </w:rPr>
      </w:pPr>
      <w:r w:rsidDel="00000000" w:rsidR="00000000" w:rsidRPr="00000000">
        <w:rPr>
          <w:vertAlign w:val="baseline"/>
          <w:rtl w:val="0"/>
        </w:rPr>
        <w:t xml:space="preserve">The following documents are referenced in such a way that some or all of their content constitutes requirements of this document.</w:t>
      </w:r>
    </w:p>
    <w:p w:rsidR="00000000" w:rsidDel="00000000" w:rsidP="00000000" w:rsidRDefault="00000000" w:rsidRPr="00000000" w14:paraId="000014AD">
      <w:pPr>
        <w:rPr>
          <w:vertAlign w:val="baseline"/>
        </w:rPr>
      </w:pPr>
      <w:r w:rsidDel="00000000" w:rsidR="00000000" w:rsidRPr="00000000">
        <w:rPr>
          <w:vertAlign w:val="baseline"/>
          <w:rtl w:val="0"/>
        </w:rPr>
        <w:t xml:space="preserve"> </w:t>
      </w:r>
    </w:p>
    <w:p w:rsidR="00000000" w:rsidDel="00000000" w:rsidP="00000000" w:rsidRDefault="00000000" w:rsidRPr="00000000" w14:paraId="000014AE">
      <w:pPr>
        <w:rPr>
          <w:vertAlign w:val="baseline"/>
        </w:rPr>
      </w:pPr>
      <w:r w:rsidDel="00000000" w:rsidR="00000000" w:rsidRPr="00000000">
        <w:rPr>
          <w:vertAlign w:val="baseline"/>
          <w:rtl w:val="0"/>
        </w:rPr>
        <w:t xml:space="preserve">[RFC2119]</w:t>
      </w:r>
    </w:p>
    <w:p w:rsidR="00000000" w:rsidDel="00000000" w:rsidP="00000000" w:rsidRDefault="00000000" w:rsidRPr="00000000" w14:paraId="000014AF">
      <w:pPr>
        <w:rPr>
          <w:vertAlign w:val="baseline"/>
        </w:rPr>
      </w:pPr>
      <w:r w:rsidDel="00000000" w:rsidR="00000000" w:rsidRPr="00000000">
        <w:rPr>
          <w:vertAlign w:val="baseline"/>
          <w:rtl w:val="0"/>
        </w:rPr>
        <w:t xml:space="preserve">Bradner, S., "Key words for use in RFCs to Indicate Requirement Levels", BCP 14, RFC 2119, DOI 10.17487/RFC2119, March 1997, &lt;</w:t>
      </w:r>
      <w:hyperlink r:id="rId68">
        <w:r w:rsidDel="00000000" w:rsidR="00000000" w:rsidRPr="00000000">
          <w:rPr>
            <w:color w:val="1155cc"/>
            <w:u w:val="single"/>
            <w:vertAlign w:val="baseline"/>
            <w:rtl w:val="0"/>
          </w:rPr>
          <w:t xml:space="preserve">https://www.rfc-editor.org/info/rfc2119</w:t>
        </w:r>
      </w:hyperlink>
      <w:r w:rsidDel="00000000" w:rsidR="00000000" w:rsidRPr="00000000">
        <w:rPr>
          <w:vertAlign w:val="baseline"/>
          <w:rtl w:val="0"/>
        </w:rPr>
        <w:t xml:space="preserve">&gt;.</w:t>
      </w:r>
    </w:p>
    <w:p w:rsidR="00000000" w:rsidDel="00000000" w:rsidP="00000000" w:rsidRDefault="00000000" w:rsidRPr="00000000" w14:paraId="000014B0">
      <w:pPr>
        <w:rPr>
          <w:vertAlign w:val="baseline"/>
        </w:rPr>
      </w:pPr>
      <w:r w:rsidDel="00000000" w:rsidR="00000000" w:rsidRPr="00000000">
        <w:rPr>
          <w:vertAlign w:val="baseline"/>
          <w:rtl w:val="0"/>
        </w:rPr>
        <w:t xml:space="preserve">[RFC8174]</w:t>
      </w:r>
    </w:p>
    <w:p w:rsidR="00000000" w:rsidDel="00000000" w:rsidP="00000000" w:rsidRDefault="00000000" w:rsidRPr="00000000" w14:paraId="000014B1">
      <w:pPr>
        <w:rPr>
          <w:vertAlign w:val="baseline"/>
        </w:rPr>
      </w:pPr>
      <w:r w:rsidDel="00000000" w:rsidR="00000000" w:rsidRPr="00000000">
        <w:rPr>
          <w:vertAlign w:val="baseline"/>
          <w:rtl w:val="0"/>
        </w:rPr>
        <w:t xml:space="preserve">Leiba, B., "Ambiguity of Uppercase vs Lowercase in RFC 2119 Key Words", BCP 14, RFC 8174, DOI 10.17487/RFC8174, May 2017, &lt;</w:t>
      </w:r>
      <w:hyperlink r:id="rId69">
        <w:r w:rsidDel="00000000" w:rsidR="00000000" w:rsidRPr="00000000">
          <w:rPr>
            <w:color w:val="1155cc"/>
            <w:u w:val="single"/>
            <w:vertAlign w:val="baseline"/>
            <w:rtl w:val="0"/>
          </w:rPr>
          <w:t xml:space="preserve">https://www.rfc-editor.org/info/rfc8174</w:t>
        </w:r>
      </w:hyperlink>
      <w:r w:rsidDel="00000000" w:rsidR="00000000" w:rsidRPr="00000000">
        <w:rPr>
          <w:vertAlign w:val="baseline"/>
          <w:rtl w:val="0"/>
        </w:rPr>
        <w:t xml:space="preserve">&gt;.</w:t>
      </w:r>
    </w:p>
    <w:p w:rsidR="00000000" w:rsidDel="00000000" w:rsidP="00000000" w:rsidRDefault="00000000" w:rsidRPr="00000000" w14:paraId="000014B2">
      <w:pPr>
        <w:rPr>
          <w:vertAlign w:val="baseline"/>
        </w:rPr>
      </w:pPr>
      <w:r w:rsidDel="00000000" w:rsidR="00000000" w:rsidRPr="00000000">
        <w:rPr>
          <w:vertAlign w:val="baseline"/>
          <w:rtl w:val="0"/>
        </w:rPr>
        <w:t xml:space="preserve"> </w:t>
      </w:r>
    </w:p>
    <w:p w:rsidR="00000000" w:rsidDel="00000000" w:rsidP="00000000" w:rsidRDefault="00000000" w:rsidRPr="00000000" w14:paraId="000014B3">
      <w:pPr>
        <w:rPr>
          <w:highlight w:val="yellow"/>
          <w:vertAlign w:val="baseline"/>
        </w:rPr>
      </w:pPr>
      <w:r w:rsidDel="00000000" w:rsidR="00000000" w:rsidRPr="00000000">
        <w:rPr>
          <w:highlight w:val="yellow"/>
          <w:vertAlign w:val="baseline"/>
          <w:rtl w:val="0"/>
        </w:rPr>
        <w:t xml:space="preserve">[Reference]</w:t>
      </w:r>
    </w:p>
    <w:p w:rsidR="00000000" w:rsidDel="00000000" w:rsidP="00000000" w:rsidRDefault="00000000" w:rsidRPr="00000000" w14:paraId="000014B4">
      <w:pPr>
        <w:rPr>
          <w:highlight w:val="yellow"/>
          <w:vertAlign w:val="baseline"/>
        </w:rPr>
      </w:pPr>
      <w:r w:rsidDel="00000000" w:rsidR="00000000" w:rsidRPr="00000000">
        <w:rPr>
          <w:highlight w:val="yellow"/>
          <w:vertAlign w:val="baseline"/>
          <w:rtl w:val="0"/>
        </w:rPr>
        <w:t xml:space="preserve">[Full reference citation]</w:t>
      </w:r>
    </w:p>
    <w:p w:rsidR="00000000" w:rsidDel="00000000" w:rsidP="00000000" w:rsidRDefault="00000000" w:rsidRPr="00000000" w14:paraId="000014B5">
      <w:pPr>
        <w:rPr>
          <w:highlight w:val="yellow"/>
          <w:vertAlign w:val="baseline"/>
        </w:rPr>
      </w:pPr>
      <w:r w:rsidDel="00000000" w:rsidR="00000000" w:rsidRPr="00000000">
        <w:rPr>
          <w:highlight w:val="yellow"/>
          <w:vertAlign w:val="baseline"/>
          <w:rtl w:val="0"/>
        </w:rPr>
        <w:t xml:space="preserve">[RFC2119]</w:t>
      </w:r>
    </w:p>
    <w:p w:rsidR="00000000" w:rsidDel="00000000" w:rsidP="00000000" w:rsidRDefault="00000000" w:rsidRPr="00000000" w14:paraId="000014B6">
      <w:pPr>
        <w:rPr>
          <w:highlight w:val="yellow"/>
          <w:vertAlign w:val="baseline"/>
        </w:rPr>
      </w:pPr>
      <w:r w:rsidDel="00000000" w:rsidR="00000000" w:rsidRPr="00000000">
        <w:rPr>
          <w:highlight w:val="yellow"/>
          <w:vertAlign w:val="baseline"/>
          <w:rtl w:val="0"/>
        </w:rPr>
        <w:t xml:space="preserve">Bradner, S., "Key words for use in RFCs to Indicate Requirement Levels", BCP 14, RFC 2119, DOI 10.17487/RFC2119, March 1997, </w:t>
      </w:r>
    </w:p>
    <w:p w:rsidR="00000000" w:rsidDel="00000000" w:rsidP="00000000" w:rsidRDefault="00000000" w:rsidRPr="00000000" w14:paraId="000014B7">
      <w:pPr>
        <w:rPr>
          <w:highlight w:val="yellow"/>
          <w:vertAlign w:val="baseline"/>
        </w:rPr>
      </w:pPr>
      <w:hyperlink r:id="rId70">
        <w:r w:rsidDel="00000000" w:rsidR="00000000" w:rsidRPr="00000000">
          <w:rPr>
            <w:color w:val="1155cc"/>
            <w:highlight w:val="yellow"/>
            <w:u w:val="single"/>
            <w:vertAlign w:val="baseline"/>
            <w:rtl w:val="0"/>
          </w:rPr>
          <w:t xml:space="preserve">http://www.rfc-editor.org/info/rfc2119</w:t>
        </w:r>
      </w:hyperlink>
      <w:r w:rsidDel="00000000" w:rsidR="00000000" w:rsidRPr="00000000">
        <w:rPr>
          <w:rtl w:val="0"/>
        </w:rPr>
      </w:r>
    </w:p>
    <w:p w:rsidR="00000000" w:rsidDel="00000000" w:rsidP="00000000" w:rsidRDefault="00000000" w:rsidRPr="00000000" w14:paraId="000014B8">
      <w:pPr>
        <w:rPr>
          <w:highlight w:val="yellow"/>
          <w:vertAlign w:val="baseline"/>
        </w:rPr>
      </w:pPr>
      <w:r w:rsidDel="00000000" w:rsidR="00000000" w:rsidRPr="00000000">
        <w:rPr>
          <w:rtl w:val="0"/>
        </w:rPr>
      </w:r>
    </w:p>
    <w:p w:rsidR="00000000" w:rsidDel="00000000" w:rsidP="00000000" w:rsidRDefault="00000000" w:rsidRPr="00000000" w14:paraId="000014B9">
      <w:pPr>
        <w:rPr>
          <w:highlight w:val="yellow"/>
          <w:vertAlign w:val="baseline"/>
        </w:rPr>
      </w:pPr>
      <w:r w:rsidDel="00000000" w:rsidR="00000000" w:rsidRPr="00000000">
        <w:rPr>
          <w:highlight w:val="yellow"/>
          <w:vertAlign w:val="baseline"/>
          <w:rtl w:val="0"/>
        </w:rPr>
        <w:t xml:space="preserve">[RFC3629]</w:t>
      </w:r>
    </w:p>
    <w:p w:rsidR="00000000" w:rsidDel="00000000" w:rsidP="00000000" w:rsidRDefault="00000000" w:rsidRPr="00000000" w14:paraId="000014BA">
      <w:pPr>
        <w:rPr>
          <w:highlight w:val="yellow"/>
          <w:vertAlign w:val="baseline"/>
        </w:rPr>
      </w:pPr>
      <w:r w:rsidDel="00000000" w:rsidR="00000000" w:rsidRPr="00000000">
        <w:rPr>
          <w:highlight w:val="yellow"/>
          <w:vertAlign w:val="baseline"/>
          <w:rtl w:val="0"/>
        </w:rPr>
        <w:t xml:space="preserve">Yergeau, F., "UTF-8, a transformation format of ISO 10646", STD 63, RFC 3629, DOI 10.17487/RFC3629, November 2003,</w:t>
      </w:r>
    </w:p>
    <w:p w:rsidR="00000000" w:rsidDel="00000000" w:rsidP="00000000" w:rsidRDefault="00000000" w:rsidRPr="00000000" w14:paraId="000014BB">
      <w:pPr>
        <w:rPr>
          <w:highlight w:val="yellow"/>
          <w:vertAlign w:val="baseline"/>
        </w:rPr>
      </w:pPr>
      <w:hyperlink r:id="rId71">
        <w:r w:rsidDel="00000000" w:rsidR="00000000" w:rsidRPr="00000000">
          <w:rPr>
            <w:color w:val="1155cc"/>
            <w:highlight w:val="yellow"/>
            <w:u w:val="single"/>
            <w:vertAlign w:val="baseline"/>
            <w:rtl w:val="0"/>
          </w:rPr>
          <w:t xml:space="preserve">http://www.rfc-editor.org/info/rfc3629</w:t>
        </w:r>
      </w:hyperlink>
      <w:r w:rsidDel="00000000" w:rsidR="00000000" w:rsidRPr="00000000">
        <w:rPr>
          <w:rtl w:val="0"/>
        </w:rPr>
      </w:r>
    </w:p>
    <w:p w:rsidR="00000000" w:rsidDel="00000000" w:rsidP="00000000" w:rsidRDefault="00000000" w:rsidRPr="00000000" w14:paraId="000014BC">
      <w:pPr>
        <w:rPr>
          <w:highlight w:val="yellow"/>
          <w:vertAlign w:val="baseline"/>
        </w:rPr>
      </w:pPr>
      <w:r w:rsidDel="00000000" w:rsidR="00000000" w:rsidRPr="00000000">
        <w:rPr>
          <w:rtl w:val="0"/>
        </w:rPr>
      </w:r>
    </w:p>
    <w:p w:rsidR="00000000" w:rsidDel="00000000" w:rsidP="00000000" w:rsidRDefault="00000000" w:rsidRPr="00000000" w14:paraId="000014BD">
      <w:pPr>
        <w:rPr>
          <w:highlight w:val="yellow"/>
          <w:vertAlign w:val="baseline"/>
        </w:rPr>
      </w:pPr>
      <w:r w:rsidDel="00000000" w:rsidR="00000000" w:rsidRPr="00000000">
        <w:rPr>
          <w:highlight w:val="yellow"/>
          <w:vertAlign w:val="baseline"/>
          <w:rtl w:val="0"/>
        </w:rPr>
        <w:t xml:space="preserve">[RFC6455]</w:t>
      </w:r>
    </w:p>
    <w:p w:rsidR="00000000" w:rsidDel="00000000" w:rsidP="00000000" w:rsidRDefault="00000000" w:rsidRPr="00000000" w14:paraId="000014BE">
      <w:pPr>
        <w:rPr>
          <w:highlight w:val="yellow"/>
          <w:vertAlign w:val="baseline"/>
        </w:rPr>
      </w:pPr>
      <w:r w:rsidDel="00000000" w:rsidR="00000000" w:rsidRPr="00000000">
        <w:rPr>
          <w:highlight w:val="yellow"/>
          <w:vertAlign w:val="baseline"/>
          <w:rtl w:val="0"/>
        </w:rPr>
        <w:t xml:space="preserve">Fette, I. and A. Melnikov, "The WebSocket Protocol", RFC 6455, DOI 10.17487/RFC6455, December 2011,</w:t>
      </w:r>
    </w:p>
    <w:p w:rsidR="00000000" w:rsidDel="00000000" w:rsidP="00000000" w:rsidRDefault="00000000" w:rsidRPr="00000000" w14:paraId="000014BF">
      <w:pPr>
        <w:rPr>
          <w:highlight w:val="yellow"/>
          <w:vertAlign w:val="baseline"/>
        </w:rPr>
      </w:pPr>
      <w:hyperlink r:id="rId72">
        <w:r w:rsidDel="00000000" w:rsidR="00000000" w:rsidRPr="00000000">
          <w:rPr>
            <w:color w:val="1155cc"/>
            <w:highlight w:val="yellow"/>
            <w:u w:val="single"/>
            <w:vertAlign w:val="baseline"/>
            <w:rtl w:val="0"/>
          </w:rPr>
          <w:t xml:space="preserve">http://www.rfc-editor.org/info/rfc6455</w:t>
        </w:r>
      </w:hyperlink>
      <w:r w:rsidDel="00000000" w:rsidR="00000000" w:rsidRPr="00000000">
        <w:rPr>
          <w:rtl w:val="0"/>
        </w:rPr>
      </w:r>
    </w:p>
    <w:p w:rsidR="00000000" w:rsidDel="00000000" w:rsidP="00000000" w:rsidRDefault="00000000" w:rsidRPr="00000000" w14:paraId="000014C0">
      <w:pPr>
        <w:rPr>
          <w:highlight w:val="yellow"/>
          <w:vertAlign w:val="baseline"/>
        </w:rPr>
      </w:pPr>
      <w:r w:rsidDel="00000000" w:rsidR="00000000" w:rsidRPr="00000000">
        <w:rPr>
          <w:rtl w:val="0"/>
        </w:rPr>
      </w:r>
    </w:p>
    <w:p w:rsidR="00000000" w:rsidDel="00000000" w:rsidP="00000000" w:rsidRDefault="00000000" w:rsidRPr="00000000" w14:paraId="000014C1">
      <w:pPr>
        <w:rPr>
          <w:highlight w:val="yellow"/>
          <w:vertAlign w:val="baseline"/>
        </w:rPr>
      </w:pPr>
      <w:r w:rsidDel="00000000" w:rsidR="00000000" w:rsidRPr="00000000">
        <w:rPr>
          <w:highlight w:val="yellow"/>
          <w:vertAlign w:val="baseline"/>
          <w:rtl w:val="0"/>
        </w:rPr>
        <w:t xml:space="preserve">[Unicode]</w:t>
      </w:r>
    </w:p>
    <w:p w:rsidR="00000000" w:rsidDel="00000000" w:rsidP="00000000" w:rsidRDefault="00000000" w:rsidRPr="00000000" w14:paraId="000014C2">
      <w:pPr>
        <w:rPr>
          <w:highlight w:val="yellow"/>
          <w:vertAlign w:val="baseline"/>
        </w:rPr>
      </w:pPr>
      <w:r w:rsidDel="00000000" w:rsidR="00000000" w:rsidRPr="00000000">
        <w:rPr>
          <w:highlight w:val="yellow"/>
          <w:vertAlign w:val="baseline"/>
          <w:rtl w:val="0"/>
        </w:rPr>
        <w:t xml:space="preserve">The Unicode Consortium. The Unicode Standard, </w:t>
      </w:r>
    </w:p>
    <w:p w:rsidR="00000000" w:rsidDel="00000000" w:rsidP="00000000" w:rsidRDefault="00000000" w:rsidRPr="00000000" w14:paraId="000014C3">
      <w:pPr>
        <w:rPr>
          <w:highlight w:val="yellow"/>
          <w:vertAlign w:val="baseline"/>
        </w:rPr>
      </w:pPr>
      <w:hyperlink r:id="rId73">
        <w:r w:rsidDel="00000000" w:rsidR="00000000" w:rsidRPr="00000000">
          <w:rPr>
            <w:color w:val="1155cc"/>
            <w:highlight w:val="yellow"/>
            <w:u w:val="single"/>
            <w:vertAlign w:val="baseline"/>
            <w:rtl w:val="0"/>
          </w:rPr>
          <w:t xml:space="preserve">http://www.unicode.org/versions/latest/</w:t>
        </w:r>
      </w:hyperlink>
      <w:r w:rsidDel="00000000" w:rsidR="00000000" w:rsidRPr="00000000">
        <w:rPr>
          <w:rtl w:val="0"/>
        </w:rPr>
      </w:r>
    </w:p>
    <w:p w:rsidR="00000000" w:rsidDel="00000000" w:rsidP="00000000" w:rsidRDefault="00000000" w:rsidRPr="00000000" w14:paraId="000014C4">
      <w:pPr>
        <w:spacing w:after="120" w:before="0" w:lineRule="auto"/>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tl w:val="0"/>
        </w:rPr>
      </w:r>
    </w:p>
    <w:p w:rsidR="00000000" w:rsidDel="00000000" w:rsidP="00000000" w:rsidRDefault="00000000" w:rsidRPr="00000000" w14:paraId="000014C5">
      <w:pPr>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 </w:t>
      </w:r>
    </w:p>
    <w:p w:rsidR="00000000" w:rsidDel="00000000" w:rsidP="00000000" w:rsidRDefault="00000000" w:rsidRPr="00000000" w14:paraId="000014C6">
      <w:pPr>
        <w:pStyle w:val="Heading2"/>
        <w:rPr>
          <w:vertAlign w:val="baseline"/>
        </w:rPr>
      </w:pPr>
      <w:bookmarkStart w:colFirst="0" w:colLast="0" w:name="_heading=h.wmz8ensz9jqs" w:id="257"/>
      <w:bookmarkEnd w:id="257"/>
      <w:r w:rsidDel="00000000" w:rsidR="00000000" w:rsidRPr="00000000">
        <w:rPr>
          <w:vertAlign w:val="baseline"/>
          <w:rtl w:val="0"/>
        </w:rPr>
        <w:t xml:space="preserve">A.2 Informative References</w:t>
      </w:r>
    </w:p>
    <w:p w:rsidR="00000000" w:rsidDel="00000000" w:rsidP="00000000" w:rsidRDefault="00000000" w:rsidRPr="00000000" w14:paraId="000014C7">
      <w:pPr>
        <w:rPr>
          <w:highlight w:val="yellow"/>
          <w:vertAlign w:val="baseline"/>
        </w:rPr>
      </w:pPr>
      <w:r w:rsidDel="00000000" w:rsidR="00000000" w:rsidRPr="00000000">
        <w:rPr>
          <w:highlight w:val="yellow"/>
          <w:vertAlign w:val="baseline"/>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4C8">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C9">
      <w:pPr>
        <w:rPr>
          <w:highlight w:val="yellow"/>
          <w:vertAlign w:val="baseline"/>
        </w:rPr>
      </w:pPr>
      <w:r w:rsidDel="00000000" w:rsidR="00000000" w:rsidRPr="00000000">
        <w:rPr>
          <w:highlight w:val="yellow"/>
          <w:vertAlign w:val="baseline"/>
          <w:rtl w:val="0"/>
        </w:rPr>
        <w:t xml:space="preserve">[RFC3552]</w:t>
      </w:r>
    </w:p>
    <w:p w:rsidR="00000000" w:rsidDel="00000000" w:rsidP="00000000" w:rsidRDefault="00000000" w:rsidRPr="00000000" w14:paraId="000014CA">
      <w:pPr>
        <w:rPr>
          <w:highlight w:val="yellow"/>
          <w:vertAlign w:val="baseline"/>
        </w:rPr>
      </w:pPr>
      <w:r w:rsidDel="00000000" w:rsidR="00000000" w:rsidRPr="00000000">
        <w:rPr>
          <w:highlight w:val="yellow"/>
          <w:vertAlign w:val="baseline"/>
          <w:rtl w:val="0"/>
        </w:rPr>
        <w:t xml:space="preserve">Rescorla, E. and B. Korver, "Guidelines for Writing RFC Text on Security Considerations", BCP 72, RFC 3552, DOI 10.17487/RFC3552, July 2003, &lt;</w:t>
      </w:r>
      <w:hyperlink r:id="rId74">
        <w:r w:rsidDel="00000000" w:rsidR="00000000" w:rsidRPr="00000000">
          <w:rPr>
            <w:color w:val="1155cc"/>
            <w:highlight w:val="yellow"/>
            <w:u w:val="single"/>
            <w:vertAlign w:val="baseline"/>
            <w:rtl w:val="0"/>
          </w:rPr>
          <w:t xml:space="preserve">https://www.rfc-editor.org/info/rfc3552</w:t>
        </w:r>
      </w:hyperlink>
      <w:r w:rsidDel="00000000" w:rsidR="00000000" w:rsidRPr="00000000">
        <w:rPr>
          <w:highlight w:val="yellow"/>
          <w:vertAlign w:val="baseline"/>
          <w:rtl w:val="0"/>
        </w:rPr>
        <w:t xml:space="preserve">&gt;.</w:t>
      </w:r>
    </w:p>
    <w:p w:rsidR="00000000" w:rsidDel="00000000" w:rsidP="00000000" w:rsidRDefault="00000000" w:rsidRPr="00000000" w14:paraId="000014CB">
      <w:pPr>
        <w:rPr>
          <w:highlight w:val="yellow"/>
          <w:vertAlign w:val="baseline"/>
        </w:rPr>
      </w:pPr>
      <w:r w:rsidDel="00000000" w:rsidR="00000000" w:rsidRPr="00000000">
        <w:rPr>
          <w:highlight w:val="yellow"/>
          <w:vertAlign w:val="baseline"/>
          <w:rtl w:val="0"/>
        </w:rPr>
        <w:t xml:space="preserve">[Reference]</w:t>
      </w:r>
    </w:p>
    <w:p w:rsidR="00000000" w:rsidDel="00000000" w:rsidP="00000000" w:rsidRDefault="00000000" w:rsidRPr="00000000" w14:paraId="000014CC">
      <w:pPr>
        <w:rPr>
          <w:highlight w:val="yellow"/>
          <w:vertAlign w:val="baseline"/>
        </w:rPr>
      </w:pPr>
      <w:r w:rsidDel="00000000" w:rsidR="00000000" w:rsidRPr="00000000">
        <w:rPr>
          <w:highlight w:val="yellow"/>
          <w:vertAlign w:val="baseline"/>
          <w:rtl w:val="0"/>
        </w:rPr>
        <w:t xml:space="preserve">[Full reference citation]</w:t>
      </w:r>
    </w:p>
    <w:p w:rsidR="00000000" w:rsidDel="00000000" w:rsidP="00000000" w:rsidRDefault="00000000" w:rsidRPr="00000000" w14:paraId="000014CD">
      <w:pPr>
        <w:pStyle w:val="Heading1"/>
        <w:rPr>
          <w:vertAlign w:val="baseline"/>
        </w:rPr>
      </w:pPr>
      <w:bookmarkStart w:colFirst="0" w:colLast="0" w:name="_heading=h.55r6c0xsdoov" w:id="258"/>
      <w:bookmarkEnd w:id="258"/>
      <w:r w:rsidDel="00000000" w:rsidR="00000000" w:rsidRPr="00000000">
        <w:rPr>
          <w:vertAlign w:val="baseline"/>
          <w:rtl w:val="0"/>
        </w:rPr>
        <w:t xml:space="preserve">Appendix B. Security and Privacy Considerations</w:t>
      </w:r>
    </w:p>
    <w:p w:rsidR="00000000" w:rsidDel="00000000" w:rsidP="00000000" w:rsidRDefault="00000000" w:rsidRPr="00000000" w14:paraId="000014CE">
      <w:pPr>
        <w:rPr>
          <w:highlight w:val="yellow"/>
          <w:vertAlign w:val="baseline"/>
        </w:rPr>
      </w:pPr>
      <w:r w:rsidDel="00000000" w:rsidR="00000000" w:rsidRPr="00000000">
        <w:rPr>
          <w:highlight w:val="yellow"/>
          <w:vertAlign w:val="baseline"/>
          <w:rtl w:val="0"/>
        </w:rPr>
        <w:t xml:space="preserve">[Optional section.]</w:t>
      </w:r>
    </w:p>
    <w:p w:rsidR="00000000" w:rsidDel="00000000" w:rsidP="00000000" w:rsidRDefault="00000000" w:rsidRPr="00000000" w14:paraId="000014CF">
      <w:pPr>
        <w:rPr>
          <w:highlight w:val="yellow"/>
          <w:vertAlign w:val="baseline"/>
        </w:rPr>
      </w:pPr>
      <w:r w:rsidDel="00000000" w:rsidR="00000000" w:rsidRPr="00000000">
        <w:rPr>
          <w:highlight w:val="yellow"/>
          <w:vertAlign w:val="baseline"/>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4D0">
      <w:pPr>
        <w:rPr>
          <w:highlight w:val="yellow"/>
          <w:vertAlign w:val="baseline"/>
        </w:rPr>
      </w:pPr>
      <w:r w:rsidDel="00000000" w:rsidR="00000000" w:rsidRPr="00000000">
        <w:rPr>
          <w:highlight w:val="yellow"/>
          <w:vertAlign w:val="baseline"/>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4D1">
      <w:pPr>
        <w:rPr>
          <w:highlight w:val="yellow"/>
          <w:vertAlign w:val="baseline"/>
        </w:rPr>
      </w:pPr>
      <w:r w:rsidDel="00000000" w:rsidR="00000000" w:rsidRPr="00000000">
        <w:rPr>
          <w:highlight w:val="yellow"/>
          <w:vertAlign w:val="baseline"/>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4D2">
      <w:pPr>
        <w:rPr>
          <w:highlight w:val="yellow"/>
          <w:vertAlign w:val="baseline"/>
        </w:rPr>
      </w:pPr>
      <w:r w:rsidDel="00000000" w:rsidR="00000000" w:rsidRPr="00000000">
        <w:rPr>
          <w:highlight w:val="yellow"/>
          <w:vertAlign w:val="baseline"/>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4D3">
      <w:pPr>
        <w:rPr>
          <w:vertAlign w:val="baseline"/>
        </w:rPr>
      </w:pPr>
      <w:r w:rsidDel="00000000" w:rsidR="00000000" w:rsidRPr="00000000">
        <w:rPr>
          <w:vertAlign w:val="baseline"/>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4D4">
      <w:pPr>
        <w:rPr>
          <w:vertAlign w:val="baseline"/>
        </w:rPr>
      </w:pPr>
      <w:r w:rsidDel="00000000" w:rsidR="00000000" w:rsidRPr="00000000">
        <w:rPr>
          <w:rtl w:val="0"/>
        </w:rPr>
      </w:r>
    </w:p>
    <w:p w:rsidR="00000000" w:rsidDel="00000000" w:rsidP="00000000" w:rsidRDefault="00000000" w:rsidRPr="00000000" w14:paraId="000014D5">
      <w:pPr>
        <w:rPr>
          <w:vertAlign w:val="baseline"/>
        </w:rPr>
      </w:pPr>
      <w:r w:rsidDel="00000000" w:rsidR="00000000" w:rsidRPr="00000000">
        <w:rPr>
          <w:vertAlign w:val="baseline"/>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4D6">
      <w:pPr>
        <w:rPr>
          <w:vertAlign w:val="baseline"/>
        </w:rPr>
      </w:pPr>
      <w:r w:rsidDel="00000000" w:rsidR="00000000" w:rsidRPr="00000000">
        <w:rPr>
          <w:vertAlign w:val="baseline"/>
          <w:rtl w:val="0"/>
        </w:rPr>
        <w:t xml:space="preserve">Applications concerned with critical infrastructure, personally identifiable information, or other personal or sensitive information are strongly advised to use these security capabilities.</w:t>
      </w:r>
    </w:p>
    <w:p w:rsidR="00000000" w:rsidDel="00000000" w:rsidP="00000000" w:rsidRDefault="00000000" w:rsidRPr="00000000" w14:paraId="000014D7">
      <w:pPr>
        <w:rPr>
          <w:vertAlign w:val="baseline"/>
        </w:rPr>
      </w:pPr>
      <w:r w:rsidDel="00000000" w:rsidR="00000000" w:rsidRPr="00000000">
        <w:rPr>
          <w:vertAlign w:val="baseline"/>
          <w:rtl w:val="0"/>
        </w:rPr>
        <w:t xml:space="preserve">Industry specific security profiles</w:t>
      </w:r>
    </w:p>
    <w:p w:rsidR="00000000" w:rsidDel="00000000" w:rsidP="00000000" w:rsidRDefault="00000000" w:rsidRPr="00000000" w14:paraId="000014D8">
      <w:pPr>
        <w:rPr>
          <w:vertAlign w:val="baseline"/>
        </w:rPr>
      </w:pPr>
      <w:r w:rsidDel="00000000" w:rsidR="00000000" w:rsidRPr="00000000">
        <w:rPr>
          <w:vertAlign w:val="baseline"/>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4D9">
      <w:pPr>
        <w:rPr>
          <w:vertAlign w:val="baseline"/>
        </w:rPr>
      </w:pPr>
      <w:r w:rsidDel="00000000" w:rsidR="00000000" w:rsidRPr="00000000">
        <w:rPr>
          <w:rtl w:val="0"/>
        </w:rPr>
      </w:r>
    </w:p>
    <w:p w:rsidR="00000000" w:rsidDel="00000000" w:rsidP="00000000" w:rsidRDefault="00000000" w:rsidRPr="00000000" w14:paraId="000014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vertAlign w:val="baseline"/>
        </w:rPr>
      </w:pPr>
      <w:hyperlink w:anchor="bookmark=id.2pcmsun">
        <w:r w:rsidDel="00000000" w:rsidR="00000000" w:rsidRPr="00000000">
          <w:rPr>
            <w:color w:val="1155cc"/>
            <w:u w:val="single"/>
            <w:vertAlign w:val="baseline"/>
            <w:rtl w:val="0"/>
          </w:rPr>
          <w:t xml:space="preserve">[NISTCSF]</w:t>
        </w:r>
      </w:hyperlink>
      <w:r w:rsidDel="00000000" w:rsidR="00000000" w:rsidRPr="00000000">
        <w:rPr>
          <w:vertAlign w:val="baseline"/>
          <w:rtl w:val="0"/>
        </w:rPr>
        <w:t xml:space="preserve"> NIST Cyber Security Framework</w:t>
      </w:r>
    </w:p>
    <w:p w:rsidR="00000000" w:rsidDel="00000000" w:rsidP="00000000" w:rsidRDefault="00000000" w:rsidRPr="00000000" w14:paraId="000014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vertAlign w:val="baseline"/>
        </w:rPr>
      </w:pPr>
      <w:hyperlink w:anchor="bookmark=id.14hx32g">
        <w:r w:rsidDel="00000000" w:rsidR="00000000" w:rsidRPr="00000000">
          <w:rPr>
            <w:color w:val="1155cc"/>
            <w:u w:val="single"/>
            <w:vertAlign w:val="baseline"/>
            <w:rtl w:val="0"/>
          </w:rPr>
          <w:t xml:space="preserve">[NIST7628]</w:t>
        </w:r>
      </w:hyperlink>
      <w:r w:rsidDel="00000000" w:rsidR="00000000" w:rsidRPr="00000000">
        <w:rPr>
          <w:vertAlign w:val="baseline"/>
          <w:rtl w:val="0"/>
        </w:rPr>
        <w:t xml:space="preserve"> NISTIR 7628 Guidelines for Smart Grid Cyber Security</w:t>
      </w:r>
    </w:p>
    <w:p w:rsidR="00000000" w:rsidDel="00000000" w:rsidP="00000000" w:rsidRDefault="00000000" w:rsidRPr="00000000" w14:paraId="000014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vertAlign w:val="baseline"/>
        </w:rPr>
      </w:pPr>
      <w:hyperlink w:anchor="bookmark=id.3ohklq9">
        <w:r w:rsidDel="00000000" w:rsidR="00000000" w:rsidRPr="00000000">
          <w:rPr>
            <w:color w:val="1155cc"/>
            <w:u w:val="single"/>
            <w:vertAlign w:val="baseline"/>
            <w:rtl w:val="0"/>
          </w:rPr>
          <w:t xml:space="preserve">[FIPS1402]</w:t>
        </w:r>
      </w:hyperlink>
      <w:r w:rsidDel="00000000" w:rsidR="00000000" w:rsidRPr="00000000">
        <w:rPr>
          <w:vertAlign w:val="baseline"/>
          <w:rtl w:val="0"/>
        </w:rPr>
        <w:t xml:space="preserve"> Security Requirements for Cryptographic Modules (FIPS PUB 140-2)</w:t>
      </w:r>
    </w:p>
    <w:p w:rsidR="00000000" w:rsidDel="00000000" w:rsidP="00000000" w:rsidRDefault="00000000" w:rsidRPr="00000000" w14:paraId="000014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vertAlign w:val="baseline"/>
        </w:rPr>
      </w:pPr>
      <w:hyperlink w:anchor="bookmark=id.23muvy2">
        <w:r w:rsidDel="00000000" w:rsidR="00000000" w:rsidRPr="00000000">
          <w:rPr>
            <w:color w:val="1155cc"/>
            <w:u w:val="single"/>
            <w:vertAlign w:val="baseline"/>
            <w:rtl w:val="0"/>
          </w:rPr>
          <w:t xml:space="preserve">[PCIDSS]</w:t>
        </w:r>
      </w:hyperlink>
      <w:r w:rsidDel="00000000" w:rsidR="00000000" w:rsidRPr="00000000">
        <w:rPr>
          <w:vertAlign w:val="baseline"/>
          <w:rtl w:val="0"/>
        </w:rPr>
        <w:t xml:space="preserve"> PCI-DSS Payment Card Industry Data Security Standard</w:t>
      </w:r>
    </w:p>
    <w:p w:rsidR="00000000" w:rsidDel="00000000" w:rsidP="00000000" w:rsidRDefault="00000000" w:rsidRPr="00000000" w14:paraId="000014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vertAlign w:val="baseline"/>
        </w:rPr>
      </w:pPr>
      <w:hyperlink w:anchor="bookmark=id.is565v">
        <w:r w:rsidDel="00000000" w:rsidR="00000000" w:rsidRPr="00000000">
          <w:rPr>
            <w:color w:val="1155cc"/>
            <w:u w:val="single"/>
            <w:vertAlign w:val="baseline"/>
            <w:rtl w:val="0"/>
          </w:rPr>
          <w:t xml:space="preserve">[NSAB]</w:t>
        </w:r>
      </w:hyperlink>
      <w:r w:rsidDel="00000000" w:rsidR="00000000" w:rsidRPr="00000000">
        <w:rPr>
          <w:vertAlign w:val="baseline"/>
          <w:rtl w:val="0"/>
        </w:rPr>
        <w:t xml:space="preserve"> NSA Suite B Cryptography</w:t>
      </w:r>
    </w:p>
    <w:p w:rsidR="00000000" w:rsidDel="00000000" w:rsidP="00000000" w:rsidRDefault="00000000" w:rsidRPr="00000000" w14:paraId="000014DF">
      <w:pPr>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tl w:val="0"/>
        </w:rPr>
      </w:r>
    </w:p>
    <w:p w:rsidR="00000000" w:rsidDel="00000000" w:rsidP="00000000" w:rsidRDefault="00000000" w:rsidRPr="00000000" w14:paraId="000014E0">
      <w:pPr>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 </w:t>
      </w:r>
    </w:p>
    <w:p w:rsidR="00000000" w:rsidDel="00000000" w:rsidP="00000000" w:rsidRDefault="00000000" w:rsidRPr="00000000" w14:paraId="000014E1">
      <w:pPr>
        <w:pStyle w:val="Heading1"/>
        <w:rPr>
          <w:vertAlign w:val="baseline"/>
        </w:rPr>
      </w:pPr>
      <w:bookmarkStart w:colFirst="0" w:colLast="0" w:name="_heading=h.bc8w7ov5oli4" w:id="259"/>
      <w:bookmarkEnd w:id="259"/>
      <w:r w:rsidDel="00000000" w:rsidR="00000000" w:rsidRPr="00000000">
        <w:rPr>
          <w:vertAlign w:val="baseline"/>
          <w:rtl w:val="0"/>
        </w:rPr>
        <w:t xml:space="preserve">Appendix C. Acknowledgments</w:t>
      </w:r>
    </w:p>
    <w:p w:rsidR="00000000" w:rsidDel="00000000" w:rsidP="00000000" w:rsidRDefault="00000000" w:rsidRPr="00000000" w14:paraId="000014E2">
      <w:pPr>
        <w:rPr>
          <w:highlight w:val="yellow"/>
          <w:vertAlign w:val="baseline"/>
        </w:rPr>
      </w:pPr>
      <w:r w:rsidDel="00000000" w:rsidR="00000000" w:rsidRPr="00000000">
        <w:rPr>
          <w:highlight w:val="yellow"/>
          <w:vertAlign w:val="baseline"/>
          <w:rtl w:val="0"/>
        </w:rPr>
        <w:t xml:space="preserve">[Required section.]</w:t>
      </w:r>
    </w:p>
    <w:p w:rsidR="00000000" w:rsidDel="00000000" w:rsidP="00000000" w:rsidRDefault="00000000" w:rsidRPr="00000000" w14:paraId="000014E3">
      <w:pPr>
        <w:rPr>
          <w:highlight w:val="yellow"/>
          <w:vertAlign w:val="baseline"/>
        </w:rPr>
      </w:pPr>
      <w:r w:rsidDel="00000000" w:rsidR="00000000" w:rsidRPr="00000000">
        <w:rPr>
          <w:highlight w:val="yellow"/>
          <w:vertAlign w:val="baseline"/>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4E4">
      <w:pPr>
        <w:rPr>
          <w:highlight w:val="yellow"/>
          <w:vertAlign w:val="baseline"/>
        </w:rPr>
      </w:pPr>
      <w:r w:rsidDel="00000000" w:rsidR="00000000" w:rsidRPr="00000000">
        <w:rPr>
          <w:highlight w:val="yellow"/>
          <w:vertAlign w:val="baseline"/>
          <w:rtl w:val="0"/>
        </w:rPr>
        <w:t xml:space="preserve">Remove these yellow notes before submitting for publication.</w:t>
      </w:r>
    </w:p>
    <w:p w:rsidR="00000000" w:rsidDel="00000000" w:rsidP="00000000" w:rsidRDefault="00000000" w:rsidRPr="00000000" w14:paraId="000014E5">
      <w:pPr>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 </w:t>
      </w:r>
    </w:p>
    <w:p w:rsidR="00000000" w:rsidDel="00000000" w:rsidP="00000000" w:rsidRDefault="00000000" w:rsidRPr="00000000" w14:paraId="000014E6">
      <w:pPr>
        <w:pStyle w:val="Heading2"/>
        <w:rPr>
          <w:vertAlign w:val="baseline"/>
        </w:rPr>
      </w:pPr>
      <w:bookmarkStart w:colFirst="0" w:colLast="0" w:name="_heading=h.glow6i83isd5" w:id="260"/>
      <w:bookmarkEnd w:id="260"/>
      <w:r w:rsidDel="00000000" w:rsidR="00000000" w:rsidRPr="00000000">
        <w:rPr>
          <w:vertAlign w:val="baseline"/>
          <w:rtl w:val="0"/>
        </w:rPr>
        <w:t xml:space="preserve">C.1 Special Thanks</w:t>
      </w:r>
    </w:p>
    <w:p w:rsidR="00000000" w:rsidDel="00000000" w:rsidP="00000000" w:rsidRDefault="00000000" w:rsidRPr="00000000" w14:paraId="000014E7">
      <w:pPr>
        <w:rPr>
          <w:highlight w:val="yellow"/>
          <w:vertAlign w:val="baseline"/>
        </w:rPr>
      </w:pPr>
      <w:r w:rsidDel="00000000" w:rsidR="00000000" w:rsidRPr="00000000">
        <w:rPr>
          <w:highlight w:val="yellow"/>
          <w:vertAlign w:val="baseline"/>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4E8">
      <w:pPr>
        <w:rPr>
          <w:highlight w:val="yellow"/>
          <w:vertAlign w:val="baseline"/>
        </w:rPr>
      </w:pPr>
      <w:r w:rsidDel="00000000" w:rsidR="00000000" w:rsidRPr="00000000">
        <w:rPr>
          <w:highlight w:val="yellow"/>
          <w:vertAlign w:val="baseline"/>
          <w:rtl w:val="0"/>
        </w:rPr>
        <w:t xml:space="preserve">Substantial contributions to this document from the following individuals are gratefully acknowledged:</w:t>
      </w:r>
    </w:p>
    <w:p w:rsidR="00000000" w:rsidDel="00000000" w:rsidP="00000000" w:rsidRDefault="00000000" w:rsidRPr="00000000" w14:paraId="000014E9">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EA">
      <w:pPr>
        <w:rPr>
          <w:highlight w:val="yellow"/>
          <w:vertAlign w:val="baseline"/>
        </w:rPr>
      </w:pPr>
      <w:r w:rsidDel="00000000" w:rsidR="00000000" w:rsidRPr="00000000">
        <w:rPr>
          <w:highlight w:val="yellow"/>
          <w:vertAlign w:val="baseline"/>
          <w:rtl w:val="0"/>
        </w:rPr>
        <w:t xml:space="preserve">[Participant Name, Affiliation | Individual Member]</w:t>
      </w:r>
    </w:p>
    <w:p w:rsidR="00000000" w:rsidDel="00000000" w:rsidP="00000000" w:rsidRDefault="00000000" w:rsidRPr="00000000" w14:paraId="000014EB">
      <w:pPr>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 </w:t>
      </w:r>
    </w:p>
    <w:p w:rsidR="00000000" w:rsidDel="00000000" w:rsidP="00000000" w:rsidRDefault="00000000" w:rsidRPr="00000000" w14:paraId="000014EC">
      <w:pPr>
        <w:pStyle w:val="Heading2"/>
        <w:rPr>
          <w:vertAlign w:val="baseline"/>
        </w:rPr>
      </w:pPr>
      <w:bookmarkStart w:colFirst="0" w:colLast="0" w:name="_heading=h.tdeowwajj1wf" w:id="261"/>
      <w:bookmarkEnd w:id="261"/>
      <w:r w:rsidDel="00000000" w:rsidR="00000000" w:rsidRPr="00000000">
        <w:rPr>
          <w:vertAlign w:val="baseline"/>
          <w:rtl w:val="0"/>
        </w:rPr>
        <w:t xml:space="preserve">C.2 Participants</w:t>
      </w:r>
    </w:p>
    <w:p w:rsidR="00000000" w:rsidDel="00000000" w:rsidP="00000000" w:rsidRDefault="00000000" w:rsidRPr="00000000" w14:paraId="000014ED">
      <w:pPr>
        <w:rPr>
          <w:highlight w:val="yellow"/>
          <w:vertAlign w:val="baseline"/>
        </w:rPr>
      </w:pPr>
      <w:r w:rsidDel="00000000" w:rsidR="00000000" w:rsidRPr="00000000">
        <w:rPr>
          <w:highlight w:val="yellow"/>
          <w:vertAlign w:val="baseline"/>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4EE">
      <w:pPr>
        <w:rPr>
          <w:highlight w:val="yellow"/>
          <w:vertAlign w:val="baseline"/>
        </w:rPr>
      </w:pPr>
      <w:r w:rsidDel="00000000" w:rsidR="00000000" w:rsidRPr="00000000">
        <w:rPr>
          <w:highlight w:val="yellow"/>
          <w:vertAlign w:val="baseline"/>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4EF">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14F0">
      <w:pPr>
        <w:rPr>
          <w:highlight w:val="yellow"/>
          <w:vertAlign w:val="baseline"/>
        </w:rPr>
      </w:pPr>
      <w:r w:rsidDel="00000000" w:rsidR="00000000" w:rsidRPr="00000000">
        <w:rPr>
          <w:highlight w:val="yellow"/>
          <w:vertAlign w:val="baseline"/>
          <w:rtl w:val="0"/>
        </w:rPr>
        <w:t xml:space="preserve">[Participant Name, Affiliation | Individual Member]</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4F2">
      <w:pPr>
        <w:pStyle w:val="Heading1"/>
        <w:rPr/>
      </w:pPr>
      <w:bookmarkStart w:colFirst="0" w:colLast="0" w:name="_heading=h.ewpzaw2f211a" w:id="262"/>
      <w:bookmarkEnd w:id="262"/>
      <w:r w:rsidDel="00000000" w:rsidR="00000000" w:rsidRPr="00000000">
        <w:rPr>
          <w:rtl w:val="0"/>
        </w:rPr>
        <w:t xml:space="preserve">Appendix D. Revision History</w:t>
      </w:r>
    </w:p>
    <w:p w:rsidR="00000000" w:rsidDel="00000000" w:rsidP="00000000" w:rsidRDefault="00000000" w:rsidRPr="00000000" w14:paraId="000014F3">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4F4">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4F5">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59"/>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6">
            <w:pP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7">
            <w:pP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8">
            <w:pP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w:t>
            </w:r>
          </w:p>
          <w:p w:rsidR="00000000" w:rsidDel="00000000" w:rsidP="00000000" w:rsidRDefault="00000000" w:rsidRPr="00000000" w14:paraId="0000150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[Terminology, DataTypes, CONNECT packet]</w:t>
            </w:r>
          </w:p>
          <w:p w:rsidR="00000000" w:rsidDel="00000000" w:rsidP="00000000" w:rsidRDefault="00000000" w:rsidRPr="00000000" w14:paraId="0000150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States section added to describe the 5 states.</w:t>
            </w:r>
          </w:p>
          <w:p w:rsidR="00000000" w:rsidDel="00000000" w:rsidP="00000000" w:rsidRDefault="00000000" w:rsidRPr="00000000" w14:paraId="0000154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54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Security section added.</w:t>
            </w:r>
          </w:p>
          <w:p w:rsidR="00000000" w:rsidDel="00000000" w:rsidP="00000000" w:rsidRDefault="00000000" w:rsidRPr="00000000" w14:paraId="0000154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Figure 2 – MQTT-SN Architecture diagram updated.</w:t>
            </w:r>
          </w:p>
          <w:p w:rsidR="00000000" w:rsidDel="00000000" w:rsidP="00000000" w:rsidRDefault="00000000" w:rsidRPr="00000000" w14:paraId="0000154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Font updated to Arial from bespoke font.</w:t>
            </w:r>
          </w:p>
          <w:p w:rsidR="00000000" w:rsidDel="00000000" w:rsidP="00000000" w:rsidRDefault="00000000" w:rsidRPr="00000000" w14:paraId="0000155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QoS -1 – Section added to the QoS chapter (NOTE: updated text to allow for bi-directional -1 PUBLISHING).</w:t>
            </w:r>
          </w:p>
          <w:p w:rsidR="00000000" w:rsidDel="00000000" w:rsidP="00000000" w:rsidRDefault="00000000" w:rsidRPr="00000000" w14:paraId="0000155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Introduction of Exponential backoff algorithm.</w:t>
            </w:r>
          </w:p>
          <w:p w:rsidR="00000000" w:rsidDel="00000000" w:rsidP="00000000" w:rsidRDefault="00000000" w:rsidRPr="00000000" w14:paraId="0000155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 MQTT 591 (sleep behavior)</w:t>
            </w:r>
          </w:p>
          <w:p w:rsidR="00000000" w:rsidDel="00000000" w:rsidP="00000000" w:rsidRDefault="00000000" w:rsidRPr="00000000" w14:paraId="0000155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Replace instances of “return code” to “reason code”</w:t>
            </w:r>
          </w:p>
          <w:p w:rsidR="00000000" w:rsidDel="00000000" w:rsidP="00000000" w:rsidRDefault="00000000" w:rsidRPr="00000000" w14:paraId="0000155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PINGREQ timeout aligned with Tretry (15 seconds) from the ill defined “reasonable amount of time”</w:t>
            </w:r>
          </w:p>
          <w:p w:rsidR="00000000" w:rsidDel="00000000" w:rsidP="00000000" w:rsidRDefault="00000000" w:rsidRPr="00000000" w14:paraId="0000155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Exponential Algo fix (using the factor n assuming it was the product!)</w:t>
            </w:r>
          </w:p>
          <w:p w:rsidR="00000000" w:rsidDel="00000000" w:rsidP="00000000" w:rsidRDefault="00000000" w:rsidRPr="00000000" w14:paraId="0000155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 size clarification.</w:t>
            </w:r>
          </w:p>
          <w:p w:rsidR="00000000" w:rsidDel="00000000" w:rsidP="00000000" w:rsidRDefault="00000000" w:rsidRPr="00000000" w14:paraId="0000155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 variants added; distinguish variant based on QoS field to save 2 bytes for single flight PUBLISH packets.</w:t>
            </w:r>
          </w:p>
          <w:p w:rsidR="00000000" w:rsidDel="00000000" w:rsidP="00000000" w:rsidRDefault="00000000" w:rsidRPr="00000000" w14:paraId="0000155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 Client Identifier Informative and Normative définition update.</w:t>
            </w:r>
          </w:p>
          <w:p w:rsidR="00000000" w:rsidDel="00000000" w:rsidP="00000000" w:rsidRDefault="00000000" w:rsidRPr="00000000" w14:paraId="0000156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CONNACK Client Identifier Informative and Normative définition update.</w:t>
            </w:r>
          </w:p>
          <w:p w:rsidR="00000000" w:rsidDel="00000000" w:rsidP="00000000" w:rsidRDefault="00000000" w:rsidRPr="00000000" w14:paraId="0000156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CONNACK reason codes updated.</w:t>
            </w:r>
          </w:p>
          <w:p w:rsidR="00000000" w:rsidDel="00000000" w:rsidP="00000000" w:rsidRDefault="00000000" w:rsidRPr="00000000" w14:paraId="0000156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KeepAlive boundary specified removing 0 as an option per the committee call.</w:t>
            </w:r>
          </w:p>
          <w:p w:rsidR="00000000" w:rsidDel="00000000" w:rsidP="00000000" w:rsidRDefault="00000000" w:rsidRPr="00000000" w14:paraId="0000156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Session Expiry “reasonable” setting statement.</w:t>
            </w:r>
          </w:p>
          <w:p w:rsidR="00000000" w:rsidDel="00000000" w:rsidP="00000000" w:rsidRDefault="00000000" w:rsidRPr="00000000" w14:paraId="0000156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sequence diagrams for CONNECT, CONNECT with WILL, CONNECT with AUTH.</w:t>
            </w:r>
          </w:p>
          <w:p w:rsidR="00000000" w:rsidDel="00000000" w:rsidP="00000000" w:rsidRDefault="00000000" w:rsidRPr="00000000" w14:paraId="0000156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Removal of Network Connection references.</w:t>
            </w:r>
          </w:p>
          <w:p w:rsidR="00000000" w:rsidDel="00000000" w:rsidP="00000000" w:rsidRDefault="00000000" w:rsidRPr="00000000" w14:paraId="0000156B">
            <w:pPr>
              <w:tabs>
                <w:tab w:val="left" w:leader="none" w:pos="220"/>
                <w:tab w:val="left" w:leader="none" w:pos="720"/>
              </w:tabs>
              <w:spacing w:after="0" w:before="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Modified PUBLISH -1 &amp; 0 tables to remove topic length field</w:t>
            </w:r>
          </w:p>
          <w:p w:rsidR="00000000" w:rsidDel="00000000" w:rsidP="00000000" w:rsidRDefault="00000000" w:rsidRPr="00000000" w14:paraId="0000156C">
            <w:pPr>
              <w:tabs>
                <w:tab w:val="left" w:leader="none" w:pos="220"/>
                <w:tab w:val="left" w:leader="none" w:pos="720"/>
              </w:tabs>
              <w:spacing w:after="0" w:before="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Modified PUBLISH 1 &amp; 2 tables to remove topic length field</w:t>
            </w:r>
          </w:p>
          <w:p w:rsidR="00000000" w:rsidDel="00000000" w:rsidP="00000000" w:rsidRDefault="00000000" w:rsidRPr="00000000" w14:paraId="0000156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Changed Data field description on the above</w:t>
            </w:r>
          </w:p>
          <w:p w:rsidR="00000000" w:rsidDel="00000000" w:rsidP="00000000" w:rsidRDefault="00000000" w:rsidRPr="00000000" w14:paraId="0000156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sleeping device section</w:t>
            </w:r>
          </w:p>
          <w:p w:rsidR="00000000" w:rsidDel="00000000" w:rsidP="00000000" w:rsidRDefault="00000000" w:rsidRPr="00000000" w14:paraId="0000156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Ensured the references to the Packet Length and type section was consistent in all packet types.</w:t>
            </w:r>
          </w:p>
          <w:p w:rsidR="00000000" w:rsidDel="00000000" w:rsidP="00000000" w:rsidRDefault="00000000" w:rsidRPr="00000000" w14:paraId="00001570">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1">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2">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4">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Broken out PUBLISH -1 into its own packet type</w:t>
            </w:r>
          </w:p>
          <w:p w:rsidR="00000000" w:rsidDel="00000000" w:rsidP="00000000" w:rsidRDefault="00000000" w:rsidRPr="00000000" w14:paraId="00001575">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Disconnect flags field moved and added existence flags for optional fields</w:t>
            </w:r>
          </w:p>
          <w:p w:rsidR="00000000" w:rsidDel="00000000" w:rsidP="00000000" w:rsidRDefault="00000000" w:rsidRPr="00000000" w14:paraId="00001576">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Introduction titles changed to better sign post where the inforlmation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7">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8">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9">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Backwards compatible PUBLISH -1, new OOB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B">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C">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D">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7E">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Network&amp;Trasport Layer chapter updated to define the impact of lower layers features on the MQTT-SN protocol.</w:t>
            </w:r>
          </w:p>
          <w:p w:rsidR="00000000" w:rsidDel="00000000" w:rsidP="00000000" w:rsidRDefault="00000000" w:rsidRPr="00000000" w14:paraId="0000157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Replaced the term MQTT-SN “connection” with the term “Virtual Connection”.</w:t>
            </w:r>
          </w:p>
        </w:tc>
      </w:tr>
    </w:tbl>
    <w:p w:rsidR="00000000" w:rsidDel="00000000" w:rsidP="00000000" w:rsidRDefault="00000000" w:rsidRPr="00000000" w14:paraId="0000158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81">
      <w:pPr>
        <w:pStyle w:val="Heading1"/>
        <w:rPr>
          <w:vertAlign w:val="baseline"/>
        </w:rPr>
      </w:pPr>
      <w:bookmarkStart w:colFirst="0" w:colLast="0" w:name="_heading=h.3jd0qos" w:id="263"/>
      <w:bookmarkEnd w:id="263"/>
      <w:r w:rsidDel="00000000" w:rsidR="00000000" w:rsidRPr="00000000">
        <w:rPr>
          <w:rtl w:val="0"/>
        </w:rPr>
        <w:t xml:space="preserve">Appendix E. </w:t>
      </w:r>
      <w:r w:rsidDel="00000000" w:rsidR="00000000" w:rsidRPr="00000000">
        <w:rPr>
          <w:vertAlign w:val="baseline"/>
          <w:rtl w:val="0"/>
        </w:rPr>
        <w:t xml:space="preserve">Implementation Notes</w:t>
      </w:r>
    </w:p>
    <w:p w:rsidR="00000000" w:rsidDel="00000000" w:rsidP="00000000" w:rsidRDefault="00000000" w:rsidRPr="00000000" w14:paraId="00001582">
      <w:pPr>
        <w:pStyle w:val="Heading2"/>
        <w:rPr>
          <w:vertAlign w:val="baseline"/>
        </w:rPr>
      </w:pPr>
      <w:bookmarkStart w:colFirst="0" w:colLast="0" w:name="_heading=h.1yib0wl" w:id="264"/>
      <w:bookmarkEnd w:id="264"/>
      <w:r w:rsidDel="00000000" w:rsidR="00000000" w:rsidRPr="00000000">
        <w:rPr>
          <w:vertAlign w:val="baseline"/>
          <w:rtl w:val="0"/>
        </w:rPr>
        <w:t xml:space="preserve">E.1 Support of QoS Level -1 and OUT OF BAND</w:t>
      </w:r>
    </w:p>
    <w:p w:rsidR="00000000" w:rsidDel="00000000" w:rsidP="00000000" w:rsidRDefault="00000000" w:rsidRPr="00000000" w14:paraId="00001583">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packets with QoS level -1 and OUT OF BAND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584">
      <w:pPr>
        <w:pStyle w:val="Heading2"/>
        <w:rPr>
          <w:vertAlign w:val="baseline"/>
        </w:rPr>
      </w:pPr>
      <w:bookmarkStart w:colFirst="0" w:colLast="0" w:name="_heading=h.4ihyjke" w:id="265"/>
      <w:bookmarkEnd w:id="265"/>
      <w:r w:rsidDel="00000000" w:rsidR="00000000" w:rsidRPr="00000000">
        <w:rPr>
          <w:rtl w:val="0"/>
        </w:rPr>
        <w:t xml:space="preserve">E.2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58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586">
      <w:pPr>
        <w:spacing w:after="9" w:lineRule="auto"/>
        <w:ind w:left="-5" w:right="4" w:firstLine="0"/>
        <w:rPr>
          <w:rFonts w:ascii="Arial" w:cs="Arial" w:eastAsia="Arial" w:hAnsi="Arial"/>
        </w:rPr>
      </w:pPr>
      <w:r w:rsidDel="00000000" w:rsidR="00000000" w:rsidRPr="00000000">
        <w:rPr>
          <w:rtl w:val="0"/>
        </w:rPr>
      </w:r>
    </w:p>
    <w:tbl>
      <w:tblPr>
        <w:tblStyle w:val="Table60"/>
        <w:tblW w:w="8295.0" w:type="dxa"/>
        <w:jc w:val="left"/>
        <w:tblInd w:w="318.9999999999998" w:type="dxa"/>
        <w:tblLayout w:type="fixed"/>
        <w:tblLook w:val="0400"/>
      </w:tblPr>
      <w:tblGrid>
        <w:gridCol w:w="1755"/>
        <w:gridCol w:w="6540"/>
        <w:tblGridChange w:id="0">
          <w:tblGrid>
            <w:gridCol w:w="1755"/>
            <w:gridCol w:w="6540"/>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7">
            <w:pPr>
              <w:spacing w:after="0" w:line="259" w:lineRule="auto"/>
              <w:ind w:right="4"/>
              <w:rPr>
                <w:rFonts w:ascii="Arial" w:cs="Arial" w:eastAsia="Arial" w:hAnsi="Arial"/>
              </w:rPr>
            </w:pPr>
            <w:r w:rsidDel="00000000" w:rsidR="00000000" w:rsidRPr="00000000">
              <w:rPr>
                <w:rFonts w:ascii="Arial" w:cs="Arial" w:eastAsia="Arial" w:hAnsi="Arial"/>
                <w:rtl w:val="0"/>
              </w:rPr>
              <w:t xml:space="preserve">Timer/Counter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8">
            <w:pPr>
              <w:spacing w:after="0" w:line="259" w:lineRule="auto"/>
              <w:ind w:right="4"/>
              <w:rPr>
                <w:rFonts w:ascii="Arial" w:cs="Arial" w:eastAsia="Arial" w:hAnsi="Arial"/>
              </w:rPr>
            </w:pPr>
            <w:sdt>
              <w:sdtPr>
                <w:tag w:val="goog_rdk_311"/>
              </w:sdtPr>
              <w:sdtContent>
                <w:commentRangeStart w:id="101"/>
              </w:sdtContent>
            </w:sdt>
            <w:r w:rsidDel="00000000" w:rsidR="00000000" w:rsidRPr="00000000">
              <w:rPr>
                <w:rFonts w:ascii="Arial" w:cs="Arial" w:eastAsia="Arial" w:hAnsi="Arial"/>
                <w:rtl w:val="0"/>
              </w:rPr>
              <w:t xml:space="preserve">Recommended value</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9">
            <w:pPr>
              <w:spacing w:after="0" w:line="259" w:lineRule="auto"/>
              <w:ind w:right="4"/>
              <w:rPr>
                <w:rFonts w:ascii="Arial" w:cs="Arial" w:eastAsia="Arial" w:hAnsi="Arial"/>
              </w:rPr>
            </w:pPr>
            <w:commentRangeEnd w:id="101"/>
            <w:r w:rsidDel="00000000" w:rsidR="00000000" w:rsidRPr="00000000">
              <w:commentReference w:id="101"/>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A">
            <w:pPr>
              <w:spacing w:after="0" w:line="259" w:lineRule="auto"/>
              <w:ind w:right="4"/>
              <w:rPr>
                <w:rFonts w:ascii="Arial" w:cs="Arial" w:eastAsia="Arial" w:hAnsi="Arial"/>
              </w:rPr>
            </w:pPr>
            <w:r w:rsidDel="00000000" w:rsidR="00000000" w:rsidRPr="00000000">
              <w:rPr>
                <w:rFonts w:ascii="Arial" w:cs="Arial" w:eastAsia="Arial" w:hAnsi="Arial"/>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B">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sz w:val="14"/>
                <w:szCs w:val="14"/>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C">
            <w:pPr>
              <w:spacing w:after="0" w:line="259" w:lineRule="auto"/>
              <w:ind w:right="4"/>
              <w:rPr>
                <w:rFonts w:ascii="Arial" w:cs="Arial" w:eastAsia="Arial" w:hAnsi="Arial"/>
              </w:rPr>
            </w:pPr>
            <w:r w:rsidDel="00000000" w:rsidR="00000000" w:rsidRPr="00000000">
              <w:rPr>
                <w:rFonts w:ascii="Arial" w:cs="Arial" w:eastAsia="Arial" w:hAnsi="Arial"/>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D">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E">
            <w:pPr>
              <w:spacing w:after="0" w:line="259" w:lineRule="auto"/>
              <w:ind w:right="4"/>
              <w:rPr>
                <w:rFonts w:ascii="Arial" w:cs="Arial" w:eastAsia="Arial" w:hAnsi="Arial"/>
              </w:rPr>
            </w:pPr>
            <w:r w:rsidDel="00000000" w:rsidR="00000000" w:rsidRPr="00000000">
              <w:rPr>
                <w:rFonts w:ascii="Arial" w:cs="Arial" w:eastAsia="Arial" w:hAnsi="Arial"/>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F">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0">
            <w:pPr>
              <w:spacing w:after="0" w:line="259" w:lineRule="auto"/>
              <w:ind w:right="4"/>
              <w:rPr>
                <w:rFonts w:ascii="Arial" w:cs="Arial" w:eastAsia="Arial" w:hAnsi="Arial"/>
              </w:rPr>
            </w:pPr>
            <w:r w:rsidDel="00000000" w:rsidR="00000000" w:rsidRPr="00000000">
              <w:rPr>
                <w:rFonts w:ascii="Arial" w:cs="Arial" w:eastAsia="Arial" w:hAnsi="Arial"/>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1">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2">
            <w:pPr>
              <w:spacing w:after="0" w:line="259" w:lineRule="auto"/>
              <w:ind w:left="50" w:right="4" w:firstLine="0"/>
              <w:rPr>
                <w:rFonts w:ascii="Arial" w:cs="Arial" w:eastAsia="Arial" w:hAnsi="Arial"/>
              </w:rPr>
            </w:pPr>
            <w:r w:rsidDel="00000000" w:rsidR="00000000" w:rsidRPr="00000000">
              <w:rPr>
                <w:rFonts w:ascii="Arial" w:cs="Arial" w:eastAsia="Arial" w:hAnsi="Arial"/>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3">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4">
            <w:pPr>
              <w:spacing w:after="0" w:line="259" w:lineRule="auto"/>
              <w:ind w:right="4"/>
              <w:rPr>
                <w:rFonts w:ascii="Arial" w:cs="Arial" w:eastAsia="Arial" w:hAnsi="Arial"/>
              </w:rPr>
            </w:pPr>
            <w:r w:rsidDel="00000000" w:rsidR="00000000" w:rsidRPr="00000000">
              <w:rPr>
                <w:rFonts w:ascii="Arial" w:cs="Arial" w:eastAsia="Arial" w:hAnsi="Arial"/>
                <w:rtl w:val="0"/>
              </w:rPr>
              <w:t xml:space="preserve">Implement B4 with a starting value of 1 second after an initial wait period of 5 seconds. So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5">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sz w:val="14"/>
                <w:szCs w:val="14"/>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6">
            <w:pPr>
              <w:spacing w:after="0" w:line="259" w:lineRule="auto"/>
              <w:ind w:right="4"/>
              <w:rPr>
                <w:rFonts w:ascii="Arial" w:cs="Arial" w:eastAsia="Arial" w:hAnsi="Arial"/>
              </w:rPr>
            </w:pPr>
            <w:r w:rsidDel="00000000" w:rsidR="00000000" w:rsidRPr="00000000">
              <w:rPr>
                <w:rFonts w:ascii="Arial" w:cs="Arial" w:eastAsia="Arial" w:hAnsi="Arial"/>
                <w:rtl w:val="0"/>
              </w:rPr>
              <w:t xml:space="preserve">3 – 5</w:t>
            </w:r>
          </w:p>
        </w:tc>
      </w:tr>
    </w:tbl>
    <w:p w:rsidR="00000000" w:rsidDel="00000000" w:rsidP="00000000" w:rsidRDefault="00000000" w:rsidRPr="00000000" w14:paraId="00001597">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598">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599">
      <w:pPr>
        <w:pStyle w:val="Heading2"/>
        <w:rPr>
          <w:vertAlign w:val="baseline"/>
        </w:rPr>
      </w:pPr>
      <w:bookmarkStart w:colFirst="0" w:colLast="0" w:name="_heading=h.2xn8ts7" w:id="266"/>
      <w:bookmarkEnd w:id="266"/>
      <w:r w:rsidDel="00000000" w:rsidR="00000000" w:rsidRPr="00000000">
        <w:rPr>
          <w:rtl w:val="0"/>
        </w:rPr>
        <w:t xml:space="preserve">E.3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59A">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59B">
      <w:pPr>
        <w:pStyle w:val="Heading2"/>
        <w:rPr>
          <w:vertAlign w:val="baseline"/>
        </w:rPr>
      </w:pPr>
      <w:bookmarkStart w:colFirst="0" w:colLast="0" w:name="_heading=h.1csj400" w:id="267"/>
      <w:bookmarkEnd w:id="267"/>
      <w:r w:rsidDel="00000000" w:rsidR="00000000" w:rsidRPr="00000000">
        <w:rPr>
          <w:rtl w:val="0"/>
        </w:rPr>
        <w:t xml:space="preserve">E.4 </w:t>
      </w:r>
      <w:r w:rsidDel="00000000" w:rsidR="00000000" w:rsidRPr="00000000">
        <w:rPr>
          <w:vertAlign w:val="baseline"/>
          <w:rtl w:val="0"/>
        </w:rPr>
        <w:t xml:space="preserve">Exponential Backoff</w:t>
      </w:r>
    </w:p>
    <w:p w:rsidR="00000000" w:rsidDel="00000000" w:rsidP="00000000" w:rsidRDefault="00000000" w:rsidRPr="00000000" w14:paraId="0000159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59D">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59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59F">
      <w:pPr>
        <w:numPr>
          <w:ilvl w:val="0"/>
          <w:numId w:val="27"/>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5A0">
      <w:pPr>
        <w:numPr>
          <w:ilvl w:val="0"/>
          <w:numId w:val="2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5A1">
      <w:pPr>
        <w:numPr>
          <w:ilvl w:val="0"/>
          <w:numId w:val="2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5A2">
      <w:pPr>
        <w:numPr>
          <w:ilvl w:val="0"/>
          <w:numId w:val="2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5A3">
      <w:pPr>
        <w:numPr>
          <w:ilvl w:val="0"/>
          <w:numId w:val="2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w:t>
      </w:r>
      <w:sdt>
        <w:sdtPr>
          <w:tag w:val="goog_rdk_312"/>
        </w:sdtPr>
        <w:sdtContent>
          <w:commentRangeStart w:id="102"/>
        </w:sdtContent>
      </w:sdt>
      <w:r w:rsidDel="00000000" w:rsidR="00000000" w:rsidRPr="00000000">
        <w:rPr>
          <w:rFonts w:ascii="Arial" w:cs="Arial" w:eastAsia="Arial" w:hAnsi="Arial"/>
          <w:color w:val="333333"/>
          <w:rtl w:val="0"/>
        </w:rPr>
        <w:t xml:space="preserve">maximum backoff (max) time</w:t>
      </w:r>
      <w:commentRangeEnd w:id="102"/>
      <w:r w:rsidDel="00000000" w:rsidR="00000000" w:rsidRPr="00000000">
        <w:commentReference w:id="102"/>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5A4">
      <w:pPr>
        <w:numPr>
          <w:ilvl w:val="0"/>
          <w:numId w:val="27"/>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5A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5A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random number ran is recalculated after each retry. The random number (ran) should be no larger than the scaling factor (sf).</w:t>
      </w:r>
    </w:p>
    <w:p w:rsidR="00000000" w:rsidDel="00000000" w:rsidP="00000000" w:rsidRDefault="00000000" w:rsidRPr="00000000" w14:paraId="000015A7">
      <w:pPr>
        <w:pStyle w:val="Heading1"/>
        <w:rPr/>
      </w:pPr>
      <w:bookmarkStart w:colFirst="0" w:colLast="0" w:name="_heading=h.sg1xgdru14ui" w:id="268"/>
      <w:bookmarkEnd w:id="268"/>
      <w:r w:rsidDel="00000000" w:rsidR="00000000" w:rsidRPr="00000000">
        <w:rPr>
          <w:rtl w:val="0"/>
        </w:rPr>
        <w:t xml:space="preserve">Appendix F. Notices</w:t>
      </w:r>
    </w:p>
    <w:p w:rsidR="00000000" w:rsidDel="00000000" w:rsidP="00000000" w:rsidRDefault="00000000" w:rsidRPr="00000000" w14:paraId="000015A8">
      <w:pPr>
        <w:rPr>
          <w:rFonts w:ascii="Arial" w:cs="Arial" w:eastAsia="Arial" w:hAnsi="Arial"/>
          <w:color w:val="333333"/>
        </w:rPr>
      </w:pPr>
      <w:r w:rsidDel="00000000" w:rsidR="00000000" w:rsidRPr="00000000">
        <w:rPr>
          <w:rFonts w:ascii="Arial" w:cs="Arial" w:eastAsia="Arial" w:hAnsi="Arial"/>
          <w:color w:val="333333"/>
          <w:rtl w:val="0"/>
        </w:rPr>
        <w:t xml:space="preserve">[Required section. Do not change.]</w:t>
      </w:r>
    </w:p>
    <w:p w:rsidR="00000000" w:rsidDel="00000000" w:rsidP="00000000" w:rsidRDefault="00000000" w:rsidRPr="00000000" w14:paraId="000015A9">
      <w:pPr>
        <w:rPr>
          <w:rFonts w:ascii="Arial" w:cs="Arial" w:eastAsia="Arial" w:hAnsi="Arial"/>
          <w:color w:val="333333"/>
        </w:rPr>
      </w:pPr>
      <w:r w:rsidDel="00000000" w:rsidR="00000000" w:rsidRPr="00000000">
        <w:rPr>
          <w:rFonts w:ascii="Arial" w:cs="Arial" w:eastAsia="Arial" w:hAnsi="Arial"/>
          <w:color w:val="333333"/>
          <w:rtl w:val="0"/>
        </w:rPr>
        <w:t xml:space="preserve">Copyright © OASIS Open 2023. All Rights Reserved.</w:t>
      </w:r>
    </w:p>
    <w:p w:rsidR="00000000" w:rsidDel="00000000" w:rsidP="00000000" w:rsidRDefault="00000000" w:rsidRPr="00000000" w14:paraId="000015AA">
      <w:pPr>
        <w:rPr>
          <w:rFonts w:ascii="Arial" w:cs="Arial" w:eastAsia="Arial" w:hAnsi="Arial"/>
          <w:color w:val="333333"/>
        </w:rPr>
      </w:pPr>
      <w:r w:rsidDel="00000000" w:rsidR="00000000" w:rsidRPr="00000000">
        <w:rPr>
          <w:rFonts w:ascii="Arial" w:cs="Arial" w:eastAsia="Arial" w:hAnsi="Arial"/>
          <w:color w:val="333333"/>
          <w:rtl w:val="0"/>
        </w:rPr>
        <w:t xml:space="preserve">All capitalized terms in the following text have the meanings assigned to them in the OASIS Intellectual Property Rights Policy (the "OASIS IPR Policy"). The full </w:t>
      </w:r>
      <w:hyperlink r:id="rId75">
        <w:r w:rsidDel="00000000" w:rsidR="00000000" w:rsidRPr="00000000">
          <w:rPr>
            <w:rFonts w:ascii="Arial" w:cs="Arial" w:eastAsia="Arial" w:hAnsi="Arial"/>
            <w:color w:val="333333"/>
            <w:rtl w:val="0"/>
          </w:rPr>
          <w:t xml:space="preserve">Policy</w:t>
        </w:r>
      </w:hyperlink>
      <w:r w:rsidDel="00000000" w:rsidR="00000000" w:rsidRPr="00000000">
        <w:rPr>
          <w:rFonts w:ascii="Arial" w:cs="Arial" w:eastAsia="Arial" w:hAnsi="Arial"/>
          <w:color w:val="333333"/>
          <w:rtl w:val="0"/>
        </w:rPr>
        <w:t xml:space="preserve"> may be found at the OASIS website: [</w:t>
      </w:r>
      <w:hyperlink r:id="rId76">
        <w:r w:rsidDel="00000000" w:rsidR="00000000" w:rsidRPr="00000000">
          <w:rPr>
            <w:rFonts w:ascii="Arial" w:cs="Arial" w:eastAsia="Arial" w:hAnsi="Arial"/>
            <w:color w:val="333333"/>
            <w:rtl w:val="0"/>
          </w:rPr>
          <w:t xml:space="preserve">https://www.oasis-open.org/policies-guidelines/ipr/</w:t>
        </w:r>
      </w:hyperlink>
      <w:r w:rsidDel="00000000" w:rsidR="00000000" w:rsidRPr="00000000">
        <w:rPr>
          <w:rFonts w:ascii="Arial" w:cs="Arial" w:eastAsia="Arial" w:hAnsi="Arial"/>
          <w:color w:val="333333"/>
          <w:rtl w:val="0"/>
        </w:rPr>
        <w:t xml:space="preserve">].</w:t>
      </w:r>
    </w:p>
    <w:p w:rsidR="00000000" w:rsidDel="00000000" w:rsidP="00000000" w:rsidRDefault="00000000" w:rsidRPr="00000000" w14:paraId="000015AB">
      <w:pPr>
        <w:rPr>
          <w:rFonts w:ascii="Arial" w:cs="Arial" w:eastAsia="Arial" w:hAnsi="Arial"/>
          <w:color w:val="333333"/>
        </w:rPr>
      </w:pPr>
      <w:r w:rsidDel="00000000" w:rsidR="00000000" w:rsidRPr="00000000">
        <w:rPr>
          <w:rFonts w:ascii="Arial" w:cs="Arial" w:eastAsia="Arial" w:hAnsi="Arial"/>
          <w:color w:val="333333"/>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5AC">
      <w:pPr>
        <w:rPr>
          <w:rFonts w:ascii="Arial" w:cs="Arial" w:eastAsia="Arial" w:hAnsi="Arial"/>
          <w:color w:val="333333"/>
        </w:rPr>
      </w:pPr>
      <w:r w:rsidDel="00000000" w:rsidR="00000000" w:rsidRPr="00000000">
        <w:rPr>
          <w:rFonts w:ascii="Arial" w:cs="Arial" w:eastAsia="Arial" w:hAnsi="Arial"/>
          <w:color w:val="333333"/>
          <w:rtl w:val="0"/>
        </w:rPr>
        <w:t xml:space="preserve">The limited permissions granted above are perpetual and will not be revoked by OASIS or its successors or assigns.</w:t>
      </w:r>
    </w:p>
    <w:p w:rsidR="00000000" w:rsidDel="00000000" w:rsidP="00000000" w:rsidRDefault="00000000" w:rsidRPr="00000000" w14:paraId="000015AD">
      <w:pPr>
        <w:rPr>
          <w:rFonts w:ascii="Arial" w:cs="Arial" w:eastAsia="Arial" w:hAnsi="Arial"/>
          <w:color w:val="333333"/>
        </w:rPr>
      </w:pPr>
      <w:r w:rsidDel="00000000" w:rsidR="00000000" w:rsidRPr="00000000">
        <w:rPr>
          <w:rFonts w:ascii="Arial" w:cs="Arial" w:eastAsia="Arial" w:hAnsi="Arial"/>
          <w:color w:val="333333"/>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5AE">
      <w:pPr>
        <w:rPr>
          <w:rFonts w:ascii="Arial" w:cs="Arial" w:eastAsia="Arial" w:hAnsi="Arial"/>
          <w:color w:val="333333"/>
        </w:rPr>
      </w:pPr>
      <w:r w:rsidDel="00000000" w:rsidR="00000000" w:rsidRPr="00000000">
        <w:rPr>
          <w:rFonts w:ascii="Arial" w:cs="Arial" w:eastAsia="Arial" w:hAnsi="Arial"/>
          <w:color w:val="333333"/>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5AF">
      <w:pPr>
        <w:rPr>
          <w:rFonts w:ascii="Arial" w:cs="Arial" w:eastAsia="Arial" w:hAnsi="Arial"/>
          <w:color w:val="333333"/>
        </w:rPr>
      </w:pPr>
      <w:r w:rsidDel="00000000" w:rsidR="00000000" w:rsidRPr="00000000">
        <w:rPr>
          <w:rFonts w:ascii="Arial" w:cs="Arial" w:eastAsia="Arial" w:hAnsi="Arial"/>
          <w:color w:val="333333"/>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5B0">
      <w:pPr>
        <w:rPr>
          <w:rFonts w:ascii="Arial" w:cs="Arial" w:eastAsia="Arial" w:hAnsi="Arial"/>
          <w:color w:val="333333"/>
        </w:rPr>
      </w:pPr>
      <w:r w:rsidDel="00000000" w:rsidR="00000000" w:rsidRPr="00000000">
        <w:rPr>
          <w:rFonts w:ascii="Arial" w:cs="Arial" w:eastAsia="Arial" w:hAnsi="Arial"/>
          <w:color w:val="333333"/>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5B1">
      <w:pPr>
        <w:rPr>
          <w:rFonts w:ascii="Arial" w:cs="Arial" w:eastAsia="Arial" w:hAnsi="Arial"/>
          <w:color w:val="333333"/>
        </w:rPr>
      </w:pPr>
      <w:r w:rsidDel="00000000" w:rsidR="00000000" w:rsidRPr="00000000">
        <w:rPr>
          <w:rFonts w:ascii="Arial" w:cs="Arial" w:eastAsia="Arial" w:hAnsi="Arial"/>
          <w:color w:val="333333"/>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5B2">
      <w:pPr>
        <w:rPr>
          <w:rFonts w:ascii="Arial" w:cs="Arial" w:eastAsia="Arial" w:hAnsi="Arial"/>
          <w:color w:val="333333"/>
        </w:rPr>
      </w:pPr>
      <w:r w:rsidDel="00000000" w:rsidR="00000000" w:rsidRPr="00000000">
        <w:rPr>
          <w:rFonts w:ascii="Arial" w:cs="Arial" w:eastAsia="Arial" w:hAnsi="Arial"/>
          <w:color w:val="333333"/>
          <w:rtl w:val="0"/>
        </w:rPr>
        <w:t xml:space="preserve">The name "OASIS" is a trademark of </w:t>
      </w:r>
      <w:hyperlink r:id="rId77">
        <w:r w:rsidDel="00000000" w:rsidR="00000000" w:rsidRPr="00000000">
          <w:rPr>
            <w:rFonts w:ascii="Arial" w:cs="Arial" w:eastAsia="Arial" w:hAnsi="Arial"/>
            <w:color w:val="333333"/>
            <w:rtl w:val="0"/>
          </w:rPr>
          <w:t xml:space="preserve">OASIS</w:t>
        </w:r>
      </w:hyperlink>
      <w:r w:rsidDel="00000000" w:rsidR="00000000" w:rsidRPr="00000000">
        <w:rPr>
          <w:rFonts w:ascii="Arial" w:cs="Arial" w:eastAsia="Arial" w:hAnsi="Arial"/>
          <w:color w:val="333333"/>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78">
        <w:r w:rsidDel="00000000" w:rsidR="00000000" w:rsidRPr="00000000">
          <w:rPr>
            <w:rFonts w:ascii="Arial" w:cs="Arial" w:eastAsia="Arial" w:hAnsi="Arial"/>
            <w:color w:val="333333"/>
            <w:rtl w:val="0"/>
          </w:rPr>
          <w:t xml:space="preserve">https://www.oasis-open.org/policies-guidelines/trademark/</w:t>
        </w:r>
      </w:hyperlink>
      <w:r w:rsidDel="00000000" w:rsidR="00000000" w:rsidRPr="00000000">
        <w:rPr>
          <w:rFonts w:ascii="Arial" w:cs="Arial" w:eastAsia="Arial" w:hAnsi="Arial"/>
          <w:color w:val="333333"/>
          <w:rtl w:val="0"/>
        </w:rPr>
        <w:t xml:space="preserve"> for above guidance.</w:t>
      </w:r>
    </w:p>
    <w:p w:rsidR="00000000" w:rsidDel="00000000" w:rsidP="00000000" w:rsidRDefault="00000000" w:rsidRPr="00000000" w14:paraId="000015B3">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5B4">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5B5">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5B6">
      <w:pPr>
        <w:keepNext w:val="1"/>
        <w:keepLines w:val="0"/>
        <w:pageBreakBefore w:val="1"/>
        <w:widowControl w:val="1"/>
        <w:numPr>
          <w:ilvl w:val="0"/>
          <w:numId w:val="11"/>
        </w:numPr>
        <w:pBdr>
          <w:top w:color="808080" w:space="6" w:sz="4" w:val="single"/>
          <w:left w:space="0" w:sz="0" w:val="nil"/>
          <w:bottom w:space="0" w:sz="0" w:val="nil"/>
          <w:right w:space="0" w:sz="0" w:val="nil"/>
          <w:between w:space="0" w:sz="0" w:val="nil"/>
        </w:pBdr>
        <w:shd w:fill="auto" w:val="clear"/>
        <w:spacing w:after="120" w:before="480" w:line="240" w:lineRule="auto"/>
        <w:ind w:left="360" w:right="0" w:hanging="360"/>
        <w:jc w:val="left"/>
        <w:rPr/>
      </w:pPr>
      <w:bookmarkStart w:colFirst="0" w:colLast="0" w:name="_heading=h.3ws6mnt" w:id="269"/>
      <w:bookmarkEnd w:id="269"/>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Revision History</w:t>
      </w:r>
    </w:p>
    <w:tbl>
      <w:tblPr>
        <w:tblStyle w:val="Table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bl>
    <w:p w:rsidR="00000000" w:rsidDel="00000000" w:rsidP="00000000" w:rsidRDefault="00000000" w:rsidRPr="00000000" w14:paraId="000015B7">
      <w:pPr>
        <w:keepNext w:val="1"/>
        <w:keepLines w:val="0"/>
        <w:pageBreakBefore w:val="1"/>
        <w:widowControl w:val="1"/>
        <w:numPr>
          <w:ilvl w:val="0"/>
          <w:numId w:val="15"/>
        </w:numPr>
        <w:pBdr>
          <w:top w:color="808080" w:space="6" w:sz="4" w:val="single"/>
        </w:pBdr>
        <w:spacing w:after="120" w:before="480" w:line="240" w:lineRule="auto"/>
        <w:ind w:left="360" w:right="0" w:hanging="360"/>
        <w:jc w:val="left"/>
        <w:rPr>
          <w:b w:val="1"/>
          <w:i w:val="0"/>
          <w:smallCaps w:val="0"/>
          <w:strike w:val="0"/>
          <w:color w:val="446caa"/>
          <w:sz w:val="36"/>
          <w:szCs w:val="36"/>
          <w:u w:val="none"/>
          <w:shd w:fill="auto" w:val="clear"/>
          <w:vertAlign w:val="baseline"/>
        </w:rPr>
      </w:pPr>
      <w:r w:rsidDel="00000000" w:rsidR="00000000" w:rsidRPr="00000000">
        <w:rPr>
          <w:rtl w:val="0"/>
        </w:rPr>
      </w:r>
    </w:p>
    <w:p w:rsidR="00000000" w:rsidDel="00000000" w:rsidP="00000000" w:rsidRDefault="00000000" w:rsidRPr="00000000" w14:paraId="000015B8">
      <w:pPr>
        <w:rPr>
          <w:rFonts w:ascii="Arial" w:cs="Arial" w:eastAsia="Arial" w:hAnsi="Arial"/>
          <w:b w:val="0"/>
        </w:rPr>
      </w:pPr>
      <w:r w:rsidDel="00000000" w:rsidR="00000000" w:rsidRPr="00000000">
        <w:rPr>
          <w:rtl w:val="0"/>
        </w:rPr>
      </w:r>
    </w:p>
    <w:p w:rsidR="00000000" w:rsidDel="00000000" w:rsidP="00000000" w:rsidRDefault="00000000" w:rsidRPr="00000000" w14:paraId="000015B9">
      <w:pPr>
        <w:rPr>
          <w:rFonts w:ascii="Arial" w:cs="Arial" w:eastAsia="Arial" w:hAnsi="Arial"/>
          <w:b w:val="0"/>
        </w:rPr>
      </w:pPr>
      <w:r w:rsidDel="00000000" w:rsidR="00000000" w:rsidRPr="00000000">
        <w:rPr>
          <w:rtl w:val="0"/>
        </w:rPr>
      </w:r>
    </w:p>
    <w:p w:rsidR="00000000" w:rsidDel="00000000" w:rsidP="00000000" w:rsidRDefault="00000000" w:rsidRPr="00000000" w14:paraId="000015BA">
      <w:pPr>
        <w:rPr>
          <w:rFonts w:ascii="Arial" w:cs="Arial" w:eastAsia="Arial" w:hAnsi="Arial"/>
          <w:b w:val="0"/>
        </w:rPr>
      </w:pPr>
      <w:r w:rsidDel="00000000" w:rsidR="00000000" w:rsidRPr="00000000">
        <w:rPr>
          <w:rtl w:val="0"/>
        </w:rPr>
      </w:r>
    </w:p>
    <w:p w:rsidR="00000000" w:rsidDel="00000000" w:rsidP="00000000" w:rsidRDefault="00000000" w:rsidRPr="00000000" w14:paraId="000015BB">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ide.lenzarini@u-blox.com" w:id="88" w:date="2023-10-26T13:21:10Z">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Simon Johnson" w:id="52" w:date="2023-10-12T14:55:18Z">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actually "terminating" per previous discussions</w:t>
      </w:r>
    </w:p>
  </w:comment>
  <w:comment w:author="Stefan Hagen" w:id="53" w:date="2023-10-12T19:04:59Z">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align the language used between describing the components, client / server types. </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when we write "There are three kinds of ... components" we imply a usefulness in that statement (of classifying into three kinds). The subsequent "We can differentiate between three types of MQTT-SN server ..." reads comparatively wishy-washy. </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IMO we should embrace repetition instead of the journalist variatits (kind vs. type).</w:t>
      </w:r>
    </w:p>
  </w:comment>
  <w:comment w:author="Simon Johnson" w:id="54" w:date="2023-10-20T08:52:52Z">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should be referring to Gateways / Brokers as servers IMHO. Lets discuss...</w:t>
      </w:r>
    </w:p>
  </w:comment>
  <w:comment w:author="davide.lenzarini@u-blox.com" w:id="41" w:date="2023-10-26T13:32:41Z">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tefan Hagen" w:id="83" w:date="2023-10-12T19:24:12Z">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session expiration time the minimal or (I assume) the maximal time for retaining?</w:t>
      </w:r>
    </w:p>
  </w:comment>
  <w:comment w:author="davide.lenzarini@u-blox.com" w:id="84" w:date="2023-11-02T17:17:37Z">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say it is the maximal time for retaining</w:t>
      </w:r>
    </w:p>
  </w:comment>
  <w:comment w:author="Simon Johnson" w:id="50" w:date="2023-10-20T09:26:02Z">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imon Johnson" w:id="40" w:date="2023-10-12T14:40:30Z">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davide.lenzarini@u-blox.com" w:id="86" w:date="2023-10-26T12:59:51Z">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 if a will topic or a will message was not previously defined? If it works normally this can be used as an alternative to the lost of WILLTOPICREQ and WILLMGSREQ</w:t>
      </w:r>
    </w:p>
  </w:comment>
  <w:comment w:author="Andrew Banks" w:id="16" w:date="2023-10-20T12:41:18Z">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17" w:date="2023-11-02T14:12:55Z">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18" w:date="2023-11-02T14:52:40Z">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19" w:date="2023-11-02T14:53:30Z">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0" w:date="2023-11-02T15:58:55Z">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68" w:date="2023-10-26T16:13:52Z">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network has high latency and/or big error rate the number of flights should be minimized in order to avoid a dramatic impact on the battery. We should explore options to minimize the number of flights in the CONNECT procedure. Considering also that the CONNECT procedure may be required in some case only ONCE in the lifetime of a MQTT-SN v2.0 device</w:t>
      </w:r>
    </w:p>
  </w:comment>
  <w:comment w:author="davide.lenzarini@u-blox.com" w:id="25" w:date="2023-10-26T12:43:19Z">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davide.lenzarini@u-blox.com" w:id="100" w:date="2023-10-26T12:54:02Z">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Andrew Banks" w:id="9" w:date="2023-11-13T10:24:13Z">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Presumably ADVERTISE, GWINFO and SEARCHGW must be written to the broadcast address only and it is a protocol error if they are written to a direct address. We should say in this part of the Spec that theory implementation is OPTIONAL.</w:t>
      </w:r>
    </w:p>
  </w:comment>
  <w:comment w:author="davide.lenzarini@u-blox.com" w:id="10" w:date="2023-11-29T19:21:28Z">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covered by https://issues.oasis-open.org/browse/MQTT-605</w:t>
      </w:r>
    </w:p>
  </w:comment>
  <w:comment w:author="Stefan Hagen" w:id="51" w:date="2023-12-08T12:44:38Z">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simplify the diagram: Scopes with boxes connected by arrows crossing these borders or not are nice, but as soon as a box is displayed as crossing a border itself to me the diagram becomes noisy and unclear. Maybe just add a note in the surrounding prose if not already present?</w:t>
      </w:r>
    </w:p>
  </w:comment>
  <w:comment w:author="Simon Johnson" w:id="67" w:date="2023-10-26T15:40:32Z">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 that all multiphase message exchanges are governed by the timers</w:t>
      </w:r>
    </w:p>
  </w:comment>
  <w:comment w:author="Simon Johnson" w:id="89" w:date="2023-10-26T15:42:53Z">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we provide detailed example of how this related to example phases</w:t>
      </w:r>
    </w:p>
  </w:comment>
  <w:comment w:author="Andrew Banks" w:id="90" w:date="2023-11-20T11:25:40Z">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must send only one retransmittable packet at a time other wise we might not preserve message order. The same goes for CONNECT, SUBSCRIBE and UNSUBSCRIBE packets, otherwise a subscribe might be received in the gateway before the connect has been processed or the order of subscribe and unsubscribe might be reversed.</w:t>
      </w:r>
    </w:p>
  </w:comment>
  <w:comment w:author="Stefan Hagen" w:id="2" w:date="2023-12-08T12:17:18Z">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Stefan Hagen" w:id="3" w:date="2023-12-08T12:18:40Z">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use a sequence diagram or an ordered (honest) list for this easy sequence statement.</w:t>
      </w:r>
    </w:p>
  </w:comment>
  <w:comment w:author="davide.lenzarini@u-blox.com" w:id="24" w:date="2023-10-26T12:43:11Z">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Andrew Banks" w:id="11" w:date="2023-10-20T12:15:56Z">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up a session" should be "create or continue a Session"</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Packet sent by a client MUST be a CONNEC T Packet. </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Client sends or receives a DISCONNECT Packet then the next Packet it sends MUST be a CONNECT Packet.</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NOT send a CONNECT Packet.</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Gateway receives a subsequent CONNECT Packet, it uses this in place of any previous one. Note that the subsequent CONNECT packet may have been sent prior to the previous one, so the values from the CONNECT Packet used by the Gateway may not by the latest ones sent by the Client.</w:t>
      </w:r>
    </w:p>
  </w:comment>
  <w:comment w:author="davide.lenzarini@u-blox.com" w:id="12" w:date="2023-10-26T12:26:14Z">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 can send as first packet a PUBLISH OUT OF BAND packet as it does not require a session in place, right?</w:t>
      </w:r>
    </w:p>
  </w:comment>
  <w:comment w:author="Stefan Hagen" w:id="73" w:date="2023-12-08T12:24:11Z">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replace with a sequence diagram and subsequent Note or as elsewhere suggested replace the footnote symbol with (Note 1) and append to the table Note(s): plus a single element ordered list (in this case) instead of the "fineprint" text.</w:t>
      </w:r>
    </w:p>
  </w:comment>
  <w:comment w:author="davide.lenzarini@u-blox.com" w:id="81" w:date="2023-11-29T08:42:08Z">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flowchart TD</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A[Disconnect] --&gt;|CONNECT| B(Active)</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--&gt;|DISCONNECT| A</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--&gt;|DISCONNECT with session expiry interval &gt;0| C(Asleep)</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--&gt;|CONNECT| B</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--&gt;|TIMEOUT| D[Lost]</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--&gt;|PINGREQ| E[Awake]</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--&gt;|DISCONNECT| A</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--&gt;|CONNECT| B</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--&gt;|TIMEOUT| D</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--&gt;|PINGRESP| C</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--&gt;|TIMEOUT| D</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--&gt;|DISCONNECT| A</w:t>
      </w:r>
    </w:p>
  </w:comment>
  <w:comment w:author="davide.lenzarini@u-blox.com" w:id="1" w:date="2023-11-29T16:26:21Z">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proper standard definition, independent of the IP protocol stack</w:t>
      </w:r>
    </w:p>
  </w:comment>
  <w:comment w:author="davide.lenzarini@u-blox.com" w:id="0" w:date="2023-11-29T16:27:19Z">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proper standard definition, independent of the IP protocol stack</w:t>
      </w:r>
    </w:p>
  </w:comment>
  <w:comment w:author="davide.lenzarini@u-blox.com" w:id="77" w:date="2023-11-03T11:06:34Z">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tefan Hagen" w:id="71" w:date="2023-11-03T17:04:15Z">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ensure we spell out gateway and similar everywhere in the prose.</w:t>
      </w:r>
    </w:p>
  </w:comment>
  <w:comment w:author="Stefan Hagen" w:id="99" w:date="2023-10-12T19:28:02Z">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Stefan Hagen" w:id="74" w:date="2023-10-12T19:20:15Z">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William Yang" w:id="72" w:date="2023-11-02T13:31:00Z">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 look like it is 'MUST'</w:t>
      </w:r>
    </w:p>
  </w:comment>
  <w:comment w:author="Simon Johnson" w:id="65" w:date="2023-10-26T15:28:00Z">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part if the document where we refer to logical connection?</w:t>
      </w:r>
    </w:p>
  </w:comment>
  <w:comment w:author="davide.lenzarini@u-blox.com" w:id="85" w:date="2023-10-26T14:45:49Z">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an alternative solution if the requests are not received by the Client</w:t>
      </w:r>
    </w:p>
  </w:comment>
  <w:comment w:author="davide.lenzarini@u-blox.com" w:id="102" w:date="2023-10-05T18:10:12Z">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recommended maximum backoff time?</w:t>
      </w:r>
    </w:p>
  </w:comment>
  <w:comment w:author="Andrew Banks" w:id="91" w:date="2023-11-20T11:19:30Z">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will need to retransmit PUBLISH Qos=1  where no PUBACK is received and PUBLISH Qos=2 packets where no PUBREC is received. The gateway also needs to retransmit a PUBREL of no PUBCOMP is received.</w:t>
      </w:r>
    </w:p>
  </w:comment>
  <w:comment w:author="William Yang" w:id="58" w:date="2023-11-24T10:42:24Z">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we need to mention latency here? how do we define low latency? sub second?</w:t>
      </w:r>
    </w:p>
  </w:comment>
  <w:comment w:author="Simon Johnson" w:id="43" w:date="2023-10-12T14:50:37Z">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92" w:date="2023-11-16T16:39:02Z">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clearly indicate that the support for "broadcast" is optional</w:t>
      </w:r>
    </w:p>
  </w:comment>
  <w:comment w:author="davide.lenzarini@u-blox.com" w:id="101" w:date="2023-10-05T18:07:12Z">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82" w:date="2023-11-16T15:45:18Z">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source file?</w:t>
      </w:r>
    </w:p>
  </w:comment>
  <w:comment w:author="Stefan Hagen" w:id="55" w:date="2023-11-16T15:43:09Z">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69" w:date="2023-11-16T15:44:35Z">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w:t>
      </w:r>
    </w:p>
  </w:comment>
  <w:comment w:author="davide.lenzarini@u-blox.com" w:id="29" w:date="2023-11-09T16:46:03Z">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didn't know that it can be sent in broadcast/multicast. Can we clearly state it in the document?</w:t>
      </w:r>
    </w:p>
  </w:comment>
  <w:comment w:author="Andrew Banks" w:id="30" w:date="2023-11-10T12:02:00Z">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add this to the list of Optional features in section 3.22  if it is optional.</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the receiver do if the packet was received on something other than the Broadcast address?</w:t>
      </w:r>
    </w:p>
  </w:comment>
  <w:comment w:author="davide.lenzarini@u-blox.com" w:id="31" w:date="2023-11-15T07:54:45Z">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Publish MINUS-1 and the publish OOO can also be received with a normal destination address, right?</w:t>
      </w:r>
    </w:p>
  </w:comment>
  <w:comment w:author="Andrew Banks" w:id="32" w:date="2023-11-15T11:20:03Z">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clarify what "Reference from 1.2" means? There is no section 1.2 in this document.</w:t>
      </w:r>
    </w:p>
  </w:comment>
  <w:comment w:author="davide.lenzarini@u-blox.com" w:id="33" w:date="2023-11-16T16:35:31Z">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Broadcast is a concept available in UDP but not on other transports like DTLS or non-Ip or QUIC. "broadcast" should be considered optional</w:t>
      </w:r>
    </w:p>
  </w:comment>
  <w:comment w:author="Stefan Hagen" w:id="70" w:date="2023-11-16T15:44:43Z">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w:t>
      </w:r>
    </w:p>
  </w:comment>
  <w:comment w:author="Andrew Banks" w:id="13" w:date="2023-10-20T12:31:39Z">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4" w:date="2023-11-02T14:57:14Z">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5" w:date="2023-11-03T14:17:50Z">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davide.lenzarini@u-blox.com" w:id="42" w:date="2023-10-26T13:33:52Z">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38" w:date="2023-10-05T15:53:19Z">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clearly exclude the possibility that this message is replied back in case of error for PUBLISH QoS-1, right?</w:t>
      </w:r>
    </w:p>
  </w:comment>
  <w:comment w:author="Simon Johnson" w:id="39" w:date="2023-10-12T14:39:25Z">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added an exclusion statement, lets discuss on call</w:t>
      </w:r>
    </w:p>
  </w:comment>
  <w:comment w:author="davide.lenzarini@u-blox.com" w:id="87" w:date="2023-10-05T17:47:17Z">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davide.lenzarini@u-blox.com" w:id="44" w:date="2023-10-26T13:34:00Z">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45" w:date="2023-11-03T11:04:52Z">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on call, maybe aligned with the return code work</w:t>
      </w:r>
    </w:p>
  </w:comment>
  <w:comment w:author="davide.lenzarini@u-blox.com" w:id="94" w:date="2023-10-05T17:55:10Z">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Stefan Hagen" w:id="66" w:date="2023-11-16T15:44:13Z">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 time is a charm: The source file for this figure we do need.</w:t>
      </w:r>
    </w:p>
  </w:comment>
  <w:comment w:author="davide.lenzarini@u-blox.com" w:id="96" w:date="2023-10-05T17:57:41Z">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davide.lenzarini@u-blox.com" w:id="98" w:date="2023-11-23T16:47:48Z">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slided in multiple images</w:t>
      </w:r>
    </w:p>
  </w:comment>
  <w:comment w:author="davide.lenzarini@u-blox.com" w:id="28" w:date="2023-10-26T13:33:19Z">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7" w:date="2023-10-26T13:33:10Z">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8" w:date="2023-11-02T14:18:27Z">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reasonable, but lets clarify on the call to fully understand. (need to be aware of predefined, short and normal alias')</w:t>
      </w:r>
    </w:p>
  </w:comment>
  <w:comment w:author="davide.lenzarini@u-blox.com" w:id="47" w:date="2023-10-05T15:57:55Z">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48" w:date="2023-10-20T08:48:53Z">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49" w:date="2023-10-20T11:31:25Z">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95" w:date="2023-10-05T17:56:10Z">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the transition Awake-&gt;Active is not present in Figure 4. Do I miss something?</w:t>
      </w:r>
    </w:p>
  </w:comment>
  <w:comment w:author="Simon Johnson" w:id="56" w:date="2023-10-12T14:55:47Z">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Simon Johnson" w:id="57" w:date="2023-10-12T15:46:02Z">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Esnure we have worlds to describe the packets required to be protect in order to comply with a protected GW implemenation</w:t>
      </w:r>
    </w:p>
  </w:comment>
  <w:comment w:author="William Yang" w:id="93" w:date="2023-11-02T15:34:21Z">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there is no other gateway(s).</w:t>
      </w:r>
    </w:p>
  </w:comment>
  <w:comment w:author="davide.lenzarini@u-blox.com" w:id="78" w:date="2023-10-05T17:40:48Z">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imon Johnson" w:id="79" w:date="2023-11-02T14:44:11Z">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80" w:date="2023-11-03T14:19:14Z">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marked as resolved?</w:t>
      </w:r>
    </w:p>
  </w:comment>
  <w:comment w:author="davide.lenzarini@u-blox.com" w:id="26" w:date="2023-10-05T15:34:00Z">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27" w:date="2023-10-26T12:55:29Z">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davide.lenzarini@u-blox.com" w:id="60" w:date="2023-11-23T17:39:04Z">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1" w:date="2023-11-23T17:42:22Z">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62" w:date="2023-10-12T19:15:52Z">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63" w:date="2023-10-20T08:59:01Z">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64" w:date="2023-10-20T08:59:10Z">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4" w:date="2023-10-05T15:17:42Z">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several references to MQTT5 reason codes not defined in the document. We need a MQTT-SN reason codes range to be reserved with MQTT 5 committee.</w:t>
      </w:r>
    </w:p>
  </w:comment>
  <w:comment w:author="Simon Johnson" w:id="5" w:date="2023-10-12T14:25:11Z">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WIP per the workshop</w:t>
      </w:r>
    </w:p>
  </w:comment>
  <w:comment w:author="davide.lenzarini@u-blox.com" w:id="6" w:date="2023-11-29T07:53:32Z">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topic is covered by https://issues.oasis-open.org/browse/MQTT-560</w:t>
      </w:r>
    </w:p>
  </w:comment>
  <w:comment w:author="davide.lenzarini@u-blox.com" w:id="97" w:date="2023-10-05T17:51:33Z">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Andrew Banks" w:id="34" w:date="2023-11-10T11:52:00Z">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clarify what "certain topic" means. Does it just mean a Topic?</w:t>
      </w:r>
    </w:p>
  </w:comment>
  <w:comment w:author="davide.lenzarini@u-blox.com" w:id="46" w:date="2023-10-26T13:34:12Z">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Andrew Banks" w:id="35" w:date="2023-11-15T11:25:30Z">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PUBLISH OUT OF BAND also be sent to the broadcast address like PUBLISH MINUS 1? If not then the two a re quite different. If So then there seems to be a case for omitting PUBLISH MINUS 1 from the specification.</w:t>
      </w:r>
    </w:p>
  </w:comment>
  <w:comment w:author="Andrew Banks" w:id="36" w:date="2023-11-15T11:31:02Z">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stated above that this packet can be received with no Session present in the Gateway or Broker.</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mean that it could flow before a connect packet has started or continued a session? If so how is authentication and authorisation performed? How is any feedback provided to the sender that would cause a disconnect eg that the message is to big.</w:t>
      </w:r>
    </w:p>
  </w:comment>
  <w:comment w:author="davide.lenzarini@u-blox.com" w:id="37" w:date="2023-11-16T15:18:36Z">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at the moment a use case for PUBLISH OOB sent in broadcast.</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PUBLISH OOB is sent inside a PROTECTION packet it can be sent/received without a session established</w:t>
      </w:r>
    </w:p>
  </w:comment>
  <w:comment w:author="davide.lenzarini@u-blox.com" w:id="21" w:date="2023-10-05T15:36:31Z">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 on the GW capability to send messages to a client: If the messages sent from the GW are unsolicited (i.e. not following a message sent by the client) and the transport layer is UDP and the Clients and the Gateways are on different subnets of the Internet, they will not reach the Client. In fact, in this condition, normally on the client side all unsolicited UDP traffic incoming is dropped to avoid UDP flood DoS. This is affecting the WILLTOPICREQ, WILLMSGREQ, REGISTER, ADVERTISE. Furthermore, the SEARCHGW and ADVERTISE broadcast will be dropped outside the source network.</w:t>
      </w:r>
    </w:p>
  </w:comment>
  <w:comment w:author="Stefan Hagen" w:id="22" w:date="2023-10-12T18:49:31Z">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assume, as this is UDP, the GW does fire and forget anyway, correct?</w:t>
      </w:r>
    </w:p>
  </w:comment>
  <w:comment w:author="davide.lenzarini@u-blox.com" w:id="23" w:date="2023-10-26T12:39:37Z">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davide.lenzarini@u-blox.com" w:id="75" w:date="2023-10-05T17:39:33Z">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davide.lenzarini@u-blox.com" w:id="59" w:date="2023-11-23T17:39:40Z">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Is there a recommended way to test whether an MQTT CONNECT is being sent to an MQTT-SN Gateway</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 MQTT-SN CONNECT is being sent to an MQTT Server?</w:t>
      </w:r>
    </w:p>
  </w:comment>
  <w:comment w:author="davide.lenzarini@u-blox.com" w:id="76" w:date="2023-10-05T17:39:46Z">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5CA" w15:done="0"/>
  <w15:commentEx w15:paraId="000015CB" w15:done="0"/>
  <w15:commentEx w15:paraId="000015CE" w15:paraIdParent="000015CB" w15:done="0"/>
  <w15:commentEx w15:paraId="000015CF" w15:paraIdParent="000015CB" w15:done="0"/>
  <w15:commentEx w15:paraId="000015D0" w15:done="0"/>
  <w15:commentEx w15:paraId="000015D1" w15:done="0"/>
  <w15:commentEx w15:paraId="000015D2" w15:paraIdParent="000015D1" w15:done="0"/>
  <w15:commentEx w15:paraId="000015D3" w15:done="0"/>
  <w15:commentEx w15:paraId="000015D4" w15:done="0"/>
  <w15:commentEx w15:paraId="000015D5" w15:done="0"/>
  <w15:commentEx w15:paraId="000015D6" w15:done="0"/>
  <w15:commentEx w15:paraId="000015D7" w15:paraIdParent="000015D6" w15:done="0"/>
  <w15:commentEx w15:paraId="000015D8" w15:paraIdParent="000015D6" w15:done="0"/>
  <w15:commentEx w15:paraId="000015D9" w15:paraIdParent="000015D6" w15:done="0"/>
  <w15:commentEx w15:paraId="000015DB" w15:paraIdParent="000015D6" w15:done="0"/>
  <w15:commentEx w15:paraId="000015DC" w15:done="0"/>
  <w15:commentEx w15:paraId="000015DD" w15:done="0"/>
  <w15:commentEx w15:paraId="000015DE" w15:done="0"/>
  <w15:commentEx w15:paraId="000015DF" w15:done="0"/>
  <w15:commentEx w15:paraId="000015E0" w15:paraIdParent="000015DF" w15:done="0"/>
  <w15:commentEx w15:paraId="000015E1" w15:done="0"/>
  <w15:commentEx w15:paraId="000015E2" w15:done="0"/>
  <w15:commentEx w15:paraId="000015E3" w15:done="0"/>
  <w15:commentEx w15:paraId="000015E4" w15:done="0"/>
  <w15:commentEx w15:paraId="000015E5" w15:done="0"/>
  <w15:commentEx w15:paraId="000015E6" w15:done="0"/>
  <w15:commentEx w15:paraId="000015E7" w15:done="0"/>
  <w15:commentEx w15:paraId="000015F0" w15:done="0"/>
  <w15:commentEx w15:paraId="000015F1" w15:paraIdParent="000015F0" w15:done="0"/>
  <w15:commentEx w15:paraId="000015F2" w15:done="0"/>
  <w15:commentEx w15:paraId="000015FF" w15:done="0"/>
  <w15:commentEx w15:paraId="00001600" w15:done="0"/>
  <w15:commentEx w15:paraId="00001601" w15:done="0"/>
  <w15:commentEx w15:paraId="00001602" w15:done="0"/>
  <w15:commentEx w15:paraId="00001603" w15:done="0"/>
  <w15:commentEx w15:paraId="00001604" w15:done="0"/>
  <w15:commentEx w15:paraId="00001609" w15:done="0"/>
  <w15:commentEx w15:paraId="0000160A" w15:done="0"/>
  <w15:commentEx w15:paraId="0000160B" w15:done="0"/>
  <w15:commentEx w15:paraId="0000160C" w15:done="0"/>
  <w15:commentEx w15:paraId="0000160D" w15:done="0"/>
  <w15:commentEx w15:paraId="0000160E" w15:done="0"/>
  <w15:commentEx w15:paraId="0000160F" w15:done="0"/>
  <w15:commentEx w15:paraId="00001610" w15:done="0"/>
  <w15:commentEx w15:paraId="00001611" w15:done="0"/>
  <w15:commentEx w15:paraId="00001612" w15:done="0"/>
  <w15:commentEx w15:paraId="00001613" w15:done="0"/>
  <w15:commentEx w15:paraId="00001614" w15:done="0"/>
  <w15:commentEx w15:paraId="00001615" w15:done="0"/>
  <w15:commentEx w15:paraId="00001616" w15:done="0"/>
  <w15:commentEx w15:paraId="00001619" w15:paraIdParent="00001616" w15:done="0"/>
  <w15:commentEx w15:paraId="0000161A" w15:paraIdParent="00001616" w15:done="0"/>
  <w15:commentEx w15:paraId="0000161B" w15:paraIdParent="00001616" w15:done="0"/>
  <w15:commentEx w15:paraId="0000161C" w15:paraIdParent="00001616" w15:done="0"/>
  <w15:commentEx w15:paraId="0000161D" w15:done="0"/>
  <w15:commentEx w15:paraId="00001624" w15:done="0"/>
  <w15:commentEx w15:paraId="00001625" w15:paraIdParent="00001624" w15:done="0"/>
  <w15:commentEx w15:paraId="00001627" w15:paraIdParent="00001624" w15:done="0"/>
  <w15:commentEx w15:paraId="00001628" w15:done="0"/>
  <w15:commentEx w15:paraId="00001629" w15:done="0"/>
  <w15:commentEx w15:paraId="0000162A" w15:paraIdParent="00001629" w15:done="0"/>
  <w15:commentEx w15:paraId="0000162B" w15:done="0"/>
  <w15:commentEx w15:paraId="0000162C" w15:done="0"/>
  <w15:commentEx w15:paraId="0000162D" w15:paraIdParent="0000162C" w15:done="0"/>
  <w15:commentEx w15:paraId="0000162E" w15:done="0"/>
  <w15:commentEx w15:paraId="0000162F" w15:done="0"/>
  <w15:commentEx w15:paraId="00001630" w15:done="0"/>
  <w15:commentEx w15:paraId="00001631" w15:done="0"/>
  <w15:commentEx w15:paraId="00001632" w15:done="0"/>
  <w15:commentEx w15:paraId="00001633" w15:done="0"/>
  <w15:commentEx w15:paraId="00001634" w15:paraIdParent="00001633" w15:done="0"/>
  <w15:commentEx w15:paraId="00001635" w15:done="0"/>
  <w15:commentEx w15:paraId="00001636" w15:paraIdParent="00001635" w15:done="0"/>
  <w15:commentEx w15:paraId="00001637" w15:paraIdParent="00001635" w15:done="0"/>
  <w15:commentEx w15:paraId="00001638" w15:done="0"/>
  <w15:commentEx w15:paraId="00001639" w15:done="0"/>
  <w15:commentEx w15:paraId="0000163A" w15:paraIdParent="00001639" w15:done="0"/>
  <w15:commentEx w15:paraId="0000163B" w15:done="0"/>
  <w15:commentEx w15:paraId="0000163C" w15:done="0"/>
  <w15:commentEx w15:paraId="0000163D" w15:paraIdParent="0000163C" w15:done="0"/>
  <w15:commentEx w15:paraId="0000163F" w15:paraIdParent="0000163C" w15:done="0"/>
  <w15:commentEx w15:paraId="00001642" w15:done="0"/>
  <w15:commentEx w15:paraId="00001643" w15:paraIdParent="00001642" w15:done="0"/>
  <w15:commentEx w15:paraId="00001645" w15:done="0"/>
  <w15:commentEx w15:paraId="00001647" w15:paraIdParent="00001645" w15:done="0"/>
  <w15:commentEx w15:paraId="0000164C" w15:done="0"/>
  <w15:commentEx w15:paraId="0000164D" w15:paraIdParent="0000164C" w15:done="0"/>
  <w15:commentEx w15:paraId="0000164E" w15:paraIdParent="0000164C" w15:done="0"/>
  <w15:commentEx w15:paraId="0000164F" w15:done="0"/>
  <w15:commentEx w15:paraId="00001650" w15:paraIdParent="0000164F" w15:done="0"/>
  <w15:commentEx w15:paraId="00001651" w15:paraIdParent="0000164F" w15:done="0"/>
  <w15:commentEx w15:paraId="00001652" w15:done="0"/>
  <w15:commentEx w15:paraId="00001653" w15:done="0"/>
  <w15:commentEx w15:paraId="00001654" w15:done="0"/>
  <w15:commentEx w15:paraId="00001655" w15:done="0"/>
  <w15:commentEx w15:paraId="00001658" w15:paraIdParent="00001655" w15:done="0"/>
  <w15:commentEx w15:paraId="0000165A" w15:paraIdParent="00001655" w15:done="0"/>
  <w15:commentEx w15:paraId="0000165B" w15:done="0"/>
  <w15:commentEx w15:paraId="0000165C" w15:paraIdParent="0000165B" w15:done="0"/>
  <w15:commentEx w15:paraId="0000165D" w15:paraIdParent="0000165B" w15:done="0"/>
  <w15:commentEx w15:paraId="0000165E" w15:done="0"/>
  <w15:commentEx w15:paraId="00001660" w15:done="0"/>
  <w15:commentEx w15:paraId="000016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Unicode MS"/>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C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t xml:space="preserve">Working Draft 2</w:t>
    </w:r>
    <w:r w:rsidDel="00000000" w:rsidR="00000000" w:rsidRPr="00000000">
      <w:rPr>
        <w:sz w:val="16"/>
        <w:szCs w:val="16"/>
        <w:rtl w:val="0"/>
      </w:rPr>
      <w:t xml:space="preserve">7</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t xml:space="preserve">17 September 2023</w:t>
    </w:r>
  </w:p>
  <w:p w:rsidR="00000000" w:rsidDel="00000000" w:rsidP="00000000" w:rsidRDefault="00000000" w:rsidRPr="00000000" w14:paraId="000015C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2022.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BC">
    <w:pPr>
      <w:rPr/>
    </w:pPr>
    <w:r w:rsidDel="00000000" w:rsidR="00000000" w:rsidRPr="00000000">
      <w:rPr/>
      <w:drawing>
        <wp:inline distB="114300" distT="114300" distL="114300" distR="114300">
          <wp:extent cx="2200275" cy="457200"/>
          <wp:effectExtent b="0" l="0" r="0" t="0"/>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9">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Appendix %1."/>
      <w:lvlJc w:val="left"/>
      <w:pPr>
        <w:ind w:left="360" w:hanging="360"/>
      </w:pPr>
      <w:rPr/>
    </w:lvl>
    <w:lvl w:ilvl="1">
      <w:start w:val="1"/>
      <w:numFmt w:val="decimal"/>
      <w:lvlText w:val="%1.%2"/>
      <w:lvlJc w:val="left"/>
      <w:pPr>
        <w:ind w:left="-90" w:firstLine="270"/>
      </w:pPr>
      <w:rPr/>
    </w:lvl>
    <w:lvl w:ilvl="2">
      <w:start w:val="1"/>
      <w:numFmt w:val="decimal"/>
      <w:lvlText w:val="%1.%2.%3"/>
      <w:lvlJc w:val="left"/>
      <w:pPr>
        <w:ind w:left="360" w:hanging="360"/>
      </w:pPr>
      <w:rPr/>
    </w:lvl>
    <w:lvl w:ilvl="3">
      <w:start w:val="1"/>
      <w:numFmt w:val="decimal"/>
      <w:lvlText w:val="%1.%2.%3.%4"/>
      <w:lvlJc w:val="left"/>
      <w:pPr>
        <w:ind w:left="360" w:hanging="360"/>
      </w:pPr>
      <w:rPr/>
    </w:lvl>
    <w:lvl w:ilvl="4">
      <w:start w:val="1"/>
      <w:numFmt w:val="decimal"/>
      <w:lvlText w:val="%1.%2.%3.%4.%5"/>
      <w:lvlJc w:val="left"/>
      <w:pPr>
        <w:ind w:left="0" w:firstLine="0"/>
      </w:pPr>
      <w:rPr>
        <w:rFonts w:ascii="Arial" w:cs="Arial" w:eastAsia="Arial" w:hAnsi="Arial"/>
        <w:b w:val="1"/>
        <w:i w:val="0"/>
        <w:smallCaps w:val="0"/>
        <w:strike w:val="0"/>
        <w:color w:val="446caa"/>
        <w:sz w:val="20"/>
        <w:szCs w:val="20"/>
        <w:u w:val="none"/>
        <w:vertAlign w:val="baseline"/>
      </w:rPr>
    </w:lvl>
    <w:lvl w:ilvl="5">
      <w:start w:val="1"/>
      <w:numFmt w:val="decimal"/>
      <w:lvlText w:val="%1.%2.%3.%4.%5.%6"/>
      <w:lvlJc w:val="left"/>
      <w:pPr>
        <w:ind w:left="360" w:hanging="360"/>
      </w:pPr>
      <w:rPr/>
    </w:lvl>
    <w:lvl w:ilvl="6">
      <w:start w:val="1"/>
      <w:numFmt w:val="decimal"/>
      <w:lvlText w:val="%1.%2.%3.%4.%5.%6.%7"/>
      <w:lvlJc w:val="left"/>
      <w:pPr>
        <w:ind w:left="360" w:hanging="360"/>
      </w:pPr>
      <w:rPr/>
    </w:lvl>
    <w:lvl w:ilvl="7">
      <w:start w:val="1"/>
      <w:numFmt w:val="decimal"/>
      <w:lvlText w:val="%1.%2.%3.%4.%5.%6.%7.%8"/>
      <w:lvlJc w:val="left"/>
      <w:pPr>
        <w:ind w:left="360" w:hanging="360"/>
      </w:pPr>
      <w:rPr/>
    </w:lvl>
    <w:lvl w:ilvl="8">
      <w:start w:val="1"/>
      <w:numFmt w:val="decimal"/>
      <w:lvlText w:val="%1.%2.%3.%4.%5.%6.%7.%8.%9"/>
      <w:lvlJc w:val="left"/>
      <w:pPr>
        <w:ind w:left="360" w:hanging="36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upperLetter"/>
      <w:lvlText w:val="Appendix %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360" w:hanging="360"/>
      </w:pPr>
      <w:rPr/>
    </w:lvl>
    <w:lvl w:ilvl="3">
      <w:start w:val="1"/>
      <w:numFmt w:val="decimal"/>
      <w:lvlText w:val="%1.%2.%3.%4"/>
      <w:lvlJc w:val="left"/>
      <w:pPr>
        <w:ind w:left="360" w:hanging="360"/>
      </w:pPr>
      <w:rPr/>
    </w:lvl>
    <w:lvl w:ilvl="4">
      <w:start w:val="1"/>
      <w:numFmt w:val="decimal"/>
      <w:lvlText w:val="%1.%2.%3.%4.%5"/>
      <w:lvlJc w:val="left"/>
      <w:pPr>
        <w:ind w:left="0" w:firstLine="0"/>
      </w:pPr>
      <w:rPr>
        <w:rFonts w:ascii="Arial" w:cs="Arial" w:eastAsia="Arial" w:hAnsi="Arial"/>
        <w:b w:val="1"/>
        <w:i w:val="0"/>
        <w:smallCaps w:val="0"/>
        <w:strike w:val="0"/>
        <w:color w:val="446caa"/>
        <w:sz w:val="20"/>
        <w:szCs w:val="20"/>
        <w:u w:val="none"/>
        <w:vertAlign w:val="baseline"/>
      </w:rPr>
    </w:lvl>
    <w:lvl w:ilvl="5">
      <w:start w:val="1"/>
      <w:numFmt w:val="decimal"/>
      <w:lvlText w:val="%1.%2.%3.%4.%5.%6"/>
      <w:lvlJc w:val="left"/>
      <w:pPr>
        <w:ind w:left="360" w:hanging="360"/>
      </w:pPr>
      <w:rPr/>
    </w:lvl>
    <w:lvl w:ilvl="6">
      <w:start w:val="1"/>
      <w:numFmt w:val="decimal"/>
      <w:lvlText w:val="%1.%2.%3.%4.%5.%6.%7"/>
      <w:lvlJc w:val="left"/>
      <w:pPr>
        <w:ind w:left="360" w:hanging="360"/>
      </w:pPr>
      <w:rPr/>
    </w:lvl>
    <w:lvl w:ilvl="7">
      <w:start w:val="1"/>
      <w:numFmt w:val="decimal"/>
      <w:lvlText w:val="%1.%2.%3.%4.%5.%6.%7.%8"/>
      <w:lvlJc w:val="left"/>
      <w:pPr>
        <w:ind w:left="360" w:hanging="360"/>
      </w:pPr>
      <w:rPr/>
    </w:lvl>
    <w:lvl w:ilvl="8">
      <w:start w:val="1"/>
      <w:numFmt w:val="decimal"/>
      <w:lvlText w:val="%1.%2.%3.%4.%5.%6.%7.%8.%9"/>
      <w:lvlJc w:val="left"/>
      <w:pPr>
        <w:ind w:left="36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lang w:val="en"/>
      </w:rPr>
    </w:rPrDefault>
    <w:pPrDefault>
      <w:pPr>
        <w:spacing w:after="80" w:before="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hanging="432"/>
    </w:pPr>
    <w:rPr>
      <w:b w:val="1"/>
      <w:color w:val="446caa"/>
      <w:sz w:val="36"/>
      <w:szCs w:val="36"/>
    </w:rPr>
  </w:style>
  <w:style w:type="paragraph" w:styleId="Heading2">
    <w:name w:val="heading 2"/>
    <w:basedOn w:val="Normal"/>
    <w:next w:val="Normal"/>
    <w:pPr>
      <w:keepNext w:val="1"/>
      <w:pBdr>
        <w:top w:color="000000" w:space="0" w:sz="0" w:val="none"/>
      </w:pBdr>
      <w:spacing w:after="120" w:before="240" w:lineRule="auto"/>
    </w:pPr>
    <w:rPr>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0">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2">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3">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4">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5">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6">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7">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8">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9">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60">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61">
    <w:basedOn w:val="TableNormal"/>
    <w:pPr>
      <w:spacing w:after="80" w:before="8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RFC3629" TargetMode="External"/><Relationship Id="rId42" Type="http://schemas.openxmlformats.org/officeDocument/2006/relationships/hyperlink" Target="https://docs.oasis-open.org/mqtt/mqtt/v5.0/cos02/mqtt-v5.0-cos02.html#Unicode" TargetMode="External"/><Relationship Id="rId41" Type="http://schemas.openxmlformats.org/officeDocument/2006/relationships/hyperlink" Target="https://docs.oasis-open.org/mqtt/mqtt/v5.0/cos02/mqtt-v5.0-cos02.html#Unicode" TargetMode="External"/><Relationship Id="rId44" Type="http://schemas.openxmlformats.org/officeDocument/2006/relationships/hyperlink" Target="https://docs.oasis-open.org/mqtt/mqtt/v5.0/cos02/mqtt-v5.0-cos02.html#Unicode" TargetMode="External"/><Relationship Id="rId43" Type="http://schemas.openxmlformats.org/officeDocument/2006/relationships/hyperlink" Target="https://docs.oasis-open.org/mqtt/mqtt/v5.0/cos02/mqtt-v5.0-cos02.html#RFC3629" TargetMode="External"/><Relationship Id="rId46" Type="http://schemas.openxmlformats.org/officeDocument/2006/relationships/hyperlink" Target="https://nvlpubs.nist.gov/nistpubs/FIPS/NIST.FIPS.198-1.pdf" TargetMode="External"/><Relationship Id="rId45" Type="http://schemas.openxmlformats.org/officeDocument/2006/relationships/hyperlink" Target="https://www.rfc-editor.org/rfc/rfc21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48" Type="http://schemas.openxmlformats.org/officeDocument/2006/relationships/hyperlink" Target="https://nvlpubs.nist.gov/nistpubs/SpecialPublications/NIST.SP.800-38b.pdf" TargetMode="External"/><Relationship Id="rId4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www.unicode.org/versions/latest/" TargetMode="External"/><Relationship Id="rId72" Type="http://schemas.openxmlformats.org/officeDocument/2006/relationships/hyperlink" Target="http://www.rfc-editor.org/info/rfc6455" TargetMode="External"/><Relationship Id="rId31" Type="http://schemas.openxmlformats.org/officeDocument/2006/relationships/hyperlink" Target="https://docs.oasis-open.org/mqtt/mqtt-sn/v12.30/csd01/mqtt-sn-v12.30-csd01.docx" TargetMode="External"/><Relationship Id="rId75" Type="http://schemas.openxmlformats.org/officeDocument/2006/relationships/hyperlink" Target="https://www.oasis-open.org/policies-guidelines/ipr/" TargetMode="External"/><Relationship Id="rId30" Type="http://schemas.openxmlformats.org/officeDocument/2006/relationships/hyperlink" Target="https://www.oasis-open.org/policies-guidelines/tc-process#wpComponentsCompLang" TargetMode="External"/><Relationship Id="rId74" Type="http://schemas.openxmlformats.org/officeDocument/2006/relationships/hyperlink" Target="https://www.rfc-editor.org/info/rfc3552" TargetMode="External"/><Relationship Id="rId33" Type="http://schemas.openxmlformats.org/officeDocument/2006/relationships/hyperlink" Target="https://www.oasis-open.org/policies-guidelines/tc-process#wpComponentsGeneral" TargetMode="External"/><Relationship Id="rId77" Type="http://schemas.openxmlformats.org/officeDocument/2006/relationships/hyperlink" Target="https://www.oasis-open.org/" TargetMode="External"/><Relationship Id="rId32" Type="http://schemas.openxmlformats.org/officeDocument/2006/relationships/hyperlink" Target="https://docs.oasis-open.org/mqtt/mqtt-sn/v12.30/mqtt-sn-v12.30.docx" TargetMode="External"/><Relationship Id="rId76" Type="http://schemas.openxmlformats.org/officeDocument/2006/relationships/hyperlink" Target="https://www.oasis-open.org/policies-guidelines/ipr/"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78" Type="http://schemas.openxmlformats.org/officeDocument/2006/relationships/hyperlink" Target="https://www.oasis-open.org/policies-guidelines/trademark/" TargetMode="External"/><Relationship Id="rId71" Type="http://schemas.openxmlformats.org/officeDocument/2006/relationships/hyperlink" Target="http://www.rfc-editor.org/info/rfc3629" TargetMode="External"/><Relationship Id="rId70" Type="http://schemas.openxmlformats.org/officeDocument/2006/relationships/hyperlink" Target="http://www.rfc-editor.org/info/rfc2119"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62" Type="http://schemas.openxmlformats.org/officeDocument/2006/relationships/hyperlink" Target="https://www.oasis-open.org/policies-guidelines/tc-process#wpComponentsConfClause" TargetMode="External"/><Relationship Id="rId61" Type="http://schemas.openxmlformats.org/officeDocument/2006/relationships/image" Target="media/image9.png"/><Relationship Id="rId20" Type="http://schemas.openxmlformats.org/officeDocument/2006/relationships/hyperlink" Target="http://www.microsoft.com" TargetMode="External"/><Relationship Id="rId64" Type="http://schemas.openxmlformats.org/officeDocument/2006/relationships/hyperlink" Target="https://docs.oasis-open.org/templates/TCHandbook/ConformanceGuidelines.html" TargetMode="External"/><Relationship Id="rId63" Type="http://schemas.openxmlformats.org/officeDocument/2006/relationships/hyperlink" Target="https://www.oasis-open.org/policies-guidelines/oasis-defined-terms-2017-05-26#dConformanceClause" TargetMode="External"/><Relationship Id="rId22" Type="http://schemas.openxmlformats.org/officeDocument/2006/relationships/hyperlink" Target="http://docs.oasis-open.org/mqtt/mqtt/v3.1.1/mqtt-v3.1.1.html" TargetMode="External"/><Relationship Id="rId66" Type="http://schemas.openxmlformats.org/officeDocument/2006/relationships/hyperlink" Target="https://www.rfc-editor.org/in-notes/rfc-ref.txt" TargetMode="External"/><Relationship Id="rId21" Type="http://schemas.openxmlformats.org/officeDocument/2006/relationships/hyperlink" Target="https://docs.oasis-open.org/mqtt/mqtt/v5.0/mqtt-v5.0.html" TargetMode="External"/><Relationship Id="rId65" Type="http://schemas.openxmlformats.org/officeDocument/2006/relationships/hyperlink" Target="https://docs.oasis-open.org/templates/ietf-rfc-list/ietf-rfc-list.html" TargetMode="External"/><Relationship Id="rId24" Type="http://schemas.openxmlformats.org/officeDocument/2006/relationships/hyperlink" Target="https://www.oasis-open.org/committees/tc_home.php?wg_abbrev=mqtt#technical" TargetMode="External"/><Relationship Id="rId68" Type="http://schemas.openxmlformats.org/officeDocument/2006/relationships/hyperlink" Target="https://www.rfc-editor.org/info/rfc2119" TargetMode="External"/><Relationship Id="rId23" Type="http://schemas.openxmlformats.org/officeDocument/2006/relationships/hyperlink" Target="https://www.oasis-open.org/committees/download.php/66091/MQTT-SN_spec_v1.2.pdf" TargetMode="External"/><Relationship Id="rId67" Type="http://schemas.openxmlformats.org/officeDocument/2006/relationships/hyperlink" Target="https://docs.oasis-open.org/templates/w3c-recommendations-list/w3c-recommendations-list.html" TargetMode="External"/><Relationship Id="rId60" Type="http://schemas.openxmlformats.org/officeDocument/2006/relationships/image" Target="media/image3.png"/><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69" Type="http://schemas.openxmlformats.org/officeDocument/2006/relationships/hyperlink" Target="https://www.rfc-editor.org/info/rfc8174"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5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50" Type="http://schemas.openxmlformats.org/officeDocument/2006/relationships/hyperlink" Target="https://www.rfc-editor.org/rfc/rfc3610" TargetMode="External"/><Relationship Id="rId53" Type="http://schemas.openxmlformats.org/officeDocument/2006/relationships/hyperlink" Target="https://en.wikipedia.org/wiki/Galois/Counter_Mode" TargetMode="External"/><Relationship Id="rId52" Type="http://schemas.openxmlformats.org/officeDocument/2006/relationships/hyperlink" Target="https://en.wikipedia.org/wiki/CCM_mode" TargetMode="External"/><Relationship Id="rId11" Type="http://schemas.openxmlformats.org/officeDocument/2006/relationships/hyperlink" Target="mailto:Andrew_Banks@uk.ibm.com" TargetMode="External"/><Relationship Id="rId55" Type="http://schemas.openxmlformats.org/officeDocument/2006/relationships/image" Target="media/image1.png"/><Relationship Id="rId10" Type="http://schemas.openxmlformats.org/officeDocument/2006/relationships/hyperlink" Target="mailto:icraggs@gmail.com" TargetMode="External"/><Relationship Id="rId54" Type="http://schemas.openxmlformats.org/officeDocument/2006/relationships/image" Target="media/image7.png"/><Relationship Id="rId13" Type="http://schemas.openxmlformats.org/officeDocument/2006/relationships/hyperlink" Target="mailto:davide.lenzarini@u-blox.com" TargetMode="External"/><Relationship Id="rId57" Type="http://schemas.openxmlformats.org/officeDocument/2006/relationships/image" Target="media/image5.png"/><Relationship Id="rId12" Type="http://schemas.openxmlformats.org/officeDocument/2006/relationships/hyperlink" Target="http://www.ibm.com" TargetMode="External"/><Relationship Id="rId56" Type="http://schemas.openxmlformats.org/officeDocument/2006/relationships/image" Target="media/image4.png"/><Relationship Id="rId15" Type="http://schemas.openxmlformats.org/officeDocument/2006/relationships/hyperlink" Target="mailto:rahul.gupta@us.ibm.com" TargetMode="External"/><Relationship Id="rId59" Type="http://schemas.openxmlformats.org/officeDocument/2006/relationships/image" Target="media/image6.png"/><Relationship Id="rId14" Type="http://schemas.openxmlformats.org/officeDocument/2006/relationships/hyperlink" Target="mailto:icraggs@gmail.com" TargetMode="External"/><Relationship Id="rId58" Type="http://schemas.openxmlformats.org/officeDocument/2006/relationships/image" Target="media/image2.png"/><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5Pmpz5T8Vkiz4GPECjNmy1prw==">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i3QMKCnRleHQvcGxhaW4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IsoCCgp0ZXh0L3BsYWlu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KhsiFTExNjA4MTg5OTE3MTEzNDUzMDAwMygAOAAw/JyJhrkxOPyciYa5MVABWgxkZThmaTR3NDQ1YXVyAiAAeACIAQKaAQYIABAAGACqAb4C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sAEAuAEBWgx4bnhmMGdvZHlxMnRyAiAAeACIAQK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IvQCCgp0ZXh0L3BsYWlu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K4AgoKdGV4dC9wbGFpb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obIhUxMTU2MjYzNTcxNDI3MzU4MTIyNjYoADgAMMLziuC2MTievK/jtjFaDGIxbTI0anB5MjUzMHICIAB4AIgBApoBBggAEAAYAKoBrAISqQ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SLkAQoKdGV4dC9wbGFpbhLVAUNhbiB3ZSBtYXliZSBzcGxpdCB0aGUgdGFidWxhciBwcmVzZW50YXRpb24gaW50b8KgCjEpIGEgdGFibGUgdGhhdCBtYXBzIHN0YXRlIG5hbWVzIHRvIHRoZWlyICgqKSBkZXNjcmlwdGlvbnMKMikgYSBzdWJzZXF1ZW50IHN0YXRlIGRpYWdyYW0gKEZpZ3VyZSBvbiBuZXh0IHBhZ2UgYWxyZWFkeSBwcmVzZW50KQo/CiopwqBsb25nLXdpbmRpbmcgLyBtaW5pLXBhZ2UtbGlrZSobIhUxMDgxODQzNzU4MTQwNTA2NjIwNzYoADgAMJuy1KqyMTjL1dyqsj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rABALgBARjYwMfotDEgmr+wrLkxMABCEGtpeC5sZXpnNHJka2lvMHMi5gUKC0FBQUE5Nkc3b0xZErUFCgtBQUFBOTZHN29MWRILQUFBQTk2RzdvTFk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iYHC4bYxOImBwuG2MVoMbzNsb3JtNmliaGhpcgIgAHgAiAECmgEGCAAQABgAqgG/ARK8AWl0IG1heSBnZW5lcmF0ZSBjb25mdXNpb24gd2l0aCB0aGUgTVFUVHY1IDB4OTQgJnF1b3Q7aW52YWxpZCB0b3BpYyBhbGlhcyZxdW90OyB0aGF0IGhhcyBhIGRpZmZlcmVudCBtZWFuaW5nLiBXZSBzaG91bGQgdXNlICZxdW90O1Vua25vd24gVG9waWMgQWxpYXMmcXVvdDsgaW4gdGhlIE1RVFQtU04gcmVhc29uIGNvZGUgdGFibGUusAEAuAEBGImBwuG2MSCJgcLhtjEwAEIQa2l4LmFqdjNld2dqcGY2aCL9CQoLQUFBQTk2RzdvTEESywkKC0FBQUE5Nkc3b0xBEgtBQUFBOTZHN29MQR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LvAQoKdGV4dC9wbGFpbh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KhsiFTExMzk2NTIyNDQyODA1ODA5MzczOSgAOAAw7duX4rQxOO3bl+K0MVoMajNmZXJ3emU2bDJkcgIgAHgAiAECmgEGCAAQABgAqgHjAR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sAEAuAEBQrgGCgtBQUFBOWIta284cxILQUFBQTZjWFRyeWsa+QEKCXRleHQvaHRtbB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8i3AEKCnRleHQvcGxhaW4SzQFJIHRoaW5rIHdlIHNob3VsZCBkZWZpbmUgdGhlIGxlbmd0aCBvZiB0aGUgIndpcmVsZXNzIG5vZGUgaWQiIHZpYSB0aGUgQ1RSTCBmb3IgaW5zdGFuY2Ugb3RoZXJ3aXNlIGl0IGlzIHVuY2xlYXIgaG93IHRvIGRlY29kZSB0aGlzIG1lc3NhZ2UuIFdoZW4gdGhlICJXaXJlbGVzcyBOb2RlIElkIiBlbmRzIGFuZCB0aGUgIk1RVFQgU04gcGFja2V0IiBiZWdpbnM/KhsiFTExNTYyNjM1NzE0MjczNTgxMjI2NigAOAAw9vXq5rQxOPb16ua0MVoMbzkyMjBlajN3N3pocgIgAHgAiAECmgEGCAAQABgAqgHuAR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AyMDQxMTcxNDUxNTY3JmFtcDt1c2c9QU92VmF3M0xpT0VEbnoydWtaTXVhSHJmOWp3c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TR5a2JlZzIJaC4zb3k3dTI5MgloLjI0M2k0YTIyCGguajhzZWh2MgloLjMzOGZ4NW8yCWguMWlkcTdkaDIJaC40MmRkcTFhMgloLjJoaW8wOTMyCGgud255YWd3MgloLjNnbmx0NHAyCWguMXZzdzNjaTIJaC40ZnNqbTBiMgloLjJ1eHR3ODQyCWguMWEzNDZmeDIJaC4zdTJycDNxMgloLjI5ODF6YmoyCGgub2RjOWpjMgloLjM4Y3pzNzUyCWguMW5pYTJleTIJaC40N2h4bDJyMgloLjJtbjd2YWsyCWguMTFzaTVpZDIJaC4zbHM1bzY2MgloLjIweGZ5ZHoyCWguNGt4M2gxczIJaC4zMDJkcjlsMgloLjFmN28xaGUyCWguM3o3Yms1NzIJaC4yZWNsdWQwMghoLnRodzRrd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IJaC4yMnZ4bmpkMghoLmkxN3hyNjIJaC4zMjB2Z2V6MgloLjFoNjVxbXMyCWguNDE1dDlhbDIJaC4yZ2IzamllMghoLnZnZHRxNzIJaC4zZmcxY2UwMgloLjF1bGJtbHQyCWguNGVrejU5bTIJaC4ydHE5ZmhmMgloLjE4dmpwcDgyCWguM3N2NzhkMTIJaC4yODBoaWt1MghoLm41cnNzbjIJaC4zNzVmYmdnMgloLjFtYXBsbzkyCWguNDZhZDRjMjIJaC4ybGZuZWp2MgloLjEwa3hvcm8yCWguM2trbDdmaDIJaC4xenB2aG5hMgloLjRqcGowYjMyCWguMnl1dGFpd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