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Davide Lenzarini (</w:t>
      </w:r>
      <w:hyperlink r:id="rId13">
        <w:r w:rsidDel="00000000" w:rsidR="00000000" w:rsidRPr="00000000">
          <w:rPr>
            <w:rFonts w:ascii="Arial" w:cs="Arial" w:eastAsia="Arial" w:hAnsi="Arial"/>
            <w:color w:val="000000"/>
            <w:sz w:val="20"/>
            <w:szCs w:val="20"/>
            <w:u w:val="single"/>
            <w:rtl w:val="0"/>
          </w:rPr>
          <w:t xml:space="preserve">davide.lenzarini@u-blox.com</w:t>
        </w:r>
      </w:hyperlink>
      <w:r w:rsidDel="00000000" w:rsidR="00000000" w:rsidRPr="00000000">
        <w:rPr>
          <w:rFonts w:ascii="Arial" w:cs="Arial" w:eastAsia="Arial" w:hAnsi="Arial"/>
          <w:color w:val="000000"/>
          <w:sz w:val="20"/>
          <w:szCs w:val="20"/>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Ian Craggs (</w:t>
      </w:r>
      <w:hyperlink r:id="rId14">
        <w:r w:rsidDel="00000000" w:rsidR="00000000" w:rsidRPr="00000000">
          <w:rPr>
            <w:rFonts w:ascii="Arial" w:cs="Arial" w:eastAsia="Arial" w:hAnsi="Arial"/>
            <w:color w:val="000000"/>
            <w:sz w:val="20"/>
            <w:szCs w:val="20"/>
            <w:highlight w:val="white"/>
            <w:rtl w:val="0"/>
          </w:rPr>
          <w:t xml:space="preserve">icraggs@gmail.com</w:t>
        </w:r>
      </w:hyperlink>
      <w:r w:rsidDel="00000000" w:rsidR="00000000" w:rsidRPr="00000000">
        <w:rPr>
          <w:rFonts w:ascii="Arial" w:cs="Arial" w:eastAsia="Arial" w:hAnsi="Arial"/>
          <w:color w:val="000000"/>
          <w:sz w:val="20"/>
          <w:szCs w:val="20"/>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Simon Johnson (</w:t>
      </w:r>
      <w:hyperlink r:id="rId17">
        <w:r w:rsidDel="00000000" w:rsidR="00000000" w:rsidRPr="00000000">
          <w:rPr>
            <w:rFonts w:ascii="Arial" w:cs="Arial" w:eastAsia="Arial" w:hAnsi="Arial"/>
            <w:color w:val="000000"/>
            <w:sz w:val="20"/>
            <w:szCs w:val="20"/>
            <w:rtl w:val="0"/>
          </w:rPr>
          <w:t xml:space="preserve">simon</w:t>
        </w:r>
      </w:hyperlink>
      <w:r w:rsidDel="00000000" w:rsidR="00000000" w:rsidRPr="00000000">
        <w:rPr>
          <w:rFonts w:ascii="Arial" w:cs="Arial" w:eastAsia="Arial" w:hAnsi="Arial"/>
          <w:color w:val="000000"/>
          <w:sz w:val="20"/>
          <w:szCs w:val="20"/>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Stefan Hagen (</w:t>
      </w:r>
      <w:hyperlink r:id="rId18">
        <w:r w:rsidDel="00000000" w:rsidR="00000000" w:rsidRPr="00000000">
          <w:rPr>
            <w:rFonts w:ascii="Arial" w:cs="Arial" w:eastAsia="Arial" w:hAnsi="Arial"/>
            <w:color w:val="000000"/>
            <w:sz w:val="20"/>
            <w:szCs w:val="20"/>
            <w:u w:val="single"/>
            <w:rtl w:val="0"/>
          </w:rPr>
          <w:t xml:space="preserve">stefan@hagen.link</w:t>
        </w:r>
      </w:hyperlink>
      <w:r w:rsidDel="00000000" w:rsidR="00000000" w:rsidRPr="00000000">
        <w:rPr>
          <w:rFonts w:ascii="Arial" w:cs="Arial" w:eastAsia="Arial" w:hAnsi="Arial"/>
          <w:color w:val="000000"/>
          <w:sz w:val="20"/>
          <w:szCs w:val="20"/>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color w:val="000000"/>
          <w:sz w:val="20"/>
          <w:szCs w:val="20"/>
          <w:shd w:fill="auto" w:val="clear"/>
          <w:rtl w:val="0"/>
        </w:rPr>
        <w:t xml:space="preserve">Andy Stanford-Clark (andysc@uk.ibm.com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IBM U</w:t>
      </w:r>
      <w:r w:rsidDel="00000000" w:rsidR="00000000" w:rsidRPr="00000000">
        <w:rPr>
          <w:rFonts w:ascii="Arial" w:cs="Arial" w:eastAsia="Arial" w:hAnsi="Arial"/>
          <w:color w:val="000000"/>
          <w:sz w:val="20"/>
          <w:szCs w:val="20"/>
          <w:u w:val="none"/>
          <w:shd w:fill="auto" w:val="clear"/>
          <w:rtl w:val="0"/>
        </w:rPr>
        <w:t xml:space="preserve">K</w:t>
      </w:r>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08 December 2023. OASIS Committee Specification Draft 01. </w:t>
      </w:r>
      <w:sdt>
        <w:sdtPr>
          <w:tag w:val="goog_rdk_1"/>
        </w:sdtPr>
        <w:sdtContent>
          <w:commentRangeStart w:id="1"/>
        </w:sdtContent>
      </w:sdt>
      <w:hyperlink r:id="rId31">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2">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v1.2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 Gateway Advertisement</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 - Search for A Gateway</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 - Gateway Information</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 - Connection Request</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Packet Identifier</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Maximum Packet Size</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 (ClientID)</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3.1.4.17 CONNECT Actions</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 - Connect Acknowledgement</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 - Authentication Exchange</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Packet Identifier</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3.1.6.6 Auth Actions</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 - Register Topic Alias Request</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Packet Identifier</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Topic Alias</w:t>
              <w:tab/>
              <w:t xml:space="preserve">44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3.1.7.5 Register Actions</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 - Register Topic Alias Response</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Packet Identifier</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Topic Alias</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PUBWOS - Publish Without Session</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PUBWOS Flags</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PUBWOS Actions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 QoS 0</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3.1.11.5 PUBLISH - QoS 0 Actions</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 QoS 1 and 2</w:t>
              <w:tab/>
              <w:t xml:space="preserve">48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Identifier</w:t>
              <w:tab/>
              <w:t xml:space="preserve">49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PUBLISH Actions</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50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51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Identifier</w:t>
              <w:tab/>
              <w:t xml:space="preserve">51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51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3.1.13.4 PUBACK Actions</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51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Identifier</w:t>
              <w:tab/>
              <w:t xml:space="preserve">52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3.1.14.4 PUBREC Actions</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Identifier</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3.1.15.4 PUBREL Actions</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 Publish Complete (QoS 2 delivery part 3)</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3.1.16.4 PUBCOMP Actions</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 - Subscribe Request</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Identifier</w:t>
              <w:tab/>
              <w:t xml:space="preserve">54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3.1.17.5 SUBSCRIBE Actions</w:t>
              <w:tab/>
              <w:t xml:space="preserve">54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 - Subscribe Acknowledgement</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 - Unsubscribe Request</w:t>
              <w:tab/>
              <w:t xml:space="preserve">56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3.1.19.4 UNSUBSCRIBE Actions</w:t>
              <w:tab/>
              <w:t xml:space="preserve">57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 - Unsubscribe Acknowledgement</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 - Ping Request</w:t>
              <w:tab/>
              <w:t xml:space="preserve">58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Packet Identifier</w:t>
              <w:tab/>
              <w:t xml:space="preserve">59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3.1.21.4 PINGREQ Actions</w:t>
              <w:tab/>
              <w:t xml:space="preserve">59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 - Ping Response</w:t>
              <w:tab/>
              <w:t xml:space="preserve">59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60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Packet Identifier</w:t>
              <w:tab/>
              <w:t xml:space="preserve">60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Application Messages Remaining</w:t>
              <w:tab/>
              <w:t xml:space="preserve">60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 - Disconnect Notification</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61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61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61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3.1.23.6 DISCONNECT Actions</w:t>
              <w:tab/>
              <w:t xml:space="preserve">62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62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63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63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63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63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63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63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63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65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65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65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Identifier</w:t>
              <w:tab/>
              <w:t xml:space="preserve">67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68</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70</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71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74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74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75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4.4.1 Unacknowledged Packets</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77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80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80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Enhanced authentication</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Re-authentication</w:t>
              <w:tab/>
              <w:t xml:space="preserve">82</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83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83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83</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84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85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86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89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89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91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Clean start</w:t>
              <w:tab/>
              <w:t xml:space="preserve">92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Registration</w:t>
              <w:tab/>
              <w:t xml:space="preserve">92</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Topic Mapping and Aliasing</w:t>
              <w:tab/>
              <w:t xml:space="preserve">93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Predefined topic aliases and short topic names</w:t>
              <w:tab/>
              <w:t xml:space="preserve">93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Topic Subscribe/Unsubscribe Procedure</w:t>
              <w:tab/>
              <w:t xml:space="preserve">93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Client’s Publish Procedure</w:t>
              <w:tab/>
              <w:t xml:space="preserve">94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Gateway’s Publish Procedure</w:t>
              <w:tab/>
              <w:t xml:space="preserve">94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Keep Alive and PING Procedure</w:t>
              <w:tab/>
              <w:t xml:space="preserve">95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Client’s Disconnect Procedure</w:t>
              <w:tab/>
              <w:t xml:space="preserve">95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Retained Messages</w:t>
              <w:tab/>
              <w:t xml:space="preserve">97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Optional Features</w:t>
              <w:tab/>
              <w:t xml:space="preserve">98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99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3biudxg4e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100</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101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102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103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103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104</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104</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104</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104</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105</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107</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108</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113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113</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113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113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113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2F">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31">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3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2">
        <w:r w:rsidDel="00000000" w:rsidR="00000000" w:rsidRPr="00000000">
          <w:rPr>
            <w:rFonts w:ascii="Arial" w:cs="Arial" w:eastAsia="Arial" w:hAnsi="Arial"/>
            <w:rtl w:val="0"/>
          </w:rPr>
          <w:t xml:space="preserve"> </w:t>
        </w:r>
      </w:hyperlink>
      <w:hyperlink r:id="rId43">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4">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33">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34">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5">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36">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37">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8">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3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3F">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0">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42">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4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44">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45">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Th</w:t>
      </w:r>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4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4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4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4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4D">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4E">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4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5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Unicast Address with an MQTT-SN endpoint.</w:t>
      </w:r>
    </w:p>
    <w:p w:rsidR="00000000" w:rsidDel="00000000" w:rsidP="00000000" w:rsidRDefault="00000000" w:rsidRPr="00000000" w14:paraId="0000015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5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5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5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55">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 Virtual Connection to a Server.</w:t>
      </w:r>
    </w:p>
    <w:p w:rsidR="00000000" w:rsidDel="00000000" w:rsidP="00000000" w:rsidRDefault="00000000" w:rsidRPr="00000000" w14:paraId="00000156">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57">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58">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59">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Virtual Connection to the Server.</w:t>
      </w:r>
    </w:p>
    <w:p w:rsidR="00000000" w:rsidDel="00000000" w:rsidP="00000000" w:rsidRDefault="00000000" w:rsidRPr="00000000" w14:paraId="0000015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B">
      <w:pPr>
        <w:numPr>
          <w:ilvl w:val="0"/>
          <w:numId w:val="48"/>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5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D">
      <w:pPr>
        <w:numPr>
          <w:ilvl w:val="0"/>
          <w:numId w:val="60"/>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5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6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62">
      <w:pPr>
        <w:numPr>
          <w:ilvl w:val="0"/>
          <w:numId w:val="4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63">
      <w:pPr>
        <w:numPr>
          <w:ilvl w:val="0"/>
          <w:numId w:val="4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64">
      <w:pPr>
        <w:numPr>
          <w:ilvl w:val="0"/>
          <w:numId w:val="4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65">
      <w:pPr>
        <w:numPr>
          <w:ilvl w:val="0"/>
          <w:numId w:val="4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66">
      <w:pPr>
        <w:numPr>
          <w:ilvl w:val="0"/>
          <w:numId w:val="4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6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8">
      <w:pPr>
        <w:numPr>
          <w:ilvl w:val="0"/>
          <w:numId w:val="50"/>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6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A">
      <w:pPr>
        <w:numPr>
          <w:ilvl w:val="0"/>
          <w:numId w:val="61"/>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6B">
      <w:pPr>
        <w:numPr>
          <w:ilvl w:val="0"/>
          <w:numId w:val="6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6C">
      <w:pPr>
        <w:numPr>
          <w:ilvl w:val="0"/>
          <w:numId w:val="61"/>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6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E">
      <w:pPr>
        <w:numPr>
          <w:ilvl w:val="0"/>
          <w:numId w:val="2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6F">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70">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71">
      <w:pPr>
        <w:numPr>
          <w:ilvl w:val="0"/>
          <w:numId w:val="2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7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p>
    <w:p w:rsidR="00000000" w:rsidDel="00000000" w:rsidP="00000000" w:rsidRDefault="00000000" w:rsidRPr="00000000" w14:paraId="0000017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7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7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76">
      <w:pPr>
        <w:numPr>
          <w:ilvl w:val="0"/>
          <w:numId w:val="27"/>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77">
      <w:pPr>
        <w:numPr>
          <w:ilvl w:val="0"/>
          <w:numId w:val="2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78">
      <w:pPr>
        <w:numPr>
          <w:ilvl w:val="0"/>
          <w:numId w:val="2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79">
      <w:pPr>
        <w:numPr>
          <w:ilvl w:val="0"/>
          <w:numId w:val="2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7A">
      <w:pPr>
        <w:numPr>
          <w:ilvl w:val="0"/>
          <w:numId w:val="27"/>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7B">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7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7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7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7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8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81">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8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83">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8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8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86">
      <w:pPr>
        <w:spacing w:after="240" w:before="240" w:line="276" w:lineRule="auto"/>
        <w:ind w:left="0" w:right="0" w:firstLine="0"/>
        <w:rPr>
          <w:rFonts w:ascii="Arial" w:cs="Arial" w:eastAsia="Arial" w:hAnsi="Arial"/>
          <w:color w:val="000000"/>
          <w:sz w:val="22"/>
          <w:szCs w:val="22"/>
          <w:shd w:fill="auto" w:val="clear"/>
        </w:rPr>
      </w:pPr>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7">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8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8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8A">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8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8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8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8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8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9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closed in cases where the Virtual Connection is not closed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9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9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93">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94">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95">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96">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9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9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99">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9A">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9B">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9C">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9D">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9E">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9F">
      <w:pPr>
        <w:spacing w:after="240" w:before="240" w:lineRule="auto"/>
        <w:ind w:left="0" w:right="0" w:firstLine="0"/>
        <w:rPr>
          <w:rFonts w:ascii="Arial" w:cs="Arial" w:eastAsia="Arial" w:hAnsi="Arial"/>
          <w:color w:val="202124"/>
        </w:rPr>
      </w:pPr>
      <w:hyperlink r:id="rId47">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A0">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A1">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A2">
      <w:pPr>
        <w:spacing w:after="240" w:before="240" w:lineRule="auto"/>
        <w:ind w:left="0" w:right="0" w:firstLine="0"/>
        <w:rPr>
          <w:rFonts w:ascii="Arial" w:cs="Arial" w:eastAsia="Arial" w:hAnsi="Arial"/>
          <w:color w:val="202124"/>
        </w:rPr>
      </w:pPr>
      <w:hyperlink r:id="rId48">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A3">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A4">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A8">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A9">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AB">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AC">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AE">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AF">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B0">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1B1">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GW session having been established.</w:t>
      </w:r>
    </w:p>
    <w:p w:rsidR="00000000" w:rsidDel="00000000" w:rsidP="00000000" w:rsidRDefault="00000000" w:rsidRPr="00000000" w14:paraId="000001B2">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B3">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1B4">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B5">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B7">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B9">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BB">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BC">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9">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50">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BD">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E">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F">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0">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1">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2">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3">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8">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D0">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D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1">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2">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2">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3">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D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MQTT-SN 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D4">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D8">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D9">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DA">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8"/>
        </w:sdtPr>
        <w:sdtContent>
          <w:commentRangeStart w:id="8"/>
        </w:sdtContent>
      </w:sdt>
      <w:sdt>
        <w:sdtPr>
          <w:tag w:val="goog_rdk_9"/>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D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D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D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D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D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E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E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E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5">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E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F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21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2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B">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3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D">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3F">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0">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4">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46">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7">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8">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49">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A">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C">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D">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1">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6">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7">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8">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5A">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B">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5C">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5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5E">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5F">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60">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1">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3">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4">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5">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6">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7">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F">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3">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7">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B">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F">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3">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7">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B">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5">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A">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F">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4">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8">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C">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0">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4">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8">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C">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0">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5">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9">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D">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1">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4">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6">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DD">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DE">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DF">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0">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1">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2">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6">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7">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A">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E">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F">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2">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3">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6">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7">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A">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B">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E">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F">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2">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6">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A">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E">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2">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6">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A">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E">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2">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6">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A">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E">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2">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6">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5A">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5C">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5D">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10"/>
        </w:sdtPr>
        <w:sdtContent>
          <w:commentRangeStart w:id="10"/>
        </w:sdtContent>
      </w:sdt>
      <w:sdt>
        <w:sdtPr>
          <w:tag w:val="goog_rdk_11"/>
        </w:sdtPr>
        <w:sdtContent>
          <w:commentRangeStart w:id="11"/>
        </w:sdtContent>
      </w:sdt>
      <w:r w:rsidDel="00000000" w:rsidR="00000000" w:rsidRPr="00000000">
        <w:rPr>
          <w:rFonts w:ascii="Arial" w:cs="Arial" w:eastAsia="Arial" w:hAnsi="Arial"/>
          <w:rtl w:val="0"/>
        </w:rPr>
        <w:t xml:space="preserve">MQTT-SN Control Packets that require a Packet Identifier are shown below</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t xml:space="preserve">:</w:t>
      </w:r>
    </w:p>
    <w:p w:rsidR="00000000" w:rsidDel="00000000" w:rsidP="00000000" w:rsidRDefault="00000000" w:rsidRPr="00000000" w14:paraId="0000035E">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5F">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60">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6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8C">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8E">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90">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12"/>
        </w:sdtPr>
        <w:sdtContent>
          <w:commentRangeStart w:id="12"/>
        </w:sdtContent>
      </w:sdt>
      <w:r w:rsidDel="00000000" w:rsidR="00000000" w:rsidRPr="00000000">
        <w:rPr>
          <w:rFonts w:ascii="Arial" w:cs="Arial" w:eastAsia="Arial" w:hAnsi="Arial"/>
          <w:highlight w:val="yellow"/>
          <w:rtl w:val="0"/>
        </w:rPr>
        <w:t xml:space="preserve">SUBSCRIBE, UNSUBSCRIBE, or PUBLISH</w:t>
      </w:r>
      <w:commentRangeEnd w:id="12"/>
      <w:r w:rsidDel="00000000" w:rsidR="00000000" w:rsidRPr="00000000">
        <w:commentReference w:id="12"/>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93">
      <w:pPr>
        <w:rPr>
          <w:rFonts w:ascii="Arial" w:cs="Arial" w:eastAsia="Arial" w:hAnsi="Arial"/>
        </w:rPr>
      </w:pPr>
      <w:sdt>
        <w:sdtPr>
          <w:tag w:val="goog_rdk_13"/>
        </w:sdtPr>
        <w:sdtContent>
          <w:commentRangeStart w:id="13"/>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95">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96">
      <w:pPr>
        <w:rPr>
          <w:rFonts w:ascii="Arial" w:cs="Arial" w:eastAsia="Arial" w:hAnsi="Arial"/>
        </w:rPr>
      </w:pPr>
      <w:sdt>
        <w:sdtPr>
          <w:tag w:val="goog_rdk_14"/>
        </w:sdtPr>
        <w:sdtContent>
          <w:commentRangeStart w:id="14"/>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97">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98">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99">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18"/>
      </w:sdtPr>
      <w:sdtContent>
        <w:p w:rsidR="00000000" w:rsidDel="00000000" w:rsidP="00000000" w:rsidRDefault="00000000" w:rsidRPr="00000000" w14:paraId="0000039A">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15"/>
            </w:sdtPr>
            <w:sdtContent>
              <w:commentRangeStart w:id="15"/>
            </w:sdtContent>
          </w:sdt>
          <w:commentRangeEnd w:id="15"/>
          <w:r w:rsidDel="00000000" w:rsidR="00000000" w:rsidRPr="00000000">
            <w:commentReference w:id="15"/>
          </w:r>
          <w:sdt>
            <w:sdtPr>
              <w:tag w:val="goog_rdk_16"/>
            </w:sdtPr>
            <w:sdtContent>
              <w:commentRangeStart w:id="16"/>
            </w:sdtContent>
          </w:sdt>
          <w:commentRangeEnd w:id="16"/>
          <w:r w:rsidDel="00000000" w:rsidR="00000000" w:rsidRPr="00000000">
            <w:commentReference w:id="16"/>
          </w:r>
          <w:sdt>
            <w:sdtPr>
              <w:tag w:val="goog_rdk_17"/>
            </w:sdtPr>
            <w:sdtContent>
              <w:r w:rsidDel="00000000" w:rsidR="00000000" w:rsidRPr="00000000">
                <w:rPr>
                  <w:rtl w:val="0"/>
                </w:rPr>
              </w:r>
            </w:sdtContent>
          </w:sdt>
        </w:p>
      </w:sdtContent>
    </w:sdt>
    <w:p w:rsidR="00000000" w:rsidDel="00000000" w:rsidP="00000000" w:rsidRDefault="00000000" w:rsidRPr="00000000" w14:paraId="0000039B">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9C">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9D">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9E">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9F">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A0">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A1">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A2">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A3">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A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A6">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A7">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A8">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A9">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B0">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B1">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4A">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4B">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4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4F">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50">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51">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3">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54">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55">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57">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59">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5A">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5B">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5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5F">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60">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6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6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6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4">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65">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66">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6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A">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6B">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6C">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6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0">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7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75">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76">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7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7A">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7B">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7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7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0">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81">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82">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8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85">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86">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8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8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8A">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8B">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8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0">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9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6">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98">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9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B">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9C">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9D">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9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0">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A1">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A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5">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A6">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A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A">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AB">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AC">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A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A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F">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B0">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B1">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B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4">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B5">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B6">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B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9">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BA">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BB">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B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PUBACK, REGACK</w:t>
            </w:r>
          </w:p>
        </w:tc>
        <w:tc>
          <w:tcPr/>
          <w:p w:rsidR="00000000" w:rsidDel="00000000" w:rsidP="00000000" w:rsidRDefault="00000000" w:rsidRPr="00000000" w14:paraId="000004B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E">
            <w:pPr>
              <w:spacing w:after="9" w:lineRule="auto"/>
              <w:ind w:right="4"/>
              <w:rPr>
                <w:rFonts w:ascii="Arial" w:cs="Arial" w:eastAsia="Arial" w:hAnsi="Arial"/>
              </w:rPr>
            </w:pPr>
            <w:r w:rsidDel="00000000" w:rsidR="00000000" w:rsidRPr="00000000">
              <w:rPr>
                <w:rFonts w:ascii="Arial" w:cs="Arial" w:eastAsia="Arial" w:hAnsi="Arial"/>
                <w:rtl w:val="0"/>
              </w:rPr>
              <w:t xml:space="preserve">245-255</w:t>
            </w:r>
          </w:p>
        </w:tc>
        <w:tc>
          <w:tcPr/>
          <w:p w:rsidR="00000000" w:rsidDel="00000000" w:rsidP="00000000" w:rsidRDefault="00000000" w:rsidRPr="00000000" w14:paraId="000004BF">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C0">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C1">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C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4">
      <w:pPr>
        <w:rPr/>
      </w:pPr>
      <w:r w:rsidDel="00000000" w:rsidR="00000000" w:rsidRPr="00000000">
        <w:rPr>
          <w:rtl w:val="0"/>
        </w:rPr>
        <w:t xml:space="preserve">Note(s):</w:t>
      </w:r>
    </w:p>
    <w:sdt>
      <w:sdtPr>
        <w:tag w:val="goog_rdk_20"/>
      </w:sdtPr>
      <w:sdtContent>
        <w:p w:rsidR="00000000" w:rsidDel="00000000" w:rsidP="00000000" w:rsidRDefault="00000000" w:rsidRPr="00000000" w14:paraId="000004C5">
          <w:pPr>
            <w:numPr>
              <w:ilvl w:val="0"/>
              <w:numId w:val="64"/>
            </w:numPr>
            <w:spacing w:after="0" w:before="0" w:lineRule="auto"/>
            <w:ind w:left="720" w:hanging="360"/>
            <w:rPr>
              <w:ins w:author="davide.lenzarini@u-blox.com" w:id="1"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19"/>
            </w:sdtPr>
            <w:sdtContent>
              <w:ins w:author="davide.lenzarini@u-blox.com" w:id="1" w:date="2024-02-07T16:36:36Z">
                <w:r w:rsidDel="00000000" w:rsidR="00000000" w:rsidRPr="00000000">
                  <w:rPr>
                    <w:rtl w:val="0"/>
                  </w:rPr>
                </w:r>
              </w:ins>
            </w:sdtContent>
          </w:sdt>
        </w:p>
      </w:sdtContent>
    </w:sdt>
    <w:p w:rsidR="00000000" w:rsidDel="00000000" w:rsidP="00000000" w:rsidRDefault="00000000" w:rsidRPr="00000000" w14:paraId="000004C6">
      <w:pPr>
        <w:numPr>
          <w:ilvl w:val="0"/>
          <w:numId w:val="64"/>
        </w:numPr>
        <w:spacing w:after="0" w:before="0" w:lineRule="auto"/>
        <w:ind w:left="720" w:hanging="360"/>
        <w:rPr>
          <w:rFonts w:ascii="Arial" w:cs="Arial" w:eastAsia="Arial" w:hAnsi="Arial"/>
          <w:u w:val="none"/>
        </w:rPr>
      </w:pPr>
      <w:sdt>
        <w:sdtPr>
          <w:tag w:val="goog_rdk_21"/>
        </w:sdtPr>
        <w:sdtContent>
          <w:ins w:author="davide.lenzarini@u-blox.com" w:id="1" w:date="2024-02-07T16:36:36Z"/>
          <w:sdt>
            <w:sdtPr>
              <w:tag w:val="goog_rdk_22"/>
            </w:sdtPr>
            <w:sdtContent>
              <w:commentRangeStart w:id="17"/>
            </w:sdtContent>
          </w:sdt>
          <w:ins w:author="davide.lenzarini@u-blox.com" w:id="1" w:date="2024-02-07T16:36:36Z">
            <w:sdt>
              <w:sdtPr>
                <w:tag w:val="goog_rdk_23"/>
              </w:sdtPr>
              <w:sdtContent>
                <w:commentRangeStart w:id="18"/>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4C7">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8">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C9">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CA">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CB">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CC">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CD">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C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CF">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0">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1">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2">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3">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4">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5">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6">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D7">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8">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D9">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24"/>
              </w:sdtPr>
              <w:sdtContent>
                <w:commentRangeStart w:id="19"/>
              </w:sdtContent>
            </w:sdt>
            <w:r w:rsidDel="00000000" w:rsidR="00000000" w:rsidRPr="00000000">
              <w:rPr>
                <w:rFonts w:ascii="Arial" w:cs="Arial" w:eastAsia="Arial" w:hAnsi="Arial"/>
                <w:rtl w:val="0"/>
              </w:rPr>
              <w:t xml:space="preserve">no negotiation.</w:t>
            </w:r>
            <w:commentRangeEnd w:id="19"/>
            <w:r w:rsidDel="00000000" w:rsidR="00000000" w:rsidRPr="00000000">
              <w:commentReference w:id="19"/>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2">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25"/>
        </w:sdtPr>
        <w:sdtContent>
          <w:commentRangeStart w:id="20"/>
        </w:sdtContent>
      </w:sdt>
      <w:r w:rsidDel="00000000" w:rsidR="00000000" w:rsidRPr="00000000">
        <w:rPr>
          <w:rFonts w:ascii="Arial" w:cs="Arial" w:eastAsia="Arial" w:hAnsi="Arial"/>
          <w:rtl w:val="0"/>
        </w:rPr>
        <w:t xml:space="preserve"> topic names and aliases.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4E5">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6">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7">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8">
      <w:pPr>
        <w:pStyle w:val="Heading2"/>
        <w:keepLines w:val="1"/>
        <w:spacing w:after="64" w:before="0" w:line="259" w:lineRule="auto"/>
        <w:ind w:left="0" w:firstLine="0"/>
        <w:rPr>
          <w:rFonts w:ascii="Arial" w:cs="Arial" w:eastAsia="Arial" w:hAnsi="Arial"/>
        </w:rPr>
      </w:pPr>
      <w:bookmarkStart w:colFirst="0" w:colLast="0" w:name="_heading=h.3ygebqi" w:id="42"/>
      <w:bookmarkEnd w:id="4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E9">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EA">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 - Gateway Advertisement</w:t>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E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E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E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E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E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F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F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F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F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F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F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F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F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06">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7">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0F">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10">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18">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19">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2">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4">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5">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7">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2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2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2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2C">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2D">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2E">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2F">
      <w:pPr>
        <w:pStyle w:val="Heading3"/>
        <w:keepLines w:val="1"/>
        <w:spacing w:after="77" w:before="0" w:line="259" w:lineRule="auto"/>
        <w:ind w:left="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 - Search for A Gateway</w:t>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0">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31">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32">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33">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34">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35">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36">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37">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38">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39">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3A">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42">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43">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4B">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4C">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5">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26"/>
        </w:sdtPr>
        <w:sdtContent>
          <w:commentRangeStart w:id="21"/>
        </w:sdtContent>
      </w:sdt>
      <w:r w:rsidDel="00000000" w:rsidR="00000000" w:rsidRPr="00000000">
        <w:rPr>
          <w:rFonts w:ascii="Arial" w:cs="Arial" w:eastAsia="Arial" w:hAnsi="Arial"/>
          <w:rtl w:val="0"/>
        </w:rPr>
        <w:t xml:space="preserve">1-hop </w:t>
      </w:r>
      <w:commentRangeEnd w:id="21"/>
      <w:r w:rsidDel="00000000" w:rsidR="00000000" w:rsidRPr="00000000">
        <w:commentReference w:id="21"/>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57">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558">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5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5A">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5B">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5C">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5D">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5E">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 - Gateway Information</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5F">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60">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61">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62">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63">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64">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65">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66">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67">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68">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69">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71">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72">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7A">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7B">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83">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84">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8D">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8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8F">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0">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2">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3">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4">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5">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596">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 - Connection Request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9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9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9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9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9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9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A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A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A5">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B3">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C1">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2">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D2">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D8">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DA">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DC">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D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D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E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EB">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EC">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5F9">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5F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5FF">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00">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04">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7">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0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0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0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1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15">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1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23">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2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31">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32">
            <w:pPr>
              <w:jc w:val="center"/>
              <w:rPr>
                <w:rFonts w:ascii="Arial" w:cs="Arial" w:eastAsia="Arial" w:hAnsi="Arial"/>
              </w:rPr>
            </w:pPr>
            <w:sdt>
              <w:sdtPr>
                <w:tag w:val="goog_rdk_27"/>
              </w:sdtPr>
              <w:sdtContent>
                <w:commentRangeStart w:id="22"/>
              </w:sdtContent>
            </w:sdt>
            <w:sdt>
              <w:sdtPr>
                <w:tag w:val="goog_rdk_28"/>
              </w:sdtPr>
              <w:sdtContent>
                <w:commentRangeStart w:id="23"/>
              </w:sdtContent>
            </w:sdt>
            <w:r w:rsidDel="00000000" w:rsidR="00000000" w:rsidRPr="00000000">
              <w:rPr>
                <w:rFonts w:ascii="Arial" w:cs="Arial" w:eastAsia="Arial" w:hAnsi="Arial"/>
                <w:rtl w:val="0"/>
              </w:rPr>
              <w:t xml:space="preserve">Protocol Version</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tc>
      </w:tr>
      <w:tr>
        <w:trPr>
          <w:cantSplit w:val="0"/>
          <w:tblHeader w:val="0"/>
        </w:trPr>
        <w:tc>
          <w:tcPr/>
          <w:p w:rsidR="00000000" w:rsidDel="00000000" w:rsidP="00000000" w:rsidRDefault="00000000" w:rsidRPr="00000000" w14:paraId="0000063F">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40">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4D">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4E">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5B">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5C">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69">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6A">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7">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78">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85">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86">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93">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94">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A1">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A2">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AF">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0">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BD">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BE">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CB">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C">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D9">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DA">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E7">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E8">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F5">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F6">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03">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4">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11">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12">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1F">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20">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2D">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2E">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3B">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3C">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49">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4A">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57">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58">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66">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767">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6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69">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6A">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6B">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0">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1">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2">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CONNACK packet. It should ideally be populated with a random integer value.</w:t>
      </w:r>
    </w:p>
    <w:p w:rsidR="00000000" w:rsidDel="00000000" w:rsidP="00000000" w:rsidRDefault="00000000" w:rsidRPr="00000000" w14:paraId="00000773">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4">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75">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76">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77">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78">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79">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7A">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7B">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7C">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7E">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7F">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0">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1">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2">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3">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4">
      <w:pPr>
        <w:rPr>
          <w:rFonts w:ascii="Arial" w:cs="Arial" w:eastAsia="Arial" w:hAnsi="Arial"/>
          <w:color w:val="000000"/>
        </w:rPr>
      </w:pPr>
      <w:sdt>
        <w:sdtPr>
          <w:tag w:val="goog_rdk_29"/>
        </w:sdtPr>
        <w:sdtContent>
          <w:commentRangeStart w:id="24"/>
        </w:sdtContent>
      </w:sdt>
      <w:sdt>
        <w:sdtPr>
          <w:tag w:val="goog_rdk_30"/>
        </w:sdtPr>
        <w:sdtContent>
          <w:commentRangeStart w:id="25"/>
        </w:sdtContent>
      </w:sdt>
      <w:sdt>
        <w:sdtPr>
          <w:tag w:val="goog_rdk_31"/>
        </w:sdtPr>
        <w:sdtContent>
          <w:commentRangeStart w:id="26"/>
        </w:sdtContent>
      </w:sdt>
      <w:sdt>
        <w:sdtPr>
          <w:tag w:val="goog_rdk_32"/>
        </w:sdtPr>
        <w:sdtContent>
          <w:commentRangeStart w:id="27"/>
        </w:sdtContent>
      </w:sdt>
      <w:sdt>
        <w:sdtPr>
          <w:tag w:val="goog_rdk_33"/>
        </w:sdtPr>
        <w:sdtContent>
          <w:commentRangeStart w:id="28"/>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78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4.24</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86">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87">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88">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89">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8A">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8B">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8C">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8D">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8E">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8F">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0">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1">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2">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3">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4">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5">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96">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97">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9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99">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A">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9B">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9C">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9D">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E">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9F">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0">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1">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2">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3">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4">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A5">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A6">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A7">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A8">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A9">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AA">
      <w:pPr>
        <w:numPr>
          <w:ilvl w:val="0"/>
          <w:numId w:val="30"/>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I/O error or network failure detected by the Server.</w:t>
      </w:r>
      <w:r w:rsidDel="00000000" w:rsidR="00000000" w:rsidRPr="00000000">
        <w:rPr>
          <w:rtl w:val="0"/>
        </w:rPr>
      </w:r>
    </w:p>
    <w:p w:rsidR="00000000" w:rsidDel="00000000" w:rsidP="00000000" w:rsidRDefault="00000000" w:rsidRPr="00000000" w14:paraId="000007AB">
      <w:pPr>
        <w:numPr>
          <w:ilvl w:val="0"/>
          <w:numId w:val="30"/>
        </w:numPr>
        <w:spacing w:after="24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AC">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 been published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AD">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AE">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AF">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0">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2">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3">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B4">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B5">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6">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7">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8">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9">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A">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B">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C">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D">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B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BF">
      <w:pPr>
        <w:numPr>
          <w:ilvl w:val="0"/>
          <w:numId w:val="37"/>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w:anchor="_heading=h.1jlao46">
        <w:r w:rsidDel="00000000" w:rsidR="00000000" w:rsidRPr="00000000">
          <w:rPr>
            <w:rFonts w:ascii="Arial" w:cs="Arial" w:eastAsia="Arial" w:hAnsi="Arial"/>
            <w:color w:val="1155cc"/>
            <w:highlight w:val="yellow"/>
            <w:u w:val="single"/>
            <w:rtl w:val="0"/>
          </w:rPr>
          <w:t xml:space="preserve"> section 3.1.4</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0">
      <w:pPr>
        <w:numPr>
          <w:ilvl w:val="0"/>
          <w:numId w:val="37"/>
        </w:numPr>
        <w:spacing w:after="240" w:before="0" w:lineRule="auto"/>
        <w:ind w:left="720" w:right="0" w:hanging="360"/>
        <w:rPr>
          <w:rFonts w:ascii="Arial" w:cs="Arial" w:eastAsia="Arial" w:hAnsi="Arial"/>
          <w:u w:val="none"/>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u w:val="single"/>
            <w:rtl w:val="0"/>
          </w:rPr>
          <w:t xml:space="preserve">section 3.1.5</w:t>
        </w:r>
      </w:hyperlink>
      <w:r w:rsidDel="00000000" w:rsidR="00000000" w:rsidRPr="00000000">
        <w:rPr>
          <w:rFonts w:ascii="Arial" w:cs="Arial" w:eastAsia="Arial" w:hAnsi="Arial"/>
          <w:rtl w:val="0"/>
        </w:rPr>
        <w:t xml:space="preserve"> and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C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2">
      <w:pPr>
        <w:numPr>
          <w:ilvl w:val="0"/>
          <w:numId w:val="22"/>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highlight w:val="yellow"/>
            <w:u w:val="single"/>
            <w:rtl w:val="0"/>
          </w:rPr>
          <w:t xml:space="preserve">section 4.12</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 section 3.1.2.5. </w:t>
      </w:r>
    </w:p>
    <w:p w:rsidR="00000000" w:rsidDel="00000000" w:rsidP="00000000" w:rsidRDefault="00000000" w:rsidRPr="00000000" w14:paraId="000007C3">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C4">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C5">
      <w:pPr>
        <w:numPr>
          <w:ilvl w:val="0"/>
          <w:numId w:val="22"/>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7C6">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C7">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C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34"/>
        </w:sdtPr>
        <w:sdtContent>
          <w:commentRangeStart w:id="29"/>
        </w:sdtContent>
      </w:sdt>
      <w:sdt>
        <w:sdtPr>
          <w:tag w:val="goog_rdk_35"/>
        </w:sdtPr>
        <w:sdtContent>
          <w:commentRangeStart w:id="30"/>
        </w:sdtContent>
      </w:sdt>
      <w:sdt>
        <w:sdtPr>
          <w:tag w:val="goog_rdk_36"/>
        </w:sdtPr>
        <w:sdtContent>
          <w:commentRangeStart w:id="31"/>
        </w:sdtContent>
      </w:sdt>
      <w:r w:rsidDel="00000000" w:rsidR="00000000" w:rsidRPr="00000000">
        <w:rPr>
          <w:rFonts w:ascii="Arial" w:cs="Arial" w:eastAsia="Arial" w:hAnsi="Arial"/>
          <w:rtl w:val="0"/>
        </w:rPr>
        <w:t xml:space="preserve">ents are allowed to send further MQTT Control Packets im</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C9">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A">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CB">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C">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CD">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E">
      <w:pPr>
        <w:spacing w:after="240" w:before="240" w:lineRule="auto"/>
        <w:ind w:left="580" w:right="0" w:firstLine="0"/>
        <w:rPr>
          <w:rFonts w:ascii="Arial" w:cs="Arial" w:eastAsia="Arial" w:hAnsi="Arial"/>
        </w:rPr>
      </w:pPr>
      <w:sdt>
        <w:sdtPr>
          <w:tag w:val="goog_rdk_37"/>
        </w:sdtPr>
        <w:sdtContent>
          <w:commentRangeStart w:id="32"/>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7CF">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 - Connect Acknowledgement</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0">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D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D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D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D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D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E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E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7FD">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7FE">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0D">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19">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1A">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1B">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1C">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1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1F">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3">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7">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29">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2A">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2B">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2C">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3A">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3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49">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4A">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58">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59">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7">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68">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6">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7">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5">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6">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4">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5">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3">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4">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2">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3">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1">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2">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0">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1">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DF">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0">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EE">
            <w:pPr>
              <w:rPr>
                <w:rFonts w:ascii="Arial" w:cs="Arial" w:eastAsia="Arial" w:hAnsi="Arial"/>
              </w:rPr>
            </w:pPr>
            <w:sdt>
              <w:sdtPr>
                <w:tag w:val="goog_rdk_38"/>
              </w:sdtPr>
              <w:sdtContent>
                <w:commentRangeStart w:id="33"/>
              </w:sdtContent>
            </w:sdt>
            <w:r w:rsidDel="00000000" w:rsidR="00000000" w:rsidRPr="00000000">
              <w:rPr>
                <w:rFonts w:ascii="Arial" w:cs="Arial" w:eastAsia="Arial" w:hAnsi="Arial"/>
                <w:rtl w:val="0"/>
              </w:rPr>
              <w:t xml:space="preserve">Byte 11</w:t>
            </w:r>
            <w:commentRangeEnd w:id="33"/>
            <w:r w:rsidDel="00000000" w:rsidR="00000000" w:rsidRPr="00000000">
              <w:commentReference w:id="33"/>
            </w:r>
            <w:r w:rsidDel="00000000" w:rsidR="00000000" w:rsidRPr="00000000">
              <w:rPr>
                <w:rFonts w:ascii="Arial" w:cs="Arial" w:eastAsia="Arial" w:hAnsi="Arial"/>
                <w:rtl w:val="0"/>
              </w:rPr>
              <w:t xml:space="preserve">…N</w:t>
            </w:r>
          </w:p>
        </w:tc>
        <w:tc>
          <w:tcPr>
            <w:gridSpan w:val="14"/>
          </w:tcPr>
          <w:p w:rsidR="00000000" w:rsidDel="00000000" w:rsidP="00000000" w:rsidRDefault="00000000" w:rsidRPr="00000000" w14:paraId="000008EF">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8FE">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8FF">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0">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1">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2">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3">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4">
      <w:pPr>
        <w:numPr>
          <w:ilvl w:val="0"/>
          <w:numId w:val="58"/>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5">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906">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7">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0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09">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39"/>
        </w:sdtPr>
        <w:sdtContent>
          <w:commentRangeStart w:id="34"/>
        </w:sdtContent>
      </w:sdt>
      <w:r w:rsidDel="00000000" w:rsidR="00000000" w:rsidRPr="00000000">
        <w:rPr>
          <w:rFonts w:ascii="Arial" w:cs="Arial" w:eastAsia="Arial" w:hAnsi="Arial"/>
          <w:rtl w:val="0"/>
        </w:rPr>
        <w:t xml:space="preserve">should</w:t>
      </w:r>
      <w:commentRangeEnd w:id="34"/>
      <w:r w:rsidDel="00000000" w:rsidR="00000000" w:rsidRPr="00000000">
        <w:commentReference w:id="34"/>
      </w:r>
      <w:r w:rsidDel="00000000" w:rsidR="00000000" w:rsidRPr="00000000">
        <w:rPr>
          <w:rFonts w:ascii="Arial" w:cs="Arial" w:eastAsia="Arial" w:hAnsi="Arial"/>
          <w:rtl w:val="0"/>
        </w:rPr>
        <w:t xml:space="preserve"> be considered.</w:t>
      </w:r>
    </w:p>
    <w:p w:rsidR="00000000" w:rsidDel="00000000" w:rsidP="00000000" w:rsidRDefault="00000000" w:rsidRPr="00000000" w14:paraId="0000090A">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0B">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0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CONNECT Packet being acknowledged.</w:t>
      </w:r>
    </w:p>
    <w:p w:rsidR="00000000" w:rsidDel="00000000" w:rsidP="00000000" w:rsidRDefault="00000000" w:rsidRPr="00000000" w14:paraId="0000090D">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0E">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90F">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40"/>
        </w:sdtPr>
        <w:sdtContent>
          <w:commentRangeStart w:id="35"/>
        </w:sdtContent>
      </w:sdt>
      <w:sdt>
        <w:sdtPr>
          <w:tag w:val="goog_rdk_41"/>
        </w:sdtPr>
        <w:sdtContent>
          <w:commentRangeStart w:id="36"/>
        </w:sdtContent>
      </w:sdt>
      <w:r w:rsidDel="00000000" w:rsidR="00000000" w:rsidRPr="00000000">
        <w:rPr>
          <w:highlight w:val="yellow"/>
          <w:rtl w:val="0"/>
        </w:rPr>
        <w:t xml:space="preserve">128</w:t>
      </w:r>
      <w:commentRangeEnd w:id="35"/>
      <w:r w:rsidDel="00000000" w:rsidR="00000000" w:rsidRPr="00000000">
        <w:commentReference w:id="35"/>
      </w:r>
      <w:commentRangeEnd w:id="36"/>
      <w:r w:rsidDel="00000000" w:rsidR="00000000" w:rsidRPr="00000000">
        <w:commentReference w:id="36"/>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0">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1">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2">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3">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4">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5">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6">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7">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8">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9">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A">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1B">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1C">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1D">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1E">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1F">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0">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1">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2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2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2B">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2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4">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3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3E">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4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4F">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50">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58">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59">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61">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62">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6A">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6B">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74">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75">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7">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78">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CONNECT, AUTH or CONNACK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79">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7A">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7B">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7C">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7D">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7E">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7F">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0">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1">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2">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983">
      <w:pPr>
        <w:pStyle w:val="Heading4"/>
        <w:ind w:left="0" w:firstLine="0"/>
        <w:rPr/>
      </w:pPr>
      <w:bookmarkStart w:colFirst="0" w:colLast="0" w:name="_heading=h.psc1lxe4uzxw" w:id="94"/>
      <w:bookmarkEnd w:id="94"/>
      <w:r w:rsidDel="00000000" w:rsidR="00000000" w:rsidRPr="00000000">
        <w:rPr>
          <w:rtl w:val="0"/>
        </w:rPr>
        <w:t xml:space="preserve">3.1.6.6 Auth Actions</w:t>
      </w:r>
    </w:p>
    <w:p w:rsidR="00000000" w:rsidDel="00000000" w:rsidP="00000000" w:rsidRDefault="00000000" w:rsidRPr="00000000" w14:paraId="00000984">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p w:rsidR="00000000" w:rsidDel="00000000" w:rsidP="00000000" w:rsidRDefault="00000000" w:rsidRPr="00000000" w14:paraId="00000985">
      <w:pPr>
        <w:pStyle w:val="Heading3"/>
        <w:keepLines w:val="1"/>
        <w:spacing w:after="118" w:before="0" w:line="259" w:lineRule="auto"/>
        <w:ind w:left="0" w:firstLine="0"/>
        <w:rPr>
          <w:rFonts w:ascii="Arial" w:cs="Arial" w:eastAsia="Arial" w:hAnsi="Arial"/>
        </w:rPr>
      </w:pPr>
      <w:bookmarkStart w:colFirst="0" w:colLast="0" w:name="_heading=h.45jfvxd" w:id="95"/>
      <w:bookmarkEnd w:id="95"/>
      <w:r w:rsidDel="00000000" w:rsidR="00000000" w:rsidRPr="00000000">
        <w:rPr>
          <w:rtl w:val="0"/>
        </w:rPr>
        <w:t xml:space="preserve">3.1.7 </w:t>
      </w:r>
      <w:r w:rsidDel="00000000" w:rsidR="00000000" w:rsidRPr="00000000">
        <w:rPr>
          <w:rFonts w:ascii="Arial" w:cs="Arial" w:eastAsia="Arial" w:hAnsi="Arial"/>
          <w:rtl w:val="0"/>
        </w:rPr>
        <w:t xml:space="preserve">REGISTER - Register Topic Alias Request</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8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8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8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8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8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8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8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8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8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8F">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9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98">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9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A1">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A2">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AA">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A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3">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B4">
            <w:pPr>
              <w:jc w:val="center"/>
              <w:rPr>
                <w:rFonts w:ascii="Arial" w:cs="Arial" w:eastAsia="Arial" w:hAnsi="Arial"/>
              </w:rPr>
            </w:pPr>
            <w:r w:rsidDel="00000000" w:rsidR="00000000" w:rsidRPr="00000000">
              <w:rPr>
                <w:rFonts w:ascii="Arial" w:cs="Arial" w:eastAsia="Arial" w:hAnsi="Arial"/>
                <w:rtl w:val="0"/>
              </w:rPr>
              <w:t xml:space="preserve">Topic Alias MSB</w:t>
            </w:r>
            <w:r w:rsidDel="00000000" w:rsidR="00000000" w:rsidRPr="00000000">
              <w:rPr>
                <w:rtl w:val="0"/>
              </w:rPr>
            </w:r>
          </w:p>
        </w:tc>
      </w:tr>
      <w:tr>
        <w:trPr>
          <w:cantSplit w:val="0"/>
          <w:tblHeader w:val="0"/>
        </w:trPr>
        <w:tc>
          <w:tcPr/>
          <w:p w:rsidR="00000000" w:rsidDel="00000000" w:rsidP="00000000" w:rsidRDefault="00000000" w:rsidRPr="00000000" w14:paraId="000009BC">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BD">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C5">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C6">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CF">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0">
      <w:pPr>
        <w:pStyle w:val="Heading4"/>
        <w:ind w:left="0" w:firstLine="0"/>
        <w:rPr>
          <w:rFonts w:ascii="Arial" w:cs="Arial" w:eastAsia="Arial" w:hAnsi="Arial"/>
        </w:rPr>
      </w:pPr>
      <w:bookmarkStart w:colFirst="0" w:colLast="0" w:name="_heading=h.2koq656" w:id="96"/>
      <w:bookmarkEnd w:id="9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D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2">
      <w:pPr>
        <w:pStyle w:val="Heading4"/>
        <w:ind w:left="0" w:firstLine="0"/>
        <w:rPr>
          <w:rFonts w:ascii="Arial" w:cs="Arial" w:eastAsia="Arial" w:hAnsi="Arial"/>
        </w:rPr>
      </w:pPr>
      <w:bookmarkStart w:colFirst="0" w:colLast="0" w:name="_heading=h.3jtnz0s" w:id="97"/>
      <w:bookmarkEnd w:id="97"/>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D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D4">
      <w:pPr>
        <w:pStyle w:val="Heading4"/>
        <w:ind w:left="0" w:firstLine="0"/>
        <w:rPr>
          <w:rFonts w:ascii="Arial" w:cs="Arial" w:eastAsia="Arial" w:hAnsi="Arial"/>
        </w:rPr>
      </w:pPr>
      <w:bookmarkStart w:colFirst="0" w:colLast="0" w:name="_heading=h.zu0gcz" w:id="98"/>
      <w:bookmarkEnd w:id="98"/>
      <w:r w:rsidDel="00000000" w:rsidR="00000000" w:rsidRPr="00000000">
        <w:rPr>
          <w:rFonts w:ascii="Arial" w:cs="Arial" w:eastAsia="Arial" w:hAnsi="Arial"/>
          <w:rtl w:val="0"/>
        </w:rPr>
        <w:t xml:space="preserve">3.1.7.3 Topic Alias</w:t>
      </w:r>
    </w:p>
    <w:p w:rsidR="00000000" w:rsidDel="00000000" w:rsidP="00000000" w:rsidRDefault="00000000" w:rsidRPr="00000000" w14:paraId="000009D5">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D6">
      <w:pPr>
        <w:pStyle w:val="Heading4"/>
        <w:ind w:left="0" w:firstLine="0"/>
        <w:rPr>
          <w:rFonts w:ascii="Arial" w:cs="Arial" w:eastAsia="Arial" w:hAnsi="Arial"/>
        </w:rPr>
      </w:pPr>
      <w:bookmarkStart w:colFirst="0" w:colLast="0" w:name="_heading=h.1yyy98l" w:id="99"/>
      <w:bookmarkEnd w:id="99"/>
      <w:r w:rsidDel="00000000" w:rsidR="00000000" w:rsidRPr="00000000">
        <w:rPr>
          <w:rFonts w:ascii="Arial" w:cs="Arial" w:eastAsia="Arial" w:hAnsi="Arial"/>
          <w:rtl w:val="0"/>
        </w:rPr>
        <w:t xml:space="preserve">3.1.7.4 Topic Name</w:t>
      </w:r>
    </w:p>
    <w:p w:rsidR="00000000" w:rsidDel="00000000" w:rsidP="00000000" w:rsidRDefault="00000000" w:rsidRPr="00000000" w14:paraId="000009D7">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D8">
      <w:pPr>
        <w:pStyle w:val="Heading4"/>
        <w:spacing w:after="306" w:before="0" w:line="248.00000000000006" w:lineRule="auto"/>
        <w:ind w:left="0" w:right="990" w:firstLine="0"/>
        <w:jc w:val="both"/>
        <w:rPr/>
      </w:pPr>
      <w:bookmarkStart w:colFirst="0" w:colLast="0" w:name="_heading=h.2jnkuws4c71i" w:id="100"/>
      <w:bookmarkEnd w:id="100"/>
      <w:r w:rsidDel="00000000" w:rsidR="00000000" w:rsidRPr="00000000">
        <w:rPr>
          <w:rtl w:val="0"/>
        </w:rPr>
        <w:t xml:space="preserve">3.1.7.5 Register Actions</w:t>
      </w:r>
    </w:p>
    <w:p w:rsidR="00000000" w:rsidDel="00000000" w:rsidP="00000000" w:rsidRDefault="00000000" w:rsidRPr="00000000" w14:paraId="000009D9">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9DA">
      <w:pPr>
        <w:pStyle w:val="Heading3"/>
        <w:keepLines w:val="1"/>
        <w:spacing w:after="77" w:before="0" w:line="259" w:lineRule="auto"/>
        <w:ind w:left="0" w:firstLine="0"/>
        <w:rPr>
          <w:rFonts w:ascii="Arial" w:cs="Arial" w:eastAsia="Arial" w:hAnsi="Arial"/>
        </w:rPr>
      </w:pPr>
      <w:bookmarkStart w:colFirst="0" w:colLast="0" w:name="_heading=h.4iylrwe" w:id="101"/>
      <w:bookmarkEnd w:id="101"/>
      <w:r w:rsidDel="00000000" w:rsidR="00000000" w:rsidRPr="00000000">
        <w:rPr>
          <w:rtl w:val="0"/>
        </w:rPr>
        <w:t xml:space="preserve">3.1.8 </w:t>
      </w:r>
      <w:r w:rsidDel="00000000" w:rsidR="00000000" w:rsidRPr="00000000">
        <w:rPr>
          <w:rFonts w:ascii="Arial" w:cs="Arial" w:eastAsia="Arial" w:hAnsi="Arial"/>
          <w:rtl w:val="0"/>
        </w:rPr>
        <w:t xml:space="preserve">REGACK - Register Topic Alias Response</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D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D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D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D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D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E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E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E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E6">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E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F1">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F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9FC">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9FD">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08">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A09">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A">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B">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0C">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E">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0F">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12">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13">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5">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17">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9">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A">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1B">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1D">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1E">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28">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29">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3">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34">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3E">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3F">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49">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4A">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55">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56">
      <w:pPr>
        <w:pStyle w:val="Heading4"/>
        <w:ind w:left="0" w:right="4" w:firstLine="0"/>
        <w:rPr>
          <w:rFonts w:ascii="Arial" w:cs="Arial" w:eastAsia="Arial" w:hAnsi="Arial"/>
        </w:rPr>
      </w:pPr>
      <w:bookmarkStart w:colFirst="0" w:colLast="0" w:name="_heading=h.2y3w247" w:id="102"/>
      <w:bookmarkEnd w:id="102"/>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5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58">
      <w:pPr>
        <w:pStyle w:val="Heading4"/>
        <w:ind w:left="0" w:right="4" w:firstLine="0"/>
        <w:rPr>
          <w:rFonts w:ascii="Arial" w:cs="Arial" w:eastAsia="Arial" w:hAnsi="Arial"/>
        </w:rPr>
      </w:pPr>
      <w:bookmarkStart w:colFirst="0" w:colLast="0" w:name="_heading=h.1d96cc0" w:id="103"/>
      <w:bookmarkEnd w:id="103"/>
      <w:r w:rsidDel="00000000" w:rsidR="00000000" w:rsidRPr="00000000">
        <w:rPr>
          <w:rFonts w:ascii="Arial" w:cs="Arial" w:eastAsia="Arial" w:hAnsi="Arial"/>
          <w:rtl w:val="0"/>
        </w:rPr>
        <w:t xml:space="preserve">3.1.8.2 REGACK Flags</w:t>
      </w:r>
    </w:p>
    <w:p w:rsidR="00000000" w:rsidDel="00000000" w:rsidP="00000000" w:rsidRDefault="00000000" w:rsidRPr="00000000" w14:paraId="00000A59">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5A">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5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5C">
      <w:pPr>
        <w:pStyle w:val="Heading4"/>
        <w:ind w:left="0" w:firstLine="0"/>
        <w:rPr>
          <w:rFonts w:ascii="Arial" w:cs="Arial" w:eastAsia="Arial" w:hAnsi="Arial"/>
        </w:rPr>
      </w:pPr>
      <w:bookmarkStart w:colFirst="0" w:colLast="0" w:name="_heading=h.2ce457m" w:id="104"/>
      <w:bookmarkEnd w:id="104"/>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5D">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5E">
      <w:pPr>
        <w:pStyle w:val="Heading4"/>
        <w:ind w:left="0" w:right="4" w:firstLine="0"/>
        <w:rPr>
          <w:rFonts w:ascii="Arial" w:cs="Arial" w:eastAsia="Arial" w:hAnsi="Arial"/>
        </w:rPr>
      </w:pPr>
      <w:bookmarkStart w:colFirst="0" w:colLast="0" w:name="_heading=h.3x8tuzt" w:id="105"/>
      <w:bookmarkEnd w:id="105"/>
      <w:r w:rsidDel="00000000" w:rsidR="00000000" w:rsidRPr="00000000">
        <w:rPr>
          <w:rFonts w:ascii="Arial" w:cs="Arial" w:eastAsia="Arial" w:hAnsi="Arial"/>
          <w:rtl w:val="0"/>
        </w:rPr>
        <w:t xml:space="preserve">3.1.8.4 Topic Alias</w:t>
      </w:r>
    </w:p>
    <w:p w:rsidR="00000000" w:rsidDel="00000000" w:rsidP="00000000" w:rsidRDefault="00000000" w:rsidRPr="00000000" w14:paraId="00000A5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60">
      <w:pPr>
        <w:pStyle w:val="Heading4"/>
        <w:ind w:left="0" w:right="4" w:firstLine="0"/>
        <w:rPr>
          <w:rFonts w:ascii="Arial" w:cs="Arial" w:eastAsia="Arial" w:hAnsi="Arial"/>
        </w:rPr>
      </w:pPr>
      <w:bookmarkStart w:colFirst="0" w:colLast="0" w:name="_heading=h.rjefff" w:id="106"/>
      <w:bookmarkEnd w:id="106"/>
      <w:r w:rsidDel="00000000" w:rsidR="00000000" w:rsidRPr="00000000">
        <w:rPr>
          <w:rFonts w:ascii="Arial" w:cs="Arial" w:eastAsia="Arial" w:hAnsi="Arial"/>
          <w:rtl w:val="0"/>
        </w:rPr>
        <w:t xml:space="preserve">3.1.8.5 Reason Code</w:t>
      </w:r>
    </w:p>
    <w:p w:rsidR="00000000" w:rsidDel="00000000" w:rsidP="00000000" w:rsidRDefault="00000000" w:rsidRPr="00000000" w14:paraId="00000A61">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62">
      <w:pPr>
        <w:pStyle w:val="Heading3"/>
        <w:ind w:left="0" w:firstLine="0"/>
        <w:rPr/>
      </w:pPr>
      <w:bookmarkStart w:colFirst="0" w:colLast="0" w:name="_heading=h.3bj1y38" w:id="107"/>
      <w:bookmarkEnd w:id="107"/>
      <w:r w:rsidDel="00000000" w:rsidR="00000000" w:rsidRPr="00000000">
        <w:rPr>
          <w:rtl w:val="0"/>
        </w:rPr>
        <w:t xml:space="preserve">3.1.9 Publish Variants</w:t>
      </w:r>
    </w:p>
    <w:p w:rsidR="00000000" w:rsidDel="00000000" w:rsidP="00000000" w:rsidRDefault="00000000" w:rsidRPr="00000000" w14:paraId="00000A63">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64">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A65">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A66">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A67">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A68">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A69">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6A">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A6B">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A6C">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A6D">
      <w:pPr>
        <w:pStyle w:val="Heading3"/>
        <w:keepLines w:val="1"/>
        <w:spacing w:after="77" w:before="0" w:line="259" w:lineRule="auto"/>
        <w:ind w:left="0" w:firstLine="0"/>
        <w:rPr/>
      </w:pPr>
      <w:bookmarkStart w:colFirst="0" w:colLast="0" w:name="_heading=h.j8sehv" w:id="108"/>
      <w:bookmarkEnd w:id="108"/>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6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6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7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7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7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7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7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7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7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7D">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7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8C">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8D">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9B">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9C">
            <w:pPr>
              <w:jc w:val="center"/>
              <w:rPr>
                <w:rFonts w:ascii="Arial" w:cs="Arial" w:eastAsia="Arial" w:hAnsi="Arial"/>
                <w:b w:val="1"/>
                <w:i w:val="1"/>
              </w:rPr>
            </w:pPr>
            <w:r w:rsidDel="00000000" w:rsidR="00000000" w:rsidRPr="00000000">
              <w:rPr>
                <w:rFonts w:ascii="Arial" w:cs="Arial" w:eastAsia="Arial" w:hAnsi="Arial"/>
                <w:b w:val="1"/>
                <w:i w:val="1"/>
                <w:rtl w:val="0"/>
              </w:rPr>
              <w:t xml:space="preserve">PUBWOS FLAGS</w:t>
            </w:r>
          </w:p>
        </w:tc>
      </w:tr>
      <w:tr>
        <w:trPr>
          <w:cantSplit w:val="0"/>
          <w:trHeight w:val="200" w:hRule="atLeast"/>
          <w:tblHeader w:val="0"/>
        </w:trPr>
        <w:tc>
          <w:tcPr>
            <w:vMerge w:val="continue"/>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AB">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AF">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B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B5">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BA">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B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B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C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C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C9">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A">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8">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9">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7">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E8">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AF7">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AF8">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AF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A">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AFB">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C">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AFD">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AF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FF">
      <w:pPr>
        <w:pStyle w:val="Heading4"/>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3.1.10.2 PUBWOS Flags</w:t>
      </w:r>
    </w:p>
    <w:p w:rsidR="00000000" w:rsidDel="00000000" w:rsidP="00000000" w:rsidRDefault="00000000" w:rsidRPr="00000000" w14:paraId="00000B00">
      <w:pPr>
        <w:ind w:right="4"/>
        <w:rPr>
          <w:rFonts w:ascii="Arial" w:cs="Arial" w:eastAsia="Arial" w:hAnsi="Arial"/>
        </w:rPr>
      </w:pPr>
      <w:r w:rsidDel="00000000" w:rsidR="00000000" w:rsidRPr="00000000">
        <w:rPr>
          <w:rFonts w:ascii="Arial" w:cs="Arial" w:eastAsia="Arial" w:hAnsi="Arial"/>
          <w:rtl w:val="0"/>
        </w:rPr>
        <w:t xml:space="preserve">The PUBWOS Flags field is 1-byte located in the Byte 3 position of the PUBWOS control packet. </w:t>
      </w:r>
    </w:p>
    <w:p w:rsidR="00000000" w:rsidDel="00000000" w:rsidP="00000000" w:rsidRDefault="00000000" w:rsidRPr="00000000" w14:paraId="00000B01">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B02">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B03">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04">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3.1.10.3 Topic Data</w:t>
      </w:r>
    </w:p>
    <w:p w:rsidR="00000000" w:rsidDel="00000000" w:rsidP="00000000" w:rsidRDefault="00000000" w:rsidRPr="00000000" w14:paraId="00000B05">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6">
      <w:pPr>
        <w:pStyle w:val="Heading4"/>
        <w:ind w:left="0" w:right="4" w:firstLine="0"/>
        <w:rPr>
          <w:rFonts w:ascii="Arial" w:cs="Arial" w:eastAsia="Arial" w:hAnsi="Arial"/>
        </w:rPr>
      </w:pPr>
      <w:bookmarkStart w:colFirst="0" w:colLast="0" w:name="_heading=h.2hio093" w:id="112"/>
      <w:bookmarkEnd w:id="112"/>
      <w:r w:rsidDel="00000000" w:rsidR="00000000" w:rsidRPr="00000000">
        <w:rPr>
          <w:rFonts w:ascii="Arial" w:cs="Arial" w:eastAsia="Arial" w:hAnsi="Arial"/>
          <w:rtl w:val="0"/>
        </w:rPr>
        <w:t xml:space="preserve">3.1.10.4 Data</w:t>
      </w:r>
    </w:p>
    <w:p w:rsidR="00000000" w:rsidDel="00000000" w:rsidP="00000000" w:rsidRDefault="00000000" w:rsidRPr="00000000" w14:paraId="00000B07">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08">
      <w:pPr>
        <w:pStyle w:val="Heading4"/>
        <w:spacing w:after="306" w:lineRule="auto"/>
        <w:ind w:left="-5" w:firstLine="0"/>
        <w:rPr/>
      </w:pPr>
      <w:bookmarkStart w:colFirst="0" w:colLast="0" w:name="_heading=h.whhpchgpz502" w:id="113"/>
      <w:bookmarkEnd w:id="113"/>
      <w:r w:rsidDel="00000000" w:rsidR="00000000" w:rsidRPr="00000000">
        <w:rPr>
          <w:rtl w:val="0"/>
        </w:rPr>
        <w:t xml:space="preserve">3.1.12.7 PUBWOS Actions</w:t>
      </w:r>
    </w:p>
    <w:p w:rsidR="00000000" w:rsidDel="00000000" w:rsidP="00000000" w:rsidRDefault="00000000" w:rsidRPr="00000000" w14:paraId="00000B0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B0A">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[MQTT-SN-3.1.12.7-1]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0B">
      <w:pPr>
        <w:pStyle w:val="Heading3"/>
        <w:keepLines w:val="1"/>
        <w:spacing w:after="77" w:before="0" w:line="259" w:lineRule="auto"/>
        <w:ind w:left="0" w:firstLine="0"/>
        <w:rPr>
          <w:rFonts w:ascii="Arial" w:cs="Arial" w:eastAsia="Arial" w:hAnsi="Arial"/>
        </w:rPr>
      </w:pPr>
      <w:bookmarkStart w:colFirst="0" w:colLast="0" w:name="_heading=h.wnyagw" w:id="114"/>
      <w:bookmarkEnd w:id="114"/>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0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0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0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1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1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1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1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1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1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1B">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1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2A">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2B">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39">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3A">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49">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4A">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4C">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4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4F">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5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55">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5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5A">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5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5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6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6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69">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A">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78">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9">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7">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88">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97">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MUST be associated with a valid Client Session</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98">
      <w:pPr>
        <w:pStyle w:val="Heading4"/>
        <w:ind w:left="0" w:right="4" w:firstLine="0"/>
        <w:rPr>
          <w:rFonts w:ascii="Arial" w:cs="Arial" w:eastAsia="Arial" w:hAnsi="Arial"/>
        </w:rPr>
      </w:pPr>
      <w:bookmarkStart w:colFirst="0" w:colLast="0" w:name="_heading=h.3gnlt4p" w:id="115"/>
      <w:bookmarkEnd w:id="115"/>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99">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9A">
      <w:pPr>
        <w:pStyle w:val="Heading4"/>
        <w:ind w:left="0" w:right="4" w:firstLine="0"/>
        <w:rPr>
          <w:rFonts w:ascii="Arial" w:cs="Arial" w:eastAsia="Arial" w:hAnsi="Arial"/>
        </w:rPr>
      </w:pPr>
      <w:bookmarkStart w:colFirst="0" w:colLast="0" w:name="_heading=h.1vsw3ci" w:id="116"/>
      <w:bookmarkEnd w:id="116"/>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9B">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9C">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9D">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9F">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A0">
      <w:pPr>
        <w:pStyle w:val="Heading4"/>
        <w:ind w:left="0" w:right="4" w:firstLine="0"/>
        <w:rPr>
          <w:rFonts w:ascii="Arial" w:cs="Arial" w:eastAsia="Arial" w:hAnsi="Arial"/>
        </w:rPr>
      </w:pPr>
      <w:bookmarkStart w:colFirst="0" w:colLast="0" w:name="_heading=h.4fsjm0b" w:id="117"/>
      <w:bookmarkEnd w:id="117"/>
      <w:r w:rsidDel="00000000" w:rsidR="00000000" w:rsidRPr="00000000">
        <w:rPr>
          <w:rFonts w:ascii="Arial" w:cs="Arial" w:eastAsia="Arial" w:hAnsi="Arial"/>
          <w:rtl w:val="0"/>
        </w:rPr>
        <w:t xml:space="preserve">3.1.11.3 Topic Data</w:t>
      </w:r>
    </w:p>
    <w:p w:rsidR="00000000" w:rsidDel="00000000" w:rsidP="00000000" w:rsidRDefault="00000000" w:rsidRPr="00000000" w14:paraId="00000BA1">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2">
      <w:pPr>
        <w:pStyle w:val="Heading4"/>
        <w:ind w:left="0" w:right="4" w:firstLine="0"/>
        <w:rPr>
          <w:rFonts w:ascii="Arial" w:cs="Arial" w:eastAsia="Arial" w:hAnsi="Arial"/>
        </w:rPr>
      </w:pPr>
      <w:bookmarkStart w:colFirst="0" w:colLast="0" w:name="_heading=h.2uxtw84" w:id="118"/>
      <w:bookmarkEnd w:id="118"/>
      <w:r w:rsidDel="00000000" w:rsidR="00000000" w:rsidRPr="00000000">
        <w:rPr>
          <w:rFonts w:ascii="Arial" w:cs="Arial" w:eastAsia="Arial" w:hAnsi="Arial"/>
          <w:rtl w:val="0"/>
        </w:rPr>
        <w:t xml:space="preserve">3.1.11.4 Data</w:t>
      </w:r>
    </w:p>
    <w:p w:rsidR="00000000" w:rsidDel="00000000" w:rsidP="00000000" w:rsidRDefault="00000000" w:rsidRPr="00000000" w14:paraId="00000BA3">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4">
      <w:pPr>
        <w:pStyle w:val="Heading4"/>
        <w:ind w:left="0" w:firstLine="0"/>
        <w:rPr/>
      </w:pPr>
      <w:bookmarkStart w:colFirst="0" w:colLast="0" w:name="_heading=h.inu1col38lh0" w:id="119"/>
      <w:bookmarkEnd w:id="119"/>
      <w:r w:rsidDel="00000000" w:rsidR="00000000" w:rsidRPr="00000000">
        <w:rPr>
          <w:rtl w:val="0"/>
        </w:rPr>
        <w:t xml:space="preserve">3.1.11.5 </w:t>
      </w:r>
      <w:r w:rsidDel="00000000" w:rsidR="00000000" w:rsidRPr="00000000">
        <w:rPr>
          <w:rtl w:val="0"/>
        </w:rPr>
        <w:t xml:space="preserve">PUBLISH - QoS 0 Actions</w:t>
      </w:r>
    </w:p>
    <w:p w:rsidR="00000000" w:rsidDel="00000000" w:rsidP="00000000" w:rsidRDefault="00000000" w:rsidRPr="00000000" w14:paraId="00000BA5">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A6">
      <w:pPr>
        <w:pStyle w:val="Heading3"/>
        <w:keepLines w:val="1"/>
        <w:spacing w:after="77" w:before="0" w:line="259" w:lineRule="auto"/>
        <w:ind w:left="0" w:firstLine="0"/>
        <w:rPr>
          <w:rFonts w:ascii="Arial" w:cs="Arial" w:eastAsia="Arial" w:hAnsi="Arial"/>
        </w:rPr>
      </w:pPr>
      <w:bookmarkStart w:colFirst="0" w:colLast="0" w:name="_heading=h.1a346fx" w:id="120"/>
      <w:bookmarkEnd w:id="120"/>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A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A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A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A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A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B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B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6">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C5">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C6">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D4">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D5">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E4">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E5">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7">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E8">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EA">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E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F0">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F1">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F5">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F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F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F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F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C0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04">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C05">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13">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1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22">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3">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31">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2">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40">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41">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50">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51">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valid Client Session </w:t>
      </w:r>
      <w:r w:rsidDel="00000000" w:rsidR="00000000" w:rsidRPr="00000000">
        <w:rPr>
          <w:rFonts w:ascii="Arial" w:cs="Arial" w:eastAsia="Arial" w:hAnsi="Arial"/>
          <w:color w:val="ff0000"/>
          <w:rtl w:val="0"/>
        </w:rPr>
        <w:t xml:space="preserve">[MQTT-SN-3.1.12-1].</w:t>
      </w:r>
    </w:p>
    <w:p w:rsidR="00000000" w:rsidDel="00000000" w:rsidP="00000000" w:rsidRDefault="00000000" w:rsidRPr="00000000" w14:paraId="00000C52">
      <w:pPr>
        <w:pStyle w:val="Heading4"/>
        <w:ind w:left="0" w:right="4" w:firstLine="0"/>
        <w:rPr>
          <w:rFonts w:ascii="Arial" w:cs="Arial" w:eastAsia="Arial" w:hAnsi="Arial"/>
        </w:rPr>
      </w:pPr>
      <w:bookmarkStart w:colFirst="0" w:colLast="0" w:name="_heading=h.3u2rp3q" w:id="121"/>
      <w:bookmarkEnd w:id="121"/>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5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54">
      <w:pPr>
        <w:pStyle w:val="Heading4"/>
        <w:ind w:left="0" w:right="4" w:firstLine="0"/>
        <w:rPr>
          <w:rFonts w:ascii="Arial" w:cs="Arial" w:eastAsia="Arial" w:hAnsi="Arial"/>
        </w:rPr>
      </w:pPr>
      <w:bookmarkStart w:colFirst="0" w:colLast="0" w:name="_heading=h.2981zbj" w:id="122"/>
      <w:bookmarkEnd w:id="122"/>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5">
      <w:pPr>
        <w:ind w:right="4"/>
        <w:rPr>
          <w:rFonts w:ascii="Arial" w:cs="Arial" w:eastAsia="Arial" w:hAnsi="Arial"/>
        </w:rPr>
      </w:pPr>
      <w:bookmarkStart w:colFirst="0" w:colLast="0" w:name="_heading=h.odc9jc" w:id="123"/>
      <w:bookmarkEnd w:id="123"/>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56">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2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9">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A">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B">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C">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0">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4">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8">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C6D">
      <w:pPr>
        <w:spacing w:after="0" w:before="0" w:line="248.00000000000006" w:lineRule="auto"/>
        <w:ind w:left="720" w:right="6"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Table 3‑2 - QoS definitions</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70">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C71">
      <w:pPr>
        <w:pStyle w:val="Heading4"/>
        <w:ind w:left="0" w:right="4" w:firstLine="0"/>
        <w:rPr>
          <w:rFonts w:ascii="Arial" w:cs="Arial" w:eastAsia="Arial" w:hAnsi="Arial"/>
        </w:rPr>
      </w:pPr>
      <w:bookmarkStart w:colFirst="0" w:colLast="0" w:name="_heading=h.1nia2ey" w:id="124"/>
      <w:bookmarkEnd w:id="124"/>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7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73">
      <w:pPr>
        <w:pStyle w:val="Heading4"/>
        <w:ind w:left="0" w:right="4" w:firstLine="0"/>
        <w:rPr>
          <w:rFonts w:ascii="Arial" w:cs="Arial" w:eastAsia="Arial" w:hAnsi="Arial"/>
        </w:rPr>
      </w:pPr>
      <w:bookmarkStart w:colFirst="0" w:colLast="0" w:name="_heading=h.47hxl2r" w:id="125"/>
      <w:bookmarkEnd w:id="125"/>
      <w:r w:rsidDel="00000000" w:rsidR="00000000" w:rsidRPr="00000000">
        <w:rPr>
          <w:rFonts w:ascii="Arial" w:cs="Arial" w:eastAsia="Arial" w:hAnsi="Arial"/>
          <w:rtl w:val="0"/>
        </w:rPr>
        <w:t xml:space="preserve">3.1.12.5 Topic Data</w:t>
      </w:r>
    </w:p>
    <w:p w:rsidR="00000000" w:rsidDel="00000000" w:rsidP="00000000" w:rsidRDefault="00000000" w:rsidRPr="00000000" w14:paraId="00000C74">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75">
      <w:pPr>
        <w:pStyle w:val="Heading4"/>
        <w:ind w:left="0" w:right="4" w:firstLine="0"/>
        <w:rPr>
          <w:rFonts w:ascii="Arial" w:cs="Arial" w:eastAsia="Arial" w:hAnsi="Arial"/>
        </w:rPr>
      </w:pPr>
      <w:bookmarkStart w:colFirst="0" w:colLast="0" w:name="_heading=h.2mn7vak" w:id="126"/>
      <w:bookmarkEnd w:id="126"/>
      <w:r w:rsidDel="00000000" w:rsidR="00000000" w:rsidRPr="00000000">
        <w:rPr>
          <w:rFonts w:ascii="Arial" w:cs="Arial" w:eastAsia="Arial" w:hAnsi="Arial"/>
          <w:rtl w:val="0"/>
        </w:rPr>
        <w:t xml:space="preserve">3.1.12.6 Data</w:t>
      </w:r>
    </w:p>
    <w:p w:rsidR="00000000" w:rsidDel="00000000" w:rsidP="00000000" w:rsidRDefault="00000000" w:rsidRPr="00000000" w14:paraId="00000C7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77">
      <w:pPr>
        <w:pStyle w:val="Heading4"/>
        <w:spacing w:after="306" w:lineRule="auto"/>
        <w:ind w:left="-5" w:firstLine="0"/>
        <w:rPr/>
      </w:pPr>
      <w:bookmarkStart w:colFirst="0" w:colLast="0" w:name="_heading=h.3hu8nopr74va" w:id="127"/>
      <w:bookmarkEnd w:id="127"/>
      <w:r w:rsidDel="00000000" w:rsidR="00000000" w:rsidRPr="00000000">
        <w:rPr>
          <w:rtl w:val="0"/>
        </w:rPr>
        <w:t xml:space="preserve">3.1.12.7 PUBLISH Actions</w:t>
      </w:r>
    </w:p>
    <w:p w:rsidR="00000000" w:rsidDel="00000000" w:rsidP="00000000" w:rsidRDefault="00000000" w:rsidRPr="00000000" w14:paraId="00000C78">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rtl w:val="0"/>
        </w:rPr>
        <w:t xml:space="preserve">[MQTT-SN-3.1.12.7-1]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C79">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Table 3‑3 Expected PUBLISH packet response</w:t>
      </w:r>
    </w:p>
    <w:tbl>
      <w:tblPr>
        <w:tblStyle w:val="Table25"/>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A">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B">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D">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E">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F">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0">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1">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C8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C8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the Subscription Identifier carried in the SUBSCRIBE packet, if there was one. </w:t>
      </w:r>
    </w:p>
    <w:p w:rsidR="00000000" w:rsidDel="00000000" w:rsidP="00000000" w:rsidRDefault="00000000" w:rsidRPr="00000000" w14:paraId="00000C8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C85">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C86">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7">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C88">
      <w:pPr>
        <w:spacing w:after="240" w:before="240" w:lineRule="auto"/>
        <w:ind w:left="0" w:right="0" w:firstLine="0"/>
        <w:rPr>
          <w:rFonts w:ascii="Arial" w:cs="Arial" w:eastAsia="Arial" w:hAnsi="Arial"/>
        </w:rPr>
      </w:pPr>
      <w:sdt>
        <w:sdtPr>
          <w:tag w:val="goog_rdk_42"/>
        </w:sdtPr>
        <w:sdtContent>
          <w:commentRangeStart w:id="37"/>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with a Reason Code of 128 or greater from the </w:t>
      </w:r>
      <w:sdt>
        <w:sdtPr>
          <w:tag w:val="goog_rdk_43"/>
        </w:sdtPr>
        <w:sdtContent>
          <w:commentRangeStart w:id="38"/>
        </w:sdtContent>
      </w:sdt>
      <w:r w:rsidDel="00000000" w:rsidR="00000000" w:rsidRPr="00000000">
        <w:rPr>
          <w:rFonts w:ascii="Arial" w:cs="Arial" w:eastAsia="Arial" w:hAnsi="Arial"/>
          <w:highlight w:val="yellow"/>
          <w:rtl w:val="0"/>
        </w:rPr>
        <w:t xml:space="preserve">Server</w:t>
      </w:r>
      <w:commentRangeEnd w:id="38"/>
      <w:r w:rsidDel="00000000" w:rsidR="00000000" w:rsidRPr="00000000">
        <w:commentReference w:id="38"/>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it 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C89">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A">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C8B">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p>
    <w:p w:rsidR="00000000" w:rsidDel="00000000" w:rsidP="00000000" w:rsidRDefault="00000000" w:rsidRPr="00000000" w14:paraId="00000C8C">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D">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p w:rsidR="00000000" w:rsidDel="00000000" w:rsidP="00000000" w:rsidRDefault="00000000" w:rsidRPr="00000000" w14:paraId="00000C8E">
      <w:pPr>
        <w:pStyle w:val="Heading3"/>
        <w:keepLines w:val="1"/>
        <w:spacing w:after="77" w:before="0" w:line="259" w:lineRule="auto"/>
        <w:ind w:left="0" w:firstLine="0"/>
        <w:rPr>
          <w:rFonts w:ascii="Arial" w:cs="Arial" w:eastAsia="Arial" w:hAnsi="Arial"/>
        </w:rPr>
      </w:pPr>
      <w:bookmarkStart w:colFirst="0" w:colLast="0" w:name="_heading=h.11si5id" w:id="128"/>
      <w:bookmarkEnd w:id="128"/>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8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9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9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9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9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9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9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9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9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98">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9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A1">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A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AA">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AB">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B3">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B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BC">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BD">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C6">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C7">
      <w:pPr>
        <w:pStyle w:val="Heading4"/>
        <w:ind w:left="0" w:right="4" w:firstLine="0"/>
        <w:rPr>
          <w:rFonts w:ascii="Arial" w:cs="Arial" w:eastAsia="Arial" w:hAnsi="Arial"/>
        </w:rPr>
      </w:pPr>
      <w:bookmarkStart w:colFirst="0" w:colLast="0" w:name="_heading=h.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C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C9">
      <w:pPr>
        <w:pStyle w:val="Heading4"/>
        <w:ind w:left="0" w:right="4" w:firstLine="0"/>
        <w:rPr>
          <w:rFonts w:ascii="Arial" w:cs="Arial" w:eastAsia="Arial" w:hAnsi="Arial"/>
        </w:rPr>
      </w:pPr>
      <w:bookmarkStart w:colFirst="0" w:colLast="0" w:name="_heading=h.20xfydz" w:id="130"/>
      <w:bookmarkEnd w:id="130"/>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CA">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CB">
      <w:pPr>
        <w:pStyle w:val="Heading4"/>
        <w:ind w:left="0" w:right="4" w:firstLine="0"/>
        <w:rPr>
          <w:rFonts w:ascii="Arial" w:cs="Arial" w:eastAsia="Arial" w:hAnsi="Arial"/>
        </w:rPr>
      </w:pPr>
      <w:bookmarkStart w:colFirst="0" w:colLast="0" w:name="_heading=h.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CC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CCD">
      <w:pPr>
        <w:pStyle w:val="Heading4"/>
        <w:spacing w:after="174" w:before="0" w:line="248.00000000000006" w:lineRule="auto"/>
        <w:ind w:left="0" w:firstLine="0"/>
        <w:jc w:val="both"/>
        <w:rPr/>
      </w:pPr>
      <w:bookmarkStart w:colFirst="0" w:colLast="0" w:name="_heading=h.xgybvs5ktz8v" w:id="132"/>
      <w:bookmarkEnd w:id="132"/>
      <w:r w:rsidDel="00000000" w:rsidR="00000000" w:rsidRPr="00000000">
        <w:rPr>
          <w:rtl w:val="0"/>
        </w:rPr>
        <w:t xml:space="preserve">3.1.13.4 </w:t>
      </w:r>
      <w:r w:rsidDel="00000000" w:rsidR="00000000" w:rsidRPr="00000000">
        <w:rPr>
          <w:rtl w:val="0"/>
        </w:rPr>
        <w:t xml:space="preserve">PUBACK Actions</w:t>
      </w:r>
    </w:p>
    <w:p w:rsidR="00000000" w:rsidDel="00000000" w:rsidP="00000000" w:rsidRDefault="00000000" w:rsidRPr="00000000" w14:paraId="00000CCE">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CCF">
      <w:pPr>
        <w:pStyle w:val="Heading3"/>
        <w:keepLines w:val="1"/>
        <w:spacing w:after="109" w:before="0" w:line="259" w:lineRule="auto"/>
        <w:ind w:left="0" w:right="4" w:firstLine="0"/>
        <w:rPr>
          <w:rFonts w:ascii="Arial" w:cs="Arial" w:eastAsia="Arial" w:hAnsi="Arial"/>
        </w:rPr>
      </w:pPr>
      <w:bookmarkStart w:colFirst="0" w:colLast="0" w:name="_heading=h.302dr9l" w:id="133"/>
      <w:bookmarkEnd w:id="133"/>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0">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D1">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D2">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D3">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D4">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D5">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D6">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D7">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D8">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D9">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DA">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E2">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E3">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EB">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EC">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F4">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F5">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CFD">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FE">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D07">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D08">
      <w:pPr>
        <w:pStyle w:val="Heading4"/>
        <w:ind w:left="0" w:right="4" w:firstLine="0"/>
        <w:rPr>
          <w:rFonts w:ascii="Arial" w:cs="Arial" w:eastAsia="Arial" w:hAnsi="Arial"/>
        </w:rPr>
      </w:pPr>
      <w:bookmarkStart w:colFirst="0" w:colLast="0" w:name="_heading=h.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D0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0A">
      <w:pPr>
        <w:pStyle w:val="Heading4"/>
        <w:ind w:left="0" w:right="4" w:firstLine="0"/>
        <w:rPr>
          <w:rFonts w:ascii="Arial" w:cs="Arial" w:eastAsia="Arial" w:hAnsi="Arial"/>
        </w:rPr>
      </w:pPr>
      <w:bookmarkStart w:colFirst="0" w:colLast="0" w:name="_heading=h.3z7bk57" w:id="135"/>
      <w:bookmarkEnd w:id="135"/>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D0B">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0C">
      <w:pPr>
        <w:pStyle w:val="Heading4"/>
        <w:ind w:left="0" w:right="4" w:firstLine="0"/>
        <w:rPr>
          <w:rFonts w:ascii="Arial" w:cs="Arial" w:eastAsia="Arial" w:hAnsi="Arial"/>
        </w:rPr>
      </w:pPr>
      <w:bookmarkStart w:colFirst="0" w:colLast="0" w:name="_heading=h.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D0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D0E">
      <w:pPr>
        <w:pStyle w:val="Heading4"/>
        <w:spacing w:after="174" w:before="0" w:line="248.00000000000006" w:lineRule="auto"/>
        <w:ind w:left="0" w:firstLine="0"/>
        <w:jc w:val="both"/>
        <w:rPr/>
      </w:pPr>
      <w:bookmarkStart w:colFirst="0" w:colLast="0" w:name="_heading=h.kktb96s9v8sj" w:id="137"/>
      <w:bookmarkEnd w:id="137"/>
      <w:r w:rsidDel="00000000" w:rsidR="00000000" w:rsidRPr="00000000">
        <w:rPr>
          <w:rtl w:val="0"/>
        </w:rPr>
        <w:t xml:space="preserve">3.1.14.4 </w:t>
      </w:r>
      <w:r w:rsidDel="00000000" w:rsidR="00000000" w:rsidRPr="00000000">
        <w:rPr>
          <w:rtl w:val="0"/>
        </w:rPr>
        <w:t xml:space="preserve">PUBREC Actions</w:t>
      </w:r>
    </w:p>
    <w:p w:rsidR="00000000" w:rsidDel="00000000" w:rsidP="00000000" w:rsidRDefault="00000000" w:rsidRPr="00000000" w14:paraId="00000D0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D10">
      <w:pPr>
        <w:pStyle w:val="Heading3"/>
        <w:keepLines w:val="1"/>
        <w:spacing w:after="109" w:before="0" w:line="259" w:lineRule="auto"/>
        <w:ind w:left="0" w:right="4" w:firstLine="0"/>
        <w:rPr>
          <w:rFonts w:ascii="Arial" w:cs="Arial" w:eastAsia="Arial" w:hAnsi="Arial"/>
        </w:rPr>
      </w:pPr>
      <w:bookmarkStart w:colFirst="0" w:colLast="0" w:name="_heading=h.2eclud0" w:id="138"/>
      <w:bookmarkEnd w:id="138"/>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11">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12">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13">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14">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15">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16">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17">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18">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19">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1A">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1B">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23">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24">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2C">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2D">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35">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36">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3E">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3F">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48">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49">
      <w:pPr>
        <w:pStyle w:val="Heading4"/>
        <w:ind w:left="0" w:right="4" w:firstLine="0"/>
        <w:rPr>
          <w:rFonts w:ascii="Arial" w:cs="Arial" w:eastAsia="Arial" w:hAnsi="Arial"/>
        </w:rPr>
      </w:pPr>
      <w:bookmarkStart w:colFirst="0" w:colLast="0" w:name="_heading=h.thw4kt" w:id="139"/>
      <w:bookmarkEnd w:id="139"/>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4A">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4B">
      <w:pPr>
        <w:pStyle w:val="Heading4"/>
        <w:ind w:left="0" w:right="4" w:firstLine="0"/>
        <w:rPr>
          <w:rFonts w:ascii="Arial" w:cs="Arial" w:eastAsia="Arial" w:hAnsi="Arial"/>
        </w:rPr>
      </w:pPr>
      <w:bookmarkStart w:colFirst="0" w:colLast="0" w:name="_heading=h.3dhjn8m" w:id="140"/>
      <w:bookmarkEnd w:id="140"/>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4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4D">
      <w:pPr>
        <w:pStyle w:val="Heading4"/>
        <w:ind w:left="0" w:right="4" w:firstLine="0"/>
        <w:rPr>
          <w:rFonts w:ascii="Arial" w:cs="Arial" w:eastAsia="Arial" w:hAnsi="Arial"/>
        </w:rPr>
      </w:pPr>
      <w:bookmarkStart w:colFirst="0" w:colLast="0" w:name="_heading=h.o7qegribw1em" w:id="141"/>
      <w:bookmarkEnd w:id="141"/>
      <w:r w:rsidDel="00000000" w:rsidR="00000000" w:rsidRPr="00000000">
        <w:rPr>
          <w:rFonts w:ascii="Arial" w:cs="Arial" w:eastAsia="Arial" w:hAnsi="Arial"/>
          <w:rtl w:val="0"/>
        </w:rPr>
        <w:t xml:space="preserve">3.1.15.3 Reason Code</w:t>
      </w:r>
    </w:p>
    <w:p w:rsidR="00000000" w:rsidDel="00000000" w:rsidP="00000000" w:rsidRDefault="00000000" w:rsidRPr="00000000" w14:paraId="00000D4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4F">
      <w:pPr>
        <w:pStyle w:val="Heading4"/>
        <w:spacing w:after="174" w:before="0" w:line="248.00000000000006" w:lineRule="auto"/>
        <w:ind w:left="0" w:firstLine="0"/>
        <w:jc w:val="both"/>
        <w:rPr/>
      </w:pPr>
      <w:bookmarkStart w:colFirst="0" w:colLast="0" w:name="_heading=h.nj4sqaal9xm4" w:id="142"/>
      <w:bookmarkEnd w:id="142"/>
      <w:r w:rsidDel="00000000" w:rsidR="00000000" w:rsidRPr="00000000">
        <w:rPr>
          <w:rtl w:val="0"/>
        </w:rPr>
        <w:t xml:space="preserve">3.1.15.4 PUBREL Actions</w:t>
      </w:r>
    </w:p>
    <w:p w:rsidR="00000000" w:rsidDel="00000000" w:rsidP="00000000" w:rsidRDefault="00000000" w:rsidRPr="00000000" w14:paraId="00000D50">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51">
      <w:pPr>
        <w:pStyle w:val="Heading3"/>
        <w:keepLines w:val="1"/>
        <w:spacing w:after="109" w:before="0" w:line="259" w:lineRule="auto"/>
        <w:ind w:left="0" w:right="4" w:firstLine="0"/>
        <w:rPr>
          <w:rFonts w:ascii="Arial" w:cs="Arial" w:eastAsia="Arial" w:hAnsi="Arial"/>
        </w:rPr>
      </w:pPr>
      <w:bookmarkStart w:colFirst="0" w:colLast="0" w:name="_heading=h.1smtxgf" w:id="143"/>
      <w:bookmarkEnd w:id="143"/>
      <w:r w:rsidDel="00000000" w:rsidR="00000000" w:rsidRPr="00000000">
        <w:rPr>
          <w:rtl w:val="0"/>
        </w:rPr>
        <w:t xml:space="preserve">3.1.16 </w:t>
      </w:r>
      <w:r w:rsidDel="00000000" w:rsidR="00000000" w:rsidRPr="00000000">
        <w:rPr>
          <w:rFonts w:ascii="Arial" w:cs="Arial" w:eastAsia="Arial" w:hAnsi="Arial"/>
          <w:rtl w:val="0"/>
        </w:rPr>
        <w:t xml:space="preserve">PUBCOMP - Publish Complete (QoS 2 delivery part 3)</w:t>
      </w:r>
    </w:p>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5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5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5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5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5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5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5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5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5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5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6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6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6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6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7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77">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7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8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89">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8A">
      <w:pPr>
        <w:pStyle w:val="Heading4"/>
        <w:ind w:left="0" w:right="4" w:firstLine="0"/>
        <w:rPr>
          <w:rFonts w:ascii="Arial" w:cs="Arial" w:eastAsia="Arial" w:hAnsi="Arial"/>
        </w:rPr>
      </w:pPr>
      <w:bookmarkStart w:colFirst="0" w:colLast="0" w:name="_heading=h.4cmhg48" w:id="144"/>
      <w:bookmarkEnd w:id="14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8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8C">
      <w:pPr>
        <w:pStyle w:val="Heading4"/>
        <w:ind w:left="0" w:right="4" w:firstLine="0"/>
        <w:rPr>
          <w:rFonts w:ascii="Arial" w:cs="Arial" w:eastAsia="Arial" w:hAnsi="Arial"/>
        </w:rPr>
      </w:pPr>
      <w:bookmarkStart w:colFirst="0" w:colLast="0" w:name="_heading=h.2rrrqc1" w:id="145"/>
      <w:bookmarkEnd w:id="145"/>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8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8E">
      <w:pPr>
        <w:pStyle w:val="Heading4"/>
        <w:ind w:left="0" w:right="4" w:firstLine="0"/>
        <w:rPr>
          <w:rFonts w:ascii="Arial" w:cs="Arial" w:eastAsia="Arial" w:hAnsi="Arial"/>
        </w:rPr>
      </w:pPr>
      <w:bookmarkStart w:colFirst="0" w:colLast="0" w:name="_heading=h.j9ce9nedlrkd" w:id="146"/>
      <w:bookmarkEnd w:id="146"/>
      <w:r w:rsidDel="00000000" w:rsidR="00000000" w:rsidRPr="00000000">
        <w:rPr>
          <w:rFonts w:ascii="Arial" w:cs="Arial" w:eastAsia="Arial" w:hAnsi="Arial"/>
          <w:rtl w:val="0"/>
        </w:rPr>
        <w:t xml:space="preserve">3.1.16.3 Reason Code</w:t>
      </w:r>
    </w:p>
    <w:p w:rsidR="00000000" w:rsidDel="00000000" w:rsidP="00000000" w:rsidRDefault="00000000" w:rsidRPr="00000000" w14:paraId="00000D8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90">
      <w:pPr>
        <w:pStyle w:val="Heading4"/>
        <w:spacing w:after="174" w:before="0" w:line="248.00000000000006" w:lineRule="auto"/>
        <w:ind w:left="0" w:firstLine="0"/>
        <w:jc w:val="both"/>
        <w:rPr/>
      </w:pPr>
      <w:bookmarkStart w:colFirst="0" w:colLast="0" w:name="_heading=h.wwlbpe629g7j" w:id="147"/>
      <w:bookmarkEnd w:id="147"/>
      <w:r w:rsidDel="00000000" w:rsidR="00000000" w:rsidRPr="00000000">
        <w:rPr>
          <w:rtl w:val="0"/>
        </w:rPr>
        <w:t xml:space="preserve">3.1.16.4 PUBCOMP Actions</w:t>
      </w:r>
    </w:p>
    <w:p w:rsidR="00000000" w:rsidDel="00000000" w:rsidP="00000000" w:rsidRDefault="00000000" w:rsidRPr="00000000" w14:paraId="00000D91">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92">
      <w:pPr>
        <w:pStyle w:val="Heading3"/>
        <w:keepLines w:val="1"/>
        <w:spacing w:after="118" w:before="0" w:line="259" w:lineRule="auto"/>
        <w:ind w:left="0" w:firstLine="0"/>
        <w:rPr>
          <w:rFonts w:ascii="Arial" w:cs="Arial" w:eastAsia="Arial" w:hAnsi="Arial"/>
        </w:rPr>
      </w:pPr>
      <w:bookmarkStart w:colFirst="0" w:colLast="0" w:name="_heading=h.16x20ju" w:id="148"/>
      <w:bookmarkEnd w:id="148"/>
      <w:r w:rsidDel="00000000" w:rsidR="00000000" w:rsidRPr="00000000">
        <w:rPr>
          <w:rtl w:val="0"/>
        </w:rPr>
        <w:t xml:space="preserve">3.1.17 </w:t>
      </w:r>
      <w:r w:rsidDel="00000000" w:rsidR="00000000" w:rsidRPr="00000000">
        <w:rPr>
          <w:rFonts w:ascii="Arial" w:cs="Arial" w:eastAsia="Arial" w:hAnsi="Arial"/>
          <w:rtl w:val="0"/>
        </w:rPr>
        <w:t xml:space="preserve">SUBSCRIBE - Subscribe Request</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9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9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9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9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9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9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9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9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9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A1">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A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AF">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B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BD">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BE">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CC">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C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CF">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D0">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D3">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D5">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D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D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DC">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D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D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9">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EA">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EB">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F8">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F9">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06">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E07">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E0B">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0F">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10">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15">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E16">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E24">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E25">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E2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27">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E28">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E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E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E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E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E2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E2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E2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E3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32">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3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34">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35">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36">
      <w:pPr>
        <w:pStyle w:val="Heading4"/>
        <w:keepNext w:val="0"/>
        <w:pBdr>
          <w:top w:color="auto" w:space="0" w:sz="0" w:val="none"/>
        </w:pBdr>
        <w:spacing w:after="80" w:before="280" w:line="248.00000000000006" w:lineRule="auto"/>
        <w:ind w:left="-15" w:firstLine="0"/>
        <w:jc w:val="both"/>
        <w:rPr/>
      </w:pPr>
      <w:bookmarkStart w:colFirst="0" w:colLast="0" w:name="_heading=h.8f4jncpi264u" w:id="153"/>
      <w:bookmarkEnd w:id="153"/>
      <w:r w:rsidDel="00000000" w:rsidR="00000000" w:rsidRPr="00000000">
        <w:rPr>
          <w:rtl w:val="0"/>
        </w:rPr>
        <w:t xml:space="preserve">3.1.17.5 SUBSCRIBE Actions</w:t>
      </w:r>
    </w:p>
    <w:p w:rsidR="00000000" w:rsidDel="00000000" w:rsidP="00000000" w:rsidRDefault="00000000" w:rsidRPr="00000000" w14:paraId="00000E37">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[MQTT-SN-3.1.17.5-2]</w:t>
      </w:r>
      <w:r w:rsidDel="00000000" w:rsidR="00000000" w:rsidRPr="00000000">
        <w:rPr>
          <w:rFonts w:ascii="Arial" w:cs="Arial" w:eastAsia="Arial" w:hAnsi="Arial"/>
          <w:rtl w:val="0"/>
        </w:rPr>
        <w:t xml:space="preserve">.</w:t>
      </w:r>
    </w:p>
    <w:p w:rsidR="00000000" w:rsidDel="00000000" w:rsidP="00000000" w:rsidRDefault="00000000" w:rsidRPr="00000000" w14:paraId="00000E38">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p>
    <w:p w:rsidR="00000000" w:rsidDel="00000000" w:rsidP="00000000" w:rsidRDefault="00000000" w:rsidRPr="00000000" w14:paraId="00000E39">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but Application Messages MUST NOT be lost due to replacing the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[MQTT-SN-3.1.17.5-4]</w:t>
      </w:r>
      <w:r w:rsidDel="00000000" w:rsidR="00000000" w:rsidRPr="00000000">
        <w:rPr>
          <w:rFonts w:ascii="Arial" w:cs="Arial" w:eastAsia="Arial" w:hAnsi="Arial"/>
          <w:rtl w:val="0"/>
        </w:rPr>
        <w:t xml:space="preserve">.</w:t>
      </w:r>
    </w:p>
    <w:p w:rsidR="00000000" w:rsidDel="00000000" w:rsidP="00000000" w:rsidRDefault="00000000" w:rsidRPr="00000000" w14:paraId="00000E3A">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E3B">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E3C">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rtl w:val="0"/>
        </w:rPr>
        <w:t xml:space="preserve">Application M</w:t>
      </w:r>
      <w:r w:rsidDel="00000000" w:rsidR="00000000" w:rsidRPr="00000000">
        <w:rPr>
          <w:rFonts w:ascii="Arial" w:cs="Arial" w:eastAsia="Arial" w:hAnsi="Arial"/>
          <w:rtl w:val="0"/>
        </w:rPr>
        <w:t xml:space="preserve">essage is received by the Client. On the other hand, a QoS 2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E3D">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3E">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E3F">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0">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E41">
      <w:pPr>
        <w:pStyle w:val="Heading3"/>
        <w:keepLines w:val="1"/>
        <w:spacing w:after="77" w:before="0" w:line="259" w:lineRule="auto"/>
        <w:ind w:left="0" w:firstLine="0"/>
        <w:rPr>
          <w:rFonts w:ascii="Arial" w:cs="Arial" w:eastAsia="Arial" w:hAnsi="Arial"/>
        </w:rPr>
      </w:pPr>
      <w:bookmarkStart w:colFirst="0" w:colLast="0" w:name="_heading=h.1kc7wiv" w:id="154"/>
      <w:bookmarkEnd w:id="154"/>
      <w:r w:rsidDel="00000000" w:rsidR="00000000" w:rsidRPr="00000000">
        <w:rPr>
          <w:rtl w:val="0"/>
        </w:rPr>
        <w:t xml:space="preserve">3.1.18 </w:t>
      </w:r>
      <w:r w:rsidDel="00000000" w:rsidR="00000000" w:rsidRPr="00000000">
        <w:rPr>
          <w:rFonts w:ascii="Arial" w:cs="Arial" w:eastAsia="Arial" w:hAnsi="Arial"/>
          <w:rtl w:val="0"/>
        </w:rPr>
        <w:t xml:space="preserve">SUBACK - Subscribe Acknowledgement</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4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4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4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4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4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4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4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4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4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50">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5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5E">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5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6C">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6D">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7B">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7C">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7E">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7F">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8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8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8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87">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88">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8B">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8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8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8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9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9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99">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9A">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A7">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A8">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B5">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B6">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C3">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C4">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D1">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D2">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E0">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E1">
      <w:pPr>
        <w:pStyle w:val="Heading4"/>
        <w:ind w:left="0" w:right="4" w:firstLine="0"/>
        <w:rPr>
          <w:rFonts w:ascii="Arial" w:cs="Arial" w:eastAsia="Arial" w:hAnsi="Arial"/>
        </w:rPr>
      </w:pPr>
      <w:bookmarkStart w:colFirst="0" w:colLast="0" w:name="_heading=h.44bvf6o" w:id="155"/>
      <w:bookmarkEnd w:id="15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E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E3">
      <w:pPr>
        <w:pStyle w:val="Heading4"/>
        <w:ind w:left="0" w:right="4" w:firstLine="0"/>
        <w:rPr>
          <w:rFonts w:ascii="Arial" w:cs="Arial" w:eastAsia="Arial" w:hAnsi="Arial"/>
        </w:rPr>
      </w:pPr>
      <w:bookmarkStart w:colFirst="0" w:colLast="0" w:name="_heading=h.2jh5peh" w:id="156"/>
      <w:bookmarkEnd w:id="156"/>
      <w:r w:rsidDel="00000000" w:rsidR="00000000" w:rsidRPr="00000000">
        <w:rPr>
          <w:rFonts w:ascii="Arial" w:cs="Arial" w:eastAsia="Arial" w:hAnsi="Arial"/>
          <w:rtl w:val="0"/>
        </w:rPr>
        <w:t xml:space="preserve">3.1.18.2 Flags</w:t>
      </w:r>
    </w:p>
    <w:p w:rsidR="00000000" w:rsidDel="00000000" w:rsidP="00000000" w:rsidRDefault="00000000" w:rsidRPr="00000000" w14:paraId="00000EE4">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44"/>
        </w:sdtPr>
        <w:sdtContent>
          <w:commentRangeStart w:id="39"/>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39"/>
      <w:r w:rsidDel="00000000" w:rsidR="00000000" w:rsidRPr="00000000">
        <w:commentReference w:id="39"/>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E6">
      <w:pPr>
        <w:pStyle w:val="Heading4"/>
        <w:ind w:left="0" w:right="4" w:firstLine="0"/>
        <w:rPr>
          <w:rFonts w:ascii="Arial" w:cs="Arial" w:eastAsia="Arial" w:hAnsi="Arial"/>
        </w:rPr>
      </w:pPr>
      <w:bookmarkStart w:colFirst="0" w:colLast="0" w:name="_heading=h.ymfzma" w:id="157"/>
      <w:bookmarkEnd w:id="157"/>
      <w:r w:rsidDel="00000000" w:rsidR="00000000" w:rsidRPr="00000000">
        <w:rPr>
          <w:rFonts w:ascii="Arial" w:cs="Arial" w:eastAsia="Arial" w:hAnsi="Arial"/>
          <w:rtl w:val="0"/>
        </w:rPr>
        <w:t xml:space="preserve">3.1.18.3 Topic Data</w:t>
      </w:r>
    </w:p>
    <w:p w:rsidR="00000000" w:rsidDel="00000000" w:rsidP="00000000" w:rsidRDefault="00000000" w:rsidRPr="00000000" w14:paraId="00000EE7">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45"/>
        </w:sdtPr>
        <w:sdtContent>
          <w:ins w:author="davide.lenzarini@u-blox.com" w:id="2" w:date="2024-03-20T08:37:30Z">
            <w:r w:rsidDel="00000000" w:rsidR="00000000" w:rsidRPr="00000000">
              <w:rPr>
                <w:rFonts w:ascii="Arial" w:cs="Arial" w:eastAsia="Arial" w:hAnsi="Arial"/>
                <w:rtl w:val="0"/>
              </w:rPr>
              <w:t xml:space="preserve">returned Topic Data</w:t>
            </w:r>
          </w:ins>
        </w:sdtContent>
      </w:sdt>
      <w:sdt>
        <w:sdtPr>
          <w:tag w:val="goog_rdk_46"/>
        </w:sdtPr>
        <w:sdtContent>
          <w:del w:author="davide.lenzarini@u-blox.com" w:id="2"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47"/>
        </w:sdtPr>
        <w:sdtContent>
          <w:commentRangeStart w:id="40"/>
        </w:sdtContent>
      </w:sdt>
      <w:r w:rsidDel="00000000" w:rsidR="00000000" w:rsidRPr="00000000">
        <w:rPr>
          <w:rFonts w:ascii="Arial" w:cs="Arial" w:eastAsia="Arial" w:hAnsi="Arial"/>
          <w:rtl w:val="0"/>
        </w:rPr>
        <w:t xml:space="preserve">not relevant</w:t>
      </w:r>
      <w:sdt>
        <w:sdtPr>
          <w:tag w:val="goog_rdk_48"/>
        </w:sdtPr>
        <w:sdtContent>
          <w:ins w:author="davide.lenzarini@u-blox.com" w:id="3"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40"/>
      <w:r w:rsidDel="00000000" w:rsidR="00000000" w:rsidRPr="00000000">
        <w:commentReference w:id="40"/>
      </w:r>
      <w:r w:rsidDel="00000000" w:rsidR="00000000" w:rsidRPr="00000000">
        <w:rPr>
          <w:rFonts w:ascii="Arial" w:cs="Arial" w:eastAsia="Arial" w:hAnsi="Arial"/>
          <w:rtl w:val="0"/>
        </w:rPr>
        <w:t xml:space="preserve">)</w:t>
      </w:r>
    </w:p>
    <w:p w:rsidR="00000000" w:rsidDel="00000000" w:rsidP="00000000" w:rsidRDefault="00000000" w:rsidRPr="00000000" w14:paraId="00000EE8">
      <w:pPr>
        <w:pStyle w:val="Heading4"/>
        <w:ind w:left="0" w:right="4" w:firstLine="0"/>
        <w:rPr>
          <w:rFonts w:ascii="Arial" w:cs="Arial" w:eastAsia="Arial" w:hAnsi="Arial"/>
        </w:rPr>
      </w:pPr>
      <w:bookmarkStart w:colFirst="0" w:colLast="0" w:name="_heading=h.3im3ia3" w:id="158"/>
      <w:bookmarkEnd w:id="15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E9">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EA">
      <w:pPr>
        <w:pStyle w:val="Heading4"/>
        <w:ind w:left="0" w:right="4" w:firstLine="0"/>
        <w:rPr>
          <w:rFonts w:ascii="Arial" w:cs="Arial" w:eastAsia="Arial" w:hAnsi="Arial"/>
        </w:rPr>
      </w:pPr>
      <w:bookmarkStart w:colFirst="0" w:colLast="0" w:name="_heading=h.1xrdshw" w:id="159"/>
      <w:bookmarkEnd w:id="15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E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EC">
      <w:pPr>
        <w:pStyle w:val="Heading3"/>
        <w:keepLines w:val="1"/>
        <w:spacing w:after="118" w:before="0" w:line="259" w:lineRule="auto"/>
        <w:ind w:left="0" w:firstLine="0"/>
        <w:rPr>
          <w:rFonts w:ascii="Arial" w:cs="Arial" w:eastAsia="Arial" w:hAnsi="Arial"/>
        </w:rPr>
      </w:pPr>
      <w:bookmarkStart w:colFirst="0" w:colLast="0" w:name="_heading=h.4hr1b5p" w:id="160"/>
      <w:bookmarkEnd w:id="160"/>
      <w:r w:rsidDel="00000000" w:rsidR="00000000" w:rsidRPr="00000000">
        <w:rPr>
          <w:rtl w:val="0"/>
        </w:rPr>
        <w:t xml:space="preserve">3.1.19 </w:t>
      </w:r>
      <w:r w:rsidDel="00000000" w:rsidR="00000000" w:rsidRPr="00000000">
        <w:rPr>
          <w:rFonts w:ascii="Arial" w:cs="Arial" w:eastAsia="Arial" w:hAnsi="Arial"/>
          <w:rtl w:val="0"/>
        </w:rPr>
        <w:t xml:space="preserve">UNSUBSCRIBE - Unsubscribe Request</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E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E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E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F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F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F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F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F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F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FC">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F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0B">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F0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1A">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F1B">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F2A">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F2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2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F3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5">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F3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F3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3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3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3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3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4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4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48">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49">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57">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5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66">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67">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6F">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70">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71">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76">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77">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86">
      <w:pPr>
        <w:spacing w:after="119" w:lineRule="auto"/>
        <w:ind w:left="-5" w:right="990" w:firstLine="0"/>
        <w:rPr>
          <w:rFonts w:ascii="Arial" w:cs="Arial" w:eastAsia="Arial" w:hAnsi="Arial"/>
        </w:rPr>
      </w:pPr>
      <w:bookmarkStart w:colFirst="0" w:colLast="0" w:name="_heading=h.2wwbldi" w:id="161"/>
      <w:bookmarkEnd w:id="16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87">
      <w:pPr>
        <w:pStyle w:val="Heading4"/>
        <w:ind w:left="0" w:firstLine="0"/>
        <w:rPr>
          <w:rFonts w:ascii="Arial" w:cs="Arial" w:eastAsia="Arial" w:hAnsi="Arial"/>
        </w:rPr>
      </w:pPr>
      <w:bookmarkStart w:colFirst="0" w:colLast="0" w:name="_heading=h.1c1lvlb" w:id="162"/>
      <w:bookmarkEnd w:id="16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8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89">
      <w:pPr>
        <w:pStyle w:val="Heading4"/>
        <w:ind w:left="0" w:right="4" w:firstLine="0"/>
        <w:rPr>
          <w:rFonts w:ascii="Arial" w:cs="Arial" w:eastAsia="Arial" w:hAnsi="Arial"/>
        </w:rPr>
      </w:pPr>
      <w:bookmarkStart w:colFirst="0" w:colLast="0" w:name="_heading=h.3w19e94" w:id="163"/>
      <w:bookmarkEnd w:id="16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8A">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8B">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8D">
      <w:pPr>
        <w:pStyle w:val="Heading4"/>
        <w:ind w:left="0" w:right="4" w:firstLine="0"/>
        <w:rPr>
          <w:rFonts w:ascii="Arial" w:cs="Arial" w:eastAsia="Arial" w:hAnsi="Arial"/>
        </w:rPr>
      </w:pPr>
      <w:bookmarkStart w:colFirst="0" w:colLast="0" w:name="_heading=h.2b6jogx" w:id="164"/>
      <w:bookmarkEnd w:id="16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8E">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8F">
      <w:pPr>
        <w:pStyle w:val="Heading4"/>
        <w:ind w:left="0" w:right="4" w:firstLine="0"/>
        <w:rPr>
          <w:rFonts w:ascii="Arial" w:cs="Arial" w:eastAsia="Arial" w:hAnsi="Arial"/>
        </w:rPr>
      </w:pPr>
      <w:bookmarkStart w:colFirst="0" w:colLast="0" w:name="_heading=h.qbtyoq" w:id="165"/>
      <w:bookmarkEnd w:id="16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9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91">
      <w:pPr>
        <w:pStyle w:val="Heading4"/>
        <w:keepNext w:val="0"/>
        <w:pBdr>
          <w:top w:color="auto" w:space="0" w:sz="0" w:val="none"/>
        </w:pBdr>
        <w:spacing w:after="80" w:before="280" w:line="248.00000000000006" w:lineRule="auto"/>
        <w:ind w:left="-15" w:firstLine="0"/>
        <w:jc w:val="both"/>
        <w:rPr/>
      </w:pPr>
      <w:bookmarkStart w:colFirst="0" w:colLast="0" w:name="_heading=h.yu0e4zurjnhj" w:id="166"/>
      <w:bookmarkEnd w:id="166"/>
      <w:r w:rsidDel="00000000" w:rsidR="00000000" w:rsidRPr="00000000">
        <w:rPr>
          <w:rtl w:val="0"/>
        </w:rPr>
        <w:t xml:space="preserve">3.1.19.4 UNSUBSCRIBE Actions</w:t>
      </w:r>
    </w:p>
    <w:p w:rsidR="00000000" w:rsidDel="00000000" w:rsidP="00000000" w:rsidRDefault="00000000" w:rsidRPr="00000000" w14:paraId="00000F92">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Topic Filter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F93">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F94">
      <w:pPr>
        <w:numPr>
          <w:ilvl w:val="0"/>
          <w:numId w:val="5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Topic Filters,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[MQTT-SN-3.1.19.4-2]</w:t>
      </w:r>
      <w:r w:rsidDel="00000000" w:rsidR="00000000" w:rsidRPr="00000000">
        <w:rPr>
          <w:rFonts w:ascii="Arial" w:cs="Arial" w:eastAsia="Arial" w:hAnsi="Arial"/>
          <w:rtl w:val="0"/>
        </w:rPr>
        <w:t xml:space="preserve">.</w:t>
      </w:r>
    </w:p>
    <w:p w:rsidR="00000000" w:rsidDel="00000000" w:rsidP="00000000" w:rsidRDefault="00000000" w:rsidRPr="00000000" w14:paraId="00000F95">
      <w:pPr>
        <w:numPr>
          <w:ilvl w:val="0"/>
          <w:numId w:val="5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Topic Filters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[MQTT-SN-3.1.19.4-3]</w:t>
      </w:r>
      <w:r w:rsidDel="00000000" w:rsidR="00000000" w:rsidRPr="00000000">
        <w:rPr>
          <w:rFonts w:ascii="Arial" w:cs="Arial" w:eastAsia="Arial" w:hAnsi="Arial"/>
          <w:rtl w:val="0"/>
        </w:rPr>
        <w:t xml:space="preserve">.</w:t>
      </w:r>
    </w:p>
    <w:p w:rsidR="00000000" w:rsidDel="00000000" w:rsidP="00000000" w:rsidRDefault="00000000" w:rsidRPr="00000000" w14:paraId="00000F96">
      <w:pPr>
        <w:numPr>
          <w:ilvl w:val="0"/>
          <w:numId w:val="53"/>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buffered for delivery to the Client.</w:t>
      </w:r>
    </w:p>
    <w:p w:rsidR="00000000" w:rsidDel="00000000" w:rsidP="00000000" w:rsidRDefault="00000000" w:rsidRPr="00000000" w14:paraId="00000F97">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[MQTT-3.1.19.4-5]</w:t>
      </w:r>
      <w:r w:rsidDel="00000000" w:rsidR="00000000" w:rsidRPr="00000000">
        <w:rPr>
          <w:rFonts w:ascii="Arial" w:cs="Arial" w:eastAsia="Arial" w:hAnsi="Arial"/>
          <w:rtl w:val="0"/>
        </w:rPr>
        <w:t xml:space="preserve">.</w:t>
      </w:r>
    </w:p>
    <w:p w:rsidR="00000000" w:rsidDel="00000000" w:rsidP="00000000" w:rsidRDefault="00000000" w:rsidRPr="00000000" w14:paraId="00000F98">
      <w:pPr>
        <w:pStyle w:val="Heading3"/>
        <w:keepLines w:val="1"/>
        <w:spacing w:after="48" w:before="0" w:line="259" w:lineRule="auto"/>
        <w:ind w:left="0" w:right="4" w:firstLine="0"/>
        <w:rPr>
          <w:rFonts w:ascii="Arial" w:cs="Arial" w:eastAsia="Arial" w:hAnsi="Arial"/>
        </w:rPr>
      </w:pPr>
      <w:bookmarkStart w:colFirst="0" w:colLast="0" w:name="_heading=h.3abhhcj" w:id="167"/>
      <w:bookmarkEnd w:id="167"/>
      <w:r w:rsidDel="00000000" w:rsidR="00000000" w:rsidRPr="00000000">
        <w:rPr>
          <w:rtl w:val="0"/>
        </w:rPr>
        <w:t xml:space="preserve">3.1.20 </w:t>
      </w:r>
      <w:r w:rsidDel="00000000" w:rsidR="00000000" w:rsidRPr="00000000">
        <w:rPr>
          <w:rFonts w:ascii="Arial" w:cs="Arial" w:eastAsia="Arial" w:hAnsi="Arial"/>
          <w:rtl w:val="0"/>
        </w:rPr>
        <w:t xml:space="preserve">UNSUBACK - Unsubscribe Acknowledgement</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99">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9A">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9B">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9C">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9D">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9E">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9F">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A0">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A1">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A2">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A3">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AB">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AC">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B4">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B5">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BD">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B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C6">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C7">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D0">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D1">
      <w:pPr>
        <w:pStyle w:val="Heading4"/>
        <w:ind w:left="0" w:right="4" w:firstLine="0"/>
        <w:rPr>
          <w:rFonts w:ascii="Arial" w:cs="Arial" w:eastAsia="Arial" w:hAnsi="Arial"/>
        </w:rPr>
      </w:pPr>
      <w:bookmarkStart w:colFirst="0" w:colLast="0" w:name="_heading=h.1pgrrkc" w:id="168"/>
      <w:bookmarkEnd w:id="168"/>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D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D3">
      <w:pPr>
        <w:pStyle w:val="Heading4"/>
        <w:ind w:left="0" w:right="4" w:firstLine="0"/>
        <w:rPr>
          <w:rFonts w:ascii="Arial" w:cs="Arial" w:eastAsia="Arial" w:hAnsi="Arial"/>
        </w:rPr>
      </w:pPr>
      <w:bookmarkStart w:colFirst="0" w:colLast="0" w:name="_heading=h.49gfa85" w:id="169"/>
      <w:bookmarkEnd w:id="169"/>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D4">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D5">
      <w:pPr>
        <w:pStyle w:val="Heading4"/>
        <w:ind w:left="0" w:right="4" w:firstLine="0"/>
        <w:rPr>
          <w:rFonts w:ascii="Arial" w:cs="Arial" w:eastAsia="Arial" w:hAnsi="Arial"/>
        </w:rPr>
      </w:pPr>
      <w:bookmarkStart w:colFirst="0" w:colLast="0" w:name="_heading=h.2olpkfy" w:id="170"/>
      <w:bookmarkEnd w:id="170"/>
      <w:r w:rsidDel="00000000" w:rsidR="00000000" w:rsidRPr="00000000">
        <w:rPr>
          <w:rFonts w:ascii="Arial" w:cs="Arial" w:eastAsia="Arial" w:hAnsi="Arial"/>
          <w:rtl w:val="0"/>
        </w:rPr>
        <w:t xml:space="preserve">3.1.20.3 Reason Code</w:t>
      </w:r>
    </w:p>
    <w:p w:rsidR="00000000" w:rsidDel="00000000" w:rsidP="00000000" w:rsidRDefault="00000000" w:rsidRPr="00000000" w14:paraId="00000FD6">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D7">
      <w:pPr>
        <w:pStyle w:val="Heading3"/>
        <w:keepLines w:val="1"/>
        <w:spacing w:after="77" w:before="0" w:line="259" w:lineRule="auto"/>
        <w:ind w:left="0" w:firstLine="0"/>
        <w:rPr>
          <w:rFonts w:ascii="Arial" w:cs="Arial" w:eastAsia="Arial" w:hAnsi="Arial"/>
        </w:rPr>
      </w:pPr>
      <w:bookmarkStart w:colFirst="0" w:colLast="0" w:name="_heading=h.13qzunr" w:id="171"/>
      <w:bookmarkEnd w:id="171"/>
      <w:r w:rsidDel="00000000" w:rsidR="00000000" w:rsidRPr="00000000">
        <w:rPr>
          <w:rtl w:val="0"/>
        </w:rPr>
        <w:t xml:space="preserve">3.1.21 </w:t>
      </w:r>
      <w:r w:rsidDel="00000000" w:rsidR="00000000" w:rsidRPr="00000000">
        <w:rPr>
          <w:rFonts w:ascii="Arial" w:cs="Arial" w:eastAsia="Arial" w:hAnsi="Arial"/>
          <w:rtl w:val="0"/>
        </w:rPr>
        <w:t xml:space="preserve">PINGREQ - Ping Request</w:t>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D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D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D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D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D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D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D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D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E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E1">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E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EA">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E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F3">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F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FC">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FD">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05">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1006">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100F">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1010">
      <w:pPr>
        <w:pStyle w:val="Heading4"/>
        <w:ind w:left="0" w:right="4" w:firstLine="0"/>
        <w:rPr>
          <w:rFonts w:ascii="Arial" w:cs="Arial" w:eastAsia="Arial" w:hAnsi="Arial"/>
        </w:rPr>
      </w:pPr>
      <w:bookmarkStart w:colFirst="0" w:colLast="0" w:name="_heading=h.3nqndbk" w:id="172"/>
      <w:bookmarkEnd w:id="172"/>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101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12">
      <w:pPr>
        <w:pStyle w:val="Heading4"/>
        <w:ind w:left="0" w:firstLine="0"/>
        <w:rPr>
          <w:rFonts w:ascii="Arial" w:cs="Arial" w:eastAsia="Arial" w:hAnsi="Arial"/>
        </w:rPr>
      </w:pPr>
      <w:bookmarkStart w:colFirst="0" w:colLast="0" w:name="_heading=h.sqbpplpqb01e" w:id="173"/>
      <w:bookmarkEnd w:id="173"/>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101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1014">
      <w:pPr>
        <w:pStyle w:val="Heading4"/>
        <w:ind w:left="0" w:right="4" w:firstLine="0"/>
        <w:rPr>
          <w:rFonts w:ascii="Arial" w:cs="Arial" w:eastAsia="Arial" w:hAnsi="Arial"/>
        </w:rPr>
      </w:pPr>
      <w:bookmarkStart w:colFirst="0" w:colLast="0" w:name="_heading=h.22vxnjd" w:id="174"/>
      <w:bookmarkEnd w:id="174"/>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1015">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1016">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[MQTT-SN-3.1.21.3-1].</w:t>
      </w:r>
      <w:r w:rsidDel="00000000" w:rsidR="00000000" w:rsidRPr="00000000">
        <w:rPr>
          <w:rtl w:val="0"/>
        </w:rPr>
      </w:r>
    </w:p>
    <w:p w:rsidR="00000000" w:rsidDel="00000000" w:rsidP="00000000" w:rsidRDefault="00000000" w:rsidRPr="00000000" w14:paraId="00001017">
      <w:pPr>
        <w:pStyle w:val="Heading4"/>
        <w:keepNext w:val="0"/>
        <w:pBdr>
          <w:top w:color="auto" w:space="0" w:sz="0" w:val="none"/>
        </w:pBdr>
        <w:spacing w:after="80" w:before="280" w:lineRule="auto"/>
        <w:ind w:left="-15" w:firstLine="0"/>
        <w:rPr/>
      </w:pPr>
      <w:bookmarkStart w:colFirst="0" w:colLast="0" w:name="_heading=h.1bpzu4dgtzqz" w:id="175"/>
      <w:bookmarkEnd w:id="175"/>
      <w:r w:rsidDel="00000000" w:rsidR="00000000" w:rsidRPr="00000000">
        <w:rPr>
          <w:rtl w:val="0"/>
        </w:rPr>
        <w:t xml:space="preserve">3.1.21.4 PINGREQ Actions</w:t>
      </w:r>
    </w:p>
    <w:p w:rsidR="00000000" w:rsidDel="00000000" w:rsidP="00000000" w:rsidRDefault="00000000" w:rsidRPr="00000000" w14:paraId="00001018">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[MQTT-SN-3.1.21.4-1]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1019">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01A">
      <w:pPr>
        <w:pStyle w:val="Heading3"/>
        <w:keepLines w:val="1"/>
        <w:spacing w:after="77" w:before="0" w:line="259" w:lineRule="auto"/>
        <w:ind w:left="0" w:right="4" w:firstLine="0"/>
        <w:rPr>
          <w:rFonts w:ascii="Arial" w:cs="Arial" w:eastAsia="Arial" w:hAnsi="Arial"/>
        </w:rPr>
      </w:pPr>
      <w:bookmarkStart w:colFirst="0" w:colLast="0" w:name="_heading=h.i17xr6" w:id="176"/>
      <w:bookmarkEnd w:id="176"/>
      <w:r w:rsidDel="00000000" w:rsidR="00000000" w:rsidRPr="00000000">
        <w:rPr>
          <w:rtl w:val="0"/>
        </w:rPr>
        <w:t xml:space="preserve">3.1.22 </w:t>
      </w:r>
      <w:r w:rsidDel="00000000" w:rsidR="00000000" w:rsidRPr="00000000">
        <w:rPr>
          <w:rFonts w:ascii="Arial" w:cs="Arial" w:eastAsia="Arial" w:hAnsi="Arial"/>
          <w:rtl w:val="0"/>
        </w:rPr>
        <w:t xml:space="preserve">PINGRESP - Ping Response</w:t>
      </w:r>
    </w:p>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1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1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1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1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1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2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2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2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2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2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2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2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36">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37">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3F">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40">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48">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49">
            <w:pPr>
              <w:keepNext w:val="1"/>
              <w:ind w:right="4"/>
              <w:jc w:val="center"/>
              <w:rPr>
                <w:rFonts w:ascii="Arial" w:cs="Arial" w:eastAsia="Arial" w:hAnsi="Arial"/>
              </w:rPr>
            </w:pPr>
            <w:r w:rsidDel="00000000" w:rsidR="00000000" w:rsidRPr="00000000">
              <w:rPr>
                <w:rFonts w:ascii="Arial" w:cs="Arial" w:eastAsia="Arial" w:hAnsi="Arial"/>
                <w:rtl w:val="0"/>
              </w:rPr>
              <w:t xml:space="preserve">Application Messages Remaining (optional)</w:t>
            </w:r>
          </w:p>
        </w:tc>
      </w:tr>
    </w:tbl>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5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1053">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1054">
      <w:pPr>
        <w:pStyle w:val="Heading4"/>
        <w:ind w:left="0" w:right="4" w:firstLine="0"/>
        <w:rPr>
          <w:rFonts w:ascii="Arial" w:cs="Arial" w:eastAsia="Arial" w:hAnsi="Arial"/>
        </w:rPr>
      </w:pPr>
      <w:bookmarkStart w:colFirst="0" w:colLast="0" w:name="_heading=h.320vgez" w:id="177"/>
      <w:bookmarkEnd w:id="177"/>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5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56">
      <w:pPr>
        <w:pStyle w:val="Heading4"/>
        <w:ind w:left="0" w:firstLine="0"/>
        <w:rPr>
          <w:rFonts w:ascii="Arial" w:cs="Arial" w:eastAsia="Arial" w:hAnsi="Arial"/>
        </w:rPr>
      </w:pPr>
      <w:bookmarkStart w:colFirst="0" w:colLast="0" w:name="_heading=h.fodwg3l5deju" w:id="178"/>
      <w:bookmarkEnd w:id="178"/>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57">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58">
      <w:pPr>
        <w:pStyle w:val="Heading4"/>
        <w:ind w:left="0" w:right="4" w:firstLine="0"/>
        <w:rPr>
          <w:rFonts w:ascii="Arial" w:cs="Arial" w:eastAsia="Arial" w:hAnsi="Arial"/>
        </w:rPr>
      </w:pPr>
      <w:bookmarkStart w:colFirst="0" w:colLast="0" w:name="_heading=h.1h65qms" w:id="179"/>
      <w:bookmarkEnd w:id="179"/>
      <w:r w:rsidDel="00000000" w:rsidR="00000000" w:rsidRPr="00000000">
        <w:rPr>
          <w:rFonts w:ascii="Arial" w:cs="Arial" w:eastAsia="Arial" w:hAnsi="Arial"/>
          <w:rtl w:val="0"/>
        </w:rPr>
        <w:t xml:space="preserve">3.1.22.3 Application Messages Remaining</w:t>
      </w:r>
    </w:p>
    <w:p w:rsidR="00000000" w:rsidDel="00000000" w:rsidP="00000000" w:rsidRDefault="00000000" w:rsidRPr="00000000" w14:paraId="00001059">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when a Client is sent back to sleep. Optional – for use at the end of a client's awake period.  Values can be:</w:t>
      </w:r>
    </w:p>
    <w:tbl>
      <w:tblPr>
        <w:tblStyle w:val="Table36"/>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5A">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5B">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5C">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5D">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5E">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5F">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0">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61">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63">
      <w:pPr>
        <w:pStyle w:val="Heading3"/>
        <w:keepLines w:val="1"/>
        <w:spacing w:after="77" w:before="0" w:line="259" w:lineRule="auto"/>
        <w:ind w:left="0" w:firstLine="0"/>
        <w:rPr>
          <w:rFonts w:ascii="Arial" w:cs="Arial" w:eastAsia="Arial" w:hAnsi="Arial"/>
        </w:rPr>
      </w:pPr>
      <w:bookmarkStart w:colFirst="0" w:colLast="0" w:name="_heading=h.415t9al" w:id="180"/>
      <w:bookmarkEnd w:id="180"/>
      <w:r w:rsidDel="00000000" w:rsidR="00000000" w:rsidRPr="00000000">
        <w:rPr>
          <w:rtl w:val="0"/>
        </w:rPr>
        <w:t xml:space="preserve">3.1.23 </w:t>
      </w:r>
      <w:r w:rsidDel="00000000" w:rsidR="00000000" w:rsidRPr="00000000">
        <w:rPr>
          <w:rFonts w:ascii="Arial" w:cs="Arial" w:eastAsia="Arial" w:hAnsi="Arial"/>
          <w:rtl w:val="0"/>
        </w:rPr>
        <w:t xml:space="preserve">DISCONNECT - Disconnect Notification</w:t>
      </w:r>
    </w:p>
    <w:tbl>
      <w:tblPr>
        <w:tblStyle w:val="Table3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6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6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6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6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6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6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6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7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7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75">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7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86">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8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97">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98">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A9">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B1">
            <w:pPr>
              <w:jc w:val="center"/>
              <w:rPr>
                <w:rFonts w:ascii="Arial" w:cs="Arial" w:eastAsia="Arial" w:hAnsi="Arial"/>
                <w:i w:val="1"/>
                <w:sz w:val="18"/>
                <w:szCs w:val="18"/>
              </w:rPr>
            </w:pPr>
            <w:sdt>
              <w:sdtPr>
                <w:tag w:val="goog_rdk_49"/>
              </w:sdtPr>
              <w:sdtContent>
                <w:commentRangeStart w:id="41"/>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B3">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B5">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B8">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B9">
            <w:pPr>
              <w:rPr>
                <w:rFonts w:ascii="Arial" w:cs="Arial" w:eastAsia="Arial" w:hAnsi="Arial"/>
              </w:rPr>
            </w:pPr>
            <w:commentRangeEnd w:id="41"/>
            <w:r w:rsidDel="00000000" w:rsidR="00000000" w:rsidRPr="00000000">
              <w:commentReference w:id="41"/>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BA">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BC">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B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2">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4">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6">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8">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CA">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CB">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DB">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DC">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EC">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ED">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FD">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0FE">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0E">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10F">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11F">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120">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131">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50"/>
        </w:sdtPr>
        <w:sdtContent>
          <w:commentRangeStart w:id="42"/>
        </w:sdtContent>
      </w:sdt>
      <w:r w:rsidDel="00000000" w:rsidR="00000000" w:rsidRPr="00000000">
        <w:rPr>
          <w:rFonts w:ascii="Arial" w:cs="Arial" w:eastAsia="Arial" w:hAnsi="Arial"/>
          <w:rtl w:val="0"/>
        </w:rPr>
        <w:t xml:space="preserve">wants to </w:t>
      </w:r>
      <w:commentRangeEnd w:id="42"/>
      <w:r w:rsidDel="00000000" w:rsidR="00000000" w:rsidRPr="00000000">
        <w:commentReference w:id="42"/>
      </w:r>
      <w:r w:rsidDel="00000000" w:rsidR="00000000" w:rsidRPr="00000000">
        <w:rPr>
          <w:rFonts w:ascii="Arial" w:cs="Arial" w:eastAsia="Arial" w:hAnsi="Arial"/>
          <w:rtl w:val="0"/>
        </w:rPr>
        <w:t xml:space="preserve">delete</w:t>
      </w:r>
      <w:sdt>
        <w:sdtPr>
          <w:tag w:val="goog_rdk_51"/>
        </w:sdtPr>
        <w:sdtContent>
          <w:commentRangeStart w:id="43"/>
        </w:sdtContent>
      </w:sdt>
      <w:r w:rsidDel="00000000" w:rsidR="00000000" w:rsidRPr="00000000">
        <w:rPr>
          <w:rFonts w:ascii="Arial" w:cs="Arial" w:eastAsia="Arial" w:hAnsi="Arial"/>
          <w:rtl w:val="0"/>
        </w:rPr>
        <w:t xml:space="preserve"> </w:t>
      </w:r>
      <w:commentRangeEnd w:id="43"/>
      <w:r w:rsidDel="00000000" w:rsidR="00000000" w:rsidRPr="00000000">
        <w:commentReference w:id="43"/>
      </w:r>
      <w:r w:rsidDel="00000000" w:rsidR="00000000" w:rsidRPr="00000000">
        <w:rPr>
          <w:rFonts w:ascii="Arial" w:cs="Arial" w:eastAsia="Arial" w:hAnsi="Arial"/>
          <w:rtl w:val="0"/>
        </w:rPr>
        <w:t xml:space="preserve">the Virtual connection. </w:t>
      </w:r>
      <w:sdt>
        <w:sdtPr>
          <w:tag w:val="goog_rdk_52"/>
        </w:sdtPr>
        <w:sdtContent>
          <w:commentRangeStart w:id="44"/>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44"/>
      <w:r w:rsidDel="00000000" w:rsidR="00000000" w:rsidRPr="00000000">
        <w:commentReference w:id="44"/>
      </w:r>
      <w:r w:rsidDel="00000000" w:rsidR="00000000" w:rsidRPr="00000000">
        <w:rPr>
          <w:rFonts w:ascii="Arial" w:cs="Arial" w:eastAsia="Arial" w:hAnsi="Arial"/>
          <w:rtl w:val="0"/>
        </w:rPr>
        <w:t xml:space="preserve"> </w:t>
      </w:r>
      <w:sdt>
        <w:sdtPr>
          <w:tag w:val="goog_rdk_53"/>
        </w:sdtPr>
        <w:sdtContent>
          <w:commentRangeStart w:id="45"/>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45"/>
      <w:r w:rsidDel="00000000" w:rsidR="00000000" w:rsidRPr="00000000">
        <w:commentReference w:id="45"/>
      </w:r>
      <w:sdt>
        <w:sdtPr>
          <w:tag w:val="goog_rdk_54"/>
        </w:sdtPr>
        <w:sdtContent>
          <w:commentRangeStart w:id="46"/>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1132">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r w:rsidDel="00000000" w:rsidR="00000000" w:rsidRPr="00000000">
        <w:rPr>
          <w:rtl w:val="0"/>
        </w:rPr>
      </w:r>
    </w:p>
    <w:p w:rsidR="00000000" w:rsidDel="00000000" w:rsidP="00000000" w:rsidRDefault="00000000" w:rsidRPr="00000000" w14:paraId="00001133">
      <w:pPr>
        <w:spacing w:after="306" w:lineRule="auto"/>
        <w:ind w:right="4"/>
        <w:rPr>
          <w:rFonts w:ascii="Arial" w:cs="Arial" w:eastAsia="Arial" w:hAnsi="Arial"/>
        </w:rPr>
      </w:pPr>
      <w:sdt>
        <w:sdtPr>
          <w:tag w:val="goog_rdk_55"/>
        </w:sdtPr>
        <w:sdtContent>
          <w:commentRangeStart w:id="47"/>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1134">
      <w:pPr>
        <w:pStyle w:val="Heading4"/>
        <w:ind w:left="0" w:right="4" w:firstLine="0"/>
        <w:rPr>
          <w:rFonts w:ascii="Arial" w:cs="Arial" w:eastAsia="Arial" w:hAnsi="Arial"/>
        </w:rPr>
      </w:pPr>
      <w:bookmarkStart w:colFirst="0" w:colLast="0" w:name="_heading=h.2gb3jie" w:id="181"/>
      <w:bookmarkEnd w:id="181"/>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13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136">
      <w:pPr>
        <w:pStyle w:val="Heading4"/>
        <w:ind w:left="0" w:firstLine="0"/>
        <w:rPr>
          <w:rFonts w:ascii="Arial" w:cs="Arial" w:eastAsia="Arial" w:hAnsi="Arial"/>
        </w:rPr>
      </w:pPr>
      <w:bookmarkStart w:colFirst="0" w:colLast="0" w:name="_heading=h.vgdtq7" w:id="182"/>
      <w:bookmarkEnd w:id="182"/>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137">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138">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13E">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56"/>
        </w:sdtPr>
        <w:sdtContent>
          <w:commentRangeStart w:id="48"/>
        </w:sdtContent>
      </w:sdt>
      <w:r w:rsidDel="00000000" w:rsidR="00000000" w:rsidRPr="00000000">
        <w:rPr>
          <w:rFonts w:ascii="Arial" w:cs="Arial" w:eastAsia="Arial" w:hAnsi="Arial"/>
          <w:highlight w:val="yellow"/>
          <w:rtl w:val="0"/>
        </w:rPr>
        <w:t xml:space="preserve">Gateway</w:t>
      </w:r>
      <w:commentRangeEnd w:id="48"/>
      <w:r w:rsidDel="00000000" w:rsidR="00000000" w:rsidRPr="00000000">
        <w:commentReference w:id="48"/>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13F">
      <w:pPr>
        <w:pStyle w:val="Heading4"/>
        <w:ind w:left="0" w:right="4" w:firstLine="0"/>
        <w:rPr>
          <w:rFonts w:ascii="Arial" w:cs="Arial" w:eastAsia="Arial" w:hAnsi="Arial"/>
        </w:rPr>
      </w:pPr>
      <w:bookmarkStart w:colFirst="0" w:colLast="0" w:name="_heading=h.3fg1ce0" w:id="183"/>
      <w:bookmarkEnd w:id="183"/>
      <w:r w:rsidDel="00000000" w:rsidR="00000000" w:rsidRPr="00000000">
        <w:rPr>
          <w:rFonts w:ascii="Arial" w:cs="Arial" w:eastAsia="Arial" w:hAnsi="Arial"/>
          <w:rtl w:val="0"/>
        </w:rPr>
        <w:t xml:space="preserve">3.1.23.3 Reason Code</w:t>
      </w:r>
    </w:p>
    <w:p w:rsidR="00000000" w:rsidDel="00000000" w:rsidP="00000000" w:rsidRDefault="00000000" w:rsidRPr="00000000" w14:paraId="00001140">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141">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142">
      <w:pPr>
        <w:pStyle w:val="Heading4"/>
        <w:ind w:left="0" w:right="4" w:firstLine="0"/>
        <w:rPr>
          <w:rFonts w:ascii="Arial" w:cs="Arial" w:eastAsia="Arial" w:hAnsi="Arial"/>
        </w:rPr>
      </w:pPr>
      <w:bookmarkStart w:colFirst="0" w:colLast="0" w:name="_heading=h.1ulbmlt" w:id="184"/>
      <w:bookmarkEnd w:id="184"/>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143">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144">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145">
      <w:pPr>
        <w:pStyle w:val="Heading4"/>
        <w:ind w:left="0" w:right="4" w:firstLine="0"/>
        <w:rPr>
          <w:rFonts w:ascii="Arial" w:cs="Arial" w:eastAsia="Arial" w:hAnsi="Arial"/>
        </w:rPr>
      </w:pPr>
      <w:bookmarkStart w:colFirst="0" w:colLast="0" w:name="_heading=h.4ekz59m" w:id="185"/>
      <w:bookmarkEnd w:id="185"/>
      <w:r w:rsidDel="00000000" w:rsidR="00000000" w:rsidRPr="00000000">
        <w:rPr>
          <w:rFonts w:ascii="Arial" w:cs="Arial" w:eastAsia="Arial" w:hAnsi="Arial"/>
          <w:rtl w:val="0"/>
        </w:rPr>
        <w:t xml:space="preserve">3.1.23.5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1146">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147">
      <w:pPr>
        <w:pStyle w:val="Heading4"/>
        <w:keepNext w:val="0"/>
        <w:pBdr>
          <w:top w:color="auto" w:space="0" w:sz="0" w:val="none"/>
        </w:pBdr>
        <w:spacing w:after="80" w:before="280" w:lineRule="auto"/>
        <w:ind w:left="-15" w:firstLine="0"/>
        <w:rPr/>
      </w:pPr>
      <w:bookmarkStart w:colFirst="0" w:colLast="0" w:name="_heading=h.wsl51zt8cr34" w:id="186"/>
      <w:bookmarkEnd w:id="186"/>
      <w:r w:rsidDel="00000000" w:rsidR="00000000" w:rsidRPr="00000000">
        <w:rPr>
          <w:rtl w:val="0"/>
        </w:rPr>
        <w:t xml:space="preserve">3.1.23.6 DISCONNECT Actions</w:t>
      </w:r>
    </w:p>
    <w:p w:rsidR="00000000" w:rsidDel="00000000" w:rsidP="00000000" w:rsidRDefault="00000000" w:rsidRPr="00000000" w14:paraId="00001148">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1149">
      <w:pPr>
        <w:numPr>
          <w:ilvl w:val="0"/>
          <w:numId w:val="3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[MQTT-SN-3.1.23.6-1]</w:t>
      </w:r>
      <w:r w:rsidDel="00000000" w:rsidR="00000000" w:rsidRPr="00000000">
        <w:rPr>
          <w:rFonts w:ascii="Arial" w:cs="Arial" w:eastAsia="Arial" w:hAnsi="Arial"/>
          <w:rtl w:val="0"/>
        </w:rPr>
        <w:t xml:space="preserve">.</w:t>
      </w:r>
    </w:p>
    <w:p w:rsidR="00000000" w:rsidDel="00000000" w:rsidP="00000000" w:rsidRDefault="00000000" w:rsidRPr="00000000" w14:paraId="0000114A">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Server</w:t>
      </w:r>
      <w:r w:rsidDel="00000000" w:rsidR="00000000" w:rsidRPr="00000000">
        <w:rPr>
          <w:rFonts w:ascii="Arial" w:cs="Arial" w:eastAsia="Arial" w:hAnsi="Arial"/>
          <w:rtl w:val="0"/>
        </w:rPr>
        <w:t xml:space="preserve">:</w:t>
      </w:r>
    </w:p>
    <w:p w:rsidR="00000000" w:rsidDel="00000000" w:rsidP="00000000" w:rsidRDefault="00000000" w:rsidRPr="00000000" w14:paraId="0000114B">
      <w:pPr>
        <w:numPr>
          <w:ilvl w:val="0"/>
          <w:numId w:val="3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[MQTT-SN-3.1.23.6-2]</w:t>
      </w:r>
      <w:r w:rsidDel="00000000" w:rsidR="00000000" w:rsidRPr="00000000">
        <w:rPr>
          <w:rFonts w:ascii="Arial" w:cs="Arial" w:eastAsia="Arial" w:hAnsi="Arial"/>
          <w:rtl w:val="0"/>
        </w:rPr>
        <w:t xml:space="preserve">.</w:t>
      </w:r>
    </w:p>
    <w:p w:rsidR="00000000" w:rsidDel="00000000" w:rsidP="00000000" w:rsidRDefault="00000000" w:rsidRPr="00000000" w14:paraId="0000114C">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DISCONNECT packet the Client:</w:t>
      </w:r>
    </w:p>
    <w:p w:rsidR="00000000" w:rsidDel="00000000" w:rsidP="00000000" w:rsidRDefault="00000000" w:rsidRPr="00000000" w14:paraId="0000114D">
      <w:pPr>
        <w:numPr>
          <w:ilvl w:val="0"/>
          <w:numId w:val="11"/>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SHOULD wait for a DISCONNECT packet in response from the Server.</w:t>
      </w:r>
    </w:p>
    <w:p w:rsidR="00000000" w:rsidDel="00000000" w:rsidP="00000000" w:rsidRDefault="00000000" w:rsidRPr="00000000" w14:paraId="0000114E">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114F">
      <w:pPr>
        <w:numPr>
          <w:ilvl w:val="0"/>
          <w:numId w:val="35"/>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3.1.4.9</w:t>
        </w:r>
      </w:hyperlink>
      <w:r w:rsidDel="00000000" w:rsidR="00000000" w:rsidRPr="00000000">
        <w:rPr>
          <w:rFonts w:ascii="Arial" w:cs="Arial" w:eastAsia="Arial" w:hAnsi="Arial"/>
          <w:rtl w:val="0"/>
        </w:rPr>
        <w:t xml:space="preserve">.</w:t>
      </w:r>
    </w:p>
    <w:p w:rsidR="00000000" w:rsidDel="00000000" w:rsidP="00000000" w:rsidRDefault="00000000" w:rsidRPr="00000000" w14:paraId="00001150">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send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115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1152">
      <w:pPr>
        <w:numPr>
          <w:ilvl w:val="0"/>
          <w:numId w:val="16"/>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r w:rsidDel="00000000" w:rsidR="00000000" w:rsidRPr="00000000">
        <w:rPr>
          <w:rtl w:val="0"/>
        </w:rPr>
      </w:r>
    </w:p>
    <w:p w:rsidR="00000000" w:rsidDel="00000000" w:rsidP="00000000" w:rsidRDefault="00000000" w:rsidRPr="00000000" w14:paraId="00001153">
      <w:pPr>
        <w:pStyle w:val="Heading3"/>
        <w:ind w:left="0" w:firstLine="0"/>
        <w:rPr>
          <w:rFonts w:ascii="Arial" w:cs="Arial" w:eastAsia="Arial" w:hAnsi="Arial"/>
        </w:rPr>
      </w:pPr>
      <w:bookmarkStart w:colFirst="0" w:colLast="0" w:name="_heading=h.1e03kqp" w:id="187"/>
      <w:bookmarkEnd w:id="187"/>
      <w:r w:rsidDel="00000000" w:rsidR="00000000" w:rsidRPr="00000000">
        <w:rPr>
          <w:rtl w:val="0"/>
        </w:rPr>
        <w:t xml:space="preserve">3.1.24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54">
      <w:pPr>
        <w:spacing w:after="9" w:lineRule="auto"/>
        <w:ind w:left="-5" w:right="990" w:firstLine="0"/>
        <w:rPr>
          <w:rFonts w:ascii="Arial" w:cs="Arial" w:eastAsia="Arial" w:hAnsi="Arial"/>
        </w:rPr>
      </w:pPr>
      <w:r w:rsidDel="00000000" w:rsidR="00000000" w:rsidRPr="00000000">
        <w:rPr>
          <w:rtl w:val="0"/>
        </w:rPr>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5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5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5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5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5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5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5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5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5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5E">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5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67">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6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70">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71">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79">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7A">
            <w:pPr>
              <w:jc w:val="center"/>
              <w:rPr>
                <w:rFonts w:ascii="Arial" w:cs="Arial" w:eastAsia="Arial" w:hAnsi="Arial"/>
              </w:rPr>
            </w:pPr>
            <w:sdt>
              <w:sdtPr>
                <w:tag w:val="goog_rdk_57"/>
              </w:sdtPr>
              <w:sdtContent>
                <w:commentRangeStart w:id="49"/>
              </w:sdtContent>
            </w:sdt>
            <w:sdt>
              <w:sdtPr>
                <w:tag w:val="goog_rdk_58"/>
              </w:sdtPr>
              <w:sdtContent>
                <w:commentRangeStart w:id="50"/>
              </w:sdtContent>
            </w:sdt>
            <w:sdt>
              <w:sdtPr>
                <w:tag w:val="goog_rdk_59"/>
              </w:sdtPr>
              <w:sdtContent>
                <w:commentRangeStart w:id="51"/>
              </w:sdtContent>
            </w:sdt>
            <w:r w:rsidDel="00000000" w:rsidR="00000000" w:rsidRPr="00000000">
              <w:rPr>
                <w:rFonts w:ascii="Arial" w:cs="Arial" w:eastAsia="Arial" w:hAnsi="Arial"/>
                <w:rtl w:val="0"/>
              </w:rPr>
              <w:t xml:space="preserve">Wireless Node Id</w:t>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tc>
      </w:tr>
      <w:tr>
        <w:trPr>
          <w:cantSplit w:val="0"/>
          <w:tblHeader w:val="0"/>
        </w:trPr>
        <w:tc>
          <w:tcPr/>
          <w:p w:rsidR="00000000" w:rsidDel="00000000" w:rsidP="00000000" w:rsidRDefault="00000000" w:rsidRPr="00000000" w14:paraId="00001182">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83">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8C">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Packets it receives on the</w:t>
      </w:r>
      <w:sdt>
        <w:sdtPr>
          <w:tag w:val="goog_rdk_60"/>
        </w:sdtPr>
        <w:sdtContent>
          <w:commentRangeStart w:id="52"/>
        </w:sdtContent>
      </w:sdt>
      <w:r w:rsidDel="00000000" w:rsidR="00000000" w:rsidRPr="00000000">
        <w:rPr>
          <w:rFonts w:ascii="Arial" w:cs="Arial" w:eastAsia="Arial" w:hAnsi="Arial"/>
          <w:rtl w:val="0"/>
        </w:rPr>
        <w:t xml:space="preserve"> wireless side </w:t>
      </w:r>
      <w:commentRangeEnd w:id="52"/>
      <w:r w:rsidDel="00000000" w:rsidR="00000000" w:rsidRPr="00000000">
        <w:commentReference w:id="52"/>
      </w:r>
      <w:r w:rsidDel="00000000" w:rsidR="00000000" w:rsidRPr="00000000">
        <w:rPr>
          <w:rFonts w:ascii="Arial" w:cs="Arial" w:eastAsia="Arial" w:hAnsi="Arial"/>
          <w:rtl w:val="0"/>
        </w:rPr>
        <w:t xml:space="preserve">and forwards them unchanged to the gateway; in the opposite direction, it decapsulates the</w:t>
      </w:r>
      <w:r w:rsidDel="00000000" w:rsidR="00000000" w:rsidRPr="00000000">
        <w:rPr>
          <w:rFonts w:ascii="Arial" w:cs="Arial" w:eastAsia="Arial" w:hAnsi="Arial"/>
          <w:rtl w:val="0"/>
        </w:rPr>
        <w:t xml:space="preserve"> Packets</w:t>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8D">
      <w:pPr>
        <w:pStyle w:val="Heading4"/>
        <w:ind w:left="0" w:right="4" w:firstLine="0"/>
        <w:rPr>
          <w:rFonts w:ascii="Arial" w:cs="Arial" w:eastAsia="Arial" w:hAnsi="Arial"/>
        </w:rPr>
      </w:pPr>
      <w:bookmarkStart w:colFirst="0" w:colLast="0" w:name="_heading=h.3xzr3ei" w:id="188"/>
      <w:bookmarkEnd w:id="188"/>
      <w:r w:rsidDel="00000000" w:rsidR="00000000" w:rsidRPr="00000000">
        <w:rPr>
          <w:rFonts w:ascii="Arial" w:cs="Arial" w:eastAsia="Arial" w:hAnsi="Arial"/>
          <w:rtl w:val="0"/>
        </w:rPr>
        <w:t xml:space="preserve">3.1.24.1 Length</w:t>
      </w:r>
    </w:p>
    <w:p w:rsidR="00000000" w:rsidDel="00000000" w:rsidP="00000000" w:rsidRDefault="00000000" w:rsidRPr="00000000" w14:paraId="0000118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8F">
      <w:pPr>
        <w:pStyle w:val="Heading4"/>
        <w:ind w:left="0" w:right="4" w:firstLine="0"/>
        <w:rPr>
          <w:rFonts w:ascii="Arial" w:cs="Arial" w:eastAsia="Arial" w:hAnsi="Arial"/>
        </w:rPr>
      </w:pPr>
      <w:bookmarkStart w:colFirst="0" w:colLast="0" w:name="_heading=h.2d51dmb" w:id="189"/>
      <w:bookmarkEnd w:id="189"/>
      <w:r w:rsidDel="00000000" w:rsidR="00000000" w:rsidRPr="00000000">
        <w:rPr>
          <w:rFonts w:ascii="Arial" w:cs="Arial" w:eastAsia="Arial" w:hAnsi="Arial"/>
          <w:rtl w:val="0"/>
        </w:rPr>
        <w:t xml:space="preserve">3.1.24.2 Packet Type</w:t>
      </w:r>
    </w:p>
    <w:p w:rsidR="00000000" w:rsidDel="00000000" w:rsidP="00000000" w:rsidRDefault="00000000" w:rsidRPr="00000000" w14:paraId="0000119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91">
      <w:pPr>
        <w:pStyle w:val="Heading4"/>
        <w:ind w:left="0" w:right="4" w:firstLine="0"/>
        <w:rPr>
          <w:rFonts w:ascii="Arial" w:cs="Arial" w:eastAsia="Arial" w:hAnsi="Arial"/>
        </w:rPr>
      </w:pPr>
      <w:bookmarkStart w:colFirst="0" w:colLast="0" w:name="_heading=h.sabnu4" w:id="190"/>
      <w:bookmarkEnd w:id="190"/>
      <w:r w:rsidDel="00000000" w:rsidR="00000000" w:rsidRPr="00000000">
        <w:rPr>
          <w:rFonts w:ascii="Arial" w:cs="Arial" w:eastAsia="Arial" w:hAnsi="Arial"/>
          <w:rtl w:val="0"/>
        </w:rPr>
        <w:t xml:space="preserve">3.1.24.3 Ctrl</w:t>
      </w:r>
    </w:p>
    <w:p w:rsidR="00000000" w:rsidDel="00000000" w:rsidP="00000000" w:rsidRDefault="00000000" w:rsidRPr="00000000" w14:paraId="0000119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9"/>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3">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4">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5">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6">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7">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8">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9">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A">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B">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C">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D">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A3">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A4">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6">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7">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8">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9">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A">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B">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C">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D">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E">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B0">
      <w:pPr>
        <w:pStyle w:val="Heading4"/>
        <w:ind w:left="0" w:right="4" w:firstLine="0"/>
        <w:rPr>
          <w:rFonts w:ascii="Arial" w:cs="Arial" w:eastAsia="Arial" w:hAnsi="Arial"/>
        </w:rPr>
      </w:pPr>
      <w:bookmarkStart w:colFirst="0" w:colLast="0" w:name="_heading=h.3c9z6hx" w:id="191"/>
      <w:bookmarkEnd w:id="191"/>
      <w:r w:rsidDel="00000000" w:rsidR="00000000" w:rsidRPr="00000000">
        <w:rPr>
          <w:rFonts w:ascii="Arial" w:cs="Arial" w:eastAsia="Arial" w:hAnsi="Arial"/>
          <w:rtl w:val="0"/>
        </w:rPr>
        <w:t xml:space="preserve">3.1.24.4 Radius</w:t>
      </w:r>
    </w:p>
    <w:p w:rsidR="00000000" w:rsidDel="00000000" w:rsidP="00000000" w:rsidRDefault="00000000" w:rsidRPr="00000000" w14:paraId="000011B1">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B2">
      <w:pPr>
        <w:pStyle w:val="Heading4"/>
        <w:ind w:left="0" w:right="4" w:firstLine="0"/>
        <w:rPr>
          <w:rFonts w:ascii="Arial" w:cs="Arial" w:eastAsia="Arial" w:hAnsi="Arial"/>
        </w:rPr>
      </w:pPr>
      <w:bookmarkStart w:colFirst="0" w:colLast="0" w:name="_heading=h.1rf9gpq" w:id="192"/>
      <w:bookmarkEnd w:id="192"/>
      <w:r w:rsidDel="00000000" w:rsidR="00000000" w:rsidRPr="00000000">
        <w:rPr>
          <w:rFonts w:ascii="Arial" w:cs="Arial" w:eastAsia="Arial" w:hAnsi="Arial"/>
          <w:rtl w:val="0"/>
        </w:rPr>
        <w:t xml:space="preserve">3.1.24.5 Wireless Node Id</w:t>
      </w:r>
    </w:p>
    <w:p w:rsidR="00000000" w:rsidDel="00000000" w:rsidP="00000000" w:rsidRDefault="00000000" w:rsidRPr="00000000" w14:paraId="000011B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B4">
      <w:pPr>
        <w:pStyle w:val="Heading4"/>
        <w:ind w:left="0" w:right="4" w:firstLine="0"/>
        <w:rPr>
          <w:rFonts w:ascii="Arial" w:cs="Arial" w:eastAsia="Arial" w:hAnsi="Arial"/>
        </w:rPr>
      </w:pPr>
      <w:bookmarkStart w:colFirst="0" w:colLast="0" w:name="_heading=h.4bewzdj" w:id="193"/>
      <w:bookmarkEnd w:id="193"/>
      <w:r w:rsidDel="00000000" w:rsidR="00000000" w:rsidRPr="00000000">
        <w:rPr>
          <w:rFonts w:ascii="Arial" w:cs="Arial" w:eastAsia="Arial" w:hAnsi="Arial"/>
          <w:rtl w:val="0"/>
        </w:rPr>
        <w:t xml:space="preserve">3.1.24.6 MQTT SN Packet</w:t>
      </w:r>
    </w:p>
    <w:p w:rsidR="00000000" w:rsidDel="00000000" w:rsidP="00000000" w:rsidRDefault="00000000" w:rsidRPr="00000000" w14:paraId="000011B5">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B6">
      <w:pPr>
        <w:pStyle w:val="Heading3"/>
        <w:ind w:left="0" w:firstLine="0"/>
        <w:rPr/>
      </w:pPr>
      <w:bookmarkStart w:colFirst="0" w:colLast="0" w:name="_heading=h.15cqrsoyxc87" w:id="194"/>
      <w:bookmarkEnd w:id="194"/>
      <w:r w:rsidDel="00000000" w:rsidR="00000000" w:rsidRPr="00000000">
        <w:rPr>
          <w:rtl w:val="0"/>
        </w:rPr>
        <w:t xml:space="preserve">3.1.25 Protection Encapsulation</w:t>
      </w:r>
    </w:p>
    <w:p w:rsidR="00000000" w:rsidDel="00000000" w:rsidP="00000000" w:rsidRDefault="00000000" w:rsidRPr="00000000" w14:paraId="000011B7">
      <w:pPr>
        <w:pStyle w:val="Heading3"/>
        <w:keepLines w:val="1"/>
        <w:spacing w:after="77" w:before="0" w:line="259" w:lineRule="auto"/>
        <w:ind w:left="1440" w:firstLine="0"/>
        <w:rPr/>
      </w:pPr>
      <w:bookmarkStart w:colFirst="0" w:colLast="0" w:name="_heading=h.efvs1al4eeri" w:id="195"/>
      <w:bookmarkEnd w:id="195"/>
      <w:r w:rsidDel="00000000" w:rsidR="00000000" w:rsidRPr="00000000">
        <w:rPr>
          <w:rtl w:val="0"/>
        </w:rPr>
      </w:r>
    </w:p>
    <w:tbl>
      <w:tblPr>
        <w:tblStyle w:val="Table40"/>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B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B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B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B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B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B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C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C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C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C5">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C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D2">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D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1DF">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1E0">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1ED">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1F4">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1F7">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1F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1F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F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F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1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20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5">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206">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207">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213">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214">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20">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21">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2D">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2E">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3A">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3B">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47">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48">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54">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55">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61">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62">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61"/>
        </w:sdtPr>
        <w:sdtContent>
          <w:commentRangeStart w:id="53"/>
        </w:sdtContent>
      </w:sdt>
      <w:sdt>
        <w:sdtPr>
          <w:tag w:val="goog_rdk_62"/>
        </w:sdtPr>
        <w:sdtContent>
          <w:commentRangeStart w:id="54"/>
        </w:sdtContent>
      </w:sdt>
      <w:r w:rsidDel="00000000" w:rsidR="00000000" w:rsidRPr="00000000">
        <w:rPr>
          <w:rFonts w:ascii="Arial" w:cs="Arial" w:eastAsia="Arial" w:hAnsi="Arial"/>
          <w:rtl w:val="0"/>
        </w:rPr>
        <w:t xml:space="preserve"> packet is protected</w:t>
      </w:r>
      <w:commentRangeEnd w:id="53"/>
      <w:r w:rsidDel="00000000" w:rsidR="00000000" w:rsidRPr="00000000">
        <w:commentReference w:id="53"/>
      </w:r>
      <w:commentRangeEnd w:id="54"/>
      <w:r w:rsidDel="00000000" w:rsidR="00000000" w:rsidRPr="00000000">
        <w:commentReference w:id="54"/>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63">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64">
      <w:pPr>
        <w:spacing w:after="9" w:lineRule="auto"/>
        <w:ind w:left="-5" w:right="4" w:firstLine="0"/>
        <w:rPr>
          <w:rFonts w:ascii="Arial" w:cs="Arial" w:eastAsia="Arial" w:hAnsi="Arial"/>
        </w:rPr>
      </w:pPr>
      <w:sdt>
        <w:sdtPr>
          <w:tag w:val="goog_rdk_63"/>
        </w:sdtPr>
        <w:sdtContent>
          <w:commentRangeStart w:id="55"/>
        </w:sdtContent>
      </w:sdt>
      <w:sdt>
        <w:sdtPr>
          <w:tag w:val="goog_rdk_64"/>
        </w:sdtPr>
        <w:sdtContent>
          <w:commentRangeStart w:id="56"/>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55"/>
      <w:r w:rsidDel="00000000" w:rsidR="00000000" w:rsidRPr="00000000">
        <w:commentReference w:id="55"/>
      </w:r>
      <w:commentRangeEnd w:id="56"/>
      <w:r w:rsidDel="00000000" w:rsidR="00000000" w:rsidRPr="00000000">
        <w:commentReference w:id="56"/>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65">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66">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67">
      <w:pPr>
        <w:spacing w:after="9" w:lineRule="auto"/>
        <w:ind w:left="-5" w:right="4" w:firstLine="0"/>
        <w:rPr>
          <w:rFonts w:ascii="Arial" w:cs="Arial" w:eastAsia="Arial" w:hAnsi="Arial"/>
          <w:b w:val="1"/>
        </w:rPr>
      </w:pPr>
      <w:sdt>
        <w:sdtPr>
          <w:tag w:val="goog_rdk_65"/>
        </w:sdtPr>
        <w:sdtContent>
          <w:commentRangeStart w:id="57"/>
        </w:sdtContent>
      </w:sdt>
      <w:sdt>
        <w:sdtPr>
          <w:tag w:val="goog_rdk_66"/>
        </w:sdtPr>
        <w:sdtContent>
          <w:commentRangeStart w:id="58"/>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68">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69">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6A">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6B">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126C">
      <w:pPr>
        <w:pStyle w:val="Heading4"/>
        <w:ind w:left="0" w:right="4" w:firstLine="0"/>
        <w:rPr>
          <w:rFonts w:ascii="Arial" w:cs="Arial" w:eastAsia="Arial" w:hAnsi="Arial"/>
        </w:rPr>
      </w:pPr>
      <w:bookmarkStart w:colFirst="0" w:colLast="0" w:name="_heading=h.j9tutdzg8gdj" w:id="196"/>
      <w:bookmarkEnd w:id="196"/>
      <w:r w:rsidDel="00000000" w:rsidR="00000000" w:rsidRPr="00000000">
        <w:rPr>
          <w:rFonts w:ascii="Arial" w:cs="Arial" w:eastAsia="Arial" w:hAnsi="Arial"/>
          <w:rtl w:val="0"/>
        </w:rPr>
        <w:t xml:space="preserve">3.1.25.1 Length</w:t>
      </w:r>
    </w:p>
    <w:p w:rsidR="00000000" w:rsidDel="00000000" w:rsidP="00000000" w:rsidRDefault="00000000" w:rsidRPr="00000000" w14:paraId="0000126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6E">
      <w:pPr>
        <w:pStyle w:val="Heading4"/>
        <w:ind w:left="0" w:right="4" w:firstLine="0"/>
        <w:rPr>
          <w:rFonts w:ascii="Arial" w:cs="Arial" w:eastAsia="Arial" w:hAnsi="Arial"/>
        </w:rPr>
      </w:pPr>
      <w:bookmarkStart w:colFirst="0" w:colLast="0" w:name="_heading=h.8duggxbcbw2" w:id="197"/>
      <w:bookmarkEnd w:id="197"/>
      <w:r w:rsidDel="00000000" w:rsidR="00000000" w:rsidRPr="00000000">
        <w:rPr>
          <w:rFonts w:ascii="Arial" w:cs="Arial" w:eastAsia="Arial" w:hAnsi="Arial"/>
          <w:rtl w:val="0"/>
        </w:rPr>
        <w:t xml:space="preserve">3.1.25.2 Packet Type</w:t>
      </w:r>
    </w:p>
    <w:p w:rsidR="00000000" w:rsidDel="00000000" w:rsidP="00000000" w:rsidRDefault="00000000" w:rsidRPr="00000000" w14:paraId="0000126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70">
      <w:pPr>
        <w:pStyle w:val="Heading4"/>
        <w:ind w:left="0" w:right="4" w:firstLine="0"/>
        <w:rPr>
          <w:rFonts w:ascii="Arial" w:cs="Arial" w:eastAsia="Arial" w:hAnsi="Arial"/>
        </w:rPr>
      </w:pPr>
      <w:bookmarkStart w:colFirst="0" w:colLast="0" w:name="_heading=h.g1mmf1c4lvqh" w:id="198"/>
      <w:bookmarkEnd w:id="198"/>
      <w:r w:rsidDel="00000000" w:rsidR="00000000" w:rsidRPr="00000000">
        <w:rPr>
          <w:rFonts w:ascii="Arial" w:cs="Arial" w:eastAsia="Arial" w:hAnsi="Arial"/>
          <w:rtl w:val="0"/>
        </w:rPr>
        <w:t xml:space="preserve">3.1.25.3 Protection Flags</w:t>
      </w:r>
    </w:p>
    <w:p w:rsidR="00000000" w:rsidDel="00000000" w:rsidP="00000000" w:rsidRDefault="00000000" w:rsidRPr="00000000" w14:paraId="00001271">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72">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73">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74">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75">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76">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77">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78">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79">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7A">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7B">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7C">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7D">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7E">
      <w:pPr>
        <w:numPr>
          <w:ilvl w:val="0"/>
          <w:numId w:val="25"/>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7F">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80">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81">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82">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83">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84">
      <w:pPr>
        <w:numPr>
          <w:ilvl w:val="0"/>
          <w:numId w:val="56"/>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85">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86">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87">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88">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89">
      <w:pPr>
        <w:pStyle w:val="Heading4"/>
        <w:ind w:left="0" w:right="4" w:firstLine="0"/>
        <w:rPr>
          <w:rFonts w:ascii="Arial" w:cs="Arial" w:eastAsia="Arial" w:hAnsi="Arial"/>
        </w:rPr>
      </w:pPr>
      <w:bookmarkStart w:colFirst="0" w:colLast="0" w:name="_heading=h.m1zk7agco355" w:id="199"/>
      <w:bookmarkEnd w:id="199"/>
      <w:r w:rsidDel="00000000" w:rsidR="00000000" w:rsidRPr="00000000">
        <w:rPr>
          <w:rFonts w:ascii="Arial" w:cs="Arial" w:eastAsia="Arial" w:hAnsi="Arial"/>
          <w:rtl w:val="0"/>
        </w:rPr>
        <w:t xml:space="preserve">3.1.25.4 Protection Scheme</w:t>
      </w:r>
    </w:p>
    <w:p w:rsidR="00000000" w:rsidDel="00000000" w:rsidP="00000000" w:rsidRDefault="00000000" w:rsidRPr="00000000" w14:paraId="0000128A">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8B">
      <w:pPr>
        <w:spacing w:after="307" w:lineRule="auto"/>
        <w:ind w:left="-15" w:right="4" w:firstLine="0"/>
        <w:rPr>
          <w:rFonts w:ascii="Arial" w:cs="Arial" w:eastAsia="Arial" w:hAnsi="Arial"/>
        </w:rPr>
      </w:pPr>
      <w:r w:rsidDel="00000000" w:rsidR="00000000" w:rsidRPr="00000000">
        <w:rPr>
          <w:rtl w:val="0"/>
        </w:rPr>
      </w:r>
    </w:p>
    <w:tbl>
      <w:tblPr>
        <w:tblStyle w:val="Table4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C">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D">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E">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F">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90">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1">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2">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3">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6">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7">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8">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9">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B">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C">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0">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1">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5">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6">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A">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B">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C">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D">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E">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F">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0">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4">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5">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9">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A">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E">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F">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3">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4">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8">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9">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D">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E">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2">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3">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8">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C">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D">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1">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2">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6">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7">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8">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9">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A">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B">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C">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2F0">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F1">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2F2">
      <w:pPr>
        <w:numPr>
          <w:ilvl w:val="0"/>
          <w:numId w:val="17"/>
        </w:numPr>
        <w:spacing w:after="0" w:before="0" w:lineRule="auto"/>
        <w:ind w:left="720" w:hanging="360"/>
        <w:rPr>
          <w:rFonts w:ascii="Arial" w:cs="Arial" w:eastAsia="Arial" w:hAnsi="Arial"/>
          <w:u w:val="none"/>
        </w:rPr>
      </w:pPr>
      <w:sdt>
        <w:sdtPr>
          <w:tag w:val="goog_rdk_67"/>
        </w:sdtPr>
        <w:sdtContent>
          <w:commentRangeStart w:id="59"/>
        </w:sdtContent>
      </w:sdt>
      <w:r w:rsidDel="00000000" w:rsidR="00000000" w:rsidRPr="00000000">
        <w:rPr>
          <w:rFonts w:ascii="Arial" w:cs="Arial" w:eastAsia="Arial" w:hAnsi="Arial"/>
          <w:color w:val="222222"/>
          <w:rtl w:val="0"/>
        </w:rPr>
        <w:t xml:space="preserve">Reference </w:t>
      </w:r>
      <w:hyperlink r:id="rId56">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2F3">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7">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2F4">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8">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59">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2F5">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60">
        <w:r w:rsidDel="00000000" w:rsidR="00000000" w:rsidRPr="00000000">
          <w:rPr>
            <w:rFonts w:ascii="Arial" w:cs="Arial" w:eastAsia="Arial" w:hAnsi="Arial"/>
            <w:rtl w:val="0"/>
          </w:rPr>
          <w:t xml:space="preserve"> </w:t>
        </w:r>
      </w:hyperlink>
      <w:hyperlink r:id="rId61">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62">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2F6">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2F7">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2F8">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2F9">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2FA">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12FB">
      <w:pPr>
        <w:pStyle w:val="Heading4"/>
        <w:ind w:left="0" w:right="4" w:firstLine="0"/>
        <w:rPr>
          <w:rFonts w:ascii="Roboto" w:cs="Roboto" w:eastAsia="Roboto" w:hAnsi="Roboto"/>
          <w:b w:val="1"/>
          <w:color w:val="222222"/>
          <w:sz w:val="24"/>
          <w:szCs w:val="24"/>
          <w:u w:val="single"/>
        </w:rPr>
      </w:pPr>
      <w:bookmarkStart w:colFirst="0" w:colLast="0" w:name="_heading=h.jo2d2fngx6hj" w:id="200"/>
      <w:bookmarkEnd w:id="200"/>
      <w:r w:rsidDel="00000000" w:rsidR="00000000" w:rsidRPr="00000000">
        <w:rPr>
          <w:rFonts w:ascii="Arial" w:cs="Arial" w:eastAsia="Arial" w:hAnsi="Arial"/>
          <w:rtl w:val="0"/>
        </w:rPr>
        <w:t xml:space="preserve">3.1.25.5 Sender Identifier</w:t>
      </w:r>
      <w:r w:rsidDel="00000000" w:rsidR="00000000" w:rsidRPr="00000000">
        <w:rPr>
          <w:rtl w:val="0"/>
        </w:rPr>
      </w:r>
    </w:p>
    <w:p w:rsidR="00000000" w:rsidDel="00000000" w:rsidP="00000000" w:rsidRDefault="00000000" w:rsidRPr="00000000" w14:paraId="000012FC">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2FD">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FE">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FF">
      <w:pPr>
        <w:numPr>
          <w:ilvl w:val="0"/>
          <w:numId w:val="66"/>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300">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01">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02">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303">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304">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05">
      <w:pPr>
        <w:numPr>
          <w:ilvl w:val="0"/>
          <w:numId w:val="45"/>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06">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07">
      <w:pPr>
        <w:spacing w:after="0" w:before="0" w:lineRule="auto"/>
        <w:ind w:left="720" w:firstLine="0"/>
        <w:rPr>
          <w:rFonts w:ascii="Arial" w:cs="Arial" w:eastAsia="Arial" w:hAnsi="Arial"/>
          <w:b w:val="1"/>
          <w:i w:val="1"/>
          <w:color w:val="222222"/>
          <w:u w:val="single"/>
          <w:shd w:fill="fff2cc" w:val="clear"/>
        </w:rPr>
      </w:pPr>
      <w:sdt>
        <w:sdtPr>
          <w:tag w:val="goog_rdk_68"/>
        </w:sdtPr>
        <w:sdtContent>
          <w:commentRangeStart w:id="60"/>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08">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09">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0A">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0B">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130C">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0D">
      <w:pPr>
        <w:pStyle w:val="Heading4"/>
        <w:ind w:left="0" w:right="4" w:firstLine="0"/>
        <w:rPr>
          <w:rFonts w:ascii="Arial" w:cs="Arial" w:eastAsia="Arial" w:hAnsi="Arial"/>
        </w:rPr>
      </w:pPr>
      <w:bookmarkStart w:colFirst="0" w:colLast="0" w:name="_heading=h.vjl219ghlhvi" w:id="201"/>
      <w:bookmarkEnd w:id="201"/>
      <w:r w:rsidDel="00000000" w:rsidR="00000000" w:rsidRPr="00000000">
        <w:rPr>
          <w:rFonts w:ascii="Arial" w:cs="Arial" w:eastAsia="Arial" w:hAnsi="Arial"/>
          <w:rtl w:val="0"/>
        </w:rPr>
        <w:t xml:space="preserve">3.1.25.6 Random</w:t>
      </w:r>
    </w:p>
    <w:p w:rsidR="00000000" w:rsidDel="00000000" w:rsidP="00000000" w:rsidRDefault="00000000" w:rsidRPr="00000000" w14:paraId="0000130E">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0F">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10">
      <w:pPr>
        <w:numPr>
          <w:ilvl w:val="0"/>
          <w:numId w:val="45"/>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11">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63">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64">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12">
      <w:pPr>
        <w:pStyle w:val="Heading4"/>
        <w:ind w:left="0" w:right="4" w:firstLine="0"/>
        <w:rPr>
          <w:rFonts w:ascii="Arial" w:cs="Arial" w:eastAsia="Arial" w:hAnsi="Arial"/>
        </w:rPr>
      </w:pPr>
      <w:bookmarkStart w:colFirst="0" w:colLast="0" w:name="_heading=h.q30yx1mc4rc1" w:id="202"/>
      <w:bookmarkEnd w:id="202"/>
      <w:r w:rsidDel="00000000" w:rsidR="00000000" w:rsidRPr="00000000">
        <w:rPr>
          <w:rFonts w:ascii="Arial" w:cs="Arial" w:eastAsia="Arial" w:hAnsi="Arial"/>
          <w:rtl w:val="0"/>
        </w:rPr>
        <w:t xml:space="preserve">3.1.25.7 Crypto Material</w:t>
      </w:r>
    </w:p>
    <w:p w:rsidR="00000000" w:rsidDel="00000000" w:rsidP="00000000" w:rsidRDefault="00000000" w:rsidRPr="00000000" w14:paraId="00001313">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14">
      <w:pPr>
        <w:pStyle w:val="Heading4"/>
        <w:ind w:left="0" w:right="4" w:firstLine="0"/>
        <w:rPr>
          <w:rFonts w:ascii="Roboto" w:cs="Roboto" w:eastAsia="Roboto" w:hAnsi="Roboto"/>
          <w:color w:val="222222"/>
          <w:sz w:val="24"/>
          <w:szCs w:val="24"/>
          <w:highlight w:val="white"/>
        </w:rPr>
      </w:pPr>
      <w:bookmarkStart w:colFirst="0" w:colLast="0" w:name="_heading=h.3y6o9vhqakro" w:id="203"/>
      <w:bookmarkEnd w:id="203"/>
      <w:r w:rsidDel="00000000" w:rsidR="00000000" w:rsidRPr="00000000">
        <w:rPr>
          <w:rFonts w:ascii="Arial" w:cs="Arial" w:eastAsia="Arial" w:hAnsi="Arial"/>
          <w:rtl w:val="0"/>
        </w:rPr>
        <w:t xml:space="preserve">3.1.25.8 Monotonic Counter</w:t>
      </w:r>
      <w:r w:rsidDel="00000000" w:rsidR="00000000" w:rsidRPr="00000000">
        <w:rPr>
          <w:rtl w:val="0"/>
        </w:rPr>
      </w:r>
    </w:p>
    <w:p w:rsidR="00000000" w:rsidDel="00000000" w:rsidP="00000000" w:rsidRDefault="00000000" w:rsidRPr="00000000" w14:paraId="00001315">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16">
      <w:pPr>
        <w:pStyle w:val="Heading4"/>
        <w:ind w:left="0" w:right="4" w:firstLine="0"/>
        <w:rPr>
          <w:rFonts w:ascii="Arial" w:cs="Arial" w:eastAsia="Arial" w:hAnsi="Arial"/>
          <w:color w:val="222222"/>
          <w:sz w:val="22"/>
          <w:szCs w:val="22"/>
          <w:highlight w:val="white"/>
        </w:rPr>
      </w:pPr>
      <w:bookmarkStart w:colFirst="0" w:colLast="0" w:name="_heading=h.dovnwl46a7is" w:id="204"/>
      <w:bookmarkEnd w:id="204"/>
      <w:r w:rsidDel="00000000" w:rsidR="00000000" w:rsidRPr="00000000">
        <w:rPr>
          <w:rFonts w:ascii="Arial" w:cs="Arial" w:eastAsia="Arial" w:hAnsi="Arial"/>
          <w:rtl w:val="0"/>
        </w:rPr>
        <w:t xml:space="preserve">3.1.25.9 Protected MQTT-SN Packet</w:t>
      </w:r>
      <w:r w:rsidDel="00000000" w:rsidR="00000000" w:rsidRPr="00000000">
        <w:rPr>
          <w:rtl w:val="0"/>
        </w:rPr>
      </w:r>
    </w:p>
    <w:p w:rsidR="00000000" w:rsidDel="00000000" w:rsidP="00000000" w:rsidRDefault="00000000" w:rsidRPr="00000000" w14:paraId="00001317">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18">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19">
      <w:pPr>
        <w:pStyle w:val="Heading4"/>
        <w:ind w:left="0" w:right="4" w:firstLine="0"/>
        <w:rPr>
          <w:rFonts w:ascii="Arial" w:cs="Arial" w:eastAsia="Arial" w:hAnsi="Arial"/>
        </w:rPr>
      </w:pPr>
      <w:bookmarkStart w:colFirst="0" w:colLast="0" w:name="_heading=h.j75p96o6vesm" w:id="205"/>
      <w:bookmarkEnd w:id="205"/>
      <w:r w:rsidDel="00000000" w:rsidR="00000000" w:rsidRPr="00000000">
        <w:rPr>
          <w:rFonts w:ascii="Arial" w:cs="Arial" w:eastAsia="Arial" w:hAnsi="Arial"/>
          <w:rtl w:val="0"/>
        </w:rPr>
        <w:t xml:space="preserve">3.1.25.10 Authentication Tag</w:t>
      </w:r>
    </w:p>
    <w:p w:rsidR="00000000" w:rsidDel="00000000" w:rsidP="00000000" w:rsidRDefault="00000000" w:rsidRPr="00000000" w14:paraId="0000131A">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31B">
      <w:pPr>
        <w:pStyle w:val="Heading1"/>
        <w:ind w:left="0" w:firstLine="0"/>
        <w:rPr>
          <w:rFonts w:ascii="Arial" w:cs="Arial" w:eastAsia="Arial" w:hAnsi="Arial"/>
        </w:rPr>
      </w:pPr>
      <w:bookmarkStart w:colFirst="0" w:colLast="0" w:name="_heading=h.2qk79lc" w:id="206"/>
      <w:bookmarkEnd w:id="206"/>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31C">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31D">
      <w:pPr>
        <w:pStyle w:val="Heading2"/>
        <w:keepLines w:val="1"/>
        <w:spacing w:after="64" w:before="0" w:line="259" w:lineRule="auto"/>
        <w:ind w:left="0" w:firstLine="0"/>
        <w:rPr>
          <w:rFonts w:ascii="Arial" w:cs="Arial" w:eastAsia="Arial" w:hAnsi="Arial"/>
        </w:rPr>
      </w:pPr>
      <w:bookmarkStart w:colFirst="0" w:colLast="0" w:name="_heading=h.21od6so" w:id="207"/>
      <w:bookmarkEnd w:id="207"/>
      <w:r w:rsidDel="00000000" w:rsidR="00000000" w:rsidRPr="00000000">
        <w:rPr>
          <w:rFonts w:ascii="Arial" w:cs="Arial" w:eastAsia="Arial" w:hAnsi="Arial"/>
          <w:rtl w:val="0"/>
        </w:rPr>
        <w:t xml:space="preserve">4.1 </w:t>
      </w:r>
      <w:sdt>
        <w:sdtPr>
          <w:tag w:val="goog_rdk_69"/>
        </w:sdtPr>
        <w:sdtContent>
          <w:commentRangeStart w:id="61"/>
        </w:sdtContent>
      </w:sdt>
      <w:r w:rsidDel="00000000" w:rsidR="00000000" w:rsidRPr="00000000">
        <w:rPr>
          <w:rFonts w:ascii="Arial" w:cs="Arial" w:eastAsia="Arial" w:hAnsi="Arial"/>
          <w:rtl w:val="0"/>
        </w:rPr>
        <w:t xml:space="preserve">Session state</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131E">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31F">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320">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321">
      <w:pPr>
        <w:numPr>
          <w:ilvl w:val="0"/>
          <w:numId w:val="46"/>
        </w:numPr>
        <w:spacing w:after="0" w:afterAutospacing="0" w:before="240" w:lineRule="auto"/>
        <w:ind w:left="720" w:right="0" w:hanging="360"/>
        <w:rPr>
          <w:u w:val="none"/>
        </w:rPr>
      </w:pPr>
      <w:r w:rsidDel="00000000" w:rsidR="00000000" w:rsidRPr="00000000">
        <w:rPr>
          <w:rtl w:val="0"/>
        </w:rPr>
        <w:t xml:space="preserve">QoS 1 and QoS 2 PUBLISH Packets which have been sent to the Server, but have not been completely acknowledged.</w:t>
      </w:r>
    </w:p>
    <w:p w:rsidR="00000000" w:rsidDel="00000000" w:rsidP="00000000" w:rsidRDefault="00000000" w:rsidRPr="00000000" w14:paraId="00001322">
      <w:pPr>
        <w:numPr>
          <w:ilvl w:val="0"/>
          <w:numId w:val="46"/>
        </w:numPr>
        <w:spacing w:after="240" w:before="0" w:beforeAutospacing="0" w:lineRule="auto"/>
        <w:ind w:left="720" w:right="0" w:hanging="360"/>
        <w:rPr>
          <w:u w:val="none"/>
        </w:rPr>
      </w:pPr>
      <w:r w:rsidDel="00000000" w:rsidR="00000000" w:rsidRPr="00000000">
        <w:rPr>
          <w:rtl w:val="0"/>
        </w:rPr>
        <w:t xml:space="preserve">QoS 2 PUBLISH Packets 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323">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324">
      <w:pPr>
        <w:numPr>
          <w:ilvl w:val="0"/>
          <w:numId w:val="42"/>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325">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326">
      <w:pPr>
        <w:numPr>
          <w:ilvl w:val="0"/>
          <w:numId w:val="42"/>
        </w:numPr>
        <w:spacing w:after="0" w:afterAutospacing="0" w:before="0" w:beforeAutospacing="0" w:lineRule="auto"/>
        <w:ind w:left="720" w:right="0" w:hanging="360"/>
        <w:rPr>
          <w:u w:val="none"/>
        </w:rPr>
      </w:pPr>
      <w:r w:rsidDel="00000000" w:rsidR="00000000" w:rsidRPr="00000000">
        <w:rPr>
          <w:rtl w:val="0"/>
        </w:rPr>
        <w:t xml:space="preserve">QoS 1 and QoS 2 PUBLISH Packets which have been sent to the Client, but have not been completely acknowledged.</w:t>
      </w:r>
    </w:p>
    <w:p w:rsidR="00000000" w:rsidDel="00000000" w:rsidP="00000000" w:rsidRDefault="00000000" w:rsidRPr="00000000" w14:paraId="00001327">
      <w:pPr>
        <w:numPr>
          <w:ilvl w:val="0"/>
          <w:numId w:val="42"/>
        </w:numPr>
        <w:spacing w:after="0" w:afterAutospacing="0" w:before="0" w:beforeAutospacing="0" w:lineRule="auto"/>
        <w:ind w:left="720" w:right="0" w:hanging="360"/>
        <w:rPr>
          <w:u w:val="none"/>
        </w:rPr>
      </w:pPr>
      <w:r w:rsidDel="00000000" w:rsidR="00000000" w:rsidRPr="00000000">
        <w:rPr>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1328">
      <w:pPr>
        <w:numPr>
          <w:ilvl w:val="0"/>
          <w:numId w:val="42"/>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Client, but have not been completely acknowledged.</w:t>
      </w:r>
    </w:p>
    <w:p w:rsidR="00000000" w:rsidDel="00000000" w:rsidP="00000000" w:rsidRDefault="00000000" w:rsidRPr="00000000" w14:paraId="00001329">
      <w:pPr>
        <w:numPr>
          <w:ilvl w:val="0"/>
          <w:numId w:val="42"/>
        </w:numPr>
        <w:spacing w:after="0" w:afterAutospacing="0" w:before="0" w:beforeAutospacing="0" w:lineRule="auto"/>
        <w:ind w:left="720" w:right="0" w:hanging="360"/>
        <w:rPr>
          <w:u w:val="none"/>
        </w:rPr>
      </w:pPr>
      <w:sdt>
        <w:sdtPr>
          <w:tag w:val="goog_rdk_70"/>
        </w:sdtPr>
        <w:sdtContent>
          <w:commentRangeStart w:id="62"/>
        </w:sdtContent>
      </w:sdt>
      <w:sdt>
        <w:sdtPr>
          <w:tag w:val="goog_rdk_71"/>
        </w:sdtPr>
        <w:sdtContent>
          <w:commentRangeStart w:id="63"/>
        </w:sdtContent>
      </w:sdt>
      <w:r w:rsidDel="00000000" w:rsidR="00000000" w:rsidRPr="00000000">
        <w:rPr>
          <w:rtl w:val="0"/>
        </w:rPr>
        <w:t xml:space="preserve">The Will Message</w:t>
      </w:r>
      <w:sdt>
        <w:sdtPr>
          <w:tag w:val="goog_rdk_72"/>
        </w:sdtPr>
        <w:sdtContent>
          <w:ins w:author="davide.lenzarini@u-blox.com" w:id="4" w:date="2024-03-19T17:48:32Z">
            <w:commentRangeEnd w:id="62"/>
            <w:r w:rsidDel="00000000" w:rsidR="00000000" w:rsidRPr="00000000">
              <w:commentReference w:id="62"/>
            </w:r>
            <w:commentRangeEnd w:id="63"/>
            <w:r w:rsidDel="00000000" w:rsidR="00000000" w:rsidRPr="00000000">
              <w:commentReference w:id="63"/>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32A">
      <w:pPr>
        <w:numPr>
          <w:ilvl w:val="0"/>
          <w:numId w:val="42"/>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32B">
      <w:pPr>
        <w:spacing w:after="240" w:before="240" w:lineRule="auto"/>
        <w:ind w:left="0" w:right="0" w:firstLine="0"/>
        <w:rPr/>
      </w:pPr>
      <w:r w:rsidDel="00000000" w:rsidR="00000000" w:rsidRPr="00000000">
        <w:rPr>
          <w:rtl w:val="0"/>
        </w:rPr>
        <w:t xml:space="preserve">Retained messages do not form part of the Session State in the Server, they are not deleted as a result of a Session ending.</w:t>
      </w:r>
    </w:p>
    <w:p w:rsidR="00000000" w:rsidDel="00000000" w:rsidP="00000000" w:rsidRDefault="00000000" w:rsidRPr="00000000" w14:paraId="0000132C">
      <w:pPr>
        <w:pStyle w:val="Heading3"/>
        <w:keepNext w:val="0"/>
        <w:pBdr>
          <w:top w:color="auto" w:space="0" w:sz="0" w:val="none"/>
        </w:pBdr>
        <w:spacing w:after="80" w:before="280" w:lineRule="auto"/>
        <w:ind w:left="0" w:right="0" w:firstLine="0"/>
        <w:rPr/>
      </w:pPr>
      <w:bookmarkStart w:colFirst="0" w:colLast="0" w:name="_heading=h.nasxg3iedd75" w:id="208"/>
      <w:bookmarkEnd w:id="208"/>
      <w:r w:rsidDel="00000000" w:rsidR="00000000" w:rsidRPr="00000000">
        <w:rPr>
          <w:rtl w:val="0"/>
        </w:rPr>
        <w:t xml:space="preserve">4.1.1 Storing Session State</w:t>
      </w:r>
    </w:p>
    <w:p w:rsidR="00000000" w:rsidDel="00000000" w:rsidP="00000000" w:rsidRDefault="00000000" w:rsidRPr="00000000" w14:paraId="0000132D">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32E">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2F">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r w:rsidDel="00000000" w:rsidR="00000000" w:rsidRPr="00000000">
        <w:rPr>
          <w:highlight w:val="yellow"/>
          <w:rtl w:val="0"/>
        </w:rPr>
        <w:t xml:space="preserve"> </w:t>
      </w:r>
      <w:r w:rsidDel="00000000" w:rsidR="00000000" w:rsidRPr="00000000">
        <w:rPr>
          <w:highlight w:val="yellow"/>
          <w:rtl w:val="0"/>
        </w:rPr>
        <w:t xml:space="preserve">and </w:t>
      </w:r>
      <w:sdt>
        <w:sdtPr>
          <w:tag w:val="goog_rdk_73"/>
        </w:sdtPr>
        <w:sdtContent>
          <w:commentRangeStart w:id="64"/>
        </w:sdtContent>
      </w:sdt>
      <w:r w:rsidDel="00000000" w:rsidR="00000000" w:rsidRPr="00000000">
        <w:rPr>
          <w:highlight w:val="yellow"/>
          <w:rtl w:val="0"/>
        </w:rPr>
        <w:t xml:space="preserve">the Session Expiry Interval has passed</w:t>
      </w:r>
      <w:commentRangeEnd w:id="64"/>
      <w:r w:rsidDel="00000000" w:rsidR="00000000" w:rsidRPr="00000000">
        <w:commentReference w:id="64"/>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330">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31">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332">
      <w:pPr>
        <w:pStyle w:val="Heading3"/>
        <w:keepLines w:val="1"/>
        <w:spacing w:after="64" w:before="0" w:line="259" w:lineRule="auto"/>
        <w:ind w:left="0" w:firstLine="0"/>
        <w:rPr/>
      </w:pPr>
      <w:bookmarkStart w:colFirst="0" w:colLast="0" w:name="_heading=h.434ayfz" w:id="209"/>
      <w:bookmarkEnd w:id="209"/>
      <w:r w:rsidDel="00000000" w:rsidR="00000000" w:rsidRPr="00000000">
        <w:rPr>
          <w:rtl w:val="0"/>
        </w:rPr>
        <w:t xml:space="preserve">4.1.2 Session Establishment</w:t>
      </w:r>
    </w:p>
    <w:p w:rsidR="00000000" w:rsidDel="00000000" w:rsidP="00000000" w:rsidRDefault="00000000" w:rsidRPr="00000000" w14:paraId="00001333">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334">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335">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336">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337">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5.png"/>
            <a:graphic>
              <a:graphicData uri="http://schemas.openxmlformats.org/drawingml/2006/picture">
                <pic:pic>
                  <pic:nvPicPr>
                    <pic:cNvPr id="0" name="image5.png"/>
                    <pic:cNvPicPr preferRelativeResize="0"/>
                  </pic:nvPicPr>
                  <pic:blipFill>
                    <a:blip r:embed="rId66"/>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338">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339">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3A">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3B">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33C">
      <w:pPr>
        <w:pStyle w:val="Heading2"/>
        <w:keepLines w:val="1"/>
        <w:spacing w:after="64" w:before="0" w:line="259" w:lineRule="auto"/>
        <w:ind w:left="0" w:firstLine="0"/>
        <w:rPr>
          <w:rFonts w:ascii="Arial" w:cs="Arial" w:eastAsia="Arial" w:hAnsi="Arial"/>
        </w:rPr>
      </w:pPr>
      <w:bookmarkStart w:colFirst="0" w:colLast="0" w:name="_heading=h.fc1j1f7dq6oy" w:id="210"/>
      <w:bookmarkEnd w:id="210"/>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33D">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33E">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33F">
      <w:pPr>
        <w:numPr>
          <w:ilvl w:val="0"/>
          <w:numId w:val="62"/>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340">
      <w:pPr>
        <w:numPr>
          <w:ilvl w:val="0"/>
          <w:numId w:val="62"/>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341">
      <w:pPr>
        <w:numPr>
          <w:ilvl w:val="0"/>
          <w:numId w:val="62"/>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342">
      <w:pPr>
        <w:numPr>
          <w:ilvl w:val="0"/>
          <w:numId w:val="62"/>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343">
      <w:pPr>
        <w:numPr>
          <w:ilvl w:val="0"/>
          <w:numId w:val="62"/>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344">
      <w:pPr>
        <w:numPr>
          <w:ilvl w:val="0"/>
          <w:numId w:val="62"/>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345">
      <w:pPr>
        <w:numPr>
          <w:ilvl w:val="0"/>
          <w:numId w:val="62"/>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346">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47">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348">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49">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34A">
      <w:pPr>
        <w:numPr>
          <w:ilvl w:val="0"/>
          <w:numId w:val="39"/>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4B">
      <w:pPr>
        <w:numPr>
          <w:ilvl w:val="0"/>
          <w:numId w:val="39"/>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4C">
      <w:pPr>
        <w:numPr>
          <w:ilvl w:val="0"/>
          <w:numId w:val="39"/>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4D">
      <w:pPr>
        <w:numPr>
          <w:ilvl w:val="0"/>
          <w:numId w:val="39"/>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34E">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4F">
      <w:pPr>
        <w:numPr>
          <w:ilvl w:val="0"/>
          <w:numId w:val="39"/>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350">
      <w:pPr>
        <w:numPr>
          <w:ilvl w:val="0"/>
          <w:numId w:val="39"/>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51">
      <w:pPr>
        <w:numPr>
          <w:ilvl w:val="0"/>
          <w:numId w:val="39"/>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52">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53">
      <w:pPr>
        <w:spacing w:after="240" w:before="240" w:lineRule="auto"/>
        <w:ind w:left="0" w:firstLine="0"/>
        <w:rPr>
          <w:shd w:fill="ffe599" w:val="clear"/>
        </w:rPr>
      </w:pPr>
      <w:r w:rsidDel="00000000" w:rsidR="00000000" w:rsidRPr="00000000">
        <w:rPr>
          <w:shd w:fill="ffe599" w:val="clear"/>
          <w:rtl w:val="0"/>
        </w:rPr>
        <w:t xml:space="preserve">Both </w:t>
      </w:r>
      <w:sdt>
        <w:sdtPr>
          <w:tag w:val="goog_rdk_74"/>
        </w:sdtPr>
        <w:sdtContent>
          <w:commentRangeStart w:id="65"/>
        </w:sdtContent>
      </w:sdt>
      <w:sdt>
        <w:sdtPr>
          <w:tag w:val="goog_rdk_75"/>
        </w:sdtPr>
        <w:sdtContent>
          <w:commentRangeStart w:id="66"/>
        </w:sdtContent>
      </w:sdt>
      <w:r w:rsidDel="00000000" w:rsidR="00000000" w:rsidRPr="00000000">
        <w:rPr>
          <w:shd w:fill="ffe599" w:val="clear"/>
          <w:rtl w:val="0"/>
        </w:rPr>
        <w:t xml:space="preserve">TCP and UDP ports 1883 and 8883 are registered with IANA for MQTT and secure communication respectively.</w:t>
      </w:r>
      <w:commentRangeEnd w:id="65"/>
      <w:r w:rsidDel="00000000" w:rsidR="00000000" w:rsidRPr="00000000">
        <w:commentReference w:id="65"/>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135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55">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56">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57">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58">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59">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5A">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5B">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5C">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5D">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5E">
      <w:pPr>
        <w:pStyle w:val="Heading2"/>
        <w:keepLines w:val="1"/>
        <w:spacing w:after="64" w:before="0" w:line="259" w:lineRule="auto"/>
        <w:ind w:left="0" w:firstLine="0"/>
        <w:rPr>
          <w:rFonts w:ascii="Arial" w:cs="Arial" w:eastAsia="Arial" w:hAnsi="Arial"/>
        </w:rPr>
      </w:pPr>
      <w:bookmarkStart w:colFirst="0" w:colLast="0" w:name="_heading=h.2i9l8ns" w:id="211"/>
      <w:bookmarkEnd w:id="211"/>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5F">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60">
      <w:pPr>
        <w:pStyle w:val="Heading3"/>
        <w:ind w:left="0" w:firstLine="0"/>
        <w:rPr/>
      </w:pPr>
      <w:bookmarkStart w:colFirst="0" w:colLast="0" w:name="_heading=h.be76rdrlcegt" w:id="212"/>
      <w:bookmarkEnd w:id="212"/>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61">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62">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63">
      <w:pPr>
        <w:numPr>
          <w:ilvl w:val="0"/>
          <w:numId w:val="19"/>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64">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65">
      <w:pPr>
        <w:numPr>
          <w:ilvl w:val="0"/>
          <w:numId w:val="1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66">
      <w:pPr>
        <w:numPr>
          <w:ilvl w:val="0"/>
          <w:numId w:val="1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67">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68">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69">
      <w:pPr>
        <w:pStyle w:val="Heading3"/>
        <w:ind w:left="0" w:firstLine="0"/>
        <w:rPr>
          <w:rFonts w:ascii="Arial" w:cs="Arial" w:eastAsia="Arial" w:hAnsi="Arial"/>
        </w:rPr>
      </w:pPr>
      <w:bookmarkStart w:colFirst="0" w:colLast="0" w:name="_heading=h.xevivl" w:id="213"/>
      <w:bookmarkEnd w:id="213"/>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6A">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6B">
      <w:pPr>
        <w:rPr>
          <w:rFonts w:ascii="Arial" w:cs="Arial" w:eastAsia="Arial" w:hAnsi="Arial"/>
        </w:rPr>
      </w:pPr>
      <w:bookmarkStart w:colFirst="0" w:colLast="0" w:name="_heading=h.3hej1je" w:id="214"/>
      <w:bookmarkEnd w:id="214"/>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6C">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6D">
      <w:pPr>
        <w:rPr>
          <w:rFonts w:ascii="Arial" w:cs="Arial" w:eastAsia="Arial" w:hAnsi="Arial"/>
        </w:rPr>
      </w:pPr>
      <w:bookmarkStart w:colFirst="0" w:colLast="0" w:name="_heading=h.1wjtbr7" w:id="215"/>
      <w:bookmarkEnd w:id="215"/>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6E">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6F">
      <w:pPr>
        <w:ind w:left="720" w:firstLine="0"/>
        <w:rPr>
          <w:rFonts w:ascii="Arial" w:cs="Arial" w:eastAsia="Arial" w:hAnsi="Arial"/>
        </w:rPr>
      </w:pPr>
      <w:bookmarkStart w:colFirst="0" w:colLast="0" w:name="_heading=h.4gjguf0" w:id="216"/>
      <w:bookmarkEnd w:id="216"/>
      <w:r w:rsidDel="00000000" w:rsidR="00000000" w:rsidRPr="00000000">
        <w:rPr>
          <w:rtl w:val="0"/>
        </w:rPr>
      </w:r>
    </w:p>
    <w:tbl>
      <w:tblPr>
        <w:tblStyle w:val="Table4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70">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71">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72">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73">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7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5">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7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7">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78">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79">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B">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7C">
      <w:pPr>
        <w:rPr/>
      </w:pPr>
      <w:sdt>
        <w:sdtPr>
          <w:tag w:val="goog_rdk_76"/>
        </w:sdtPr>
        <w:sdtContent>
          <w:commentRangeStart w:id="67"/>
        </w:sdtContent>
      </w:sdt>
      <w:r w:rsidDel="00000000" w:rsidR="00000000" w:rsidRPr="00000000">
        <w:rPr>
          <w:rtl w:val="0"/>
        </w:rPr>
      </w:r>
    </w:p>
    <w:p w:rsidR="00000000" w:rsidDel="00000000" w:rsidP="00000000" w:rsidRDefault="00000000" w:rsidRPr="00000000" w14:paraId="0000137D">
      <w:pPr>
        <w:pStyle w:val="Heading3"/>
        <w:ind w:left="0" w:firstLine="0"/>
        <w:rPr>
          <w:rFonts w:ascii="Arial" w:cs="Arial" w:eastAsia="Arial" w:hAnsi="Arial"/>
        </w:rPr>
      </w:pPr>
      <w:bookmarkStart w:colFirst="0" w:colLast="0" w:name="_heading=h.1au1eum" w:id="217"/>
      <w:bookmarkEnd w:id="217"/>
      <w:commentRangeEnd w:id="67"/>
      <w:r w:rsidDel="00000000" w:rsidR="00000000" w:rsidRPr="00000000">
        <w:commentReference w:id="67"/>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7E">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7F">
      <w:pPr>
        <w:rPr>
          <w:rFonts w:ascii="Arial" w:cs="Arial" w:eastAsia="Arial" w:hAnsi="Arial"/>
        </w:rPr>
      </w:pPr>
      <w:bookmarkStart w:colFirst="0" w:colLast="0" w:name="_heading=h.3utoxif" w:id="218"/>
      <w:bookmarkEnd w:id="218"/>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80">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p w:rsidR="00000000" w:rsidDel="00000000" w:rsidP="00000000" w:rsidRDefault="00000000" w:rsidRPr="00000000" w14:paraId="00001381">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77"/>
        </w:sdtPr>
        <w:sdtContent>
          <w:commentRangeStart w:id="68"/>
        </w:sdtContent>
      </w:sdt>
      <w:sdt>
        <w:sdtPr>
          <w:tag w:val="goog_rdk_78"/>
        </w:sdtPr>
        <w:sdtContent>
          <w:commentRangeStart w:id="69"/>
        </w:sdtContent>
      </w:sdt>
      <w:r w:rsidDel="00000000" w:rsidR="00000000" w:rsidRPr="00000000">
        <w:rPr>
          <w:rFonts w:ascii="Arial" w:cs="Arial" w:eastAsia="Arial" w:hAnsi="Arial"/>
          <w:highlight w:val="yellow"/>
          <w:rtl w:val="0"/>
        </w:rPr>
        <w:t xml:space="preserve">and DUP flag set to 0</w:t>
      </w:r>
      <w:commentRangeEnd w:id="68"/>
      <w:r w:rsidDel="00000000" w:rsidR="00000000" w:rsidRPr="00000000">
        <w:commentReference w:id="68"/>
      </w:r>
      <w:commentRangeEnd w:id="69"/>
      <w:r w:rsidDel="00000000" w:rsidR="00000000" w:rsidRPr="00000000">
        <w:commentReference w:id="69"/>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p>
    <w:p w:rsidR="00000000" w:rsidDel="00000000" w:rsidP="00000000" w:rsidRDefault="00000000" w:rsidRPr="00000000" w14:paraId="00001382">
      <w:pPr>
        <w:numPr>
          <w:ilvl w:val="0"/>
          <w:numId w:val="52"/>
        </w:numPr>
        <w:ind w:left="780" w:hanging="360"/>
        <w:rPr>
          <w:rFonts w:ascii="Arial" w:cs="Arial" w:eastAsia="Arial" w:hAnsi="Arial"/>
          <w:color w:val="ff0000"/>
          <w:u w:val="none"/>
        </w:rPr>
      </w:pPr>
      <w:r w:rsidDel="00000000" w:rsidR="00000000" w:rsidRPr="00000000">
        <w:rPr>
          <w:rFonts w:ascii="Arial" w:cs="Arial" w:eastAsia="Arial" w:hAnsi="Arial"/>
          <w:color w:val="ff0000"/>
          <w:rtl w:val="0"/>
        </w:rPr>
        <w:t xml:space="preserve">The DUP flag must be set to 0 the first time the PUBLISH QoS 1 </w:t>
      </w:r>
    </w:p>
    <w:p w:rsidR="00000000" w:rsidDel="00000000" w:rsidP="00000000" w:rsidRDefault="00000000" w:rsidRPr="00000000" w14:paraId="00001383">
      <w:pPr>
        <w:numPr>
          <w:ilvl w:val="0"/>
          <w:numId w:val="52"/>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84">
      <w:pPr>
        <w:rPr>
          <w:rFonts w:ascii="Arial" w:cs="Arial" w:eastAsia="Arial" w:hAnsi="Arial"/>
          <w:highlight w:val="yellow"/>
        </w:rPr>
      </w:pPr>
      <w:bookmarkStart w:colFirst="0" w:colLast="0" w:name="_heading=h.29yz7q8" w:id="219"/>
      <w:bookmarkEnd w:id="219"/>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85">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79"/>
        </w:sdtPr>
        <w:sdtContent>
          <w:commentRangeStart w:id="70"/>
        </w:sdtContent>
      </w:sdt>
      <w:r w:rsidDel="00000000" w:rsidR="00000000" w:rsidRPr="00000000">
        <w:rPr>
          <w:rFonts w:ascii="Arial" w:cs="Arial" w:eastAsia="Arial" w:hAnsi="Arial"/>
          <w:b w:val="1"/>
          <w:highlight w:val="yellow"/>
          <w:rtl w:val="0"/>
        </w:rPr>
        <w:t xml:space="preserve">At any given time a sender </w:t>
      </w:r>
      <w:sdt>
        <w:sdtPr>
          <w:tag w:val="goog_rdk_80"/>
        </w:sdtPr>
        <w:sdtContent>
          <w:commentRangeStart w:id="71"/>
        </w:sdtContent>
      </w:sdt>
      <w:r w:rsidDel="00000000" w:rsidR="00000000" w:rsidRPr="00000000">
        <w:rPr>
          <w:rFonts w:ascii="Arial" w:cs="Arial" w:eastAsia="Arial" w:hAnsi="Arial"/>
          <w:b w:val="1"/>
          <w:highlight w:val="yellow"/>
          <w:rtl w:val="0"/>
        </w:rPr>
        <w:t xml:space="preserve">must</w:t>
      </w:r>
      <w:commentRangeEnd w:id="71"/>
      <w:r w:rsidDel="00000000" w:rsidR="00000000" w:rsidRPr="00000000">
        <w:commentReference w:id="71"/>
      </w:r>
      <w:r w:rsidDel="00000000" w:rsidR="00000000" w:rsidRPr="00000000">
        <w:rPr>
          <w:rFonts w:ascii="Arial" w:cs="Arial" w:eastAsia="Arial" w:hAnsi="Arial"/>
          <w:b w:val="1"/>
          <w:highlight w:val="yellow"/>
          <w:rtl w:val="0"/>
        </w:rPr>
        <w:t xml:space="preserve"> ONLY have 1 outstanding application message in flight.</w:t>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1386">
      <w:pPr>
        <w:rPr>
          <w:rFonts w:ascii="Arial" w:cs="Arial" w:eastAsia="Arial" w:hAnsi="Arial"/>
        </w:rPr>
      </w:pPr>
      <w:bookmarkStart w:colFirst="0" w:colLast="0" w:name="_heading=h.p49hy1" w:id="220"/>
      <w:bookmarkEnd w:id="220"/>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87">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88">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89">
      <w:pPr>
        <w:ind w:left="720" w:firstLine="0"/>
        <w:rPr>
          <w:rFonts w:ascii="Arial" w:cs="Arial" w:eastAsia="Arial" w:hAnsi="Arial"/>
        </w:rPr>
      </w:pPr>
      <w:bookmarkStart w:colFirst="0" w:colLast="0" w:name="_heading=h.393x0lu" w:id="221"/>
      <w:bookmarkEnd w:id="221"/>
      <w:r w:rsidDel="00000000" w:rsidR="00000000" w:rsidRPr="00000000">
        <w:rPr>
          <w:rFonts w:ascii="Arial" w:cs="Arial" w:eastAsia="Arial" w:hAnsi="Arial"/>
          <w:rtl w:val="0"/>
        </w:rPr>
        <w:t xml:space="preserve">Figure 4.2 – QoS 1 protocol flow diagram, Informative example</w:t>
      </w:r>
    </w:p>
    <w:tbl>
      <w:tblPr>
        <w:tblStyle w:val="Table4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8A">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8B">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8C">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8D">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8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8F">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90">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91">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92">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9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5">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9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7">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98">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99">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9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B">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9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9D">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9E">
      <w:pPr>
        <w:numPr>
          <w:ilvl w:val="0"/>
          <w:numId w:val="24"/>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9F">
      <w:pPr>
        <w:pStyle w:val="Heading3"/>
        <w:ind w:left="0" w:firstLine="0"/>
        <w:rPr>
          <w:rFonts w:ascii="Arial" w:cs="Arial" w:eastAsia="Arial" w:hAnsi="Arial"/>
        </w:rPr>
      </w:pPr>
      <w:bookmarkStart w:colFirst="0" w:colLast="0" w:name="_heading=h.1o97atn" w:id="222"/>
      <w:bookmarkEnd w:id="222"/>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A0">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A1">
      <w:pPr>
        <w:rPr>
          <w:rFonts w:ascii="Arial" w:cs="Arial" w:eastAsia="Arial" w:hAnsi="Arial"/>
        </w:rPr>
      </w:pPr>
      <w:bookmarkStart w:colFirst="0" w:colLast="0" w:name="_heading=h.488uthg" w:id="223"/>
      <w:bookmarkEnd w:id="223"/>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A2">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A3">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A4">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A5">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A6">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A7">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A8">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A9">
      <w:pPr>
        <w:rPr>
          <w:rFonts w:ascii="Arial" w:cs="Arial" w:eastAsia="Arial" w:hAnsi="Arial"/>
          <w:b w:val="1"/>
          <w:color w:val="000000"/>
          <w:sz w:val="18"/>
          <w:szCs w:val="18"/>
        </w:rPr>
      </w:pPr>
      <w:bookmarkStart w:colFirst="0" w:colLast="0" w:name="_heading=h.2ne53p9" w:id="224"/>
      <w:bookmarkEnd w:id="224"/>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AA">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AB">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AC">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81"/>
        </w:sdtPr>
        <w:sdtContent>
          <w:commentRangeStart w:id="72"/>
        </w:sdtContent>
      </w:sdt>
      <w:sdt>
        <w:sdtPr>
          <w:tag w:val="goog_rdk_82"/>
        </w:sdtPr>
        <w:sdtContent>
          <w:commentRangeStart w:id="73"/>
        </w:sdtContent>
      </w:sdt>
      <w:sdt>
        <w:sdtPr>
          <w:tag w:val="goog_rdk_83"/>
        </w:sdtPr>
        <w:sdtContent>
          <w:commentRangeStart w:id="74"/>
        </w:sdtContent>
      </w:sdt>
      <w:sdt>
        <w:sdtPr>
          <w:tag w:val="goog_rdk_84"/>
        </w:sdtPr>
        <w:sdtContent>
          <w:commentRangeStart w:id="75"/>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72"/>
      <w:r w:rsidDel="00000000" w:rsidR="00000000" w:rsidRPr="00000000">
        <w:commentReference w:id="72"/>
      </w:r>
      <w:commentRangeEnd w:id="73"/>
      <w:r w:rsidDel="00000000" w:rsidR="00000000" w:rsidRPr="00000000">
        <w:commentReference w:id="73"/>
      </w:r>
      <w:commentRangeEnd w:id="74"/>
      <w:r w:rsidDel="00000000" w:rsidR="00000000" w:rsidRPr="00000000">
        <w:commentReference w:id="74"/>
      </w:r>
      <w:commentRangeEnd w:id="75"/>
      <w:r w:rsidDel="00000000" w:rsidR="00000000" w:rsidRPr="00000000">
        <w:commentReference w:id="75"/>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AD">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87"/>
      </w:sdtPr>
      <w:sdtContent>
        <w:p w:rsidR="00000000" w:rsidDel="00000000" w:rsidP="00000000" w:rsidRDefault="00000000" w:rsidRPr="00000000" w14:paraId="000013AE">
          <w:pPr>
            <w:numPr>
              <w:ilvl w:val="0"/>
              <w:numId w:val="57"/>
            </w:numPr>
            <w:ind w:left="720" w:hanging="360"/>
            <w:rPr>
              <w:rFonts w:ascii="Arial" w:cs="Arial" w:eastAsia="Arial" w:hAnsi="Arial"/>
              <w:b w:val="0"/>
              <w:color w:val="172b4d"/>
              <w:sz w:val="21"/>
              <w:szCs w:val="21"/>
              <w:highlight w:val="yellow"/>
              <w:rPrChange w:author="davide.lenzarini@u-blox.com" w:id="6"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7"/>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85"/>
            </w:sdtPr>
            <w:sdtContent>
              <w:ins w:author="davide.lenzarini@u-blox.com" w:id="5"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86"/>
            </w:sdtPr>
            <w:sdtContent>
              <w:r w:rsidDel="00000000" w:rsidR="00000000" w:rsidRPr="00000000">
                <w:rPr>
                  <w:rtl w:val="0"/>
                </w:rPr>
              </w:r>
            </w:sdtContent>
          </w:sdt>
        </w:p>
      </w:sdtContent>
    </w:sdt>
    <w:p w:rsidR="00000000" w:rsidDel="00000000" w:rsidP="00000000" w:rsidRDefault="00000000" w:rsidRPr="00000000" w14:paraId="000013AF">
      <w:pPr>
        <w:pStyle w:val="Heading2"/>
        <w:ind w:left="0" w:firstLine="0"/>
        <w:rPr/>
      </w:pPr>
      <w:bookmarkStart w:colFirst="0" w:colLast="0" w:name="_heading=h.6udnv5yl5cv5" w:id="225"/>
      <w:bookmarkEnd w:id="225"/>
      <w:r w:rsidDel="00000000" w:rsidR="00000000" w:rsidRPr="00000000">
        <w:rPr>
          <w:rtl w:val="0"/>
        </w:rPr>
        <w:t xml:space="preserve">4.4 Packet delivery retry</w:t>
      </w:r>
    </w:p>
    <w:p w:rsidR="00000000" w:rsidDel="00000000" w:rsidP="00000000" w:rsidRDefault="00000000" w:rsidRPr="00000000" w14:paraId="000013B0">
      <w:pPr>
        <w:rPr/>
      </w:pPr>
      <w:r w:rsidDel="00000000" w:rsidR="00000000" w:rsidRPr="00000000">
        <w:rPr>
          <w:rtl w:val="0"/>
        </w:rPr>
        <w:t xml:space="preserve">There are two situations when packets that require acknowledgement are resent by the sender:</w:t>
      </w:r>
    </w:p>
    <w:p w:rsidR="00000000" w:rsidDel="00000000" w:rsidP="00000000" w:rsidRDefault="00000000" w:rsidRPr="00000000" w14:paraId="000013B1">
      <w:pPr>
        <w:numPr>
          <w:ilvl w:val="0"/>
          <w:numId w:val="31"/>
        </w:numPr>
        <w:spacing w:after="0" w:afterAutospacing="0"/>
        <w:ind w:left="720" w:hanging="360"/>
        <w:rPr>
          <w:u w:val="none"/>
        </w:rPr>
      </w:pPr>
      <w:r w:rsidDel="00000000" w:rsidR="00000000" w:rsidRPr="00000000">
        <w:rPr>
          <w:rtl w:val="0"/>
        </w:rPr>
        <w:t xml:space="preserve">when a Virtual Connection ends before the acknowledgement is received by the requester (and clean start is false)</w:t>
      </w:r>
    </w:p>
    <w:p w:rsidR="00000000" w:rsidDel="00000000" w:rsidP="00000000" w:rsidRDefault="00000000" w:rsidRPr="00000000" w14:paraId="000013B2">
      <w:pPr>
        <w:numPr>
          <w:ilvl w:val="0"/>
          <w:numId w:val="31"/>
        </w:numPr>
        <w:spacing w:before="0" w:beforeAutospacing="0"/>
        <w:ind w:left="720" w:hanging="360"/>
        <w:rPr>
          <w:u w:val="none"/>
        </w:rPr>
      </w:pPr>
      <w:r w:rsidDel="00000000" w:rsidR="00000000" w:rsidRPr="00000000">
        <w:rPr>
          <w:rtl w:val="0"/>
        </w:rPr>
        <w:t xml:space="preserve">when no acknowledgment is received by the by the requester within a configured timeout period during the existence of a Virtual Connection</w:t>
      </w:r>
    </w:p>
    <w:p w:rsidR="00000000" w:rsidDel="00000000" w:rsidP="00000000" w:rsidRDefault="00000000" w:rsidRPr="00000000" w14:paraId="000013B3">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3B4">
      <w:pPr>
        <w:pStyle w:val="Heading3"/>
        <w:ind w:left="0" w:firstLine="0"/>
        <w:rPr/>
      </w:pPr>
      <w:bookmarkStart w:colFirst="0" w:colLast="0" w:name="_heading=h.kc8msbstg9e" w:id="226"/>
      <w:bookmarkEnd w:id="226"/>
      <w:r w:rsidDel="00000000" w:rsidR="00000000" w:rsidRPr="00000000">
        <w:rPr>
          <w:rtl w:val="0"/>
        </w:rPr>
        <w:t xml:space="preserve">4.4.1 Virtual Connection End</w:t>
      </w:r>
    </w:p>
    <w:p w:rsidR="00000000" w:rsidDel="00000000" w:rsidP="00000000" w:rsidRDefault="00000000" w:rsidRPr="00000000" w14:paraId="000013B5">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B6">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B7">
      <w:pPr>
        <w:spacing w:after="240" w:before="240" w:lineRule="auto"/>
        <w:ind w:left="0" w:right="0" w:firstLine="0"/>
        <w:rPr/>
      </w:pPr>
      <w:sdt>
        <w:sdtPr>
          <w:tag w:val="goog_rdk_88"/>
        </w:sdtPr>
        <w:sdtContent>
          <w:commentRangeStart w:id="76"/>
        </w:sdtContent>
      </w:sdt>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13B8">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9">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A">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B">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C">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E">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F">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1">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3">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4">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7">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8">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A">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C">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D">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E">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F">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0">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1">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2">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3">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5">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6">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8">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9">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A">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B">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C">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D">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E">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F">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0">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1">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2">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3E3">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3E4">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89"/>
        </w:sdtPr>
        <w:sdtContent>
          <w:commentRangeStart w:id="77"/>
        </w:sdtContent>
      </w:sdt>
      <w:r w:rsidDel="00000000" w:rsidR="00000000" w:rsidRPr="00000000">
        <w:rPr>
          <w:rtl w:val="0"/>
        </w:rPr>
        <w:t xml:space="preserve">he receiver does not need to complete delivery of the Application Message before sending the </w:t>
      </w:r>
      <w:sdt>
        <w:sdtPr>
          <w:tag w:val="goog_rdk_90"/>
        </w:sdtPr>
        <w:sdtContent>
          <w:commentRangeStart w:id="78"/>
        </w:sdtContent>
      </w:sdt>
      <w:r w:rsidDel="00000000" w:rsidR="00000000" w:rsidRPr="00000000">
        <w:rPr>
          <w:rtl w:val="0"/>
        </w:rPr>
        <w:t xml:space="preserve">PUBREC or</w:t>
      </w:r>
      <w:commentRangeEnd w:id="78"/>
      <w:r w:rsidDel="00000000" w:rsidR="00000000" w:rsidRPr="00000000">
        <w:commentReference w:id="78"/>
      </w:r>
      <w:r w:rsidDel="00000000" w:rsidR="00000000" w:rsidRPr="00000000">
        <w:rPr>
          <w:rtl w:val="0"/>
        </w:rPr>
        <w:t xml:space="preserve"> PUBCOMP.</w:t>
      </w:r>
      <w:commentRangeEnd w:id="77"/>
      <w:r w:rsidDel="00000000" w:rsidR="00000000" w:rsidRPr="00000000">
        <w:commentReference w:id="77"/>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3E5">
      <w:pPr>
        <w:pStyle w:val="Heading3"/>
        <w:keepLines w:val="1"/>
        <w:spacing w:after="64" w:before="0" w:line="259" w:lineRule="auto"/>
        <w:ind w:left="0" w:firstLine="0"/>
        <w:rPr/>
      </w:pPr>
      <w:bookmarkStart w:colFirst="0" w:colLast="0" w:name="_heading=h.17nz8yj" w:id="227"/>
      <w:bookmarkEnd w:id="227"/>
      <w:r w:rsidDel="00000000" w:rsidR="00000000" w:rsidRPr="00000000">
        <w:rPr>
          <w:rtl w:val="0"/>
        </w:rPr>
        <w:t xml:space="preserve">4.4.1 Unacknowledged Packets</w:t>
      </w:r>
    </w:p>
    <w:p w:rsidR="00000000" w:rsidDel="00000000" w:rsidP="00000000" w:rsidRDefault="00000000" w:rsidRPr="00000000" w14:paraId="000013E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3E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91"/>
        </w:sdtPr>
        <w:sdtContent>
          <w:commentRangeStart w:id="79"/>
        </w:sdtContent>
      </w:sdt>
      <w:r w:rsidDel="00000000" w:rsidR="00000000" w:rsidRPr="00000000">
        <w:rPr>
          <w:rFonts w:ascii="Arial" w:cs="Arial" w:eastAsia="Arial" w:hAnsi="Arial"/>
          <w:highlight w:val="yellow"/>
          <w:rtl w:val="0"/>
        </w:rPr>
        <w:t xml:space="preserve">Packets</w:t>
      </w:r>
      <w:commentRangeEnd w:id="79"/>
      <w:r w:rsidDel="00000000" w:rsidR="00000000" w:rsidRPr="00000000">
        <w:commentReference w:id="79"/>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E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92"/>
        </w:sdtPr>
        <w:sdtContent>
          <w:commentRangeStart w:id="80"/>
        </w:sdtContent>
      </w:sdt>
      <w:r w:rsidDel="00000000" w:rsidR="00000000" w:rsidRPr="00000000">
        <w:rPr>
          <w:rFonts w:ascii="Arial" w:cs="Arial" w:eastAsia="Arial" w:hAnsi="Arial"/>
          <w:highlight w:val="yellow"/>
          <w:rtl w:val="0"/>
        </w:rPr>
        <w:t xml:space="preserve">Packets</w:t>
      </w:r>
      <w:commentRangeEnd w:id="80"/>
      <w:r w:rsidDel="00000000" w:rsidR="00000000" w:rsidRPr="00000000">
        <w:commentReference w:id="80"/>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E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E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93"/>
        </w:sdtPr>
        <w:sdtContent>
          <w:commentRangeStart w:id="81"/>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13E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3E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3E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3E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E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3F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94"/>
        </w:sdtPr>
        <w:sdtContent>
          <w:commentRangeStart w:id="82"/>
        </w:sdtContent>
      </w:sdt>
      <w:r w:rsidDel="00000000" w:rsidR="00000000" w:rsidRPr="00000000">
        <w:rPr>
          <w:rFonts w:ascii="Arial" w:cs="Arial" w:eastAsia="Arial" w:hAnsi="Arial"/>
          <w:rtl w:val="0"/>
        </w:rPr>
        <w:t xml:space="preserve">also </w:t>
      </w:r>
      <w:commentRangeEnd w:id="82"/>
      <w:r w:rsidDel="00000000" w:rsidR="00000000" w:rsidRPr="00000000">
        <w:commentReference w:id="82"/>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3F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F2">
      <w:pPr>
        <w:pStyle w:val="Heading2"/>
        <w:ind w:left="0" w:firstLine="0"/>
        <w:rPr/>
      </w:pPr>
      <w:bookmarkStart w:colFirst="0" w:colLast="0" w:name="_heading=h.xoc2pfhnyfst" w:id="228"/>
      <w:bookmarkEnd w:id="228"/>
      <w:r w:rsidDel="00000000" w:rsidR="00000000" w:rsidRPr="00000000">
        <w:rPr>
          <w:rtl w:val="0"/>
        </w:rPr>
        <w:t xml:space="preserve">4.5 Application Message receipt</w:t>
      </w:r>
    </w:p>
    <w:p w:rsidR="00000000" w:rsidDel="00000000" w:rsidP="00000000" w:rsidRDefault="00000000" w:rsidRPr="00000000" w14:paraId="000013F3">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3F4">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3F5">
      <w:pPr>
        <w:pStyle w:val="Heading2"/>
        <w:ind w:left="0" w:firstLine="0"/>
        <w:rPr/>
      </w:pPr>
      <w:bookmarkStart w:colFirst="0" w:colLast="0" w:name="_heading=h.rrfw7sclv8s" w:id="229"/>
      <w:bookmarkEnd w:id="229"/>
      <w:r w:rsidDel="00000000" w:rsidR="00000000" w:rsidRPr="00000000">
        <w:rPr>
          <w:rtl w:val="0"/>
        </w:rPr>
        <w:t xml:space="preserve">4.6 Application Message ordering</w:t>
      </w:r>
    </w:p>
    <w:p w:rsidR="00000000" w:rsidDel="00000000" w:rsidP="00000000" w:rsidRDefault="00000000" w:rsidRPr="00000000" w14:paraId="000013F6">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3F7">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3F8">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F9">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3FA">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3FB">
      <w:pPr>
        <w:pStyle w:val="Heading2"/>
        <w:keepNext w:val="0"/>
        <w:spacing w:after="80" w:before="360" w:lineRule="auto"/>
        <w:ind w:left="0" w:right="990" w:firstLine="0"/>
        <w:rPr/>
      </w:pPr>
      <w:bookmarkStart w:colFirst="0" w:colLast="0" w:name="_heading=h.g7vjj8m1vj3z" w:id="230"/>
      <w:bookmarkEnd w:id="230"/>
      <w:r w:rsidDel="00000000" w:rsidR="00000000" w:rsidRPr="00000000">
        <w:rPr>
          <w:rtl w:val="0"/>
        </w:rPr>
        <w:t xml:space="preserve">4.7 Topic Names and Topic Filters</w:t>
      </w:r>
    </w:p>
    <w:p w:rsidR="00000000" w:rsidDel="00000000" w:rsidP="00000000" w:rsidRDefault="00000000" w:rsidRPr="00000000" w14:paraId="000013FC">
      <w:pPr>
        <w:pStyle w:val="Heading3"/>
        <w:ind w:left="0" w:firstLine="0"/>
        <w:rPr/>
      </w:pPr>
      <w:bookmarkStart w:colFirst="0" w:colLast="0" w:name="_heading=h.q0s32id4lv9p" w:id="231"/>
      <w:bookmarkEnd w:id="231"/>
      <w:r w:rsidDel="00000000" w:rsidR="00000000" w:rsidRPr="00000000">
        <w:rPr>
          <w:rtl w:val="0"/>
        </w:rPr>
        <w:t xml:space="preserve">4.7.1 Topic wildcards</w:t>
      </w:r>
    </w:p>
    <w:p w:rsidR="00000000" w:rsidDel="00000000" w:rsidP="00000000" w:rsidRDefault="00000000" w:rsidRPr="00000000" w14:paraId="000013FD">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3FE">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3FF">
      <w:pPr>
        <w:spacing w:after="240" w:before="240" w:lineRule="auto"/>
        <w:rPr>
          <w:rFonts w:ascii="Arial" w:cs="Arial" w:eastAsia="Arial" w:hAnsi="Arial"/>
        </w:rPr>
      </w:pPr>
      <w:sdt>
        <w:sdtPr>
          <w:tag w:val="goog_rdk_95"/>
        </w:sdtPr>
        <w:sdtContent>
          <w:commentRangeStart w:id="83"/>
        </w:sdtContent>
      </w:sdt>
      <w:sdt>
        <w:sdtPr>
          <w:tag w:val="goog_rdk_96"/>
        </w:sdtPr>
        <w:sdtContent>
          <w:commentRangeStart w:id="84"/>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83"/>
      <w:r w:rsidDel="00000000" w:rsidR="00000000" w:rsidRPr="00000000">
        <w:commentReference w:id="83"/>
      </w:r>
      <w:commentRangeEnd w:id="84"/>
      <w:r w:rsidDel="00000000" w:rsidR="00000000" w:rsidRPr="00000000">
        <w:commentReference w:id="84"/>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400">
      <w:pPr>
        <w:pStyle w:val="Heading4"/>
        <w:ind w:left="0" w:firstLine="0"/>
        <w:rPr/>
      </w:pPr>
      <w:bookmarkStart w:colFirst="0" w:colLast="0" w:name="_heading=h.3kbulner4ob4" w:id="232"/>
      <w:bookmarkEnd w:id="232"/>
      <w:r w:rsidDel="00000000" w:rsidR="00000000" w:rsidRPr="00000000">
        <w:rPr>
          <w:rtl w:val="0"/>
        </w:rPr>
        <w:t xml:space="preserve">4.7.1.1 Topic level separator</w:t>
      </w:r>
    </w:p>
    <w:p w:rsidR="00000000" w:rsidDel="00000000" w:rsidP="00000000" w:rsidRDefault="00000000" w:rsidRPr="00000000" w14:paraId="00001401">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402">
      <w:pPr>
        <w:pStyle w:val="Heading4"/>
        <w:ind w:left="0" w:firstLine="0"/>
        <w:rPr/>
      </w:pPr>
      <w:bookmarkStart w:colFirst="0" w:colLast="0" w:name="_heading=h.ychcrpqsu69r" w:id="233"/>
      <w:bookmarkEnd w:id="233"/>
      <w:r w:rsidDel="00000000" w:rsidR="00000000" w:rsidRPr="00000000">
        <w:rPr>
          <w:rtl w:val="0"/>
        </w:rPr>
        <w:t xml:space="preserve">4.7.1.2 Multi-level wildcard</w:t>
      </w:r>
    </w:p>
    <w:p w:rsidR="00000000" w:rsidDel="00000000" w:rsidP="00000000" w:rsidRDefault="00000000" w:rsidRPr="00000000" w14:paraId="00001403">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404">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05">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1406">
      <w:pPr>
        <w:numPr>
          <w:ilvl w:val="0"/>
          <w:numId w:val="14"/>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407">
      <w:pPr>
        <w:numPr>
          <w:ilvl w:val="0"/>
          <w:numId w:val="14"/>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408">
      <w:pPr>
        <w:numPr>
          <w:ilvl w:val="0"/>
          <w:numId w:val="14"/>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409">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0A">
      <w:pPr>
        <w:numPr>
          <w:ilvl w:val="0"/>
          <w:numId w:val="32"/>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40B">
      <w:pPr>
        <w:numPr>
          <w:ilvl w:val="0"/>
          <w:numId w:val="32"/>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40C">
      <w:pPr>
        <w:numPr>
          <w:ilvl w:val="0"/>
          <w:numId w:val="32"/>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40D">
      <w:pPr>
        <w:numPr>
          <w:ilvl w:val="0"/>
          <w:numId w:val="32"/>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40E">
      <w:pPr>
        <w:numPr>
          <w:ilvl w:val="0"/>
          <w:numId w:val="32"/>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40F">
      <w:pPr>
        <w:pStyle w:val="Heading4"/>
        <w:ind w:left="0" w:firstLine="0"/>
        <w:rPr/>
      </w:pPr>
      <w:bookmarkStart w:colFirst="0" w:colLast="0" w:name="_heading=h.x4yye38w41vd" w:id="234"/>
      <w:bookmarkEnd w:id="234"/>
      <w:r w:rsidDel="00000000" w:rsidR="00000000" w:rsidRPr="00000000">
        <w:rPr>
          <w:rtl w:val="0"/>
        </w:rPr>
        <w:t xml:space="preserve">4.7.1.3 Single-level wildcard</w:t>
      </w:r>
    </w:p>
    <w:p w:rsidR="00000000" w:rsidDel="00000000" w:rsidP="00000000" w:rsidRDefault="00000000" w:rsidRPr="00000000" w14:paraId="00001410">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411">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412">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3">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414">
      <w:pPr>
        <w:numPr>
          <w:ilvl w:val="0"/>
          <w:numId w:val="23"/>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415">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416">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417">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418">
      <w:pPr>
        <w:numPr>
          <w:ilvl w:val="0"/>
          <w:numId w:val="23"/>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419">
      <w:pPr>
        <w:pStyle w:val="Heading3"/>
        <w:ind w:left="0" w:firstLine="0"/>
        <w:rPr/>
      </w:pPr>
      <w:bookmarkStart w:colFirst="0" w:colLast="0" w:name="_heading=h.p61p07rh2x26" w:id="235"/>
      <w:bookmarkEnd w:id="235"/>
      <w:r w:rsidDel="00000000" w:rsidR="00000000" w:rsidRPr="00000000">
        <w:rPr>
          <w:rtl w:val="0"/>
        </w:rPr>
        <w:t xml:space="preserve">4.7.2  Topics beginning with $</w:t>
      </w:r>
    </w:p>
    <w:p w:rsidR="00000000" w:rsidDel="00000000" w:rsidP="00000000" w:rsidRDefault="00000000" w:rsidRPr="00000000" w14:paraId="0000141A">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41B">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C">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41D">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41E">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F">
      <w:pPr>
        <w:numPr>
          <w:ilvl w:val="0"/>
          <w:numId w:val="18"/>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420">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421">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422">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423">
      <w:pPr>
        <w:numPr>
          <w:ilvl w:val="0"/>
          <w:numId w:val="18"/>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424">
      <w:pPr>
        <w:pStyle w:val="Heading3"/>
        <w:ind w:left="0" w:firstLine="0"/>
        <w:rPr/>
      </w:pPr>
      <w:bookmarkStart w:colFirst="0" w:colLast="0" w:name="_heading=h.rvcur5x0am" w:id="236"/>
      <w:bookmarkEnd w:id="236"/>
      <w:r w:rsidDel="00000000" w:rsidR="00000000" w:rsidRPr="00000000">
        <w:rPr>
          <w:rtl w:val="0"/>
        </w:rPr>
        <w:t xml:space="preserve">4.7.3 Topic semantic and usage</w:t>
      </w:r>
    </w:p>
    <w:p w:rsidR="00000000" w:rsidDel="00000000" w:rsidP="00000000" w:rsidRDefault="00000000" w:rsidRPr="00000000" w14:paraId="00001425">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426">
      <w:pPr>
        <w:numPr>
          <w:ilvl w:val="0"/>
          <w:numId w:val="51"/>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427">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428">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429">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42A">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42B">
      <w:pPr>
        <w:numPr>
          <w:ilvl w:val="0"/>
          <w:numId w:val="51"/>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67">
        <w:r w:rsidDel="00000000" w:rsidR="00000000" w:rsidRPr="00000000">
          <w:rPr>
            <w:rFonts w:ascii="Arial" w:cs="Arial" w:eastAsia="Arial" w:hAnsi="Arial"/>
            <w:rtl w:val="0"/>
          </w:rPr>
          <w:t xml:space="preserve"> </w:t>
        </w:r>
      </w:hyperlink>
      <w:hyperlink r:id="rId68">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42C">
      <w:pPr>
        <w:numPr>
          <w:ilvl w:val="0"/>
          <w:numId w:val="51"/>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42D">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42E">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42F">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0">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431">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2">
      <w:pPr>
        <w:numPr>
          <w:ilvl w:val="0"/>
          <w:numId w:val="38"/>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433">
      <w:pPr>
        <w:numPr>
          <w:ilvl w:val="0"/>
          <w:numId w:val="38"/>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434">
      <w:pPr>
        <w:numPr>
          <w:ilvl w:val="0"/>
          <w:numId w:val="38"/>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435">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436">
      <w:pPr>
        <w:pStyle w:val="Heading2"/>
        <w:ind w:left="0" w:firstLine="0"/>
        <w:rPr/>
      </w:pPr>
      <w:bookmarkStart w:colFirst="0" w:colLast="0" w:name="_heading=h.zh9mgr3i86c2" w:id="237"/>
      <w:bookmarkEnd w:id="237"/>
      <w:r w:rsidDel="00000000" w:rsidR="00000000" w:rsidRPr="00000000">
        <w:rPr>
          <w:rtl w:val="0"/>
        </w:rPr>
        <w:t xml:space="preserve">4.8 Subscriptions</w:t>
      </w:r>
    </w:p>
    <w:p w:rsidR="00000000" w:rsidDel="00000000" w:rsidP="00000000" w:rsidRDefault="00000000" w:rsidRPr="00000000" w14:paraId="00001437">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438">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439">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43A">
      <w:pPr>
        <w:pStyle w:val="Heading2"/>
        <w:spacing w:after="80" w:before="360" w:lineRule="auto"/>
        <w:ind w:left="0" w:firstLine="0"/>
        <w:rPr/>
      </w:pPr>
      <w:bookmarkStart w:colFirst="0" w:colLast="0" w:name="_heading=h.bfojn6tjnvgm" w:id="238"/>
      <w:bookmarkEnd w:id="238"/>
      <w:r w:rsidDel="00000000" w:rsidR="00000000" w:rsidRPr="00000000">
        <w:rPr>
          <w:rtl w:val="0"/>
        </w:rPr>
        <w:t xml:space="preserve">4.9 Flow Control</w:t>
      </w:r>
    </w:p>
    <w:p w:rsidR="00000000" w:rsidDel="00000000" w:rsidP="00000000" w:rsidRDefault="00000000" w:rsidRPr="00000000" w14:paraId="0000143B">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which need acknowledgement and are included in this constraint are:</w:t>
      </w:r>
    </w:p>
    <w:p w:rsidR="00000000" w:rsidDel="00000000" w:rsidP="00000000" w:rsidRDefault="00000000" w:rsidRPr="00000000" w14:paraId="0000143C">
      <w:pPr>
        <w:numPr>
          <w:ilvl w:val="0"/>
          <w:numId w:val="47"/>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43D">
      <w:pPr>
        <w:numPr>
          <w:ilvl w:val="0"/>
          <w:numId w:val="47"/>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43E">
      <w:pPr>
        <w:numPr>
          <w:ilvl w:val="0"/>
          <w:numId w:val="47"/>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43F">
      <w:pPr>
        <w:numPr>
          <w:ilvl w:val="0"/>
          <w:numId w:val="47"/>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440">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terminate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441">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1442">
      <w:pPr>
        <w:pStyle w:val="Heading2"/>
        <w:ind w:left="0" w:firstLine="0"/>
        <w:rPr/>
      </w:pPr>
      <w:bookmarkStart w:colFirst="0" w:colLast="0" w:name="_heading=h.k5nujtaz6h05" w:id="239"/>
      <w:bookmarkEnd w:id="239"/>
      <w:r w:rsidDel="00000000" w:rsidR="00000000" w:rsidRPr="00000000">
        <w:rPr>
          <w:rtl w:val="0"/>
        </w:rPr>
        <w:t xml:space="preserve">4.10 Server redirection</w:t>
      </w:r>
    </w:p>
    <w:p w:rsidR="00000000" w:rsidDel="00000000" w:rsidP="00000000" w:rsidRDefault="00000000" w:rsidRPr="00000000" w14:paraId="00001443">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444">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445">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446">
      <w:pPr>
        <w:pStyle w:val="Heading2"/>
        <w:ind w:left="0" w:firstLine="0"/>
        <w:rPr/>
      </w:pPr>
      <w:bookmarkStart w:colFirst="0" w:colLast="0" w:name="_heading=h.n3l7hni8c3ae" w:id="240"/>
      <w:bookmarkEnd w:id="240"/>
      <w:r w:rsidDel="00000000" w:rsidR="00000000" w:rsidRPr="00000000">
        <w:rPr>
          <w:rtl w:val="0"/>
        </w:rPr>
        <w:t xml:space="preserve">4.11 Enhanced authentication</w:t>
      </w:r>
    </w:p>
    <w:p w:rsidR="00000000" w:rsidDel="00000000" w:rsidP="00000000" w:rsidRDefault="00000000" w:rsidRPr="00000000" w14:paraId="00001447">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448">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449">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44A">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44B">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4C">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44D">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44E">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44F">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450">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451">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71">
        <w:r w:rsidDel="00000000" w:rsidR="00000000" w:rsidRPr="00000000">
          <w:rPr>
            <w:highlight w:val="yellow"/>
            <w:rtl w:val="0"/>
          </w:rPr>
          <w:t xml:space="preserve"> </w:t>
        </w:r>
      </w:hyperlink>
      <w:hyperlink r:id="rId72">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452">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453">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454">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55">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456">
      <w:pPr>
        <w:numPr>
          <w:ilvl w:val="0"/>
          <w:numId w:val="59"/>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457">
      <w:pPr>
        <w:numPr>
          <w:ilvl w:val="0"/>
          <w:numId w:val="59"/>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458">
      <w:pPr>
        <w:numPr>
          <w:ilvl w:val="0"/>
          <w:numId w:val="59"/>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459">
      <w:pPr>
        <w:numPr>
          <w:ilvl w:val="0"/>
          <w:numId w:val="59"/>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45A">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45B">
      <w:pPr>
        <w:numPr>
          <w:ilvl w:val="0"/>
          <w:numId w:val="2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45C">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45D">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45E">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45F">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460">
      <w:pPr>
        <w:numPr>
          <w:ilvl w:val="0"/>
          <w:numId w:val="2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461">
      <w:pPr>
        <w:pStyle w:val="Heading3"/>
        <w:ind w:left="0" w:firstLine="0"/>
        <w:rPr/>
      </w:pPr>
      <w:bookmarkStart w:colFirst="0" w:colLast="0" w:name="_heading=h.ut22r1f7l7us" w:id="241"/>
      <w:bookmarkEnd w:id="241"/>
      <w:r w:rsidDel="00000000" w:rsidR="00000000" w:rsidRPr="00000000">
        <w:rPr>
          <w:rtl w:val="0"/>
        </w:rPr>
        <w:t xml:space="preserve">4.11.1 Re-authentication</w:t>
      </w:r>
    </w:p>
    <w:p w:rsidR="00000000" w:rsidDel="00000000" w:rsidP="00000000" w:rsidRDefault="00000000" w:rsidRPr="00000000" w14:paraId="00001462">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463">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464">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73">
        <w:r w:rsidDel="00000000" w:rsidR="00000000" w:rsidRPr="00000000">
          <w:rPr>
            <w:highlight w:val="yellow"/>
            <w:rtl w:val="0"/>
          </w:rPr>
          <w:t xml:space="preserve"> </w:t>
        </w:r>
      </w:hyperlink>
      <w:hyperlink r:id="rId74">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465">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466">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67">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68">
      <w:pPr>
        <w:pStyle w:val="Heading2"/>
        <w:ind w:left="0" w:firstLine="0"/>
        <w:rPr/>
      </w:pPr>
      <w:bookmarkStart w:colFirst="0" w:colLast="0" w:name="_heading=h.v8vlgf6xm72a" w:id="242"/>
      <w:bookmarkEnd w:id="242"/>
      <w:r w:rsidDel="00000000" w:rsidR="00000000" w:rsidRPr="00000000">
        <w:rPr>
          <w:rtl w:val="0"/>
        </w:rPr>
        <w:t xml:space="preserve">4.12 Handling errors</w:t>
      </w:r>
    </w:p>
    <w:p w:rsidR="00000000" w:rsidDel="00000000" w:rsidP="00000000" w:rsidRDefault="00000000" w:rsidRPr="00000000" w14:paraId="00001469">
      <w:pPr>
        <w:pStyle w:val="Heading3"/>
        <w:ind w:left="0" w:firstLine="0"/>
        <w:rPr/>
      </w:pPr>
      <w:bookmarkStart w:colFirst="0" w:colLast="0" w:name="_heading=h.kbby30dtgah8" w:id="243"/>
      <w:bookmarkEnd w:id="243"/>
      <w:r w:rsidDel="00000000" w:rsidR="00000000" w:rsidRPr="00000000">
        <w:rPr>
          <w:rtl w:val="0"/>
        </w:rPr>
        <w:t xml:space="preserve">4.12.1 Malformed Packet and Protocol Errors</w:t>
      </w:r>
    </w:p>
    <w:p w:rsidR="00000000" w:rsidDel="00000000" w:rsidP="00000000" w:rsidRDefault="00000000" w:rsidRPr="00000000" w14:paraId="0000146A">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6B">
      <w:pPr>
        <w:numPr>
          <w:ilvl w:val="0"/>
          <w:numId w:val="41"/>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6C">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6D">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6E">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6F">
      <w:pPr>
        <w:numPr>
          <w:ilvl w:val="0"/>
          <w:numId w:val="41"/>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70">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71">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72">
      <w:pPr>
        <w:numPr>
          <w:ilvl w:val="0"/>
          <w:numId w:val="28"/>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73">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74">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75">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76">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77">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78">
      <w:pPr>
        <w:numPr>
          <w:ilvl w:val="0"/>
          <w:numId w:val="28"/>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79">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7A">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7B">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7C">
      <w:pPr>
        <w:pStyle w:val="Heading3"/>
        <w:ind w:left="0" w:firstLine="0"/>
        <w:rPr/>
      </w:pPr>
      <w:bookmarkStart w:colFirst="0" w:colLast="0" w:name="_heading=h.j0ufrffgt029" w:id="244"/>
      <w:bookmarkEnd w:id="244"/>
      <w:r w:rsidDel="00000000" w:rsidR="00000000" w:rsidRPr="00000000">
        <w:rPr>
          <w:rtl w:val="0"/>
        </w:rPr>
        <w:t xml:space="preserve">4.12.2 Other errors</w:t>
      </w:r>
    </w:p>
    <w:p w:rsidR="00000000" w:rsidDel="00000000" w:rsidP="00000000" w:rsidRDefault="00000000" w:rsidRPr="00000000" w14:paraId="0000147D">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7E">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7F">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80">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81">
      <w:pPr>
        <w:spacing w:after="240" w:before="240" w:lineRule="auto"/>
        <w:ind w:left="0" w:right="0" w:firstLine="0"/>
        <w:rPr/>
      </w:pPr>
      <w:r w:rsidDel="00000000" w:rsidR="00000000" w:rsidRPr="00000000">
        <w:rPr>
          <w:rtl w:val="0"/>
        </w:rPr>
        <w:t xml:space="preserve">Refer to section </w:t>
      </w:r>
      <w:sdt>
        <w:sdtPr>
          <w:tag w:val="goog_rdk_97"/>
        </w:sdtPr>
        <w:sdtContent>
          <w:commentRangeStart w:id="85"/>
        </w:sdtContent>
      </w:sdt>
      <w:sdt>
        <w:sdtPr>
          <w:tag w:val="goog_rdk_98"/>
        </w:sdtPr>
        <w:sdtContent>
          <w:commentRangeStart w:id="86"/>
        </w:sdtContent>
      </w:sdt>
      <w:r w:rsidDel="00000000" w:rsidR="00000000" w:rsidRPr="00000000">
        <w:rPr>
          <w:rtl w:val="0"/>
        </w:rPr>
        <w:t xml:space="preserve">5.4.9</w:t>
      </w:r>
      <w:commentRangeEnd w:id="85"/>
      <w:r w:rsidDel="00000000" w:rsidR="00000000" w:rsidRPr="00000000">
        <w:commentReference w:id="85"/>
      </w:r>
      <w:commentRangeEnd w:id="86"/>
      <w:r w:rsidDel="00000000" w:rsidR="00000000" w:rsidRPr="00000000">
        <w:commentReference w:id="86"/>
      </w:r>
      <w:r w:rsidDel="00000000" w:rsidR="00000000" w:rsidRPr="00000000">
        <w:rPr>
          <w:rtl w:val="0"/>
        </w:rPr>
        <w:t xml:space="preserve"> for information about handling Disallowed Unicode code points.</w:t>
      </w:r>
    </w:p>
    <w:p w:rsidR="00000000" w:rsidDel="00000000" w:rsidP="00000000" w:rsidRDefault="00000000" w:rsidRPr="00000000" w14:paraId="00001482">
      <w:pPr>
        <w:pStyle w:val="Heading2"/>
        <w:spacing w:after="240" w:before="240" w:lineRule="auto"/>
        <w:ind w:left="0" w:right="0" w:firstLine="0"/>
        <w:rPr>
          <w:rFonts w:ascii="Arial" w:cs="Arial" w:eastAsia="Arial" w:hAnsi="Arial"/>
        </w:rPr>
      </w:pPr>
      <w:bookmarkStart w:colFirst="0" w:colLast="0" w:name="_heading=h.1vpy4wyrild2" w:id="245"/>
      <w:bookmarkEnd w:id="245"/>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8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84">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85">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8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87">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88">
      <w:pPr>
        <w:spacing w:after="303" w:line="259" w:lineRule="auto"/>
        <w:ind w:left="284" w:right="4" w:firstLine="0"/>
        <w:rPr>
          <w:rFonts w:ascii="Arial" w:cs="Arial" w:eastAsia="Arial" w:hAnsi="Arial"/>
        </w:rPr>
      </w:pPr>
      <w:sdt>
        <w:sdtPr>
          <w:tag w:val="goog_rdk_100"/>
        </w:sdtPr>
        <w:sdtContent>
          <w:del w:author="davide.lenzarini@u-blox.com" w:id="7" w:date="2024-03-14T11:37:29Z"/>
          <w:sdt>
            <w:sdtPr>
              <w:tag w:val="goog_rdk_101"/>
            </w:sdtPr>
            <w:sdtContent>
              <w:commentRangeStart w:id="87"/>
            </w:sdtContent>
          </w:sdt>
          <w:del w:author="davide.lenzarini@u-blox.com" w:id="7" w:date="2024-03-14T11:37:29Z">
            <w:sdt>
              <w:sdtPr>
                <w:tag w:val="goog_rdk_102"/>
              </w:sdtPr>
              <w:sdtContent>
                <w:commentRangeStart w:id="88"/>
              </w:sdtContent>
            </w:sdt>
            <w:r w:rsidDel="00000000" w:rsidR="00000000" w:rsidRPr="00000000">
              <w:rPr>
                <w:rFonts w:ascii="Arial" w:cs="Arial" w:eastAsia="Arial" w:hAnsi="Arial"/>
              </w:rPr>
              <w:drawing>
                <wp:inline distB="0" distT="0" distL="0" distR="0">
                  <wp:extent cx="5729288" cy="5321408"/>
                  <wp:effectExtent b="0" l="0" r="0" t="0"/>
                  <wp:docPr id="29" name="image6.png"/>
                  <a:graphic>
                    <a:graphicData uri="http://schemas.openxmlformats.org/drawingml/2006/picture">
                      <pic:pic>
                        <pic:nvPicPr>
                          <pic:cNvPr id="0" name="image6.png"/>
                          <pic:cNvPicPr preferRelativeResize="0"/>
                        </pic:nvPicPr>
                        <pic:blipFill>
                          <a:blip r:embed="rId77"/>
                          <a:srcRect b="1599" l="-1824" r="-1388" t="0"/>
                          <a:stretch>
                            <a:fillRect/>
                          </a:stretch>
                        </pic:blipFill>
                        <pic:spPr>
                          <a:xfrm>
                            <a:off x="0" y="0"/>
                            <a:ext cx="5729288" cy="5321408"/>
                          </a:xfrm>
                          <a:prstGeom prst="rect"/>
                          <a:ln/>
                        </pic:spPr>
                      </pic:pic>
                    </a:graphicData>
                  </a:graphic>
                </wp:inline>
              </w:drawing>
            </w:r>
          </w:del>
        </w:sdtContent>
      </w:sdt>
      <w:commentRangeEnd w:id="87"/>
      <w:r w:rsidDel="00000000" w:rsidR="00000000" w:rsidRPr="00000000">
        <w:commentReference w:id="87"/>
      </w:r>
      <w:commentRangeEnd w:id="88"/>
      <w:r w:rsidDel="00000000" w:rsidR="00000000" w:rsidRPr="00000000">
        <w:commentReference w:id="88"/>
      </w:r>
      <w:r w:rsidDel="00000000" w:rsidR="00000000" w:rsidRPr="00000000">
        <w:rPr>
          <w:rtl w:val="0"/>
        </w:rPr>
      </w:r>
    </w:p>
    <w:p w:rsidR="00000000" w:rsidDel="00000000" w:rsidP="00000000" w:rsidRDefault="00000000" w:rsidRPr="00000000" w14:paraId="00001489">
      <w:pPr>
        <w:spacing w:after="203" w:line="265" w:lineRule="auto"/>
        <w:ind w:right="4"/>
        <w:jc w:val="center"/>
        <w:rPr>
          <w:rFonts w:ascii="Arial" w:cs="Arial" w:eastAsia="Arial" w:hAnsi="Arial"/>
        </w:rPr>
      </w:pPr>
      <w:sdt>
        <w:sdtPr>
          <w:tag w:val="goog_rdk_104"/>
        </w:sdtPr>
        <w:sdtContent>
          <w:del w:author="davide.lenzarini@u-blox.com" w:id="8"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8A">
      <w:pPr>
        <w:pStyle w:val="Heading3"/>
        <w:ind w:left="0" w:right="4" w:firstLine="0"/>
        <w:rPr>
          <w:rFonts w:ascii="Arial" w:cs="Arial" w:eastAsia="Arial" w:hAnsi="Arial"/>
        </w:rPr>
      </w:pPr>
      <w:bookmarkStart w:colFirst="0" w:colLast="0" w:name="_heading=h.3pp52gy" w:id="246"/>
      <w:bookmarkEnd w:id="246"/>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8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8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110"/>
      </w:sdtPr>
      <w:sdtContent>
        <w:p w:rsidR="00000000" w:rsidDel="00000000" w:rsidP="00000000" w:rsidRDefault="00000000" w:rsidRPr="00000000" w14:paraId="0000148D">
          <w:pPr>
            <w:spacing w:after="303" w:line="259" w:lineRule="auto"/>
            <w:ind w:right="4"/>
            <w:rPr>
              <w:ins w:author="davide.lenzarini@u-blox.com" w:id="9" w:date="2024-03-14T11:32:00Z"/>
              <w:rFonts w:ascii="Arial" w:cs="Arial" w:eastAsia="Arial" w:hAnsi="Arial"/>
            </w:rPr>
          </w:pPr>
          <w:r w:rsidDel="00000000" w:rsidR="00000000" w:rsidRPr="00000000">
            <w:rPr>
              <w:rFonts w:ascii="Arial" w:cs="Arial" w:eastAsia="Arial" w:hAnsi="Arial"/>
              <w:rtl w:val="0"/>
            </w:rPr>
            <w:t xml:space="preserve">          </w:t>
          </w:r>
          <w:sdt>
            <w:sdtPr>
              <w:tag w:val="goog_rdk_105"/>
            </w:sdtPr>
            <w:sdtContent>
              <w:del w:author="davide.lenzarini@u-blox.com" w:id="9" w:date="2024-03-14T11:32:00Z"/>
              <w:sdt>
                <w:sdtPr>
                  <w:tag w:val="goog_rdk_106"/>
                </w:sdtPr>
                <w:sdtContent>
                  <w:commentRangeStart w:id="89"/>
                </w:sdtContent>
              </w:sdt>
              <w:del w:author="davide.lenzarini@u-blox.com" w:id="9" w:date="2024-03-14T11:32:00Z">
                <w:sdt>
                  <w:sdtPr>
                    <w:tag w:val="goog_rdk_107"/>
                  </w:sdtPr>
                  <w:sdtContent>
                    <w:commentRangeStart w:id="90"/>
                  </w:sdtContent>
                </w:sdt>
                <w:sdt>
                  <w:sdtPr>
                    <w:tag w:val="goog_rdk_108"/>
                  </w:sdtPr>
                  <w:sdtContent>
                    <w:commentRangeStart w:id="91"/>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2.png"/>
                      <a:graphic>
                        <a:graphicData uri="http://schemas.openxmlformats.org/drawingml/2006/picture">
                          <pic:pic>
                            <pic:nvPicPr>
                              <pic:cNvPr descr="A close up of a map&#10;&#10;Description automatically generated" id="0" name="image2.png"/>
                              <pic:cNvPicPr preferRelativeResize="0"/>
                            </pic:nvPicPr>
                            <pic:blipFill>
                              <a:blip r:embed="rId78"/>
                              <a:srcRect b="0" l="0" r="0" t="0"/>
                              <a:stretch>
                                <a:fillRect/>
                              </a:stretch>
                            </pic:blipFill>
                            <pic:spPr>
                              <a:xfrm>
                                <a:off x="0" y="0"/>
                                <a:ext cx="4861756" cy="1810693"/>
                              </a:xfrm>
                              <a:prstGeom prst="rect"/>
                              <a:ln/>
                            </pic:spPr>
                          </pic:pic>
                        </a:graphicData>
                      </a:graphic>
                    </wp:inline>
                  </w:drawing>
                </w:r>
              </w:del>
            </w:sdtContent>
          </w:sdt>
          <w:sdt>
            <w:sdtPr>
              <w:tag w:val="goog_rdk_109"/>
            </w:sdtPr>
            <w:sdtContent>
              <w:ins w:author="davide.lenzarini@u-blox.com" w:id="9" w:date="2024-03-14T11:32:00Z">
                <w:commentRangeEnd w:id="89"/>
                <w:r w:rsidDel="00000000" w:rsidR="00000000" w:rsidRPr="00000000">
                  <w:commentReference w:id="89"/>
                </w:r>
                <w:commentRangeEnd w:id="90"/>
                <w:r w:rsidDel="00000000" w:rsidR="00000000" w:rsidRPr="00000000">
                  <w:commentReference w:id="90"/>
                </w:r>
                <w:commentRangeEnd w:id="91"/>
                <w:r w:rsidDel="00000000" w:rsidR="00000000" w:rsidRPr="00000000">
                  <w:commentReference w:id="91"/>
                </w:r>
                <w:r w:rsidDel="00000000" w:rsidR="00000000" w:rsidRPr="00000000">
                  <w:rPr>
                    <w:rtl w:val="0"/>
                  </w:rPr>
                </w:r>
              </w:ins>
            </w:sdtContent>
          </w:sdt>
        </w:p>
      </w:sdtContent>
    </w:sdt>
    <w:sdt>
      <w:sdtPr>
        <w:tag w:val="goog_rdk_113"/>
      </w:sdtPr>
      <w:sdtContent>
        <w:p w:rsidR="00000000" w:rsidDel="00000000" w:rsidP="00000000" w:rsidRDefault="00000000" w:rsidRPr="00000000" w14:paraId="0000148E">
          <w:pPr>
            <w:spacing w:after="303" w:line="259" w:lineRule="auto"/>
            <w:ind w:right="4"/>
            <w:jc w:val="center"/>
            <w:rPr>
              <w:shd w:fill="auto" w:val="clear"/>
              <w:rPrChange w:author="davide.lenzarini@u-blox.com" w:id="11"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112"/>
            </w:sdtPr>
            <w:sdtContent>
              <w:ins w:author="davide.lenzarini@u-blox.com" w:id="10"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10.png"/>
                      <a:graphic>
                        <a:graphicData uri="http://schemas.openxmlformats.org/drawingml/2006/picture">
                          <pic:pic>
                            <pic:nvPicPr>
                              <pic:cNvPr id="0" name="image10.png"/>
                              <pic:cNvPicPr preferRelativeResize="0"/>
                            </pic:nvPicPr>
                            <pic:blipFill>
                              <a:blip r:embed="rId79"/>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8F">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114"/>
        </w:sdtPr>
        <w:sdtContent>
          <w:ins w:author="davide.lenzarini@u-blox.com" w:id="12" w:date="2024-03-14T11:41:43Z">
            <w:r w:rsidDel="00000000" w:rsidR="00000000" w:rsidRPr="00000000">
              <w:rPr>
                <w:rFonts w:ascii="Arial" w:cs="Arial" w:eastAsia="Arial" w:hAnsi="Arial"/>
                <w:rtl w:val="0"/>
              </w:rPr>
              <w:t xml:space="preserve">XX</w:t>
            </w:r>
          </w:ins>
        </w:sdtContent>
      </w:sdt>
      <w:sdt>
        <w:sdtPr>
          <w:tag w:val="goog_rdk_115"/>
        </w:sdtPr>
        <w:sdtContent>
          <w:del w:author="davide.lenzarini@u-blox.com" w:id="12"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116"/>
        </w:sdtPr>
        <w:sdtContent>
          <w:del w:author="davide.lenzarini@u-blox.com" w:id="13"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117"/>
        </w:sdtPr>
        <w:sdtContent>
          <w:ins w:author="davide.lenzarini@u-blox.com" w:id="14" w:date="2024-03-14T11:35:46Z">
            <w:r w:rsidDel="00000000" w:rsidR="00000000" w:rsidRPr="00000000">
              <w:rPr>
                <w:rFonts w:ascii="Arial" w:cs="Arial" w:eastAsia="Arial" w:hAnsi="Arial"/>
                <w:rtl w:val="0"/>
              </w:rPr>
              <w:t xml:space="preserve"> scenario</w:t>
            </w:r>
          </w:ins>
        </w:sdtContent>
      </w:sdt>
      <w:sdt>
        <w:sdtPr>
          <w:tag w:val="goog_rdk_118"/>
        </w:sdtPr>
        <w:sdtContent>
          <w:del w:author="davide.lenzarini@u-blox.com" w:id="14"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90">
      <w:pPr>
        <w:pStyle w:val="Heading3"/>
        <w:ind w:left="0" w:right="4" w:firstLine="0"/>
        <w:rPr>
          <w:rFonts w:ascii="Arial" w:cs="Arial" w:eastAsia="Arial" w:hAnsi="Arial"/>
        </w:rPr>
      </w:pPr>
      <w:bookmarkStart w:colFirst="0" w:colLast="0" w:name="_heading=h.24ufcor" w:id="247"/>
      <w:bookmarkEnd w:id="247"/>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120"/>
      </w:sdtPr>
      <w:sdtContent>
        <w:p w:rsidR="00000000" w:rsidDel="00000000" w:rsidP="00000000" w:rsidRDefault="00000000" w:rsidRPr="00000000" w14:paraId="00001491">
          <w:pPr>
            <w:spacing w:after="460" w:lineRule="auto"/>
            <w:ind w:left="-5" w:right="4" w:firstLine="0"/>
            <w:rPr>
              <w:ins w:author="davide.lenzarini@u-blox.com" w:id="15"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119"/>
            </w:sdtPr>
            <w:sdtContent>
              <w:ins w:author="davide.lenzarini@u-blox.com" w:id="15" w:date="2024-03-14T11:38:25Z">
                <w:r w:rsidDel="00000000" w:rsidR="00000000" w:rsidRPr="00000000">
                  <w:rPr>
                    <w:rtl w:val="0"/>
                  </w:rPr>
                </w:r>
              </w:ins>
            </w:sdtContent>
          </w:sdt>
        </w:p>
      </w:sdtContent>
    </w:sdt>
    <w:sdt>
      <w:sdtPr>
        <w:tag w:val="goog_rdk_122"/>
      </w:sdtPr>
      <w:sdtContent>
        <w:p w:rsidR="00000000" w:rsidDel="00000000" w:rsidP="00000000" w:rsidRDefault="00000000" w:rsidRPr="00000000" w14:paraId="00001492">
          <w:pPr>
            <w:spacing w:after="460" w:lineRule="auto"/>
            <w:ind w:left="-5" w:right="4" w:firstLine="0"/>
            <w:jc w:val="center"/>
            <w:rPr>
              <w:ins w:author="davide.lenzarini@u-blox.com" w:id="15" w:date="2024-03-14T11:38:25Z"/>
              <w:rFonts w:ascii="Arial" w:cs="Arial" w:eastAsia="Arial" w:hAnsi="Arial"/>
            </w:rPr>
          </w:pPr>
          <w:sdt>
            <w:sdtPr>
              <w:tag w:val="goog_rdk_121"/>
            </w:sdtPr>
            <w:sdtContent>
              <w:ins w:author="davide.lenzarini@u-blox.com" w:id="15"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9.png"/>
                      <a:graphic>
                        <a:graphicData uri="http://schemas.openxmlformats.org/drawingml/2006/picture">
                          <pic:pic>
                            <pic:nvPicPr>
                              <pic:cNvPr id="0" name="image9.png"/>
                              <pic:cNvPicPr preferRelativeResize="0"/>
                            </pic:nvPicPr>
                            <pic:blipFill>
                              <a:blip r:embed="rId80"/>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124"/>
      </w:sdtPr>
      <w:sdtContent>
        <w:p w:rsidR="00000000" w:rsidDel="00000000" w:rsidP="00000000" w:rsidRDefault="00000000" w:rsidRPr="00000000" w14:paraId="00001493">
          <w:pPr>
            <w:spacing w:after="572" w:line="265" w:lineRule="auto"/>
            <w:jc w:val="center"/>
            <w:rPr>
              <w:shd w:fill="auto" w:val="clear"/>
              <w:rPrChange w:author="davide.lenzarini@u-blox.com" w:id="16"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123"/>
            </w:sdtPr>
            <w:sdtContent>
              <w:ins w:author="davide.lenzarini@u-blox.com" w:id="15"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127"/>
      </w:sdtPr>
      <w:sdtContent>
        <w:p w:rsidR="00000000" w:rsidDel="00000000" w:rsidP="00000000" w:rsidRDefault="00000000" w:rsidRPr="00000000" w14:paraId="00001494">
          <w:pPr>
            <w:pStyle w:val="Heading3"/>
            <w:keepLines w:val="1"/>
            <w:spacing w:after="64" w:before="0" w:line="259" w:lineRule="auto"/>
            <w:ind w:left="0" w:firstLine="0"/>
            <w:rPr>
              <w:ins w:author="davide.lenzarini@u-blox.com" w:id="17" w:date="2024-03-14T11:39:33Z"/>
            </w:rPr>
          </w:pPr>
          <w:sdt>
            <w:sdtPr>
              <w:tag w:val="goog_rdk_126"/>
            </w:sdtPr>
            <w:sdtContent>
              <w:ins w:author="davide.lenzarini@u-blox.com" w:id="17" w:date="2024-03-14T11:39:33Z">
                <w:bookmarkStart w:colFirst="0" w:colLast="0" w:name="_heading=h.jzpmwk" w:id="248"/>
                <w:bookmarkEnd w:id="248"/>
                <w:r w:rsidDel="00000000" w:rsidR="00000000" w:rsidRPr="00000000">
                  <w:rPr>
                    <w:rtl w:val="0"/>
                  </w:rPr>
                  <w:t xml:space="preserve">4.11.3 Forwarder encapsulator</w:t>
                </w:r>
              </w:ins>
            </w:sdtContent>
          </w:sdt>
        </w:p>
      </w:sdtContent>
    </w:sdt>
    <w:sdt>
      <w:sdtPr>
        <w:tag w:val="goog_rdk_129"/>
      </w:sdtPr>
      <w:sdtContent>
        <w:p w:rsidR="00000000" w:rsidDel="00000000" w:rsidP="00000000" w:rsidRDefault="00000000" w:rsidRPr="00000000" w14:paraId="00001495">
          <w:pPr>
            <w:spacing w:after="572" w:line="265" w:lineRule="auto"/>
            <w:jc w:val="center"/>
            <w:rPr>
              <w:ins w:author="davide.lenzarini@u-blox.com" w:id="17" w:date="2024-03-14T11:39:33Z"/>
              <w:rFonts w:ascii="Arial" w:cs="Arial" w:eastAsia="Arial" w:hAnsi="Arial"/>
            </w:rPr>
          </w:pPr>
          <w:sdt>
            <w:sdtPr>
              <w:tag w:val="goog_rdk_128"/>
            </w:sdtPr>
            <w:sdtContent>
              <w:ins w:author="davide.lenzarini@u-blox.com" w:id="17"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3.png"/>
                      <a:graphic>
                        <a:graphicData uri="http://schemas.openxmlformats.org/drawingml/2006/picture">
                          <pic:pic>
                            <pic:nvPicPr>
                              <pic:cNvPr id="0" name="image3.png"/>
                              <pic:cNvPicPr preferRelativeResize="0"/>
                            </pic:nvPicPr>
                            <pic:blipFill>
                              <a:blip r:embed="rId81"/>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131"/>
      </w:sdtPr>
      <w:sdtContent>
        <w:p w:rsidR="00000000" w:rsidDel="00000000" w:rsidP="00000000" w:rsidRDefault="00000000" w:rsidRPr="00000000" w14:paraId="00001496">
          <w:pPr>
            <w:spacing w:after="572" w:line="265" w:lineRule="auto"/>
            <w:jc w:val="center"/>
            <w:rPr>
              <w:ins w:author="davide.lenzarini@u-blox.com" w:id="17" w:date="2024-03-14T11:39:33Z"/>
              <w:rFonts w:ascii="Arial" w:cs="Arial" w:eastAsia="Arial" w:hAnsi="Arial"/>
            </w:rPr>
          </w:pPr>
          <w:sdt>
            <w:sdtPr>
              <w:tag w:val="goog_rdk_130"/>
            </w:sdtPr>
            <w:sdtContent>
              <w:ins w:author="davide.lenzarini@u-blox.com" w:id="17"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4.png"/>
                      <a:graphic>
                        <a:graphicData uri="http://schemas.openxmlformats.org/drawingml/2006/picture">
                          <pic:pic>
                            <pic:nvPicPr>
                              <pic:cNvPr id="0" name="image4.png"/>
                              <pic:cNvPicPr preferRelativeResize="0"/>
                            </pic:nvPicPr>
                            <pic:blipFill>
                              <a:blip r:embed="rId82"/>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133"/>
      </w:sdtPr>
      <w:sdtContent>
        <w:p w:rsidR="00000000" w:rsidDel="00000000" w:rsidP="00000000" w:rsidRDefault="00000000" w:rsidRPr="00000000" w14:paraId="00001497">
          <w:pPr>
            <w:spacing w:after="572" w:line="265" w:lineRule="auto"/>
            <w:jc w:val="center"/>
            <w:rPr>
              <w:ins w:author="davide.lenzarini@u-blox.com" w:id="17" w:date="2024-03-14T11:39:33Z"/>
              <w:rFonts w:ascii="Arial" w:cs="Arial" w:eastAsia="Arial" w:hAnsi="Arial"/>
            </w:rPr>
          </w:pPr>
          <w:sdt>
            <w:sdtPr>
              <w:tag w:val="goog_rdk_132"/>
            </w:sdtPr>
            <w:sdtContent>
              <w:ins w:author="davide.lenzarini@u-blox.com" w:id="17"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135"/>
      </w:sdtPr>
      <w:sdtContent>
        <w:p w:rsidR="00000000" w:rsidDel="00000000" w:rsidP="00000000" w:rsidRDefault="00000000" w:rsidRPr="00000000" w14:paraId="00001498">
          <w:pPr>
            <w:pStyle w:val="Heading3"/>
            <w:keepLines w:val="1"/>
            <w:spacing w:after="64" w:before="0" w:line="259" w:lineRule="auto"/>
            <w:ind w:left="0" w:firstLine="0"/>
            <w:rPr>
              <w:ins w:author="davide.lenzarini@u-blox.com" w:id="17" w:date="2024-03-14T11:39:33Z"/>
            </w:rPr>
          </w:pPr>
          <w:sdt>
            <w:sdtPr>
              <w:tag w:val="goog_rdk_134"/>
            </w:sdtPr>
            <w:sdtContent>
              <w:ins w:author="davide.lenzarini@u-blox.com" w:id="17" w:date="2024-03-14T11:39:33Z">
                <w:bookmarkStart w:colFirst="0" w:colLast="0" w:name="_heading=h.1ypnvbsijucn" w:id="249"/>
                <w:bookmarkEnd w:id="249"/>
                <w:r w:rsidDel="00000000" w:rsidR="00000000" w:rsidRPr="00000000">
                  <w:rPr>
                    <w:rtl w:val="0"/>
                  </w:rPr>
                  <w:t xml:space="preserve">4.13.4 MQTT-SN broker</w:t>
                </w:r>
              </w:ins>
            </w:sdtContent>
          </w:sdt>
        </w:p>
      </w:sdtContent>
    </w:sdt>
    <w:sdt>
      <w:sdtPr>
        <w:tag w:val="goog_rdk_137"/>
      </w:sdtPr>
      <w:sdtContent>
        <w:p w:rsidR="00000000" w:rsidDel="00000000" w:rsidP="00000000" w:rsidRDefault="00000000" w:rsidRPr="00000000" w14:paraId="00001499">
          <w:pPr>
            <w:spacing w:after="572" w:line="265" w:lineRule="auto"/>
            <w:jc w:val="center"/>
            <w:rPr>
              <w:ins w:author="davide.lenzarini@u-blox.com" w:id="17" w:date="2024-03-14T11:39:33Z"/>
              <w:rFonts w:ascii="Arial" w:cs="Arial" w:eastAsia="Arial" w:hAnsi="Arial"/>
            </w:rPr>
          </w:pPr>
          <w:sdt>
            <w:sdtPr>
              <w:tag w:val="goog_rdk_136"/>
            </w:sdtPr>
            <w:sdtContent>
              <w:ins w:author="davide.lenzarini@u-blox.com" w:id="17"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8.png"/>
                      <a:graphic>
                        <a:graphicData uri="http://schemas.openxmlformats.org/drawingml/2006/picture">
                          <pic:pic>
                            <pic:nvPicPr>
                              <pic:cNvPr id="0" name="image8.png"/>
                              <pic:cNvPicPr preferRelativeResize="0"/>
                            </pic:nvPicPr>
                            <pic:blipFill>
                              <a:blip r:embed="rId83"/>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139"/>
      </w:sdtPr>
      <w:sdtContent>
        <w:p w:rsidR="00000000" w:rsidDel="00000000" w:rsidP="00000000" w:rsidRDefault="00000000" w:rsidRPr="00000000" w14:paraId="0000149A">
          <w:pPr>
            <w:spacing w:after="572" w:line="265" w:lineRule="auto"/>
            <w:jc w:val="center"/>
            <w:rPr>
              <w:ins w:author="davide.lenzarini@u-blox.com" w:id="17" w:date="2024-03-14T11:39:33Z"/>
              <w:rFonts w:ascii="Arial" w:cs="Arial" w:eastAsia="Arial" w:hAnsi="Arial"/>
            </w:rPr>
          </w:pPr>
          <w:sdt>
            <w:sdtPr>
              <w:tag w:val="goog_rdk_138"/>
            </w:sdtPr>
            <w:sdtContent>
              <w:ins w:author="davide.lenzarini@u-blox.com" w:id="17"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9B">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pStyle w:val="Heading2"/>
        <w:keepLines w:val="1"/>
        <w:spacing w:after="64" w:before="0" w:line="259" w:lineRule="auto"/>
        <w:ind w:left="0" w:right="4" w:firstLine="0"/>
        <w:rPr>
          <w:rFonts w:ascii="Arial" w:cs="Arial" w:eastAsia="Arial" w:hAnsi="Arial"/>
        </w:rPr>
      </w:pPr>
      <w:bookmarkStart w:colFirst="0" w:colLast="0" w:name="_heading=h.1j4nfs6" w:id="250"/>
      <w:bookmarkEnd w:id="250"/>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9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9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140"/>
        </w:sdtPr>
        <w:sdtContent>
          <w:commentRangeStart w:id="92"/>
        </w:sdtContent>
      </w:sdt>
      <w:sdt>
        <w:sdtPr>
          <w:tag w:val="goog_rdk_141"/>
        </w:sdtPr>
        <w:sdtContent>
          <w:commentRangeStart w:id="93"/>
        </w:sdtContent>
      </w:sdt>
      <w:sdt>
        <w:sdtPr>
          <w:tag w:val="goog_rdk_142"/>
        </w:sdtPr>
        <w:sdtContent>
          <w:commentRangeStart w:id="94"/>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92"/>
      <w:r w:rsidDel="00000000" w:rsidR="00000000" w:rsidRPr="00000000">
        <w:commentReference w:id="92"/>
      </w:r>
      <w:commentRangeEnd w:id="93"/>
      <w:r w:rsidDel="00000000" w:rsidR="00000000" w:rsidRPr="00000000">
        <w:commentReference w:id="93"/>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14A0">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143"/>
        </w:sdtPr>
        <w:sdtContent>
          <w:commentRangeStart w:id="95"/>
        </w:sdtContent>
      </w:sdt>
      <w:r w:rsidDel="00000000" w:rsidR="00000000" w:rsidRPr="00000000">
        <w:rPr>
          <w:rFonts w:ascii="Arial" w:cs="Arial" w:eastAsia="Arial" w:hAnsi="Arial"/>
          <w:rtl w:val="0"/>
        </w:rPr>
        <w:t xml:space="preserve">should</w:t>
      </w:r>
      <w:commentRangeEnd w:id="95"/>
      <w:r w:rsidDel="00000000" w:rsidR="00000000" w:rsidRPr="00000000">
        <w:commentReference w:id="95"/>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A1">
      <w:pPr>
        <w:spacing w:after="26" w:lineRule="auto"/>
        <w:ind w:left="-15" w:right="4" w:firstLine="0"/>
        <w:rPr>
          <w:rFonts w:ascii="Arial" w:cs="Arial" w:eastAsia="Arial" w:hAnsi="Arial"/>
        </w:rPr>
      </w:pPr>
      <w:sdt>
        <w:sdtPr>
          <w:tag w:val="goog_rdk_144"/>
        </w:sdtPr>
        <w:sdtContent>
          <w:commentRangeStart w:id="96"/>
        </w:sdtContent>
      </w:sdt>
      <w:r w:rsidDel="00000000" w:rsidR="00000000" w:rsidRPr="00000000">
        <w:rPr>
          <w:rFonts w:ascii="Arial" w:cs="Arial" w:eastAsia="Arial" w:hAnsi="Arial"/>
          <w:rtl w:val="0"/>
        </w:rPr>
        <w:t xml:space="preserve">The time duration</w:t>
      </w:r>
      <w:commentRangeEnd w:id="96"/>
      <w:r w:rsidDel="00000000" w:rsidR="00000000" w:rsidRPr="00000000">
        <w:commentReference w:id="96"/>
      </w:r>
      <w:r w:rsidDel="00000000" w:rsidR="00000000" w:rsidRPr="00000000">
        <w:rPr>
          <w:rFonts w:ascii="Arial" w:cs="Arial" w:eastAsia="Arial" w:hAnsi="Arial"/>
          <w:rtl w:val="0"/>
        </w:rPr>
        <w:t xml:space="preserve"> </w:t>
      </w:r>
      <w:sdt>
        <w:sdtPr>
          <w:tag w:val="goog_rdk_145"/>
        </w:sdtPr>
        <w:sdtContent>
          <w:commentRangeStart w:id="97"/>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97"/>
      <w:r w:rsidDel="00000000" w:rsidR="00000000" w:rsidRPr="00000000">
        <w:commentReference w:id="97"/>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A2">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A3">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146"/>
        </w:sdtPr>
        <w:sdtContent>
          <w:commentRangeStart w:id="98"/>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98"/>
      <w:r w:rsidDel="00000000" w:rsidR="00000000" w:rsidRPr="00000000">
        <w:commentReference w:id="98"/>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A4">
      <w:pPr>
        <w:spacing w:after="0" w:lineRule="auto"/>
        <w:ind w:left="-15" w:right="4" w:firstLine="0"/>
        <w:rPr>
          <w:rFonts w:ascii="Arial" w:cs="Arial" w:eastAsia="Arial" w:hAnsi="Arial"/>
        </w:rPr>
      </w:pPr>
      <w:sdt>
        <w:sdtPr>
          <w:tag w:val="goog_rdk_147"/>
        </w:sdtPr>
        <w:sdtContent>
          <w:commentRangeStart w:id="99"/>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14A5">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A6">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A7">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A8">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A9">
      <w:pPr>
        <w:pStyle w:val="Heading2"/>
        <w:keepLines w:val="1"/>
        <w:spacing w:after="64" w:before="0" w:line="259" w:lineRule="auto"/>
        <w:ind w:left="0" w:firstLine="0"/>
        <w:rPr>
          <w:rFonts w:ascii="Arial" w:cs="Arial" w:eastAsia="Arial" w:hAnsi="Arial"/>
        </w:rPr>
      </w:pPr>
      <w:bookmarkStart w:colFirst="0" w:colLast="0" w:name="_heading=h.3mj2wkv" w:id="251"/>
      <w:bookmarkEnd w:id="251"/>
      <w:r w:rsidDel="00000000" w:rsidR="00000000" w:rsidRPr="00000000">
        <w:rPr>
          <w:rFonts w:ascii="Arial" w:cs="Arial" w:eastAsia="Arial" w:hAnsi="Arial"/>
          <w:rtl w:val="0"/>
        </w:rPr>
        <w:t xml:space="preserve">4.15 Client states</w:t>
      </w:r>
    </w:p>
    <w:p w:rsidR="00000000" w:rsidDel="00000000" w:rsidP="00000000" w:rsidRDefault="00000000" w:rsidRPr="00000000" w14:paraId="000014AA">
      <w:pPr>
        <w:rPr>
          <w:rFonts w:ascii="Arial" w:cs="Arial" w:eastAsia="Arial" w:hAnsi="Arial"/>
        </w:rPr>
      </w:pPr>
      <w:sdt>
        <w:sdtPr>
          <w:tag w:val="goog_rdk_148"/>
        </w:sdtPr>
        <w:sdtContent>
          <w:commentRangeStart w:id="100"/>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commentRangeEnd w:id="100"/>
      <w:r w:rsidDel="00000000" w:rsidR="00000000" w:rsidRPr="00000000">
        <w:commentReference w:id="100"/>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AB">
      <w:pPr>
        <w:rPr>
          <w:rFonts w:ascii="Arial" w:cs="Arial" w:eastAsia="Arial" w:hAnsi="Arial"/>
        </w:rPr>
      </w:pPr>
      <w:r w:rsidDel="00000000" w:rsidR="00000000" w:rsidRPr="00000000">
        <w:rPr>
          <w:rtl w:val="0"/>
        </w:rPr>
      </w:r>
    </w:p>
    <w:tbl>
      <w:tblPr>
        <w:tblStyle w:val="Table4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AC">
            <w:pPr>
              <w:jc w:val="center"/>
              <w:rPr>
                <w:rFonts w:ascii="Arial" w:cs="Arial" w:eastAsia="Arial" w:hAnsi="Arial"/>
                <w:b w:val="1"/>
              </w:rPr>
            </w:pPr>
            <w:sdt>
              <w:sdtPr>
                <w:tag w:val="goog_rdk_149"/>
              </w:sdtPr>
              <w:sdtContent>
                <w:commentRangeStart w:id="101"/>
              </w:sdtContent>
            </w:sdt>
            <w:sdt>
              <w:sdtPr>
                <w:tag w:val="goog_rdk_150"/>
              </w:sdtPr>
              <w:sdtContent>
                <w:commentRangeStart w:id="102"/>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AD">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AE">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AF">
            <w:pPr>
              <w:rPr>
                <w:rFonts w:ascii="Arial" w:cs="Arial" w:eastAsia="Arial" w:hAnsi="Arial"/>
                <w:b w:val="1"/>
              </w:rPr>
            </w:pPr>
            <w:commentRangeEnd w:id="101"/>
            <w:r w:rsidDel="00000000" w:rsidR="00000000" w:rsidRPr="00000000">
              <w:commentReference w:id="101"/>
            </w:r>
            <w:commentRangeEnd w:id="102"/>
            <w:r w:rsidDel="00000000" w:rsidR="00000000" w:rsidRPr="00000000">
              <w:commentReference w:id="102"/>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B0">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B1">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B2">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B3">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151"/>
              </w:sdtPr>
              <w:sdtContent>
                <w:commentRangeStart w:id="103"/>
              </w:sdtContent>
            </w:sdt>
            <w:r w:rsidDel="00000000" w:rsidR="00000000" w:rsidRPr="00000000">
              <w:rPr>
                <w:rFonts w:ascii="Arial" w:cs="Arial" w:eastAsia="Arial" w:hAnsi="Arial"/>
                <w:rtl w:val="0"/>
              </w:rPr>
              <w:t xml:space="preserve">by way of supervised gateway timers</w:t>
            </w:r>
            <w:commentRangeEnd w:id="103"/>
            <w:r w:rsidDel="00000000" w:rsidR="00000000" w:rsidRPr="00000000">
              <w:commentReference w:id="103"/>
            </w:r>
            <w:r w:rsidDel="00000000" w:rsidR="00000000" w:rsidRPr="00000000">
              <w:rPr>
                <w:rFonts w:ascii="Arial" w:cs="Arial" w:eastAsia="Arial" w:hAnsi="Arial"/>
                <w:rtl w:val="0"/>
              </w:rPr>
              <w:t xml:space="preserve">).</w:t>
            </w:r>
          </w:p>
        </w:tc>
        <w:tc>
          <w:tcPr/>
          <w:p w:rsidR="00000000" w:rsidDel="00000000" w:rsidP="00000000" w:rsidRDefault="00000000" w:rsidRPr="00000000" w14:paraId="000014B4">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B5">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B6">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B7">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152"/>
              </w:sdtPr>
              <w:sdtContent>
                <w:commentRangeStart w:id="104"/>
              </w:sdtContent>
            </w:sdt>
            <w:r w:rsidDel="00000000" w:rsidR="00000000" w:rsidRPr="00000000">
              <w:rPr>
                <w:rFonts w:ascii="Arial" w:cs="Arial" w:eastAsia="Arial" w:hAnsi="Arial"/>
                <w:rtl w:val="0"/>
              </w:rPr>
              <w:t xml:space="preserve">way of supervised gateway timers</w:t>
            </w:r>
            <w:commentRangeEnd w:id="104"/>
            <w:r w:rsidDel="00000000" w:rsidR="00000000" w:rsidRPr="00000000">
              <w:commentReference w:id="104"/>
            </w:r>
            <w:r w:rsidDel="00000000" w:rsidR="00000000" w:rsidRPr="00000000">
              <w:rPr>
                <w:rFonts w:ascii="Arial" w:cs="Arial" w:eastAsia="Arial" w:hAnsi="Arial"/>
                <w:rtl w:val="0"/>
              </w:rPr>
              <w:t xml:space="preserve">).</w:t>
            </w:r>
          </w:p>
        </w:tc>
        <w:tc>
          <w:tcPr/>
          <w:p w:rsidR="00000000" w:rsidDel="00000000" w:rsidP="00000000" w:rsidRDefault="00000000" w:rsidRPr="00000000" w14:paraId="000014B8">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B9">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BA">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BB">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BC">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BD">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153"/>
              </w:sdtPr>
              <w:sdtContent>
                <w:commentRangeStart w:id="105"/>
              </w:sdtContent>
            </w:sdt>
            <w:sdt>
              <w:sdtPr>
                <w:tag w:val="goog_rdk_154"/>
              </w:sdtPr>
              <w:sdtContent>
                <w:commentRangeStart w:id="106"/>
              </w:sdtContent>
            </w:sdt>
            <w:sdt>
              <w:sdtPr>
                <w:tag w:val="goog_rdk_155"/>
              </w:sdtPr>
              <w:sdtContent>
                <w:commentRangeStart w:id="107"/>
              </w:sdtContent>
            </w:sdt>
            <w:sdt>
              <w:sdtPr>
                <w:tag w:val="goog_rdk_156"/>
              </w:sdtPr>
              <w:sdtContent>
                <w:commentRangeStart w:id="108"/>
              </w:sdtContent>
            </w:sdt>
            <w:r w:rsidDel="00000000" w:rsidR="00000000" w:rsidRPr="00000000">
              <w:rPr>
                <w:rFonts w:ascii="Arial" w:cs="Arial" w:eastAsia="Arial" w:hAnsi="Arial"/>
                <w:rtl w:val="0"/>
              </w:rPr>
              <w:t xml:space="preserve">by way of supervised gateway timers</w:t>
            </w:r>
            <w:commentRangeEnd w:id="105"/>
            <w:r w:rsidDel="00000000" w:rsidR="00000000" w:rsidRPr="00000000">
              <w:commentReference w:id="105"/>
            </w:r>
            <w:commentRangeEnd w:id="106"/>
            <w:r w:rsidDel="00000000" w:rsidR="00000000" w:rsidRPr="00000000">
              <w:commentReference w:id="106"/>
            </w:r>
            <w:commentRangeEnd w:id="107"/>
            <w:r w:rsidDel="00000000" w:rsidR="00000000" w:rsidRPr="00000000">
              <w:commentReference w:id="107"/>
            </w:r>
            <w:commentRangeEnd w:id="108"/>
            <w:r w:rsidDel="00000000" w:rsidR="00000000" w:rsidRPr="00000000">
              <w:commentReference w:id="108"/>
            </w:r>
            <w:r w:rsidDel="00000000" w:rsidR="00000000" w:rsidRPr="00000000">
              <w:rPr>
                <w:rFonts w:ascii="Arial" w:cs="Arial" w:eastAsia="Arial" w:hAnsi="Arial"/>
                <w:rtl w:val="0"/>
              </w:rPr>
              <w:t xml:space="preserve">).</w:t>
            </w:r>
          </w:p>
        </w:tc>
        <w:tc>
          <w:tcPr/>
          <w:p w:rsidR="00000000" w:rsidDel="00000000" w:rsidP="00000000" w:rsidRDefault="00000000" w:rsidRPr="00000000" w14:paraId="000014BE">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BF">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C0">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C1">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C2">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C3">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C4">
      <w:pPr>
        <w:jc w:val="left"/>
        <w:rPr>
          <w:rFonts w:ascii="Arial" w:cs="Arial" w:eastAsia="Arial" w:hAnsi="Arial"/>
        </w:rPr>
      </w:pPr>
      <w:r w:rsidDel="00000000" w:rsidR="00000000" w:rsidRPr="00000000">
        <w:rPr>
          <w:rtl w:val="0"/>
        </w:rPr>
      </w:r>
    </w:p>
    <w:p w:rsidR="00000000" w:rsidDel="00000000" w:rsidP="00000000" w:rsidRDefault="00000000" w:rsidRPr="00000000" w14:paraId="000014C5">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11.png"/>
            <a:graphic>
              <a:graphicData uri="http://schemas.openxmlformats.org/drawingml/2006/picture">
                <pic:pic>
                  <pic:nvPicPr>
                    <pic:cNvPr id="0" name="image11.png"/>
                    <pic:cNvPicPr preferRelativeResize="0"/>
                  </pic:nvPicPr>
                  <pic:blipFill>
                    <a:blip r:embed="rId84"/>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C6">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157"/>
        </w:sdtPr>
        <w:sdtContent>
          <w:commentRangeStart w:id="109"/>
        </w:sdtContent>
      </w:sdt>
      <w:r w:rsidDel="00000000" w:rsidR="00000000" w:rsidRPr="00000000">
        <w:rPr>
          <w:rFonts w:ascii="Arial" w:cs="Arial" w:eastAsia="Arial" w:hAnsi="Arial"/>
          <w:rtl w:val="0"/>
        </w:rPr>
        <w:t xml:space="preserve">The Server View of the Client State</w:t>
      </w:r>
      <w:commentRangeEnd w:id="109"/>
      <w:r w:rsidDel="00000000" w:rsidR="00000000" w:rsidRPr="00000000">
        <w:commentReference w:id="109"/>
      </w:r>
      <w:r w:rsidDel="00000000" w:rsidR="00000000" w:rsidRPr="00000000">
        <w:rPr>
          <w:rtl w:val="0"/>
        </w:rPr>
      </w:r>
    </w:p>
    <w:p w:rsidR="00000000" w:rsidDel="00000000" w:rsidP="00000000" w:rsidRDefault="00000000" w:rsidRPr="00000000" w14:paraId="000014C7">
      <w:pPr>
        <w:pStyle w:val="Heading3"/>
        <w:ind w:left="0" w:firstLine="0"/>
        <w:rPr/>
      </w:pPr>
      <w:bookmarkStart w:colFirst="0" w:colLast="0" w:name="_heading=h.qfa0p4gzzbmu" w:id="252"/>
      <w:bookmarkEnd w:id="252"/>
      <w:r w:rsidDel="00000000" w:rsidR="00000000" w:rsidRPr="00000000">
        <w:rPr>
          <w:rtl w:val="0"/>
        </w:rPr>
        <w:t xml:space="preserve">4.15.1 Gateway timers</w:t>
      </w:r>
    </w:p>
    <w:p w:rsidR="00000000" w:rsidDel="00000000" w:rsidP="00000000" w:rsidRDefault="00000000" w:rsidRPr="00000000" w14:paraId="000014C8">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C9">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CA">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CB">
      <w:pPr>
        <w:pStyle w:val="Heading2"/>
        <w:keepLines w:val="1"/>
        <w:spacing w:after="64" w:before="0" w:line="259" w:lineRule="auto"/>
        <w:ind w:left="0" w:firstLine="0"/>
        <w:rPr>
          <w:rFonts w:ascii="Arial" w:cs="Arial" w:eastAsia="Arial" w:hAnsi="Arial"/>
        </w:rPr>
      </w:pPr>
      <w:bookmarkStart w:colFirst="0" w:colLast="0" w:name="_heading=h.gtnh0h" w:id="253"/>
      <w:bookmarkEnd w:id="253"/>
      <w:r w:rsidDel="00000000" w:rsidR="00000000" w:rsidRPr="00000000">
        <w:rPr>
          <w:rFonts w:ascii="Arial" w:cs="Arial" w:eastAsia="Arial" w:hAnsi="Arial"/>
          <w:rtl w:val="0"/>
        </w:rPr>
        <w:t xml:space="preserve">4.16 Clean start</w:t>
      </w:r>
    </w:p>
    <w:p w:rsidR="00000000" w:rsidDel="00000000" w:rsidP="00000000" w:rsidRDefault="00000000" w:rsidRPr="00000000" w14:paraId="000014CC">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interval.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CD">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CE">
      <w:pPr>
        <w:numPr>
          <w:ilvl w:val="0"/>
          <w:numId w:val="4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CF">
      <w:pPr>
        <w:numPr>
          <w:ilvl w:val="0"/>
          <w:numId w:val="4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D0">
      <w:pPr>
        <w:numPr>
          <w:ilvl w:val="0"/>
          <w:numId w:val="4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D1">
      <w:pPr>
        <w:numPr>
          <w:ilvl w:val="0"/>
          <w:numId w:val="43"/>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D2">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4D3">
      <w:pPr>
        <w:pStyle w:val="Heading2"/>
        <w:keepLines w:val="1"/>
        <w:spacing w:after="64" w:before="0" w:line="259" w:lineRule="auto"/>
        <w:ind w:left="0" w:firstLine="0"/>
        <w:rPr>
          <w:rFonts w:ascii="Arial" w:cs="Arial" w:eastAsia="Arial" w:hAnsi="Arial"/>
        </w:rPr>
      </w:pPr>
      <w:bookmarkStart w:colFirst="0" w:colLast="0" w:name="_heading=h.1fyl9w3" w:id="254"/>
      <w:bookmarkEnd w:id="254"/>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4D4">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D5">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4D6">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4D7">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158"/>
        </w:sdtPr>
        <w:sdtContent>
          <w:commentRangeStart w:id="110"/>
        </w:sdtContent>
      </w:sdt>
      <w:sdt>
        <w:sdtPr>
          <w:tag w:val="goog_rdk_159"/>
        </w:sdtPr>
        <w:sdtContent>
          <w:commentRangeStart w:id="111"/>
        </w:sdtContent>
      </w:sdt>
      <w:sdt>
        <w:sdtPr>
          <w:tag w:val="goog_rdk_160"/>
        </w:sdtPr>
        <w:sdtContent>
          <w:commentRangeStart w:id="112"/>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10"/>
      <w:r w:rsidDel="00000000" w:rsidR="00000000" w:rsidRPr="00000000">
        <w:commentReference w:id="110"/>
      </w:r>
      <w:commentRangeEnd w:id="111"/>
      <w:r w:rsidDel="00000000" w:rsidR="00000000" w:rsidRPr="00000000">
        <w:commentReference w:id="111"/>
      </w:r>
      <w:commentRangeEnd w:id="112"/>
      <w:r w:rsidDel="00000000" w:rsidR="00000000" w:rsidRPr="00000000">
        <w:commentReference w:id="112"/>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4D8">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4D9">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4DA">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4DB">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4DC">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4DD">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DE">
      <w:pPr>
        <w:ind w:left="720" w:firstLine="0"/>
        <w:rPr>
          <w:rFonts w:ascii="Arial" w:cs="Arial" w:eastAsia="Arial" w:hAnsi="Arial"/>
        </w:rPr>
      </w:pPr>
      <w:sdt>
        <w:sdtPr>
          <w:tag w:val="goog_rdk_161"/>
        </w:sdtPr>
        <w:sdtContent>
          <w:commentRangeStart w:id="113"/>
        </w:sdtContent>
      </w:sdt>
      <w:sdt>
        <w:sdtPr>
          <w:tag w:val="goog_rdk_162"/>
        </w:sdtPr>
        <w:sdtContent>
          <w:commentRangeStart w:id="114"/>
        </w:sdtContent>
      </w:sdt>
      <w:sdt>
        <w:sdtPr>
          <w:tag w:val="goog_rdk_163"/>
        </w:sdtPr>
        <w:sdtContent>
          <w:commentRangeStart w:id="115"/>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13"/>
      <w:r w:rsidDel="00000000" w:rsidR="00000000" w:rsidRPr="00000000">
        <w:commentReference w:id="113"/>
      </w:r>
      <w:commentRangeEnd w:id="114"/>
      <w:r w:rsidDel="00000000" w:rsidR="00000000" w:rsidRPr="00000000">
        <w:commentReference w:id="114"/>
      </w:r>
      <w:commentRangeEnd w:id="115"/>
      <w:r w:rsidDel="00000000" w:rsidR="00000000" w:rsidRPr="00000000">
        <w:commentReference w:id="115"/>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4DF">
      <w:pPr>
        <w:pStyle w:val="Heading2"/>
        <w:ind w:left="0" w:firstLine="0"/>
        <w:rPr>
          <w:rFonts w:ascii="Arial" w:cs="Arial" w:eastAsia="Arial" w:hAnsi="Arial"/>
        </w:rPr>
      </w:pPr>
      <w:bookmarkStart w:colFirst="0" w:colLast="0" w:name="_heading=h.3zy8sjw" w:id="255"/>
      <w:bookmarkEnd w:id="255"/>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4E0">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4E1">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4E2">
      <w:pPr>
        <w:pStyle w:val="Heading2"/>
        <w:keepLines w:val="1"/>
        <w:spacing w:after="64" w:before="0" w:line="259" w:lineRule="auto"/>
        <w:ind w:left="0" w:firstLine="0"/>
        <w:rPr>
          <w:rFonts w:ascii="Arial" w:cs="Arial" w:eastAsia="Arial" w:hAnsi="Arial"/>
        </w:rPr>
      </w:pPr>
      <w:bookmarkStart w:colFirst="0" w:colLast="0" w:name="_heading=h.2f3j2rp" w:id="256"/>
      <w:bookmarkEnd w:id="256"/>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4E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4E4">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4E5">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4E6">
      <w:pPr>
        <w:pStyle w:val="Heading2"/>
        <w:keepLines w:val="1"/>
        <w:spacing w:after="64" w:before="0" w:line="259" w:lineRule="auto"/>
        <w:ind w:left="0" w:right="4" w:firstLine="0"/>
        <w:rPr>
          <w:rFonts w:ascii="Arial" w:cs="Arial" w:eastAsia="Arial" w:hAnsi="Arial"/>
        </w:rPr>
      </w:pPr>
      <w:bookmarkStart w:colFirst="0" w:colLast="0" w:name="_heading=h.u8tczi" w:id="257"/>
      <w:bookmarkEnd w:id="257"/>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4E7">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164"/>
        </w:sdtPr>
        <w:sdtContent>
          <w:commentRangeStart w:id="116"/>
        </w:sdtContent>
      </w:sdt>
      <w:r w:rsidDel="00000000" w:rsidR="00000000" w:rsidRPr="00000000">
        <w:rPr>
          <w:rFonts w:ascii="Arial" w:cs="Arial" w:eastAsia="Arial" w:hAnsi="Arial"/>
          <w:rtl w:val="0"/>
        </w:rPr>
        <w:t xml:space="preserve">name </w:t>
      </w:r>
      <w:commentRangeEnd w:id="116"/>
      <w:r w:rsidDel="00000000" w:rsidR="00000000" w:rsidRPr="00000000">
        <w:commentReference w:id="116"/>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165"/>
        </w:sdtPr>
        <w:sdtContent>
          <w:commentRangeStart w:id="117"/>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17"/>
      <w:r w:rsidDel="00000000" w:rsidR="00000000" w:rsidRPr="00000000">
        <w:commentReference w:id="117"/>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4E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4E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4E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4EB">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4EC">
      <w:pPr>
        <w:pStyle w:val="Heading2"/>
        <w:keepLines w:val="1"/>
        <w:spacing w:after="64" w:before="0" w:line="259" w:lineRule="auto"/>
        <w:ind w:left="0" w:firstLine="0"/>
        <w:rPr>
          <w:rFonts w:ascii="Arial" w:cs="Arial" w:eastAsia="Arial" w:hAnsi="Arial"/>
        </w:rPr>
      </w:pPr>
      <w:bookmarkStart w:colFirst="0" w:colLast="0" w:name="_heading=h.3e8gvnb" w:id="258"/>
      <w:bookmarkEnd w:id="258"/>
      <w:r w:rsidDel="00000000" w:rsidR="00000000" w:rsidRPr="00000000">
        <w:rPr>
          <w:rFonts w:ascii="Arial" w:cs="Arial" w:eastAsia="Arial" w:hAnsi="Arial"/>
          <w:rtl w:val="0"/>
        </w:rPr>
        <w:t xml:space="preserve">4.21 Client Publish Procedure</w:t>
      </w:r>
    </w:p>
    <w:p w:rsidR="00000000" w:rsidDel="00000000" w:rsidP="00000000" w:rsidRDefault="00000000" w:rsidRPr="00000000" w14:paraId="000014ED">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4E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4EF">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4F0">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4F1">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4F2">
      <w:pPr>
        <w:rPr>
          <w:rFonts w:ascii="Arial" w:cs="Arial" w:eastAsia="Arial" w:hAnsi="Arial"/>
        </w:rPr>
      </w:pPr>
      <w:sdt>
        <w:sdtPr>
          <w:tag w:val="goog_rdk_166"/>
        </w:sdtPr>
        <w:sdtContent>
          <w:commentRangeStart w:id="118"/>
        </w:sdtContent>
      </w:sdt>
      <w:sdt>
        <w:sdtPr>
          <w:tag w:val="goog_rdk_167"/>
        </w:sdtPr>
        <w:sdtContent>
          <w:commentRangeStart w:id="119"/>
        </w:sdtContent>
      </w:sdt>
      <w:r w:rsidDel="00000000" w:rsidR="00000000" w:rsidRPr="00000000">
        <w:rPr>
          <w:rFonts w:ascii="Arial" w:cs="Arial" w:eastAsia="Arial" w:hAnsi="Arial"/>
          <w:rtl w:val="0"/>
        </w:rPr>
        <w:t xml:space="preserve">A Client or Gateway processes a single outbound QoS 1 or QoS 2 message at a time</w:t>
      </w:r>
      <w:commentRangeEnd w:id="118"/>
      <w:r w:rsidDel="00000000" w:rsidR="00000000" w:rsidRPr="00000000">
        <w:commentReference w:id="118"/>
      </w:r>
      <w:commentRangeEnd w:id="119"/>
      <w:r w:rsidDel="00000000" w:rsidR="00000000" w:rsidRPr="00000000">
        <w:commentReference w:id="119"/>
      </w:r>
      <w:r w:rsidDel="00000000" w:rsidR="00000000" w:rsidRPr="00000000">
        <w:rPr>
          <w:rFonts w:ascii="Arial" w:cs="Arial" w:eastAsia="Arial" w:hAnsi="Arial"/>
          <w:rtl w:val="0"/>
        </w:rPr>
        <w:t xml:space="preserve">.</w:t>
      </w:r>
    </w:p>
    <w:p w:rsidR="00000000" w:rsidDel="00000000" w:rsidP="00000000" w:rsidRDefault="00000000" w:rsidRPr="00000000" w14:paraId="000014F3">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4F4">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14F5">
      <w:pPr>
        <w:pStyle w:val="Heading2"/>
        <w:keepLines w:val="1"/>
        <w:spacing w:after="64" w:before="0" w:line="259" w:lineRule="auto"/>
        <w:ind w:left="0" w:firstLine="0"/>
        <w:rPr>
          <w:rFonts w:ascii="Arial" w:cs="Arial" w:eastAsia="Arial" w:hAnsi="Arial"/>
        </w:rPr>
      </w:pPr>
      <w:bookmarkStart w:colFirst="0" w:colLast="0" w:name="_heading=h.1tdr5v4" w:id="259"/>
      <w:bookmarkEnd w:id="259"/>
      <w:r w:rsidDel="00000000" w:rsidR="00000000" w:rsidRPr="00000000">
        <w:rPr>
          <w:rFonts w:ascii="Arial" w:cs="Arial" w:eastAsia="Arial" w:hAnsi="Arial"/>
          <w:rtl w:val="0"/>
        </w:rPr>
        <w:t xml:space="preserve">4.22 Gateway Publish Procedure</w:t>
      </w:r>
    </w:p>
    <w:p w:rsidR="00000000" w:rsidDel="00000000" w:rsidP="00000000" w:rsidRDefault="00000000" w:rsidRPr="00000000" w14:paraId="000014F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4.21</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4F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4F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4F9">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4FA">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4FB">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4FC">
      <w:pPr>
        <w:pStyle w:val="Heading2"/>
        <w:keepLines w:val="1"/>
        <w:spacing w:after="64" w:before="0" w:line="259" w:lineRule="auto"/>
        <w:ind w:left="0" w:firstLine="0"/>
        <w:rPr>
          <w:rFonts w:ascii="Arial" w:cs="Arial" w:eastAsia="Arial" w:hAnsi="Arial"/>
        </w:rPr>
      </w:pPr>
      <w:bookmarkStart w:colFirst="0" w:colLast="0" w:name="_heading=h.4ddeoix" w:id="260"/>
      <w:bookmarkEnd w:id="260"/>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4FD">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4F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168"/>
        </w:sdtPr>
        <w:sdtContent>
          <w:ins w:author="davide.lenzarini@u-blox.com" w:id="18" w:date="2024-03-20T08:48:04Z"/>
          <w:sdt>
            <w:sdtPr>
              <w:tag w:val="goog_rdk_169"/>
            </w:sdtPr>
            <w:sdtContent>
              <w:commentRangeStart w:id="120"/>
            </w:sdtContent>
          </w:sdt>
          <w:ins w:author="davide.lenzarini@u-blox.com" w:id="18" w:date="2024-03-20T08:48:04Z">
            <w:sdt>
              <w:sdtPr>
                <w:tag w:val="goog_rdk_170"/>
              </w:sdtPr>
              <w:sdtContent>
                <w:commentRangeStart w:id="121"/>
              </w:sdtContent>
            </w:sdt>
            <w:r w:rsidDel="00000000" w:rsidR="00000000" w:rsidRPr="00000000">
              <w:rPr>
                <w:rFonts w:ascii="Arial" w:cs="Arial" w:eastAsia="Arial" w:hAnsi="Arial"/>
                <w:rtl w:val="0"/>
              </w:rPr>
              <w:t xml:space="preserve">virtually </w:t>
            </w:r>
          </w:ins>
        </w:sdtContent>
      </w:sdt>
      <w:commentRangeEnd w:id="120"/>
      <w:r w:rsidDel="00000000" w:rsidR="00000000" w:rsidRPr="00000000">
        <w:commentReference w:id="120"/>
      </w:r>
      <w:commentRangeEnd w:id="121"/>
      <w:r w:rsidDel="00000000" w:rsidR="00000000" w:rsidRPr="00000000">
        <w:commentReference w:id="121"/>
      </w:r>
      <w:r w:rsidDel="00000000" w:rsidR="00000000" w:rsidRPr="00000000">
        <w:rPr>
          <w:rFonts w:ascii="Arial" w:cs="Arial" w:eastAsia="Arial" w:hAnsi="Arial"/>
          <w:rtl w:val="0"/>
        </w:rPr>
        <w:t xml:space="preserve">connected. </w:t>
      </w:r>
      <w:sdt>
        <w:sdtPr>
          <w:tag w:val="goog_rdk_171"/>
        </w:sdtPr>
        <w:sdtContent>
          <w:commentRangeStart w:id="122"/>
        </w:sdtContent>
      </w:sdt>
      <w:r w:rsidDel="00000000" w:rsidR="00000000" w:rsidRPr="00000000">
        <w:rPr>
          <w:rFonts w:ascii="Arial" w:cs="Arial" w:eastAsia="Arial" w:hAnsi="Arial"/>
          <w:rtl w:val="0"/>
        </w:rPr>
        <w:t xml:space="preserve">Otherwise, the received PINGREQ packet is ignored.</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14FF">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500">
      <w:pPr>
        <w:pStyle w:val="Heading2"/>
        <w:keepLines w:val="1"/>
        <w:spacing w:after="64" w:before="0" w:line="259" w:lineRule="auto"/>
        <w:ind w:left="0" w:right="4" w:firstLine="0"/>
        <w:rPr>
          <w:rFonts w:ascii="Arial" w:cs="Arial" w:eastAsia="Arial" w:hAnsi="Arial"/>
        </w:rPr>
      </w:pPr>
      <w:bookmarkStart w:colFirst="0" w:colLast="0" w:name="_heading=h.2sioyqq" w:id="261"/>
      <w:bookmarkEnd w:id="261"/>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501">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establish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502">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503">
      <w:pPr>
        <w:pStyle w:val="Heading2"/>
        <w:keepLines w:val="1"/>
        <w:spacing w:after="94" w:before="0" w:line="259" w:lineRule="auto"/>
        <w:ind w:left="0" w:firstLine="0"/>
        <w:rPr>
          <w:rFonts w:ascii="Arial" w:cs="Arial" w:eastAsia="Arial" w:hAnsi="Arial"/>
        </w:rPr>
      </w:pPr>
      <w:bookmarkStart w:colFirst="0" w:colLast="0" w:name="_heading=h.3rnmrmc" w:id="262"/>
      <w:bookmarkEnd w:id="262"/>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504">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505">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506">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507">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08">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509">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50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172"/>
        </w:sdtPr>
        <w:sdtContent>
          <w:commentRangeStart w:id="123"/>
        </w:sdtContent>
      </w:sdt>
      <w:r w:rsidDel="00000000" w:rsidR="00000000" w:rsidRPr="00000000">
        <w:rPr>
          <w:rFonts w:ascii="Arial" w:cs="Arial" w:eastAsia="Arial" w:hAnsi="Arial"/>
          <w:color w:val="000000"/>
          <w:rtl w:val="0"/>
        </w:rPr>
        <w:t xml:space="preserve">the gateway detects a timeout in the delivery,</w:t>
      </w:r>
      <w:commentRangeEnd w:id="123"/>
      <w:r w:rsidDel="00000000" w:rsidR="00000000" w:rsidRPr="00000000">
        <w:commentReference w:id="123"/>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50B">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50C">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173"/>
        </w:sdtPr>
        <w:sdtContent>
          <w:commentRangeStart w:id="124"/>
        </w:sdtContent>
      </w:sdt>
      <w:r w:rsidDel="00000000" w:rsidR="00000000" w:rsidRPr="00000000">
        <w:rPr>
          <w:rFonts w:ascii="Arial" w:cs="Arial" w:eastAsia="Arial" w:hAnsi="Arial"/>
          <w:rtl w:val="0"/>
        </w:rPr>
        <w:t xml:space="preserve">3.18</w:t>
      </w:r>
      <w:commentRangeEnd w:id="124"/>
      <w:r w:rsidDel="00000000" w:rsidR="00000000" w:rsidRPr="00000000">
        <w:commentReference w:id="124"/>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174"/>
        </w:sdtPr>
        <w:sdtContent>
          <w:r w:rsidDel="00000000" w:rsidR="00000000" w:rsidRPr="00000000">
            <w:rPr>
              <w:rFonts w:ascii="Arial" w:cs="Arial" w:eastAsia="Arial" w:hAnsi="Arial"/>
              <w:color w:val="000000"/>
              <w:vertAlign w:val="subscript"/>
              <w:rtl w:val="0"/>
              <w:rPrChange w:author="davide.lenzarini@u-blox.com" w:id="19"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175"/>
        </w:sdtPr>
        <w:sdtContent>
          <w:commentRangeStart w:id="125"/>
        </w:sdtContent>
      </w:sdt>
      <w:r w:rsidDel="00000000" w:rsidR="00000000" w:rsidRPr="00000000">
        <w:rPr>
          <w:rFonts w:ascii="Arial" w:cs="Arial" w:eastAsia="Arial" w:hAnsi="Arial"/>
          <w:color w:val="000000"/>
          <w:rtl w:val="0"/>
        </w:rPr>
        <w:t xml:space="preserve">receives </w:t>
      </w:r>
      <w:commentRangeEnd w:id="125"/>
      <w:r w:rsidDel="00000000" w:rsidR="00000000" w:rsidRPr="00000000">
        <w:commentReference w:id="125"/>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176"/>
        </w:sdtPr>
        <w:sdtContent>
          <w:commentRangeStart w:id="126"/>
        </w:sdtContent>
      </w:sdt>
      <w:r w:rsidDel="00000000" w:rsidR="00000000" w:rsidRPr="00000000">
        <w:rPr>
          <w:rFonts w:ascii="Arial" w:cs="Arial" w:eastAsia="Arial" w:hAnsi="Arial"/>
          <w:color w:val="000000"/>
          <w:rtl w:val="0"/>
        </w:rPr>
        <w:t xml:space="preserve">PINGRESP</w:t>
      </w:r>
      <w:commentRangeEnd w:id="126"/>
      <w:r w:rsidDel="00000000" w:rsidR="00000000" w:rsidRPr="00000000">
        <w:commentReference w:id="126"/>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177"/>
        </w:sdtPr>
        <w:sdtContent>
          <w:r w:rsidDel="00000000" w:rsidR="00000000" w:rsidRPr="00000000">
            <w:rPr>
              <w:rFonts w:ascii="Arial" w:cs="Arial" w:eastAsia="Arial" w:hAnsi="Arial"/>
              <w:color w:val="000000"/>
              <w:vertAlign w:val="subscript"/>
              <w:rtl w:val="0"/>
              <w:rPrChange w:author="davide.lenzarini@u-blox.com" w:id="20"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178"/>
        </w:sdtPr>
        <w:sdtContent>
          <w:r w:rsidDel="00000000" w:rsidR="00000000" w:rsidRPr="00000000">
            <w:rPr>
              <w:rFonts w:ascii="Arial" w:cs="Arial" w:eastAsia="Arial" w:hAnsi="Arial"/>
              <w:color w:val="000000"/>
              <w:vertAlign w:val="subscript"/>
              <w:rtl w:val="0"/>
              <w:rPrChange w:author="davide.lenzarini@u-blox.com" w:id="21"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0D">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179"/>
        </w:sdtPr>
        <w:sdtContent>
          <w:commentRangeStart w:id="127"/>
        </w:sdtContent>
      </w:sdt>
      <w:sdt>
        <w:sdtPr>
          <w:tag w:val="goog_rdk_180"/>
        </w:sdtPr>
        <w:sdtContent>
          <w:commentRangeStart w:id="128"/>
        </w:sdtContent>
      </w:sdt>
      <w:sdt>
        <w:sdtPr>
          <w:tag w:val="goog_rdk_181"/>
        </w:sdtPr>
        <w:sdtContent>
          <w:commentRangeStart w:id="129"/>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27"/>
      <w:r w:rsidDel="00000000" w:rsidR="00000000" w:rsidRPr="00000000">
        <w:commentReference w:id="127"/>
      </w:r>
      <w:commentRangeEnd w:id="128"/>
      <w:r w:rsidDel="00000000" w:rsidR="00000000" w:rsidRPr="00000000">
        <w:commentReference w:id="128"/>
      </w:r>
      <w:commentRangeEnd w:id="129"/>
      <w:r w:rsidDel="00000000" w:rsidR="00000000" w:rsidRPr="00000000">
        <w:commentReference w:id="129"/>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0E">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50F">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510">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182"/>
        </w:sdtPr>
        <w:sdtContent>
          <w:commentRangeStart w:id="130"/>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30"/>
      <w:r w:rsidDel="00000000" w:rsidR="00000000" w:rsidRPr="00000000">
        <w:commentReference w:id="130"/>
      </w:r>
      <w:r w:rsidDel="00000000" w:rsidR="00000000" w:rsidRPr="00000000">
        <w:rPr>
          <w:rFonts w:ascii="Arial" w:cs="Arial" w:eastAsia="Arial" w:hAnsi="Arial"/>
          <w:color w:val="000000"/>
          <w:highlight w:val="yellow"/>
          <w:rtl w:val="0"/>
        </w:rPr>
        <w:t xml:space="preserve">.</w:t>
      </w:r>
      <w:sdt>
        <w:sdtPr>
          <w:tag w:val="goog_rdk_183"/>
        </w:sdtPr>
        <w:sdtContent>
          <w:commentRangeStart w:id="131"/>
        </w:sdtContent>
      </w:sdt>
      <w:r w:rsidDel="00000000" w:rsidR="00000000" w:rsidRPr="00000000">
        <w:rPr>
          <w:rFonts w:ascii="Arial" w:cs="Arial" w:eastAsia="Arial" w:hAnsi="Arial"/>
          <w:color w:val="000000"/>
          <w:highlight w:val="yellow"/>
          <w:rtl w:val="0"/>
        </w:rPr>
        <w:t xml:space="preserve"> </w:t>
      </w:r>
      <w:sdt>
        <w:sdtPr>
          <w:tag w:val="goog_rdk_184"/>
        </w:sdtPr>
        <w:sdtContent>
          <w:commentRangeStart w:id="132"/>
        </w:sdtContent>
      </w:sdt>
      <w:sdt>
        <w:sdtPr>
          <w:tag w:val="goog_rdk_185"/>
        </w:sdtPr>
        <w:sdtContent>
          <w:commentRangeStart w:id="133"/>
        </w:sdtContent>
      </w:sdt>
      <w:sdt>
        <w:sdtPr>
          <w:tag w:val="goog_rdk_186"/>
        </w:sdtPr>
        <w:sdtContent>
          <w:commentRangeStart w:id="134"/>
        </w:sdtContent>
      </w:sdt>
      <w:sdt>
        <w:sdtPr>
          <w:tag w:val="goog_rdk_187"/>
        </w:sdtPr>
        <w:sdtContent>
          <w:commentRangeStart w:id="135"/>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32"/>
      <w:r w:rsidDel="00000000" w:rsidR="00000000" w:rsidRPr="00000000">
        <w:commentReference w:id="132"/>
      </w:r>
      <w:commentRangeEnd w:id="133"/>
      <w:r w:rsidDel="00000000" w:rsidR="00000000" w:rsidRPr="00000000">
        <w:commentReference w:id="133"/>
      </w:r>
      <w:commentRangeEnd w:id="134"/>
      <w:r w:rsidDel="00000000" w:rsidR="00000000" w:rsidRPr="00000000">
        <w:commentReference w:id="134"/>
      </w:r>
      <w:commentRangeEnd w:id="135"/>
      <w:r w:rsidDel="00000000" w:rsidR="00000000" w:rsidRPr="00000000">
        <w:commentReference w:id="135"/>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31"/>
      <w:r w:rsidDel="00000000" w:rsidR="00000000" w:rsidRPr="00000000">
        <w:commentReference w:id="131"/>
      </w:r>
      <w:r w:rsidDel="00000000" w:rsidR="00000000" w:rsidRPr="00000000">
        <w:rPr>
          <w:rtl w:val="0"/>
        </w:rPr>
      </w:r>
    </w:p>
    <w:p w:rsidR="00000000" w:rsidDel="00000000" w:rsidP="00000000" w:rsidRDefault="00000000" w:rsidRPr="00000000" w14:paraId="00001511">
      <w:pPr>
        <w:rPr>
          <w:rFonts w:ascii="Arial" w:cs="Arial" w:eastAsia="Arial" w:hAnsi="Arial"/>
          <w:color w:val="000000"/>
        </w:rPr>
      </w:pPr>
      <w:r w:rsidDel="00000000" w:rsidR="00000000" w:rsidRPr="00000000">
        <w:rPr>
          <w:rtl w:val="0"/>
        </w:rPr>
      </w:r>
    </w:p>
    <w:p w:rsidR="00000000" w:rsidDel="00000000" w:rsidP="00000000" w:rsidRDefault="00000000" w:rsidRPr="00000000" w14:paraId="00001512">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513">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514">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7.png"/>
            <a:graphic>
              <a:graphicData uri="http://schemas.openxmlformats.org/drawingml/2006/picture">
                <pic:pic>
                  <pic:nvPicPr>
                    <pic:cNvPr id="0" name="image7.png"/>
                    <pic:cNvPicPr preferRelativeResize="0"/>
                  </pic:nvPicPr>
                  <pic:blipFill>
                    <a:blip r:embed="rId85"/>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515">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188"/>
        </w:sdtPr>
        <w:sdtContent>
          <w:commentRangeStart w:id="136"/>
        </w:sdtContent>
      </w:sdt>
      <w:r w:rsidDel="00000000" w:rsidR="00000000" w:rsidRPr="00000000">
        <w:rPr>
          <w:rFonts w:ascii="Arial" w:cs="Arial" w:eastAsia="Arial" w:hAnsi="Arial"/>
          <w:rtl w:val="0"/>
        </w:rPr>
        <w:t xml:space="preserve">Awake ping packet flush</w:t>
      </w:r>
      <w:commentRangeEnd w:id="136"/>
      <w:r w:rsidDel="00000000" w:rsidR="00000000" w:rsidRPr="00000000">
        <w:commentReference w:id="136"/>
      </w:r>
      <w:r w:rsidDel="00000000" w:rsidR="00000000" w:rsidRPr="00000000">
        <w:rPr>
          <w:rtl w:val="0"/>
        </w:rPr>
      </w:r>
    </w:p>
    <w:p w:rsidR="00000000" w:rsidDel="00000000" w:rsidP="00000000" w:rsidRDefault="00000000" w:rsidRPr="00000000" w14:paraId="00001516">
      <w:pPr>
        <w:pStyle w:val="Heading2"/>
        <w:ind w:left="0" w:firstLine="0"/>
        <w:rPr>
          <w:rFonts w:ascii="Arial" w:cs="Arial" w:eastAsia="Arial" w:hAnsi="Arial"/>
        </w:rPr>
      </w:pPr>
      <w:bookmarkStart w:colFirst="0" w:colLast="0" w:name="_heading=h.ly7c1y" w:id="263"/>
      <w:bookmarkEnd w:id="263"/>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517">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Payload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1518">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151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151A">
      <w:pPr>
        <w:numPr>
          <w:ilvl w:val="0"/>
          <w:numId w:val="26"/>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151B">
      <w:pPr>
        <w:numPr>
          <w:ilvl w:val="0"/>
          <w:numId w:val="26"/>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151C">
      <w:pPr>
        <w:numPr>
          <w:ilvl w:val="0"/>
          <w:numId w:val="26"/>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151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1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51F">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20">
      <w:pPr>
        <w:numPr>
          <w:ilvl w:val="0"/>
          <w:numId w:val="2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1521">
      <w:pPr>
        <w:numPr>
          <w:ilvl w:val="0"/>
          <w:numId w:val="20"/>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1522">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23">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524">
      <w:pPr>
        <w:pStyle w:val="Heading2"/>
        <w:ind w:left="0" w:firstLine="0"/>
        <w:rPr>
          <w:rFonts w:ascii="Arial" w:cs="Arial" w:eastAsia="Arial" w:hAnsi="Arial"/>
        </w:rPr>
      </w:pPr>
      <w:bookmarkStart w:colFirst="0" w:colLast="0" w:name="_heading=h.mo7ahow0t2fa" w:id="264"/>
      <w:bookmarkEnd w:id="264"/>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525">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526">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527">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28">
      <w:pPr>
        <w:pStyle w:val="Heading1"/>
        <w:ind w:left="0" w:firstLine="0"/>
        <w:rPr>
          <w:rFonts w:ascii="Arial" w:cs="Arial" w:eastAsia="Arial" w:hAnsi="Arial"/>
        </w:rPr>
      </w:pPr>
      <w:bookmarkStart w:colFirst="0" w:colLast="0" w:name="_heading=h.ao41zqqg0txn" w:id="265"/>
      <w:bookmarkEnd w:id="265"/>
      <w:r w:rsidDel="00000000" w:rsidR="00000000" w:rsidRPr="00000000">
        <w:rPr>
          <w:rFonts w:ascii="Arial" w:cs="Arial" w:eastAsia="Arial" w:hAnsi="Arial"/>
          <w:rtl w:val="0"/>
        </w:rPr>
        <w:t xml:space="preserve">5 Security (Informative)</w:t>
      </w:r>
    </w:p>
    <w:p w:rsidR="00000000" w:rsidDel="00000000" w:rsidP="00000000" w:rsidRDefault="00000000" w:rsidRPr="00000000" w14:paraId="00001529">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52A">
      <w:pPr>
        <w:numPr>
          <w:ilvl w:val="0"/>
          <w:numId w:val="33"/>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52B">
      <w:pPr>
        <w:numPr>
          <w:ilvl w:val="1"/>
          <w:numId w:val="33"/>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52C">
      <w:pPr>
        <w:numPr>
          <w:ilvl w:val="1"/>
          <w:numId w:val="33"/>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52D">
      <w:pPr>
        <w:numPr>
          <w:ilvl w:val="1"/>
          <w:numId w:val="33"/>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52E">
      <w:pPr>
        <w:numPr>
          <w:ilvl w:val="1"/>
          <w:numId w:val="33"/>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52F">
      <w:pPr>
        <w:pStyle w:val="Heading2"/>
        <w:ind w:left="0" w:firstLine="0"/>
        <w:rPr/>
      </w:pPr>
      <w:bookmarkStart w:colFirst="0" w:colLast="0" w:name="_heading=h.l3biudxg4em6" w:id="266"/>
      <w:bookmarkEnd w:id="266"/>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530">
      <w:pPr>
        <w:pStyle w:val="Heading1"/>
        <w:ind w:left="0" w:firstLine="0"/>
        <w:rPr>
          <w:rFonts w:ascii="Arial" w:cs="Arial" w:eastAsia="Arial" w:hAnsi="Arial"/>
        </w:rPr>
      </w:pPr>
      <w:bookmarkStart w:colFirst="0" w:colLast="0" w:name="_heading=h.2k82xt6" w:id="267"/>
      <w:bookmarkEnd w:id="267"/>
      <w:r w:rsidDel="00000000" w:rsidR="00000000" w:rsidRPr="00000000">
        <w:rPr>
          <w:rFonts w:ascii="Arial" w:cs="Arial" w:eastAsia="Arial" w:hAnsi="Arial"/>
          <w:rtl w:val="0"/>
        </w:rPr>
        <w:t xml:space="preserve">6 Conformance</w:t>
      </w:r>
    </w:p>
    <w:p w:rsidR="00000000" w:rsidDel="00000000" w:rsidP="00000000" w:rsidRDefault="00000000" w:rsidRPr="00000000" w14:paraId="00001531">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86">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32">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87">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33">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88">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34">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35">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68"/>
      <w:bookmarkEnd w:id="268"/>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36">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37">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38">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39">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3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3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3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4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1">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4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4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4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6">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4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4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4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4B">
      <w:pPr>
        <w:spacing w:after="40" w:before="40" w:lineRule="auto"/>
        <w:rPr>
          <w:rFonts w:ascii="Arial" w:cs="Arial" w:eastAsia="Arial" w:hAnsi="Arial"/>
          <w:highlight w:val="yellow"/>
        </w:rPr>
      </w:pPr>
      <w:hyperlink r:id="rId89">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90">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4E">
      <w:pPr>
        <w:spacing w:after="40" w:before="40" w:lineRule="auto"/>
        <w:rPr>
          <w:rFonts w:ascii="Arial" w:cs="Arial" w:eastAsia="Arial" w:hAnsi="Arial"/>
          <w:highlight w:val="yellow"/>
        </w:rPr>
      </w:pPr>
      <w:hyperlink r:id="rId91">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50">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1">
      <w:pPr>
        <w:pStyle w:val="Heading2"/>
        <w:spacing w:after="120" w:before="240" w:lineRule="auto"/>
        <w:ind w:left="0" w:firstLine="0"/>
        <w:rPr/>
      </w:pPr>
      <w:bookmarkStart w:colFirst="0" w:colLast="0" w:name="_heading=h.2pjpzxrro3v8" w:id="269"/>
      <w:bookmarkEnd w:id="269"/>
      <w:r w:rsidDel="00000000" w:rsidR="00000000" w:rsidRPr="00000000">
        <w:rPr>
          <w:rtl w:val="0"/>
        </w:rPr>
        <w:t xml:space="preserve">A.1 Normative References</w:t>
      </w:r>
    </w:p>
    <w:p w:rsidR="00000000" w:rsidDel="00000000" w:rsidP="00000000" w:rsidRDefault="00000000" w:rsidRPr="00000000" w14:paraId="00001552">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53">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55">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92">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5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57">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93">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5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5A">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5B">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5C">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5D">
      <w:pPr>
        <w:rPr>
          <w:rFonts w:ascii="Arial" w:cs="Arial" w:eastAsia="Arial" w:hAnsi="Arial"/>
          <w:color w:val="0000ee"/>
        </w:rPr>
      </w:pPr>
      <w:hyperlink r:id="rId94">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5E">
      <w:pPr>
        <w:rPr>
          <w:rFonts w:ascii="Arial" w:cs="Arial" w:eastAsia="Arial" w:hAnsi="Arial"/>
        </w:rPr>
      </w:pPr>
      <w:r w:rsidDel="00000000" w:rsidR="00000000" w:rsidRPr="00000000">
        <w:rPr>
          <w:rtl w:val="0"/>
        </w:rPr>
      </w:r>
    </w:p>
    <w:bookmarkStart w:colFirst="0" w:colLast="0" w:name="bookmark=kix.32y02sm2iqny" w:id="270"/>
    <w:bookmarkEnd w:id="270"/>
    <w:p w:rsidR="00000000" w:rsidDel="00000000" w:rsidP="00000000" w:rsidRDefault="00000000" w:rsidRPr="00000000" w14:paraId="0000155F">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60">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61">
      <w:pPr>
        <w:rPr>
          <w:rFonts w:ascii="Arial" w:cs="Arial" w:eastAsia="Arial" w:hAnsi="Arial"/>
        </w:rPr>
      </w:pPr>
      <w:hyperlink r:id="rId95">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62">
      <w:pPr>
        <w:rPr>
          <w:rFonts w:ascii="Arial" w:cs="Arial" w:eastAsia="Arial" w:hAnsi="Arial"/>
        </w:rPr>
      </w:pPr>
      <w:r w:rsidDel="00000000" w:rsidR="00000000" w:rsidRPr="00000000">
        <w:rPr>
          <w:rtl w:val="0"/>
        </w:rPr>
      </w:r>
    </w:p>
    <w:bookmarkStart w:colFirst="0" w:colLast="0" w:name="bookmark=kix.51xi25h5vzte" w:id="271"/>
    <w:bookmarkEnd w:id="271"/>
    <w:p w:rsidR="00000000" w:rsidDel="00000000" w:rsidP="00000000" w:rsidRDefault="00000000" w:rsidRPr="00000000" w14:paraId="00001563">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64">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65">
      <w:pPr>
        <w:rPr>
          <w:rFonts w:ascii="Arial" w:cs="Arial" w:eastAsia="Arial" w:hAnsi="Arial"/>
        </w:rPr>
      </w:pPr>
      <w:hyperlink r:id="rId96">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66">
      <w:pPr>
        <w:rPr>
          <w:rFonts w:ascii="Arial" w:cs="Arial" w:eastAsia="Arial" w:hAnsi="Arial"/>
        </w:rPr>
      </w:pPr>
      <w:r w:rsidDel="00000000" w:rsidR="00000000" w:rsidRPr="00000000">
        <w:rPr>
          <w:rtl w:val="0"/>
        </w:rPr>
      </w:r>
    </w:p>
    <w:bookmarkStart w:colFirst="0" w:colLast="0" w:name="bookmark=kix.sm86r7ecajs3" w:id="272"/>
    <w:bookmarkEnd w:id="272"/>
    <w:p w:rsidR="00000000" w:rsidDel="00000000" w:rsidP="00000000" w:rsidRDefault="00000000" w:rsidRPr="00000000" w14:paraId="00001567">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68">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69">
      <w:pPr>
        <w:rPr>
          <w:rFonts w:ascii="Arial" w:cs="Arial" w:eastAsia="Arial" w:hAnsi="Arial"/>
          <w:highlight w:val="yellow"/>
        </w:rPr>
      </w:pPr>
      <w:hyperlink r:id="rId97">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A">
      <w:pPr>
        <w:pStyle w:val="Heading2"/>
        <w:spacing w:after="120" w:before="240" w:lineRule="auto"/>
        <w:ind w:left="0" w:firstLine="0"/>
        <w:rPr/>
      </w:pPr>
      <w:bookmarkStart w:colFirst="0" w:colLast="0" w:name="_heading=h.wmz8ensz9jqs" w:id="273"/>
      <w:bookmarkEnd w:id="273"/>
      <w:r w:rsidDel="00000000" w:rsidR="00000000" w:rsidRPr="00000000">
        <w:rPr>
          <w:rtl w:val="0"/>
        </w:rPr>
        <w:t xml:space="preserve">A.2 Informative References</w:t>
      </w:r>
    </w:p>
    <w:p w:rsidR="00000000" w:rsidDel="00000000" w:rsidP="00000000" w:rsidRDefault="00000000" w:rsidRPr="00000000" w14:paraId="0000156B">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6C">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6E">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98">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6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70">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71">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72">
      <w:pPr>
        <w:pStyle w:val="Heading1"/>
        <w:ind w:left="0" w:firstLine="0"/>
        <w:rPr/>
      </w:pPr>
      <w:bookmarkStart w:colFirst="0" w:colLast="0" w:name="_heading=h.twhu880t27o" w:id="274"/>
      <w:bookmarkEnd w:id="274"/>
      <w:sdt>
        <w:sdtPr>
          <w:tag w:val="goog_rdk_189"/>
        </w:sdtPr>
        <w:sdtContent>
          <w:commentRangeStart w:id="137"/>
        </w:sdtContent>
      </w:sdt>
      <w:r w:rsidDel="00000000" w:rsidR="00000000" w:rsidRPr="00000000">
        <w:rPr>
          <w:rtl w:val="0"/>
        </w:rPr>
        <w:t xml:space="preserve">Appendix B. Backwards Compatibility</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pStyle w:val="Heading3"/>
        <w:keepLines w:val="1"/>
        <w:spacing w:after="77" w:before="0" w:line="259" w:lineRule="auto"/>
        <w:ind w:left="0" w:firstLine="0"/>
        <w:rPr/>
      </w:pPr>
      <w:bookmarkStart w:colFirst="0" w:colLast="0" w:name="_heading=h.1qoc8b1" w:id="275"/>
      <w:bookmarkEnd w:id="275"/>
      <w:r w:rsidDel="00000000" w:rsidR="00000000" w:rsidRPr="00000000">
        <w:rPr>
          <w:rtl w:val="0"/>
        </w:rPr>
        <w:t xml:space="preserve">B.1 PUBLISH QoS -1 (Packet from MQTT-SN 1.2)</w:t>
      </w:r>
    </w:p>
    <w:p w:rsidR="00000000" w:rsidDel="00000000" w:rsidP="00000000" w:rsidRDefault="00000000" w:rsidRPr="00000000" w14:paraId="00001575">
      <w:pPr>
        <w:rPr>
          <w:rFonts w:ascii="Arial" w:cs="Arial" w:eastAsia="Arial" w:hAnsi="Arial"/>
        </w:rPr>
      </w:pPr>
      <w:r w:rsidDel="00000000" w:rsidR="00000000" w:rsidRPr="00000000">
        <w:rPr>
          <w:rtl w:val="0"/>
        </w:rPr>
      </w:r>
    </w:p>
    <w:tbl>
      <w:tblPr>
        <w:tblStyle w:val="Table4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7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7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7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7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7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7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7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8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8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84">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8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92">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93">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A0">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A1">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AF">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B0">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B2">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B3">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B5">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B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B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BA">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BB">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BF">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C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C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C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C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C">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CD">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CE">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5DB">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5DC">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5E9">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5EA">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F7">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5F8">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05">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606">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613">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614">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61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616">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617">
      <w:pPr>
        <w:pStyle w:val="Heading4"/>
        <w:ind w:left="0" w:right="4" w:firstLine="0"/>
        <w:rPr>
          <w:rFonts w:ascii="Arial" w:cs="Arial" w:eastAsia="Arial" w:hAnsi="Arial"/>
        </w:rPr>
      </w:pPr>
      <w:bookmarkStart w:colFirst="0" w:colLast="0" w:name="_heading=h.4anzqyu" w:id="276"/>
      <w:bookmarkEnd w:id="276"/>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61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37"/>
      <w:r w:rsidDel="00000000" w:rsidR="00000000" w:rsidRPr="00000000">
        <w:commentReference w:id="137"/>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190"/>
        </w:sdtPr>
        <w:sdtContent>
          <w:commentRangeStart w:id="138"/>
        </w:sdtContent>
      </w:sdt>
      <w:r w:rsidDel="00000000" w:rsidR="00000000" w:rsidRPr="00000000">
        <w:rPr>
          <w:rtl w:val="0"/>
        </w:rPr>
      </w:r>
    </w:p>
    <w:p w:rsidR="00000000" w:rsidDel="00000000" w:rsidP="00000000" w:rsidRDefault="00000000" w:rsidRPr="00000000" w14:paraId="00001619">
      <w:pPr>
        <w:pStyle w:val="Heading4"/>
        <w:ind w:left="0" w:right="4" w:firstLine="0"/>
        <w:rPr>
          <w:rFonts w:ascii="Arial" w:cs="Arial" w:eastAsia="Arial" w:hAnsi="Arial"/>
        </w:rPr>
      </w:pPr>
      <w:bookmarkStart w:colFirst="0" w:colLast="0" w:name="_heading=h.14ykbeg" w:id="277"/>
      <w:bookmarkEnd w:id="277"/>
      <w:r w:rsidDel="00000000" w:rsidR="00000000" w:rsidRPr="00000000">
        <w:rPr>
          <w:rFonts w:ascii="Arial" w:cs="Arial" w:eastAsia="Arial" w:hAnsi="Arial"/>
          <w:rtl w:val="0"/>
        </w:rPr>
        <w:t xml:space="preserve">B.1.2 PUBLISH Flags</w:t>
      </w:r>
    </w:p>
    <w:p w:rsidR="00000000" w:rsidDel="00000000" w:rsidP="00000000" w:rsidRDefault="00000000" w:rsidRPr="00000000" w14:paraId="0000161A">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61B">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61C">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61D">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61E">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61F">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620">
      <w:pPr>
        <w:pStyle w:val="Heading4"/>
        <w:ind w:left="0" w:right="4" w:firstLine="0"/>
        <w:rPr>
          <w:rFonts w:ascii="Arial" w:cs="Arial" w:eastAsia="Arial" w:hAnsi="Arial"/>
        </w:rPr>
      </w:pPr>
      <w:bookmarkStart w:colFirst="0" w:colLast="0" w:name="_heading=h.3oy7u29" w:id="278"/>
      <w:bookmarkEnd w:id="278"/>
      <w:r w:rsidDel="00000000" w:rsidR="00000000" w:rsidRPr="00000000">
        <w:rPr>
          <w:rFonts w:ascii="Arial" w:cs="Arial" w:eastAsia="Arial" w:hAnsi="Arial"/>
          <w:rtl w:val="0"/>
        </w:rPr>
        <w:t xml:space="preserve">B.1.3 Topic Id</w:t>
      </w:r>
    </w:p>
    <w:p w:rsidR="00000000" w:rsidDel="00000000" w:rsidP="00000000" w:rsidRDefault="00000000" w:rsidRPr="00000000" w14:paraId="00001621">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622">
      <w:pPr>
        <w:pStyle w:val="Heading4"/>
        <w:ind w:left="0" w:right="4" w:firstLine="0"/>
        <w:rPr>
          <w:rFonts w:ascii="Arial" w:cs="Arial" w:eastAsia="Arial" w:hAnsi="Arial"/>
        </w:rPr>
      </w:pPr>
      <w:bookmarkStart w:colFirst="0" w:colLast="0" w:name="_heading=h.243i4a2" w:id="279"/>
      <w:bookmarkEnd w:id="279"/>
      <w:r w:rsidDel="00000000" w:rsidR="00000000" w:rsidRPr="00000000">
        <w:rPr>
          <w:rFonts w:ascii="Arial" w:cs="Arial" w:eastAsia="Arial" w:hAnsi="Arial"/>
          <w:rtl w:val="0"/>
        </w:rPr>
        <w:t xml:space="preserve">B.1.4 Data</w:t>
      </w:r>
    </w:p>
    <w:p w:rsidR="00000000" w:rsidDel="00000000" w:rsidP="00000000" w:rsidRDefault="00000000" w:rsidRPr="00000000" w14:paraId="00001623">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38"/>
      <w:r w:rsidDel="00000000" w:rsidR="00000000" w:rsidRPr="00000000">
        <w:commentReference w:id="138"/>
      </w:r>
      <w:r w:rsidDel="00000000" w:rsidR="00000000" w:rsidRPr="00000000">
        <w:rPr>
          <w:rtl w:val="0"/>
        </w:rPr>
      </w:r>
    </w:p>
    <w:p w:rsidR="00000000" w:rsidDel="00000000" w:rsidP="00000000" w:rsidRDefault="00000000" w:rsidRPr="00000000" w14:paraId="00001624">
      <w:pPr>
        <w:pStyle w:val="Heading1"/>
        <w:spacing w:after="360" w:before="360" w:lineRule="auto"/>
        <w:ind w:left="0" w:firstLine="0"/>
        <w:rPr/>
      </w:pPr>
      <w:bookmarkStart w:colFirst="0" w:colLast="0" w:name="_heading=h.55r6c0xsdoov" w:id="280"/>
      <w:bookmarkEnd w:id="280"/>
      <w:r w:rsidDel="00000000" w:rsidR="00000000" w:rsidRPr="00000000">
        <w:rPr>
          <w:rtl w:val="0"/>
        </w:rPr>
        <w:t xml:space="preserve">Appendix C. Security and Privacy Considerations</w:t>
      </w:r>
    </w:p>
    <w:p w:rsidR="00000000" w:rsidDel="00000000" w:rsidP="00000000" w:rsidRDefault="00000000" w:rsidRPr="00000000" w14:paraId="00001625">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626">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627">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628">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629">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62A">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62B">
      <w:pPr>
        <w:rPr>
          <w:rFonts w:ascii="Arial" w:cs="Arial" w:eastAsia="Arial" w:hAnsi="Arial"/>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62D">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62E">
      <w:pPr>
        <w:keepNext w:val="1"/>
        <w:spacing w:after="120" w:before="240" w:lineRule="auto"/>
        <w:ind w:left="144.00000000000006" w:hanging="15"/>
        <w:rPr>
          <w:rFonts w:ascii="Arial" w:cs="Arial" w:eastAsia="Arial" w:hAnsi="Arial"/>
          <w:b w:val="1"/>
          <w:color w:val="446caa"/>
        </w:rPr>
      </w:pPr>
      <w:bookmarkStart w:colFirst="0" w:colLast="0" w:name="_heading=h.452snld" w:id="281"/>
      <w:bookmarkEnd w:id="281"/>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62F">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630">
      <w:pPr>
        <w:rPr>
          <w:rFonts w:ascii="Arial" w:cs="Arial" w:eastAsia="Arial" w:hAnsi="Arial"/>
        </w:rPr>
      </w:pPr>
      <w:r w:rsidDel="00000000" w:rsidR="00000000" w:rsidRPr="00000000">
        <w:rPr>
          <w:rtl w:val="0"/>
        </w:rPr>
      </w:r>
    </w:p>
    <w:p w:rsidR="00000000" w:rsidDel="00000000" w:rsidP="00000000" w:rsidRDefault="00000000" w:rsidRPr="00000000" w14:paraId="000016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6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6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6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6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636">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37">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38">
      <w:pPr>
        <w:pStyle w:val="Heading1"/>
        <w:spacing w:after="360" w:before="360" w:lineRule="auto"/>
        <w:ind w:left="0" w:firstLine="0"/>
        <w:rPr/>
      </w:pPr>
      <w:bookmarkStart w:colFirst="0" w:colLast="0" w:name="_heading=h.bc8w7ov5oli4" w:id="282"/>
      <w:bookmarkEnd w:id="282"/>
      <w:r w:rsidDel="00000000" w:rsidR="00000000" w:rsidRPr="00000000">
        <w:rPr>
          <w:rtl w:val="0"/>
        </w:rPr>
        <w:t xml:space="preserve">Appendix D. Acknowledgments</w:t>
      </w:r>
    </w:p>
    <w:p w:rsidR="00000000" w:rsidDel="00000000" w:rsidP="00000000" w:rsidRDefault="00000000" w:rsidRPr="00000000" w14:paraId="00001639">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63A">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63B">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63C">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3D">
      <w:pPr>
        <w:pStyle w:val="Heading2"/>
        <w:spacing w:after="120" w:before="240" w:lineRule="auto"/>
        <w:ind w:left="0" w:firstLine="0"/>
        <w:rPr/>
      </w:pPr>
      <w:bookmarkStart w:colFirst="0" w:colLast="0" w:name="_heading=h.glow6i83isd5" w:id="283"/>
      <w:bookmarkEnd w:id="283"/>
      <w:r w:rsidDel="00000000" w:rsidR="00000000" w:rsidRPr="00000000">
        <w:rPr>
          <w:rtl w:val="0"/>
        </w:rPr>
        <w:t xml:space="preserve">D.1 Special Thanks</w:t>
      </w:r>
    </w:p>
    <w:p w:rsidR="00000000" w:rsidDel="00000000" w:rsidP="00000000" w:rsidRDefault="00000000" w:rsidRPr="00000000" w14:paraId="0000163E">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63F">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640">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41">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42">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43">
      <w:pPr>
        <w:pStyle w:val="Heading2"/>
        <w:spacing w:after="120" w:before="240" w:lineRule="auto"/>
        <w:ind w:left="0" w:firstLine="0"/>
        <w:rPr/>
      </w:pPr>
      <w:bookmarkStart w:colFirst="0" w:colLast="0" w:name="_heading=h.tdeowwajj1wf" w:id="284"/>
      <w:bookmarkEnd w:id="284"/>
      <w:r w:rsidDel="00000000" w:rsidR="00000000" w:rsidRPr="00000000">
        <w:rPr>
          <w:rtl w:val="0"/>
        </w:rPr>
        <w:t xml:space="preserve">D.2 Participants</w:t>
      </w:r>
    </w:p>
    <w:p w:rsidR="00000000" w:rsidDel="00000000" w:rsidP="00000000" w:rsidRDefault="00000000" w:rsidRPr="00000000" w14:paraId="00001644">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645">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646">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47">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649">
      <w:pPr>
        <w:pStyle w:val="Heading1"/>
        <w:spacing w:after="360" w:before="360" w:lineRule="auto"/>
        <w:ind w:left="0" w:firstLine="0"/>
        <w:rPr>
          <w:rFonts w:ascii="Arial" w:cs="Arial" w:eastAsia="Arial" w:hAnsi="Arial"/>
          <w:highlight w:val="yellow"/>
        </w:rPr>
      </w:pPr>
      <w:bookmarkStart w:colFirst="0" w:colLast="0" w:name="_heading=h.ewpzaw2f211a" w:id="285"/>
      <w:bookmarkEnd w:id="285"/>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64A">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64B">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64C">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7"/>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D">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E">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F">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0">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4">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5">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6">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7">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658">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9">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65A">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B">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C">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E">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F">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0">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2">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3">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7">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B">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C">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F">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0">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2">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3">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4">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7">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9">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A">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B">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C">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2">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3">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4">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6">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7">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8">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9">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A">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B">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C">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D">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E">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F">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0">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2">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3">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4">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5">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6">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7">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8">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A">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B">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C">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E">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F">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0">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2">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A3">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A4">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A5">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A6">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A7">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A8">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A9">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A">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B">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D">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AE">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AF">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B0">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B1">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B2">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B3">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4">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5">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7">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B8">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B9">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BA">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BB">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BC">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BD">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E">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F">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1">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C2">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C3">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C4">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C5">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C6">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C7">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8">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9">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B">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CC">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CD">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E">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F">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1">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2">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3">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5">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6D6">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7">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8">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9">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A">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B">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C">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D">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E">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6D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6E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6E1">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6E2">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3">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4">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5">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6">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6E7">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E8">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6"/>
      <w:bookmarkEnd w:id="286"/>
      <w:r w:rsidDel="00000000" w:rsidR="00000000" w:rsidRPr="00000000">
        <w:rPr>
          <w:rtl w:val="0"/>
        </w:rPr>
      </w:r>
    </w:p>
    <w:p w:rsidR="00000000" w:rsidDel="00000000" w:rsidP="00000000" w:rsidRDefault="00000000" w:rsidRPr="00000000" w14:paraId="000016E9">
      <w:pPr>
        <w:pStyle w:val="Heading1"/>
        <w:keepNext w:val="1"/>
        <w:pBdr>
          <w:top w:color="808080" w:space="6" w:sz="4" w:val="single"/>
        </w:pBdr>
        <w:spacing w:after="120" w:before="480" w:lineRule="auto"/>
        <w:ind w:left="0" w:firstLine="0"/>
        <w:rPr>
          <w:vertAlign w:val="baseline"/>
        </w:rPr>
      </w:pPr>
      <w:bookmarkStart w:colFirst="0" w:colLast="0" w:name="_heading=h.3jd0qos" w:id="287"/>
      <w:bookmarkEnd w:id="287"/>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6EA">
      <w:pPr>
        <w:pStyle w:val="Heading2"/>
        <w:ind w:left="0" w:firstLine="0"/>
        <w:rPr>
          <w:vertAlign w:val="baseline"/>
        </w:rPr>
      </w:pPr>
      <w:bookmarkStart w:colFirst="0" w:colLast="0" w:name="_heading=h.1yib0wl" w:id="288"/>
      <w:bookmarkEnd w:id="288"/>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6EB">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6EC">
      <w:pPr>
        <w:pStyle w:val="Heading2"/>
        <w:ind w:left="0" w:firstLine="0"/>
        <w:rPr>
          <w:vertAlign w:val="baseline"/>
        </w:rPr>
      </w:pPr>
      <w:bookmarkStart w:colFirst="0" w:colLast="0" w:name="_heading=h.4ihyjke" w:id="289"/>
      <w:bookmarkEnd w:id="289"/>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6ED">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8"/>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EE">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EF">
            <w:pPr>
              <w:spacing w:after="0" w:line="259" w:lineRule="auto"/>
              <w:ind w:right="4"/>
              <w:jc w:val="center"/>
              <w:rPr>
                <w:rFonts w:ascii="Arial" w:cs="Arial" w:eastAsia="Arial" w:hAnsi="Arial"/>
                <w:b w:val="1"/>
              </w:rPr>
            </w:pPr>
            <w:sdt>
              <w:sdtPr>
                <w:tag w:val="goog_rdk_191"/>
              </w:sdtPr>
              <w:sdtContent>
                <w:commentRangeStart w:id="139"/>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0">
            <w:pPr>
              <w:spacing w:after="0" w:line="259" w:lineRule="auto"/>
              <w:ind w:right="4"/>
              <w:rPr>
                <w:rFonts w:ascii="Arial" w:cs="Arial" w:eastAsia="Arial" w:hAnsi="Arial"/>
                <w:sz w:val="20"/>
                <w:szCs w:val="20"/>
                <w:vertAlign w:val="subscript"/>
              </w:rPr>
            </w:pPr>
            <w:commentRangeEnd w:id="139"/>
            <w:r w:rsidDel="00000000" w:rsidR="00000000" w:rsidRPr="00000000">
              <w:commentReference w:id="139"/>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1">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2">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3">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4">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5">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6">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7">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8">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9">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A">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B">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C">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D">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E">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F">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700">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701">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702">
      <w:pPr>
        <w:pStyle w:val="Heading2"/>
        <w:ind w:left="0" w:firstLine="0"/>
        <w:rPr>
          <w:vertAlign w:val="baseline"/>
        </w:rPr>
      </w:pPr>
      <w:bookmarkStart w:colFirst="0" w:colLast="0" w:name="_heading=h.2xn8ts7" w:id="290"/>
      <w:bookmarkEnd w:id="290"/>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703">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704">
      <w:pPr>
        <w:pStyle w:val="Heading2"/>
        <w:ind w:left="0" w:firstLine="0"/>
        <w:rPr>
          <w:vertAlign w:val="baseline"/>
        </w:rPr>
      </w:pPr>
      <w:bookmarkStart w:colFirst="0" w:colLast="0" w:name="_heading=h.1csj400" w:id="291"/>
      <w:bookmarkEnd w:id="291"/>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705">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706">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707">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708">
      <w:pPr>
        <w:numPr>
          <w:ilvl w:val="0"/>
          <w:numId w:val="65"/>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709">
      <w:pPr>
        <w:numPr>
          <w:ilvl w:val="0"/>
          <w:numId w:val="6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70A">
      <w:pPr>
        <w:numPr>
          <w:ilvl w:val="0"/>
          <w:numId w:val="6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70B">
      <w:pPr>
        <w:numPr>
          <w:ilvl w:val="0"/>
          <w:numId w:val="6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70C">
      <w:pPr>
        <w:numPr>
          <w:ilvl w:val="0"/>
          <w:numId w:val="6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70D">
      <w:pPr>
        <w:numPr>
          <w:ilvl w:val="0"/>
          <w:numId w:val="65"/>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70E">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70F">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710">
      <w:pPr>
        <w:pStyle w:val="Heading1"/>
        <w:spacing w:after="360" w:before="360" w:lineRule="auto"/>
        <w:ind w:left="0" w:firstLine="0"/>
        <w:rPr/>
      </w:pPr>
      <w:bookmarkStart w:colFirst="0" w:colLast="0" w:name="_heading=h.sg1xgdru14ui" w:id="292"/>
      <w:bookmarkEnd w:id="292"/>
      <w:r w:rsidDel="00000000" w:rsidR="00000000" w:rsidRPr="00000000">
        <w:rPr>
          <w:rtl w:val="0"/>
        </w:rPr>
        <w:t xml:space="preserve">Appendix G. Notices</w:t>
      </w:r>
    </w:p>
    <w:p w:rsidR="00000000" w:rsidDel="00000000" w:rsidP="00000000" w:rsidRDefault="00000000" w:rsidRPr="00000000" w14:paraId="00001711">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712">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713">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99">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00">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714">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715">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716">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717">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718">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719">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71A">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71B">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01">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02">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Stefan Hagen" w:id="137" w:date="2024-03-03T08:53:53Z">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38" w:date="2024-03-03T08:53:53Z">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15" w:date="2024-02-02T15:03:53Z">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16" w:date="2024-02-22T15:03:28Z">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17" w:date="2023-10-26T13:21:10Z">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71" w:date="2024-03-19T16:49:34Z">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Ian Craggs" w:id="6" w:date="2024-06-12T08:52:02Z">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57" w:date="2023-10-20T09:26:02Z">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58" w:date="2024-01-04T16:48:28Z">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24" w:date="2023-10-20T12:41:18Z">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5" w:date="2023-11-02T14:12:55Z">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6" w:date="2023-11-02T14:52:40Z">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7" w:date="2023-11-02T14:53:30Z">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8" w:date="2023-11-02T15:58:55Z">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drew Banks" w:id="52" w:date="2024-03-19T16:09:39Z">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83" w:date="2024-03-18T15:44:35Z">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84" w:date="2024-06-20T11:10:24Z">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Andrew Banks" w:id="109" w:date="2024-06-16T09:32:40Z">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85" w:date="2024-03-19T17:42:59Z">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86" w:date="2024-06-11T15:41:31Z">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Ian Craggs" w:id="38" w:date="2024-06-27T15:24:32Z">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Richard Coppen" w:id="21" w:date="2024-03-19T12:22:45Z">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Ian Craggs" w:id="37" w:date="2024-06-27T15:27:19Z">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davide.lenzarini@u-blox.com" w:id="77" w:date="2024-03-19T16:07:38Z">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14" w:date="2024-03-19T12:05:40Z">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3" w:date="2024-03-19T12:04:36Z">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0" w:date="2023-12-08T16:41:32Z">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1" w:date="2024-06-04T12:40:11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10" w:date="2024-03-19T17:55:57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11" w:date="2024-03-20T14:04:25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12" w:date="2024-03-20T14:22:55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39" w:date="2024-03-20T08:38:34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61" w:date="2024-03-18T12:26:05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Andrew Banks" w:id="53" w:date="2024-03-19T16:20:12Z">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54" w:date="2024-05-02T12:17:44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40" w:date="2024-03-14T09:44:26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29" w:date="2024-06-11T16:09:18Z">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30" w:date="2024-06-13T15:32:08Z">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31" w:date="2024-06-13T15:34:20Z">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Andrew Banks" w:id="55" w:date="2024-03-19T16:39:58Z">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56" w:date="2024-05-02T12:18:26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32" w:date="2024-06-11T16:15:50Z">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Stefan Hagen" w:id="22" w:date="2024-02-01T16:59:35Z">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23" w:date="2024-02-22T13:05:28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Ian Craggs" w:id="4" w:date="2024-03-19T10:30:16Z">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davide.lenzarini@u-blox.com" w:id="100" w:date="2024-06-13T16:05:28Z">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Richard Coppen" w:id="5" w:date="2024-03-19T10:28:33Z">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79" w:date="2024-03-20T08:54:09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36" w:date="2023-10-12T19:28:02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24" w:date="2024-03-20T09:03:26Z">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Andrew Banks" w:id="45" w:date="2024-03-19T15:53:06Z">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82" w:date="2024-03-20T09:00:07Z">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01" w:date="2023-10-12T19:20:15Z">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02" w:date="2024-01-05T15:08:54Z">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62" w:date="2024-03-19T15:21:48Z">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63" w:date="2024-03-19T15:23:50Z">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70" w:date="2024-02-22T16:19:54Z">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26" w:date="2024-03-20T09:04:50Z">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125" w:date="2024-03-20T09:04:24Z">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87" w:date="2024-02-15T17:21:45Z">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88" w:date="2024-03-18T16:06:47Z">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3" w:date="2024-03-20T10:27:41Z">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16" w:date="2024-03-20T08:35:53Z">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2" w:date="2024-05-30T14:20:06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Anonymous" w:id="67" w:date="2024-03-20T10:34:54Z">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Ian Craggs" w:id="76" w:date="2024-06-25T10:18:44Z">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80" w:date="2024-03-20T08:55:23Z">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22" w:date="2024-03-20T08:48:29Z">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31" w:date="2024-03-20T09:07:26Z">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Andrew Banks" w:id="44" w:date="2024-03-19T15:54:52Z">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81" w:date="2024-03-20T08:57:22Z">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118" w:date="2024-03-20T08:45:05Z">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19" w:date="2024-03-20T14:33:27Z">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120" w:date="2024-06-13T14:25:07Z">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121" w:date="2024-06-13T15:41:53Z">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17" w:date="2024-02-07T16:41:05Z">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8" w:date="2024-06-24T14:39:36Z">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33" w:date="2024-06-25T04:33:39Z">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Stefan Hagen" w:id="60" w:date="2023-11-16T16:45:21Z">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48" w:date="2024-01-04T16:52:29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04" w:date="2024-02-14T10:03:36Z">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72" w:date="2024-03-19T16:04:02Z">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Ian Craggs" w:id="73" w:date="2024-06-27T08:24:14Z">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is. If the PUBREC packet got lost and the sender resends the PUBLISH message, this statement is true.</w:t>
      </w:r>
    </w:p>
  </w:comment>
  <w:comment w:author="davide.lenzarini@u-blox.com" w:id="74" w:date="2024-06-27T08:43:05Z">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it is one allowed application message per direction?</w:t>
      </w:r>
    </w:p>
  </w:comment>
  <w:comment w:author="Ian Craggs" w:id="75" w:date="2024-06-27T08:43:35Z">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Stefan Hagen" w:id="96" w:date="2024-03-18T16:14:25Z">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97" w:date="2024-03-18T16:13:21Z">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43" w:date="2024-03-19T17:41:20Z">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95" w:date="2024-03-18T16:09:57Z">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03" w:date="2024-02-14T09:56:26Z">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41" w:date="2023-10-12T14:50:37Z">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99" w:date="2024-03-18T16:20:57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39" w:date="2023-10-05T18:07:12Z">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98" w:date="2024-03-18T16:19:29Z">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8" w:date="2023-12-08T14:31:19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47" w:date="2024-03-19T15:33:30Z">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130" w:date="2024-03-20T14:35:28Z">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35" w:date="2024-02-13T14:12:29Z">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36" w:date="2024-06-13T12:56:25Z">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Richard Coppen" w:id="19" w:date="2024-03-19T14:22:50Z">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Stefan Hagen" w:id="89" w:date="2023-11-16T15:43:09Z">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90" w:date="2023-12-08T15:53:24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91" w:date="2024-01-11T20:17:16Z">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Andrew Banks" w:id="42" w:date="2024-03-19T15:41:47Z">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34" w:date="2024-03-19T14:40:45Z">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20" w:date="2024-03-19T14:25:15Z">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Andrew Banks" w:id="46" w:date="2024-03-19T15:45:06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113" w:date="2023-10-05T17:47:17Z">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14" w:date="2024-02-22T14:51:43Z">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15" w:date="2024-02-22T15:37:09Z">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78" w:date="2024-03-20T13:54:26Z">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23" w:date="2023-10-05T17:55:10Z">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27" w:date="2023-10-05T17:57:41Z">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28" w:date="2024-02-07T15:54:50Z">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29" w:date="2024-02-13T07:47:44Z">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Stefan Hagen" w:id="59" w:date="2024-03-03T17:43:50Z">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49" w:date="2023-10-05T15:57:55Z">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50" w:date="2023-10-20T08:48:53Z">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51" w:date="2023-10-20T11:31:25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64" w:date="2024-03-19T15:25:59Z">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65" w:date="2023-11-23T17:39:04Z">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66" w:date="2023-11-23T17:42:22Z">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92" w:date="2023-10-12T19:15:52Z">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93" w:date="2023-10-20T08:59:01Z">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94" w:date="2023-10-20T08:59:10Z">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32" w:date="2023-10-05T17:51:33Z">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33" w:date="2024-03-20T14:36:59Z">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34" w:date="2024-03-20T14:37:44Z">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35" w:date="2024-03-20T14:39:15Z">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68" w:date="2024-03-19T15:48:20Z">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69" w:date="2024-06-20T11:05:09Z">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05" w:date="2023-10-05T17:39:46Z">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06" w:date="2024-02-02T15:09:56Z">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07" w:date="2024-02-05T08:15:56Z">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08" w:date="2024-02-05T08:16:22Z">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00001722" w15:done="0"/>
  <w15:commentEx w15:paraId="00001724" w15:done="0"/>
  <w15:commentEx w15:paraId="00001725" w15:done="0"/>
  <w15:commentEx w15:paraId="00001726" w15:paraIdParent="00001725" w15:done="0"/>
  <w15:commentEx w15:paraId="00001727" w15:done="0"/>
  <w15:commentEx w15:paraId="00001728" w15:done="0"/>
  <w15:commentEx w15:paraId="00001729" w15:done="0"/>
  <w15:commentEx w15:paraId="0000172A" w15:paraIdParent="00001729" w15:done="0"/>
  <w15:commentEx w15:paraId="0000172B" w15:done="0"/>
  <w15:commentEx w15:paraId="0000172D" w15:paraIdParent="0000172B" w15:done="0"/>
  <w15:commentEx w15:paraId="0000172E" w15:done="0"/>
  <w15:commentEx w15:paraId="0000172F" w15:paraIdParent="0000172E" w15:done="0"/>
  <w15:commentEx w15:paraId="00001730" w15:paraIdParent="0000172E" w15:done="0"/>
  <w15:commentEx w15:paraId="00001731" w15:paraIdParent="0000172E" w15:done="0"/>
  <w15:commentEx w15:paraId="00001733" w15:paraIdParent="0000172E" w15:done="0"/>
  <w15:commentEx w15:paraId="00001734" w15:done="0"/>
  <w15:commentEx w15:paraId="0000173F" w15:done="0"/>
  <w15:commentEx w15:paraId="00001740" w15:paraIdParent="0000173F" w15:done="0"/>
  <w15:commentEx w15:paraId="00001743" w15:done="0"/>
  <w15:commentEx w15:paraId="00001744" w15:done="0"/>
  <w15:commentEx w15:paraId="00001745" w15:paraIdParent="00001744" w15:done="0"/>
  <w15:commentEx w15:paraId="00001746" w15:done="0"/>
  <w15:commentEx w15:paraId="00001747" w15:done="0"/>
  <w15:commentEx w15:paraId="00001748" w15:done="0"/>
  <w15:commentEx w15:paraId="00001749" w15:done="0"/>
  <w15:commentEx w15:paraId="0000174C" w15:done="0"/>
  <w15:commentEx w15:paraId="0000174D" w15:done="0"/>
  <w15:commentEx w15:paraId="0000174E" w15:done="0"/>
  <w15:commentEx w15:paraId="0000174F" w15:paraIdParent="0000174E" w15:done="0"/>
  <w15:commentEx w15:paraId="00001750" w15:done="0"/>
  <w15:commentEx w15:paraId="00001751" w15:paraIdParent="00001750" w15:done="0"/>
  <w15:commentEx w15:paraId="00001752" w15:paraIdParent="00001750" w15:done="0"/>
  <w15:commentEx w15:paraId="00001753" w15:done="0"/>
  <w15:commentEx w15:paraId="0000175C" w15:done="0"/>
  <w15:commentEx w15:paraId="0000175D" w15:done="0"/>
  <w15:commentEx w15:paraId="0000175E" w15:paraIdParent="0000175D" w15:done="0"/>
  <w15:commentEx w15:paraId="0000175F" w15:done="0"/>
  <w15:commentEx w15:paraId="00001760" w15:done="0"/>
  <w15:commentEx w15:paraId="00001761" w15:done="0"/>
  <w15:commentEx w15:paraId="00001762" w15:done="0"/>
  <w15:commentEx w15:paraId="00001763" w15:paraIdParent="00001762" w15:done="0"/>
  <w15:commentEx w15:paraId="00001764" w15:paraIdParent="00001762" w15:done="0"/>
  <w15:commentEx w15:paraId="00001765" w15:done="0"/>
  <w15:commentEx w15:paraId="00001766" w15:paraIdParent="00001765" w15:done="0"/>
  <w15:commentEx w15:paraId="00001767" w15:done="0"/>
  <w15:commentEx w15:paraId="0000176A" w15:done="0"/>
  <w15:commentEx w15:paraId="0000176B" w15:paraIdParent="0000176A" w15:done="0"/>
  <w15:commentEx w15:paraId="0000176C" w15:done="0"/>
  <w15:commentEx w15:paraId="0000176D" w15:done="0"/>
  <w15:commentEx w15:paraId="0000176E" w15:done="0"/>
  <w15:commentEx w15:paraId="0000176F" w15:done="0"/>
  <w15:commentEx w15:paraId="00001770" w15:done="0"/>
  <w15:commentEx w15:paraId="00001771" w15:done="0"/>
  <w15:commentEx w15:paraId="00001772" w15:done="0"/>
  <w15:commentEx w15:paraId="00001777" w15:done="0"/>
  <w15:commentEx w15:paraId="00001778" w15:done="0"/>
  <w15:commentEx w15:paraId="0000177D" w15:done="0"/>
  <w15:commentEx w15:paraId="0000177E" w15:paraIdParent="0000177D" w15:done="0"/>
  <w15:commentEx w15:paraId="0000177F" w15:done="0"/>
  <w15:commentEx w15:paraId="00001780" w15:paraIdParent="0000177F" w15:done="0"/>
  <w15:commentEx w15:paraId="00001781" w15:done="0"/>
  <w15:commentEx w15:paraId="00001782" w15:done="0"/>
  <w15:commentEx w15:paraId="00001783" w15:done="0"/>
  <w15:commentEx w15:paraId="00001784" w15:done="0"/>
  <w15:commentEx w15:paraId="00001786" w15:paraIdParent="00001784" w15:done="0"/>
  <w15:commentEx w15:paraId="00001787" w15:done="0"/>
  <w15:commentEx w15:paraId="00001788" w15:done="0"/>
  <w15:commentEx w15:paraId="00001789" w15:done="0"/>
  <w15:commentEx w15:paraId="0000178B" w15:done="0"/>
  <w15:commentEx w15:paraId="0000178C" w15:done="0"/>
  <w15:commentEx w15:paraId="0000178D" w15:done="0"/>
  <w15:commentEx w15:paraId="0000178E" w15:done="0"/>
  <w15:commentEx w15:paraId="0000178F" w15:done="0"/>
  <w15:commentEx w15:paraId="00001790" w15:done="0"/>
  <w15:commentEx w15:paraId="00001791" w15:done="0"/>
  <w15:commentEx w15:paraId="00001792" w15:done="0"/>
  <w15:commentEx w15:paraId="00001793" w15:paraIdParent="00001792" w15:done="0"/>
  <w15:commentEx w15:paraId="00001794" w15:done="0"/>
  <w15:commentEx w15:paraId="00001795" w15:paraIdParent="00001794" w15:done="0"/>
  <w15:commentEx w15:paraId="00001796" w15:done="0"/>
  <w15:commentEx w15:paraId="00001797" w15:paraIdParent="00001796" w15:done="0"/>
  <w15:commentEx w15:paraId="0000179A" w15:done="0"/>
  <w15:commentEx w15:paraId="0000179B" w15:done="0"/>
  <w15:commentEx w15:paraId="0000179C" w15:done="0"/>
  <w15:commentEx w15:paraId="0000179D" w15:done="0"/>
  <w15:commentEx w15:paraId="0000179E" w15:done="0"/>
  <w15:commentEx w15:paraId="0000179F" w15:paraIdParent="0000179E" w15:done="0"/>
  <w15:commentEx w15:paraId="000017A0" w15:paraIdParent="0000179E" w15:done="0"/>
  <w15:commentEx w15:paraId="000017A1" w15:paraIdParent="0000179E" w15:done="0"/>
  <w15:commentEx w15:paraId="000017A2" w15:done="0"/>
  <w15:commentEx w15:paraId="000017A4" w15:done="0"/>
  <w15:commentEx w15:paraId="000017A5" w15:done="0"/>
  <w15:commentEx w15:paraId="000017A6" w15:done="0"/>
  <w15:commentEx w15:paraId="000017A7" w15:done="0"/>
  <w15:commentEx w15:paraId="000017A8" w15:done="0"/>
  <w15:commentEx w15:paraId="000017A9" w15:done="0"/>
  <w15:commentEx w15:paraId="000017AA" w15:done="0"/>
  <w15:commentEx w15:paraId="000017AD" w15:done="0"/>
  <w15:commentEx w15:paraId="000017AE" w15:done="0"/>
  <w15:commentEx w15:paraId="000017AF" w15:paraIdParent="000017AE" w15:done="0"/>
  <w15:commentEx w15:paraId="000017B0" w15:done="0"/>
  <w15:commentEx w15:paraId="000017B1" w15:done="0"/>
  <w15:commentEx w15:paraId="000017B2" w15:done="0"/>
  <w15:commentEx w15:paraId="000017B3" w15:paraIdParent="000017B2" w15:done="0"/>
  <w15:commentEx w15:paraId="000017B4" w15:done="0"/>
  <w15:commentEx w15:paraId="000017B5" w15:done="0"/>
  <w15:commentEx w15:paraId="000017B6" w15:paraIdParent="000017B5" w15:done="0"/>
  <w15:commentEx w15:paraId="000017B7" w15:paraIdParent="000017B5" w15:done="0"/>
  <w15:commentEx w15:paraId="000017B8" w15:done="0"/>
  <w15:commentEx w15:paraId="000017B9" w15:done="0"/>
  <w15:commentEx w15:paraId="000017BA" w15:done="0"/>
  <w15:commentEx w15:paraId="000017BD" w15:done="0"/>
  <w15:commentEx w15:paraId="000017BE" w15:done="0"/>
  <w15:commentEx w15:paraId="000017BF" w15:paraIdParent="000017BE" w15:done="0"/>
  <w15:commentEx w15:paraId="000017C0" w15:paraIdParent="000017BE" w15:done="0"/>
  <w15:commentEx w15:paraId="000017C1" w15:done="0"/>
  <w15:commentEx w15:paraId="000017C2" w15:done="0"/>
  <w15:commentEx w15:paraId="000017C3" w15:done="0"/>
  <w15:commentEx w15:paraId="000017C4" w15:paraIdParent="000017C3" w15:done="0"/>
  <w15:commentEx w15:paraId="000017C5" w15:paraIdParent="000017C3" w15:done="0"/>
  <w15:commentEx w15:paraId="000017C6" w15:done="0"/>
  <w15:commentEx w15:paraId="000017C7" w15:done="0"/>
  <w15:commentEx w15:paraId="000017C8" w15:paraIdParent="000017C7" w15:done="0"/>
  <w15:commentEx w15:paraId="000017C9" w15:paraIdParent="000017C7" w15:done="0"/>
  <w15:commentEx w15:paraId="000017CA" w15:done="0"/>
  <w15:commentEx w15:paraId="000017CC" w15:done="0"/>
  <w15:commentEx w15:paraId="000017CE" w15:paraIdParent="000017CC" w15:done="0"/>
  <w15:commentEx w15:paraId="000017D3" w15:done="0"/>
  <w15:commentEx w15:paraId="000017D4" w15:paraIdParent="000017D3" w15:done="0"/>
  <w15:commentEx w15:paraId="000017D5" w15:paraIdParent="000017D3" w15:done="0"/>
  <w15:commentEx w15:paraId="000017D6" w15:done="0"/>
  <w15:commentEx w15:paraId="000017D7" w15:paraIdParent="000017D6" w15:done="0"/>
  <w15:commentEx w15:paraId="000017D8" w15:paraIdParent="000017D6" w15:done="0"/>
  <w15:commentEx w15:paraId="000017D9" w15:paraIdParent="000017D6" w15:done="0"/>
  <w15:commentEx w15:paraId="000017DA" w15:done="0"/>
  <w15:commentEx w15:paraId="000017DB" w15:paraIdParent="000017DA" w15:done="0"/>
  <w15:commentEx w15:paraId="000017DC" w15:done="0"/>
  <w15:commentEx w15:paraId="000017DD" w15:paraIdParent="000017DC" w15:done="0"/>
  <w15:commentEx w15:paraId="000017DE" w15:paraIdParent="000017DC" w15:done="0"/>
  <w15:commentEx w15:paraId="000017DF" w15:paraIdParent="000017D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1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1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172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1C">
    <w:pPr>
      <w:rPr/>
    </w:pPr>
    <w:r w:rsidDel="00000000" w:rsidR="00000000" w:rsidRPr="00000000">
      <w:rPr/>
      <w:drawing>
        <wp:inline distB="114300" distT="114300" distL="114300" distR="114300">
          <wp:extent cx="2200275" cy="457200"/>
          <wp:effectExtent b="0" l="0" r="0" t="0"/>
          <wp:docPr id="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4">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5">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Non-Assertion-Mode" TargetMode="External"/><Relationship Id="rId42" Type="http://schemas.openxmlformats.org/officeDocument/2006/relationships/hyperlink" Target="https://www.oasis-open.org/policies-guidelines/ipr"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committees/mqtt/ipr.php"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www.rfc-editor.org/info/rfc3629" TargetMode="External"/><Relationship Id="rId45" Type="http://schemas.openxmlformats.org/officeDocument/2006/relationships/hyperlink" Target="http://www.rfc-editor.org/info/rfc2119" TargetMode="External"/><Relationship Id="rId48" Type="http://schemas.openxmlformats.org/officeDocument/2006/relationships/hyperlink" Target="http://www.unicode.org/versions/latest/" TargetMode="External"/><Relationship Id="rId47" Type="http://schemas.openxmlformats.org/officeDocument/2006/relationships/hyperlink" Target="http://www.rfc-editor.org/info/rfc6455" TargetMode="External"/><Relationship Id="rId49" Type="http://schemas.openxmlformats.org/officeDocument/2006/relationships/hyperlink" Target="https://docs.oasis-open.org/mqtt/mqtt/v5.0/cos02/mqtt-v5.0-cos02.html#RFC3629" TargetMode="External"/><Relationship Id="rId102" Type="http://schemas.openxmlformats.org/officeDocument/2006/relationships/hyperlink" Target="https://www.oasis-open.org/policies-guidelines/trademark/" TargetMode="External"/><Relationship Id="rId101" Type="http://schemas.openxmlformats.org/officeDocument/2006/relationships/hyperlink" Target="https://www.oasis-open.org/" TargetMode="External"/><Relationship Id="rId100" Type="http://schemas.openxmlformats.org/officeDocument/2006/relationships/hyperlink" Target="https://www.oasis-open.org/policies-guidelines/ipr/" TargetMode="External"/><Relationship Id="rId31" Type="http://schemas.openxmlformats.org/officeDocument/2006/relationships/hyperlink" Target="https://docs.oasis-open.org/mqtt/mqtt-sn/v12.30/csd01/mqtt-sn-v12.30-csd01.docx" TargetMode="External"/><Relationship Id="rId30" Type="http://schemas.openxmlformats.org/officeDocument/2006/relationships/hyperlink" Target="https://www.oasis-open.org/policies-guidelines/tc-process#wpComponentsCompLang" TargetMode="External"/><Relationship Id="rId33" Type="http://schemas.openxmlformats.org/officeDocument/2006/relationships/hyperlink" Target="https://www.oasis-open.org/policies-guidelines/tc-process#wpComponentsGeneral" TargetMode="External"/><Relationship Id="rId32" Type="http://schemas.openxmlformats.org/officeDocument/2006/relationships/hyperlink" Target="https://docs.oasis-open.org/mqtt/mqtt-sn/v12.30/mqtt-sn-v12.30.docx"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37" Type="http://schemas.openxmlformats.org/officeDocument/2006/relationships/header" Target="header1.xml"/><Relationship Id="rId36" Type="http://schemas.openxmlformats.org/officeDocument/2006/relationships/header" Target="header2.xml"/><Relationship Id="rId39" Type="http://schemas.openxmlformats.org/officeDocument/2006/relationships/footer" Target="footer1.xml"/><Relationship Id="rId38" Type="http://schemas.openxmlformats.org/officeDocument/2006/relationships/footer" Target="footer2.xml"/><Relationship Id="rId20" Type="http://schemas.openxmlformats.org/officeDocument/2006/relationships/hyperlink" Target="http://www.microsoft.com" TargetMode="External"/><Relationship Id="rId22" Type="http://schemas.openxmlformats.org/officeDocument/2006/relationships/hyperlink" Target="http://docs.oasis-open.org/mqtt/mqtt/v3.1.1/mqtt-v3.1.1.html" TargetMode="External"/><Relationship Id="rId21" Type="http://schemas.openxmlformats.org/officeDocument/2006/relationships/hyperlink" Target="https://docs.oasis-open.org/mqtt/mqtt/v5.0/mqtt-v5.0.html" TargetMode="External"/><Relationship Id="rId24" Type="http://schemas.openxmlformats.org/officeDocument/2006/relationships/hyperlink" Target="https://www.oasis-open.org/committees/tc_home.php?wg_abbrev=mqtt#technical" TargetMode="External"/><Relationship Id="rId23" Type="http://schemas.openxmlformats.org/officeDocument/2006/relationships/hyperlink" Target="https://www.oasis-open.org/committees/download.php/66091/MQTT-SN_spec_v1.2.pdf" TargetMode="External"/><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95" Type="http://schemas.openxmlformats.org/officeDocument/2006/relationships/hyperlink" Target="http://www.rfc-editor.org/info/rfc3629" TargetMode="External"/><Relationship Id="rId94" Type="http://schemas.openxmlformats.org/officeDocument/2006/relationships/hyperlink" Target="http://www.rfc-editor.org/info/rfc2119" TargetMode="External"/><Relationship Id="rId97" Type="http://schemas.openxmlformats.org/officeDocument/2006/relationships/hyperlink" Target="http://www.unicode.org/versions/latest/" TargetMode="External"/><Relationship Id="rId96" Type="http://schemas.openxmlformats.org/officeDocument/2006/relationships/hyperlink" Target="http://www.rfc-editor.org/info/rfc6455" TargetMode="External"/><Relationship Id="rId11" Type="http://schemas.openxmlformats.org/officeDocument/2006/relationships/hyperlink" Target="mailto:Andrew_Banks@uk.ibm.com" TargetMode="External"/><Relationship Id="rId99" Type="http://schemas.openxmlformats.org/officeDocument/2006/relationships/hyperlink" Target="https://www.oasis-open.org/policies-guidelines/ipr/" TargetMode="External"/><Relationship Id="rId10" Type="http://schemas.openxmlformats.org/officeDocument/2006/relationships/hyperlink" Target="mailto:icraggs@gmail.com" TargetMode="External"/><Relationship Id="rId98" Type="http://schemas.openxmlformats.org/officeDocument/2006/relationships/hyperlink" Target="https://www.rfc-editor.org/info/rfc3552" TargetMode="External"/><Relationship Id="rId13" Type="http://schemas.openxmlformats.org/officeDocument/2006/relationships/hyperlink" Target="mailto:davide.lenzarini@u-blox.com" TargetMode="External"/><Relationship Id="rId12" Type="http://schemas.openxmlformats.org/officeDocument/2006/relationships/hyperlink" Target="http://www.ibm.com" TargetMode="External"/><Relationship Id="rId91" Type="http://schemas.openxmlformats.org/officeDocument/2006/relationships/hyperlink" Target="https://docs.oasis-open.org/templates/w3c-recommendations-list/w3c-recommendations-list.html" TargetMode="External"/><Relationship Id="rId90" Type="http://schemas.openxmlformats.org/officeDocument/2006/relationships/hyperlink" Target="https://www.rfc-editor.org/in-notes/rfc-ref.txt" TargetMode="External"/><Relationship Id="rId93" Type="http://schemas.openxmlformats.org/officeDocument/2006/relationships/hyperlink" Target="https://www.rfc-editor.org/info/rfc8174" TargetMode="External"/><Relationship Id="rId92" Type="http://schemas.openxmlformats.org/officeDocument/2006/relationships/hyperlink" Target="https://www.rfc-editor.org/info/rfc2119" TargetMode="External"/><Relationship Id="rId15" Type="http://schemas.openxmlformats.org/officeDocument/2006/relationships/hyperlink" Target="mailto:rahul.gupta@us.ibm.com" TargetMode="External"/><Relationship Id="rId14" Type="http://schemas.openxmlformats.org/officeDocument/2006/relationships/hyperlink" Target="mailto:icraggs@gmail.com" TargetMode="External"/><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8" Type="http://schemas.openxmlformats.org/officeDocument/2006/relationships/hyperlink" Target="mailto:stefan@hagen.link" TargetMode="External"/><Relationship Id="rId84" Type="http://schemas.openxmlformats.org/officeDocument/2006/relationships/image" Target="media/image11.png"/><Relationship Id="rId83" Type="http://schemas.openxmlformats.org/officeDocument/2006/relationships/image" Target="media/image8.png"/><Relationship Id="rId86" Type="http://schemas.openxmlformats.org/officeDocument/2006/relationships/hyperlink" Target="https://www.oasis-open.org/policies-guidelines/tc-process#wpComponentsConfClause" TargetMode="External"/><Relationship Id="rId85" Type="http://schemas.openxmlformats.org/officeDocument/2006/relationships/image" Target="media/image7.png"/><Relationship Id="rId88" Type="http://schemas.openxmlformats.org/officeDocument/2006/relationships/hyperlink" Target="https://docs.oasis-open.org/templates/TCHandbook/ConformanceGuidelines.html" TargetMode="External"/><Relationship Id="rId87" Type="http://schemas.openxmlformats.org/officeDocument/2006/relationships/hyperlink" Target="https://www.oasis-open.org/policies-guidelines/oasis-defined-terms-2017-05-26#dConformanceClause" TargetMode="External"/><Relationship Id="rId89" Type="http://schemas.openxmlformats.org/officeDocument/2006/relationships/hyperlink" Target="https://docs.oasis-open.org/templates/ietf-rfc-list/ietf-rfc-list.html" TargetMode="External"/><Relationship Id="rId80" Type="http://schemas.openxmlformats.org/officeDocument/2006/relationships/image" Target="media/image9.png"/><Relationship Id="rId82" Type="http://schemas.openxmlformats.org/officeDocument/2006/relationships/image" Target="media/image4.png"/><Relationship Id="rId81"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ocs.oasis-open.org/mqtt/mqtt/v5.0/os/mqtt-v5.0-os.html#S4_13_Errors" TargetMode="External"/><Relationship Id="rId72" Type="http://schemas.openxmlformats.org/officeDocument/2006/relationships/hyperlink" Target="https://docs.oasis-open.org/mqtt/mqtt/v5.0/os/mqtt-v5.0-os.html#S4_13_Errors" TargetMode="External"/><Relationship Id="rId75" Type="http://schemas.openxmlformats.org/officeDocument/2006/relationships/hyperlink" Target="https://docs.oasis-open.org/mqtt/mqtt/v5.0/os/mqtt-v5.0-os.html#_CONNECT_Actions" TargetMode="External"/><Relationship Id="rId74" Type="http://schemas.openxmlformats.org/officeDocument/2006/relationships/hyperlink" Target="https://docs.oasis-open.org/mqtt/mqtt/v5.0/os/mqtt-v5.0-os.html#S4_13_Errors" TargetMode="External"/><Relationship Id="rId77" Type="http://schemas.openxmlformats.org/officeDocument/2006/relationships/image" Target="media/image6.png"/><Relationship Id="rId76" Type="http://schemas.openxmlformats.org/officeDocument/2006/relationships/hyperlink" Target="https://docs.oasis-open.org/mqtt/mqtt/v5.0/os/mqtt-v5.0-os.html#_CONNECT_Actions" TargetMode="External"/><Relationship Id="rId79" Type="http://schemas.openxmlformats.org/officeDocument/2006/relationships/image" Target="media/image10.png"/><Relationship Id="rId78" Type="http://schemas.openxmlformats.org/officeDocument/2006/relationships/image" Target="media/image2.png"/><Relationship Id="rId71" Type="http://schemas.openxmlformats.org/officeDocument/2006/relationships/hyperlink" Target="https://docs.oasis-open.org/mqtt/mqtt/v5.0/os/mqtt-v5.0-os.html#S4_13_Errors" TargetMode="External"/><Relationship Id="rId70" Type="http://schemas.openxmlformats.org/officeDocument/2006/relationships/hyperlink" Target="https://docs.oasis-open.org/mqtt/mqtt/v5.0/os/mqtt-v5.0-os.html#S4_13_Errors" TargetMode="External"/><Relationship Id="rId62"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61" Type="http://schemas.openxmlformats.org/officeDocument/2006/relationships/hyperlink" Target="https://www.rfc-editor.org/rfc/rfc3610" TargetMode="External"/><Relationship Id="rId64" Type="http://schemas.openxmlformats.org/officeDocument/2006/relationships/hyperlink" Target="https://en.wikipedia.org/wiki/Galois/Counter_Mode" TargetMode="External"/><Relationship Id="rId63" Type="http://schemas.openxmlformats.org/officeDocument/2006/relationships/hyperlink" Target="https://en.wikipedia.org/wiki/CCM_mode" TargetMode="External"/><Relationship Id="rId66" Type="http://schemas.openxmlformats.org/officeDocument/2006/relationships/image" Target="media/image5.png"/><Relationship Id="rId65" Type="http://schemas.openxmlformats.org/officeDocument/2006/relationships/image" Target="media/image12.png"/><Relationship Id="rId68" Type="http://schemas.openxmlformats.org/officeDocument/2006/relationships/hyperlink" Target="https://docs.oasis-open.org/mqtt/mqtt/v5.0/os/mqtt-v5.0-os.html#Unicode" TargetMode="External"/><Relationship Id="rId67" Type="http://schemas.openxmlformats.org/officeDocument/2006/relationships/hyperlink" Target="https://docs.oasis-open.org/mqtt/mqtt/v5.0/os/mqtt-v5.0-os.html#Unicode" TargetMode="External"/><Relationship Id="rId60"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69" Type="http://schemas.openxmlformats.org/officeDocument/2006/relationships/hyperlink" Target="https://docs.oasis-open.org/mqtt/mqtt/v5.0/os/mqtt-v5.0-os.html#S4_13_Errors" TargetMode="External"/><Relationship Id="rId51" Type="http://schemas.openxmlformats.org/officeDocument/2006/relationships/hyperlink" Target="https://docs.oasis-open.org/mqtt/mqtt/v5.0/cos02/mqtt-v5.0-cos02.html#Unicode" TargetMode="External"/><Relationship Id="rId50" Type="http://schemas.openxmlformats.org/officeDocument/2006/relationships/hyperlink" Target="https://docs.oasis-open.org/mqtt/mqtt/v5.0/cos02/mqtt-v5.0-cos02.html#Unicode" TargetMode="External"/><Relationship Id="rId53" Type="http://schemas.openxmlformats.org/officeDocument/2006/relationships/hyperlink" Target="https://docs.oasis-open.org/mqtt/mqtt/v5.0/cos02/mqtt-v5.0-cos02.html#S4_13_Errors" TargetMode="External"/><Relationship Id="rId52" Type="http://schemas.openxmlformats.org/officeDocument/2006/relationships/hyperlink" Target="https://docs.oasis-open.org/mqtt/mqtt/v5.0/cos02/mqtt-v5.0-cos02.html#RFC3629" TargetMode="External"/><Relationship Id="rId55" Type="http://schemas.openxmlformats.org/officeDocument/2006/relationships/image" Target="media/image13.png"/><Relationship Id="rId54" Type="http://schemas.openxmlformats.org/officeDocument/2006/relationships/hyperlink" Target="https://docs.oasis-open.org/mqtt/mqtt/v5.0/cos02/mqtt-v5.0-cos02.html#Unicode" TargetMode="External"/><Relationship Id="rId57" Type="http://schemas.openxmlformats.org/officeDocument/2006/relationships/hyperlink" Target="https://nvlpubs.nist.gov/nistpubs/FIPS/NIST.FIPS.198-1.pdf" TargetMode="External"/><Relationship Id="rId56" Type="http://schemas.openxmlformats.org/officeDocument/2006/relationships/hyperlink" Target="https://www.rfc-editor.org/rfc/rfc2104" TargetMode="External"/><Relationship Id="rId59" Type="http://schemas.openxmlformats.org/officeDocument/2006/relationships/hyperlink" Target="https://nvlpubs.nist.gov/nistpubs/SpecialPublications/NIST.SP.800-38b.pdf" TargetMode="External"/><Relationship Id="rId58"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Med1vJvAck+FQ/FlLWQ9VKNPg==">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IvMBCgp0ZXh0L3BsYWlu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KhsiFTExMzk2NTIyNDQyODA1ODA5MzczOSgAOAAwyv7j0tYxOMr+49LWMVoMdXo0em9qNTA3Y256cgIgAHgAiAECmgEGCAAQABgAqgHnAR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7ABALgBAUKXBgoLQUFBQkhKTG9tTGsSC0FBQUJGeHdYajIwGuQBCgl0ZXh0L2h0bWw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IuUBCgp0ZXh0L3BsYWlu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obIhUxMDM5NzQxMTg5MTQ0MDMwNzg4NzYoADgAMPWY34rdMTj1mN+K3TFaDHZqMm44Z2lrNW95eHICIAB4AIgBApoBBggAEAAYAKoB2QE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sAEAuAEBWgw2cXlwd3B5YzEyZnJyAiAAeACIAQKaAQYIABAAGACqAWkSZ0JyZWFrIHRoZSBjb25mb3JtYW5jZSBjbGF1c2VzIG91dCwgYW5kIG1vdmXCoHRoZSBub24tbm9ybWF0aXZlIHNlY3Rpb25zIHRvIHRoZSBzZWN1dGlyeSBjaGFwdGVyIChtYXliZSmwAQC4AQEY6uaf47QxIMuigavNMTAAQhBraXguM3pzZ3Y4cWRycjIx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hB4KC0FBQUE5Yi1rcEE0EtIdCgtBQUFBOWIta3BBNBILQUFBQTliLWtwQTQa3AMKCXRleHQvaHRtbB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LdAwoKdGV4dC9wbGFpbh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iygIKCnRleHQvcGxhaW4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qGyIVMTE2MDgxODk5MTcxMTM0NTMwMDAzKAA4ADD8nImGuTE4/JyJhrkxUAFaDGRlOGZpNHc0NDVhdXICIAB4AIgBApoBBggAEAAYAKoBvgI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6wAQC4AQFaDHhueGYwZ29keXEydHICIAB4AIgBApoBBggAEAAYAKoB0QM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6wAQC4AQEY0Ozq6LQxIPyciYa5MTAAQhBraXguNTJ4bHJvNTZpMDN2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rABALgBABiY1/GR5TEgy+DcqoMyMABCD2tpeC5nZnlqc2ExeWUzMyLLFwoLQUFBQlB4azJpdmcSmRcKC0FBQUJQeGsyaXZnEgtBQUFCUHhrMml2ZxqsBwoJdGV4dC9odG1sEp4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PGJyPjxicj5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4ipwcKCnRleHQvcGxhaW4SmA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KC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obIhUxMTYwODE4OTkxNzExMzQ1MzAwMDMoADgAMJqLkYOCMjiai5GDgjJKMQoKdGV4dC9wbGFpbhIjVGhlIFNlcnZlciBWaWV3IG9mIHRoZSBDbGllbnQgU3RhdGVaDDhtenhyNmdncG9ra3ICIAB4AJoBBggAEAAYAKoBoQc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IqkFCgp0ZXh0L3BsYWluEpoFQnl0ZSA0ICJQcm90b2NvbCBWZXJzaW9uIi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sEMCgtBQUFCSmg0aG05TRKPDAoLQUFBQkpoNGhtOU0SC0FBQUJKaDRobTlNGrEDCgl0ZXh0L2h0bWw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IoQECgp0ZXh0L3BsYWluEvUDQVNDIHNheXMsIGFkZCBzb21ldGhpbmcgbGlrZToK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KiUiH0FOT05ZTU9VU18xMDE0MzcyMjc2OTMyMjc4ODI0NzEoADgBMI28ttvlMTiNvLbb5TF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ikgIKCnRleHQvcGxhaW4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KhsiFTEwODE4NDM3NTgxNDA1MDY2MjA3NigAOAAw7+/2kuUxOO/v9pLlMUqTAQoKdGV4dC9wbGFpbhKEAVRoZSB0cmFuc21pc3Npb24gcmFkaXVzIFJiIG9mIHRoZSBTRUFSQ0hHVyBwYWNrZXQgaXMgbGltaXRlZCwgZS5nLiB0byBhIHNpbmdsZSBob3AgaW4gY2FzZSBvZiBhIGRlbnNlIGRlcGxveW1lbnQgb2YgTVFUVC1TTiBjbGllbnRzLloMNTRtcHM3anF6NWY3cgIgAHgAmgEGCAAQABgAqgGGA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wAQC4AQAY7+/2kuUxIO/v9pLlMTAAQhBraXguYjI1bW4xMnlmdWNoItYICgtBQUFBNmNYVHItVRKkCAoLQUFBQTZjWFRyLVUSC0FBQUE2Y1hUci1VGsECCgl0ZXh0L2h0bWw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IrgCCgp0ZXh0L3BsYWluEqkCSXQgc2hvdWxkIGJlIGJlIGNvbnNpc3RlbnQgd2l0aCB0aGUgQ29ubmVjdCAiS2VlcCBBbGl2ZSBUaW1lciI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KhsiFTExNTYyNjM1NzE0MjczNTgxMjI2NigAOAAw6ueWiLAxOOrnloiwMVoMdmMwOWcxdXdsbTh4cgIgAHgAiAECmgEGCAAQABgAqgG2Ah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2wAQC4AQEY6ueWiLAxIOrnloiwMTAAQhBraXguY2pkb2p2MWt3bWUwIpsKCgtBQUFCSGJyZWJvZxLpCQoLQUFBQkhicmVib2cSC0FBQUJIYnJlYm9nGuUCCgl0ZXh0L2h0bWw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pwCCgtBQUFCSmg0aG14MBLmAQoLQUFBQkpoNGhteDASC0FBQUJKaDRobXgwGg0KCXRleHQvaHRtbBIAIg4KCnRleHQvcGxhaW4SAColIh9BTk9OWU1PVVNfMTAxNDM3MjI3NjkzMjI3ODgyNDcxKAA4ATCb/Ii65TE48YeJuuUxSjwKJGFwcGxpY2F0aW9uL3ZuZC5nb29nbGUtYXBwcy5kb2NzLm1kcxoUwtfa5AEOEgwKCAoCSUsQARgAEAFaDHhnZDB6MXJjOHE4YnICIAB4AIIBFHN1Z2dlc3QuMXBlYmlmOGdxMzYwmgEGCAAQABgAsAEAuAEAGJv8iLrlMSDxh4m65TEwAEIUc3VnZ2VzdC4xcGViaWY4Z3EzNjAi4gcKC0FBQUJKaDRobTVBErAHCgtBQUFCSmg0aG01QRILQUFBQkpoNGhtNUEa4QEKCXRleHQvaHRtbB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i7wEKCnRleHQvcGxhaW4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obIhUxMTM5NjUyMjQ0MjgwNTgwOTM3MzkoADgAMO3bl+K0MTjt25fitDFaDGozZmVyd3plNmwyZHICIAB4AIgBApoBBggAEAAYAKoB4wE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rABALgBAUK4BgoLQUFBQTliLWtvOHMSC0FBQUE2Y1hUcnlrGvkBCgl0ZXh0L2h0bWw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ItwBCgp0ZXh0L3BsYWluEs0BSSB0aGluayB3ZSBzaG91bGQgZGVmaW5lIHRoZSBsZW5ndGggb2YgdGhlICJ3aXJlbGVzcyBub2RlIGlkIiB2aWEgdGhlIENUUkwgZm9yIGluc3RhbmNlIG90aGVyd2lzZSBpdCBpcyB1bmNsZWFyIGhvdyB0byBkZWNvZGUgdGhpcyBtZXNzYWdlLiBXaGVuIHRoZSAiV2lyZWxlc3MgTm9kZSBJZCIgZW5kcyBhbmQgdGhlICJNUVRUIFNOIHBhY2tldCIgYmVnaW5zPyobIhUxMTU2MjYzNTcxNDI3MzU4MTIyNjYoADgAMPb16ua0MTj29ermtDFaDG85MjIwZWozdzd6aHICIAB4AIgBApoBBggAEAAYAKoB7gE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yMDUzNTE0NjQwMjg3MiZhbXA7dXNnPUFPdlZhdzMzeEJHLUFuaHN2ZWZkUzcyMUxRb2w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uESCgtBQUFBNmRldGEyOBKvEg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w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iAECmgEGCAAQABgAqgFGEkRUaGUgaGlnaGxpZ2h0IGluZGljYXRlcyBpdCBzaG91bGQgYmUgY29uc2lkZXJlZCBhIGNvbmZvcm1hbmNlIGNsYXVzZbABALgBAULXAQoLQUFBQTliLWtvNTASC0FBQUE2ZGV0YTI4GiUKCXRleHQvaHRtbBIYTGV0cyBkaXNjdXNzIHRoZSB3b3JkaW5nIiYKCnRleHQvcGxhaW4SGExldHMgZGlzY3VzcyB0aGUgd29yZGluZyobIhUxMTM5NjUyMjQ0MjgwNTgwOTM3MzkoADgAMLmvveK0MTi5r73itDFaDG82b2x5Ym1weGFmOXICIAB4AIgBApoBBggAEAAYAKoBGhIYTGV0cyBkaXNjdXNzIHRoZSB3b3JkaW5nsAEAuAEBWgxseHZzZ2U3Y2hpemdyAiAAeACIAQK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BGOCoxKqyMSC5r73itDEwAEIQa2l4LnU2OXgwMXQybTY5eS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