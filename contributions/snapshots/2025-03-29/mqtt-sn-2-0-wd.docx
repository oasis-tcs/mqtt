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34">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36">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Header</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Gateway Identifier</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SEARCHGW Header</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GWINFO Header</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Gateway Identifier</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Gateway Address</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CONNECT Header</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Clean Start</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3.4.2.2 Will Flag</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3.4.2.3 Authentication Flag</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3.4.2.4 Session Expiry Flag</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3.4.2.5 Default Number of Awake Messages</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Will Flags</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3.4.3.1 Will Topic Type</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3.4.3.2 Will QoS</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3.4.3.3 Will Retain</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3.4.4 Packet Identifier</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Protocol Version</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Keep Alive</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Session Expiry Interval</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Will Topic Alias or Will Topic Name Length</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3.4.10 Will Topic Name</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w:t>
              <w:tab/>
              <w:t xml:space="preserve">43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w:t>
              <w:tab/>
              <w:t xml:space="preserve">43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w:t>
              <w:tab/>
              <w:t xml:space="preserve">43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3.4.17 Client Identifier</w:t>
              <w:tab/>
              <w:t xml:space="preserve">44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3.4.18 CONNECT Actions</w:t>
              <w:tab/>
              <w:t xml:space="preserve">44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CONNACK Header</w:t>
              <w:tab/>
              <w:t xml:space="preserve">46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Session Present</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Session Expiry Interval Flag (Sess Exp)</w:t>
              <w:tab/>
              <w:t xml:space="preserve">47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3.5.2.3 Authentication Flag</w:t>
              <w:tab/>
              <w:t xml:space="preserve">47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w:t>
              <w:tab/>
              <w:t xml:space="preserve">48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48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AUTH Header</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Packet Identifier</w:t>
              <w:tab/>
              <w:t xml:space="preserve">49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Authentication Method Length</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Authentication Method</w:t>
              <w:tab/>
              <w:t xml:space="preserve">50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Authentication Data</w:t>
              <w:tab/>
              <w:t xml:space="preserve">50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50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50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REGISTER Header</w:t>
              <w:tab/>
              <w:t xml:space="preserve">50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Packet Identifier</w:t>
              <w:tab/>
              <w:t xml:space="preserve">51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51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51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51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Acknowledgement</w:t>
              <w:tab/>
              <w:t xml:space="preserve">51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REGACK Header</w:t>
              <w:tab/>
              <w:t xml:space="preserve">52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52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52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Variants</w:t>
              <w:tab/>
              <w:t xml:space="preserve">52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PUBWOS - Publish Without Session</w:t>
              <w:tab/>
              <w:t xml:space="preserve">53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3.9.1.1 PUBWOS Header</w:t>
              <w:tab/>
              <w:t xml:space="preserve">54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3.9.1.2 PUBWOS Flags</w:t>
              <w:tab/>
              <w:t xml:space="preserve">54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3.9.1.2.1 Topic Type</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3.9.1.2.2 Retain</w:t>
              <w:tab/>
              <w:t xml:space="preserve">54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3.9.1.3 Topic Alias or Topic Name Length</w:t>
              <w:tab/>
              <w:t xml:space="preserve">54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3.9.1.4 Topic Name</w:t>
              <w:tab/>
              <w:t xml:space="preserve">54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3.9.1.5 Payload</w:t>
              <w:tab/>
              <w:t xml:space="preserve">54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3.9.1.6 PUBWOS Actions</w:t>
              <w:tab/>
              <w:t xml:space="preserve">55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dbg4wo1b8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 PUBLISH with QoS -1 (Informative)</w:t>
              <w:tab/>
              <w:t xml:space="preserve">55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PUBLISH Header</w:t>
              <w:tab/>
              <w:t xml:space="preserve">56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 PUBLISH Flags</w:t>
              <w:tab/>
              <w:t xml:space="preserve">56</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3.9.2.2.1 Topic Type</w:t>
              <w:tab/>
              <w:t xml:space="preserve">57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3.9.2.2.2 QoS</w:t>
              <w:tab/>
              <w:t xml:space="preserve">57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3.9.2.2.3 DUP</w:t>
              <w:tab/>
              <w:t xml:space="preserve">57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3.9.2.2.4 Retain</w:t>
              <w:tab/>
              <w:t xml:space="preserve">57</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3.9.3.3 Topic Alias</w:t>
              <w:tab/>
              <w:t xml:space="preserve">57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3.9.3.4 Topic Short Name</w:t>
              <w:tab/>
              <w:t xml:space="preserve">57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3.9.3.5 Topic Name Length</w:t>
              <w:tab/>
              <w:t xml:space="preserve">57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3.9.3.6 Topic Name</w:t>
              <w:tab/>
              <w:t xml:space="preserve">57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3.9.2.7 Payload</w:t>
              <w:tab/>
              <w:t xml:space="preserve">57</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3.9.2.8 PUBLISH QoS -1 Actions</w:t>
              <w:tab/>
              <w:t xml:space="preserve">58</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PUBLISH with QoS 0</w:t>
              <w:tab/>
              <w:t xml:space="preserve">58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3.9.3.1 PUBLISH Header</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3.9.3.2 PUBLISH Flags</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3.9.3.2.1 Topic Type</w:t>
              <w:tab/>
              <w:t xml:space="preserve">59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3.9.3.2.2 QoS</w:t>
              <w:tab/>
              <w:t xml:space="preserve">59</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3.9.3.2.3 Retain</w:t>
              <w:tab/>
              <w:t xml:space="preserve">59</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3.9.3.3 Topic Alias or Topic Name Length</w:t>
              <w:tab/>
              <w:t xml:space="preserve">59</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3.9.3.4 Topic Name</w:t>
              <w:tab/>
              <w:t xml:space="preserve">59</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3.9.3.5 Payload</w:t>
              <w:tab/>
              <w:t xml:space="preserve">59</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3.9.3.6 PUBLISH - QoS 0 Actions</w:t>
              <w:tab/>
              <w:t xml:space="preserve">59</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PUBLISH with QoS 1 and 2</w:t>
              <w:tab/>
              <w:t xml:space="preserve">60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3.9.4.1 PUBLISH Header</w:t>
              <w:tab/>
              <w:t xml:space="preserve">61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3.9.4.2 PUBLISH Flags</w:t>
              <w:tab/>
              <w:t xml:space="preserve">61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3.9.4.2.1 Topic Type</w:t>
              <w:tab/>
              <w:t xml:space="preserve">61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3.9.4.2.2 QoS</w:t>
              <w:tab/>
              <w:t xml:space="preserve">61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3.9.4.2.3 DUP</w:t>
              <w:tab/>
              <w:t xml:space="preserve">61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3.9.4.2.4 Retain</w:t>
              <w:tab/>
              <w:t xml:space="preserve">61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3.9.4.3 Packet Identifier</w:t>
              <w:tab/>
              <w:t xml:space="preserve">61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3.9.4.4 Topic Alias or Topic Name Length</w:t>
              <w:tab/>
              <w:t xml:space="preserve">62</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3.9.4.5 Topic Name</w:t>
              <w:tab/>
              <w:t xml:space="preserve">62</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3.9.4.6 Payload</w:t>
              <w:tab/>
              <w:t xml:space="preserve">62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3.9.4.7 PUBLISH Actions</w:t>
              <w:tab/>
              <w:t xml:space="preserve">62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 PUBACK – Publish Acknowledgement (QoS 1 delivery)</w:t>
              <w:tab/>
              <w:t xml:space="preserve">63</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3.9.5.1 PUBACK Header</w:t>
              <w:tab/>
              <w:t xml:space="preserve">63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3.9.5.2 Packet Identifier</w:t>
              <w:tab/>
              <w:t xml:space="preserve">63</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3.9.5.3 Reason Code</w:t>
              <w:tab/>
              <w:t xml:space="preserve">63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3.9.5.4 PUBACK Actions</w:t>
              <w:tab/>
              <w:t xml:space="preserve">63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 PUBREC - Publish Received (QoS 2 delivery part 1)</w:t>
              <w:tab/>
              <w:t xml:space="preserve">63</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3.9.6.1 PUBREC Header</w:t>
              <w:tab/>
              <w:t xml:space="preserve">64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3.9.6.2 Packet Identifier</w:t>
              <w:tab/>
              <w:t xml:space="preserve">64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3.9.6.3 Reason Code</w:t>
              <w:tab/>
              <w:t xml:space="preserve">64</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3.9.6.4 PUBREC Actions</w:t>
              <w:tab/>
              <w:t xml:space="preserve">64</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 PUBREL - Publish Release (QoS 2 delivery part 2)</w:t>
              <w:tab/>
              <w:t xml:space="preserve">64</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3.9.7.1 PUBREL Header</w:t>
              <w:tab/>
              <w:t xml:space="preserve">64</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3.9.7.2 Packet Identifier</w:t>
              <w:tab/>
              <w:t xml:space="preserve">64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3.9.7.3 Reason Code</w:t>
              <w:tab/>
              <w:t xml:space="preserve">64</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3.9.7.4 PUBREL Actions</w:t>
              <w:tab/>
              <w:t xml:space="preserve">64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 PUBCOMP - Publish Complete (QoS 2 delivery part 3)</w:t>
              <w:tab/>
              <w:t xml:space="preserve">64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3.9.8.1 PUBCOMP Header</w:t>
              <w:tab/>
              <w:t xml:space="preserve">65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3.9.8.2 Packet Identifier</w:t>
              <w:tab/>
              <w:t xml:space="preserve">65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3.9.8.3 Reason Code</w:t>
              <w:tab/>
              <w:t xml:space="preserve">65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3.9.8.4 PUBCOMP Actions</w:t>
              <w:tab/>
              <w:t xml:space="preserve">65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SUBSCRIBE - Subscribe Request</w:t>
              <w:tab/>
              <w:t xml:space="preserve">66</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SUBSCRIBE Header</w:t>
              <w:tab/>
              <w:t xml:space="preserve">67</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SUBSCRIBE Flags</w:t>
              <w:tab/>
              <w:t xml:space="preserve">67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3.10.2.1 Topic Type</w:t>
              <w:tab/>
              <w:t xml:space="preserve">67</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3.10.2.2 Retain handling</w:t>
              <w:tab/>
              <w:t xml:space="preserve">67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3.10.2.3 Retain as Published</w:t>
              <w:tab/>
              <w:t xml:space="preserve">68</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3.10.2.4 QoS</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3.10.2.5 No Local</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Packet Identifier</w:t>
              <w:tab/>
              <w:t xml:space="preserve">68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Topic Alias</w:t>
              <w:tab/>
              <w:t xml:space="preserve">68</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3.10.5 Topic Filter</w:t>
              <w:tab/>
              <w:t xml:space="preserve">68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3.10.6 SUBSCRIBE Actions</w:t>
              <w:tab/>
              <w:t xml:space="preserve">68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SUBACK - Subscribe Acknowledgement</w:t>
              <w:tab/>
              <w:t xml:space="preserve">69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SUBACK Header</w:t>
              <w:tab/>
              <w:t xml:space="preserve">70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SUBACK Flags</w:t>
              <w:tab/>
              <w:t xml:space="preserve">70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70</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Packet Identifier</w:t>
              <w:tab/>
              <w:t xml:space="preserve">71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Topic Alias</w:t>
              <w:tab/>
              <w:t xml:space="preserve">71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Reason Code</w:t>
              <w:tab/>
              <w:t xml:space="preserve">71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UNSUBSCRIBE - Unsubscribe Request</w:t>
              <w:tab/>
              <w:t xml:space="preserve">71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UNSUBSCRIBE Header</w:t>
              <w:tab/>
              <w:t xml:space="preserve">72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UNSUBSCRIBE Flags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3.12.2.1 Topic Type</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Packet Identifier</w:t>
              <w:tab/>
              <w:t xml:space="preserve">73</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Topic Alias</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Topic Filter</w:t>
              <w:tab/>
              <w:t xml:space="preserve">73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UNSUBSCRIBE Actions</w:t>
              <w:tab/>
              <w:t xml:space="preserve">73</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UNSUBACK - Unsubscribe Acknowledgement</w:t>
              <w:tab/>
              <w:t xml:space="preserve">74</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UNSUBACK Header</w:t>
              <w:tab/>
              <w:t xml:space="preserve">74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74</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74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PINGREQ - Ping Request</w:t>
              <w:tab/>
              <w:t xml:space="preserve">74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PINGREQ Header</w:t>
              <w:tab/>
              <w:t xml:space="preserve">75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Packet Identifier</w:t>
              <w:tab/>
              <w:t xml:space="preserve">75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Session Identifier</w:t>
              <w:tab/>
              <w:t xml:space="preserve">75</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PINGREQ Actions</w:t>
              <w:tab/>
              <w:t xml:space="preserve">75</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PINGRESP - Ping Response</w:t>
              <w:tab/>
              <w:t xml:space="preserve">75</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PINGRESP Header</w:t>
              <w:tab/>
              <w:t xml:space="preserve">75</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Packet Identifier</w:t>
              <w:tab/>
              <w:t xml:space="preserve">75</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Application Messages Remaining</w:t>
              <w:tab/>
              <w:t xml:space="preserve">76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DISCONNECT - Disconnect Notification</w:t>
              <w:tab/>
              <w:t xml:space="preserve">76</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DISCONNECT Header</w:t>
              <w:tab/>
              <w:t xml:space="preserve">77</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DISCONNECT Flags</w:t>
              <w:tab/>
              <w:t xml:space="preserve">77</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e2fw8unua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Retain Registrations</w:t>
              <w:tab/>
              <w:t xml:space="preserve">77</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3.16.2.2 Packet Identifier Flag</w:t>
              <w:tab/>
              <w:t xml:space="preserve">77</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3.16.2.3 Session Expiry Interval Flag</w:t>
              <w:tab/>
              <w:t xml:space="preserve">77</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3.16.2.4 Reason Code Flag</w:t>
              <w:tab/>
              <w:t xml:space="preserve">77</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Packet Identifier</w:t>
              <w:tab/>
              <w:t xml:space="preserve">78</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Reason Code</w:t>
              <w:tab/>
              <w:t xml:space="preserve">78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Session Expiry Interval</w:t>
              <w:tab/>
              <w:t xml:space="preserve">78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3.16.6 Reason String</w:t>
              <w:tab/>
              <w:t xml:space="preserve">78</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3.16.7 DISCONNECT Actions</w:t>
              <w:tab/>
              <w:t xml:space="preserve">78</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WAKEUP - Wake up request</w:t>
              <w:tab/>
              <w:t xml:space="preserve">79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3.17.1 WAKEUP Header</w:t>
              <w:tab/>
              <w:t xml:space="preserve">79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WAKEUP Actions</w:t>
              <w:tab/>
              <w:t xml:space="preserve">79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SLEEPREQ - Sleep request</w:t>
              <w:tab/>
              <w:t xml:space="preserve">79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SLEEPREQ Header</w:t>
              <w:tab/>
              <w:t xml:space="preserve">79</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Packet Identifier</w:t>
              <w:tab/>
              <w:t xml:space="preserve">79</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Sleep Duration</w:t>
              <w:tab/>
              <w:t xml:space="preserve">80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3.18.4 SLEEPREQ Actions</w:t>
              <w:tab/>
              <w:t xml:space="preserve">80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SLEEPRESP - Sleep response</w:t>
              <w:tab/>
              <w:t xml:space="preserve">80</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SLEEPRESP Header</w:t>
              <w:tab/>
              <w:t xml:space="preserve">80</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3.19.2 Packet Identifier</w:t>
              <w:tab/>
              <w:t xml:space="preserve">80</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Forwarder Encapsulation</w:t>
              <w:tab/>
              <w:t xml:space="preserve">80</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Forwarder Encapsulation Header</w:t>
              <w:tab/>
              <w:t xml:space="preserve">81</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Control Flags</w:t>
              <w:tab/>
              <w:t xml:space="preserve">81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Radius</w:t>
              <w:tab/>
              <w:t xml:space="preserve">82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Wireless Node Identifier</w:t>
              <w:tab/>
              <w:t xml:space="preserve">82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3.20.4 MQTT-SN Packet</w:t>
              <w:tab/>
              <w:t xml:space="preserve">82</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Protection Encapsulation</w:t>
              <w:tab/>
              <w:t xml:space="preserve">83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Protection Encapsulation Header</w:t>
              <w:tab/>
              <w:t xml:space="preserve">86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3.21.2 Protection Flags</w:t>
              <w:tab/>
              <w:t xml:space="preserve">86</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3.21.2.1 Monotonic Counter Length</w:t>
              <w:tab/>
              <w:t xml:space="preserve">86</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3.21.2.2 Cryptographic Material Length</w:t>
              <w:tab/>
              <w:t xml:space="preserve">86</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3.21.2.3 Authentication Tag Length</w:t>
              <w:tab/>
              <w:t xml:space="preserve">86</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Protection Scheme</w:t>
              <w:tab/>
              <w:t xml:space="preserve">87</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3.21.4 Sender Identifier</w:t>
              <w:tab/>
              <w:t xml:space="preserve">88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3.21.5 Random</w:t>
              <w:tab/>
              <w:t xml:space="preserve">89</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3.21.6 Cryptographic Material</w:t>
              <w:tab/>
              <w:t xml:space="preserve">89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3.21.7 Monotonic Counter</w:t>
              <w:tab/>
              <w:t xml:space="preserve">89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3.21.8 Protected MQTT-SN Packet</w:t>
              <w:tab/>
              <w:t xml:space="preserve">89</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3.21.9 Authentication Tag</w:t>
              <w:tab/>
              <w:t xml:space="preserve">90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91</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91</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91</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92</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93</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94</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94</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95</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96</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97</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98</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98</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4.4.3 Exponential Backoff (informative)</w:t>
              <w:tab/>
              <w:t xml:space="preserve">99</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99</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99</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100</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100</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100</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100</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100</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101</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101</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102</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102</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in506fc1w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Topic Registration</w:t>
              <w:tab/>
              <w:t xml:space="preserve">103</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4.7.2.2 Topic Mapping and Aliasing</w:t>
              <w:tab/>
              <w:t xml:space="preserve">103</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4.7.2.3 Predefined topic aliases and short topic names</w:t>
              <w:tab/>
              <w:t xml:space="preserve">103</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4.7.2.4 Client Topic Subscribe/Unsubscribe Procedure</w:t>
              <w:tab/>
              <w:t xml:space="preserve">104</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4.7.2.5 Client Publish Procedure</w:t>
              <w:tab/>
              <w:t xml:space="preserve">104</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4.7.2.6 Gateway Publish Procedure</w:t>
              <w:tab/>
              <w:t xml:space="preserve">105</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105</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105</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106</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106</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106</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108</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109</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111</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111</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111</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112</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112</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113</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zpm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4.11.3 Forwarder encapsulator</w:t>
              <w:tab/>
              <w:t xml:space="preserve">114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pnvbsiju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4.13.4 MQTT-SN broker</w:t>
              <w:tab/>
              <w:t xml:space="preserve">114</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115</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117</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119</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4.15.1.1 Timer and Counter Values (Informative)</w:t>
              <w:tab/>
              <w:t xml:space="preserve">120</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4.15.2 Clean start</w:t>
              <w:tab/>
              <w:t xml:space="preserve">120</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4.15.3 Sleeping clients</w:t>
              <w:tab/>
              <w:t xml:space="preserve">121</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4.15.4 Keep Alive</w:t>
              <w:tab/>
              <w:t xml:space="preserve">123</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4.15.5 Client Disconnect</w:t>
              <w:tab/>
              <w:t xml:space="preserve">124</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Retained Messages</w:t>
              <w:tab/>
              <w:t xml:space="preserve">124</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Optional Features</w:t>
              <w:tab/>
              <w:t xml:space="preserve">125</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126</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126</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126</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126</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127</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127</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128</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128</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129</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129</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129</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129</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130</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130</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130</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131</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131</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131</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132</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132</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132</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132</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133</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134</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135</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135</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135</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136</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Revision History (informative)</w:t>
              <w:tab/>
              <w:t xml:space="preserve">137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F">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0">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2">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1">
        <w:r w:rsidDel="00000000" w:rsidR="00000000" w:rsidRPr="00000000">
          <w:rPr>
            <w:rFonts w:ascii="Arial" w:cs="Arial" w:eastAsia="Arial" w:hAnsi="Arial"/>
            <w:rtl w:val="0"/>
          </w:rPr>
          <w:t xml:space="preserve"> </w:t>
        </w:r>
      </w:hyperlink>
      <w:hyperlink r:id="rId42">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3">
        <w:r w:rsidDel="00000000" w:rsidR="00000000" w:rsidRPr="00000000">
          <w:rPr>
            <w:rFonts w:ascii="Arial" w:cs="Arial" w:eastAsia="Arial" w:hAnsi="Arial"/>
            <w:rtl w:val="0"/>
          </w:rPr>
          <w:t xml:space="preserve"> </w:t>
        </w:r>
      </w:hyperlink>
      <w:hyperlink r:id="rId44">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84">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5">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6">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7">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8">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9">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The specification is split into six chapters:</w:t>
      </w:r>
    </w:p>
    <w:p w:rsidR="00000000" w:rsidDel="00000000" w:rsidP="00000000" w:rsidRDefault="00000000" w:rsidRPr="00000000" w14:paraId="0000018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8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8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8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color w:val="000000"/>
          <w:sz w:val="20"/>
          <w:szCs w:val="20"/>
          <w:u w:val="none"/>
          <w:shd w:fill="auto" w:val="clear"/>
        </w:rPr>
      </w:pPr>
      <w:r w:rsidDel="00000000" w:rsidR="00000000" w:rsidRPr="00000000">
        <w:rPr>
          <w:rFonts w:ascii="Arial" w:cs="Arial" w:eastAsia="Arial" w:hAnsi="Arial"/>
          <w:color w:val="000000"/>
          <w:sz w:val="20"/>
          <w:szCs w:val="20"/>
          <w:shd w:fill="auto" w:val="clear"/>
          <w:rtl w:val="0"/>
        </w:rPr>
        <w:t xml:space="preserve">Chapter 5 - Security</w:t>
      </w:r>
    </w:p>
    <w:p w:rsidR="00000000" w:rsidDel="00000000" w:rsidP="00000000" w:rsidRDefault="00000000" w:rsidRPr="00000000" w14:paraId="0000019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1">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2">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w:t>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9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9E">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9F">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A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A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A2">
      <w:pPr>
        <w:numPr>
          <w:ilvl w:val="0"/>
          <w:numId w:val="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A3">
      <w:pPr>
        <w:numPr>
          <w:ilvl w:val="0"/>
          <w:numId w:val="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4">
      <w:pPr>
        <w:numPr>
          <w:ilvl w:val="0"/>
          <w:numId w:val="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A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B">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AC">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AD">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AE">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AF">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B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1">
      <w:pPr>
        <w:numPr>
          <w:ilvl w:val="0"/>
          <w:numId w:val="33"/>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3">
      <w:pPr>
        <w:numPr>
          <w:ilvl w:val="0"/>
          <w:numId w:val="16"/>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B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B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8">
      <w:pPr>
        <w:numPr>
          <w:ilvl w:val="0"/>
          <w:numId w:val="2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9">
      <w:pPr>
        <w:numPr>
          <w:ilvl w:val="0"/>
          <w:numId w:val="2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A">
      <w:pPr>
        <w:numPr>
          <w:ilvl w:val="0"/>
          <w:numId w:val="2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B">
      <w:pPr>
        <w:numPr>
          <w:ilvl w:val="0"/>
          <w:numId w:val="2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BC">
      <w:pPr>
        <w:numPr>
          <w:ilvl w:val="0"/>
          <w:numId w:val="2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B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E">
      <w:pPr>
        <w:numPr>
          <w:ilvl w:val="0"/>
          <w:numId w:val="13"/>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B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0">
      <w:pPr>
        <w:numPr>
          <w:ilvl w:val="0"/>
          <w:numId w:val="5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C1">
      <w:pPr>
        <w:numPr>
          <w:ilvl w:val="0"/>
          <w:numId w:val="5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C2">
      <w:pPr>
        <w:numPr>
          <w:ilvl w:val="0"/>
          <w:numId w:val="5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C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4">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C5">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6">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7">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A">
      <w:pPr>
        <w:numPr>
          <w:ilvl w:val="0"/>
          <w:numId w:val="17"/>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B">
      <w:pPr>
        <w:numPr>
          <w:ilvl w:val="0"/>
          <w:numId w:val="17"/>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CC">
      <w:pPr>
        <w:numPr>
          <w:ilvl w:val="0"/>
          <w:numId w:val="17"/>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CD">
      <w:pPr>
        <w:numPr>
          <w:ilvl w:val="0"/>
          <w:numId w:val="17"/>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CE">
      <w:pPr>
        <w:numPr>
          <w:ilvl w:val="0"/>
          <w:numId w:val="17"/>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C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D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D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D3">
      <w:pPr>
        <w:numPr>
          <w:ilvl w:val="0"/>
          <w:numId w:val="3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D4">
      <w:pPr>
        <w:numPr>
          <w:ilvl w:val="0"/>
          <w:numId w:val="3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5">
      <w:pPr>
        <w:numPr>
          <w:ilvl w:val="0"/>
          <w:numId w:val="3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6">
      <w:pPr>
        <w:numPr>
          <w:ilvl w:val="0"/>
          <w:numId w:val="3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7">
      <w:pPr>
        <w:numPr>
          <w:ilvl w:val="0"/>
          <w:numId w:val="3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which is associated with a Client Identifier. Some Sessions last only as long as the Virtual Connection, others can span multiple consecutive Virtual Connections between a Client and a Gateway. </w:t>
      </w:r>
    </w:p>
    <w:p w:rsidR="00000000" w:rsidDel="00000000" w:rsidP="00000000" w:rsidRDefault="00000000" w:rsidRPr="00000000" w14:paraId="000001D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D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D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D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E0">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E2">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E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9">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E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E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F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F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F4">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F5">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F6">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F7">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8">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9">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A">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B">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0">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5">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0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A">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D">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E">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0F">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0">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1">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13">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1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1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16">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9">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C">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D">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1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1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1">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2">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26">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7">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9">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22A">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22C">
      <w:pPr>
        <w:numPr>
          <w:ilvl w:val="0"/>
          <w:numId w:val="42"/>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22D">
      <w:pPr>
        <w:numPr>
          <w:ilvl w:val="0"/>
          <w:numId w:val="42"/>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22E">
      <w:pPr>
        <w:numPr>
          <w:ilvl w:val="0"/>
          <w:numId w:val="42"/>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2F">
      <w:pPr>
        <w:numPr>
          <w:ilvl w:val="0"/>
          <w:numId w:val="42"/>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0">
      <w:pPr>
        <w:numPr>
          <w:ilvl w:val="0"/>
          <w:numId w:val="42"/>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1">
      <w:pPr>
        <w:numPr>
          <w:ilvl w:val="0"/>
          <w:numId w:val="42"/>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32">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33">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235">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7">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9">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A">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6">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23B">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23C">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3D">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43"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9">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F">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60">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24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241">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45">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246">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247">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248">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9">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4" name="image31.png"/>
            <a:graphic>
              <a:graphicData uri="http://schemas.openxmlformats.org/drawingml/2006/picture">
                <pic:pic>
                  <pic:nvPicPr>
                    <pic:cNvPr id="0" name="image31.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B">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4E">
      <w:pPr>
        <w:rPr>
          <w:rFonts w:ascii="Arial" w:cs="Arial" w:eastAsia="Arial" w:hAnsi="Arial"/>
        </w:rPr>
      </w:pPr>
      <w:r w:rsidDel="00000000" w:rsidR="00000000" w:rsidRPr="00000000">
        <w:rPr>
          <w:i w:val="1"/>
          <w:sz w:val="19"/>
          <w:szCs w:val="19"/>
          <w:rtl w:val="0"/>
        </w:rPr>
        <w:t xml:space="preserve">Figure 2-1 －Structure of an MQTT-SN Control Packet</w:t>
      </w:r>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F">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0">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1">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53">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41"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6"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8">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9">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B">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C">
      <w:pPr>
        <w:ind w:right="4" w:firstLine="583"/>
        <w:rPr>
          <w:rFonts w:ascii="Arial" w:cs="Arial" w:eastAsia="Arial" w:hAnsi="Arial"/>
          <w:b w:val="1"/>
        </w:rPr>
      </w:pPr>
      <w:bookmarkStart w:colFirst="0" w:colLast="0" w:name="_heading=h.3fwokq0" w:id="26"/>
      <w:bookmarkEnd w:id="26"/>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5D">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E">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p w:rsidR="00000000" w:rsidDel="00000000" w:rsidP="00000000" w:rsidRDefault="00000000" w:rsidRPr="00000000" w14:paraId="00000260">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2">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4">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8">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color w:val="000000"/>
              </w:rPr>
            </w:pPr>
            <w:r w:rsidDel="00000000" w:rsidR="00000000" w:rsidRPr="00000000">
              <w:rPr>
                <w:rFonts w:ascii="Arial" w:cs="Arial" w:eastAsia="Arial" w:hAnsi="Arial"/>
                <w:color w:val="000000"/>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000000"/>
              </w:rPr>
            </w:pPr>
            <w:r w:rsidDel="00000000" w:rsidR="00000000" w:rsidRPr="00000000">
              <w:rPr>
                <w:rFonts w:ascii="Arial" w:cs="Arial" w:eastAsia="Arial" w:hAnsi="Arial"/>
                <w:color w:val="000000"/>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color w:val="000000"/>
              </w:rPr>
            </w:pPr>
            <w:r w:rsidDel="00000000" w:rsidR="00000000" w:rsidRPr="00000000">
              <w:rPr>
                <w:rFonts w:ascii="Arial" w:cs="Arial" w:eastAsia="Arial" w:hAnsi="Arial"/>
                <w:color w:val="000000"/>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2">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color w:val="666666"/>
              </w:rPr>
            </w:pPr>
            <w:r w:rsidDel="00000000" w:rsidR="00000000" w:rsidRPr="00000000">
              <w:rPr>
                <w:rFonts w:ascii="Arial" w:cs="Arial" w:eastAsia="Arial" w:hAnsi="Arial"/>
                <w:color w:val="666666"/>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jc w:val="center"/>
              <w:rPr>
                <w:rFonts w:ascii="Arial" w:cs="Arial" w:eastAsia="Arial" w:hAnsi="Arial"/>
                <w:color w:val="666666"/>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color w:val="666666"/>
              </w:rPr>
            </w:pPr>
            <w:r w:rsidDel="00000000" w:rsidR="00000000" w:rsidRPr="00000000">
              <w:rPr>
                <w:rFonts w:ascii="Arial" w:cs="Arial" w:eastAsia="Arial" w:hAnsi="Arial"/>
                <w:color w:val="666666"/>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0">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1">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E2">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E3">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E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0">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A">
      <w:pPr>
        <w:rPr>
          <w:rFonts w:ascii="Arial" w:cs="Arial" w:eastAsia="Arial" w:hAnsi="Arial"/>
          <w:highlight w:val="yellow"/>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Packet at any time.</w:t>
      </w:r>
      <w:r w:rsidDel="00000000" w:rsidR="00000000" w:rsidRPr="00000000">
        <w:rPr>
          <w:rtl w:val="0"/>
        </w:rPr>
      </w:r>
    </w:p>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r w:rsidDel="00000000" w:rsidR="00000000" w:rsidRPr="00000000">
        <w:rPr>
          <w:rtl w:val="0"/>
        </w:rPr>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1F">
      <w:pPr>
        <w:rPr>
          <w:rFonts w:ascii="Arial" w:cs="Arial" w:eastAsia="Arial" w:hAnsi="Arial"/>
        </w:rPr>
      </w:pPr>
      <w:sdt>
        <w:sdtPr>
          <w:tag w:val="goog_rdk_5"/>
        </w:sdtPr>
        <w:sdtContent>
          <w:commentRangeStart w:id="5"/>
        </w:sdtContent>
      </w:sdt>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20">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21">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22">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75"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24">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A Reason Code is a one byte unsigned value that indicates the result of an operation. Reason Codes less than 0x80 indicate successful completion of an operation. The normal Reason Code for success is 0. Reason Code values of 0x80 or greater indicate failure.</w:t>
      </w:r>
      <w:r w:rsidDel="00000000" w:rsidR="00000000" w:rsidRPr="00000000">
        <w:rPr>
          <w:rtl w:val="0"/>
        </w:rPr>
      </w:r>
    </w:p>
    <w:p w:rsidR="00000000" w:rsidDel="00000000" w:rsidP="00000000" w:rsidRDefault="00000000" w:rsidRPr="00000000" w14:paraId="00000325">
      <w:pPr>
        <w:spacing w:after="200" w:lineRule="auto"/>
        <w:ind w:left="-5" w:right="4" w:firstLine="0"/>
        <w:rPr>
          <w:rFonts w:ascii="Arial" w:cs="Arial" w:eastAsia="Arial" w:hAnsi="Arial"/>
        </w:rPr>
      </w:pPr>
      <w:r w:rsidDel="00000000" w:rsidR="00000000" w:rsidRPr="00000000">
        <w:rPr>
          <w:rFonts w:ascii="Arial" w:cs="Arial" w:eastAsia="Arial" w:hAnsi="Arial"/>
          <w:rtl w:val="0"/>
        </w:rPr>
        <w:t xml:space="preserve">The Reason Codes share a common set of values as shown below.</w:t>
      </w:r>
    </w:p>
    <w:p w:rsidR="00000000" w:rsidDel="00000000" w:rsidP="00000000" w:rsidRDefault="00000000" w:rsidRPr="00000000" w14:paraId="00000326">
      <w:pPr>
        <w:rPr>
          <w:rFonts w:ascii="Arial" w:cs="Arial" w:eastAsia="Arial" w:hAnsi="Arial"/>
        </w:rPr>
      </w:pPr>
      <w:r w:rsidDel="00000000" w:rsidR="00000000" w:rsidRPr="00000000">
        <w:rPr>
          <w:i w:val="1"/>
          <w:sz w:val="19"/>
          <w:szCs w:val="19"/>
          <w:rtl w:val="0"/>
        </w:rPr>
        <w:t xml:space="preserve">Figure 2-6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7">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9">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A">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B">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4">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5">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8"/>
              </w:sdtPr>
              <w:sdtContent>
                <w:commentRangeStart w:id="8"/>
              </w:sdtContent>
            </w:sdt>
            <w:sdt>
              <w:sdtPr>
                <w:tag w:val="goog_rdk_9"/>
              </w:sdtPr>
              <w:sdtContent>
                <w:commentRangeStart w:id="9"/>
              </w:sdtContent>
            </w:sdt>
            <w:sdt>
              <w:sdtPr>
                <w:tag w:val="goog_rdk_10"/>
              </w:sdtPr>
              <w:sdtContent>
                <w:commentRangeStart w:id="10"/>
              </w:sdtContent>
            </w:sdt>
            <w:sdt>
              <w:sdtPr>
                <w:tag w:val="goog_rdk_11"/>
              </w:sdtPr>
              <w:sdtContent>
                <w:commentRangeStart w:id="11"/>
              </w:sdtContent>
            </w:sdt>
            <w:sdt>
              <w:sdtPr>
                <w:tag w:val="goog_rdk_12"/>
              </w:sdtPr>
              <w:sdtContent>
                <w:commentRangeStart w:id="12"/>
              </w:sdtContent>
            </w:sdt>
            <w:sdt>
              <w:sdtPr>
                <w:tag w:val="goog_rdk_13"/>
              </w:sdtPr>
              <w:sdtContent>
                <w:commentRangeStart w:id="13"/>
              </w:sdtContent>
            </w:sdt>
            <w:r w:rsidDel="00000000" w:rsidR="00000000" w:rsidRPr="00000000">
              <w:rPr>
                <w:rFonts w:ascii="Arial" w:cs="Arial" w:eastAsia="Arial" w:hAnsi="Arial"/>
                <w:rtl w:val="0"/>
              </w:rPr>
              <w:t xml:space="preserve">MQTT or MQTT-SN  protocol requested by the Client.</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BB">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BC">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C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D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DF">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4">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E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E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E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E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E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1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1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1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2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2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 </w:t>
            </w:r>
            <w:r w:rsidDel="00000000" w:rsidR="00000000" w:rsidRPr="00000000">
              <w:rPr>
                <w:rFonts w:ascii="Arial" w:cs="Arial" w:eastAsia="Arial" w:hAnsi="Arial"/>
                <w:rtl w:val="0"/>
              </w:rPr>
              <w:t xml:space="preserve">UNSUBACK, REGACK</w:t>
            </w:r>
            <w:r w:rsidDel="00000000" w:rsidR="00000000" w:rsidRPr="00000000">
              <w:rPr>
                <w:rtl w:val="0"/>
              </w:rPr>
            </w:r>
          </w:p>
        </w:tc>
        <w:tc>
          <w:tcPr/>
          <w:p w:rsidR="00000000" w:rsidDel="00000000" w:rsidP="00000000" w:rsidRDefault="00000000" w:rsidRPr="00000000" w14:paraId="0000042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3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3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3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3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No Virtual Connection exists</w:t>
            </w:r>
          </w:p>
        </w:tc>
        <w:tc>
          <w:tcPr/>
          <w:p w:rsidR="00000000" w:rsidDel="00000000" w:rsidP="00000000" w:rsidRDefault="00000000" w:rsidRPr="00000000" w14:paraId="0000044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245</w:t>
            </w:r>
          </w:p>
          <w:p w:rsidR="00000000" w:rsidDel="00000000" w:rsidP="00000000" w:rsidRDefault="00000000" w:rsidRPr="00000000" w14:paraId="0000044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255</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0xF5</w:t>
            </w:r>
          </w:p>
          <w:p w:rsidR="00000000" w:rsidDel="00000000" w:rsidP="00000000" w:rsidRDefault="00000000" w:rsidRPr="00000000" w14:paraId="00000447">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0xFF</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4A">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4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4C">
      <w:pPr>
        <w:rPr/>
      </w:pPr>
      <w:r w:rsidDel="00000000" w:rsidR="00000000" w:rsidRPr="00000000">
        <w:rPr>
          <w:rtl w:val="0"/>
        </w:rPr>
        <w:t xml:space="preserve">Note(s):</w:t>
      </w:r>
    </w:p>
    <w:p w:rsidR="00000000" w:rsidDel="00000000" w:rsidP="00000000" w:rsidRDefault="00000000" w:rsidRPr="00000000" w14:paraId="0000044D">
      <w:pPr>
        <w:numPr>
          <w:ilvl w:val="0"/>
          <w:numId w:val="4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4E">
      <w:pPr>
        <w:numPr>
          <w:ilvl w:val="0"/>
          <w:numId w:val="43"/>
        </w:numPr>
        <w:spacing w:after="200" w:before="0" w:lineRule="auto"/>
        <w:ind w:left="720" w:hanging="360"/>
        <w:rPr>
          <w:rFonts w:ascii="Arial" w:cs="Arial" w:eastAsia="Arial" w:hAnsi="Arial"/>
          <w:u w:val="none"/>
        </w:rPr>
      </w:pPr>
      <w:sdt>
        <w:sdtPr>
          <w:tag w:val="goog_rdk_14"/>
        </w:sdtPr>
        <w:sdtContent>
          <w:commentRangeStart w:id="14"/>
        </w:sdtContent>
      </w:sdt>
      <w:sdt>
        <w:sdtPr>
          <w:tag w:val="goog_rdk_15"/>
        </w:sdtPr>
        <w:sdtContent>
          <w:commentRangeStart w:id="15"/>
        </w:sdtContent>
      </w:sdt>
      <w:sdt>
        <w:sdtPr>
          <w:tag w:val="goog_rdk_16"/>
        </w:sdtPr>
        <w:sdtContent>
          <w:commentRangeStart w:id="16"/>
        </w:sdtContent>
      </w:sdt>
      <w:r w:rsidDel="00000000" w:rsidR="00000000" w:rsidRPr="00000000">
        <w:rPr>
          <w:rFonts w:ascii="Arial" w:cs="Arial" w:eastAsia="Arial" w:hAnsi="Arial"/>
          <w:rtl w:val="0"/>
        </w:rPr>
        <w:t xml:space="preserve">The MQTT-SN dedicated range of reason codes is from 0xE6 (230) to 0xFF(255).</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44F">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1">
      <w:pPr>
        <w:rPr>
          <w:rFonts w:ascii="Arial" w:cs="Arial" w:eastAsia="Arial" w:hAnsi="Arial"/>
        </w:rPr>
      </w:pPr>
      <w:r w:rsidDel="00000000" w:rsidR="00000000" w:rsidRPr="00000000">
        <w:rPr>
          <w:i w:val="1"/>
          <w:sz w:val="19"/>
          <w:szCs w:val="19"/>
          <w:rtl w:val="0"/>
        </w:rPr>
        <w:t xml:space="preserve">Figure 2-7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2">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3">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4">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55">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6">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7">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8">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59">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5A">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65">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66">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67">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rFonts w:ascii="Arial" w:cs="Arial" w:eastAsia="Arial" w:hAnsi="Arial"/>
            <w:color w:val="1155cc"/>
            <w:u w:val="single"/>
            <w:rtl w:val="0"/>
          </w:rPr>
          <w:t xml:space="preserve">Section 4.7</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68">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9">
      <w:pPr>
        <w:pStyle w:val="Heading2"/>
        <w:keepLines w:val="1"/>
        <w:spacing w:after="77" w:before="0" w:line="259" w:lineRule="auto"/>
        <w:ind w:left="0" w:firstLine="0"/>
        <w:rPr>
          <w:rFonts w:ascii="Arial" w:cs="Arial" w:eastAsia="Arial" w:hAnsi="Arial"/>
        </w:rPr>
      </w:pPr>
      <w:bookmarkStart w:colFirst="0" w:colLast="0" w:name="_heading=h.2dlolyb" w:id="34"/>
      <w:bookmarkEnd w:id="34"/>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6A">
      <w:pPr>
        <w:rPr>
          <w:i w:val="1"/>
          <w:sz w:val="19"/>
          <w:szCs w:val="19"/>
        </w:rPr>
      </w:pPr>
      <w:r w:rsidDel="00000000" w:rsidR="00000000" w:rsidRPr="00000000">
        <w:rPr>
          <w:i w:val="1"/>
          <w:sz w:val="19"/>
          <w:szCs w:val="19"/>
          <w:rtl w:val="0"/>
        </w:rPr>
        <w:t xml:space="preserve">Figure 3-1 – ADVERTISE Packet</w:t>
      </w:r>
    </w:p>
    <w:p w:rsidR="00000000" w:rsidDel="00000000" w:rsidP="00000000" w:rsidRDefault="00000000" w:rsidRPr="00000000" w14:paraId="0000046B">
      <w:pPr>
        <w:rPr/>
      </w:pPr>
      <w:r w:rsidDel="00000000" w:rsidR="00000000" w:rsidRPr="00000000">
        <w:rPr/>
        <w:drawing>
          <wp:inline distB="114300" distT="114300" distL="114300" distR="114300">
            <wp:extent cx="5943600" cy="1295400"/>
            <wp:effectExtent b="0" l="0" r="0" t="0"/>
            <wp:docPr id="30"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rPr/>
      </w:pPr>
      <w:r w:rsidDel="00000000" w:rsidR="00000000" w:rsidRPr="00000000">
        <w:rPr/>
        <w:drawing>
          <wp:inline distB="114300" distT="114300" distL="114300" distR="114300">
            <wp:extent cx="5943600" cy="1295400"/>
            <wp:effectExtent b="0" l="0" r="0" t="0"/>
            <wp:docPr id="68" name="image38.png"/>
            <a:graphic>
              <a:graphicData uri="http://schemas.openxmlformats.org/drawingml/2006/picture">
                <pic:pic>
                  <pic:nvPicPr>
                    <pic:cNvPr id="0" name="image38.png"/>
                    <pic:cNvPicPr preferRelativeResize="0"/>
                  </pic:nvPicPr>
                  <pic:blipFill>
                    <a:blip r:embed="rId6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a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6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6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a Multicast Address as the destination.</w:t>
      </w:r>
      <w:r w:rsidDel="00000000" w:rsidR="00000000" w:rsidRPr="00000000">
        <w:rPr>
          <w:rtl w:val="0"/>
        </w:rPr>
      </w:r>
    </w:p>
    <w:p w:rsidR="00000000" w:rsidDel="00000000" w:rsidP="00000000" w:rsidRDefault="00000000" w:rsidRPr="00000000" w14:paraId="00000470">
      <w:pPr>
        <w:pStyle w:val="Heading3"/>
        <w:ind w:left="0" w:firstLine="0"/>
        <w:rPr/>
      </w:pPr>
      <w:bookmarkStart w:colFirst="0" w:colLast="0" w:name="_heading=h.sqyw64" w:id="35"/>
      <w:bookmarkEnd w:id="35"/>
      <w:r w:rsidDel="00000000" w:rsidR="00000000" w:rsidRPr="00000000">
        <w:rPr>
          <w:rtl w:val="0"/>
        </w:rPr>
        <w:t xml:space="preserve">3.1.1 ADVERTISE Header</w:t>
      </w:r>
    </w:p>
    <w:p w:rsidR="00000000" w:rsidDel="00000000" w:rsidP="00000000" w:rsidRDefault="00000000" w:rsidRPr="00000000" w14:paraId="0000047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2">
      <w:pPr>
        <w:pStyle w:val="Heading3"/>
        <w:ind w:left="0" w:firstLine="0"/>
        <w:rPr/>
      </w:pPr>
      <w:bookmarkStart w:colFirst="0" w:colLast="0" w:name="_heading=h.3cqmetx" w:id="36"/>
      <w:bookmarkEnd w:id="36"/>
      <w:r w:rsidDel="00000000" w:rsidR="00000000" w:rsidRPr="00000000">
        <w:rPr>
          <w:rtl w:val="0"/>
        </w:rPr>
        <w:t xml:space="preserve">3.1.2 Gateway Identifier</w:t>
      </w:r>
    </w:p>
    <w:p w:rsidR="00000000" w:rsidDel="00000000" w:rsidP="00000000" w:rsidRDefault="00000000" w:rsidRPr="00000000" w14:paraId="00000473">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Identifier </w:t>
      </w:r>
      <w:r w:rsidDel="00000000" w:rsidR="00000000" w:rsidRPr="00000000">
        <w:rPr>
          <w:rFonts w:ascii="Arial" w:cs="Arial" w:eastAsia="Arial" w:hAnsi="Arial"/>
          <w:rtl w:val="0"/>
        </w:rPr>
        <w:t xml:space="preserve">field is 1 byte and uniquely identifies a Gateway which is advertising its presence on the network.</w:t>
      </w:r>
    </w:p>
    <w:p w:rsidR="00000000" w:rsidDel="00000000" w:rsidP="00000000" w:rsidRDefault="00000000" w:rsidRPr="00000000" w14:paraId="0000047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 not guarantee the uniqueness of the </w:t>
      </w:r>
      <w:r w:rsidDel="00000000" w:rsidR="00000000" w:rsidRPr="00000000">
        <w:rPr>
          <w:rFonts w:ascii="Arial" w:cs="Arial" w:eastAsia="Arial" w:hAnsi="Arial"/>
          <w:i w:val="1"/>
          <w:rtl w:val="0"/>
        </w:rPr>
        <w:t xml:space="preserve">Gateway Identifier</w:t>
      </w:r>
      <w:r w:rsidDel="00000000" w:rsidR="00000000" w:rsidRPr="00000000">
        <w:rPr>
          <w:rFonts w:ascii="Arial" w:cs="Arial" w:eastAsia="Arial" w:hAnsi="Arial"/>
          <w:rtl w:val="0"/>
        </w:rPr>
        <w:t xml:space="preserve">.</w:t>
      </w:r>
    </w:p>
    <w:p w:rsidR="00000000" w:rsidDel="00000000" w:rsidP="00000000" w:rsidRDefault="00000000" w:rsidRPr="00000000" w14:paraId="0000047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7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77">
      <w:pPr>
        <w:pStyle w:val="Heading3"/>
        <w:ind w:left="0" w:firstLine="0"/>
        <w:rPr/>
      </w:pPr>
      <w:bookmarkStart w:colFirst="0" w:colLast="0" w:name="_heading=h.1rvwp1q" w:id="37"/>
      <w:bookmarkEnd w:id="37"/>
      <w:r w:rsidDel="00000000" w:rsidR="00000000" w:rsidRPr="00000000">
        <w:rPr>
          <w:rtl w:val="0"/>
        </w:rPr>
        <w:t xml:space="preserve">3.1.3 Duration</w:t>
      </w:r>
    </w:p>
    <w:p w:rsidR="00000000" w:rsidDel="00000000" w:rsidP="00000000" w:rsidRDefault="00000000" w:rsidRPr="00000000" w14:paraId="00000478">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w:t>
      </w:r>
    </w:p>
    <w:p w:rsidR="00000000" w:rsidDel="00000000" w:rsidP="00000000" w:rsidRDefault="00000000" w:rsidRPr="00000000" w14:paraId="0000047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7A">
      <w:pPr>
        <w:pStyle w:val="Heading2"/>
        <w:keepLines w:val="1"/>
        <w:spacing w:after="77" w:before="0" w:line="259" w:lineRule="auto"/>
        <w:ind w:left="0" w:firstLine="0"/>
        <w:rPr>
          <w:rFonts w:ascii="Arial" w:cs="Arial" w:eastAsia="Arial" w:hAnsi="Arial"/>
        </w:rPr>
      </w:pPr>
      <w:bookmarkStart w:colFirst="0" w:colLast="0" w:name="_heading=h.4bvk7pj" w:id="38"/>
      <w:bookmarkEnd w:id="38"/>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7B">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47C">
      <w:pPr>
        <w:rPr/>
      </w:pPr>
      <w:r w:rsidDel="00000000" w:rsidR="00000000" w:rsidRPr="00000000">
        <w:rPr/>
        <w:drawing>
          <wp:inline distB="114300" distT="114300" distL="114300" distR="114300">
            <wp:extent cx="5943600" cy="876300"/>
            <wp:effectExtent b="0" l="0" r="0" t="0"/>
            <wp:docPr id="59" name="image30.png"/>
            <a:graphic>
              <a:graphicData uri="http://schemas.openxmlformats.org/drawingml/2006/picture">
                <pic:pic>
                  <pic:nvPicPr>
                    <pic:cNvPr id="0" name="image30.png"/>
                    <pic:cNvPicPr preferRelativeResize="0"/>
                  </pic:nvPicPr>
                  <pic:blipFill>
                    <a:blip r:embed="rId68"/>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For instance only </w:t>
      </w:r>
      <w:sdt>
        <w:sdtPr>
          <w:tag w:val="goog_rdk_17"/>
        </w:sdtPr>
        <w:sdtContent>
          <w:commentRangeStart w:id="17"/>
        </w:sdtContent>
      </w:sdt>
      <w:r w:rsidDel="00000000" w:rsidR="00000000" w:rsidRPr="00000000">
        <w:rPr>
          <w:rFonts w:ascii="Arial" w:cs="Arial" w:eastAsia="Arial" w:hAnsi="Arial"/>
          <w:rtl w:val="0"/>
        </w:rPr>
        <w:t xml:space="preserve">1-hop </w:t>
      </w:r>
      <w:commentRangeEnd w:id="17"/>
      <w:r w:rsidDel="00000000" w:rsidR="00000000" w:rsidRPr="00000000">
        <w:commentReference w:id="17"/>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7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7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480">
      <w:pPr>
        <w:pStyle w:val="Heading3"/>
        <w:ind w:left="0" w:firstLine="0"/>
        <w:rPr/>
      </w:pPr>
      <w:bookmarkStart w:colFirst="0" w:colLast="0" w:name="_heading=h.2r0uhxc" w:id="39"/>
      <w:bookmarkEnd w:id="39"/>
      <w:r w:rsidDel="00000000" w:rsidR="00000000" w:rsidRPr="00000000">
        <w:rPr>
          <w:rtl w:val="0"/>
        </w:rPr>
        <w:t xml:space="preserve">3.2.1 SEARCHGW Header</w:t>
      </w:r>
    </w:p>
    <w:p w:rsidR="00000000" w:rsidDel="00000000" w:rsidP="00000000" w:rsidRDefault="00000000" w:rsidRPr="00000000" w14:paraId="0000048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2">
      <w:pPr>
        <w:pStyle w:val="Heading3"/>
        <w:ind w:left="0" w:firstLine="0"/>
        <w:rPr/>
      </w:pPr>
      <w:bookmarkStart w:colFirst="0" w:colLast="0" w:name="_heading=h.1664s55" w:id="40"/>
      <w:bookmarkEnd w:id="40"/>
      <w:r w:rsidDel="00000000" w:rsidR="00000000" w:rsidRPr="00000000">
        <w:rPr>
          <w:rtl w:val="0"/>
        </w:rPr>
        <w:t xml:space="preserve">3.2.2 Radius</w:t>
      </w:r>
    </w:p>
    <w:p w:rsidR="00000000" w:rsidDel="00000000" w:rsidP="00000000" w:rsidRDefault="00000000" w:rsidRPr="00000000" w14:paraId="0000048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84">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or a Gateway MUST NOT forward the SEARCHGW packet received if the Radius value is 0.</w:t>
      </w:r>
    </w:p>
    <w:p w:rsidR="00000000" w:rsidDel="00000000" w:rsidP="00000000" w:rsidRDefault="00000000" w:rsidRPr="00000000" w14:paraId="00000485">
      <w:pPr>
        <w:spacing w:after="306" w:lineRule="auto"/>
        <w:ind w:left="-15" w:right="4"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Client or a Gateway forwards the SEARCHGW packet received, it MUST reduce the Radius value by 1.</w:t>
      </w:r>
    </w:p>
    <w:p w:rsidR="00000000" w:rsidDel="00000000" w:rsidP="00000000" w:rsidRDefault="00000000" w:rsidRPr="00000000" w14:paraId="00000486">
      <w:pPr>
        <w:pStyle w:val="Heading2"/>
        <w:keepLines w:val="1"/>
        <w:spacing w:after="77" w:before="0" w:line="259" w:lineRule="auto"/>
        <w:ind w:left="0" w:firstLine="0"/>
        <w:rPr>
          <w:rFonts w:ascii="Arial" w:cs="Arial" w:eastAsia="Arial" w:hAnsi="Arial"/>
        </w:rPr>
      </w:pPr>
      <w:bookmarkStart w:colFirst="0" w:colLast="0" w:name="_heading=h.3q5sasy" w:id="41"/>
      <w:bookmarkEnd w:id="41"/>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87">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488">
      <w:pPr>
        <w:rPr/>
      </w:pPr>
      <w:r w:rsidDel="00000000" w:rsidR="00000000" w:rsidRPr="00000000">
        <w:rPr/>
        <w:drawing>
          <wp:inline distB="114300" distT="114300" distL="114300" distR="114300">
            <wp:extent cx="5943600" cy="1587500"/>
            <wp:effectExtent b="0" l="0" r="0" t="0"/>
            <wp:docPr id="44"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rPr/>
      </w:pPr>
      <w:r w:rsidDel="00000000" w:rsidR="00000000" w:rsidRPr="00000000">
        <w:rPr/>
        <w:drawing>
          <wp:inline distB="114300" distT="114300" distL="114300" distR="114300">
            <wp:extent cx="5943600" cy="1587500"/>
            <wp:effectExtent b="0" l="0" r="0" t="0"/>
            <wp:docPr id="39"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8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48D">
      <w:pPr>
        <w:pStyle w:val="Heading3"/>
        <w:ind w:left="0" w:firstLine="0"/>
        <w:rPr/>
      </w:pPr>
      <w:bookmarkStart w:colFirst="0" w:colLast="0" w:name="_heading=h.25b2l0r" w:id="42"/>
      <w:bookmarkEnd w:id="42"/>
      <w:r w:rsidDel="00000000" w:rsidR="00000000" w:rsidRPr="00000000">
        <w:rPr>
          <w:rtl w:val="0"/>
        </w:rPr>
        <w:t xml:space="preserve">3.3.1 GWINFO Header</w:t>
      </w:r>
    </w:p>
    <w:p w:rsidR="00000000" w:rsidDel="00000000" w:rsidP="00000000" w:rsidRDefault="00000000" w:rsidRPr="00000000" w14:paraId="0000048E">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F">
      <w:pPr>
        <w:pStyle w:val="Heading3"/>
        <w:ind w:left="0" w:firstLine="0"/>
        <w:rPr/>
      </w:pPr>
      <w:bookmarkStart w:colFirst="0" w:colLast="0" w:name="_heading=h.kgcv8k" w:id="43"/>
      <w:bookmarkEnd w:id="43"/>
      <w:r w:rsidDel="00000000" w:rsidR="00000000" w:rsidRPr="00000000">
        <w:rPr>
          <w:rtl w:val="0"/>
        </w:rPr>
        <w:t xml:space="preserve">3.3.2 Gateway Identifier</w:t>
      </w:r>
    </w:p>
    <w:p w:rsidR="00000000" w:rsidDel="00000000" w:rsidP="00000000" w:rsidRDefault="00000000" w:rsidRPr="00000000" w14:paraId="00000490">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Identifier </w:t>
      </w:r>
      <w:r w:rsidDel="00000000" w:rsidR="00000000" w:rsidRPr="00000000">
        <w:rPr>
          <w:rFonts w:ascii="Arial" w:cs="Arial" w:eastAsia="Arial" w:hAnsi="Arial"/>
          <w:rtl w:val="0"/>
        </w:rPr>
        <w:t xml:space="preserve">field is </w:t>
      </w:r>
      <w:sdt>
        <w:sdtPr>
          <w:tag w:val="goog_rdk_18"/>
        </w:sdtPr>
        <w:sdtContent>
          <w:commentRangeStart w:id="18"/>
        </w:sdtContent>
      </w:sdt>
      <w:sdt>
        <w:sdtPr>
          <w:tag w:val="goog_rdk_19"/>
        </w:sdtPr>
        <w:sdtContent>
          <w:commentRangeStart w:id="19"/>
        </w:sdtContent>
      </w:sdt>
      <w:r w:rsidDel="00000000" w:rsidR="00000000" w:rsidRPr="00000000">
        <w:rPr>
          <w:rFonts w:ascii="Arial" w:cs="Arial" w:eastAsia="Arial" w:hAnsi="Arial"/>
          <w:rtl w:val="0"/>
        </w:rPr>
        <w:t xml:space="preserve">1-byte long</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91">
      <w:pPr>
        <w:pStyle w:val="Heading3"/>
        <w:ind w:left="0" w:firstLine="0"/>
        <w:rPr/>
      </w:pPr>
      <w:bookmarkStart w:colFirst="0" w:colLast="0" w:name="_heading=h.34g0dwd" w:id="44"/>
      <w:bookmarkEnd w:id="44"/>
      <w:r w:rsidDel="00000000" w:rsidR="00000000" w:rsidRPr="00000000">
        <w:rPr>
          <w:rtl w:val="0"/>
        </w:rPr>
        <w:t xml:space="preserve">3.3.3 Gateway Address</w:t>
      </w:r>
    </w:p>
    <w:p w:rsidR="00000000" w:rsidDel="00000000" w:rsidP="00000000" w:rsidRDefault="00000000" w:rsidRPr="00000000" w14:paraId="00000492">
      <w:pPr>
        <w:spacing w:after="101"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Gateway Address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493">
      <w:pPr>
        <w:pStyle w:val="Heading2"/>
        <w:keepLines w:val="1"/>
        <w:spacing w:after="52" w:before="0" w:line="259" w:lineRule="auto"/>
        <w:ind w:left="0" w:firstLine="0"/>
        <w:rPr/>
      </w:pPr>
      <w:bookmarkStart w:colFirst="0" w:colLast="0" w:name="_heading=h.wa5w3xr5bj1" w:id="45"/>
      <w:bookmarkEnd w:id="45"/>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2"/>
        <w:keepLines w:val="1"/>
        <w:spacing w:after="52" w:before="0" w:line="259" w:lineRule="auto"/>
        <w:ind w:left="0" w:firstLine="0"/>
        <w:rPr>
          <w:rFonts w:ascii="Arial" w:cs="Arial" w:eastAsia="Arial" w:hAnsi="Arial"/>
        </w:rPr>
      </w:pPr>
      <w:bookmarkStart w:colFirst="0" w:colLast="0" w:name="_heading=h.1jlao46" w:id="46"/>
      <w:bookmarkEnd w:id="46"/>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95">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rPr>
        <w:drawing>
          <wp:inline distB="114300" distT="114300" distL="114300" distR="114300">
            <wp:extent cx="5349240" cy="7866529"/>
            <wp:effectExtent b="0" l="0" r="0" t="0"/>
            <wp:docPr id="50"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5349240" cy="7866529"/>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98">
      <w:pPr>
        <w:pStyle w:val="Heading3"/>
        <w:ind w:left="0" w:firstLine="0"/>
        <w:rPr/>
      </w:pPr>
      <w:bookmarkStart w:colFirst="0" w:colLast="0" w:name="_heading=h.43ky6rz" w:id="47"/>
      <w:bookmarkEnd w:id="47"/>
      <w:r w:rsidDel="00000000" w:rsidR="00000000" w:rsidRPr="00000000">
        <w:rPr>
          <w:rtl w:val="0"/>
        </w:rPr>
        <w:t xml:space="preserve">3.4.1 CONNECT Header</w:t>
      </w:r>
    </w:p>
    <w:p w:rsidR="00000000" w:rsidDel="00000000" w:rsidP="00000000" w:rsidRDefault="00000000" w:rsidRPr="00000000" w14:paraId="00000499">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A">
      <w:pPr>
        <w:pStyle w:val="Heading3"/>
        <w:ind w:left="0" w:firstLine="0"/>
        <w:rPr/>
      </w:pPr>
      <w:bookmarkStart w:colFirst="0" w:colLast="0" w:name="_heading=h.2iq8gzs" w:id="48"/>
      <w:bookmarkEnd w:id="48"/>
      <w:r w:rsidDel="00000000" w:rsidR="00000000" w:rsidRPr="00000000">
        <w:rPr>
          <w:rtl w:val="0"/>
        </w:rPr>
        <w:t xml:space="preserve">3.4.2 Connect Flags</w:t>
      </w:r>
    </w:p>
    <w:p w:rsidR="00000000" w:rsidDel="00000000" w:rsidP="00000000" w:rsidRDefault="00000000" w:rsidRPr="00000000" w14:paraId="0000049B">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It also indicates the presence or absence of fields in the Packet.</w:t>
      </w:r>
    </w:p>
    <w:p w:rsidR="00000000" w:rsidDel="00000000" w:rsidP="00000000" w:rsidRDefault="00000000" w:rsidRPr="00000000" w14:paraId="0000049C">
      <w:pPr>
        <w:ind w:left="0" w:firstLine="0"/>
        <w:rPr>
          <w:rFonts w:ascii="Arial" w:cs="Arial" w:eastAsia="Arial" w:hAnsi="Arial"/>
          <w:color w:val="000000"/>
        </w:rPr>
      </w:pPr>
      <w:r w:rsidDel="00000000" w:rsidR="00000000" w:rsidRPr="00000000">
        <w:rPr>
          <w:rFonts w:ascii="Arial" w:cs="Arial" w:eastAsia="Arial" w:hAnsi="Arial"/>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0"/>
          <w:szCs w:val="20"/>
          <w:shd w:fill="auto" w:val="clear"/>
          <w:rtl w:val="0"/>
        </w:rPr>
        <w:t xml:space="preserve">[MQTT-SN-3.4.2-1]</w:t>
      </w:r>
      <w:r w:rsidDel="00000000" w:rsidR="00000000" w:rsidRPr="00000000">
        <w:rPr>
          <w:rFonts w:ascii="Arial" w:cs="Arial" w:eastAsia="Arial" w:hAnsi="Arial"/>
          <w:rtl w:val="0"/>
        </w:rPr>
        <w:t xml:space="preserve">. If any of the reserved flags is not 0 it is a Malformed Packet. Refer to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for information about handling errors.</w:t>
      </w:r>
      <w:r w:rsidDel="00000000" w:rsidR="00000000" w:rsidRPr="00000000">
        <w:rPr>
          <w:rtl w:val="0"/>
        </w:rPr>
      </w:r>
    </w:p>
    <w:p w:rsidR="00000000" w:rsidDel="00000000" w:rsidP="00000000" w:rsidRDefault="00000000" w:rsidRPr="00000000" w14:paraId="0000049D">
      <w:pPr>
        <w:pStyle w:val="Heading4"/>
        <w:ind w:left="0" w:firstLine="0"/>
        <w:rPr/>
      </w:pPr>
      <w:bookmarkStart w:colFirst="0" w:colLast="0" w:name="_heading=h.etqaie4ha8c7" w:id="49"/>
      <w:bookmarkEnd w:id="49"/>
      <w:r w:rsidDel="00000000" w:rsidR="00000000" w:rsidRPr="00000000">
        <w:rPr>
          <w:rtl w:val="0"/>
        </w:rPr>
        <w:t xml:space="preserve">3.4.2.1 Clean Start</w:t>
      </w:r>
    </w:p>
    <w:p w:rsidR="00000000" w:rsidDel="00000000" w:rsidP="00000000" w:rsidRDefault="00000000" w:rsidRPr="00000000" w14:paraId="0000049E">
      <w:pPr>
        <w:rPr>
          <w:rFonts w:ascii="Arial" w:cs="Arial" w:eastAsia="Arial" w:hAnsi="Arial"/>
          <w:color w:val="000000"/>
          <w:sz w:val="20"/>
          <w:szCs w:val="20"/>
          <w:shd w:fill="auto" w:val="clear"/>
        </w:rPr>
      </w:pPr>
      <w:r w:rsidDel="00000000" w:rsidR="00000000" w:rsidRPr="00000000">
        <w:rPr>
          <w:b w:val="1"/>
          <w:rtl w:val="0"/>
        </w:rPr>
        <w:t xml:space="preserve">Position:</w:t>
      </w:r>
      <w:r w:rsidDel="00000000" w:rsidR="00000000" w:rsidRPr="00000000">
        <w:rPr>
          <w:rtl w:val="0"/>
        </w:rPr>
        <w:t xml:space="preserve"> bit 0 of the Connect Flags byte.</w:t>
      </w:r>
      <w:r w:rsidDel="00000000" w:rsidR="00000000" w:rsidRPr="00000000">
        <w:rPr>
          <w:rtl w:val="0"/>
        </w:rPr>
      </w:r>
    </w:p>
    <w:p w:rsidR="00000000" w:rsidDel="00000000" w:rsidP="00000000" w:rsidRDefault="00000000" w:rsidRPr="00000000" w14:paraId="0000049F">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rFonts w:ascii="Arial" w:cs="Arial" w:eastAsia="Arial" w:hAnsi="Arial"/>
            <w:color w:val="1155cc"/>
            <w:sz w:val="20"/>
            <w:szCs w:val="20"/>
            <w:u w:val="single"/>
            <w:shd w:fill="auto" w:val="clear"/>
            <w:rtl w:val="0"/>
          </w:rPr>
          <w:t xml:space="preserve">section 4.1</w:t>
        </w:r>
      </w:hyperlink>
      <w:r w:rsidDel="00000000" w:rsidR="00000000" w:rsidRPr="00000000">
        <w:rPr>
          <w:rFonts w:ascii="Arial" w:cs="Arial" w:eastAsia="Arial" w:hAnsi="Arial"/>
          <w:color w:val="000000"/>
          <w:sz w:val="20"/>
          <w:szCs w:val="20"/>
          <w:shd w:fill="auto" w:val="clear"/>
          <w:rtl w:val="0"/>
        </w:rPr>
        <w:t xml:space="preserve"> for a definition of the Session State.</w:t>
      </w:r>
    </w:p>
    <w:p w:rsidR="00000000" w:rsidDel="00000000" w:rsidP="00000000" w:rsidRDefault="00000000" w:rsidRPr="00000000" w14:paraId="000004A0">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[MQTT-SN-3.4.2.1-1]</w:t>
      </w:r>
      <w:r w:rsidDel="00000000" w:rsidR="00000000" w:rsidRPr="00000000">
        <w:rPr>
          <w:rFonts w:ascii="Arial" w:cs="Arial" w:eastAsia="Arial" w:hAnsi="Arial"/>
          <w:color w:val="000000"/>
          <w:sz w:val="20"/>
          <w:szCs w:val="20"/>
          <w:shd w:fill="auto" w:val="clear"/>
          <w:rtl w:val="0"/>
        </w:rPr>
        <w:t xml:space="preserve">. Consequently, the Session Present flag in CONNACK is always set to 0 if Clean Start is set to 1.</w:t>
      </w:r>
    </w:p>
    <w:p w:rsidR="00000000" w:rsidDel="00000000" w:rsidP="00000000" w:rsidRDefault="00000000" w:rsidRPr="00000000" w14:paraId="000004A1">
      <w:pPr>
        <w:spacing w:after="240" w:before="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[MQTT-SN-3.4.2.1-2]</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[MQTT-3.4.2.1-3]</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4A2">
      <w:pPr>
        <w:pStyle w:val="Heading4"/>
        <w:spacing w:after="0" w:lineRule="auto"/>
        <w:ind w:left="0" w:firstLine="0"/>
        <w:rPr/>
      </w:pPr>
      <w:bookmarkStart w:colFirst="0" w:colLast="0" w:name="_heading=h.92dpq2f7xb81" w:id="50"/>
      <w:bookmarkEnd w:id="50"/>
      <w:r w:rsidDel="00000000" w:rsidR="00000000" w:rsidRPr="00000000">
        <w:rPr>
          <w:rtl w:val="0"/>
        </w:rPr>
        <w:t xml:space="preserve">3.4.2.2 Will Flag</w:t>
      </w:r>
    </w:p>
    <w:p w:rsidR="00000000" w:rsidDel="00000000" w:rsidP="00000000" w:rsidRDefault="00000000" w:rsidRPr="00000000" w14:paraId="000004A3">
      <w:pP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Position:</w:t>
      </w:r>
      <w:r w:rsidDel="00000000" w:rsidR="00000000" w:rsidRPr="00000000">
        <w:rPr>
          <w:rtl w:val="0"/>
        </w:rPr>
        <w:t xml:space="preserve"> bit 1 of the Connect Flags byte.</w:t>
      </w:r>
      <w:r w:rsidDel="00000000" w:rsidR="00000000" w:rsidRPr="00000000">
        <w:rPr>
          <w:rtl w:val="0"/>
        </w:rPr>
      </w:r>
    </w:p>
    <w:p w:rsidR="00000000" w:rsidDel="00000000" w:rsidP="00000000" w:rsidRDefault="00000000" w:rsidRPr="00000000" w14:paraId="000004A4">
      <w:pPr>
        <w:spacing w:after="240" w:before="240" w:lineRule="auto"/>
        <w:ind w:left="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[MQTT-SN-3.4.2.2-1]</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4A5">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[MQTT-SN-3.4.2.2-2]</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[MQTT-SN-3.4.2.2-3]</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A6">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4A7">
      <w:pPr>
        <w:numPr>
          <w:ilvl w:val="0"/>
          <w:numId w:val="27"/>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4A8">
      <w:pPr>
        <w:numPr>
          <w:ilvl w:val="0"/>
          <w:numId w:val="27"/>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4A9">
      <w:pPr>
        <w:numPr>
          <w:ilvl w:val="0"/>
          <w:numId w:val="27"/>
        </w:numPr>
        <w:spacing w:after="0" w:afterAutospacing="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AA">
      <w:pPr>
        <w:numPr>
          <w:ilvl w:val="0"/>
          <w:numId w:val="27"/>
        </w:numPr>
        <w:spacing w:after="240" w:before="0" w:lineRule="auto"/>
        <w:ind w:left="720" w:right="0" w:hanging="360"/>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The Server deletes the Virtual Connection because of a Retry timeout.</w:t>
      </w:r>
    </w:p>
    <w:p w:rsidR="00000000" w:rsidDel="00000000" w:rsidP="00000000" w:rsidRDefault="00000000" w:rsidRPr="00000000" w14:paraId="000004AB">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0"/>
          <w:szCs w:val="20"/>
          <w:highlight w:val="yellow"/>
          <w:rtl w:val="0"/>
        </w:rPr>
        <w:t xml:space="preserve"> been published</w:t>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[MQTT-SN-3.4.2.2-4]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AD">
      <w:pPr>
        <w:pStyle w:val="Heading4"/>
        <w:spacing w:after="0" w:before="0" w:line="248.00000000000006" w:lineRule="auto"/>
        <w:ind w:left="0" w:firstLine="0"/>
        <w:jc w:val="both"/>
        <w:rPr/>
      </w:pPr>
      <w:bookmarkStart w:colFirst="0" w:colLast="0" w:name="_heading=h.26ppt98ru9i8" w:id="51"/>
      <w:bookmarkEnd w:id="51"/>
      <w:r w:rsidDel="00000000" w:rsidR="00000000" w:rsidRPr="00000000">
        <w:rPr>
          <w:rtl w:val="0"/>
        </w:rPr>
        <w:t xml:space="preserve">3.4.2.3 Authentication Flag</w:t>
      </w:r>
    </w:p>
    <w:p w:rsidR="00000000" w:rsidDel="00000000" w:rsidP="00000000" w:rsidRDefault="00000000" w:rsidRPr="00000000" w14:paraId="000004AE">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AF">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[MQTT-SN-3.4.2.3-1]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0">
      <w:pPr>
        <w:pStyle w:val="Heading4"/>
        <w:spacing w:after="0" w:before="0" w:line="248.00000000000006" w:lineRule="auto"/>
        <w:ind w:left="0" w:firstLine="0"/>
        <w:jc w:val="both"/>
        <w:rPr/>
      </w:pPr>
      <w:bookmarkStart w:colFirst="0" w:colLast="0" w:name="_heading=h.ntz1htjambvt" w:id="52"/>
      <w:bookmarkEnd w:id="52"/>
      <w:r w:rsidDel="00000000" w:rsidR="00000000" w:rsidRPr="00000000">
        <w:rPr>
          <w:rtl w:val="0"/>
        </w:rPr>
        <w:t xml:space="preserve">3.4.2.4 Session Expiry Flag</w:t>
      </w:r>
    </w:p>
    <w:p w:rsidR="00000000" w:rsidDel="00000000" w:rsidP="00000000" w:rsidRDefault="00000000" w:rsidRPr="00000000" w14:paraId="000004B1">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B2">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3">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[MQTT-SN-3.4.2.4-2]</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4">
      <w:pPr>
        <w:pStyle w:val="Heading4"/>
        <w:spacing w:after="0" w:before="0" w:lineRule="auto"/>
        <w:ind w:left="0" w:firstLine="0"/>
        <w:rPr/>
      </w:pPr>
      <w:bookmarkStart w:colFirst="0" w:colLast="0" w:name="_heading=h.ynjlp937bzvf" w:id="53"/>
      <w:bookmarkEnd w:id="53"/>
      <w:r w:rsidDel="00000000" w:rsidR="00000000" w:rsidRPr="00000000">
        <w:rPr>
          <w:rtl w:val="0"/>
        </w:rPr>
        <w:t xml:space="preserve">3.4.2.5 Default Number of Awake Messages</w:t>
      </w:r>
    </w:p>
    <w:p w:rsidR="00000000" w:rsidDel="00000000" w:rsidP="00000000" w:rsidRDefault="00000000" w:rsidRPr="00000000" w14:paraId="000004B5">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4B7">
      <w:pPr>
        <w:pStyle w:val="Heading3"/>
        <w:ind w:left="0" w:firstLine="0"/>
        <w:rPr>
          <w:rFonts w:ascii="Arial" w:cs="Arial" w:eastAsia="Arial" w:hAnsi="Arial"/>
        </w:rPr>
      </w:pPr>
      <w:bookmarkStart w:colFirst="0" w:colLast="0" w:name="_heading=h.u38i2mpp332q" w:id="54"/>
      <w:bookmarkEnd w:id="54"/>
      <w:r w:rsidDel="00000000" w:rsidR="00000000" w:rsidRPr="00000000">
        <w:rPr>
          <w:rFonts w:ascii="Arial" w:cs="Arial" w:eastAsia="Arial" w:hAnsi="Arial"/>
          <w:rtl w:val="0"/>
        </w:rPr>
        <w:t xml:space="preserve">3.4.3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B8">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B9">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BB">
      <w:pPr>
        <w:pStyle w:val="Heading4"/>
        <w:ind w:left="0" w:firstLine="0"/>
        <w:rPr/>
      </w:pPr>
      <w:bookmarkStart w:colFirst="0" w:colLast="0" w:name="_heading=h.mbj87qvk8qy6" w:id="55"/>
      <w:bookmarkEnd w:id="55"/>
      <w:r w:rsidDel="00000000" w:rsidR="00000000" w:rsidRPr="00000000">
        <w:rPr>
          <w:rtl w:val="0"/>
        </w:rPr>
        <w:t xml:space="preserve">3.4.3.1 Will Topic Type</w:t>
      </w:r>
    </w:p>
    <w:p w:rsidR="00000000" w:rsidDel="00000000" w:rsidP="00000000" w:rsidRDefault="00000000" w:rsidRPr="00000000" w14:paraId="000004BC">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BE">
      <w:pPr>
        <w:pStyle w:val="Heading4"/>
        <w:ind w:left="0" w:firstLine="0"/>
        <w:rPr/>
      </w:pPr>
      <w:bookmarkStart w:colFirst="0" w:colLast="0" w:name="_heading=h.36sxt0949mi2" w:id="56"/>
      <w:bookmarkEnd w:id="56"/>
      <w:r w:rsidDel="00000000" w:rsidR="00000000" w:rsidRPr="00000000">
        <w:rPr>
          <w:rtl w:val="0"/>
        </w:rPr>
        <w:t xml:space="preserve">3.4.3.2 Will QoS</w:t>
      </w:r>
    </w:p>
    <w:p w:rsidR="00000000" w:rsidDel="00000000" w:rsidP="00000000" w:rsidRDefault="00000000" w:rsidRPr="00000000" w14:paraId="000004BF">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C1">
      <w:pPr>
        <w:pStyle w:val="Heading4"/>
        <w:ind w:left="0" w:firstLine="0"/>
        <w:rPr/>
      </w:pPr>
      <w:bookmarkStart w:colFirst="0" w:colLast="0" w:name="_heading=h.bnoytfwh08eh" w:id="57"/>
      <w:bookmarkEnd w:id="57"/>
      <w:r w:rsidDel="00000000" w:rsidR="00000000" w:rsidRPr="00000000">
        <w:rPr>
          <w:rtl w:val="0"/>
        </w:rPr>
        <w:t xml:space="preserve">3.4.3.3 Will Retain</w:t>
      </w:r>
    </w:p>
    <w:p w:rsidR="00000000" w:rsidDel="00000000" w:rsidP="00000000" w:rsidRDefault="00000000" w:rsidRPr="00000000" w14:paraId="000004C2">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specifies if the Will Message is to be </w:t>
      </w:r>
      <w:r w:rsidDel="00000000" w:rsidR="00000000" w:rsidRPr="00000000">
        <w:rPr>
          <w:rFonts w:ascii="Arial" w:cs="Arial" w:eastAsia="Arial" w:hAnsi="Arial"/>
          <w:color w:val="000000"/>
          <w:sz w:val="20"/>
          <w:szCs w:val="20"/>
          <w:rtl w:val="0"/>
        </w:rPr>
        <w:t xml:space="preserve">retained when it is published</w:t>
      </w:r>
      <w:r w:rsidDel="00000000" w:rsidR="00000000" w:rsidRPr="00000000">
        <w:rPr>
          <w:rFonts w:ascii="Arial" w:cs="Arial" w:eastAsia="Arial" w:hAnsi="Arial"/>
          <w:color w:val="000000"/>
          <w:sz w:val="20"/>
          <w:szCs w:val="20"/>
          <w:rtl w:val="0"/>
        </w:rPr>
        <w:t xml:space="preserve">. See </w:t>
      </w:r>
      <w:hyperlink w:anchor="_heading=h.ly7c1y">
        <w:r w:rsidDel="00000000" w:rsidR="00000000" w:rsidRPr="00000000">
          <w:rPr>
            <w:rFonts w:ascii="Arial" w:cs="Arial" w:eastAsia="Arial" w:hAnsi="Arial"/>
            <w:color w:val="1155cc"/>
            <w:sz w:val="20"/>
            <w:szCs w:val="20"/>
            <w:u w:val="single"/>
            <w:rtl w:val="0"/>
          </w:rPr>
          <w:t xml:space="preserve">section 4.16</w:t>
        </w:r>
      </w:hyperlink>
      <w:r w:rsidDel="00000000" w:rsidR="00000000" w:rsidRPr="00000000">
        <w:rPr>
          <w:rFonts w:ascii="Arial" w:cs="Arial" w:eastAsia="Arial" w:hAnsi="Arial"/>
          <w:color w:val="000000"/>
          <w:sz w:val="20"/>
          <w:szCs w:val="20"/>
          <w:rtl w:val="0"/>
        </w:rPr>
        <w:t xml:space="preserve"> for more information about Retained Messages.</w:t>
      </w:r>
    </w:p>
    <w:p w:rsidR="00000000" w:rsidDel="00000000" w:rsidP="00000000" w:rsidRDefault="00000000" w:rsidRPr="00000000" w14:paraId="000004C4">
      <w:pPr>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sz w:val="20"/>
          <w:szCs w:val="20"/>
          <w:rtl w:val="0"/>
        </w:rPr>
        <w:t xml:space="preserve">[MQTT-SN-3.4.3.3-1].</w:t>
      </w:r>
      <w:r w:rsidDel="00000000" w:rsidR="00000000" w:rsidRPr="00000000">
        <w:rPr>
          <w:rtl w:val="0"/>
        </w:rPr>
      </w:r>
    </w:p>
    <w:p w:rsidR="00000000" w:rsidDel="00000000" w:rsidP="00000000" w:rsidRDefault="00000000" w:rsidRPr="00000000" w14:paraId="000004C5">
      <w:pP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[MQTT-SN-3.4.3.3-2]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4C6">
      <w:pPr>
        <w:pStyle w:val="Heading3"/>
        <w:ind w:left="0" w:firstLine="0"/>
        <w:rPr/>
      </w:pPr>
      <w:bookmarkStart w:colFirst="0" w:colLast="0" w:name="_heading=h.kxsqte300p6i" w:id="58"/>
      <w:bookmarkEnd w:id="58"/>
      <w:r w:rsidDel="00000000" w:rsidR="00000000" w:rsidRPr="00000000">
        <w:rPr>
          <w:rtl w:val="0"/>
        </w:rPr>
        <w:t xml:space="preserve">3.4.4 Packet Identifier</w:t>
      </w:r>
    </w:p>
    <w:p w:rsidR="00000000" w:rsidDel="00000000" w:rsidP="00000000" w:rsidRDefault="00000000" w:rsidRPr="00000000" w14:paraId="000004C7">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C8">
      <w:pPr>
        <w:pStyle w:val="Heading3"/>
        <w:ind w:left="0" w:firstLine="0"/>
        <w:rPr/>
      </w:pPr>
      <w:bookmarkStart w:colFirst="0" w:colLast="0" w:name="_heading=h.xvir7l" w:id="59"/>
      <w:bookmarkEnd w:id="59"/>
      <w:r w:rsidDel="00000000" w:rsidR="00000000" w:rsidRPr="00000000">
        <w:rPr>
          <w:rtl w:val="0"/>
        </w:rPr>
        <w:t xml:space="preserve">3.4.5 Protocol Version</w:t>
      </w:r>
    </w:p>
    <w:p w:rsidR="00000000" w:rsidDel="00000000" w:rsidP="00000000" w:rsidRDefault="00000000" w:rsidRPr="00000000" w14:paraId="000004C9">
      <w:pPr>
        <w:rPr>
          <w:rFonts w:ascii="Arial" w:cs="Arial" w:eastAsia="Arial" w:hAnsi="Arial"/>
          <w:color w:val="000000"/>
        </w:rPr>
      </w:pPr>
      <w:bookmarkStart w:colFirst="0" w:colLast="0" w:name="_heading=h.3hv69ve" w:id="60"/>
      <w:bookmarkEnd w:id="6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CA">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CB">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CC">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CD">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CE">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CF">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D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D1">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2">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D4">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D5">
      <w:pPr>
        <w:pStyle w:val="Heading3"/>
        <w:ind w:left="0" w:firstLine="0"/>
        <w:rPr/>
      </w:pPr>
      <w:bookmarkStart w:colFirst="0" w:colLast="0" w:name="_heading=h.4h042r0" w:id="61"/>
      <w:bookmarkEnd w:id="61"/>
      <w:r w:rsidDel="00000000" w:rsidR="00000000" w:rsidRPr="00000000">
        <w:rPr>
          <w:rtl w:val="0"/>
        </w:rPr>
        <w:t xml:space="preserve">3.4.6 Keep Alive</w:t>
      </w:r>
    </w:p>
    <w:p w:rsidR="00000000" w:rsidDel="00000000" w:rsidP="00000000" w:rsidRDefault="00000000" w:rsidRPr="00000000" w14:paraId="000004D6">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[MQTT-SN-3.4.6-1].</w:t>
      </w:r>
      <w:r w:rsidDel="00000000" w:rsidR="00000000" w:rsidRPr="00000000">
        <w:rPr>
          <w:rtl w:val="0"/>
        </w:rPr>
      </w:r>
    </w:p>
    <w:p w:rsidR="00000000" w:rsidDel="00000000" w:rsidP="00000000" w:rsidRDefault="00000000" w:rsidRPr="00000000" w14:paraId="000004D7">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D8">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4D9">
      <w:pPr>
        <w:rPr>
          <w:rFonts w:ascii="Arial" w:cs="Arial" w:eastAsia="Arial" w:hAnsi="Arial"/>
          <w:color w:val="000000"/>
        </w:rPr>
      </w:pPr>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highlight w:val="yellow"/>
          <w:rtl w:val="0"/>
        </w:rPr>
        <w:t xml:space="preserve">see </w:t>
      </w:r>
      <w:hyperlink w:anchor="_heading=h.3mj2wkv">
        <w:r w:rsidDel="00000000" w:rsidR="00000000" w:rsidRPr="00000000">
          <w:rPr>
            <w:rFonts w:ascii="Arial" w:cs="Arial" w:eastAsia="Arial" w:hAnsi="Arial"/>
            <w:color w:val="1155cc"/>
            <w:highlight w:val="yellow"/>
            <w:u w:val="single"/>
            <w:rtl w:val="0"/>
          </w:rPr>
          <w:t xml:space="preserve">section 4.15</w:t>
        </w:r>
      </w:hyperlink>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shd w:fill="auto" w:val="clear"/>
          <w:rtl w:val="0"/>
        </w:rPr>
        <w:t xml:space="preserve">[MQTT-SN-3.4.6-2].</w:t>
      </w:r>
      <w:r w:rsidDel="00000000" w:rsidR="00000000" w:rsidRPr="00000000">
        <w:rPr>
          <w:rtl w:val="0"/>
        </w:rPr>
      </w:r>
    </w:p>
    <w:p w:rsidR="00000000" w:rsidDel="00000000" w:rsidP="00000000" w:rsidRDefault="00000000" w:rsidRPr="00000000" w14:paraId="000004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4.4.2</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delete the Virtual Connection to the Gateway by way of a DISCONNECT, with the</w:t>
      </w:r>
      <w:r w:rsidDel="00000000" w:rsidR="00000000" w:rsidRPr="00000000">
        <w:rPr>
          <w:rFonts w:ascii="Arial" w:cs="Arial" w:eastAsia="Arial" w:hAnsi="Arial"/>
          <w:highlight w:val="yellow"/>
          <w:rtl w:val="0"/>
        </w:rPr>
        <w:t xml:space="preserve"> understanding that the Gateway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4D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DC">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4DD">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4DE">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DF">
      <w:pPr>
        <w:pStyle w:val="Heading3"/>
        <w:ind w:left="0" w:firstLine="0"/>
        <w:rPr/>
      </w:pPr>
      <w:bookmarkStart w:colFirst="0" w:colLast="0" w:name="_heading=h.3vac5uf" w:id="62"/>
      <w:bookmarkEnd w:id="62"/>
      <w:r w:rsidDel="00000000" w:rsidR="00000000" w:rsidRPr="00000000">
        <w:rPr>
          <w:rtl w:val="0"/>
        </w:rPr>
        <w:t xml:space="preserve">3.4.7 Maximum Packet Size</w:t>
      </w:r>
    </w:p>
    <w:p w:rsidR="00000000" w:rsidDel="00000000" w:rsidP="00000000" w:rsidRDefault="00000000" w:rsidRPr="00000000" w14:paraId="000004E0">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1">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E2">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E3">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4E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E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E6">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E7">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E8">
      <w:pPr>
        <w:pStyle w:val="Heading3"/>
        <w:ind w:left="0" w:firstLine="0"/>
        <w:rPr/>
      </w:pPr>
      <w:bookmarkStart w:colFirst="0" w:colLast="0" w:name="_heading=h.1baon6m" w:id="64"/>
      <w:bookmarkEnd w:id="64"/>
      <w:r w:rsidDel="00000000" w:rsidR="00000000" w:rsidRPr="00000000">
        <w:rPr>
          <w:rtl w:val="0"/>
        </w:rPr>
        <w:t xml:space="preserve">3.4.8 Session Expiry Interval</w:t>
      </w:r>
    </w:p>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when a DISCONNECT packet is sent from either the client or gateway. </w:t>
      </w:r>
    </w:p>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4EB">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4EC">
      <w:pPr>
        <w:spacing w:after="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ED">
      <w:pPr>
        <w:spacing w:before="0" w:lineRule="auto"/>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EE">
      <w:pPr>
        <w:spacing w:after="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EF">
      <w:pPr>
        <w:spacing w:before="0" w:lineRule="auto"/>
        <w:ind w:left="705" w:firstLine="0"/>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p>
    <w:p w:rsidR="00000000" w:rsidDel="00000000" w:rsidP="00000000" w:rsidRDefault="00000000" w:rsidRPr="00000000" w14:paraId="000004F0">
      <w:pPr>
        <w:spacing w:after="0" w:before="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4F1">
      <w:pPr>
        <w:spacing w:after="200" w:before="0" w:lineRule="auto"/>
        <w:ind w:left="720" w:right="0" w:firstLine="0"/>
        <w:rPr/>
      </w:pPr>
      <w:r w:rsidDel="00000000" w:rsidR="00000000" w:rsidRPr="00000000">
        <w:rPr>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2">
      <w:pPr>
        <w:spacing w:after="0" w:before="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4F3">
      <w:pPr>
        <w:spacing w:after="240" w:before="0" w:lineRule="auto"/>
        <w:ind w:left="720" w:right="0" w:firstLine="0"/>
        <w:rPr>
          <w:rFonts w:ascii="Arial" w:cs="Arial" w:eastAsia="Arial" w:hAnsi="Arial"/>
          <w:color w:val="000000"/>
          <w:sz w:val="20"/>
          <w:szCs w:val="20"/>
        </w:rPr>
      </w:pPr>
      <w:r w:rsidDel="00000000" w:rsidR="00000000" w:rsidRPr="00000000">
        <w:rPr>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F4">
      <w:pPr>
        <w:pStyle w:val="Heading3"/>
        <w:ind w:left="0" w:firstLine="0"/>
        <w:rPr>
          <w:rFonts w:ascii="Arial" w:cs="Arial" w:eastAsia="Arial" w:hAnsi="Arial"/>
        </w:rPr>
      </w:pPr>
      <w:bookmarkStart w:colFirst="0" w:colLast="0" w:name="_heading=h.6mntinqaom6n" w:id="65"/>
      <w:bookmarkEnd w:id="65"/>
      <w:r w:rsidDel="00000000" w:rsidR="00000000" w:rsidRPr="00000000">
        <w:rPr>
          <w:rFonts w:ascii="Arial" w:cs="Arial" w:eastAsia="Arial" w:hAnsi="Arial"/>
          <w:rtl w:val="0"/>
        </w:rPr>
        <w:t xml:space="preserve">3.4.9 Will Topic Alias or Will Topic Name Length </w:t>
      </w:r>
    </w:p>
    <w:p w:rsidR="00000000" w:rsidDel="00000000" w:rsidP="00000000" w:rsidRDefault="00000000" w:rsidRPr="00000000" w14:paraId="000004F5">
      <w:pPr>
        <w:ind w:left="0" w:firstLine="0"/>
        <w:rPr/>
      </w:pPr>
      <w:r w:rsidDel="00000000" w:rsidR="00000000" w:rsidRPr="00000000">
        <w:rPr>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F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4F7">
      <w:pPr>
        <w:pStyle w:val="Heading3"/>
        <w:ind w:left="0" w:firstLine="0"/>
        <w:rPr>
          <w:rFonts w:ascii="Arial" w:cs="Arial" w:eastAsia="Arial" w:hAnsi="Arial"/>
        </w:rPr>
      </w:pPr>
      <w:bookmarkStart w:colFirst="0" w:colLast="0" w:name="_heading=h.m1ydln779jbl" w:id="66"/>
      <w:bookmarkEnd w:id="66"/>
      <w:r w:rsidDel="00000000" w:rsidR="00000000" w:rsidRPr="00000000">
        <w:rPr>
          <w:rFonts w:ascii="Arial" w:cs="Arial" w:eastAsia="Arial" w:hAnsi="Arial"/>
          <w:rtl w:val="0"/>
        </w:rPr>
        <w:t xml:space="preserve">3.4.10 Will Topic Name</w:t>
      </w:r>
    </w:p>
    <w:p w:rsidR="00000000" w:rsidDel="00000000" w:rsidP="00000000" w:rsidRDefault="00000000" w:rsidRPr="00000000" w14:paraId="000004F8">
      <w:pPr>
        <w:rPr/>
      </w:pPr>
      <w:r w:rsidDel="00000000" w:rsidR="00000000" w:rsidRPr="00000000">
        <w:rPr>
          <w:rtl w:val="0"/>
        </w:rPr>
        <w:t xml:space="preserve">If the Will Flag is set to 1 and the Will Topic Type is set to Topic Name (0b11), the Will Topic Name is the next field in the Packet. </w:t>
      </w:r>
      <w:r w:rsidDel="00000000" w:rsidR="00000000" w:rsidRPr="00000000">
        <w:rPr>
          <w:highlight w:val="yellow"/>
          <w:rtl w:val="0"/>
        </w:rPr>
        <w:t xml:space="preserve">The Will Topic Name MUST be a UTF-8 Encoded String</w:t>
      </w:r>
      <w:r w:rsidDel="00000000" w:rsidR="00000000" w:rsidRPr="00000000">
        <w:rPr>
          <w:rtl w:val="0"/>
        </w:rPr>
        <w:t xml:space="preserve"> as defined in</w:t>
      </w:r>
      <w:hyperlink w:anchor="_heading=h.49x2ik5">
        <w:r w:rsidDel="00000000" w:rsidR="00000000" w:rsidRPr="00000000">
          <w:rPr>
            <w:color w:val="1155cc"/>
            <w:u w:val="single"/>
            <w:rtl w:val="0"/>
          </w:rPr>
          <w:t xml:space="preserve"> section 1.7.4</w:t>
        </w:r>
      </w:hyperlink>
      <w:r w:rsidDel="00000000" w:rsidR="00000000" w:rsidRPr="00000000">
        <w:rPr>
          <w:rtl w:val="0"/>
        </w:rPr>
        <w:t xml:space="preserve"> </w:t>
      </w:r>
      <w:r w:rsidDel="00000000" w:rsidR="00000000" w:rsidRPr="00000000">
        <w:rPr>
          <w:color w:val="ff0000"/>
          <w:rtl w:val="0"/>
        </w:rPr>
        <w:t xml:space="preserve">[MQTT-SN-3.4.10-1]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9">
      <w:pPr>
        <w:pStyle w:val="Heading3"/>
        <w:ind w:left="0"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3.4.11 Will Payload Length</w:t>
      </w:r>
    </w:p>
    <w:p w:rsidR="00000000" w:rsidDel="00000000" w:rsidP="00000000" w:rsidRDefault="00000000" w:rsidRPr="00000000" w14:paraId="000004FA">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FB">
      <w:pPr>
        <w:pStyle w:val="Heading3"/>
        <w:ind w:left="0"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3.4.12 Will Payload</w:t>
      </w:r>
    </w:p>
    <w:p w:rsidR="00000000" w:rsidDel="00000000" w:rsidP="00000000" w:rsidRDefault="00000000" w:rsidRPr="00000000" w14:paraId="000004FC">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rFonts w:ascii="Arial" w:cs="Arial" w:eastAsia="Arial" w:hAnsi="Arial"/>
            <w:color w:val="1155cc"/>
            <w:u w:val="single"/>
            <w:rtl w:val="0"/>
          </w:rPr>
          <w:t xml:space="preserve">section 3.4.2.2</w:t>
        </w:r>
      </w:hyperlink>
      <w:r w:rsidDel="00000000" w:rsidR="00000000" w:rsidRPr="00000000">
        <w:rPr>
          <w:rFonts w:ascii="Arial" w:cs="Arial" w:eastAsia="Arial" w:hAnsi="Arial"/>
          <w:rtl w:val="0"/>
        </w:rPr>
        <w:t xml:space="preserve">. This field consists of Binary Data.</w:t>
      </w:r>
    </w:p>
    <w:p w:rsidR="00000000" w:rsidDel="00000000" w:rsidP="00000000" w:rsidRDefault="00000000" w:rsidRPr="00000000" w14:paraId="000004FD">
      <w:pPr>
        <w:pStyle w:val="Heading3"/>
        <w:ind w:left="0"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3.4.13 Authentication Method Length</w:t>
      </w:r>
    </w:p>
    <w:p w:rsidR="00000000" w:rsidDel="00000000" w:rsidP="00000000" w:rsidRDefault="00000000" w:rsidRPr="00000000" w14:paraId="000004FE">
      <w:pPr>
        <w:ind w:left="0" w:firstLine="0"/>
        <w:rPr>
          <w:rFonts w:ascii="Arial" w:cs="Arial" w:eastAsia="Arial" w:hAnsi="Arial"/>
        </w:rPr>
      </w:pPr>
      <w:r w:rsidDel="00000000" w:rsidR="00000000" w:rsidRPr="00000000">
        <w:rPr>
          <w:rtl w:val="0"/>
        </w:rPr>
        <w:t xml:space="preserve">If the Auth Flag is set to 1, the Authentication Method Length is the next field in the Packet. </w:t>
      </w:r>
      <w:r w:rsidDel="00000000" w:rsidR="00000000" w:rsidRPr="00000000">
        <w:rPr>
          <w:rFonts w:ascii="Arial" w:cs="Arial" w:eastAsia="Arial" w:hAnsi="Arial"/>
          <w:rtl w:val="0"/>
        </w:rPr>
        <w:t xml:space="preserve">It is a s</w:t>
      </w:r>
      <w:r w:rsidDel="00000000" w:rsidR="00000000" w:rsidRPr="00000000">
        <w:rPr>
          <w:rFonts w:ascii="Arial" w:cs="Arial" w:eastAsia="Arial" w:hAnsi="Arial"/>
          <w:rtl w:val="0"/>
        </w:rPr>
        <w:t xml:space="preserve">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FF">
      <w:pPr>
        <w:pStyle w:val="Heading3"/>
        <w:ind w:left="0"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3.4.14 Authentication Method</w:t>
      </w:r>
    </w:p>
    <w:p w:rsidR="00000000" w:rsidDel="00000000" w:rsidP="00000000" w:rsidRDefault="00000000" w:rsidRPr="00000000" w14:paraId="00000500">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1">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502">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3">
      <w:pPr>
        <w:pStyle w:val="Heading3"/>
        <w:ind w:left="0"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3.4.15 Authentication Data Length</w:t>
      </w:r>
    </w:p>
    <w:p w:rsidR="00000000" w:rsidDel="00000000" w:rsidP="00000000" w:rsidRDefault="00000000" w:rsidRPr="00000000" w14:paraId="00000504">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5">
      <w:pPr>
        <w:pStyle w:val="Heading3"/>
        <w:ind w:left="0"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3.4.16 Authentication Data</w:t>
      </w:r>
    </w:p>
    <w:p w:rsidR="00000000" w:rsidDel="00000000" w:rsidP="00000000" w:rsidRDefault="00000000" w:rsidRPr="00000000" w14:paraId="00000506">
      <w:pPr>
        <w:spacing w:after="240" w:before="240" w:lineRule="auto"/>
        <w:rPr>
          <w:rFonts w:ascii="Arial" w:cs="Arial" w:eastAsia="Arial" w:hAnsi="Arial"/>
        </w:rPr>
      </w:pPr>
      <w:r w:rsidDel="00000000" w:rsidR="00000000" w:rsidRPr="00000000">
        <w:rPr>
          <w:rtl w:val="0"/>
        </w:rPr>
        <w:t xml:space="preserve">If the Auth Flag is set to 1, the Authentication Data is the next field in the Packet. </w:t>
      </w:r>
      <w:r w:rsidDel="00000000" w:rsidR="00000000" w:rsidRPr="00000000">
        <w:rPr>
          <w:rtl w:val="0"/>
        </w:rPr>
      </w:r>
    </w:p>
    <w:p w:rsidR="00000000" w:rsidDel="00000000" w:rsidP="00000000" w:rsidRDefault="00000000" w:rsidRPr="00000000" w14:paraId="00000507">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w:t>
      </w:r>
    </w:p>
    <w:p w:rsidR="00000000" w:rsidDel="00000000" w:rsidP="00000000" w:rsidRDefault="00000000" w:rsidRPr="00000000" w14:paraId="00000508">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CONNECT packet fields,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509">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A">
      <w:pPr>
        <w:pStyle w:val="Heading3"/>
        <w:ind w:left="0" w:firstLine="0"/>
        <w:rPr/>
      </w:pPr>
      <w:bookmarkStart w:colFirst="0" w:colLast="0" w:name="_heading=h.pkwqa1" w:id="73"/>
      <w:bookmarkEnd w:id="73"/>
      <w:r w:rsidDel="00000000" w:rsidR="00000000" w:rsidRPr="00000000">
        <w:rPr>
          <w:rtl w:val="0"/>
        </w:rPr>
        <w:t xml:space="preserve">3.4.17 Client Identifier</w:t>
      </w:r>
    </w:p>
    <w:p w:rsidR="00000000" w:rsidDel="00000000" w:rsidP="00000000" w:rsidRDefault="00000000" w:rsidRPr="00000000" w14:paraId="0000050B">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0C">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0D">
      <w:pPr>
        <w:ind w:left="720" w:firstLine="0"/>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It us recommended for practicality, ClientIDs are restricted to a reasonable size (less than 243 bytes to fit within a small CONNECT packet).</w:t>
      </w:r>
    </w:p>
    <w:p w:rsidR="00000000" w:rsidDel="00000000" w:rsidP="00000000" w:rsidRDefault="00000000" w:rsidRPr="00000000" w14:paraId="0000050E">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50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510">
      <w:pPr>
        <w:keepNext w:val="0"/>
        <w:pBdr>
          <w:top w:color="auto" w:space="0" w:sz="0" w:val="none"/>
        </w:pBdr>
        <w:spacing w:after="80" w:before="280" w:lineRule="auto"/>
        <w:ind w:left="-15" w:firstLine="0"/>
        <w:rPr>
          <w:color w:val="000000"/>
          <w:highlight w:val="yellow"/>
        </w:rPr>
      </w:pPr>
      <w:r w:rsidDel="00000000" w:rsidR="00000000" w:rsidRPr="00000000">
        <w:rPr>
          <w:color w:val="000000"/>
          <w:highlight w:val="yellow"/>
          <w:rtl w:val="0"/>
        </w:rPr>
        <w:t xml:space="preserve">The Client Identifier MUST be a </w:t>
      </w:r>
      <w:r w:rsidDel="00000000" w:rsidR="00000000" w:rsidRPr="00000000">
        <w:rPr>
          <w:color w:val="172b4d"/>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p>
    <w:p w:rsidR="00000000" w:rsidDel="00000000" w:rsidP="00000000" w:rsidRDefault="00000000" w:rsidRPr="00000000" w14:paraId="00000511">
      <w:pPr>
        <w:pStyle w:val="Heading3"/>
        <w:keepNext w:val="0"/>
        <w:pBdr>
          <w:top w:color="auto" w:space="0" w:sz="0" w:val="none"/>
        </w:pBdr>
        <w:spacing w:after="80" w:before="280" w:lineRule="auto"/>
        <w:ind w:left="-15" w:firstLine="0"/>
        <w:rPr/>
      </w:pPr>
      <w:bookmarkStart w:colFirst="0" w:colLast="0" w:name="_heading=h.9wk6osa2rqp1" w:id="74"/>
      <w:bookmarkEnd w:id="74"/>
      <w:r w:rsidDel="00000000" w:rsidR="00000000" w:rsidRPr="00000000">
        <w:rPr>
          <w:rtl w:val="0"/>
        </w:rPr>
        <w:t xml:space="preserve">3.4.18 CONNECT Actions</w:t>
      </w:r>
    </w:p>
    <w:p w:rsidR="00000000" w:rsidDel="00000000" w:rsidP="00000000" w:rsidRDefault="00000000" w:rsidRPr="00000000" w14:paraId="0000051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13">
      <w:pPr>
        <w:numPr>
          <w:ilvl w:val="0"/>
          <w:numId w:val="2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[MQTT-SN-3.4.18-1].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14">
      <w:pPr>
        <w:numPr>
          <w:ilvl w:val="0"/>
          <w:numId w:val="26"/>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[MQTT-SN-3.4.18-2]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1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516">
      <w:pPr>
        <w:numPr>
          <w:ilvl w:val="0"/>
          <w:numId w:val="54"/>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[MQTT-SN-3.4.18-3]</w:t>
      </w:r>
      <w:r w:rsidDel="00000000" w:rsidR="00000000" w:rsidRPr="00000000">
        <w:rPr>
          <w:rFonts w:ascii="Arial" w:cs="Arial" w:eastAsia="Arial" w:hAnsi="Arial"/>
          <w:rtl w:val="0"/>
        </w:rPr>
        <w:t xml:space="preserve">. If the existing Client has a Will Message, that Will Message is published as described in</w:t>
      </w:r>
      <w:r w:rsidDel="00000000" w:rsidR="00000000" w:rsidRPr="00000000">
        <w:rPr>
          <w:rFonts w:ascii="Arial" w:cs="Arial" w:eastAsia="Arial" w:hAnsi="Arial"/>
          <w:rtl w:val="0"/>
        </w:rPr>
        <w:t xml:space="preserve">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 </w:t>
      </w:r>
    </w:p>
    <w:p w:rsidR="00000000" w:rsidDel="00000000" w:rsidP="00000000" w:rsidRDefault="00000000" w:rsidRPr="00000000" w14:paraId="00000517">
      <w:pPr>
        <w:numPr>
          <w:ilvl w:val="0"/>
          <w:numId w:val="54"/>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4.15.2</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[MQTT-SN-3.4.18-4]</w:t>
      </w:r>
      <w:r w:rsidDel="00000000" w:rsidR="00000000" w:rsidRPr="00000000">
        <w:rPr>
          <w:rFonts w:ascii="Arial" w:cs="Arial" w:eastAsia="Arial" w:hAnsi="Arial"/>
          <w:rtl w:val="0"/>
        </w:rPr>
        <w:t xml:space="preserve">.</w:t>
      </w:r>
    </w:p>
    <w:p w:rsidR="00000000" w:rsidDel="00000000" w:rsidP="00000000" w:rsidRDefault="00000000" w:rsidRPr="00000000" w14:paraId="00000518">
      <w:pPr>
        <w:numPr>
          <w:ilvl w:val="0"/>
          <w:numId w:val="54"/>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[MQTT-SN-3.4.18-5]</w:t>
      </w:r>
      <w:r w:rsidDel="00000000" w:rsidR="00000000" w:rsidRPr="00000000">
        <w:rPr>
          <w:rFonts w:ascii="Arial" w:cs="Arial" w:eastAsia="Arial" w:hAnsi="Arial"/>
          <w:rtl w:val="0"/>
        </w:rPr>
        <w:t xml:space="preserve">.</w:t>
      </w:r>
    </w:p>
    <w:p w:rsidR="00000000" w:rsidDel="00000000" w:rsidP="00000000" w:rsidRDefault="00000000" w:rsidRPr="00000000" w14:paraId="00000519">
      <w:pPr>
        <w:numPr>
          <w:ilvl w:val="0"/>
          <w:numId w:val="54"/>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51A">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1B">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1C">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 Client MUST</w:t>
      </w:r>
      <w:r w:rsidDel="00000000" w:rsidR="00000000" w:rsidRPr="00000000">
        <w:rPr>
          <w:rFonts w:ascii="Arial" w:cs="Arial" w:eastAsia="Arial" w:hAnsi="Arial"/>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[MQTT-SN-3.4.18-6]</w:t>
      </w:r>
      <w:r w:rsidDel="00000000" w:rsidR="00000000" w:rsidRPr="00000000">
        <w:rPr>
          <w:rFonts w:ascii="Arial" w:cs="Arial" w:eastAsia="Arial" w:hAnsi="Arial"/>
          <w:rtl w:val="0"/>
        </w:rPr>
        <w:t xml:space="preserve">.</w:t>
      </w:r>
    </w:p>
    <w:p w:rsidR="00000000" w:rsidDel="00000000" w:rsidP="00000000" w:rsidRDefault="00000000" w:rsidRPr="00000000" w14:paraId="0000051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highlight w:val="yellow"/>
          <w:rtl w:val="0"/>
        </w:rPr>
        <w:t xml:space="preserve">he Server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[MQTT-SN-3.4.18-7]</w:t>
      </w:r>
      <w:r w:rsidDel="00000000" w:rsidR="00000000" w:rsidRPr="00000000">
        <w:rPr>
          <w:rFonts w:ascii="Arial" w:cs="Arial" w:eastAsia="Arial" w:hAnsi="Arial"/>
          <w:rtl w:val="0"/>
        </w:rPr>
        <w:t xml:space="preserve">.</w:t>
      </w:r>
    </w:p>
    <w:p w:rsidR="00000000" w:rsidDel="00000000" w:rsidP="00000000" w:rsidRDefault="00000000" w:rsidRPr="00000000" w14:paraId="0000051E">
      <w:pPr>
        <w:pStyle w:val="Heading2"/>
        <w:keepLines w:val="1"/>
        <w:spacing w:after="52" w:before="0" w:line="259" w:lineRule="auto"/>
        <w:ind w:left="0" w:firstLine="0"/>
        <w:rPr>
          <w:i w:val="1"/>
          <w:sz w:val="19"/>
          <w:szCs w:val="19"/>
        </w:rPr>
      </w:pPr>
      <w:bookmarkStart w:colFirst="0" w:colLast="0" w:name="_heading=h.39kk8xu" w:id="75"/>
      <w:bookmarkEnd w:id="75"/>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1F">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20">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019800"/>
            <wp:effectExtent b="0" l="0" r="0" t="0"/>
            <wp:docPr id="74"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22">
      <w:pPr>
        <w:pStyle w:val="Heading3"/>
        <w:ind w:left="0" w:firstLine="0"/>
        <w:rPr/>
      </w:pPr>
      <w:bookmarkStart w:colFirst="0" w:colLast="0" w:name="_heading=h.2nusc19" w:id="76"/>
      <w:bookmarkEnd w:id="76"/>
      <w:r w:rsidDel="00000000" w:rsidR="00000000" w:rsidRPr="00000000">
        <w:rPr>
          <w:rtl w:val="0"/>
        </w:rPr>
        <w:t xml:space="preserve">3.5.1 CONNACK Header</w:t>
      </w:r>
    </w:p>
    <w:p w:rsidR="00000000" w:rsidDel="00000000" w:rsidP="00000000" w:rsidRDefault="00000000" w:rsidRPr="00000000" w14:paraId="0000052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24">
      <w:pPr>
        <w:pStyle w:val="Heading3"/>
        <w:ind w:left="0" w:firstLine="0"/>
        <w:rPr/>
      </w:pPr>
      <w:bookmarkStart w:colFirst="0" w:colLast="0" w:name="_heading=h.3mzq4wv" w:id="77"/>
      <w:bookmarkEnd w:id="77"/>
      <w:r w:rsidDel="00000000" w:rsidR="00000000" w:rsidRPr="00000000">
        <w:rPr>
          <w:rtl w:val="0"/>
        </w:rPr>
        <w:t xml:space="preserve">3.5.2 CONNACK Flags</w:t>
      </w:r>
    </w:p>
    <w:p w:rsidR="00000000" w:rsidDel="00000000" w:rsidP="00000000" w:rsidRDefault="00000000" w:rsidRPr="00000000" w14:paraId="00000525">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26">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27">
      <w:pPr>
        <w:pStyle w:val="Heading4"/>
        <w:ind w:left="0" w:firstLine="0"/>
        <w:rPr>
          <w:vertAlign w:val="baseline"/>
        </w:rPr>
      </w:pPr>
      <w:bookmarkStart w:colFirst="0" w:colLast="0" w:name="_heading=h.w3elb16r2ceb" w:id="78"/>
      <w:bookmarkEnd w:id="78"/>
      <w:r w:rsidDel="00000000" w:rsidR="00000000" w:rsidRPr="00000000">
        <w:rPr>
          <w:b w:val="1"/>
          <w:rtl w:val="0"/>
        </w:rPr>
        <w:t xml:space="preserve">3.5.2.1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28">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29">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2A">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2B">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2C">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2D">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2E">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Gateway sends a CONNACK packet containing a non-zero Reason Code it MUST set Session Present to 0.</w:t>
      </w:r>
    </w:p>
    <w:p w:rsidR="00000000" w:rsidDel="00000000" w:rsidP="00000000" w:rsidRDefault="00000000" w:rsidRPr="00000000" w14:paraId="00000530">
      <w:pPr>
        <w:pStyle w:val="Heading4"/>
        <w:spacing w:after="0" w:lineRule="auto"/>
        <w:ind w:left="0" w:firstLine="0"/>
        <w:rPr/>
      </w:pPr>
      <w:bookmarkStart w:colFirst="0" w:colLast="0" w:name="_heading=h.xzl3tg24tlhl" w:id="79"/>
      <w:bookmarkEnd w:id="79"/>
      <w:r w:rsidDel="00000000" w:rsidR="00000000" w:rsidRPr="00000000">
        <w:rPr>
          <w:rtl w:val="0"/>
        </w:rPr>
        <w:t xml:space="preserve">3.5.2.2 Session Expiry Interval Flag (Sess Exp)</w:t>
      </w:r>
    </w:p>
    <w:p w:rsidR="00000000" w:rsidDel="00000000" w:rsidP="00000000" w:rsidRDefault="00000000" w:rsidRPr="00000000" w14:paraId="00000531">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32">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33">
      <w:pPr>
        <w:spacing w:after="200" w:before="0" w:lineRule="auto"/>
        <w:ind w:left="0" w:firstLine="0"/>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34">
      <w:pPr>
        <w:pStyle w:val="Heading4"/>
        <w:spacing w:after="0" w:lineRule="auto"/>
        <w:ind w:left="0" w:firstLine="0"/>
        <w:rPr/>
      </w:pPr>
      <w:bookmarkStart w:colFirst="0" w:colLast="0" w:name="_heading=h.cjfdh2p7nklr" w:id="80"/>
      <w:bookmarkEnd w:id="80"/>
      <w:r w:rsidDel="00000000" w:rsidR="00000000" w:rsidRPr="00000000">
        <w:rPr>
          <w:rtl w:val="0"/>
        </w:rPr>
        <w:t xml:space="preserve">3.5.2.3 Authentication Flag</w:t>
      </w:r>
    </w:p>
    <w:p w:rsidR="00000000" w:rsidDel="00000000" w:rsidP="00000000" w:rsidRDefault="00000000" w:rsidRPr="00000000" w14:paraId="00000535">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36">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37">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38">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39">
      <w:pPr>
        <w:pStyle w:val="Heading3"/>
        <w:ind w:left="0" w:firstLine="0"/>
        <w:rPr/>
      </w:pPr>
      <w:bookmarkStart w:colFirst="0" w:colLast="0" w:name="_heading=h.lnmexuhpjkl8" w:id="81"/>
      <w:bookmarkEnd w:id="81"/>
      <w:r w:rsidDel="00000000" w:rsidR="00000000" w:rsidRPr="00000000">
        <w:rPr>
          <w:rtl w:val="0"/>
        </w:rPr>
        <w:t xml:space="preserve">3.5.3 Packet Identifier</w:t>
      </w:r>
    </w:p>
    <w:p w:rsidR="00000000" w:rsidDel="00000000" w:rsidP="00000000" w:rsidRDefault="00000000" w:rsidRPr="00000000" w14:paraId="0000053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3B">
      <w:pPr>
        <w:pStyle w:val="Heading3"/>
        <w:spacing w:before="0" w:lineRule="auto"/>
        <w:ind w:left="0" w:firstLine="0"/>
        <w:rPr/>
      </w:pPr>
      <w:bookmarkStart w:colFirst="0" w:colLast="0" w:name="_heading=h.1302m92" w:id="82"/>
      <w:bookmarkEnd w:id="82"/>
      <w:r w:rsidDel="00000000" w:rsidR="00000000" w:rsidRPr="00000000">
        <w:rPr>
          <w:rtl w:val="0"/>
        </w:rPr>
        <w:t xml:space="preserve">3.5.4 Reason Code</w:t>
      </w:r>
    </w:p>
    <w:p w:rsidR="00000000" w:rsidDel="00000000" w:rsidP="00000000" w:rsidRDefault="00000000" w:rsidRPr="00000000" w14:paraId="0000053C">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3D">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r w:rsidDel="00000000" w:rsidR="00000000" w:rsidRPr="00000000">
        <w:rPr>
          <w:highlight w:val="yellow"/>
          <w:rtl w:val="0"/>
        </w:rPr>
        <w:t xml:space="preserve">128</w:t>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53E">
      <w:pPr>
        <w:pStyle w:val="Heading3"/>
        <w:ind w:left="0" w:firstLine="0"/>
        <w:rPr/>
      </w:pPr>
      <w:bookmarkStart w:colFirst="0" w:colLast="0" w:name="_heading=h.2250f4o" w:id="83"/>
      <w:bookmarkEnd w:id="83"/>
      <w:r w:rsidDel="00000000" w:rsidR="00000000" w:rsidRPr="00000000">
        <w:rPr>
          <w:rtl w:val="0"/>
        </w:rPr>
        <w:t xml:space="preserve">3.5.5 Session Expiry Interval</w:t>
      </w:r>
    </w:p>
    <w:p w:rsidR="00000000" w:rsidDel="00000000" w:rsidP="00000000" w:rsidRDefault="00000000" w:rsidRPr="00000000" w14:paraId="0000053F">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40">
      <w:pPr>
        <w:spacing w:after="0" w:before="0" w:lineRule="auto"/>
        <w:ind w:right="4"/>
        <w:rPr>
          <w:rFonts w:ascii="Arial" w:cs="Arial" w:eastAsia="Arial" w:hAnsi="Arial"/>
          <w:color w:val="000000"/>
        </w:rPr>
      </w:pPr>
      <w:r w:rsidDel="00000000" w:rsidR="00000000" w:rsidRPr="00000000">
        <w:rPr>
          <w:rtl w:val="0"/>
        </w:rPr>
      </w:r>
    </w:p>
    <w:p w:rsidR="00000000" w:rsidDel="00000000" w:rsidP="00000000" w:rsidRDefault="00000000" w:rsidRPr="00000000" w14:paraId="00000541">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rFonts w:ascii="Arial" w:cs="Arial" w:eastAsia="Arial" w:hAnsi="Arial"/>
            <w:color w:val="1155cc"/>
            <w:u w:val="single"/>
            <w:rtl w:val="0"/>
          </w:rPr>
          <w:t xml:space="preserve">section 3.4.6</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42">
      <w:pPr>
        <w:pStyle w:val="Heading3"/>
        <w:ind w:left="0" w:firstLine="0"/>
        <w:rPr>
          <w:rFonts w:ascii="Arial" w:cs="Arial" w:eastAsia="Arial" w:hAnsi="Arial"/>
        </w:rPr>
      </w:pPr>
      <w:bookmarkStart w:colFirst="0" w:colLast="0" w:name="_heading=h.3wmneavoet74" w:id="84"/>
      <w:bookmarkEnd w:id="84"/>
      <w:r w:rsidDel="00000000" w:rsidR="00000000" w:rsidRPr="00000000">
        <w:rPr>
          <w:rFonts w:ascii="Arial" w:cs="Arial" w:eastAsia="Arial" w:hAnsi="Arial"/>
          <w:rtl w:val="0"/>
        </w:rPr>
        <w:t xml:space="preserve">3.5.6 Authentication Method Length</w:t>
      </w:r>
    </w:p>
    <w:p w:rsidR="00000000" w:rsidDel="00000000" w:rsidP="00000000" w:rsidRDefault="00000000" w:rsidRPr="00000000" w14:paraId="0000054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44">
      <w:pPr>
        <w:pStyle w:val="Heading3"/>
        <w:ind w:left="0" w:firstLine="0"/>
        <w:rPr>
          <w:rFonts w:ascii="Arial" w:cs="Arial" w:eastAsia="Arial" w:hAnsi="Arial"/>
        </w:rPr>
      </w:pPr>
      <w:bookmarkStart w:colFirst="0" w:colLast="0" w:name="_heading=h.ydayklwjstjk" w:id="85"/>
      <w:bookmarkEnd w:id="85"/>
      <w:r w:rsidDel="00000000" w:rsidR="00000000" w:rsidRPr="00000000">
        <w:rPr>
          <w:rFonts w:ascii="Arial" w:cs="Arial" w:eastAsia="Arial" w:hAnsi="Arial"/>
          <w:rtl w:val="0"/>
        </w:rPr>
        <w:t xml:space="preserve">3.5.7 Authentication Method</w:t>
      </w:r>
    </w:p>
    <w:p w:rsidR="00000000" w:rsidDel="00000000" w:rsidP="00000000" w:rsidRDefault="00000000" w:rsidRPr="00000000" w14:paraId="0000054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46">
      <w:pPr>
        <w:pStyle w:val="Heading3"/>
        <w:ind w:left="0" w:firstLine="0"/>
        <w:rPr>
          <w:rFonts w:ascii="Arial" w:cs="Arial" w:eastAsia="Arial" w:hAnsi="Arial"/>
        </w:rPr>
      </w:pPr>
      <w:bookmarkStart w:colFirst="0" w:colLast="0" w:name="_heading=h.kvppk7yh36lv" w:id="86"/>
      <w:bookmarkEnd w:id="86"/>
      <w:r w:rsidDel="00000000" w:rsidR="00000000" w:rsidRPr="00000000">
        <w:rPr>
          <w:rFonts w:ascii="Arial" w:cs="Arial" w:eastAsia="Arial" w:hAnsi="Arial"/>
          <w:rtl w:val="0"/>
        </w:rPr>
        <w:t xml:space="preserve">3.5.8 Authentication Data Length</w:t>
      </w:r>
    </w:p>
    <w:p w:rsidR="00000000" w:rsidDel="00000000" w:rsidP="00000000" w:rsidRDefault="00000000" w:rsidRPr="00000000" w14:paraId="0000054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48">
      <w:pPr>
        <w:pStyle w:val="Heading3"/>
        <w:ind w:left="0" w:firstLine="0"/>
        <w:rPr>
          <w:rFonts w:ascii="Arial" w:cs="Arial" w:eastAsia="Arial" w:hAnsi="Arial"/>
        </w:rPr>
      </w:pPr>
      <w:bookmarkStart w:colFirst="0" w:colLast="0" w:name="_heading=h.600ktmi3vm5o" w:id="87"/>
      <w:bookmarkEnd w:id="87"/>
      <w:r w:rsidDel="00000000" w:rsidR="00000000" w:rsidRPr="00000000">
        <w:rPr>
          <w:rFonts w:ascii="Arial" w:cs="Arial" w:eastAsia="Arial" w:hAnsi="Arial"/>
          <w:rtl w:val="0"/>
        </w:rPr>
        <w:t xml:space="preserve">3.5.9 Authentication Data</w:t>
      </w:r>
    </w:p>
    <w:p w:rsidR="00000000" w:rsidDel="00000000" w:rsidP="00000000" w:rsidRDefault="00000000" w:rsidRPr="00000000" w14:paraId="0000054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4A">
      <w:pPr>
        <w:pStyle w:val="Heading3"/>
        <w:ind w:left="0" w:firstLine="0"/>
        <w:rPr/>
      </w:pPr>
      <w:bookmarkStart w:colFirst="0" w:colLast="0" w:name="_heading=h.haapch" w:id="88"/>
      <w:bookmarkEnd w:id="88"/>
      <w:r w:rsidDel="00000000" w:rsidR="00000000" w:rsidRPr="00000000">
        <w:rPr>
          <w:rtl w:val="0"/>
        </w:rPr>
        <w:t xml:space="preserve">3.5.10 Assigned Client Identifier</w:t>
      </w:r>
    </w:p>
    <w:p w:rsidR="00000000" w:rsidDel="00000000" w:rsidP="00000000" w:rsidRDefault="00000000" w:rsidRPr="00000000" w14:paraId="0000054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4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54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4E">
      <w:pP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The length of Assigned Client Identifiers should take into account the maximum packet size allowed by the MQTT-SN implementation. For reference, RFC4122 describes Universally Unique IDentifiers (UUIDs) that are 128 bytes in size, 16 bytes or 32 hexadecimal digits. These UUIDs are commonly expressed in 36 characters, including 4 dashes as separators.</w:t>
      </w:r>
    </w:p>
    <w:p w:rsidR="00000000" w:rsidDel="00000000" w:rsidP="00000000" w:rsidRDefault="00000000" w:rsidRPr="00000000" w14:paraId="0000054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55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551">
      <w:pPr>
        <w:pStyle w:val="Heading2"/>
        <w:keepLines w:val="1"/>
        <w:spacing w:after="118" w:before="200" w:line="259" w:lineRule="auto"/>
        <w:ind w:left="0" w:firstLine="0"/>
        <w:rPr>
          <w:rFonts w:ascii="Arial" w:cs="Arial" w:eastAsia="Arial" w:hAnsi="Arial"/>
        </w:rPr>
      </w:pPr>
      <w:bookmarkStart w:colFirst="0" w:colLast="0" w:name="_heading=h.184mhaj" w:id="89"/>
      <w:bookmarkEnd w:id="89"/>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52">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53">
      <w:pPr>
        <w:rPr/>
      </w:pPr>
      <w:r w:rsidDel="00000000" w:rsidR="00000000" w:rsidRPr="00000000">
        <w:rPr/>
        <w:drawing>
          <wp:inline distB="114300" distT="114300" distL="114300" distR="114300">
            <wp:extent cx="5943600" cy="2946400"/>
            <wp:effectExtent b="0" l="0" r="0" t="0"/>
            <wp:docPr id="61" name="image33.png"/>
            <a:graphic>
              <a:graphicData uri="http://schemas.openxmlformats.org/drawingml/2006/picture">
                <pic:pic>
                  <pic:nvPicPr>
                    <pic:cNvPr id="0" name="image33.png"/>
                    <pic:cNvPicPr preferRelativeResize="0"/>
                  </pic:nvPicPr>
                  <pic:blipFill>
                    <a:blip r:embed="rId73"/>
                    <a:srcRect b="6" l="0" r="0" t="6"/>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rPr/>
      </w:pPr>
      <w:r w:rsidDel="00000000" w:rsidR="00000000" w:rsidRPr="00000000">
        <w:rPr/>
        <w:drawing>
          <wp:inline distB="114300" distT="114300" distL="114300" distR="114300">
            <wp:extent cx="5943600" cy="2946400"/>
            <wp:effectExtent b="0" l="0" r="0" t="0"/>
            <wp:docPr id="36"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56">
      <w:pPr>
        <w:pStyle w:val="Heading3"/>
        <w:ind w:left="0" w:firstLine="0"/>
        <w:rPr/>
      </w:pPr>
      <w:bookmarkStart w:colFirst="0" w:colLast="0" w:name="_heading=h.3s49zyc" w:id="90"/>
      <w:bookmarkEnd w:id="90"/>
      <w:r w:rsidDel="00000000" w:rsidR="00000000" w:rsidRPr="00000000">
        <w:rPr>
          <w:rtl w:val="0"/>
        </w:rPr>
        <w:t xml:space="preserve">3.6.1 AUTH Header</w:t>
      </w:r>
    </w:p>
    <w:p w:rsidR="00000000" w:rsidDel="00000000" w:rsidP="00000000" w:rsidRDefault="00000000" w:rsidRPr="00000000" w14:paraId="000005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8">
      <w:pPr>
        <w:pStyle w:val="Heading3"/>
        <w:ind w:left="0" w:firstLine="0"/>
        <w:rPr/>
      </w:pPr>
      <w:bookmarkStart w:colFirst="0" w:colLast="0" w:name="_heading=h.6cbjggtsyz0j" w:id="91"/>
      <w:bookmarkEnd w:id="91"/>
      <w:r w:rsidDel="00000000" w:rsidR="00000000" w:rsidRPr="00000000">
        <w:rPr>
          <w:rtl w:val="0"/>
        </w:rPr>
        <w:t xml:space="preserve">3.6.2 Packet Identifier</w:t>
      </w:r>
    </w:p>
    <w:p w:rsidR="00000000" w:rsidDel="00000000" w:rsidP="00000000" w:rsidRDefault="00000000" w:rsidRPr="00000000" w14:paraId="00000559">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5A">
      <w:pPr>
        <w:pStyle w:val="Heading3"/>
        <w:ind w:left="0" w:firstLine="0"/>
        <w:rPr/>
      </w:pPr>
      <w:bookmarkStart w:colFirst="0" w:colLast="0" w:name="_heading=h.279ka65" w:id="92"/>
      <w:bookmarkEnd w:id="92"/>
      <w:r w:rsidDel="00000000" w:rsidR="00000000" w:rsidRPr="00000000">
        <w:rPr>
          <w:rtl w:val="0"/>
        </w:rPr>
        <w:t xml:space="preserve">3.6.2 Reason Code</w:t>
      </w:r>
    </w:p>
    <w:p w:rsidR="00000000" w:rsidDel="00000000" w:rsidP="00000000" w:rsidRDefault="00000000" w:rsidRPr="00000000" w14:paraId="0000055B">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5C">
      <w:pPr>
        <w:pStyle w:val="Heading3"/>
        <w:ind w:left="0" w:firstLine="0"/>
        <w:rPr/>
      </w:pPr>
      <w:bookmarkStart w:colFirst="0" w:colLast="0" w:name="_heading=h.meukdy" w:id="93"/>
      <w:bookmarkEnd w:id="93"/>
      <w:r w:rsidDel="00000000" w:rsidR="00000000" w:rsidRPr="00000000">
        <w:rPr>
          <w:rtl w:val="0"/>
        </w:rPr>
        <w:t xml:space="preserve">3.6.3 Authentication Method Length</w:t>
      </w:r>
    </w:p>
    <w:p w:rsidR="00000000" w:rsidDel="00000000" w:rsidP="00000000" w:rsidRDefault="00000000" w:rsidRPr="00000000" w14:paraId="0000055D">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5E">
      <w:pPr>
        <w:pStyle w:val="Heading3"/>
        <w:ind w:left="0" w:firstLine="0"/>
        <w:rPr/>
      </w:pPr>
      <w:bookmarkStart w:colFirst="0" w:colLast="0" w:name="_heading=h.36ei31r" w:id="94"/>
      <w:bookmarkEnd w:id="94"/>
      <w:r w:rsidDel="00000000" w:rsidR="00000000" w:rsidRPr="00000000">
        <w:rPr>
          <w:rtl w:val="0"/>
        </w:rPr>
        <w:t xml:space="preserve">3.6.4 Authentication Method</w:t>
      </w:r>
    </w:p>
    <w:p w:rsidR="00000000" w:rsidDel="00000000" w:rsidP="00000000" w:rsidRDefault="00000000" w:rsidRPr="00000000" w14:paraId="0000055F">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60">
      <w:pPr>
        <w:pStyle w:val="Heading3"/>
        <w:ind w:left="0" w:firstLine="0"/>
        <w:rPr/>
      </w:pPr>
      <w:bookmarkStart w:colFirst="0" w:colLast="0" w:name="_heading=h.1ljsd9k" w:id="95"/>
      <w:bookmarkEnd w:id="95"/>
      <w:r w:rsidDel="00000000" w:rsidR="00000000" w:rsidRPr="00000000">
        <w:rPr>
          <w:rtl w:val="0"/>
        </w:rPr>
        <w:t xml:space="preserve">3.6.5 Authentication Data</w:t>
      </w:r>
    </w:p>
    <w:p w:rsidR="00000000" w:rsidDel="00000000" w:rsidP="00000000" w:rsidRDefault="00000000" w:rsidRPr="00000000" w14:paraId="00000561">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62">
      <w:pPr>
        <w:pStyle w:val="Heading3"/>
        <w:ind w:left="0" w:firstLine="0"/>
        <w:rPr/>
      </w:pPr>
      <w:bookmarkStart w:colFirst="0" w:colLast="0" w:name="_heading=h.psc1lxe4uzxw" w:id="96"/>
      <w:bookmarkEnd w:id="96"/>
      <w:r w:rsidDel="00000000" w:rsidR="00000000" w:rsidRPr="00000000">
        <w:rPr>
          <w:rtl w:val="0"/>
        </w:rPr>
        <w:t xml:space="preserve">3.6.6 AUTH Actions</w:t>
      </w:r>
    </w:p>
    <w:p w:rsidR="00000000" w:rsidDel="00000000" w:rsidP="00000000" w:rsidRDefault="00000000" w:rsidRPr="00000000" w14:paraId="00000563">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564">
      <w:pPr>
        <w:pStyle w:val="Heading2"/>
        <w:keepLines w:val="1"/>
        <w:spacing w:after="118" w:before="0" w:line="259" w:lineRule="auto"/>
        <w:ind w:left="0" w:firstLine="0"/>
        <w:rPr>
          <w:rFonts w:ascii="Arial" w:cs="Arial" w:eastAsia="Arial" w:hAnsi="Arial"/>
        </w:rPr>
      </w:pPr>
      <w:bookmarkStart w:colFirst="0" w:colLast="0" w:name="_heading=h.45jfvxd" w:id="97"/>
      <w:bookmarkEnd w:id="97"/>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65">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66">
      <w:pPr>
        <w:rPr/>
      </w:pPr>
      <w:r w:rsidDel="00000000" w:rsidR="00000000" w:rsidRPr="00000000">
        <w:rPr/>
        <w:drawing>
          <wp:inline distB="114300" distT="114300" distL="114300" distR="114300">
            <wp:extent cx="5943600" cy="2235200"/>
            <wp:effectExtent b="0" l="0" r="0" t="0"/>
            <wp:docPr id="73" name="image37.png"/>
            <a:graphic>
              <a:graphicData uri="http://schemas.openxmlformats.org/drawingml/2006/picture">
                <pic:pic>
                  <pic:nvPicPr>
                    <pic:cNvPr id="0" name="image37.png"/>
                    <pic:cNvPicPr preferRelativeResize="0"/>
                  </pic:nvPicPr>
                  <pic:blipFill>
                    <a:blip r:embed="rId7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w:t>
      </w:r>
      <w:r w:rsidDel="00000000" w:rsidR="00000000" w:rsidRPr="00000000">
        <w:rPr>
          <w:rFonts w:ascii="Arial" w:cs="Arial" w:eastAsia="Arial" w:hAnsi="Arial"/>
          <w:rtl w:val="0"/>
        </w:rPr>
        <w:t xml:space="preserve">is sent by a Client to a Gateway to request a Topic Alias for the included topic name. It is also sent by a Gateway to inform a Client about the Topic Alias  it has assigned to the included topic name.</w:t>
      </w:r>
    </w:p>
    <w:p w:rsidR="00000000" w:rsidDel="00000000" w:rsidP="00000000" w:rsidRDefault="00000000" w:rsidRPr="00000000" w14:paraId="00000568">
      <w:pPr>
        <w:ind w:left="-5" w:right="990" w:firstLine="0"/>
        <w:rPr>
          <w:rFonts w:ascii="Arial" w:cs="Arial" w:eastAsia="Arial" w:hAnsi="Arial"/>
        </w:rPr>
      </w:pPr>
      <w:r w:rsidDel="00000000" w:rsidR="00000000" w:rsidRPr="00000000">
        <w:rPr>
          <w:rFonts w:ascii="Arial" w:cs="Arial" w:eastAsia="Arial" w:hAnsi="Arial"/>
          <w:rtl w:val="0"/>
        </w:rPr>
        <w:t xml:space="preserve">Topic Aliases are always assigned by the Gateway, not the Client.</w:t>
      </w:r>
    </w:p>
    <w:p w:rsidR="00000000" w:rsidDel="00000000" w:rsidP="00000000" w:rsidRDefault="00000000" w:rsidRPr="00000000" w14:paraId="00000569">
      <w:pPr>
        <w:pStyle w:val="Heading3"/>
        <w:ind w:left="0" w:firstLine="0"/>
        <w:rPr/>
      </w:pPr>
      <w:bookmarkStart w:colFirst="0" w:colLast="0" w:name="_heading=h.2koq656" w:id="98"/>
      <w:bookmarkEnd w:id="98"/>
      <w:r w:rsidDel="00000000" w:rsidR="00000000" w:rsidRPr="00000000">
        <w:rPr>
          <w:rtl w:val="0"/>
        </w:rPr>
        <w:t xml:space="preserve">3.7.1 REGISTER Header</w:t>
      </w:r>
    </w:p>
    <w:p w:rsidR="00000000" w:rsidDel="00000000" w:rsidP="00000000" w:rsidRDefault="00000000" w:rsidRPr="00000000" w14:paraId="0000056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B">
      <w:pPr>
        <w:pStyle w:val="Heading3"/>
        <w:ind w:left="0" w:firstLine="0"/>
        <w:rPr/>
      </w:pPr>
      <w:bookmarkStart w:colFirst="0" w:colLast="0" w:name="_heading=h.3jtnz0s" w:id="99"/>
      <w:bookmarkEnd w:id="99"/>
      <w:r w:rsidDel="00000000" w:rsidR="00000000" w:rsidRPr="00000000">
        <w:rPr>
          <w:rtl w:val="0"/>
        </w:rPr>
        <w:t xml:space="preserve">3.7.2 Packet Identifier</w:t>
      </w:r>
    </w:p>
    <w:p w:rsidR="00000000" w:rsidDel="00000000" w:rsidP="00000000" w:rsidRDefault="00000000" w:rsidRPr="00000000" w14:paraId="0000056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56D">
      <w:pPr>
        <w:pStyle w:val="Heading3"/>
        <w:ind w:left="0" w:firstLine="0"/>
        <w:rPr/>
      </w:pPr>
      <w:bookmarkStart w:colFirst="0" w:colLast="0" w:name="_heading=h.zu0gcz" w:id="100"/>
      <w:bookmarkEnd w:id="100"/>
      <w:r w:rsidDel="00000000" w:rsidR="00000000" w:rsidRPr="00000000">
        <w:rPr>
          <w:rtl w:val="0"/>
        </w:rPr>
        <w:t xml:space="preserve">3.7.3 Topic Alias</w:t>
      </w:r>
    </w:p>
    <w:p w:rsidR="00000000" w:rsidDel="00000000" w:rsidP="00000000" w:rsidRDefault="00000000" w:rsidRPr="00000000" w14:paraId="0000056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Gateway, it contains the Topic Alias value assigned to the topic name included in the Topic Name field.</w:t>
      </w:r>
    </w:p>
    <w:p w:rsidR="00000000" w:rsidDel="00000000" w:rsidP="00000000" w:rsidRDefault="00000000" w:rsidRPr="00000000" w14:paraId="0000056F">
      <w:pPr>
        <w:pStyle w:val="Heading3"/>
        <w:ind w:left="0" w:firstLine="0"/>
        <w:rPr/>
      </w:pPr>
      <w:bookmarkStart w:colFirst="0" w:colLast="0" w:name="_heading=h.1yyy98l" w:id="101"/>
      <w:bookmarkEnd w:id="101"/>
      <w:r w:rsidDel="00000000" w:rsidR="00000000" w:rsidRPr="00000000">
        <w:rPr>
          <w:rtl w:val="0"/>
        </w:rPr>
        <w:t xml:space="preserve">3.7.4 Topic Name</w:t>
      </w:r>
    </w:p>
    <w:p w:rsidR="00000000" w:rsidDel="00000000" w:rsidP="00000000" w:rsidRDefault="00000000" w:rsidRPr="00000000" w14:paraId="00000570">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571">
      <w:pPr>
        <w:pStyle w:val="Heading3"/>
        <w:spacing w:after="0" w:before="200" w:line="248.00000000000006" w:lineRule="auto"/>
        <w:ind w:left="0" w:right="990" w:firstLine="0"/>
        <w:jc w:val="both"/>
        <w:rPr/>
      </w:pPr>
      <w:bookmarkStart w:colFirst="0" w:colLast="0" w:name="_heading=h.2jnkuws4c71i" w:id="102"/>
      <w:bookmarkEnd w:id="102"/>
      <w:r w:rsidDel="00000000" w:rsidR="00000000" w:rsidRPr="00000000">
        <w:rPr>
          <w:rtl w:val="0"/>
        </w:rPr>
        <w:t xml:space="preserve">3.7.5 REGISTER Actions</w:t>
      </w:r>
    </w:p>
    <w:p w:rsidR="00000000" w:rsidDel="00000000" w:rsidP="00000000" w:rsidRDefault="00000000" w:rsidRPr="00000000" w14:paraId="00000572">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573">
      <w:pPr>
        <w:pStyle w:val="Heading2"/>
        <w:keepLines w:val="1"/>
        <w:spacing w:after="77" w:before="0" w:line="259" w:lineRule="auto"/>
        <w:ind w:left="0" w:firstLine="0"/>
        <w:rPr>
          <w:rFonts w:ascii="Arial" w:cs="Arial" w:eastAsia="Arial" w:hAnsi="Arial"/>
        </w:rPr>
      </w:pPr>
      <w:bookmarkStart w:colFirst="0" w:colLast="0" w:name="_heading=h.4iylrwe" w:id="103"/>
      <w:bookmarkEnd w:id="103"/>
      <w:r w:rsidDel="00000000" w:rsidR="00000000" w:rsidRPr="00000000">
        <w:rPr>
          <w:rtl w:val="0"/>
        </w:rPr>
        <w:t xml:space="preserve">3.8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74">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75">
      <w:pPr>
        <w:rPr/>
      </w:pPr>
      <w:r w:rsidDel="00000000" w:rsidR="00000000" w:rsidRPr="00000000">
        <w:rPr/>
        <w:drawing>
          <wp:inline distB="114300" distT="114300" distL="114300" distR="114300">
            <wp:extent cx="5943600" cy="2374900"/>
            <wp:effectExtent b="0" l="0" r="0" t="0"/>
            <wp:docPr id="42"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rPr/>
      </w:pPr>
      <w:r w:rsidDel="00000000" w:rsidR="00000000" w:rsidRPr="00000000">
        <w:rPr/>
        <w:drawing>
          <wp:inline distB="114300" distT="114300" distL="114300" distR="114300">
            <wp:extent cx="5943600" cy="2374900"/>
            <wp:effectExtent b="0" l="0" r="0" t="0"/>
            <wp:docPr id="32"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78">
      <w:pPr>
        <w:pStyle w:val="Heading3"/>
        <w:ind w:left="0" w:firstLine="0"/>
        <w:rPr/>
      </w:pPr>
      <w:bookmarkStart w:colFirst="0" w:colLast="0" w:name="_heading=h.2y3w247" w:id="104"/>
      <w:bookmarkEnd w:id="104"/>
      <w:r w:rsidDel="00000000" w:rsidR="00000000" w:rsidRPr="00000000">
        <w:rPr>
          <w:rtl w:val="0"/>
        </w:rPr>
        <w:t xml:space="preserve">3.8.1 REGACK Header</w:t>
      </w:r>
    </w:p>
    <w:p w:rsidR="00000000" w:rsidDel="00000000" w:rsidP="00000000" w:rsidRDefault="00000000" w:rsidRPr="00000000" w14:paraId="00000579">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A">
      <w:pPr>
        <w:pStyle w:val="Heading3"/>
        <w:ind w:left="0" w:firstLine="0"/>
        <w:rPr/>
      </w:pPr>
      <w:bookmarkStart w:colFirst="0" w:colLast="0" w:name="_heading=h.1d96cc0" w:id="105"/>
      <w:bookmarkEnd w:id="105"/>
      <w:r w:rsidDel="00000000" w:rsidR="00000000" w:rsidRPr="00000000">
        <w:rPr>
          <w:rtl w:val="0"/>
        </w:rPr>
        <w:t xml:space="preserve">3.8.2 REGACK Flags</w:t>
      </w:r>
    </w:p>
    <w:p w:rsidR="00000000" w:rsidDel="00000000" w:rsidP="00000000" w:rsidRDefault="00000000" w:rsidRPr="00000000" w14:paraId="0000057B">
      <w:pPr>
        <w:rPr>
          <w:rFonts w:ascii="Arial" w:cs="Arial" w:eastAsia="Arial" w:hAnsi="Arial"/>
          <w:color w:val="000000"/>
        </w:rPr>
      </w:pPr>
      <w:r w:rsidDel="00000000" w:rsidR="00000000" w:rsidRPr="00000000">
        <w:rPr>
          <w:rFonts w:ascii="Arial" w:cs="Arial" w:eastAsia="Arial" w:hAnsi="Arial"/>
          <w:color w:val="000000"/>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REGACK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7C">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7D">
      <w:pPr>
        <w:pStyle w:val="Heading4"/>
        <w:spacing w:after="200" w:before="0" w:line="248.00000000000006" w:lineRule="auto"/>
        <w:ind w:left="0" w:firstLine="0"/>
        <w:jc w:val="both"/>
        <w:rPr>
          <w:vertAlign w:val="baseline"/>
        </w:rPr>
      </w:pPr>
      <w:bookmarkStart w:colFirst="0" w:colLast="0" w:name="_heading=h.9sc8qmlasy98" w:id="106"/>
      <w:bookmarkEnd w:id="106"/>
      <w:r w:rsidDel="00000000" w:rsidR="00000000" w:rsidRPr="00000000">
        <w:rPr>
          <w:rtl w:val="0"/>
        </w:rPr>
        <w:t xml:space="preserve">3.8.2.1 </w:t>
      </w:r>
      <w:r w:rsidDel="00000000" w:rsidR="00000000" w:rsidRPr="00000000">
        <w:rPr>
          <w:vertAlign w:val="baseline"/>
          <w:rtl w:val="0"/>
        </w:rPr>
        <w:t xml:space="preserve">Topic Type</w:t>
      </w:r>
    </w:p>
    <w:p w:rsidR="00000000" w:rsidDel="00000000" w:rsidP="00000000" w:rsidRDefault="00000000" w:rsidRPr="00000000" w14:paraId="0000057E">
      <w:pPr>
        <w:rPr/>
      </w:pPr>
      <w:r w:rsidDel="00000000" w:rsidR="00000000" w:rsidRPr="00000000">
        <w:rPr>
          <w:b w:val="1"/>
          <w:rtl w:val="0"/>
        </w:rPr>
        <w:t xml:space="preserve">Position</w:t>
      </w:r>
      <w:r w:rsidDel="00000000" w:rsidR="00000000" w:rsidRPr="00000000">
        <w:rPr>
          <w:rtl w:val="0"/>
        </w:rPr>
        <w:t xml:space="preserve">: bits 0 and 1 of the REGACK Flags.</w:t>
      </w:r>
    </w:p>
    <w:p w:rsidR="00000000" w:rsidDel="00000000" w:rsidP="00000000" w:rsidRDefault="00000000" w:rsidRPr="00000000" w14:paraId="0000057F">
      <w:pPr>
        <w:spacing w:after="306" w:before="0" w:line="248.00000000000006" w:lineRule="auto"/>
        <w:ind w:left="0" w:firstLine="0"/>
        <w:rPr>
          <w:color w:val="000000"/>
          <w:vertAlign w:val="baseline"/>
        </w:rPr>
      </w:pPr>
      <w:r w:rsidDel="00000000" w:rsidR="00000000" w:rsidRPr="00000000">
        <w:rPr>
          <w:color w:val="000000"/>
          <w:rtl w:val="0"/>
        </w:rPr>
        <w:t xml:space="preserve">D</w:t>
      </w:r>
      <w:r w:rsidDel="00000000" w:rsidR="00000000" w:rsidRPr="00000000">
        <w:rPr>
          <w:color w:val="000000"/>
          <w:vertAlign w:val="baseline"/>
          <w:rtl w:val="0"/>
        </w:rPr>
        <w:t xml:space="preserve">etermines the format of the topic value. Refer to </w:t>
      </w:r>
      <w:hyperlink w:anchor="_heading=h.2zbgiuw">
        <w:r w:rsidDel="00000000" w:rsidR="00000000" w:rsidRPr="00000000">
          <w:rPr>
            <w:color w:val="1155cc"/>
            <w:u w:val="single"/>
            <w:rtl w:val="0"/>
          </w:rPr>
          <w:t xml:space="preserve">Section 2.4</w:t>
        </w:r>
      </w:hyperlink>
      <w:r w:rsidDel="00000000" w:rsidR="00000000" w:rsidRPr="00000000">
        <w:rPr>
          <w:color w:val="000000"/>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80">
      <w:pPr>
        <w:spacing w:after="306" w:before="0" w:line="248.00000000000006" w:lineRule="auto"/>
        <w:ind w:left="0" w:firstLine="0"/>
        <w:rPr>
          <w:color w:val="000000"/>
          <w:shd w:fill="auto" w:val="clear"/>
        </w:rPr>
      </w:pPr>
      <w:r w:rsidDel="00000000" w:rsidR="00000000" w:rsidRPr="00000000">
        <w:rPr>
          <w:color w:val="000000"/>
          <w:highlight w:val="yellow"/>
          <w:rtl w:val="0"/>
        </w:rPr>
        <w:t xml:space="preserve">The Topic Type in the REGACK packet MUST be Predefined Topic Alias or Session Topic Alias. </w:t>
      </w:r>
      <w:r w:rsidDel="00000000" w:rsidR="00000000" w:rsidRPr="00000000">
        <w:rPr>
          <w:color w:val="000000"/>
          <w:shd w:fill="auto" w:val="clear"/>
          <w:rtl w:val="0"/>
        </w:rPr>
        <w:t xml:space="preserve">Any other value is a Protocol Error.</w:t>
      </w:r>
    </w:p>
    <w:p w:rsidR="00000000" w:rsidDel="00000000" w:rsidP="00000000" w:rsidRDefault="00000000" w:rsidRPr="00000000" w14:paraId="00000581">
      <w:pPr>
        <w:pStyle w:val="Heading3"/>
        <w:ind w:left="0" w:firstLine="0"/>
        <w:rPr/>
      </w:pPr>
      <w:bookmarkStart w:colFirst="0" w:colLast="0" w:name="_heading=h.2ce457m" w:id="107"/>
      <w:bookmarkEnd w:id="107"/>
      <w:r w:rsidDel="00000000" w:rsidR="00000000" w:rsidRPr="00000000">
        <w:rPr>
          <w:rtl w:val="0"/>
        </w:rPr>
        <w:t xml:space="preserve">3.8.3 Packet Identifier</w:t>
      </w:r>
    </w:p>
    <w:p w:rsidR="00000000" w:rsidDel="00000000" w:rsidP="00000000" w:rsidRDefault="00000000" w:rsidRPr="00000000" w14:paraId="00000582">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83">
      <w:pPr>
        <w:pStyle w:val="Heading3"/>
        <w:ind w:left="0" w:firstLine="0"/>
        <w:rPr/>
      </w:pPr>
      <w:bookmarkStart w:colFirst="0" w:colLast="0" w:name="_heading=h.3x8tuzt" w:id="108"/>
      <w:bookmarkEnd w:id="108"/>
      <w:r w:rsidDel="00000000" w:rsidR="00000000" w:rsidRPr="00000000">
        <w:rPr>
          <w:rtl w:val="0"/>
        </w:rPr>
        <w:t xml:space="preserve">3.8.4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84">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85">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If the REGACK is sent by a Gateway in response to a REGISTER request from a Client, the Topic Alias is that which has been assigned by the Gateway, and which the Client should use during the rest of the Session to refer to the Topic Name identified in the REGISTER packet.</w:t>
      </w:r>
    </w:p>
    <w:p w:rsidR="00000000" w:rsidDel="00000000" w:rsidP="00000000" w:rsidRDefault="00000000" w:rsidRPr="00000000" w14:paraId="00000586">
      <w:pPr>
        <w:spacing w:after="174" w:before="0" w:line="248.00000000000006" w:lineRule="auto"/>
        <w:ind w:right="4"/>
        <w:rPr>
          <w:rFonts w:ascii="Arial" w:cs="Arial" w:eastAsia="Arial" w:hAnsi="Arial"/>
          <w:highlight w:val="yellow"/>
        </w:rPr>
      </w:pPr>
      <w:r w:rsidDel="00000000" w:rsidR="00000000" w:rsidRPr="00000000">
        <w:rPr>
          <w:rFonts w:ascii="Arial" w:cs="Arial" w:eastAsia="Arial" w:hAnsi="Arial"/>
          <w:rtl w:val="0"/>
        </w:rPr>
        <w:t xml:space="preserve">If the REGACK is sent by a Client, it is in response to a REGISTER packet from a Gateway informing the Client which Topic Alias it should use. </w:t>
      </w:r>
      <w:r w:rsidDel="00000000" w:rsidR="00000000" w:rsidRPr="00000000">
        <w:rPr>
          <w:rFonts w:ascii="Arial" w:cs="Arial" w:eastAsia="Arial" w:hAnsi="Arial"/>
          <w:highlight w:val="yellow"/>
          <w:rtl w:val="0"/>
        </w:rPr>
        <w:t xml:space="preserve">When sent by a Client the REGACK MUST contain the same Topic Alias that was sent in the REGISTER packet. </w:t>
      </w:r>
    </w:p>
    <w:p w:rsidR="00000000" w:rsidDel="00000000" w:rsidP="00000000" w:rsidRDefault="00000000" w:rsidRPr="00000000" w14:paraId="00000587">
      <w:pPr>
        <w:pStyle w:val="Heading3"/>
        <w:ind w:left="0" w:firstLine="0"/>
        <w:rPr>
          <w:highlight w:val="yellow"/>
        </w:rPr>
      </w:pPr>
      <w:bookmarkStart w:colFirst="0" w:colLast="0" w:name="_heading=h.rjefff" w:id="109"/>
      <w:bookmarkEnd w:id="109"/>
      <w:r w:rsidDel="00000000" w:rsidR="00000000" w:rsidRPr="00000000">
        <w:rPr>
          <w:rtl w:val="0"/>
        </w:rPr>
        <w:t xml:space="preserve">3.8.5 Reason Code</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89">
      <w:pPr>
        <w:pStyle w:val="Heading2"/>
        <w:ind w:left="0" w:firstLine="0"/>
        <w:rPr/>
      </w:pPr>
      <w:bookmarkStart w:colFirst="0" w:colLast="0" w:name="_heading=h.3bj1y38" w:id="110"/>
      <w:bookmarkEnd w:id="110"/>
      <w:r w:rsidDel="00000000" w:rsidR="00000000" w:rsidRPr="00000000">
        <w:rPr>
          <w:rtl w:val="0"/>
        </w:rPr>
        <w:t xml:space="preserve">3.9 Publish Variants</w:t>
      </w:r>
    </w:p>
    <w:p w:rsidR="00000000" w:rsidDel="00000000" w:rsidP="00000000" w:rsidRDefault="00000000" w:rsidRPr="00000000" w14:paraId="0000058A">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session is required, Variant 2 catering for Quality of Service 0 where no response ACK is required and thus no packet identifier is required and Quality of Service 1 and 2 where a response is expected. The </w:t>
      </w:r>
      <w:r w:rsidDel="00000000" w:rsidR="00000000" w:rsidRPr="00000000">
        <w:rPr>
          <w:rtl w:val="0"/>
        </w:rPr>
        <w:t xml:space="preserve">table below</w:t>
      </w:r>
      <w:r w:rsidDel="00000000" w:rsidR="00000000" w:rsidRPr="00000000">
        <w:rPr>
          <w:rtl w:val="0"/>
        </w:rPr>
        <w:t xml:space="preserve"> breaks down the different versions of the PUBLISH packet and their respective type identifiers.</w:t>
      </w:r>
    </w:p>
    <w:p w:rsidR="00000000" w:rsidDel="00000000" w:rsidP="00000000" w:rsidRDefault="00000000" w:rsidRPr="00000000" w14:paraId="0000058B">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8C">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Type</w:t>
            </w:r>
          </w:p>
        </w:tc>
        <w:tc>
          <w:tcPr>
            <w:shd w:fill="cfe2f3" w:val="clear"/>
          </w:tcPr>
          <w:p w:rsidR="00000000" w:rsidDel="00000000" w:rsidP="00000000" w:rsidRDefault="00000000" w:rsidRPr="00000000" w14:paraId="0000058D">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8E">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8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9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9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9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9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9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595">
      <w:pPr>
        <w:pStyle w:val="Heading3"/>
        <w:keepLines w:val="1"/>
        <w:spacing w:after="77" w:before="200" w:line="259" w:lineRule="auto"/>
        <w:ind w:left="0" w:firstLine="0"/>
        <w:rPr/>
      </w:pPr>
      <w:bookmarkStart w:colFirst="0" w:colLast="0" w:name="_heading=h.j8sehv" w:id="111"/>
      <w:bookmarkEnd w:id="111"/>
      <w:r w:rsidDel="00000000" w:rsidR="00000000" w:rsidRPr="00000000">
        <w:rPr>
          <w:rtl w:val="0"/>
        </w:rPr>
        <w:t xml:space="preserve">3.9.1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96">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97">
      <w:pPr>
        <w:rPr/>
      </w:pPr>
      <w:r w:rsidDel="00000000" w:rsidR="00000000" w:rsidRPr="00000000">
        <w:rPr/>
        <w:drawing>
          <wp:inline distB="114300" distT="114300" distL="114300" distR="114300">
            <wp:extent cx="5943600" cy="2451100"/>
            <wp:effectExtent b="0" l="0" r="0" t="0"/>
            <wp:docPr id="48" name="image32.png"/>
            <a:graphic>
              <a:graphicData uri="http://schemas.openxmlformats.org/drawingml/2006/picture">
                <pic:pic>
                  <pic:nvPicPr>
                    <pic:cNvPr id="0" name="image32.png"/>
                    <pic:cNvPicPr preferRelativeResize="0"/>
                  </pic:nvPicPr>
                  <pic:blipFill>
                    <a:blip r:embed="rId78"/>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pPr>
      <w:r w:rsidDel="00000000" w:rsidR="00000000" w:rsidRPr="00000000">
        <w:rPr/>
        <w:drawing>
          <wp:inline distB="114300" distT="114300" distL="114300" distR="114300">
            <wp:extent cx="5943600" cy="3162300"/>
            <wp:effectExtent b="0" l="0" r="0" t="0"/>
            <wp:docPr id="31" name="image16.png"/>
            <a:graphic>
              <a:graphicData uri="http://schemas.openxmlformats.org/drawingml/2006/picture">
                <pic:pic>
                  <pic:nvPicPr>
                    <pic:cNvPr id="0" name="image16.png"/>
                    <pic:cNvPicPr preferRelativeResize="0"/>
                  </pic:nvPicPr>
                  <pic:blipFill>
                    <a:blip r:embed="rId7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9A">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9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9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E">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9F">
      <w:pPr>
        <w:pStyle w:val="Heading4"/>
        <w:ind w:left="0" w:right="4" w:firstLine="0"/>
        <w:rPr>
          <w:rFonts w:ascii="Arial" w:cs="Arial" w:eastAsia="Arial" w:hAnsi="Arial"/>
        </w:rPr>
      </w:pPr>
      <w:bookmarkStart w:colFirst="0" w:colLast="0" w:name="_heading=h.338fx5o" w:id="112"/>
      <w:bookmarkEnd w:id="112"/>
      <w:r w:rsidDel="00000000" w:rsidR="00000000" w:rsidRPr="00000000">
        <w:rPr>
          <w:rFonts w:ascii="Arial" w:cs="Arial" w:eastAsia="Arial" w:hAnsi="Arial"/>
          <w:rtl w:val="0"/>
        </w:rPr>
        <w:t xml:space="preserve">3.9.1.1 PUBWOS Header</w:t>
      </w:r>
    </w:p>
    <w:p w:rsidR="00000000" w:rsidDel="00000000" w:rsidP="00000000" w:rsidRDefault="00000000" w:rsidRPr="00000000" w14:paraId="000005A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1">
      <w:pPr>
        <w:pStyle w:val="Heading4"/>
        <w:ind w:left="0" w:right="4" w:firstLine="0"/>
        <w:rPr>
          <w:rFonts w:ascii="Arial" w:cs="Arial" w:eastAsia="Arial" w:hAnsi="Arial"/>
        </w:rPr>
      </w:pPr>
      <w:bookmarkStart w:colFirst="0" w:colLast="0" w:name="_heading=h.1idq7dh" w:id="113"/>
      <w:bookmarkEnd w:id="113"/>
      <w:r w:rsidDel="00000000" w:rsidR="00000000" w:rsidRPr="00000000">
        <w:rPr>
          <w:rFonts w:ascii="Arial" w:cs="Arial" w:eastAsia="Arial" w:hAnsi="Arial"/>
          <w:rtl w:val="0"/>
        </w:rPr>
        <w:t xml:space="preserve">3.9.1.2 PUBWOS Flags</w:t>
      </w:r>
    </w:p>
    <w:p w:rsidR="00000000" w:rsidDel="00000000" w:rsidP="00000000" w:rsidRDefault="00000000" w:rsidRPr="00000000" w14:paraId="000005A2">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A3">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A4">
      <w:pPr>
        <w:pStyle w:val="Heading5"/>
        <w:spacing w:after="200" w:before="0" w:line="248.00000000000006" w:lineRule="auto"/>
        <w:ind w:left="0" w:right="6" w:firstLine="0"/>
        <w:jc w:val="both"/>
        <w:rPr/>
      </w:pPr>
      <w:bookmarkStart w:colFirst="0" w:colLast="0" w:name="_heading=h.qfef1dqk26d9" w:id="114"/>
      <w:bookmarkEnd w:id="114"/>
      <w:r w:rsidDel="00000000" w:rsidR="00000000" w:rsidRPr="00000000">
        <w:rPr>
          <w:rtl w:val="0"/>
        </w:rPr>
        <w:t xml:space="preserve">3.9.1.2.1 Topic Type</w:t>
      </w:r>
    </w:p>
    <w:p w:rsidR="00000000" w:rsidDel="00000000" w:rsidP="00000000" w:rsidRDefault="00000000" w:rsidRPr="00000000" w14:paraId="000005A5">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A6">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A7">
      <w:pPr>
        <w:pStyle w:val="Heading5"/>
        <w:spacing w:after="280" w:before="0" w:line="246.99999999999994" w:lineRule="auto"/>
        <w:ind w:left="0" w:right="6" w:firstLine="0"/>
        <w:rPr/>
      </w:pPr>
      <w:bookmarkStart w:colFirst="0" w:colLast="0" w:name="_heading=h.kky57id4222a" w:id="115"/>
      <w:bookmarkEnd w:id="115"/>
      <w:r w:rsidDel="00000000" w:rsidR="00000000" w:rsidRPr="00000000">
        <w:rPr>
          <w:rtl w:val="0"/>
        </w:rPr>
        <w:t xml:space="preserve">3.9.1.2.2 Retain</w:t>
      </w:r>
    </w:p>
    <w:p w:rsidR="00000000" w:rsidDel="00000000" w:rsidP="00000000" w:rsidRDefault="00000000" w:rsidRPr="00000000" w14:paraId="000005A8">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A9">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5AA">
      <w:pPr>
        <w:pStyle w:val="Heading4"/>
        <w:ind w:left="0" w:right="4" w:firstLine="0"/>
        <w:rPr>
          <w:rFonts w:ascii="Arial" w:cs="Arial" w:eastAsia="Arial" w:hAnsi="Arial"/>
        </w:rPr>
      </w:pPr>
      <w:bookmarkStart w:colFirst="0" w:colLast="0" w:name="_heading=h.42ddq1a" w:id="116"/>
      <w:bookmarkEnd w:id="116"/>
      <w:r w:rsidDel="00000000" w:rsidR="00000000" w:rsidRPr="00000000">
        <w:rPr>
          <w:rFonts w:ascii="Arial" w:cs="Arial" w:eastAsia="Arial" w:hAnsi="Arial"/>
          <w:rtl w:val="0"/>
        </w:rPr>
        <w:t xml:space="preserve">3.9.1.3 Topic Alias or Topic Name Length</w:t>
      </w:r>
    </w:p>
    <w:p w:rsidR="00000000" w:rsidDel="00000000" w:rsidP="00000000" w:rsidRDefault="00000000" w:rsidRPr="00000000" w14:paraId="000005AB">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AC">
      <w:pPr>
        <w:pStyle w:val="Heading4"/>
        <w:ind w:left="0" w:firstLine="0"/>
        <w:rPr>
          <w:rFonts w:ascii="Arial" w:cs="Arial" w:eastAsia="Arial" w:hAnsi="Arial"/>
        </w:rPr>
      </w:pPr>
      <w:bookmarkStart w:colFirst="0" w:colLast="0" w:name="_heading=h.vgc8jwcnscew" w:id="117"/>
      <w:bookmarkEnd w:id="117"/>
      <w:r w:rsidDel="00000000" w:rsidR="00000000" w:rsidRPr="00000000">
        <w:rPr>
          <w:rFonts w:ascii="Arial" w:cs="Arial" w:eastAsia="Arial" w:hAnsi="Arial"/>
          <w:rtl w:val="0"/>
        </w:rPr>
        <w:t xml:space="preserve">3.9.1.4 Topic Name</w:t>
      </w:r>
    </w:p>
    <w:p w:rsidR="00000000" w:rsidDel="00000000" w:rsidP="00000000" w:rsidRDefault="00000000" w:rsidRPr="00000000" w14:paraId="000005AD">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AE">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AF">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B0">
      <w:pPr>
        <w:pStyle w:val="Heading4"/>
        <w:ind w:left="0" w:right="4" w:firstLine="0"/>
        <w:rPr>
          <w:rFonts w:ascii="Arial" w:cs="Arial" w:eastAsia="Arial" w:hAnsi="Arial"/>
        </w:rPr>
      </w:pPr>
      <w:bookmarkStart w:colFirst="0" w:colLast="0" w:name="_heading=h.2hio093" w:id="118"/>
      <w:bookmarkEnd w:id="118"/>
      <w:r w:rsidDel="00000000" w:rsidR="00000000" w:rsidRPr="00000000">
        <w:rPr>
          <w:rFonts w:ascii="Arial" w:cs="Arial" w:eastAsia="Arial" w:hAnsi="Arial"/>
          <w:rtl w:val="0"/>
        </w:rPr>
        <w:t xml:space="preserve">3.9.1.5 Payload</w:t>
      </w:r>
    </w:p>
    <w:p w:rsidR="00000000" w:rsidDel="00000000" w:rsidP="00000000" w:rsidRDefault="00000000" w:rsidRPr="00000000" w14:paraId="000005B1">
      <w:pPr>
        <w:rPr>
          <w:rFonts w:ascii="Arial" w:cs="Arial" w:eastAsia="Arial" w:hAnsi="Arial"/>
        </w:rPr>
      </w:pPr>
      <w:r w:rsidDel="00000000" w:rsidR="00000000" w:rsidRPr="00000000">
        <w:rPr>
          <w:rFonts w:ascii="Arial" w:cs="Arial" w:eastAsia="Arial" w:hAnsi="Arial"/>
          <w:rtl w:val="0"/>
        </w:rPr>
        <w:t xml:space="preserve">The Payload contains the Application Message that is being published. The content and format of the data is application specific. It is valid for a PUBWOS packet to contain a zero length Payload.</w:t>
      </w:r>
    </w:p>
    <w:p w:rsidR="00000000" w:rsidDel="00000000" w:rsidP="00000000" w:rsidRDefault="00000000" w:rsidRPr="00000000" w14:paraId="000005B2">
      <w:pPr>
        <w:pStyle w:val="Heading4"/>
        <w:spacing w:after="306" w:lineRule="auto"/>
        <w:ind w:left="-5" w:firstLine="0"/>
        <w:rPr/>
      </w:pPr>
      <w:bookmarkStart w:colFirst="0" w:colLast="0" w:name="_heading=h.whhpchgpz502" w:id="119"/>
      <w:bookmarkEnd w:id="119"/>
      <w:r w:rsidDel="00000000" w:rsidR="00000000" w:rsidRPr="00000000">
        <w:rPr>
          <w:rtl w:val="0"/>
        </w:rPr>
        <w:t xml:space="preserve">3.9.1.6 PUBWOS Actions</w:t>
      </w:r>
    </w:p>
    <w:p w:rsidR="00000000" w:rsidDel="00000000" w:rsidP="00000000" w:rsidRDefault="00000000" w:rsidRPr="00000000" w14:paraId="000005B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B4">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B5">
      <w:pPr>
        <w:pStyle w:val="Heading3"/>
        <w:keepLines w:val="1"/>
        <w:spacing w:after="77" w:before="0" w:line="259" w:lineRule="auto"/>
        <w:ind w:left="0" w:firstLine="0"/>
        <w:rPr/>
      </w:pPr>
      <w:bookmarkStart w:colFirst="0" w:colLast="0" w:name="_heading=h.qdbg4wo1b88k" w:id="120"/>
      <w:bookmarkEnd w:id="120"/>
      <w:r w:rsidDel="00000000" w:rsidR="00000000" w:rsidRPr="00000000">
        <w:rPr>
          <w:rtl w:val="0"/>
        </w:rPr>
        <w:t xml:space="preserve">3.9.2 PUBLISH with QoS -1 (Informative)</w:t>
      </w:r>
    </w:p>
    <w:p w:rsidR="00000000" w:rsidDel="00000000" w:rsidP="00000000" w:rsidRDefault="00000000" w:rsidRPr="00000000" w14:paraId="000005B6">
      <w:pPr>
        <w:rPr/>
      </w:pPr>
      <w:r w:rsidDel="00000000" w:rsidR="00000000" w:rsidRPr="00000000">
        <w:rPr>
          <w:i w:val="1"/>
          <w:sz w:val="19"/>
          <w:szCs w:val="19"/>
          <w:rtl w:val="0"/>
        </w:rPr>
        <w:t xml:space="preserve">Figure 3-12 – PUBLISH Packet for QoS -1</w:t>
      </w:r>
      <w:r w:rsidDel="00000000" w:rsidR="00000000" w:rsidRPr="00000000">
        <w:rPr>
          <w:rtl w:val="0"/>
        </w:rPr>
      </w:r>
    </w:p>
    <w:tbl>
      <w:tblPr>
        <w:tblStyle w:val="Table8"/>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840"/>
        <w:gridCol w:w="105"/>
        <w:gridCol w:w="825"/>
        <w:gridCol w:w="810"/>
        <w:gridCol w:w="105"/>
        <w:gridCol w:w="915"/>
        <w:gridCol w:w="105"/>
        <w:gridCol w:w="1185"/>
        <w:gridCol w:w="1380"/>
        <w:gridCol w:w="105"/>
        <w:gridCol w:w="930"/>
        <w:gridCol w:w="105"/>
        <w:gridCol w:w="1260"/>
        <w:tblGridChange w:id="0">
          <w:tblGrid>
            <w:gridCol w:w="1275"/>
            <w:gridCol w:w="840"/>
            <w:gridCol w:w="105"/>
            <w:gridCol w:w="825"/>
            <w:gridCol w:w="810"/>
            <w:gridCol w:w="105"/>
            <w:gridCol w:w="915"/>
            <w:gridCol w:w="105"/>
            <w:gridCol w:w="1185"/>
            <w:gridCol w:w="1380"/>
            <w:gridCol w:w="105"/>
            <w:gridCol w:w="930"/>
            <w:gridCol w:w="105"/>
            <w:gridCol w:w="1260"/>
          </w:tblGrid>
        </w:tblGridChange>
      </w:tblGrid>
      <w:tr>
        <w:trPr>
          <w:cantSplit w:val="0"/>
          <w:tblHeader w:val="0"/>
        </w:trPr>
        <w:tc>
          <w:tcPr>
            <w:shd w:fill="cfe2f3" w:val="clear"/>
          </w:tcPr>
          <w:p w:rsidR="00000000" w:rsidDel="00000000" w:rsidP="00000000" w:rsidRDefault="00000000" w:rsidRPr="00000000" w14:paraId="000005B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Bit</w:t>
            </w:r>
          </w:p>
        </w:tc>
        <w:tc>
          <w:tcPr>
            <w:shd w:fill="cfe2f3" w:val="clear"/>
          </w:tcPr>
          <w:p w:rsidR="00000000" w:rsidDel="00000000" w:rsidP="00000000" w:rsidRDefault="00000000" w:rsidRPr="00000000" w14:paraId="000005B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7</w:t>
            </w:r>
          </w:p>
        </w:tc>
        <w:tc>
          <w:tcPr>
            <w:gridSpan w:val="2"/>
            <w:shd w:fill="cfe2f3" w:val="clear"/>
          </w:tcPr>
          <w:p w:rsidR="00000000" w:rsidDel="00000000" w:rsidP="00000000" w:rsidRDefault="00000000" w:rsidRPr="00000000" w14:paraId="000005B9">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6</w:t>
            </w:r>
          </w:p>
        </w:tc>
        <w:tc>
          <w:tcPr>
            <w:gridSpan w:val="2"/>
            <w:shd w:fill="cfe2f3" w:val="clear"/>
          </w:tcPr>
          <w:p w:rsidR="00000000" w:rsidDel="00000000" w:rsidP="00000000" w:rsidRDefault="00000000" w:rsidRPr="00000000" w14:paraId="000005B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5</w:t>
            </w:r>
          </w:p>
        </w:tc>
        <w:tc>
          <w:tcPr>
            <w:shd w:fill="cfe2f3" w:val="clear"/>
          </w:tcPr>
          <w:p w:rsidR="00000000" w:rsidDel="00000000" w:rsidP="00000000" w:rsidRDefault="00000000" w:rsidRPr="00000000" w14:paraId="000005B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4</w:t>
            </w:r>
          </w:p>
        </w:tc>
        <w:tc>
          <w:tcPr>
            <w:gridSpan w:val="2"/>
            <w:shd w:fill="cfe2f3" w:val="clear"/>
          </w:tcPr>
          <w:p w:rsidR="00000000" w:rsidDel="00000000" w:rsidP="00000000" w:rsidRDefault="00000000" w:rsidRPr="00000000" w14:paraId="000005B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3</w:t>
            </w:r>
          </w:p>
        </w:tc>
        <w:tc>
          <w:tcPr>
            <w:gridSpan w:val="2"/>
            <w:shd w:fill="cfe2f3" w:val="clear"/>
          </w:tcPr>
          <w:p w:rsidR="00000000" w:rsidDel="00000000" w:rsidP="00000000" w:rsidRDefault="00000000" w:rsidRPr="00000000" w14:paraId="000005C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2</w:t>
            </w:r>
          </w:p>
        </w:tc>
        <w:tc>
          <w:tcPr>
            <w:shd w:fill="cfe2f3" w:val="clear"/>
          </w:tcPr>
          <w:p w:rsidR="00000000" w:rsidDel="00000000" w:rsidP="00000000" w:rsidRDefault="00000000" w:rsidRPr="00000000" w14:paraId="000005C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1</w:t>
            </w:r>
          </w:p>
        </w:tc>
        <w:tc>
          <w:tcPr>
            <w:gridSpan w:val="2"/>
            <w:shd w:fill="cfe2f3" w:val="clear"/>
          </w:tcPr>
          <w:p w:rsidR="00000000" w:rsidDel="00000000" w:rsidP="00000000" w:rsidRDefault="00000000" w:rsidRPr="00000000" w14:paraId="000005C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0</w:t>
            </w:r>
          </w:p>
        </w:tc>
      </w:tr>
      <w:tr>
        <w:trPr>
          <w:cantSplit w:val="0"/>
          <w:tblHeader w:val="0"/>
        </w:trPr>
        <w:tc>
          <w:tcPr/>
          <w:p w:rsidR="00000000" w:rsidDel="00000000" w:rsidP="00000000" w:rsidRDefault="00000000" w:rsidRPr="00000000" w14:paraId="000005C5">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C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D3">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D4">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5E1">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5E2">
            <w:pPr>
              <w:jc w:val="center"/>
              <w:rPr>
                <w:rFonts w:ascii="Arial" w:cs="Arial" w:eastAsia="Arial" w:hAnsi="Arial"/>
                <w:b w:val="1"/>
                <w:i w:val="1"/>
                <w:shd w:fill="cccccc" w:val="clear"/>
              </w:rPr>
            </w:pPr>
            <w:r w:rsidDel="00000000" w:rsidR="00000000" w:rsidRPr="00000000">
              <w:rPr>
                <w:rFonts w:ascii="Arial" w:cs="Arial" w:eastAsia="Arial" w:hAnsi="Arial"/>
                <w:b w:val="1"/>
                <w:i w:val="1"/>
                <w:shd w:fill="cccccc" w:val="clear"/>
                <w:rtl w:val="0"/>
              </w:rPr>
              <w:t xml:space="preserve">FLAGS</w:t>
            </w:r>
          </w:p>
        </w:tc>
      </w:tr>
      <w:tr>
        <w:trPr>
          <w:cantSplit w:val="0"/>
          <w:trHeight w:val="200" w:hRule="atLeast"/>
          <w:tblHeader w:val="0"/>
        </w:trPr>
        <w:tc>
          <w:tcPr>
            <w:vMerge w:val="continue"/>
          </w:tcPr>
          <w:p w:rsidR="00000000" w:rsidDel="00000000" w:rsidP="00000000" w:rsidRDefault="00000000" w:rsidRPr="00000000" w14:paraId="000005EF">
            <w:pPr>
              <w:widowControl w:val="0"/>
              <w:spacing w:after="0" w:before="0" w:line="276" w:lineRule="auto"/>
              <w:ind w:left="0" w:right="0" w:firstLine="0"/>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F0">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5F1">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5F3">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5F4">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5F6">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5F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5FB">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05FC">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60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603">
            <w:pPr>
              <w:jc w:val="center"/>
              <w:rPr>
                <w:rFonts w:ascii="Arial" w:cs="Arial" w:eastAsia="Arial" w:hAnsi="Arial"/>
                <w:i w:val="1"/>
              </w:rPr>
            </w:pPr>
            <w:r w:rsidDel="00000000" w:rsidR="00000000" w:rsidRPr="00000000">
              <w:rPr>
                <w:rFonts w:ascii="Arial" w:cs="Arial" w:eastAsia="Arial" w:hAnsi="Arial"/>
                <w:i w:val="1"/>
                <w:rtl w:val="0"/>
              </w:rPr>
              <w:t xml:space="preserve">1</w:t>
            </w:r>
          </w:p>
        </w:tc>
        <w:tc>
          <w:tcPr/>
          <w:p w:rsidR="00000000" w:rsidDel="00000000" w:rsidP="00000000" w:rsidRDefault="00000000" w:rsidRPr="00000000" w14:paraId="00000604">
            <w:pPr>
              <w:jc w:val="center"/>
              <w:rPr>
                <w:rFonts w:ascii="Arial" w:cs="Arial" w:eastAsia="Arial" w:hAnsi="Arial"/>
                <w:i w:val="1"/>
              </w:rPr>
            </w:pPr>
            <w:r w:rsidDel="00000000" w:rsidR="00000000" w:rsidRPr="00000000">
              <w:rPr>
                <w:rFonts w:ascii="Arial" w:cs="Arial" w:eastAsia="Arial" w:hAnsi="Arial"/>
                <w:i w:val="1"/>
                <w:rtl w:val="0"/>
              </w:rPr>
              <w:t xml:space="preserve">1</w:t>
            </w:r>
          </w:p>
        </w:tc>
        <w:tc>
          <w:tcPr>
            <w:gridSpan w:val="3"/>
          </w:tcPr>
          <w:p w:rsidR="00000000" w:rsidDel="00000000" w:rsidP="00000000" w:rsidRDefault="00000000" w:rsidRPr="00000000" w14:paraId="0000060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60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60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60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60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0F">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1D">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2B">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39">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647">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83" name="image58.png"/>
            <a:graphic>
              <a:graphicData uri="http://schemas.openxmlformats.org/drawingml/2006/picture">
                <pic:pic>
                  <pic:nvPicPr>
                    <pic:cNvPr id="0" name="image58.png"/>
                    <pic:cNvPicPr preferRelativeResize="0"/>
                  </pic:nvPicPr>
                  <pic:blipFill>
                    <a:blip r:embed="rId8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rPr>
          <w:rFonts w:ascii="Arial" w:cs="Arial" w:eastAsia="Arial" w:hAnsi="Arial"/>
        </w:rPr>
      </w:pPr>
      <w:r w:rsidDel="00000000" w:rsidR="00000000" w:rsidRPr="00000000">
        <w:rPr>
          <w:rFonts w:ascii="Arial" w:cs="Arial" w:eastAsia="Arial" w:hAnsi="Arial"/>
          <w:rtl w:val="0"/>
        </w:rPr>
        <w:t xml:space="preserve">This packet is the MQTT-SN 1.2 equivalent of PUBWOS. It may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656">
      <w:pPr>
        <w:rPr>
          <w:rFonts w:ascii="Arial" w:cs="Arial" w:eastAsia="Arial" w:hAnsi="Arial"/>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p>
    <w:p w:rsidR="00000000" w:rsidDel="00000000" w:rsidP="00000000" w:rsidRDefault="00000000" w:rsidRPr="00000000" w14:paraId="0000065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658">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QoS -1 packet is generally sent using the Multicast Address as destination.</w:t>
      </w:r>
      <w:r w:rsidDel="00000000" w:rsidR="00000000" w:rsidRPr="00000000">
        <w:rPr>
          <w:rtl w:val="0"/>
        </w:rPr>
      </w:r>
    </w:p>
    <w:p w:rsidR="00000000" w:rsidDel="00000000" w:rsidP="00000000" w:rsidRDefault="00000000" w:rsidRPr="00000000" w14:paraId="00000659">
      <w:pPr>
        <w:pStyle w:val="Heading4"/>
        <w:ind w:left="0" w:firstLine="0"/>
        <w:rPr>
          <w:rFonts w:ascii="Arial" w:cs="Arial" w:eastAsia="Arial" w:hAnsi="Arial"/>
        </w:rPr>
      </w:pPr>
      <w:bookmarkStart w:colFirst="0" w:colLast="0" w:name="_heading=h.d1955xpjj9qi" w:id="121"/>
      <w:bookmarkEnd w:id="121"/>
      <w:r w:rsidDel="00000000" w:rsidR="00000000" w:rsidRPr="00000000">
        <w:rPr>
          <w:rFonts w:ascii="Arial" w:cs="Arial" w:eastAsia="Arial" w:hAnsi="Arial"/>
          <w:rtl w:val="0"/>
        </w:rPr>
        <w:t xml:space="preserve">3.9.2.1 PUBLISH Header</w:t>
      </w:r>
    </w:p>
    <w:p w:rsidR="00000000" w:rsidDel="00000000" w:rsidP="00000000" w:rsidRDefault="00000000" w:rsidRPr="00000000" w14:paraId="0000065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65B">
      <w:pPr>
        <w:pStyle w:val="Heading4"/>
        <w:ind w:left="0" w:firstLine="0"/>
        <w:rPr>
          <w:rFonts w:ascii="Arial" w:cs="Arial" w:eastAsia="Arial" w:hAnsi="Arial"/>
        </w:rPr>
      </w:pPr>
      <w:bookmarkStart w:colFirst="0" w:colLast="0" w:name="_heading=h.z6s5szoqybu9" w:id="122"/>
      <w:bookmarkEnd w:id="122"/>
      <w:r w:rsidDel="00000000" w:rsidR="00000000" w:rsidRPr="00000000">
        <w:rPr>
          <w:rFonts w:ascii="Arial" w:cs="Arial" w:eastAsia="Arial" w:hAnsi="Arial"/>
          <w:rtl w:val="0"/>
        </w:rPr>
        <w:t xml:space="preserve">3.9.2.2 PUBLISH Flags</w:t>
      </w:r>
    </w:p>
    <w:p w:rsidR="00000000" w:rsidDel="00000000" w:rsidP="00000000" w:rsidRDefault="00000000" w:rsidRPr="00000000" w14:paraId="0000065C">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5D">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5E">
      <w:pPr>
        <w:pStyle w:val="Heading5"/>
        <w:spacing w:after="0" w:before="0" w:line="248.00000000000006" w:lineRule="auto"/>
        <w:ind w:left="0" w:right="6" w:firstLine="0"/>
        <w:rPr/>
      </w:pPr>
      <w:bookmarkStart w:colFirst="0" w:colLast="0" w:name="_heading=h.k49fswnusgzd" w:id="123"/>
      <w:bookmarkEnd w:id="123"/>
      <w:r w:rsidDel="00000000" w:rsidR="00000000" w:rsidRPr="00000000">
        <w:rPr>
          <w:rtl w:val="0"/>
        </w:rPr>
        <w:t xml:space="preserve">3.9.2.2.1 Topic Type</w:t>
      </w:r>
    </w:p>
    <w:p w:rsidR="00000000" w:rsidDel="00000000" w:rsidP="00000000" w:rsidRDefault="00000000" w:rsidRPr="00000000" w14:paraId="0000065F">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60">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66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QoS -1 are:</w:t>
      </w:r>
    </w:p>
    <w:p w:rsidR="00000000" w:rsidDel="00000000" w:rsidP="00000000" w:rsidRDefault="00000000" w:rsidRPr="00000000" w14:paraId="00000662">
      <w:pPr>
        <w:numPr>
          <w:ilvl w:val="0"/>
          <w:numId w:val="12"/>
        </w:numPr>
        <w:spacing w:after="0" w:afterAutospacing="0" w:before="0" w:line="248.00000000000006" w:lineRule="auto"/>
        <w:ind w:left="720" w:right="6" w:hanging="360"/>
        <w:rPr>
          <w:rFonts w:ascii="Arial" w:cs="Arial" w:eastAsia="Arial" w:hAnsi="Arial"/>
          <w:u w:val="none"/>
        </w:rPr>
      </w:pPr>
      <w:r w:rsidDel="00000000" w:rsidR="00000000" w:rsidRPr="00000000">
        <w:rPr>
          <w:rFonts w:ascii="Arial" w:cs="Arial" w:eastAsia="Arial" w:hAnsi="Arial"/>
          <w:rtl w:val="0"/>
        </w:rPr>
        <w:t xml:space="preserve">0b00 - Long Topic Name. The Length is in the </w:t>
      </w:r>
    </w:p>
    <w:p w:rsidR="00000000" w:rsidDel="00000000" w:rsidP="00000000" w:rsidRDefault="00000000" w:rsidRPr="00000000" w14:paraId="00000663">
      <w:pPr>
        <w:numPr>
          <w:ilvl w:val="0"/>
          <w:numId w:val="12"/>
        </w:numPr>
        <w:spacing w:after="0" w:afterAutospacing="0" w:before="0" w:line="248.00000000000006" w:lineRule="auto"/>
        <w:ind w:left="720" w:right="6" w:hanging="360"/>
        <w:rPr>
          <w:rFonts w:ascii="Arial" w:cs="Arial" w:eastAsia="Arial" w:hAnsi="Arial"/>
          <w:u w:val="none"/>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664">
      <w:pPr>
        <w:numPr>
          <w:ilvl w:val="0"/>
          <w:numId w:val="12"/>
        </w:numPr>
        <w:spacing w:after="200" w:before="0" w:line="248.00000000000006" w:lineRule="auto"/>
        <w:ind w:left="720" w:right="6" w:hanging="360"/>
        <w:rPr>
          <w:rFonts w:ascii="Arial" w:cs="Arial" w:eastAsia="Arial" w:hAnsi="Arial"/>
          <w:u w:val="none"/>
        </w:rPr>
      </w:pPr>
      <w:r w:rsidDel="00000000" w:rsidR="00000000" w:rsidRPr="00000000">
        <w:rPr>
          <w:rFonts w:ascii="Arial" w:cs="Arial" w:eastAsia="Arial" w:hAnsi="Arial"/>
          <w:rtl w:val="0"/>
        </w:rPr>
        <w:t xml:space="preserve">0b10 - short Topic Name. A two byte Topic Name, with the same syntax as a long Topic Name. However, some 1.2 implementations treated this as a binary field.</w:t>
      </w:r>
    </w:p>
    <w:p w:rsidR="00000000" w:rsidDel="00000000" w:rsidP="00000000" w:rsidRDefault="00000000" w:rsidRPr="00000000" w14:paraId="00000665">
      <w:pPr>
        <w:pStyle w:val="Heading5"/>
        <w:spacing w:after="0" w:before="0" w:line="248.00000000000006" w:lineRule="auto"/>
        <w:ind w:left="0" w:right="6" w:firstLine="0"/>
        <w:rPr/>
      </w:pPr>
      <w:bookmarkStart w:colFirst="0" w:colLast="0" w:name="_heading=h.f8v6o4gdlqm1" w:id="124"/>
      <w:bookmarkEnd w:id="124"/>
      <w:r w:rsidDel="00000000" w:rsidR="00000000" w:rsidRPr="00000000">
        <w:rPr>
          <w:rtl w:val="0"/>
        </w:rPr>
        <w:t xml:space="preserve">3.9.2.2.2 </w:t>
      </w:r>
      <w:r w:rsidDel="00000000" w:rsidR="00000000" w:rsidRPr="00000000">
        <w:rPr>
          <w:rtl w:val="0"/>
        </w:rPr>
        <w:t xml:space="preserve">QoS</w:t>
      </w:r>
    </w:p>
    <w:p w:rsidR="00000000" w:rsidDel="00000000" w:rsidP="00000000" w:rsidRDefault="00000000" w:rsidRPr="00000000" w14:paraId="00000666">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67">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668">
      <w:pPr>
        <w:pStyle w:val="Heading5"/>
        <w:spacing w:after="0" w:before="0" w:line="248.00000000000006" w:lineRule="auto"/>
        <w:ind w:left="0" w:right="6" w:firstLine="0"/>
        <w:rPr/>
      </w:pPr>
      <w:bookmarkStart w:colFirst="0" w:colLast="0" w:name="_heading=h.k1um9syapc89" w:id="125"/>
      <w:bookmarkEnd w:id="125"/>
      <w:r w:rsidDel="00000000" w:rsidR="00000000" w:rsidRPr="00000000">
        <w:rPr>
          <w:rtl w:val="0"/>
        </w:rPr>
        <w:t xml:space="preserve">3.9.2.2.3 DUP</w:t>
      </w:r>
    </w:p>
    <w:p w:rsidR="00000000" w:rsidDel="00000000" w:rsidP="00000000" w:rsidRDefault="00000000" w:rsidRPr="00000000" w14:paraId="00000669">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66A">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66B">
      <w:pPr>
        <w:pStyle w:val="Heading5"/>
        <w:spacing w:after="0" w:before="0" w:line="246.99999999999994" w:lineRule="auto"/>
        <w:ind w:left="0" w:right="6" w:firstLine="0"/>
        <w:rPr/>
      </w:pPr>
      <w:bookmarkStart w:colFirst="0" w:colLast="0" w:name="_heading=h.fdqzktr96rsl" w:id="126"/>
      <w:bookmarkEnd w:id="126"/>
      <w:r w:rsidDel="00000000" w:rsidR="00000000" w:rsidRPr="00000000">
        <w:rPr>
          <w:rtl w:val="0"/>
        </w:rPr>
        <w:t xml:space="preserve">3.9.2.2.4 </w:t>
      </w:r>
      <w:r w:rsidDel="00000000" w:rsidR="00000000" w:rsidRPr="00000000">
        <w:rPr>
          <w:rtl w:val="0"/>
        </w:rPr>
        <w:t xml:space="preserve">Retain</w:t>
      </w:r>
    </w:p>
    <w:p w:rsidR="00000000" w:rsidDel="00000000" w:rsidP="00000000" w:rsidRDefault="00000000" w:rsidRPr="00000000" w14:paraId="0000066C">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6D">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w:t>
      </w:r>
      <w:r w:rsidDel="00000000" w:rsidR="00000000" w:rsidRPr="00000000">
        <w:rPr>
          <w:rFonts w:ascii="Arial" w:cs="Arial" w:eastAsia="Arial" w:hAnsi="Arial"/>
          <w:rtl w:val="0"/>
        </w:rPr>
        <w:t xml:space="preserve">has the same meaning as with MQTT. It signifies whether the existing retained message for this topic is replaced or kept.</w:t>
      </w:r>
    </w:p>
    <w:p w:rsidR="00000000" w:rsidDel="00000000" w:rsidP="00000000" w:rsidRDefault="00000000" w:rsidRPr="00000000" w14:paraId="0000066E">
      <w:pPr>
        <w:pStyle w:val="Heading4"/>
        <w:ind w:left="0" w:firstLine="0"/>
        <w:rPr>
          <w:rFonts w:ascii="Arial" w:cs="Arial" w:eastAsia="Arial" w:hAnsi="Arial"/>
        </w:rPr>
      </w:pPr>
      <w:bookmarkStart w:colFirst="0" w:colLast="0" w:name="_heading=h.vdd4u1anmq9" w:id="127"/>
      <w:bookmarkEnd w:id="127"/>
      <w:r w:rsidDel="00000000" w:rsidR="00000000" w:rsidRPr="00000000">
        <w:rPr>
          <w:rFonts w:ascii="Arial" w:cs="Arial" w:eastAsia="Arial" w:hAnsi="Arial"/>
          <w:rtl w:val="0"/>
        </w:rPr>
        <w:t xml:space="preserve">3.9.3.3 Topic Alias </w:t>
      </w:r>
    </w:p>
    <w:p w:rsidR="00000000" w:rsidDel="00000000" w:rsidP="00000000" w:rsidRDefault="00000000" w:rsidRPr="00000000" w14:paraId="0000066F">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670">
      <w:pPr>
        <w:pStyle w:val="Heading4"/>
        <w:spacing w:after="200" w:before="0" w:line="248.00000000000006" w:lineRule="auto"/>
        <w:ind w:left="0" w:firstLine="0"/>
        <w:rPr/>
      </w:pPr>
      <w:bookmarkStart w:colFirst="0" w:colLast="0" w:name="_heading=h.qpk20o16bg3e" w:id="128"/>
      <w:bookmarkEnd w:id="128"/>
      <w:r w:rsidDel="00000000" w:rsidR="00000000" w:rsidRPr="00000000">
        <w:rPr>
          <w:rtl w:val="0"/>
        </w:rPr>
        <w:t xml:space="preserve">3.9.3.4 </w:t>
      </w:r>
      <w:r w:rsidDel="00000000" w:rsidR="00000000" w:rsidRPr="00000000">
        <w:rPr>
          <w:rtl w:val="0"/>
        </w:rPr>
        <w:t xml:space="preserve">Topic Short Name</w:t>
      </w:r>
    </w:p>
    <w:p w:rsidR="00000000" w:rsidDel="00000000" w:rsidP="00000000" w:rsidRDefault="00000000" w:rsidRPr="00000000" w14:paraId="00000671">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672">
      <w:pPr>
        <w:spacing w:after="200" w:before="0" w:line="248.00000000000006" w:lineRule="auto"/>
        <w:rPr/>
      </w:pPr>
      <w:r w:rsidDel="00000000" w:rsidR="00000000" w:rsidRPr="00000000">
        <w:rPr>
          <w:shd w:fill="auto" w:val="clear"/>
          <w:rtl w:val="0"/>
        </w:rPr>
        <w:t xml:space="preserve">This is a two byte Topic Name.</w:t>
      </w:r>
      <w:r w:rsidDel="00000000" w:rsidR="00000000" w:rsidRPr="00000000">
        <w:rPr>
          <w:rtl w:val="0"/>
        </w:rPr>
      </w:r>
    </w:p>
    <w:p w:rsidR="00000000" w:rsidDel="00000000" w:rsidP="00000000" w:rsidRDefault="00000000" w:rsidRPr="00000000" w14:paraId="00000673">
      <w:pPr>
        <w:pStyle w:val="Heading4"/>
        <w:ind w:left="0" w:firstLine="0"/>
        <w:rPr>
          <w:rFonts w:ascii="Arial" w:cs="Arial" w:eastAsia="Arial" w:hAnsi="Arial"/>
        </w:rPr>
      </w:pPr>
      <w:bookmarkStart w:colFirst="0" w:colLast="0" w:name="_heading=h.n3kci6se3415" w:id="129"/>
      <w:bookmarkEnd w:id="129"/>
      <w:r w:rsidDel="00000000" w:rsidR="00000000" w:rsidRPr="00000000">
        <w:rPr>
          <w:rFonts w:ascii="Arial" w:cs="Arial" w:eastAsia="Arial" w:hAnsi="Arial"/>
          <w:rtl w:val="0"/>
        </w:rPr>
        <w:t xml:space="preserve">3.9.3.5 </w:t>
      </w:r>
      <w:r w:rsidDel="00000000" w:rsidR="00000000" w:rsidRPr="00000000">
        <w:rPr>
          <w:rFonts w:ascii="Arial" w:cs="Arial" w:eastAsia="Arial" w:hAnsi="Arial"/>
          <w:rtl w:val="0"/>
        </w:rPr>
        <w:t xml:space="preserve">Topic Name Length</w:t>
      </w:r>
    </w:p>
    <w:p w:rsidR="00000000" w:rsidDel="00000000" w:rsidP="00000000" w:rsidRDefault="00000000" w:rsidRPr="00000000" w14:paraId="00000674">
      <w:pPr>
        <w:spacing w:after="200" w:before="0" w:line="248.00000000000006" w:lineRule="auto"/>
        <w:rPr>
          <w:shd w:fill="auto" w:val="clear"/>
        </w:rPr>
      </w:pPr>
      <w:r w:rsidDel="00000000" w:rsidR="00000000" w:rsidRPr="00000000">
        <w:rPr>
          <w:shd w:fill="auto" w:val="clear"/>
          <w:rtl w:val="0"/>
        </w:rPr>
        <w:t xml:space="preserve">Only present if the Topic Type is Long Topic Name.</w:t>
      </w:r>
    </w:p>
    <w:p w:rsidR="00000000" w:rsidDel="00000000" w:rsidP="00000000" w:rsidRDefault="00000000" w:rsidRPr="00000000" w14:paraId="00000675">
      <w:pPr>
        <w:spacing w:after="200" w:before="0" w:line="248.00000000000006" w:lineRule="auto"/>
        <w:rPr>
          <w:shd w:fill="auto" w:val="clear"/>
        </w:rPr>
      </w:pPr>
      <w:r w:rsidDel="00000000" w:rsidR="00000000" w:rsidRPr="00000000">
        <w:rPr>
          <w:shd w:fill="auto" w:val="clear"/>
          <w:rtl w:val="0"/>
        </w:rPr>
        <w:t xml:space="preserve">The length of the Topic Name field.</w:t>
      </w:r>
      <w:r w:rsidDel="00000000" w:rsidR="00000000" w:rsidRPr="00000000">
        <w:rPr>
          <w:rtl w:val="0"/>
        </w:rPr>
      </w:r>
    </w:p>
    <w:p w:rsidR="00000000" w:rsidDel="00000000" w:rsidP="00000000" w:rsidRDefault="00000000" w:rsidRPr="00000000" w14:paraId="00000676">
      <w:pPr>
        <w:pStyle w:val="Heading4"/>
        <w:ind w:left="0" w:firstLine="0"/>
        <w:rPr>
          <w:rFonts w:ascii="Arial" w:cs="Arial" w:eastAsia="Arial" w:hAnsi="Arial"/>
        </w:rPr>
      </w:pPr>
      <w:bookmarkStart w:colFirst="0" w:colLast="0" w:name="_heading=h.fuo62t3iil3s" w:id="130"/>
      <w:bookmarkEnd w:id="130"/>
      <w:r w:rsidDel="00000000" w:rsidR="00000000" w:rsidRPr="00000000">
        <w:rPr>
          <w:rFonts w:ascii="Arial" w:cs="Arial" w:eastAsia="Arial" w:hAnsi="Arial"/>
          <w:rtl w:val="0"/>
        </w:rPr>
        <w:t xml:space="preserve">3.9.3.6 Topic Name</w:t>
      </w:r>
    </w:p>
    <w:p w:rsidR="00000000" w:rsidDel="00000000" w:rsidP="00000000" w:rsidRDefault="00000000" w:rsidRPr="00000000" w14:paraId="00000677">
      <w:pPr>
        <w:spacing w:after="200" w:before="0" w:line="248.00000000000006" w:lineRule="auto"/>
        <w:rPr>
          <w:shd w:fill="auto" w:val="clear"/>
        </w:rPr>
      </w:pPr>
      <w:r w:rsidDel="00000000" w:rsidR="00000000" w:rsidRPr="00000000">
        <w:rPr>
          <w:shd w:fill="auto" w:val="clear"/>
          <w:rtl w:val="0"/>
        </w:rPr>
        <w:t xml:space="preserve">Only present if the Topic Type is Long Topic Name.</w:t>
      </w:r>
    </w:p>
    <w:p w:rsidR="00000000" w:rsidDel="00000000" w:rsidP="00000000" w:rsidRDefault="00000000" w:rsidRPr="00000000" w14:paraId="00000678">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679">
      <w:pPr>
        <w:pStyle w:val="Heading4"/>
        <w:ind w:left="0" w:firstLine="0"/>
        <w:rPr>
          <w:rFonts w:ascii="Arial" w:cs="Arial" w:eastAsia="Arial" w:hAnsi="Arial"/>
        </w:rPr>
      </w:pPr>
      <w:bookmarkStart w:colFirst="0" w:colLast="0" w:name="_heading=h.krzmgvozyfdn" w:id="131"/>
      <w:bookmarkEnd w:id="131"/>
      <w:r w:rsidDel="00000000" w:rsidR="00000000" w:rsidRPr="00000000">
        <w:rPr>
          <w:rFonts w:ascii="Arial" w:cs="Arial" w:eastAsia="Arial" w:hAnsi="Arial"/>
          <w:rtl w:val="0"/>
        </w:rPr>
        <w:t xml:space="preserve">3.9.2.7 Payload</w:t>
      </w:r>
    </w:p>
    <w:p w:rsidR="00000000" w:rsidDel="00000000" w:rsidP="00000000" w:rsidRDefault="00000000" w:rsidRPr="00000000" w14:paraId="0000067A">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7B">
      <w:pPr>
        <w:pStyle w:val="Heading4"/>
        <w:spacing w:after="306" w:lineRule="auto"/>
        <w:ind w:left="-5" w:firstLine="0"/>
        <w:rPr/>
      </w:pPr>
      <w:bookmarkStart w:colFirst="0" w:colLast="0" w:name="_heading=h.q6351elzwqpo" w:id="132"/>
      <w:bookmarkEnd w:id="132"/>
      <w:r w:rsidDel="00000000" w:rsidR="00000000" w:rsidRPr="00000000">
        <w:rPr>
          <w:rtl w:val="0"/>
        </w:rPr>
        <w:t xml:space="preserve">3.9.2.8 PUBLISH QoS -1 Actions</w:t>
      </w:r>
    </w:p>
    <w:p w:rsidR="00000000" w:rsidDel="00000000" w:rsidP="00000000" w:rsidRDefault="00000000" w:rsidRPr="00000000" w14:paraId="0000067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67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7E">
      <w:pPr>
        <w:pStyle w:val="Heading3"/>
        <w:keepLines w:val="1"/>
        <w:spacing w:after="77" w:before="0" w:line="259" w:lineRule="auto"/>
        <w:ind w:left="0" w:firstLine="0"/>
        <w:rPr>
          <w:rFonts w:ascii="Arial" w:cs="Arial" w:eastAsia="Arial" w:hAnsi="Arial"/>
        </w:rPr>
      </w:pPr>
      <w:bookmarkStart w:colFirst="0" w:colLast="0" w:name="_heading=h.wnyagw" w:id="133"/>
      <w:bookmarkEnd w:id="133"/>
      <w:r w:rsidDel="00000000" w:rsidR="00000000" w:rsidRPr="00000000">
        <w:rPr>
          <w:rtl w:val="0"/>
        </w:rPr>
        <w:t xml:space="preserve">3.9.3</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67F">
      <w:pPr>
        <w:rPr/>
      </w:pPr>
      <w:r w:rsidDel="00000000" w:rsidR="00000000" w:rsidRPr="00000000">
        <w:rPr>
          <w:i w:val="1"/>
          <w:sz w:val="19"/>
          <w:szCs w:val="19"/>
          <w:rtl w:val="0"/>
        </w:rPr>
        <w:t xml:space="preserve">Figure 3-13 – PUBLISH Packet for QoS 0</w:t>
      </w:r>
      <w:r w:rsidDel="00000000" w:rsidR="00000000" w:rsidRPr="00000000">
        <w:rPr>
          <w:rtl w:val="0"/>
        </w:rPr>
      </w:r>
    </w:p>
    <w:p w:rsidR="00000000" w:rsidDel="00000000" w:rsidP="00000000" w:rsidRDefault="00000000" w:rsidRPr="00000000" w14:paraId="00000680">
      <w:pPr>
        <w:rPr/>
      </w:pPr>
      <w:r w:rsidDel="00000000" w:rsidR="00000000" w:rsidRPr="00000000">
        <w:rPr/>
        <w:drawing>
          <wp:inline distB="114300" distT="114300" distL="114300" distR="114300">
            <wp:extent cx="5943600" cy="2451100"/>
            <wp:effectExtent b="0" l="0" r="0" t="0"/>
            <wp:docPr id="55" name="image27.png"/>
            <a:graphic>
              <a:graphicData uri="http://schemas.openxmlformats.org/drawingml/2006/picture">
                <pic:pic>
                  <pic:nvPicPr>
                    <pic:cNvPr id="0" name="image27.png"/>
                    <pic:cNvPicPr preferRelativeResize="0"/>
                  </pic:nvPicPr>
                  <pic:blipFill>
                    <a:blip r:embed="rId81"/>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rPr/>
      </w:pPr>
      <w:r w:rsidDel="00000000" w:rsidR="00000000" w:rsidRPr="00000000">
        <w:rPr/>
        <w:drawing>
          <wp:inline distB="114300" distT="114300" distL="114300" distR="114300">
            <wp:extent cx="5943600" cy="3162300"/>
            <wp:effectExtent b="0" l="0" r="0" t="0"/>
            <wp:docPr id="53" name="image41.png"/>
            <a:graphic>
              <a:graphicData uri="http://schemas.openxmlformats.org/drawingml/2006/picture">
                <pic:pic>
                  <pic:nvPicPr>
                    <pic:cNvPr id="0" name="image41.png"/>
                    <pic:cNvPicPr preferRelativeResize="0"/>
                  </pic:nvPicPr>
                  <pic:blipFill>
                    <a:blip r:embed="rId8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683">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tag w:val="goog_rdk_20"/>
        </w:sdtPr>
        <w:sdtContent>
          <w:commentRangeStart w:id="20"/>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20"/>
      <w:r w:rsidDel="00000000" w:rsidR="00000000" w:rsidRPr="00000000">
        <w:commentReference w:id="20"/>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684">
      <w:pPr>
        <w:pStyle w:val="Heading4"/>
        <w:ind w:left="0" w:right="4" w:firstLine="0"/>
        <w:rPr>
          <w:rFonts w:ascii="Arial" w:cs="Arial" w:eastAsia="Arial" w:hAnsi="Arial"/>
        </w:rPr>
      </w:pPr>
      <w:bookmarkStart w:colFirst="0" w:colLast="0" w:name="_heading=h.3gnlt4p" w:id="134"/>
      <w:bookmarkEnd w:id="134"/>
      <w:r w:rsidDel="00000000" w:rsidR="00000000" w:rsidRPr="00000000">
        <w:rPr>
          <w:rFonts w:ascii="Arial" w:cs="Arial" w:eastAsia="Arial" w:hAnsi="Arial"/>
          <w:rtl w:val="0"/>
        </w:rPr>
        <w:t xml:space="preserve">3.9.3.1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685">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86">
      <w:pPr>
        <w:pStyle w:val="Heading4"/>
        <w:ind w:left="0" w:right="4" w:firstLine="0"/>
        <w:rPr>
          <w:rFonts w:ascii="Arial" w:cs="Arial" w:eastAsia="Arial" w:hAnsi="Arial"/>
        </w:rPr>
      </w:pPr>
      <w:bookmarkStart w:colFirst="0" w:colLast="0" w:name="_heading=h.1vsw3ci" w:id="135"/>
      <w:bookmarkEnd w:id="135"/>
      <w:r w:rsidDel="00000000" w:rsidR="00000000" w:rsidRPr="00000000">
        <w:rPr>
          <w:rFonts w:ascii="Arial" w:cs="Arial" w:eastAsia="Arial" w:hAnsi="Arial"/>
          <w:rtl w:val="0"/>
        </w:rPr>
        <w:t xml:space="preserve">3.9.3.2 PUBLISH Flags</w:t>
      </w:r>
      <w:r w:rsidDel="00000000" w:rsidR="00000000" w:rsidRPr="00000000">
        <w:rPr>
          <w:rtl w:val="0"/>
        </w:rPr>
      </w:r>
    </w:p>
    <w:p w:rsidR="00000000" w:rsidDel="00000000" w:rsidP="00000000" w:rsidRDefault="00000000" w:rsidRPr="00000000" w14:paraId="00000687">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88">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89">
      <w:pPr>
        <w:pStyle w:val="Heading5"/>
        <w:spacing w:after="0" w:before="0" w:line="248.00000000000006" w:lineRule="auto"/>
        <w:ind w:left="0" w:right="6" w:firstLine="0"/>
        <w:rPr/>
      </w:pPr>
      <w:bookmarkStart w:colFirst="0" w:colLast="0" w:name="_heading=h.fmrm4etlxug5" w:id="136"/>
      <w:bookmarkEnd w:id="136"/>
      <w:r w:rsidDel="00000000" w:rsidR="00000000" w:rsidRPr="00000000">
        <w:rPr>
          <w:rtl w:val="0"/>
        </w:rPr>
        <w:t xml:space="preserve">3.9.3.2.1 Topic Type</w:t>
      </w:r>
    </w:p>
    <w:p w:rsidR="00000000" w:rsidDel="00000000" w:rsidP="00000000" w:rsidRDefault="00000000" w:rsidRPr="00000000" w14:paraId="0000068A">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8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68C">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8D">
      <w:pPr>
        <w:pStyle w:val="Heading5"/>
        <w:spacing w:after="0" w:before="0" w:line="248.00000000000006" w:lineRule="auto"/>
        <w:ind w:left="0" w:right="6" w:firstLine="0"/>
        <w:rPr/>
      </w:pPr>
      <w:bookmarkStart w:colFirst="0" w:colLast="0" w:name="_heading=h.hmaja4ei5dew" w:id="137"/>
      <w:bookmarkEnd w:id="137"/>
      <w:r w:rsidDel="00000000" w:rsidR="00000000" w:rsidRPr="00000000">
        <w:rPr>
          <w:rtl w:val="0"/>
        </w:rPr>
        <w:t xml:space="preserve">3.9.3.2.2 QoS</w:t>
      </w:r>
    </w:p>
    <w:p w:rsidR="00000000" w:rsidDel="00000000" w:rsidP="00000000" w:rsidRDefault="00000000" w:rsidRPr="00000000" w14:paraId="0000068E">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8F">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90">
      <w:pPr>
        <w:pStyle w:val="Heading5"/>
        <w:spacing w:after="0" w:before="0" w:line="246.99999999999994" w:lineRule="auto"/>
        <w:ind w:left="0" w:right="6" w:firstLine="0"/>
        <w:rPr/>
      </w:pPr>
      <w:bookmarkStart w:colFirst="0" w:colLast="0" w:name="_heading=h.ehxpc4g73qd3" w:id="138"/>
      <w:bookmarkEnd w:id="138"/>
      <w:r w:rsidDel="00000000" w:rsidR="00000000" w:rsidRPr="00000000">
        <w:rPr>
          <w:rtl w:val="0"/>
        </w:rPr>
        <w:t xml:space="preserve">3.9.3.2.3 Retain</w:t>
      </w:r>
    </w:p>
    <w:p w:rsidR="00000000" w:rsidDel="00000000" w:rsidP="00000000" w:rsidRDefault="00000000" w:rsidRPr="00000000" w14:paraId="00000691">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92">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has the same meaning as with MQTT. It signifies whether the existing retained message for this topic is replaced or kept.</w:t>
      </w:r>
      <w:r w:rsidDel="00000000" w:rsidR="00000000" w:rsidRPr="00000000">
        <w:rPr>
          <w:rFonts w:ascii="Arial" w:cs="Arial" w:eastAsia="Arial" w:hAnsi="Arial"/>
          <w:rtl w:val="0"/>
        </w:rPr>
        <w:t xml:space="preserve">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693">
      <w:pPr>
        <w:pStyle w:val="Heading4"/>
        <w:ind w:left="0" w:firstLine="0"/>
        <w:rPr>
          <w:rFonts w:ascii="Arial" w:cs="Arial" w:eastAsia="Arial" w:hAnsi="Arial"/>
        </w:rPr>
      </w:pPr>
      <w:bookmarkStart w:colFirst="0" w:colLast="0" w:name="_heading=h.prwby0o5psp7" w:id="139"/>
      <w:bookmarkEnd w:id="139"/>
      <w:r w:rsidDel="00000000" w:rsidR="00000000" w:rsidRPr="00000000">
        <w:rPr>
          <w:rFonts w:ascii="Arial" w:cs="Arial" w:eastAsia="Arial" w:hAnsi="Arial"/>
          <w:rtl w:val="0"/>
        </w:rPr>
        <w:t xml:space="preserve">3.9.3.3 Topic Alias or Topic Name Length</w:t>
      </w:r>
    </w:p>
    <w:p w:rsidR="00000000" w:rsidDel="00000000" w:rsidP="00000000" w:rsidRDefault="00000000" w:rsidRPr="00000000" w14:paraId="00000694">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695">
      <w:pPr>
        <w:pStyle w:val="Heading4"/>
        <w:ind w:left="0" w:firstLine="0"/>
        <w:rPr>
          <w:rFonts w:ascii="Arial" w:cs="Arial" w:eastAsia="Arial" w:hAnsi="Arial"/>
        </w:rPr>
      </w:pPr>
      <w:bookmarkStart w:colFirst="0" w:colLast="0" w:name="_heading=h.szyp1smih5mo" w:id="140"/>
      <w:bookmarkEnd w:id="140"/>
      <w:r w:rsidDel="00000000" w:rsidR="00000000" w:rsidRPr="00000000">
        <w:rPr>
          <w:rFonts w:ascii="Arial" w:cs="Arial" w:eastAsia="Arial" w:hAnsi="Arial"/>
          <w:rtl w:val="0"/>
        </w:rPr>
        <w:t xml:space="preserve">3.9.3.4 Topic Name</w:t>
      </w:r>
    </w:p>
    <w:p w:rsidR="00000000" w:rsidDel="00000000" w:rsidP="00000000" w:rsidRDefault="00000000" w:rsidRPr="00000000" w14:paraId="00000696">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697">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98">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699">
      <w:pPr>
        <w:pStyle w:val="Heading4"/>
        <w:ind w:left="0" w:firstLine="0"/>
        <w:rPr>
          <w:rFonts w:ascii="Arial" w:cs="Arial" w:eastAsia="Arial" w:hAnsi="Arial"/>
        </w:rPr>
      </w:pPr>
      <w:bookmarkStart w:colFirst="0" w:colLast="0" w:name="_heading=h.gqkpss1ajssy" w:id="141"/>
      <w:bookmarkEnd w:id="141"/>
      <w:r w:rsidDel="00000000" w:rsidR="00000000" w:rsidRPr="00000000">
        <w:rPr>
          <w:rFonts w:ascii="Arial" w:cs="Arial" w:eastAsia="Arial" w:hAnsi="Arial"/>
          <w:rtl w:val="0"/>
        </w:rPr>
        <w:t xml:space="preserve">3.9.3.5 Payload</w:t>
      </w:r>
    </w:p>
    <w:p w:rsidR="00000000" w:rsidDel="00000000" w:rsidP="00000000" w:rsidRDefault="00000000" w:rsidRPr="00000000" w14:paraId="0000069A">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9B">
      <w:pPr>
        <w:pStyle w:val="Heading4"/>
        <w:ind w:left="0" w:firstLine="0"/>
        <w:rPr/>
      </w:pPr>
      <w:bookmarkStart w:colFirst="0" w:colLast="0" w:name="_heading=h.inu1col38lh0" w:id="142"/>
      <w:bookmarkEnd w:id="142"/>
      <w:r w:rsidDel="00000000" w:rsidR="00000000" w:rsidRPr="00000000">
        <w:rPr>
          <w:rtl w:val="0"/>
        </w:rPr>
        <w:t xml:space="preserve">3.9.3.6 </w:t>
      </w:r>
      <w:r w:rsidDel="00000000" w:rsidR="00000000" w:rsidRPr="00000000">
        <w:rPr>
          <w:rtl w:val="0"/>
        </w:rPr>
        <w:t xml:space="preserve">PUBLISH - QoS 0 Actions</w:t>
      </w:r>
    </w:p>
    <w:p w:rsidR="00000000" w:rsidDel="00000000" w:rsidP="00000000" w:rsidRDefault="00000000" w:rsidRPr="00000000" w14:paraId="0000069C">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9D">
      <w:pPr>
        <w:pStyle w:val="Heading3"/>
        <w:keepLines w:val="1"/>
        <w:spacing w:after="77" w:before="0" w:line="259" w:lineRule="auto"/>
        <w:ind w:left="0" w:firstLine="0"/>
        <w:rPr>
          <w:rFonts w:ascii="Arial" w:cs="Arial" w:eastAsia="Arial" w:hAnsi="Arial"/>
        </w:rPr>
      </w:pPr>
      <w:bookmarkStart w:colFirst="0" w:colLast="0" w:name="_heading=h.1a346fx" w:id="143"/>
      <w:bookmarkEnd w:id="143"/>
      <w:r w:rsidDel="00000000" w:rsidR="00000000" w:rsidRPr="00000000">
        <w:rPr>
          <w:rtl w:val="0"/>
        </w:rPr>
        <w:t xml:space="preserve">3.9.4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69E">
      <w:pPr>
        <w:rPr/>
      </w:pPr>
      <w:r w:rsidDel="00000000" w:rsidR="00000000" w:rsidRPr="00000000">
        <w:rPr>
          <w:i w:val="1"/>
          <w:sz w:val="19"/>
          <w:szCs w:val="19"/>
          <w:rtl w:val="0"/>
        </w:rPr>
        <w:t xml:space="preserve">Figure 3-14 – PUBLISH Packet for QoS 1 and 2</w:t>
      </w:r>
      <w:r w:rsidDel="00000000" w:rsidR="00000000" w:rsidRPr="00000000">
        <w:rPr>
          <w:rtl w:val="0"/>
        </w:rPr>
      </w:r>
    </w:p>
    <w:p w:rsidR="00000000" w:rsidDel="00000000" w:rsidP="00000000" w:rsidRDefault="00000000" w:rsidRPr="00000000" w14:paraId="0000069F">
      <w:pPr>
        <w:rPr/>
      </w:pPr>
      <w:r w:rsidDel="00000000" w:rsidR="00000000" w:rsidRPr="00000000">
        <w:rPr/>
        <w:drawing>
          <wp:inline distB="114300" distT="114300" distL="114300" distR="114300">
            <wp:extent cx="5943600" cy="2870200"/>
            <wp:effectExtent b="0" l="0" r="0" t="0"/>
            <wp:docPr id="67" name="image43.png"/>
            <a:graphic>
              <a:graphicData uri="http://schemas.openxmlformats.org/drawingml/2006/picture">
                <pic:pic>
                  <pic:nvPicPr>
                    <pic:cNvPr id="0" name="image43.png"/>
                    <pic:cNvPicPr preferRelativeResize="0"/>
                  </pic:nvPicPr>
                  <pic:blipFill>
                    <a:blip r:embed="rId83"/>
                    <a:srcRect b="87" l="0" r="0" t="87"/>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rPr/>
      </w:pPr>
      <w:r w:rsidDel="00000000" w:rsidR="00000000" w:rsidRPr="00000000">
        <w:rPr/>
        <w:drawing>
          <wp:inline distB="114300" distT="114300" distL="114300" distR="114300">
            <wp:extent cx="5943600" cy="3594100"/>
            <wp:effectExtent b="0" l="0" r="0" t="0"/>
            <wp:docPr id="40"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6A2">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rtl w:val="0"/>
        </w:rPr>
        <w:t xml:space="preserve">[MQTT-SN-3.9.4-1].</w:t>
      </w:r>
    </w:p>
    <w:p w:rsidR="00000000" w:rsidDel="00000000" w:rsidP="00000000" w:rsidRDefault="00000000" w:rsidRPr="00000000" w14:paraId="000006A3">
      <w:pPr>
        <w:pStyle w:val="Heading4"/>
        <w:ind w:left="0" w:right="4" w:firstLine="0"/>
        <w:rPr>
          <w:rFonts w:ascii="Arial" w:cs="Arial" w:eastAsia="Arial" w:hAnsi="Arial"/>
        </w:rPr>
      </w:pPr>
      <w:bookmarkStart w:colFirst="0" w:colLast="0" w:name="_heading=h.3u2rp3q" w:id="144"/>
      <w:bookmarkEnd w:id="144"/>
      <w:r w:rsidDel="00000000" w:rsidR="00000000" w:rsidRPr="00000000">
        <w:rPr>
          <w:rFonts w:ascii="Arial" w:cs="Arial" w:eastAsia="Arial" w:hAnsi="Arial"/>
          <w:rtl w:val="0"/>
        </w:rPr>
        <w:t xml:space="preserve">3.9.4.</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A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5">
      <w:pPr>
        <w:pStyle w:val="Heading4"/>
        <w:ind w:left="0" w:right="4" w:firstLine="0"/>
        <w:rPr>
          <w:rFonts w:ascii="Arial" w:cs="Arial" w:eastAsia="Arial" w:hAnsi="Arial"/>
        </w:rPr>
      </w:pPr>
      <w:bookmarkStart w:colFirst="0" w:colLast="0" w:name="_heading=h.2981zbj" w:id="145"/>
      <w:bookmarkEnd w:id="145"/>
      <w:r w:rsidDel="00000000" w:rsidR="00000000" w:rsidRPr="00000000">
        <w:rPr>
          <w:rFonts w:ascii="Arial" w:cs="Arial" w:eastAsia="Arial" w:hAnsi="Arial"/>
          <w:rtl w:val="0"/>
        </w:rPr>
        <w:t xml:space="preserve">3.9.4.2 PUBLISH Flags</w:t>
      </w:r>
      <w:r w:rsidDel="00000000" w:rsidR="00000000" w:rsidRPr="00000000">
        <w:rPr>
          <w:rtl w:val="0"/>
        </w:rPr>
      </w:r>
    </w:p>
    <w:p w:rsidR="00000000" w:rsidDel="00000000" w:rsidP="00000000" w:rsidRDefault="00000000" w:rsidRPr="00000000" w14:paraId="000006A6">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A7">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6A8">
      <w:pPr>
        <w:pStyle w:val="Heading5"/>
        <w:spacing w:after="0" w:before="0" w:line="248.00000000000006" w:lineRule="auto"/>
        <w:ind w:left="0" w:right="6" w:firstLine="0"/>
        <w:rPr/>
      </w:pPr>
      <w:bookmarkStart w:colFirst="0" w:colLast="0" w:name="_heading=h.kw46rfulitvm" w:id="146"/>
      <w:bookmarkEnd w:id="146"/>
      <w:r w:rsidDel="00000000" w:rsidR="00000000" w:rsidRPr="00000000">
        <w:rPr>
          <w:rtl w:val="0"/>
        </w:rPr>
        <w:t xml:space="preserve">3.9.4.2.1 Topic Type</w:t>
      </w:r>
    </w:p>
    <w:p w:rsidR="00000000" w:rsidDel="00000000" w:rsidP="00000000" w:rsidRDefault="00000000" w:rsidRPr="00000000" w14:paraId="000006A9">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AA">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AB">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AC">
      <w:pPr>
        <w:pStyle w:val="Heading5"/>
        <w:spacing w:after="0" w:before="0" w:line="248.00000000000006" w:lineRule="auto"/>
        <w:ind w:left="0" w:right="6" w:firstLine="0"/>
        <w:rPr/>
      </w:pPr>
      <w:bookmarkStart w:colFirst="0" w:colLast="0" w:name="_heading=h.vji0n7lr4z5x" w:id="147"/>
      <w:bookmarkEnd w:id="147"/>
      <w:r w:rsidDel="00000000" w:rsidR="00000000" w:rsidRPr="00000000">
        <w:rPr>
          <w:rtl w:val="0"/>
        </w:rPr>
        <w:t xml:space="preserve">3.9.4.2.2 QoS</w:t>
      </w:r>
    </w:p>
    <w:p w:rsidR="00000000" w:rsidDel="00000000" w:rsidP="00000000" w:rsidRDefault="00000000" w:rsidRPr="00000000" w14:paraId="000006AD">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6AE">
      <w:pPr>
        <w:spacing w:after="0" w:before="0" w:line="248.00000000000006" w:lineRule="auto"/>
        <w:ind w:left="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QoS has the same meaning as with MQTT indicating the Quality of Service. The QoS levels are shown below:</w:t>
      </w:r>
    </w:p>
    <w:p w:rsidR="00000000" w:rsidDel="00000000" w:rsidP="00000000" w:rsidRDefault="00000000" w:rsidRPr="00000000" w14:paraId="000006AF">
      <w:pPr>
        <w:rPr>
          <w:rFonts w:ascii="Arial" w:cs="Arial" w:eastAsia="Arial" w:hAnsi="Arial"/>
          <w:color w:val="000000"/>
          <w:sz w:val="20"/>
          <w:szCs w:val="20"/>
          <w:shd w:fill="auto" w:val="clear"/>
        </w:rPr>
      </w:pPr>
      <w:r w:rsidDel="00000000" w:rsidR="00000000" w:rsidRPr="00000000">
        <w:rPr>
          <w:i w:val="1"/>
          <w:sz w:val="19"/>
          <w:szCs w:val="19"/>
          <w:rtl w:val="0"/>
        </w:rPr>
        <w:t xml:space="preserve">Figure 3-15 – QoS Definitions</w:t>
      </w:r>
      <w:r w:rsidDel="00000000" w:rsidR="00000000" w:rsidRPr="00000000">
        <w:rPr>
          <w:rtl w:val="0"/>
        </w:rPr>
      </w:r>
    </w:p>
    <w:tbl>
      <w:tblPr>
        <w:tblStyle w:val="Table9"/>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0">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7">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B">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F">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3">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6C4">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C5">
      <w:pPr>
        <w:pStyle w:val="Heading5"/>
        <w:spacing w:after="0" w:before="0" w:line="248.00000000000006" w:lineRule="auto"/>
        <w:ind w:left="0" w:right="6" w:firstLine="0"/>
        <w:rPr/>
      </w:pPr>
      <w:bookmarkStart w:colFirst="0" w:colLast="0" w:name="_heading=h.rxf6r8qtkk4u" w:id="148"/>
      <w:bookmarkEnd w:id="148"/>
      <w:r w:rsidDel="00000000" w:rsidR="00000000" w:rsidRPr="00000000">
        <w:rPr>
          <w:rtl w:val="0"/>
        </w:rPr>
        <w:t xml:space="preserve">3.9.4.2.3 DUP</w:t>
      </w:r>
    </w:p>
    <w:p w:rsidR="00000000" w:rsidDel="00000000" w:rsidP="00000000" w:rsidRDefault="00000000" w:rsidRPr="00000000" w14:paraId="000006C6">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6C7">
      <w:pPr>
        <w:spacing w:after="200" w:before="0" w:line="248.00000000000006" w:lineRule="auto"/>
        <w:ind w:left="0" w:right="6" w:firstLine="0"/>
        <w:jc w:val="both"/>
        <w:rPr>
          <w:rFonts w:ascii="Arial" w:cs="Arial" w:eastAsia="Arial" w:hAnsi="Arial"/>
        </w:rPr>
      </w:pPr>
      <w:r w:rsidDel="00000000" w:rsidR="00000000" w:rsidRPr="00000000">
        <w:rPr>
          <w:rFonts w:ascii="Arial" w:cs="Arial" w:eastAsia="Arial" w:hAnsi="Arial"/>
          <w:color w:val="000000"/>
          <w:sz w:val="20"/>
          <w:szCs w:val="20"/>
          <w:shd w:fill="auto" w:val="clear"/>
          <w:rtl w:val="0"/>
        </w:rPr>
        <w:t xml:space="preserve">This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shd w:fill="auto" w:val="clear"/>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color w:val="000000"/>
          <w:sz w:val="20"/>
          <w:szCs w:val="20"/>
          <w:shd w:fill="auto" w:val="clear"/>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tl w:val="0"/>
        </w:rPr>
      </w:r>
    </w:p>
    <w:p w:rsidR="00000000" w:rsidDel="00000000" w:rsidP="00000000" w:rsidRDefault="00000000" w:rsidRPr="00000000" w14:paraId="000006C8">
      <w:pPr>
        <w:pStyle w:val="Heading5"/>
        <w:spacing w:after="0" w:before="0" w:line="246.99999999999994" w:lineRule="auto"/>
        <w:ind w:left="0" w:right="6" w:firstLine="0"/>
        <w:rPr/>
      </w:pPr>
      <w:bookmarkStart w:colFirst="0" w:colLast="0" w:name="_heading=h.qucfg7kks10e" w:id="149"/>
      <w:bookmarkEnd w:id="149"/>
      <w:r w:rsidDel="00000000" w:rsidR="00000000" w:rsidRPr="00000000">
        <w:rPr>
          <w:rtl w:val="0"/>
        </w:rPr>
        <w:t xml:space="preserve">3.9.4.2.4 Retain</w:t>
      </w:r>
    </w:p>
    <w:p w:rsidR="00000000" w:rsidDel="00000000" w:rsidP="00000000" w:rsidRDefault="00000000" w:rsidRPr="00000000" w14:paraId="000006C9">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6CA">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field has the same meaning as with MQTT. It signifies whether the existing retained message for this topic is replaced or kept.</w:t>
      </w:r>
      <w:r w:rsidDel="00000000" w:rsidR="00000000" w:rsidRPr="00000000">
        <w:rPr>
          <w:rFonts w:ascii="Arial" w:cs="Arial" w:eastAsia="Arial" w:hAnsi="Arial"/>
          <w:rtl w:val="0"/>
        </w:rPr>
        <w:t xml:space="preserve">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6CB">
      <w:pPr>
        <w:pStyle w:val="Heading4"/>
        <w:ind w:left="0" w:right="4" w:firstLine="0"/>
        <w:rPr>
          <w:rFonts w:ascii="Arial" w:cs="Arial" w:eastAsia="Arial" w:hAnsi="Arial"/>
        </w:rPr>
      </w:pPr>
      <w:bookmarkStart w:colFirst="0" w:colLast="0" w:name="_heading=h.1nia2ey" w:id="150"/>
      <w:bookmarkEnd w:id="150"/>
      <w:r w:rsidDel="00000000" w:rsidR="00000000" w:rsidRPr="00000000">
        <w:rPr>
          <w:rFonts w:ascii="Arial" w:cs="Arial" w:eastAsia="Arial" w:hAnsi="Arial"/>
          <w:rtl w:val="0"/>
        </w:rPr>
        <w:t xml:space="preserve">3.9.4.3 Packet Identifier</w:t>
      </w:r>
    </w:p>
    <w:p w:rsidR="00000000" w:rsidDel="00000000" w:rsidP="00000000" w:rsidRDefault="00000000" w:rsidRPr="00000000" w14:paraId="000006CC">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CD">
      <w:pPr>
        <w:pStyle w:val="Heading4"/>
        <w:ind w:left="0" w:firstLine="0"/>
        <w:rPr>
          <w:rFonts w:ascii="Arial" w:cs="Arial" w:eastAsia="Arial" w:hAnsi="Arial"/>
        </w:rPr>
      </w:pPr>
      <w:bookmarkStart w:colFirst="0" w:colLast="0" w:name="_heading=h.x2t78tr9icfe" w:id="151"/>
      <w:bookmarkEnd w:id="151"/>
      <w:r w:rsidDel="00000000" w:rsidR="00000000" w:rsidRPr="00000000">
        <w:rPr>
          <w:rFonts w:ascii="Arial" w:cs="Arial" w:eastAsia="Arial" w:hAnsi="Arial"/>
          <w:rtl w:val="0"/>
        </w:rPr>
        <w:t xml:space="preserve">3.9.4.4 Topic Alias or Topic Name Length</w:t>
      </w:r>
    </w:p>
    <w:p w:rsidR="00000000" w:rsidDel="00000000" w:rsidP="00000000" w:rsidRDefault="00000000" w:rsidRPr="00000000" w14:paraId="000006CE">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CF">
      <w:pPr>
        <w:pStyle w:val="Heading4"/>
        <w:ind w:left="0" w:right="4" w:firstLine="0"/>
        <w:rPr>
          <w:rFonts w:ascii="Arial" w:cs="Arial" w:eastAsia="Arial" w:hAnsi="Arial"/>
        </w:rPr>
      </w:pPr>
      <w:bookmarkStart w:colFirst="0" w:colLast="0" w:name="_heading=h.2mn7vak" w:id="152"/>
      <w:bookmarkEnd w:id="152"/>
      <w:r w:rsidDel="00000000" w:rsidR="00000000" w:rsidRPr="00000000">
        <w:rPr>
          <w:rFonts w:ascii="Arial" w:cs="Arial" w:eastAsia="Arial" w:hAnsi="Arial"/>
          <w:rtl w:val="0"/>
        </w:rPr>
        <w:t xml:space="preserve">3.9.4.5 Topic Name</w:t>
      </w:r>
    </w:p>
    <w:p w:rsidR="00000000" w:rsidDel="00000000" w:rsidP="00000000" w:rsidRDefault="00000000" w:rsidRPr="00000000" w14:paraId="000006D0">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6D1">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D2">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6D3">
      <w:pPr>
        <w:pStyle w:val="Heading4"/>
        <w:ind w:left="0" w:firstLine="0"/>
        <w:rPr>
          <w:rFonts w:ascii="Arial" w:cs="Arial" w:eastAsia="Arial" w:hAnsi="Arial"/>
        </w:rPr>
      </w:pPr>
      <w:bookmarkStart w:colFirst="0" w:colLast="0" w:name="_heading=h.imenmt69e82j" w:id="153"/>
      <w:bookmarkEnd w:id="153"/>
      <w:r w:rsidDel="00000000" w:rsidR="00000000" w:rsidRPr="00000000">
        <w:rPr>
          <w:rFonts w:ascii="Arial" w:cs="Arial" w:eastAsia="Arial" w:hAnsi="Arial"/>
          <w:rtl w:val="0"/>
        </w:rPr>
        <w:t xml:space="preserve">3.9.4.6 Payload</w:t>
      </w:r>
    </w:p>
    <w:p w:rsidR="00000000" w:rsidDel="00000000" w:rsidP="00000000" w:rsidRDefault="00000000" w:rsidRPr="00000000" w14:paraId="000006D4">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D5">
      <w:pPr>
        <w:pStyle w:val="Heading4"/>
        <w:spacing w:after="0" w:lineRule="auto"/>
        <w:ind w:left="-5" w:firstLine="0"/>
        <w:rPr/>
      </w:pPr>
      <w:bookmarkStart w:colFirst="0" w:colLast="0" w:name="_heading=h.3hu8nopr74va" w:id="154"/>
      <w:bookmarkEnd w:id="154"/>
      <w:r w:rsidDel="00000000" w:rsidR="00000000" w:rsidRPr="00000000">
        <w:rPr>
          <w:rtl w:val="0"/>
        </w:rPr>
        <w:t xml:space="preserve">3.9.4.7</w:t>
      </w:r>
      <w:r w:rsidDel="00000000" w:rsidR="00000000" w:rsidRPr="00000000">
        <w:rPr>
          <w:rtl w:val="0"/>
        </w:rPr>
        <w:t xml:space="preserve"> PUBLISH Actions</w:t>
      </w:r>
    </w:p>
    <w:p w:rsidR="00000000" w:rsidDel="00000000" w:rsidP="00000000" w:rsidRDefault="00000000" w:rsidRPr="00000000" w14:paraId="000006D6">
      <w:pPr>
        <w:spacing w:after="240" w:before="20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D7">
      <w:pPr>
        <w:rPr>
          <w:rFonts w:ascii="Arial" w:cs="Arial" w:eastAsia="Arial" w:hAnsi="Arial"/>
          <w:color w:val="000000"/>
        </w:rPr>
      </w:pPr>
      <w:r w:rsidDel="00000000" w:rsidR="00000000" w:rsidRPr="00000000">
        <w:rPr>
          <w:i w:val="1"/>
          <w:sz w:val="19"/>
          <w:szCs w:val="19"/>
          <w:rtl w:val="0"/>
        </w:rPr>
        <w:t xml:space="preserve">Figure 3-16 – Expected PUBLISH packet responses</w:t>
      </w:r>
      <w:r w:rsidDel="00000000" w:rsidR="00000000" w:rsidRPr="00000000">
        <w:rPr>
          <w:rtl w:val="0"/>
        </w:rPr>
      </w:r>
    </w:p>
    <w:tbl>
      <w:tblPr>
        <w:tblStyle w:val="Table10"/>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8">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9">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E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E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w:t>
      </w:r>
    </w:p>
    <w:p w:rsidR="00000000" w:rsidDel="00000000" w:rsidP="00000000" w:rsidRDefault="00000000" w:rsidRPr="00000000" w14:paraId="000006E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E3">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6E4">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6E5">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E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rtl w:val="0"/>
        </w:rPr>
        <w:t xml:space="preserve">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r w:rsidDel="00000000" w:rsidR="00000000" w:rsidRPr="00000000">
        <w:rPr>
          <w:rtl w:val="0"/>
        </w:rPr>
      </w:r>
    </w:p>
    <w:p w:rsidR="00000000" w:rsidDel="00000000" w:rsidP="00000000" w:rsidRDefault="00000000" w:rsidRPr="00000000" w14:paraId="000006E7">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6E8">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E9">
      <w:pPr>
        <w:pStyle w:val="Heading3"/>
        <w:keepLines w:val="1"/>
        <w:spacing w:after="77" w:before="0" w:line="259" w:lineRule="auto"/>
        <w:ind w:left="0" w:firstLine="0"/>
        <w:rPr>
          <w:rFonts w:ascii="Arial" w:cs="Arial" w:eastAsia="Arial" w:hAnsi="Arial"/>
        </w:rPr>
      </w:pPr>
      <w:bookmarkStart w:colFirst="0" w:colLast="0" w:name="_heading=h.11si5id" w:id="155"/>
      <w:bookmarkEnd w:id="155"/>
      <w:r w:rsidDel="00000000" w:rsidR="00000000" w:rsidRPr="00000000">
        <w:rPr>
          <w:rtl w:val="0"/>
        </w:rPr>
        <w:t xml:space="preserve">3.9.5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EA">
      <w:pPr>
        <w:rPr/>
      </w:pPr>
      <w:r w:rsidDel="00000000" w:rsidR="00000000" w:rsidRPr="00000000">
        <w:rPr>
          <w:i w:val="1"/>
          <w:sz w:val="19"/>
          <w:szCs w:val="19"/>
          <w:rtl w:val="0"/>
        </w:rPr>
        <w:t xml:space="preserve">Figure 3-17 – PUBACK Packet</w:t>
      </w:r>
      <w:r w:rsidDel="00000000" w:rsidR="00000000" w:rsidRPr="00000000">
        <w:rPr>
          <w:rtl w:val="0"/>
        </w:rPr>
      </w:r>
    </w:p>
    <w:p w:rsidR="00000000" w:rsidDel="00000000" w:rsidP="00000000" w:rsidRDefault="00000000" w:rsidRPr="00000000" w14:paraId="000006EB">
      <w:pPr>
        <w:rPr/>
      </w:pPr>
      <w:r w:rsidDel="00000000" w:rsidR="00000000" w:rsidRPr="00000000">
        <w:rPr/>
        <w:drawing>
          <wp:inline distB="114300" distT="114300" distL="114300" distR="114300">
            <wp:extent cx="5943600" cy="1295400"/>
            <wp:effectExtent b="0" l="0" r="0" t="0"/>
            <wp:docPr id="33"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ED">
      <w:pPr>
        <w:pStyle w:val="Heading4"/>
        <w:ind w:left="0" w:right="4" w:firstLine="0"/>
        <w:rPr>
          <w:rFonts w:ascii="Arial" w:cs="Arial" w:eastAsia="Arial" w:hAnsi="Arial"/>
        </w:rPr>
      </w:pPr>
      <w:bookmarkStart w:colFirst="0" w:colLast="0" w:name="_heading=h.3ls5o66" w:id="156"/>
      <w:bookmarkEnd w:id="156"/>
      <w:r w:rsidDel="00000000" w:rsidR="00000000" w:rsidRPr="00000000">
        <w:rPr>
          <w:rFonts w:ascii="Arial" w:cs="Arial" w:eastAsia="Arial" w:hAnsi="Arial"/>
          <w:rtl w:val="0"/>
        </w:rPr>
        <w:t xml:space="preserve">3.9.5.1 PUBACK Header</w:t>
      </w:r>
    </w:p>
    <w:p w:rsidR="00000000" w:rsidDel="00000000" w:rsidP="00000000" w:rsidRDefault="00000000" w:rsidRPr="00000000" w14:paraId="000006E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F">
      <w:pPr>
        <w:pStyle w:val="Heading4"/>
        <w:ind w:left="0" w:right="4" w:firstLine="0"/>
        <w:rPr>
          <w:rFonts w:ascii="Arial" w:cs="Arial" w:eastAsia="Arial" w:hAnsi="Arial"/>
        </w:rPr>
      </w:pPr>
      <w:bookmarkStart w:colFirst="0" w:colLast="0" w:name="_heading=h.20xfydz" w:id="157"/>
      <w:bookmarkEnd w:id="157"/>
      <w:r w:rsidDel="00000000" w:rsidR="00000000" w:rsidRPr="00000000">
        <w:rPr>
          <w:rFonts w:ascii="Arial" w:cs="Arial" w:eastAsia="Arial" w:hAnsi="Arial"/>
          <w:rtl w:val="0"/>
        </w:rPr>
        <w:t xml:space="preserve">3.9.5.2 Packet Identifier</w:t>
      </w:r>
    </w:p>
    <w:p w:rsidR="00000000" w:rsidDel="00000000" w:rsidP="00000000" w:rsidRDefault="00000000" w:rsidRPr="00000000" w14:paraId="000006F0">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F1">
      <w:pPr>
        <w:pStyle w:val="Heading4"/>
        <w:spacing w:after="0" w:before="0" w:line="422" w:lineRule="auto"/>
        <w:ind w:left="0" w:firstLine="0"/>
        <w:jc w:val="both"/>
        <w:rPr>
          <w:rFonts w:ascii="Arial" w:cs="Arial" w:eastAsia="Arial" w:hAnsi="Arial"/>
        </w:rPr>
      </w:pPr>
      <w:bookmarkStart w:colFirst="0" w:colLast="0" w:name="_heading=h.6vzc3pa0vvfr" w:id="158"/>
      <w:bookmarkEnd w:id="158"/>
      <w:r w:rsidDel="00000000" w:rsidR="00000000" w:rsidRPr="00000000">
        <w:rPr>
          <w:rtl w:val="0"/>
        </w:rPr>
        <w:t xml:space="preserve">3.9.5.3 Reason Code</w:t>
      </w:r>
      <w:r w:rsidDel="00000000" w:rsidR="00000000" w:rsidRPr="00000000">
        <w:rPr>
          <w:rtl w:val="0"/>
        </w:rPr>
      </w:r>
    </w:p>
    <w:p w:rsidR="00000000" w:rsidDel="00000000" w:rsidP="00000000" w:rsidRDefault="00000000" w:rsidRPr="00000000" w14:paraId="000006F2">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F3">
      <w:pPr>
        <w:pStyle w:val="Heading4"/>
        <w:spacing w:after="174" w:before="0" w:line="248.00000000000006" w:lineRule="auto"/>
        <w:ind w:left="0" w:firstLine="0"/>
        <w:jc w:val="both"/>
        <w:rPr/>
      </w:pPr>
      <w:bookmarkStart w:colFirst="0" w:colLast="0" w:name="_heading=h.xgybvs5ktz8v" w:id="159"/>
      <w:bookmarkEnd w:id="159"/>
      <w:r w:rsidDel="00000000" w:rsidR="00000000" w:rsidRPr="00000000">
        <w:rPr>
          <w:rtl w:val="0"/>
        </w:rPr>
        <w:t xml:space="preserve">3.9.5.4 </w:t>
      </w:r>
      <w:r w:rsidDel="00000000" w:rsidR="00000000" w:rsidRPr="00000000">
        <w:rPr>
          <w:rtl w:val="0"/>
        </w:rPr>
        <w:t xml:space="preserve">PUBACK Actions</w:t>
      </w:r>
    </w:p>
    <w:p w:rsidR="00000000" w:rsidDel="00000000" w:rsidP="00000000" w:rsidRDefault="00000000" w:rsidRPr="00000000" w14:paraId="000006F4">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6F5">
      <w:pPr>
        <w:pStyle w:val="Heading3"/>
        <w:keepLines w:val="1"/>
        <w:spacing w:after="109" w:before="0" w:line="259" w:lineRule="auto"/>
        <w:ind w:left="0" w:right="4" w:firstLine="0"/>
        <w:rPr>
          <w:rFonts w:ascii="Arial" w:cs="Arial" w:eastAsia="Arial" w:hAnsi="Arial"/>
        </w:rPr>
      </w:pPr>
      <w:bookmarkStart w:colFirst="0" w:colLast="0" w:name="_heading=h.302dr9l" w:id="160"/>
      <w:bookmarkEnd w:id="160"/>
      <w:r w:rsidDel="00000000" w:rsidR="00000000" w:rsidRPr="00000000">
        <w:rPr>
          <w:rtl w:val="0"/>
        </w:rPr>
        <w:t xml:space="preserve">3.9.6</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F6">
      <w:pPr>
        <w:rPr/>
      </w:pPr>
      <w:r w:rsidDel="00000000" w:rsidR="00000000" w:rsidRPr="00000000">
        <w:rPr>
          <w:i w:val="1"/>
          <w:sz w:val="19"/>
          <w:szCs w:val="19"/>
          <w:rtl w:val="0"/>
        </w:rPr>
        <w:t xml:space="preserve">Figure 3-18 – PUBREC Packet</w:t>
      </w:r>
      <w:r w:rsidDel="00000000" w:rsidR="00000000" w:rsidRPr="00000000">
        <w:rPr>
          <w:rtl w:val="0"/>
        </w:rPr>
      </w:r>
    </w:p>
    <w:p w:rsidR="00000000" w:rsidDel="00000000" w:rsidP="00000000" w:rsidRDefault="00000000" w:rsidRPr="00000000" w14:paraId="000006F7">
      <w:pPr>
        <w:rPr/>
      </w:pPr>
      <w:r w:rsidDel="00000000" w:rsidR="00000000" w:rsidRPr="00000000">
        <w:rPr/>
        <w:drawing>
          <wp:inline distB="114300" distT="114300" distL="114300" distR="114300">
            <wp:extent cx="5943600" cy="1295400"/>
            <wp:effectExtent b="0" l="0" r="0" t="0"/>
            <wp:docPr id="51" name="image15.png"/>
            <a:graphic>
              <a:graphicData uri="http://schemas.openxmlformats.org/drawingml/2006/picture">
                <pic:pic>
                  <pic:nvPicPr>
                    <pic:cNvPr id="0" name="image15.png"/>
                    <pic:cNvPicPr preferRelativeResize="0"/>
                  </pic:nvPicPr>
                  <pic:blipFill>
                    <a:blip r:embed="rId8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F9">
      <w:pPr>
        <w:pStyle w:val="Heading4"/>
        <w:ind w:left="0" w:firstLine="0"/>
        <w:rPr/>
      </w:pPr>
      <w:bookmarkStart w:colFirst="0" w:colLast="0" w:name="_heading=h.1f7o1he" w:id="161"/>
      <w:bookmarkEnd w:id="161"/>
      <w:r w:rsidDel="00000000" w:rsidR="00000000" w:rsidRPr="00000000">
        <w:rPr>
          <w:rtl w:val="0"/>
        </w:rPr>
        <w:t xml:space="preserve">3.9.6.1 PUBREC Header</w:t>
      </w:r>
    </w:p>
    <w:p w:rsidR="00000000" w:rsidDel="00000000" w:rsidP="00000000" w:rsidRDefault="00000000" w:rsidRPr="00000000" w14:paraId="000006F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B">
      <w:pPr>
        <w:pStyle w:val="Heading4"/>
        <w:ind w:left="0" w:right="4" w:firstLine="0"/>
        <w:rPr>
          <w:rFonts w:ascii="Arial" w:cs="Arial" w:eastAsia="Arial" w:hAnsi="Arial"/>
        </w:rPr>
      </w:pPr>
      <w:bookmarkStart w:colFirst="0" w:colLast="0" w:name="_heading=h.3z7bk57" w:id="162"/>
      <w:bookmarkEnd w:id="162"/>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F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FD">
      <w:pPr>
        <w:pStyle w:val="Heading4"/>
        <w:spacing w:after="0" w:before="0" w:line="422" w:lineRule="auto"/>
        <w:ind w:left="0" w:firstLine="0"/>
        <w:jc w:val="both"/>
        <w:rPr>
          <w:rFonts w:ascii="Arial" w:cs="Arial" w:eastAsia="Arial" w:hAnsi="Arial"/>
        </w:rPr>
      </w:pPr>
      <w:bookmarkStart w:colFirst="0" w:colLast="0" w:name="_heading=h.r1l18glza5z5" w:id="163"/>
      <w:bookmarkEnd w:id="163"/>
      <w:r w:rsidDel="00000000" w:rsidR="00000000" w:rsidRPr="00000000">
        <w:rPr>
          <w:rFonts w:ascii="Arial" w:cs="Arial" w:eastAsia="Arial" w:hAnsi="Arial"/>
          <w:rtl w:val="0"/>
        </w:rPr>
        <w:t xml:space="preserve">3.</w:t>
      </w:r>
      <w:r w:rsidDel="00000000" w:rsidR="00000000" w:rsidRPr="00000000">
        <w:rPr>
          <w:rtl w:val="0"/>
        </w:rPr>
        <w:t xml:space="preserve">9.6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FE">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FF">
      <w:pPr>
        <w:pStyle w:val="Heading4"/>
        <w:spacing w:after="174" w:before="0" w:line="248.00000000000006" w:lineRule="auto"/>
        <w:ind w:left="0" w:firstLine="0"/>
        <w:jc w:val="both"/>
        <w:rPr/>
      </w:pPr>
      <w:bookmarkStart w:colFirst="0" w:colLast="0" w:name="_heading=h.kktb96s9v8sj" w:id="164"/>
      <w:bookmarkEnd w:id="164"/>
      <w:r w:rsidDel="00000000" w:rsidR="00000000" w:rsidRPr="00000000">
        <w:rPr>
          <w:rtl w:val="0"/>
        </w:rPr>
        <w:t xml:space="preserve">3.</w:t>
      </w:r>
      <w:r w:rsidDel="00000000" w:rsidR="00000000" w:rsidRPr="00000000">
        <w:rPr>
          <w:rtl w:val="0"/>
        </w:rPr>
        <w:t xml:space="preserve">9.6</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7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01">
      <w:pPr>
        <w:pStyle w:val="Heading3"/>
        <w:keepLines w:val="1"/>
        <w:spacing w:after="109" w:before="0" w:line="259" w:lineRule="auto"/>
        <w:ind w:left="0" w:right="4" w:firstLine="0"/>
        <w:rPr>
          <w:rFonts w:ascii="Arial" w:cs="Arial" w:eastAsia="Arial" w:hAnsi="Arial"/>
        </w:rPr>
      </w:pPr>
      <w:bookmarkStart w:colFirst="0" w:colLast="0" w:name="_heading=h.2eclud0" w:id="165"/>
      <w:bookmarkEnd w:id="165"/>
      <w:r w:rsidDel="00000000" w:rsidR="00000000" w:rsidRPr="00000000">
        <w:rPr>
          <w:rtl w:val="0"/>
        </w:rPr>
        <w:t xml:space="preserve">3.9.7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702">
      <w:pPr>
        <w:rPr/>
      </w:pPr>
      <w:r w:rsidDel="00000000" w:rsidR="00000000" w:rsidRPr="00000000">
        <w:rPr>
          <w:i w:val="1"/>
          <w:sz w:val="19"/>
          <w:szCs w:val="19"/>
          <w:rtl w:val="0"/>
        </w:rPr>
        <w:t xml:space="preserve">Figure 3-19 – PUBREL Packet</w:t>
      </w:r>
      <w:r w:rsidDel="00000000" w:rsidR="00000000" w:rsidRPr="00000000">
        <w:rPr>
          <w:rtl w:val="0"/>
        </w:rPr>
      </w:r>
    </w:p>
    <w:p w:rsidR="00000000" w:rsidDel="00000000" w:rsidP="00000000" w:rsidRDefault="00000000" w:rsidRPr="00000000" w14:paraId="00000703">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62"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705">
      <w:pPr>
        <w:pStyle w:val="Heading4"/>
        <w:ind w:left="0" w:firstLine="0"/>
        <w:rPr>
          <w:rFonts w:ascii="Arial" w:cs="Arial" w:eastAsia="Arial" w:hAnsi="Arial"/>
        </w:rPr>
      </w:pPr>
      <w:bookmarkStart w:colFirst="0" w:colLast="0" w:name="_heading=h.thw4kt" w:id="166"/>
      <w:bookmarkEnd w:id="166"/>
      <w:r w:rsidDel="00000000" w:rsidR="00000000" w:rsidRPr="00000000">
        <w:rPr>
          <w:rFonts w:ascii="Arial" w:cs="Arial" w:eastAsia="Arial" w:hAnsi="Arial"/>
          <w:rtl w:val="0"/>
        </w:rPr>
        <w:t xml:space="preserve">3.</w:t>
      </w:r>
      <w:r w:rsidDel="00000000" w:rsidR="00000000" w:rsidRPr="00000000">
        <w:rPr>
          <w:rtl w:val="0"/>
        </w:rPr>
        <w:t xml:space="preserve">9.7</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706">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7">
      <w:pPr>
        <w:pStyle w:val="Heading4"/>
        <w:ind w:left="0" w:right="4" w:firstLine="0"/>
        <w:rPr>
          <w:rFonts w:ascii="Arial" w:cs="Arial" w:eastAsia="Arial" w:hAnsi="Arial"/>
        </w:rPr>
      </w:pPr>
      <w:bookmarkStart w:colFirst="0" w:colLast="0" w:name="_heading=h.3dhjn8m" w:id="167"/>
      <w:bookmarkEnd w:id="167"/>
      <w:r w:rsidDel="00000000" w:rsidR="00000000" w:rsidRPr="00000000">
        <w:rPr>
          <w:rFonts w:ascii="Arial" w:cs="Arial" w:eastAsia="Arial" w:hAnsi="Arial"/>
          <w:rtl w:val="0"/>
        </w:rPr>
        <w:t xml:space="preserve">3.</w:t>
      </w:r>
      <w:r w:rsidDel="00000000" w:rsidR="00000000" w:rsidRPr="00000000">
        <w:rPr>
          <w:rtl w:val="0"/>
        </w:rPr>
        <w:t xml:space="preserve">9.7</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70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709">
      <w:pPr>
        <w:pStyle w:val="Heading4"/>
        <w:spacing w:after="0" w:before="0" w:line="422" w:lineRule="auto"/>
        <w:ind w:left="0" w:firstLine="0"/>
        <w:jc w:val="both"/>
        <w:rPr>
          <w:rFonts w:ascii="Arial" w:cs="Arial" w:eastAsia="Arial" w:hAnsi="Arial"/>
        </w:rPr>
      </w:pPr>
      <w:bookmarkStart w:colFirst="0" w:colLast="0" w:name="_heading=h.93he5qdacswt" w:id="168"/>
      <w:bookmarkEnd w:id="168"/>
      <w:r w:rsidDel="00000000" w:rsidR="00000000" w:rsidRPr="00000000">
        <w:rPr>
          <w:rFonts w:ascii="Arial" w:cs="Arial" w:eastAsia="Arial" w:hAnsi="Arial"/>
          <w:rtl w:val="0"/>
        </w:rPr>
        <w:t xml:space="preserve">3.</w:t>
      </w:r>
      <w:r w:rsidDel="00000000" w:rsidR="00000000" w:rsidRPr="00000000">
        <w:rPr>
          <w:b w:val="1"/>
          <w:color w:val="446caa"/>
          <w:sz w:val="24"/>
          <w:szCs w:val="24"/>
          <w:rtl w:val="0"/>
        </w:rPr>
        <w:t xml:space="preserve">9.7</w:t>
      </w:r>
      <w:r w:rsidDel="00000000" w:rsidR="00000000" w:rsidRPr="00000000">
        <w:rPr>
          <w:rFonts w:ascii="Arial" w:cs="Arial" w:eastAsia="Arial" w:hAnsi="Arial"/>
          <w:rtl w:val="0"/>
        </w:rPr>
        <w:t xml:space="preserve">.3 Reason Code</w:t>
      </w:r>
    </w:p>
    <w:p w:rsidR="00000000" w:rsidDel="00000000" w:rsidP="00000000" w:rsidRDefault="00000000" w:rsidRPr="00000000" w14:paraId="0000070A">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70B">
      <w:pPr>
        <w:pStyle w:val="Heading4"/>
        <w:spacing w:after="174" w:before="0" w:line="248.00000000000006" w:lineRule="auto"/>
        <w:ind w:left="0" w:firstLine="0"/>
        <w:jc w:val="both"/>
        <w:rPr/>
      </w:pPr>
      <w:bookmarkStart w:colFirst="0" w:colLast="0" w:name="_heading=h.nj4sqaal9xm4" w:id="169"/>
      <w:bookmarkEnd w:id="169"/>
      <w:r w:rsidDel="00000000" w:rsidR="00000000" w:rsidRPr="00000000">
        <w:rPr>
          <w:rtl w:val="0"/>
        </w:rPr>
        <w:t xml:space="preserve">3.9.7.4 PUBREL Actions</w:t>
      </w:r>
    </w:p>
    <w:p w:rsidR="00000000" w:rsidDel="00000000" w:rsidP="00000000" w:rsidRDefault="00000000" w:rsidRPr="00000000" w14:paraId="0000070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70D">
      <w:pPr>
        <w:pStyle w:val="Heading3"/>
        <w:keepLines w:val="1"/>
        <w:spacing w:after="109" w:before="0" w:line="259" w:lineRule="auto"/>
        <w:ind w:left="0" w:right="4" w:firstLine="0"/>
        <w:rPr>
          <w:rFonts w:ascii="Arial" w:cs="Arial" w:eastAsia="Arial" w:hAnsi="Arial"/>
        </w:rPr>
      </w:pPr>
      <w:bookmarkStart w:colFirst="0" w:colLast="0" w:name="_heading=h.1smtxgf" w:id="170"/>
      <w:bookmarkEnd w:id="170"/>
      <w:r w:rsidDel="00000000" w:rsidR="00000000" w:rsidRPr="00000000">
        <w:rPr>
          <w:rtl w:val="0"/>
        </w:rPr>
        <w:t xml:space="preserve">3.9.8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70E">
      <w:pPr>
        <w:rPr/>
      </w:pPr>
      <w:r w:rsidDel="00000000" w:rsidR="00000000" w:rsidRPr="00000000">
        <w:rPr>
          <w:i w:val="1"/>
          <w:sz w:val="19"/>
          <w:szCs w:val="19"/>
          <w:rtl w:val="0"/>
        </w:rPr>
        <w:t xml:space="preserve">Figure 3-20 – PUBCOMP Packet</w:t>
      </w:r>
      <w:r w:rsidDel="00000000" w:rsidR="00000000" w:rsidRPr="00000000">
        <w:rPr>
          <w:rtl w:val="0"/>
        </w:rPr>
      </w:r>
    </w:p>
    <w:p w:rsidR="00000000" w:rsidDel="00000000" w:rsidP="00000000" w:rsidRDefault="00000000" w:rsidRPr="00000000" w14:paraId="0000070F">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7" name="image18.png"/>
            <a:graphic>
              <a:graphicData uri="http://schemas.openxmlformats.org/drawingml/2006/picture">
                <pic:pic>
                  <pic:nvPicPr>
                    <pic:cNvPr id="0" name="image18.png"/>
                    <pic:cNvPicPr preferRelativeResize="0"/>
                  </pic:nvPicPr>
                  <pic:blipFill>
                    <a:blip r:embed="rId8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711">
      <w:pPr>
        <w:pStyle w:val="Heading4"/>
        <w:ind w:left="0" w:right="4" w:firstLine="0"/>
        <w:rPr>
          <w:rFonts w:ascii="Arial" w:cs="Arial" w:eastAsia="Arial" w:hAnsi="Arial"/>
        </w:rPr>
      </w:pPr>
      <w:bookmarkStart w:colFirst="0" w:colLast="0" w:name="_heading=h.4cmhg48" w:id="171"/>
      <w:bookmarkEnd w:id="171"/>
      <w:r w:rsidDel="00000000" w:rsidR="00000000" w:rsidRPr="00000000">
        <w:rPr>
          <w:rFonts w:ascii="Arial" w:cs="Arial" w:eastAsia="Arial" w:hAnsi="Arial"/>
          <w:rtl w:val="0"/>
        </w:rPr>
        <w:t xml:space="preserve">3.9.8.1 PUBCOMP Header</w:t>
      </w:r>
    </w:p>
    <w:p w:rsidR="00000000" w:rsidDel="00000000" w:rsidP="00000000" w:rsidRDefault="00000000" w:rsidRPr="00000000" w14:paraId="000007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3">
      <w:pPr>
        <w:pStyle w:val="Heading4"/>
        <w:ind w:left="0" w:right="4" w:firstLine="0"/>
        <w:rPr>
          <w:rFonts w:ascii="Arial" w:cs="Arial" w:eastAsia="Arial" w:hAnsi="Arial"/>
        </w:rPr>
      </w:pPr>
      <w:bookmarkStart w:colFirst="0" w:colLast="0" w:name="_heading=h.2rrrqc1" w:id="172"/>
      <w:bookmarkEnd w:id="172"/>
      <w:r w:rsidDel="00000000" w:rsidR="00000000" w:rsidRPr="00000000">
        <w:rPr>
          <w:rFonts w:ascii="Arial" w:cs="Arial" w:eastAsia="Arial" w:hAnsi="Arial"/>
          <w:rtl w:val="0"/>
        </w:rPr>
        <w:t xml:space="preserve">3.9.8.2 Packet Identifier</w:t>
      </w:r>
    </w:p>
    <w:p w:rsidR="00000000" w:rsidDel="00000000" w:rsidP="00000000" w:rsidRDefault="00000000" w:rsidRPr="00000000" w14:paraId="000007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715">
      <w:pPr>
        <w:pStyle w:val="Heading4"/>
        <w:spacing w:before="0" w:lineRule="auto"/>
        <w:ind w:left="0" w:right="4" w:firstLine="0"/>
        <w:rPr>
          <w:rFonts w:ascii="Arial" w:cs="Arial" w:eastAsia="Arial" w:hAnsi="Arial"/>
        </w:rPr>
      </w:pPr>
      <w:bookmarkStart w:colFirst="0" w:colLast="0" w:name="_heading=h.j9ce9nedlrkd" w:id="173"/>
      <w:bookmarkEnd w:id="173"/>
      <w:r w:rsidDel="00000000" w:rsidR="00000000" w:rsidRPr="00000000">
        <w:rPr>
          <w:rFonts w:ascii="Arial" w:cs="Arial" w:eastAsia="Arial" w:hAnsi="Arial"/>
          <w:rtl w:val="0"/>
        </w:rPr>
        <w:t xml:space="preserve">3.9.8.3 Reason Code</w:t>
      </w:r>
    </w:p>
    <w:p w:rsidR="00000000" w:rsidDel="00000000" w:rsidP="00000000" w:rsidRDefault="00000000" w:rsidRPr="00000000" w14:paraId="00000716">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717">
      <w:pPr>
        <w:pStyle w:val="Heading4"/>
        <w:spacing w:after="174" w:before="0" w:line="248.00000000000006" w:lineRule="auto"/>
        <w:ind w:left="0" w:firstLine="0"/>
        <w:jc w:val="both"/>
        <w:rPr/>
      </w:pPr>
      <w:bookmarkStart w:colFirst="0" w:colLast="0" w:name="_heading=h.wwlbpe629g7j" w:id="174"/>
      <w:bookmarkEnd w:id="174"/>
      <w:r w:rsidDel="00000000" w:rsidR="00000000" w:rsidRPr="00000000">
        <w:rPr>
          <w:rtl w:val="0"/>
        </w:rPr>
        <w:t xml:space="preserve">3.9.8.4 PUBCOMP Actions</w:t>
      </w:r>
    </w:p>
    <w:p w:rsidR="00000000" w:rsidDel="00000000" w:rsidP="00000000" w:rsidRDefault="00000000" w:rsidRPr="00000000" w14:paraId="00000718">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19">
      <w:pPr>
        <w:pStyle w:val="Heading2"/>
        <w:keepLines w:val="1"/>
        <w:spacing w:after="118" w:before="0" w:line="259" w:lineRule="auto"/>
        <w:ind w:left="0" w:firstLine="0"/>
        <w:rPr>
          <w:rFonts w:ascii="Arial" w:cs="Arial" w:eastAsia="Arial" w:hAnsi="Arial"/>
        </w:rPr>
      </w:pPr>
      <w:bookmarkStart w:colFirst="0" w:colLast="0" w:name="_heading=h.16x20ju" w:id="175"/>
      <w:bookmarkEnd w:id="175"/>
      <w:r w:rsidDel="00000000" w:rsidR="00000000" w:rsidRPr="00000000">
        <w:rPr>
          <w:rtl w:val="0"/>
        </w:rPr>
        <w:t xml:space="preserve">3.10 </w:t>
      </w:r>
      <w:r w:rsidDel="00000000" w:rsidR="00000000" w:rsidRPr="00000000">
        <w:rPr>
          <w:rFonts w:ascii="Arial" w:cs="Arial" w:eastAsia="Arial" w:hAnsi="Arial"/>
          <w:rtl w:val="0"/>
        </w:rPr>
        <w:t xml:space="preserve">SUBSCRIBE - Subscribe Request</w:t>
      </w:r>
    </w:p>
    <w:p w:rsidR="00000000" w:rsidDel="00000000" w:rsidP="00000000" w:rsidRDefault="00000000" w:rsidRPr="00000000" w14:paraId="0000071A">
      <w:pPr>
        <w:rPr/>
      </w:pPr>
      <w:r w:rsidDel="00000000" w:rsidR="00000000" w:rsidRPr="00000000">
        <w:rPr>
          <w:i w:val="1"/>
          <w:sz w:val="19"/>
          <w:szCs w:val="19"/>
          <w:rtl w:val="0"/>
        </w:rPr>
        <w:t xml:space="preserve">Figure 3-21 – SUBSCRIBE Packet with Topic Alias</w:t>
      </w:r>
      <w:r w:rsidDel="00000000" w:rsidR="00000000" w:rsidRPr="00000000">
        <w:rPr>
          <w:rtl w:val="0"/>
        </w:rPr>
      </w:r>
    </w:p>
    <w:p w:rsidR="00000000" w:rsidDel="00000000" w:rsidP="00000000" w:rsidRDefault="00000000" w:rsidRPr="00000000" w14:paraId="0000071B">
      <w:pPr>
        <w:rPr/>
      </w:pPr>
      <w:r w:rsidDel="00000000" w:rsidR="00000000" w:rsidRPr="00000000">
        <w:rPr/>
        <w:drawing>
          <wp:inline distB="114300" distT="114300" distL="114300" distR="114300">
            <wp:extent cx="5943600" cy="2159000"/>
            <wp:effectExtent b="0" l="0" r="0" t="0"/>
            <wp:docPr id="25" name="image21.png"/>
            <a:graphic>
              <a:graphicData uri="http://schemas.openxmlformats.org/drawingml/2006/picture">
                <pic:pic>
                  <pic:nvPicPr>
                    <pic:cNvPr id="0" name="image21.png"/>
                    <pic:cNvPicPr preferRelativeResize="0"/>
                  </pic:nvPicPr>
                  <pic:blipFill>
                    <a:blip r:embed="rId8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Or</w:t>
      </w:r>
    </w:p>
    <w:p w:rsidR="00000000" w:rsidDel="00000000" w:rsidP="00000000" w:rsidRDefault="00000000" w:rsidRPr="00000000" w14:paraId="0000071D">
      <w:pPr>
        <w:rPr/>
      </w:pPr>
      <w:r w:rsidDel="00000000" w:rsidR="00000000" w:rsidRPr="00000000">
        <w:rPr>
          <w:i w:val="1"/>
          <w:sz w:val="19"/>
          <w:szCs w:val="19"/>
          <w:rtl w:val="0"/>
        </w:rPr>
        <w:t xml:space="preserve">Figure 3-22 – SUBSCRIBE Packet with Topic Filter</w:t>
      </w:r>
      <w:r w:rsidDel="00000000" w:rsidR="00000000" w:rsidRPr="00000000">
        <w:rPr>
          <w:rtl w:val="0"/>
        </w:rPr>
      </w:r>
    </w:p>
    <w:p w:rsidR="00000000" w:rsidDel="00000000" w:rsidP="00000000" w:rsidRDefault="00000000" w:rsidRPr="00000000" w14:paraId="0000071E">
      <w:pPr>
        <w:rPr/>
      </w:pPr>
      <w:r w:rsidDel="00000000" w:rsidR="00000000" w:rsidRPr="00000000">
        <w:rPr/>
        <w:drawing>
          <wp:inline distB="114300" distT="114300" distL="114300" distR="114300">
            <wp:extent cx="5943600" cy="2451100"/>
            <wp:effectExtent b="0" l="0" r="0" t="0"/>
            <wp:docPr id="56" name="image47.png"/>
            <a:graphic>
              <a:graphicData uri="http://schemas.openxmlformats.org/drawingml/2006/picture">
                <pic:pic>
                  <pic:nvPicPr>
                    <pic:cNvPr id="0" name="image47.png"/>
                    <pic:cNvPicPr preferRelativeResize="0"/>
                  </pic:nvPicPr>
                  <pic:blipFill>
                    <a:blip r:embed="rId8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5"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The SUBSCRIBE packet is sent from the Client to the Server a Subscription.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721">
      <w:pPr>
        <w:pStyle w:val="Heading3"/>
        <w:ind w:left="0" w:firstLine="0"/>
        <w:rPr/>
      </w:pPr>
      <w:bookmarkStart w:colFirst="0" w:colLast="0" w:name="_heading=h.3qwpj7n" w:id="176"/>
      <w:bookmarkEnd w:id="176"/>
      <w:r w:rsidDel="00000000" w:rsidR="00000000" w:rsidRPr="00000000">
        <w:rPr>
          <w:rtl w:val="0"/>
        </w:rPr>
        <w:t xml:space="preserve">3.10.1 SUBSCRIBE Header</w:t>
      </w:r>
    </w:p>
    <w:p w:rsidR="00000000" w:rsidDel="00000000" w:rsidP="00000000" w:rsidRDefault="00000000" w:rsidRPr="00000000" w14:paraId="0000072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3">
      <w:pPr>
        <w:pStyle w:val="Heading3"/>
        <w:ind w:left="0" w:firstLine="0"/>
        <w:rPr/>
      </w:pPr>
      <w:bookmarkStart w:colFirst="0" w:colLast="0" w:name="_heading=h.261ztfg" w:id="177"/>
      <w:bookmarkEnd w:id="177"/>
      <w:r w:rsidDel="00000000" w:rsidR="00000000" w:rsidRPr="00000000">
        <w:rPr>
          <w:rtl w:val="0"/>
        </w:rPr>
        <w:t xml:space="preserve">3.10.2 SUBSCRIBE Flags</w:t>
      </w:r>
    </w:p>
    <w:p w:rsidR="00000000" w:rsidDel="00000000" w:rsidP="00000000" w:rsidRDefault="00000000" w:rsidRPr="00000000" w14:paraId="00000724">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725">
      <w:pPr>
        <w:pStyle w:val="Heading4"/>
        <w:spacing w:after="0" w:before="0" w:line="248.00000000000006" w:lineRule="auto"/>
        <w:ind w:left="0" w:firstLine="0"/>
        <w:rPr/>
      </w:pPr>
      <w:bookmarkStart w:colFirst="0" w:colLast="0" w:name="_heading=h.o4chcds3950x" w:id="178"/>
      <w:bookmarkEnd w:id="178"/>
      <w:r w:rsidDel="00000000" w:rsidR="00000000" w:rsidRPr="00000000">
        <w:rPr>
          <w:rtl w:val="0"/>
        </w:rPr>
        <w:t xml:space="preserve">3.10.2.1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726">
      <w:pPr>
        <w:rPr/>
      </w:pPr>
      <w:r w:rsidDel="00000000" w:rsidR="00000000" w:rsidRPr="00000000">
        <w:rPr>
          <w:b w:val="1"/>
          <w:rtl w:val="0"/>
        </w:rPr>
        <w:t xml:space="preserve">Position</w:t>
      </w:r>
      <w:r w:rsidDel="00000000" w:rsidR="00000000" w:rsidRPr="00000000">
        <w:rPr>
          <w:rtl w:val="0"/>
        </w:rPr>
        <w:t xml:space="preserve">: bits 0 and 1 of the SUBSCRIBE Flags.</w:t>
      </w:r>
      <w:r w:rsidDel="00000000" w:rsidR="00000000" w:rsidRPr="00000000">
        <w:rPr>
          <w:rtl w:val="0"/>
        </w:rPr>
      </w:r>
    </w:p>
    <w:p w:rsidR="00000000" w:rsidDel="00000000" w:rsidP="00000000" w:rsidRDefault="00000000" w:rsidRPr="00000000" w14:paraId="00000727">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28">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Filter, Predefined Topic Alias or Session Topic Alias.</w:t>
      </w:r>
    </w:p>
    <w:p w:rsidR="00000000" w:rsidDel="00000000" w:rsidP="00000000" w:rsidRDefault="00000000" w:rsidRPr="00000000" w14:paraId="00000729">
      <w:pPr>
        <w:pStyle w:val="Heading4"/>
        <w:spacing w:after="0" w:before="0" w:line="248.00000000000006" w:lineRule="auto"/>
        <w:ind w:left="0" w:firstLine="0"/>
        <w:rPr/>
      </w:pPr>
      <w:bookmarkStart w:colFirst="0" w:colLast="0" w:name="_heading=h.cqknfyf6vt7z" w:id="179"/>
      <w:bookmarkEnd w:id="179"/>
      <w:r w:rsidDel="00000000" w:rsidR="00000000" w:rsidRPr="00000000">
        <w:rPr>
          <w:rtl w:val="0"/>
        </w:rPr>
        <w:t xml:space="preserve">3.10.2.2 Retain handling</w:t>
      </w:r>
    </w:p>
    <w:p w:rsidR="00000000" w:rsidDel="00000000" w:rsidP="00000000" w:rsidRDefault="00000000" w:rsidRPr="00000000" w14:paraId="0000072A">
      <w:pPr>
        <w:rPr/>
      </w:pPr>
      <w:r w:rsidDel="00000000" w:rsidR="00000000" w:rsidRPr="00000000">
        <w:rPr>
          <w:b w:val="1"/>
          <w:rtl w:val="0"/>
        </w:rPr>
        <w:t xml:space="preserve">Position</w:t>
      </w:r>
      <w:r w:rsidDel="00000000" w:rsidR="00000000" w:rsidRPr="00000000">
        <w:rPr>
          <w:rtl w:val="0"/>
        </w:rPr>
        <w:t xml:space="preserve">: bits 2 and 3 of the SUBSCRIBE Flags.</w:t>
      </w:r>
    </w:p>
    <w:p w:rsidR="00000000" w:rsidDel="00000000" w:rsidP="00000000" w:rsidRDefault="00000000" w:rsidRPr="00000000" w14:paraId="0000072B">
      <w:pPr>
        <w:spacing w:after="0" w:before="0" w:line="248.0000000000000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72C">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 Send retained messages at the time of the subscribe</w:t>
      </w:r>
    </w:p>
    <w:p w:rsidR="00000000" w:rsidDel="00000000" w:rsidP="00000000" w:rsidRDefault="00000000" w:rsidRPr="00000000" w14:paraId="0000072D">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 Send retained messages at subscribe only if the subscription does not currently exist</w:t>
      </w:r>
    </w:p>
    <w:p w:rsidR="00000000" w:rsidDel="00000000" w:rsidP="00000000" w:rsidRDefault="00000000" w:rsidRPr="00000000" w14:paraId="0000072E">
      <w:pPr>
        <w:spacing w:after="0" w:before="0" w:line="248.00000000000006" w:lineRule="auto"/>
        <w:ind w:left="72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 Do not send retained messages at the time </w:t>
      </w:r>
      <w:r w:rsidDel="00000000" w:rsidR="00000000" w:rsidRPr="00000000">
        <w:rPr>
          <w:rFonts w:ascii="Arial" w:cs="Arial" w:eastAsia="Arial" w:hAnsi="Arial"/>
          <w:rtl w:val="0"/>
        </w:rPr>
        <w:t xml:space="preserve">of the subscribe</w:t>
      </w:r>
      <w:r w:rsidDel="00000000" w:rsidR="00000000" w:rsidRPr="00000000">
        <w:rPr>
          <w:rtl w:val="0"/>
        </w:rPr>
      </w:r>
    </w:p>
    <w:p w:rsidR="00000000" w:rsidDel="00000000" w:rsidP="00000000" w:rsidRDefault="00000000" w:rsidRPr="00000000" w14:paraId="0000072F">
      <w:pPr>
        <w:spacing w:after="200" w:before="0" w:line="248.00000000000006" w:lineRule="auto"/>
        <w:ind w:left="0" w:firstLine="0"/>
        <w:rPr>
          <w:rFonts w:ascii="Arial" w:cs="Arial" w:eastAsia="Arial" w:hAnsi="Arial"/>
        </w:rPr>
      </w:pPr>
      <w:r w:rsidDel="00000000" w:rsidR="00000000" w:rsidRPr="00000000">
        <w:rPr>
          <w:rFonts w:ascii="Arial" w:cs="Arial" w:eastAsia="Arial" w:hAnsi="Arial"/>
          <w:color w:val="000000"/>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730">
      <w:pPr>
        <w:pStyle w:val="Heading4"/>
        <w:spacing w:after="0" w:before="0" w:line="248.00000000000006" w:lineRule="auto"/>
        <w:ind w:left="0" w:firstLine="0"/>
        <w:rPr/>
      </w:pPr>
      <w:bookmarkStart w:colFirst="0" w:colLast="0" w:name="_heading=h.pzgz6pkwxml8" w:id="180"/>
      <w:bookmarkEnd w:id="180"/>
      <w:r w:rsidDel="00000000" w:rsidR="00000000" w:rsidRPr="00000000">
        <w:rPr>
          <w:rtl w:val="0"/>
        </w:rPr>
        <w:t xml:space="preserve">3.10.2.3 Retain as Published</w:t>
      </w:r>
    </w:p>
    <w:p w:rsidR="00000000" w:rsidDel="00000000" w:rsidP="00000000" w:rsidRDefault="00000000" w:rsidRPr="00000000" w14:paraId="00000731">
      <w:pPr>
        <w:rPr/>
      </w:pPr>
      <w:r w:rsidDel="00000000" w:rsidR="00000000" w:rsidRPr="00000000">
        <w:rPr>
          <w:b w:val="1"/>
          <w:rtl w:val="0"/>
        </w:rPr>
        <w:t xml:space="preserve">Position</w:t>
      </w:r>
      <w:r w:rsidDel="00000000" w:rsidR="00000000" w:rsidRPr="00000000">
        <w:rPr>
          <w:rtl w:val="0"/>
        </w:rPr>
        <w:t xml:space="preserve">: bit 4 of the SUBSCRIBE Flags. Labelled </w:t>
      </w:r>
      <w:r w:rsidDel="00000000" w:rsidR="00000000" w:rsidRPr="00000000">
        <w:rPr>
          <w:i w:val="1"/>
          <w:rtl w:val="0"/>
        </w:rPr>
        <w:t xml:space="preserve">RaP</w:t>
      </w:r>
      <w:r w:rsidDel="00000000" w:rsidR="00000000" w:rsidRPr="00000000">
        <w:rPr>
          <w:rtl w:val="0"/>
        </w:rPr>
        <w:t xml:space="preserve"> in Figure 3-21.</w:t>
      </w:r>
    </w:p>
    <w:p w:rsidR="00000000" w:rsidDel="00000000" w:rsidP="00000000" w:rsidRDefault="00000000" w:rsidRPr="00000000" w14:paraId="00000732">
      <w:pPr>
        <w:spacing w:after="200" w:before="0" w:line="248.0000000000000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1, Application Messages forwarded using this subscription keep the RETAIN flag they were published with. </w:t>
      </w:r>
    </w:p>
    <w:p w:rsidR="00000000" w:rsidDel="00000000" w:rsidP="00000000" w:rsidRDefault="00000000" w:rsidRPr="00000000" w14:paraId="00000733">
      <w:pPr>
        <w:spacing w:after="200" w:before="0" w:line="248.00000000000006" w:lineRule="auto"/>
        <w:ind w:left="0" w:firstLine="0"/>
        <w:rPr>
          <w:rFonts w:ascii="Arial" w:cs="Arial" w:eastAsia="Arial" w:hAnsi="Arial"/>
        </w:rPr>
      </w:pPr>
      <w:r w:rsidDel="00000000" w:rsidR="00000000" w:rsidRPr="00000000">
        <w:rPr>
          <w:rFonts w:ascii="Arial" w:cs="Arial" w:eastAsia="Arial" w:hAnsi="Arial"/>
          <w:color w:val="000000"/>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734">
      <w:pPr>
        <w:pStyle w:val="Heading4"/>
        <w:spacing w:after="0" w:before="0" w:line="248.00000000000006" w:lineRule="auto"/>
        <w:ind w:left="0" w:firstLine="0"/>
        <w:rPr/>
      </w:pPr>
      <w:bookmarkStart w:colFirst="0" w:colLast="0" w:name="_heading=h.pcycfor1m7ik" w:id="181"/>
      <w:bookmarkEnd w:id="181"/>
      <w:r w:rsidDel="00000000" w:rsidR="00000000" w:rsidRPr="00000000">
        <w:rPr>
          <w:rtl w:val="0"/>
        </w:rPr>
        <w:t xml:space="preserve">3.10.2.4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735">
      <w:pPr>
        <w:rPr/>
      </w:pPr>
      <w:r w:rsidDel="00000000" w:rsidR="00000000" w:rsidRPr="00000000">
        <w:rPr>
          <w:b w:val="1"/>
          <w:rtl w:val="0"/>
        </w:rPr>
        <w:t xml:space="preserve">Position</w:t>
      </w:r>
      <w:r w:rsidDel="00000000" w:rsidR="00000000" w:rsidRPr="00000000">
        <w:rPr>
          <w:rtl w:val="0"/>
        </w:rPr>
        <w:t xml:space="preserve">: bits 5 and 6 of the SUBSCRIBE Flags.</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737">
      <w:pPr>
        <w:pStyle w:val="Heading4"/>
        <w:spacing w:after="0" w:before="0" w:line="248.00000000000006" w:lineRule="auto"/>
        <w:ind w:left="0" w:firstLine="0"/>
        <w:rPr>
          <w:vertAlign w:val="baseline"/>
        </w:rPr>
      </w:pPr>
      <w:bookmarkStart w:colFirst="0" w:colLast="0" w:name="_heading=h.6uifx1r15uxd" w:id="182"/>
      <w:bookmarkEnd w:id="182"/>
      <w:r w:rsidDel="00000000" w:rsidR="00000000" w:rsidRPr="00000000">
        <w:rPr>
          <w:rtl w:val="0"/>
        </w:rPr>
        <w:t xml:space="preserve">3.10.2.5 </w:t>
      </w:r>
      <w:r w:rsidDel="00000000" w:rsidR="00000000" w:rsidRPr="00000000">
        <w:rPr>
          <w:vertAlign w:val="baseline"/>
          <w:rtl w:val="0"/>
        </w:rPr>
        <w:t xml:space="preserve">No Local</w:t>
      </w:r>
    </w:p>
    <w:p w:rsidR="00000000" w:rsidDel="00000000" w:rsidP="00000000" w:rsidRDefault="00000000" w:rsidRPr="00000000" w14:paraId="00000738">
      <w:pPr>
        <w:rPr/>
      </w:pPr>
      <w:r w:rsidDel="00000000" w:rsidR="00000000" w:rsidRPr="00000000">
        <w:rPr>
          <w:b w:val="1"/>
          <w:rtl w:val="0"/>
        </w:rPr>
        <w:t xml:space="preserve">Position</w:t>
      </w:r>
      <w:r w:rsidDel="00000000" w:rsidR="00000000" w:rsidRPr="00000000">
        <w:rPr>
          <w:rtl w:val="0"/>
        </w:rPr>
        <w:t xml:space="preserve">: bit 7 of the SUBSCRIBE Flags.</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0"/>
        <w:rPr>
          <w:rFonts w:ascii="Arial" w:cs="Arial" w:eastAsia="Arial" w:hAnsi="Arial"/>
          <w:b w:val="0"/>
          <w:i w:val="0"/>
          <w:smallCaps w:val="0"/>
          <w:strike w:val="0"/>
          <w:color w:val="000000"/>
          <w:highlight w:val="yellow"/>
          <w:u w:val="none"/>
          <w:vertAlign w:val="baseline"/>
        </w:rPr>
      </w:pPr>
      <w:r w:rsidDel="00000000" w:rsidR="00000000" w:rsidRPr="00000000">
        <w:rPr>
          <w:rFonts w:ascii="Arial" w:cs="Arial" w:eastAsia="Arial" w:hAnsi="Arial"/>
          <w:b w:val="0"/>
          <w:i w:val="0"/>
          <w:smallCaps w:val="0"/>
          <w:strike w:val="0"/>
          <w:color w:val="000000"/>
          <w:highlight w:val="yellow"/>
          <w:u w:val="none"/>
          <w:vertAlign w:val="baseline"/>
          <w:rtl w:val="0"/>
        </w:rPr>
        <w:t xml:space="preserve">if the value is 1, Application Messages MUST NOT be forwarded to a</w:t>
      </w:r>
      <w:r w:rsidDel="00000000" w:rsidR="00000000" w:rsidRPr="00000000">
        <w:rPr>
          <w:rFonts w:ascii="Arial" w:cs="Arial" w:eastAsia="Arial" w:hAnsi="Arial"/>
          <w:b w:val="0"/>
          <w:i w:val="0"/>
          <w:smallCaps w:val="0"/>
          <w:strike w:val="0"/>
          <w:color w:val="000000"/>
          <w:highlight w:val="yellow"/>
          <w:u w:val="none"/>
          <w:vertAlign w:val="baseline"/>
          <w:rtl w:val="0"/>
        </w:rPr>
        <w:t xml:space="preserve"> Virtual Connection with a Client Identi</w:t>
      </w:r>
      <w:r w:rsidDel="00000000" w:rsidR="00000000" w:rsidRPr="00000000">
        <w:rPr>
          <w:rFonts w:ascii="Arial" w:cs="Arial" w:eastAsia="Arial" w:hAnsi="Arial"/>
          <w:color w:val="000000"/>
          <w:highlight w:val="yellow"/>
          <w:rtl w:val="0"/>
        </w:rPr>
        <w:t xml:space="preserve">fier</w:t>
      </w:r>
      <w:r w:rsidDel="00000000" w:rsidR="00000000" w:rsidRPr="00000000">
        <w:rPr>
          <w:rFonts w:ascii="Arial" w:cs="Arial" w:eastAsia="Arial" w:hAnsi="Arial"/>
          <w:b w:val="0"/>
          <w:i w:val="0"/>
          <w:smallCaps w:val="0"/>
          <w:strike w:val="0"/>
          <w:color w:val="000000"/>
          <w:highlight w:val="yellow"/>
          <w:u w:val="none"/>
          <w:vertAlign w:val="baseline"/>
          <w:rtl w:val="0"/>
        </w:rPr>
        <w:t xml:space="preserve"> equal to the Client Identif</w:t>
      </w:r>
      <w:r w:rsidDel="00000000" w:rsidR="00000000" w:rsidRPr="00000000">
        <w:rPr>
          <w:rFonts w:ascii="Arial" w:cs="Arial" w:eastAsia="Arial" w:hAnsi="Arial"/>
          <w:color w:val="000000"/>
          <w:highlight w:val="yellow"/>
          <w:rtl w:val="0"/>
        </w:rPr>
        <w:t xml:space="preserve">ier</w:t>
      </w:r>
      <w:r w:rsidDel="00000000" w:rsidR="00000000" w:rsidRPr="00000000">
        <w:rPr>
          <w:rFonts w:ascii="Arial" w:cs="Arial" w:eastAsia="Arial" w:hAnsi="Arial"/>
          <w:b w:val="0"/>
          <w:i w:val="0"/>
          <w:smallCaps w:val="0"/>
          <w:strike w:val="0"/>
          <w:color w:val="000000"/>
          <w:highlight w:val="yellow"/>
          <w:u w:val="none"/>
          <w:vertAlign w:val="baseline"/>
          <w:rtl w:val="0"/>
        </w:rPr>
        <w:t xml:space="preserve">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highlight w:val="yellow"/>
          <w:u w:val="none"/>
          <w:vertAlign w:val="baseline"/>
          <w:rtl w:val="0"/>
        </w:rPr>
        <w:t xml:space="preserve">onnection.</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0" w:right="4"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Informative Comment</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8.00000000000006" w:lineRule="auto"/>
        <w:ind w:left="720" w:right="4" w:firstLine="0"/>
        <w:rPr>
          <w:rFonts w:ascii="Arial" w:cs="Arial" w:eastAsia="Arial" w:hAnsi="Arial"/>
          <w:color w:val="000000"/>
        </w:rPr>
      </w:pPr>
      <w:r w:rsidDel="00000000" w:rsidR="00000000" w:rsidRPr="00000000">
        <w:rPr>
          <w:rFonts w:ascii="Arial" w:cs="Arial" w:eastAsia="Arial" w:hAnsi="Arial"/>
          <w:color w:val="000000"/>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73C">
      <w:pPr>
        <w:pStyle w:val="Heading3"/>
        <w:ind w:left="0" w:firstLine="0"/>
        <w:rPr/>
      </w:pPr>
      <w:bookmarkStart w:colFirst="0" w:colLast="0" w:name="_heading=h.l7a3n9" w:id="183"/>
      <w:bookmarkEnd w:id="183"/>
      <w:r w:rsidDel="00000000" w:rsidR="00000000" w:rsidRPr="00000000">
        <w:rPr>
          <w:rtl w:val="0"/>
        </w:rPr>
        <w:t xml:space="preserve">3.10.3 Packet Identifier</w:t>
      </w:r>
    </w:p>
    <w:p w:rsidR="00000000" w:rsidDel="00000000" w:rsidP="00000000" w:rsidRDefault="00000000" w:rsidRPr="00000000" w14:paraId="0000073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73E">
      <w:pPr>
        <w:pStyle w:val="Heading3"/>
        <w:ind w:left="0" w:firstLine="0"/>
        <w:rPr/>
      </w:pPr>
      <w:bookmarkStart w:colFirst="0" w:colLast="0" w:name="_heading=h.356xmb2" w:id="184"/>
      <w:bookmarkEnd w:id="184"/>
      <w:r w:rsidDel="00000000" w:rsidR="00000000" w:rsidRPr="00000000">
        <w:rPr>
          <w:rtl w:val="0"/>
        </w:rPr>
        <w:t xml:space="preserve">3.10.4 Topic Alias</w:t>
      </w:r>
    </w:p>
    <w:p w:rsidR="00000000" w:rsidDel="00000000" w:rsidP="00000000" w:rsidRDefault="00000000" w:rsidRPr="00000000" w14:paraId="0000073F">
      <w:pPr>
        <w:spacing w:after="200" w:before="0" w:line="248.0000000000000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the Topic Type is Predefined Topic Alias or Session Topic Alias, then the Topic Alias field MUST be present in the SUBSCRIBE packet.</w:t>
      </w:r>
    </w:p>
    <w:p w:rsidR="00000000" w:rsidDel="00000000" w:rsidP="00000000" w:rsidRDefault="00000000" w:rsidRPr="00000000" w14:paraId="00000740">
      <w:pPr>
        <w:spacing w:before="0" w:lineRule="auto"/>
        <w:rPr>
          <w:rFonts w:ascii="Arial" w:cs="Arial" w:eastAsia="Arial" w:hAnsi="Arial"/>
          <w:highlight w:val="yellow"/>
        </w:rPr>
      </w:pPr>
      <w:r w:rsidDel="00000000" w:rsidR="00000000" w:rsidRPr="00000000">
        <w:rPr>
          <w:highlight w:val="yellow"/>
          <w:rtl w:val="0"/>
        </w:rPr>
        <w:t xml:space="preserve">If the Topic Type is Topic Filter (0b11) the Topic Alias field MUST NOT be present in the SUBSCRIBE packet.</w:t>
      </w:r>
      <w:r w:rsidDel="00000000" w:rsidR="00000000" w:rsidRPr="00000000">
        <w:rPr>
          <w:rtl w:val="0"/>
        </w:rPr>
      </w:r>
    </w:p>
    <w:p w:rsidR="00000000" w:rsidDel="00000000" w:rsidP="00000000" w:rsidRDefault="00000000" w:rsidRPr="00000000" w14:paraId="00000741">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r w:rsidDel="00000000" w:rsidR="00000000" w:rsidRPr="00000000">
        <w:rPr>
          <w:rFonts w:ascii="Arial" w:cs="Arial" w:eastAsia="Arial" w:hAnsi="Arial"/>
          <w:rtl w:val="0"/>
        </w:rPr>
        <w:t xml:space="preserve">session topic alias</w:t>
      </w:r>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742">
      <w:pPr>
        <w:pStyle w:val="Heading3"/>
        <w:ind w:left="0" w:firstLine="0"/>
        <w:rPr/>
      </w:pPr>
      <w:bookmarkStart w:colFirst="0" w:colLast="0" w:name="_heading=h.8j7xjui1oq1k" w:id="185"/>
      <w:bookmarkEnd w:id="185"/>
      <w:r w:rsidDel="00000000" w:rsidR="00000000" w:rsidRPr="00000000">
        <w:rPr>
          <w:rtl w:val="0"/>
        </w:rPr>
        <w:t xml:space="preserve">3.10.5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743">
      <w:pPr>
        <w:rPr>
          <w:highlight w:val="yellow"/>
        </w:rPr>
      </w:pPr>
      <w:r w:rsidDel="00000000" w:rsidR="00000000" w:rsidRPr="00000000">
        <w:rPr>
          <w:highlight w:val="yellow"/>
          <w:rtl w:val="0"/>
        </w:rPr>
        <w:t xml:space="preserve">If the Topic Type is Topic Filter (0b11) the Topic Filter field MUST be present in the SUBSCRIBE packet.</w:t>
      </w:r>
    </w:p>
    <w:p w:rsidR="00000000" w:rsidDel="00000000" w:rsidP="00000000" w:rsidRDefault="00000000" w:rsidRPr="00000000" w14:paraId="00000744">
      <w:pPr>
        <w:spacing w:after="200" w:before="0" w:line="248.00000000000006" w:lineRule="auto"/>
        <w:rPr>
          <w:highlight w:val="yellow"/>
        </w:rPr>
      </w:pPr>
      <w:r w:rsidDel="00000000" w:rsidR="00000000" w:rsidRPr="00000000">
        <w:rPr>
          <w:rFonts w:ascii="Arial" w:cs="Arial" w:eastAsia="Arial" w:hAnsi="Arial"/>
          <w:highlight w:val="yellow"/>
          <w:rtl w:val="0"/>
        </w:rPr>
        <w:t xml:space="preserve">If the Topic Type is Predefined Topic Alias or Session Topic Alias, then the Topic Filter field MUST NOT be present in the SUBSCRIBE packet.</w:t>
      </w:r>
      <w:r w:rsidDel="00000000" w:rsidR="00000000" w:rsidRPr="00000000">
        <w:rPr>
          <w:rtl w:val="0"/>
        </w:rPr>
      </w:r>
    </w:p>
    <w:p w:rsidR="00000000" w:rsidDel="00000000" w:rsidP="00000000" w:rsidRDefault="00000000" w:rsidRPr="00000000" w14:paraId="00000745">
      <w:pPr>
        <w:rPr>
          <w:shd w:fill="auto" w:val="clear"/>
        </w:rPr>
      </w:pPr>
      <w:r w:rsidDel="00000000" w:rsidR="00000000" w:rsidRPr="00000000">
        <w:rPr>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color w:val="1155cc"/>
            <w:u w:val="single"/>
            <w:shd w:fill="auto" w:val="clear"/>
            <w:rtl w:val="0"/>
          </w:rPr>
          <w:t xml:space="preserve">section 4.12</w:t>
        </w:r>
      </w:hyperlink>
      <w:r w:rsidDel="00000000" w:rsidR="00000000" w:rsidRPr="00000000">
        <w:rPr>
          <w:shd w:fill="auto" w:val="clear"/>
          <w:rtl w:val="0"/>
        </w:rPr>
        <w:t xml:space="preserve"> for information about handling errors. </w:t>
      </w:r>
      <w:r w:rsidDel="00000000" w:rsidR="00000000" w:rsidRPr="00000000">
        <w:rPr>
          <w:rtl w:val="0"/>
        </w:rPr>
      </w:r>
    </w:p>
    <w:p w:rsidR="00000000" w:rsidDel="00000000" w:rsidP="00000000" w:rsidRDefault="00000000" w:rsidRPr="00000000" w14:paraId="00000746">
      <w:pPr>
        <w:pStyle w:val="Heading3"/>
        <w:keepNext w:val="0"/>
        <w:pBdr>
          <w:top w:color="auto" w:space="0" w:sz="0" w:val="none"/>
        </w:pBdr>
        <w:spacing w:after="80" w:before="280" w:line="248.00000000000006" w:lineRule="auto"/>
        <w:ind w:left="-15" w:firstLine="0"/>
        <w:jc w:val="both"/>
        <w:rPr/>
      </w:pPr>
      <w:bookmarkStart w:colFirst="0" w:colLast="0" w:name="_heading=h.8f4jncpi264u" w:id="186"/>
      <w:bookmarkEnd w:id="186"/>
      <w:r w:rsidDel="00000000" w:rsidR="00000000" w:rsidRPr="00000000">
        <w:rPr>
          <w:rtl w:val="0"/>
        </w:rPr>
        <w:t xml:space="preserve">3.10.6 SUBSCRIBE Actions</w:t>
      </w:r>
    </w:p>
    <w:p w:rsidR="00000000" w:rsidDel="00000000" w:rsidP="00000000" w:rsidRDefault="00000000" w:rsidRPr="00000000" w14:paraId="0000074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[MQTT-SN-3.17.5-2]</w:t>
      </w:r>
      <w:r w:rsidDel="00000000" w:rsidR="00000000" w:rsidRPr="00000000">
        <w:rPr>
          <w:rFonts w:ascii="Arial" w:cs="Arial" w:eastAsia="Arial" w:hAnsi="Arial"/>
          <w:rtl w:val="0"/>
        </w:rPr>
        <w:t xml:space="preserve">.</w:t>
      </w:r>
    </w:p>
    <w:p w:rsidR="00000000" w:rsidDel="00000000" w:rsidP="00000000" w:rsidRDefault="00000000" w:rsidRPr="00000000" w14:paraId="0000074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highlight w:val="yellow"/>
          <w:rtl w:val="0"/>
        </w:rPr>
        <w:t xml:space="preserve">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[MQTT-SN-3.17.5-4]</w:t>
      </w:r>
      <w:r w:rsidDel="00000000" w:rsidR="00000000" w:rsidRPr="00000000">
        <w:rPr>
          <w:rFonts w:ascii="Arial" w:cs="Arial" w:eastAsia="Arial" w:hAnsi="Arial"/>
          <w:rtl w:val="0"/>
        </w:rPr>
        <w:t xml:space="preserve">.</w:t>
      </w:r>
    </w:p>
    <w:p w:rsidR="00000000" w:rsidDel="00000000" w:rsidP="00000000" w:rsidRDefault="00000000" w:rsidRPr="00000000" w14:paraId="00000749">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74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74B">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74C">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4D">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74E">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4F">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750">
      <w:pPr>
        <w:pStyle w:val="Heading2"/>
        <w:keepLines w:val="1"/>
        <w:spacing w:after="77" w:before="0" w:line="259" w:lineRule="auto"/>
        <w:ind w:left="0" w:firstLine="0"/>
        <w:rPr>
          <w:rFonts w:ascii="Arial" w:cs="Arial" w:eastAsia="Arial" w:hAnsi="Arial"/>
        </w:rPr>
      </w:pPr>
      <w:bookmarkStart w:colFirst="0" w:colLast="0" w:name="_heading=h.1kc7wiv" w:id="187"/>
      <w:bookmarkEnd w:id="187"/>
      <w:r w:rsidDel="00000000" w:rsidR="00000000" w:rsidRPr="00000000">
        <w:rPr>
          <w:rtl w:val="0"/>
        </w:rPr>
        <w:t xml:space="preserve">3.11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751">
      <w:pPr>
        <w:rPr/>
      </w:pPr>
      <w:r w:rsidDel="00000000" w:rsidR="00000000" w:rsidRPr="00000000">
        <w:rPr>
          <w:i w:val="1"/>
          <w:sz w:val="19"/>
          <w:szCs w:val="19"/>
          <w:rtl w:val="0"/>
        </w:rPr>
        <w:t xml:space="preserve">Figure 3-22 – SUBACK Packet</w:t>
      </w:r>
      <w:r w:rsidDel="00000000" w:rsidR="00000000" w:rsidRPr="00000000">
        <w:rPr>
          <w:rtl w:val="0"/>
        </w:rPr>
      </w:r>
    </w:p>
    <w:p w:rsidR="00000000" w:rsidDel="00000000" w:rsidP="00000000" w:rsidRDefault="00000000" w:rsidRPr="00000000" w14:paraId="00000752">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2374900"/>
            <wp:effectExtent b="0" l="0" r="0" t="0"/>
            <wp:docPr id="29"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374900"/>
            <wp:effectExtent b="0" l="0" r="0" t="0"/>
            <wp:docPr id="63" name="image26.png"/>
            <a:graphic>
              <a:graphicData uri="http://schemas.openxmlformats.org/drawingml/2006/picture">
                <pic:pic>
                  <pic:nvPicPr>
                    <pic:cNvPr id="0" name="image26.png"/>
                    <pic:cNvPicPr preferRelativeResize="0"/>
                  </pic:nvPicPr>
                  <pic:blipFill>
                    <a:blip r:embed="rId9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755">
      <w:pPr>
        <w:pStyle w:val="Heading3"/>
        <w:ind w:left="0" w:firstLine="0"/>
        <w:rPr/>
      </w:pPr>
      <w:bookmarkStart w:colFirst="0" w:colLast="0" w:name="_heading=h.44bvf6o" w:id="188"/>
      <w:bookmarkEnd w:id="188"/>
      <w:r w:rsidDel="00000000" w:rsidR="00000000" w:rsidRPr="00000000">
        <w:rPr>
          <w:rtl w:val="0"/>
        </w:rPr>
        <w:t xml:space="preserve">3.11.1 SUBACK Header</w:t>
      </w:r>
    </w:p>
    <w:p w:rsidR="00000000" w:rsidDel="00000000" w:rsidP="00000000" w:rsidRDefault="00000000" w:rsidRPr="00000000" w14:paraId="000007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7">
      <w:pPr>
        <w:pStyle w:val="Heading3"/>
        <w:ind w:left="0" w:firstLine="0"/>
        <w:rPr>
          <w:rFonts w:ascii="Arial" w:cs="Arial" w:eastAsia="Arial" w:hAnsi="Arial"/>
        </w:rPr>
      </w:pPr>
      <w:bookmarkStart w:colFirst="0" w:colLast="0" w:name="_heading=h.2jh5peh" w:id="189"/>
      <w:bookmarkEnd w:id="189"/>
      <w:r w:rsidDel="00000000" w:rsidR="00000000" w:rsidRPr="00000000">
        <w:rPr>
          <w:rtl w:val="0"/>
        </w:rPr>
        <w:t xml:space="preserve">3.11.2 SUBACK Flags</w:t>
      </w:r>
      <w:r w:rsidDel="00000000" w:rsidR="00000000" w:rsidRPr="00000000">
        <w:rPr>
          <w:rtl w:val="0"/>
        </w:rPr>
      </w:r>
    </w:p>
    <w:p w:rsidR="00000000" w:rsidDel="00000000" w:rsidP="00000000" w:rsidRDefault="00000000" w:rsidRPr="00000000" w14:paraId="00000758">
      <w:pPr>
        <w:rPr>
          <w:rFonts w:ascii="Arial" w:cs="Arial" w:eastAsia="Arial" w:hAnsi="Arial"/>
          <w:color w:val="000000"/>
        </w:rPr>
      </w:pPr>
      <w:r w:rsidDel="00000000" w:rsidR="00000000" w:rsidRPr="00000000">
        <w:rPr>
          <w:rFonts w:ascii="Arial" w:cs="Arial" w:eastAsia="Arial" w:hAnsi="Arial"/>
          <w:color w:val="000000"/>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SUBACK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59">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75A">
      <w:pPr>
        <w:pStyle w:val="Heading4"/>
        <w:spacing w:after="200" w:before="0" w:line="248.00000000000006" w:lineRule="auto"/>
        <w:ind w:left="0" w:firstLine="0"/>
        <w:jc w:val="both"/>
        <w:rPr/>
      </w:pPr>
      <w:bookmarkStart w:colFirst="0" w:colLast="0" w:name="_heading=h.sjf79nlu0oyc" w:id="190"/>
      <w:bookmarkEnd w:id="190"/>
      <w:r w:rsidDel="00000000" w:rsidR="00000000" w:rsidRPr="00000000">
        <w:rPr>
          <w:rtl w:val="0"/>
        </w:rPr>
        <w:t xml:space="preserve">3.11.2.1 Topic Type</w:t>
      </w:r>
    </w:p>
    <w:p w:rsidR="00000000" w:rsidDel="00000000" w:rsidP="00000000" w:rsidRDefault="00000000" w:rsidRPr="00000000" w14:paraId="0000075B">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75C">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section 2.4</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75D">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75E">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75F">
      <w:pPr>
        <w:pStyle w:val="Heading3"/>
        <w:ind w:left="0" w:firstLine="0"/>
        <w:rPr/>
      </w:pPr>
      <w:bookmarkStart w:colFirst="0" w:colLast="0" w:name="_heading=h.3im3ia3" w:id="191"/>
      <w:bookmarkEnd w:id="191"/>
      <w:r w:rsidDel="00000000" w:rsidR="00000000" w:rsidRPr="00000000">
        <w:rPr>
          <w:rtl w:val="0"/>
        </w:rPr>
        <w:t xml:space="preserve">3.11.3 Packet Identifier</w:t>
      </w:r>
    </w:p>
    <w:p w:rsidR="00000000" w:rsidDel="00000000" w:rsidP="00000000" w:rsidRDefault="00000000" w:rsidRPr="00000000" w14:paraId="00000760">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761">
      <w:pPr>
        <w:pStyle w:val="Heading3"/>
        <w:ind w:left="0" w:firstLine="0"/>
        <w:rPr>
          <w:rFonts w:ascii="Arial" w:cs="Arial" w:eastAsia="Arial" w:hAnsi="Arial"/>
        </w:rPr>
      </w:pPr>
      <w:bookmarkStart w:colFirst="0" w:colLast="0" w:name="_heading=h.ymfzma" w:id="192"/>
      <w:bookmarkEnd w:id="192"/>
      <w:r w:rsidDel="00000000" w:rsidR="00000000" w:rsidRPr="00000000">
        <w:rPr>
          <w:rtl w:val="0"/>
        </w:rPr>
        <w:t xml:space="preserve">3.11.4 Topic Alias</w:t>
      </w:r>
      <w:r w:rsidDel="00000000" w:rsidR="00000000" w:rsidRPr="00000000">
        <w:rPr>
          <w:rtl w:val="0"/>
        </w:rPr>
      </w:r>
    </w:p>
    <w:p w:rsidR="00000000" w:rsidDel="00000000" w:rsidP="00000000" w:rsidRDefault="00000000" w:rsidRPr="00000000" w14:paraId="00000762">
      <w:pPr>
        <w:spacing w:after="147" w:before="0" w:line="248.0000000000000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Gateway when sending PUBLISH packets to the client. </w:t>
      </w:r>
      <w:r w:rsidDel="00000000" w:rsidR="00000000" w:rsidRPr="00000000">
        <w:rPr>
          <w:rtl w:val="0"/>
        </w:rPr>
      </w:r>
    </w:p>
    <w:p w:rsidR="00000000" w:rsidDel="00000000" w:rsidP="00000000" w:rsidRDefault="00000000" w:rsidRPr="00000000" w14:paraId="00000763">
      <w:pPr>
        <w:spacing w:after="147" w:before="0" w:line="248.00000000000006" w:lineRule="auto"/>
        <w:ind w:right="4"/>
        <w:rPr>
          <w:rFonts w:ascii="Arial" w:cs="Arial" w:eastAsia="Arial" w:hAnsi="Arial"/>
        </w:rPr>
      </w:pPr>
      <w:r w:rsidDel="00000000" w:rsidR="00000000" w:rsidRPr="00000000">
        <w:rPr>
          <w:rFonts w:ascii="Arial" w:cs="Arial" w:eastAsia="Arial" w:hAnsi="Arial"/>
          <w:highlight w:val="yellow"/>
          <w:rtl w:val="0"/>
        </w:rPr>
        <w:t xml:space="preserve">If no Topic Alias is returned, the Topic Alias field in the SUBACK MUST be 0x000.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w:t>
      </w:r>
    </w:p>
    <w:p w:rsidR="00000000" w:rsidDel="00000000" w:rsidP="00000000" w:rsidRDefault="00000000" w:rsidRPr="00000000" w14:paraId="00000764">
      <w:pPr>
        <w:pStyle w:val="Heading3"/>
        <w:ind w:left="0" w:firstLine="0"/>
        <w:rPr/>
      </w:pPr>
      <w:bookmarkStart w:colFirst="0" w:colLast="0" w:name="_heading=h.1xrdshw" w:id="193"/>
      <w:bookmarkEnd w:id="193"/>
      <w:r w:rsidDel="00000000" w:rsidR="00000000" w:rsidRPr="00000000">
        <w:rPr>
          <w:rtl w:val="0"/>
        </w:rPr>
        <w:t xml:space="preserve">3.11.5 Reason Code</w:t>
      </w:r>
    </w:p>
    <w:p w:rsidR="00000000" w:rsidDel="00000000" w:rsidP="00000000" w:rsidRDefault="00000000" w:rsidRPr="00000000" w14:paraId="00000765">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766">
      <w:pPr>
        <w:pStyle w:val="Heading2"/>
        <w:keepLines w:val="1"/>
        <w:spacing w:after="118" w:before="0" w:line="259" w:lineRule="auto"/>
        <w:ind w:left="0" w:firstLine="0"/>
        <w:rPr>
          <w:rFonts w:ascii="Arial" w:cs="Arial" w:eastAsia="Arial" w:hAnsi="Arial"/>
        </w:rPr>
      </w:pPr>
      <w:bookmarkStart w:colFirst="0" w:colLast="0" w:name="_heading=h.4hr1b5p" w:id="194"/>
      <w:bookmarkEnd w:id="194"/>
      <w:r w:rsidDel="00000000" w:rsidR="00000000" w:rsidRPr="00000000">
        <w:rPr>
          <w:rtl w:val="0"/>
        </w:rPr>
        <w:t xml:space="preserve">3.12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767">
      <w:pPr>
        <w:rPr/>
      </w:pPr>
      <w:r w:rsidDel="00000000" w:rsidR="00000000" w:rsidRPr="00000000">
        <w:rPr>
          <w:i w:val="1"/>
          <w:sz w:val="19"/>
          <w:szCs w:val="19"/>
          <w:rtl w:val="0"/>
        </w:rPr>
        <w:t xml:space="preserve">Figure 3-23 – UNSUBSCRIBE Packet with Topic Alias</w:t>
      </w:r>
      <w:r w:rsidDel="00000000" w:rsidR="00000000" w:rsidRPr="00000000">
        <w:rPr>
          <w:rtl w:val="0"/>
        </w:rPr>
      </w:r>
    </w:p>
    <w:p w:rsidR="00000000" w:rsidDel="00000000" w:rsidP="00000000" w:rsidRDefault="00000000" w:rsidRPr="00000000" w14:paraId="00000768">
      <w:pPr>
        <w:rPr/>
      </w:pPr>
      <w:r w:rsidDel="00000000" w:rsidR="00000000" w:rsidRPr="00000000">
        <w:rPr/>
        <w:drawing>
          <wp:inline distB="114300" distT="114300" distL="114300" distR="114300">
            <wp:extent cx="5943600" cy="2159000"/>
            <wp:effectExtent b="0" l="0" r="0" t="0"/>
            <wp:docPr id="37" name="image3.png"/>
            <a:graphic>
              <a:graphicData uri="http://schemas.openxmlformats.org/drawingml/2006/picture">
                <pic:pic>
                  <pic:nvPicPr>
                    <pic:cNvPr id="0" name="image3.png"/>
                    <pic:cNvPicPr preferRelativeResize="0"/>
                  </pic:nvPicPr>
                  <pic:blipFill>
                    <a:blip r:embed="rId9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Or:</w:t>
      </w:r>
    </w:p>
    <w:p w:rsidR="00000000" w:rsidDel="00000000" w:rsidP="00000000" w:rsidRDefault="00000000" w:rsidRPr="00000000" w14:paraId="0000076A">
      <w:pPr>
        <w:rPr/>
      </w:pPr>
      <w:r w:rsidDel="00000000" w:rsidR="00000000" w:rsidRPr="00000000">
        <w:rPr>
          <w:i w:val="1"/>
          <w:sz w:val="19"/>
          <w:szCs w:val="19"/>
          <w:rtl w:val="0"/>
        </w:rPr>
        <w:t xml:space="preserve">Figure 3-24 – UNSUBSCRIBE Packet with Topic Filter</w:t>
      </w:r>
      <w:r w:rsidDel="00000000" w:rsidR="00000000" w:rsidRPr="00000000">
        <w:rPr>
          <w:rtl w:val="0"/>
        </w:rPr>
      </w:r>
    </w:p>
    <w:p w:rsidR="00000000" w:rsidDel="00000000" w:rsidP="00000000" w:rsidRDefault="00000000" w:rsidRPr="00000000" w14:paraId="0000076B">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2451100"/>
            <wp:effectExtent b="0" l="0" r="0" t="0"/>
            <wp:docPr id="65" name="image36.png"/>
            <a:graphic>
              <a:graphicData uri="http://schemas.openxmlformats.org/drawingml/2006/picture">
                <pic:pic>
                  <pic:nvPicPr>
                    <pic:cNvPr id="0" name="image36.png"/>
                    <pic:cNvPicPr preferRelativeResize="0"/>
                  </pic:nvPicPr>
                  <pic:blipFill>
                    <a:blip r:embed="rId92"/>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spacing w:after="119" w:lineRule="auto"/>
        <w:ind w:left="-5" w:right="990" w:firstLine="0"/>
        <w:rPr>
          <w:rFonts w:ascii="Arial" w:cs="Arial" w:eastAsia="Arial" w:hAnsi="Arial"/>
        </w:rPr>
      </w:pPr>
      <w:bookmarkStart w:colFirst="0" w:colLast="0" w:name="_heading=h.baa1uug2ww09" w:id="195"/>
      <w:bookmarkEnd w:id="195"/>
      <w:r w:rsidDel="00000000" w:rsidR="00000000" w:rsidRPr="00000000">
        <w:rPr>
          <w:rFonts w:ascii="Arial" w:cs="Arial" w:eastAsia="Arial" w:hAnsi="Arial"/>
        </w:rPr>
        <w:drawing>
          <wp:inline distB="114300" distT="114300" distL="114300" distR="114300">
            <wp:extent cx="5943600" cy="3086100"/>
            <wp:effectExtent b="0" l="0" r="0" t="0"/>
            <wp:docPr id="69" name="image35.png"/>
            <a:graphic>
              <a:graphicData uri="http://schemas.openxmlformats.org/drawingml/2006/picture">
                <pic:pic>
                  <pic:nvPicPr>
                    <pic:cNvPr id="0" name="image35.png"/>
                    <pic:cNvPicPr preferRelativeResize="0"/>
                  </pic:nvPicPr>
                  <pic:blipFill>
                    <a:blip r:embed="rId9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pacing w:after="119" w:lineRule="auto"/>
        <w:ind w:left="-5" w:right="990" w:firstLine="0"/>
        <w:rPr>
          <w:rFonts w:ascii="Arial" w:cs="Arial" w:eastAsia="Arial" w:hAnsi="Arial"/>
        </w:rPr>
      </w:pPr>
      <w:bookmarkStart w:colFirst="0" w:colLast="0" w:name="_heading=h.2wwbldi" w:id="196"/>
      <w:bookmarkEnd w:id="196"/>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76E">
      <w:pPr>
        <w:pStyle w:val="Heading3"/>
        <w:ind w:left="0" w:firstLine="0"/>
        <w:rPr/>
      </w:pPr>
      <w:bookmarkStart w:colFirst="0" w:colLast="0" w:name="_heading=h.1c1lvlb" w:id="197"/>
      <w:bookmarkEnd w:id="197"/>
      <w:r w:rsidDel="00000000" w:rsidR="00000000" w:rsidRPr="00000000">
        <w:rPr>
          <w:rtl w:val="0"/>
        </w:rPr>
        <w:t xml:space="preserve">3.12.1 UNSUBSCRIBE Header</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98"/>
      <w:bookmarkEnd w:id="198"/>
      <w:r w:rsidDel="00000000" w:rsidR="00000000" w:rsidRPr="00000000">
        <w:rPr>
          <w:rtl w:val="0"/>
        </w:rPr>
        <w:t xml:space="preserve">3.12.2 UNSUBSCRIBE Flags</w:t>
      </w:r>
      <w:r w:rsidDel="00000000" w:rsidR="00000000" w:rsidRPr="00000000">
        <w:rPr>
          <w:rtl w:val="0"/>
        </w:rPr>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UNSUBSCRIBE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2">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773">
      <w:pPr>
        <w:pStyle w:val="Heading4"/>
        <w:spacing w:after="0" w:before="0" w:line="248.00000000000006" w:lineRule="auto"/>
        <w:ind w:left="0" w:firstLine="0"/>
        <w:jc w:val="both"/>
        <w:rPr/>
      </w:pPr>
      <w:bookmarkStart w:colFirst="0" w:colLast="0" w:name="_heading=h.35jl7go284h2" w:id="199"/>
      <w:bookmarkEnd w:id="199"/>
      <w:r w:rsidDel="00000000" w:rsidR="00000000" w:rsidRPr="00000000">
        <w:rPr>
          <w:rtl w:val="0"/>
        </w:rPr>
        <w:t xml:space="preserve">3.12.2.1 Topic Type</w:t>
      </w:r>
    </w:p>
    <w:p w:rsidR="00000000" w:rsidDel="00000000" w:rsidP="00000000" w:rsidRDefault="00000000" w:rsidRPr="00000000" w14:paraId="00000774">
      <w:pPr>
        <w:rPr/>
      </w:pPr>
      <w:r w:rsidDel="00000000" w:rsidR="00000000" w:rsidRPr="00000000">
        <w:rPr>
          <w:b w:val="1"/>
          <w:rtl w:val="0"/>
        </w:rPr>
        <w:t xml:space="preserve">Position</w:t>
      </w:r>
      <w:r w:rsidDel="00000000" w:rsidR="00000000" w:rsidRPr="00000000">
        <w:rPr>
          <w:rtl w:val="0"/>
        </w:rPr>
        <w:t xml:space="preserve">: bits 0 and 1 of the UNSUBSCRIBE Flags.</w:t>
      </w:r>
    </w:p>
    <w:p w:rsidR="00000000" w:rsidDel="00000000" w:rsidP="00000000" w:rsidRDefault="00000000" w:rsidRPr="00000000" w14:paraId="00000775">
      <w:pPr>
        <w:spacing w:after="306" w:before="0" w:line="248.00000000000006" w:lineRule="auto"/>
        <w:ind w:left="0" w:firstLine="0"/>
        <w:rPr>
          <w:rFonts w:ascii="Arial" w:cs="Arial" w:eastAsia="Arial" w:hAnsi="Arial"/>
          <w:color w:val="000000"/>
          <w:sz w:val="20"/>
          <w:szCs w:val="20"/>
          <w:shd w:fill="auto" w:val="clear"/>
        </w:rPr>
      </w:pPr>
      <w:r w:rsidDel="00000000" w:rsidR="00000000" w:rsidRPr="00000000">
        <w:rPr>
          <w:color w:val="000000"/>
          <w:rtl w:val="0"/>
        </w:rPr>
        <w:t xml:space="preserve">Determines the existence of the Topic Alias or Topic Filter. Refer to </w:t>
      </w:r>
      <w:hyperlink w:anchor="_heading=h.2zbgiuw">
        <w:r w:rsidDel="00000000" w:rsidR="00000000" w:rsidRPr="00000000">
          <w:rPr>
            <w:color w:val="1155cc"/>
            <w:u w:val="single"/>
            <w:rtl w:val="0"/>
          </w:rPr>
          <w:t xml:space="preserve">section 2.4</w:t>
        </w:r>
      </w:hyperlink>
      <w:r w:rsidDel="00000000" w:rsidR="00000000" w:rsidRPr="00000000">
        <w:rPr>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776">
      <w:pPr>
        <w:pStyle w:val="Heading3"/>
        <w:ind w:left="0" w:firstLine="0"/>
        <w:rPr/>
      </w:pPr>
      <w:bookmarkStart w:colFirst="0" w:colLast="0" w:name="_heading=h.2b6jogx" w:id="200"/>
      <w:bookmarkEnd w:id="200"/>
      <w:r w:rsidDel="00000000" w:rsidR="00000000" w:rsidRPr="00000000">
        <w:rPr>
          <w:rtl w:val="0"/>
        </w:rPr>
        <w:t xml:space="preserve">3.12.3 Packet Identifier</w:t>
      </w:r>
    </w:p>
    <w:p w:rsidR="00000000" w:rsidDel="00000000" w:rsidP="00000000" w:rsidRDefault="00000000" w:rsidRPr="00000000" w14:paraId="00000777">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778">
      <w:pPr>
        <w:pStyle w:val="Heading3"/>
        <w:ind w:left="0" w:firstLine="0"/>
        <w:rPr/>
      </w:pPr>
      <w:bookmarkStart w:colFirst="0" w:colLast="0" w:name="_heading=h.qbtyoq" w:id="201"/>
      <w:bookmarkEnd w:id="201"/>
      <w:r w:rsidDel="00000000" w:rsidR="00000000" w:rsidRPr="00000000">
        <w:rPr>
          <w:rtl w:val="0"/>
        </w:rPr>
        <w:t xml:space="preserve">3.12.4 Topic Alias</w:t>
      </w:r>
    </w:p>
    <w:p w:rsidR="00000000" w:rsidDel="00000000" w:rsidP="00000000" w:rsidRDefault="00000000" w:rsidRPr="00000000" w14:paraId="00000779">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77A">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77B">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77C">
      <w:pPr>
        <w:pStyle w:val="Heading3"/>
        <w:ind w:left="0" w:firstLine="0"/>
        <w:rPr/>
      </w:pPr>
      <w:bookmarkStart w:colFirst="0" w:colLast="0" w:name="_heading=h.ftxkv4ci99pj" w:id="202"/>
      <w:bookmarkEnd w:id="202"/>
      <w:r w:rsidDel="00000000" w:rsidR="00000000" w:rsidRPr="00000000">
        <w:rPr>
          <w:rtl w:val="0"/>
        </w:rPr>
        <w:t xml:space="preserve">3.12.5 Topic Filter</w:t>
      </w:r>
    </w:p>
    <w:p w:rsidR="00000000" w:rsidDel="00000000" w:rsidP="00000000" w:rsidRDefault="00000000" w:rsidRPr="00000000" w14:paraId="0000077D">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77E">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77F">
      <w:pPr>
        <w:spacing w:after="306" w:before="0" w:line="248.00000000000006" w:lineRule="auto"/>
        <w:rPr/>
      </w:pPr>
      <w:r w:rsidDel="00000000" w:rsidR="00000000" w:rsidRPr="00000000">
        <w:rPr>
          <w:rFonts w:ascii="Arial" w:cs="Arial" w:eastAsia="Arial" w:hAnsi="Arial"/>
          <w:rtl w:val="0"/>
        </w:rPr>
        <w:t xml:space="preserve">Contains a UTF-8 Encoded String Topic Filter occupying the rest of the packet, bounded by the packet length. </w:t>
      </w:r>
      <w:r w:rsidDel="00000000" w:rsidR="00000000" w:rsidRPr="00000000">
        <w:rPr>
          <w:rtl w:val="0"/>
        </w:rPr>
      </w:r>
    </w:p>
    <w:p w:rsidR="00000000" w:rsidDel="00000000" w:rsidP="00000000" w:rsidRDefault="00000000" w:rsidRPr="00000000" w14:paraId="00000780">
      <w:pPr>
        <w:pStyle w:val="Heading3"/>
        <w:keepNext w:val="0"/>
        <w:pBdr>
          <w:top w:color="auto" w:space="0" w:sz="0" w:val="none"/>
        </w:pBdr>
        <w:spacing w:after="80" w:before="280" w:line="248.00000000000006" w:lineRule="auto"/>
        <w:ind w:left="-15" w:firstLine="0"/>
        <w:jc w:val="both"/>
        <w:rPr/>
      </w:pPr>
      <w:bookmarkStart w:colFirst="0" w:colLast="0" w:name="_heading=h.yu0e4zurjnhj" w:id="203"/>
      <w:bookmarkEnd w:id="203"/>
      <w:r w:rsidDel="00000000" w:rsidR="00000000" w:rsidRPr="00000000">
        <w:rPr>
          <w:rtl w:val="0"/>
        </w:rPr>
        <w:t xml:space="preserve">3.12.6 UNSUBSCRIBE Actions</w:t>
      </w:r>
    </w:p>
    <w:p w:rsidR="00000000" w:rsidDel="00000000" w:rsidP="00000000" w:rsidRDefault="00000000" w:rsidRPr="00000000" w14:paraId="00000781">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78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1"/>
        </w:sdtPr>
        <w:sdtContent>
          <w:commentRangeStart w:id="21"/>
        </w:sdtContent>
      </w:sdt>
      <w:sdt>
        <w:sdtPr>
          <w:tag w:val="goog_rdk_22"/>
        </w:sdtPr>
        <w:sdtContent>
          <w:commentRangeStart w:id="22"/>
        </w:sdtContent>
      </w:sdt>
      <w:r w:rsidDel="00000000" w:rsidR="00000000" w:rsidRPr="00000000">
        <w:rPr>
          <w:rFonts w:ascii="Arial" w:cs="Arial" w:eastAsia="Arial" w:hAnsi="Arial"/>
          <w:highlight w:val="yellow"/>
          <w:rtl w:val="0"/>
        </w:rPr>
        <w:t xml:space="preserve">Topic Filter</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78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784">
      <w:pPr>
        <w:numPr>
          <w:ilvl w:val="0"/>
          <w:numId w:val="62"/>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785">
      <w:pPr>
        <w:numPr>
          <w:ilvl w:val="0"/>
          <w:numId w:val="62"/>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786">
      <w:pPr>
        <w:numPr>
          <w:ilvl w:val="0"/>
          <w:numId w:val="62"/>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787">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788">
      <w:pPr>
        <w:pStyle w:val="Heading2"/>
        <w:keepLines w:val="1"/>
        <w:spacing w:after="48" w:before="0" w:line="259" w:lineRule="auto"/>
        <w:ind w:left="0" w:firstLine="0"/>
        <w:rPr>
          <w:rFonts w:ascii="Arial" w:cs="Arial" w:eastAsia="Arial" w:hAnsi="Arial"/>
        </w:rPr>
      </w:pPr>
      <w:bookmarkStart w:colFirst="0" w:colLast="0" w:name="_heading=h.3abhhcj" w:id="204"/>
      <w:bookmarkEnd w:id="204"/>
      <w:r w:rsidDel="00000000" w:rsidR="00000000" w:rsidRPr="00000000">
        <w:rPr>
          <w:rtl w:val="0"/>
        </w:rPr>
        <w:t xml:space="preserve">3.13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789">
      <w:pPr>
        <w:rPr/>
      </w:pPr>
      <w:r w:rsidDel="00000000" w:rsidR="00000000" w:rsidRPr="00000000">
        <w:rPr>
          <w:i w:val="1"/>
          <w:sz w:val="19"/>
          <w:szCs w:val="19"/>
          <w:rtl w:val="0"/>
        </w:rPr>
        <w:t xml:space="preserve">Figure 3-25 – UNSUBACK Packet</w:t>
      </w:r>
      <w:r w:rsidDel="00000000" w:rsidR="00000000" w:rsidRPr="00000000">
        <w:rPr>
          <w:rtl w:val="0"/>
        </w:rPr>
      </w:r>
    </w:p>
    <w:p w:rsidR="00000000" w:rsidDel="00000000" w:rsidP="00000000" w:rsidRDefault="00000000" w:rsidRPr="00000000" w14:paraId="0000078A">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52" name="image13.png"/>
            <a:graphic>
              <a:graphicData uri="http://schemas.openxmlformats.org/drawingml/2006/picture">
                <pic:pic>
                  <pic:nvPicPr>
                    <pic:cNvPr id="0" name="image13.png"/>
                    <pic:cNvPicPr preferRelativeResize="0"/>
                  </pic:nvPicPr>
                  <pic:blipFill>
                    <a:blip r:embed="rId8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8B">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78C">
      <w:pPr>
        <w:pStyle w:val="Heading3"/>
        <w:ind w:left="0" w:firstLine="0"/>
        <w:rPr/>
      </w:pPr>
      <w:bookmarkStart w:colFirst="0" w:colLast="0" w:name="_heading=h.1pgrrkc" w:id="205"/>
      <w:bookmarkEnd w:id="205"/>
      <w:r w:rsidDel="00000000" w:rsidR="00000000" w:rsidRPr="00000000">
        <w:rPr>
          <w:rtl w:val="0"/>
        </w:rPr>
        <w:t xml:space="preserve">3.13.1 UNSUBACK Header</w:t>
      </w:r>
    </w:p>
    <w:p w:rsidR="00000000" w:rsidDel="00000000" w:rsidP="00000000" w:rsidRDefault="00000000" w:rsidRPr="00000000" w14:paraId="0000078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8E">
      <w:pPr>
        <w:pStyle w:val="Heading3"/>
        <w:ind w:left="0" w:firstLine="0"/>
        <w:rPr/>
      </w:pPr>
      <w:bookmarkStart w:colFirst="0" w:colLast="0" w:name="_heading=h.49gfa85" w:id="206"/>
      <w:bookmarkEnd w:id="206"/>
      <w:r w:rsidDel="00000000" w:rsidR="00000000" w:rsidRPr="00000000">
        <w:rPr>
          <w:rtl w:val="0"/>
        </w:rPr>
        <w:t xml:space="preserve">3.13.2 Packet Identifier</w:t>
      </w:r>
    </w:p>
    <w:p w:rsidR="00000000" w:rsidDel="00000000" w:rsidP="00000000" w:rsidRDefault="00000000" w:rsidRPr="00000000" w14:paraId="0000078F">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790">
      <w:pPr>
        <w:pStyle w:val="Heading3"/>
        <w:ind w:left="0" w:firstLine="0"/>
        <w:rPr/>
      </w:pPr>
      <w:bookmarkStart w:colFirst="0" w:colLast="0" w:name="_heading=h.2olpkfy" w:id="207"/>
      <w:bookmarkEnd w:id="207"/>
      <w:r w:rsidDel="00000000" w:rsidR="00000000" w:rsidRPr="00000000">
        <w:rPr>
          <w:rtl w:val="0"/>
        </w:rPr>
        <w:t xml:space="preserve">3.13.3 Reason Code</w:t>
      </w:r>
    </w:p>
    <w:p w:rsidR="00000000" w:rsidDel="00000000" w:rsidP="00000000" w:rsidRDefault="00000000" w:rsidRPr="00000000" w14:paraId="00000791">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792">
      <w:pPr>
        <w:pStyle w:val="Heading2"/>
        <w:keepLines w:val="1"/>
        <w:spacing w:after="77" w:before="0" w:line="259" w:lineRule="auto"/>
        <w:ind w:left="0" w:firstLine="0"/>
        <w:rPr>
          <w:rFonts w:ascii="Arial" w:cs="Arial" w:eastAsia="Arial" w:hAnsi="Arial"/>
        </w:rPr>
      </w:pPr>
      <w:bookmarkStart w:colFirst="0" w:colLast="0" w:name="_heading=h.13qzunr" w:id="208"/>
      <w:bookmarkEnd w:id="208"/>
      <w:r w:rsidDel="00000000" w:rsidR="00000000" w:rsidRPr="00000000">
        <w:rPr>
          <w:rtl w:val="0"/>
        </w:rPr>
        <w:t xml:space="preserve">3.14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793">
      <w:pPr>
        <w:rPr/>
      </w:pPr>
      <w:r w:rsidDel="00000000" w:rsidR="00000000" w:rsidRPr="00000000">
        <w:rPr>
          <w:i w:val="1"/>
          <w:sz w:val="19"/>
          <w:szCs w:val="19"/>
          <w:rtl w:val="0"/>
        </w:rPr>
        <w:t xml:space="preserve">Figure 3-26 – PINGREQ Packet</w:t>
      </w:r>
      <w:r w:rsidDel="00000000" w:rsidR="00000000" w:rsidRPr="00000000">
        <w:rPr>
          <w:rtl w:val="0"/>
        </w:rPr>
      </w:r>
    </w:p>
    <w:p w:rsidR="00000000" w:rsidDel="00000000" w:rsidP="00000000" w:rsidRDefault="00000000" w:rsidRPr="00000000" w14:paraId="00000794">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60" name="image29.png"/>
            <a:graphic>
              <a:graphicData uri="http://schemas.openxmlformats.org/drawingml/2006/picture">
                <pic:pic>
                  <pic:nvPicPr>
                    <pic:cNvPr id="0" name="image29.png"/>
                    <pic:cNvPicPr preferRelativeResize="0"/>
                  </pic:nvPicPr>
                  <pic:blipFill>
                    <a:blip r:embed="rId94"/>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the PINGREQ packet is sent from a Client to the Server, it can be used to:</w:t>
      </w:r>
    </w:p>
    <w:p w:rsidR="00000000" w:rsidDel="00000000" w:rsidP="00000000" w:rsidRDefault="00000000" w:rsidRPr="00000000" w14:paraId="00000796">
      <w:pPr>
        <w:numPr>
          <w:ilvl w:val="0"/>
          <w:numId w:val="11"/>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 Control Packets being sent from the Client to the Server.</w:t>
      </w:r>
      <w:r w:rsidDel="00000000" w:rsidR="00000000" w:rsidRPr="00000000">
        <w:rPr>
          <w:rtl w:val="0"/>
        </w:rPr>
      </w:r>
    </w:p>
    <w:p w:rsidR="00000000" w:rsidDel="00000000" w:rsidP="00000000" w:rsidRDefault="00000000" w:rsidRPr="00000000" w14:paraId="00000797">
      <w:pPr>
        <w:numPr>
          <w:ilvl w:val="0"/>
          <w:numId w:val="11"/>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w:t>
      </w:r>
      <w:r w:rsidDel="00000000" w:rsidR="00000000" w:rsidRPr="00000000">
        <w:rPr>
          <w:rtl w:val="0"/>
        </w:rPr>
      </w:r>
    </w:p>
    <w:p w:rsidR="00000000" w:rsidDel="00000000" w:rsidP="00000000" w:rsidRDefault="00000000" w:rsidRPr="00000000" w14:paraId="00000798">
      <w:pPr>
        <w:numPr>
          <w:ilvl w:val="0"/>
          <w:numId w:val="11"/>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indicate that communications is active.</w:t>
      </w:r>
    </w:p>
    <w:p w:rsidR="00000000" w:rsidDel="00000000" w:rsidP="00000000" w:rsidRDefault="00000000" w:rsidRPr="00000000" w14:paraId="0000079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packet is used in Keep Alive processing. Refer to </w:t>
      </w:r>
      <w:hyperlink w:anchor="_heading=h.4h042r0">
        <w:r w:rsidDel="00000000" w:rsidR="00000000" w:rsidRPr="00000000">
          <w:rPr>
            <w:rFonts w:ascii="Arial" w:cs="Arial" w:eastAsia="Arial" w:hAnsi="Arial"/>
            <w:color w:val="1155cc"/>
            <w:u w:val="single"/>
            <w:rtl w:val="0"/>
          </w:rPr>
          <w:t xml:space="preserve">section 3.4.6</w:t>
        </w:r>
      </w:hyperlink>
      <w:r w:rsidDel="00000000" w:rsidR="00000000" w:rsidRPr="00000000">
        <w:rPr>
          <w:rFonts w:ascii="Arial" w:cs="Arial" w:eastAsia="Arial" w:hAnsi="Arial"/>
          <w:rtl w:val="0"/>
        </w:rPr>
        <w:t xml:space="preserve"> for more details.</w:t>
      </w:r>
    </w:p>
    <w:p w:rsidR="00000000" w:rsidDel="00000000" w:rsidP="00000000" w:rsidRDefault="00000000" w:rsidRPr="00000000" w14:paraId="0000079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can also be sent from the Server to a Client. </w:t>
      </w:r>
    </w:p>
    <w:p w:rsidR="00000000" w:rsidDel="00000000" w:rsidP="00000000" w:rsidRDefault="00000000" w:rsidRPr="00000000" w14:paraId="0000079B">
      <w:pPr>
        <w:pStyle w:val="Heading3"/>
        <w:ind w:left="0" w:firstLine="0"/>
        <w:rPr/>
      </w:pPr>
      <w:bookmarkStart w:colFirst="0" w:colLast="0" w:name="_heading=h.3nqndbk" w:id="209"/>
      <w:bookmarkEnd w:id="209"/>
      <w:r w:rsidDel="00000000" w:rsidR="00000000" w:rsidRPr="00000000">
        <w:rPr>
          <w:rtl w:val="0"/>
        </w:rPr>
        <w:t xml:space="preserve">3.14.1 PINGREQ Header</w:t>
      </w:r>
    </w:p>
    <w:p w:rsidR="00000000" w:rsidDel="00000000" w:rsidP="00000000" w:rsidRDefault="00000000" w:rsidRPr="00000000" w14:paraId="0000079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9D">
      <w:pPr>
        <w:pStyle w:val="Heading3"/>
        <w:ind w:left="0" w:firstLine="0"/>
        <w:rPr/>
      </w:pPr>
      <w:bookmarkStart w:colFirst="0" w:colLast="0" w:name="_heading=h.sqbpplpqb01e" w:id="210"/>
      <w:bookmarkEnd w:id="210"/>
      <w:r w:rsidDel="00000000" w:rsidR="00000000" w:rsidRPr="00000000">
        <w:rPr>
          <w:rtl w:val="0"/>
        </w:rPr>
        <w:t xml:space="preserve">3.14.2 Packet Identifier</w:t>
      </w:r>
    </w:p>
    <w:p w:rsidR="00000000" w:rsidDel="00000000" w:rsidP="00000000" w:rsidRDefault="00000000" w:rsidRPr="00000000" w14:paraId="0000079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79F">
      <w:pPr>
        <w:pStyle w:val="Heading3"/>
        <w:ind w:left="0" w:firstLine="0"/>
        <w:rPr/>
      </w:pPr>
      <w:bookmarkStart w:colFirst="0" w:colLast="0" w:name="_heading=h.22vxnjd" w:id="211"/>
      <w:bookmarkEnd w:id="211"/>
      <w:r w:rsidDel="00000000" w:rsidR="00000000" w:rsidRPr="00000000">
        <w:rPr>
          <w:rtl w:val="0"/>
        </w:rPr>
        <w:t xml:space="preserve">3.14.3</w:t>
      </w:r>
      <w:sdt>
        <w:sdtPr>
          <w:tag w:val="goog_rdk_23"/>
        </w:sdtPr>
        <w:sdtContent>
          <w:commentRangeStart w:id="23"/>
        </w:sdtContent>
      </w:sdt>
      <w:sdt>
        <w:sdtPr>
          <w:tag w:val="goog_rdk_24"/>
        </w:sdtPr>
        <w:sdtContent>
          <w:commentRangeStart w:id="24"/>
        </w:sdtContent>
      </w:sdt>
      <w:sdt>
        <w:sdtPr>
          <w:tag w:val="goog_rdk_25"/>
        </w:sdtPr>
        <w:sdtContent>
          <w:commentRangeStart w:id="25"/>
        </w:sdtContent>
      </w:sdt>
      <w:sdt>
        <w:sdtPr>
          <w:tag w:val="goog_rdk_26"/>
        </w:sdtPr>
        <w:sdtContent>
          <w:commentRangeStart w:id="26"/>
        </w:sdtContent>
      </w:sdt>
      <w:r w:rsidDel="00000000" w:rsidR="00000000" w:rsidRPr="00000000">
        <w:rPr>
          <w:rtl w:val="0"/>
        </w:rPr>
        <w:t xml:space="preserve"> Session Identifier</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7A0">
      <w:pPr>
        <w:spacing w:after="308" w:before="0" w:line="246" w:lineRule="auto"/>
        <w:ind w:right="4"/>
        <w:rPr>
          <w:rFonts w:ascii="Arial" w:cs="Arial" w:eastAsia="Arial" w:hAnsi="Arial"/>
          <w:color w:val="000000"/>
          <w:highlight w:val="yellow"/>
        </w:rPr>
      </w:pPr>
      <w:r w:rsidDel="00000000" w:rsidR="00000000" w:rsidRPr="00000000">
        <w:rPr>
          <w:rFonts w:ascii="Arial" w:cs="Arial" w:eastAsia="Arial" w:hAnsi="Arial"/>
          <w:rtl w:val="0"/>
        </w:rPr>
        <w:t xml:space="preserve">An optional field which contains an identifier to help the Server link the sender to an existing Session. It can co</w:t>
      </w:r>
      <w:r w:rsidDel="00000000" w:rsidR="00000000" w:rsidRPr="00000000">
        <w:rPr>
          <w:rFonts w:ascii="Arial" w:cs="Arial" w:eastAsia="Arial" w:hAnsi="Arial"/>
          <w:rtl w:val="0"/>
        </w:rPr>
        <w:t xml:space="preserve">ntain a Client Identifier or other information. This field is included by a sleeping client when it goes to the Awake state and is waiting for packets to be sent by the Gateway.</w:t>
      </w:r>
      <w:r w:rsidDel="00000000" w:rsidR="00000000" w:rsidRPr="00000000">
        <w:rPr>
          <w:rtl w:val="0"/>
        </w:rPr>
      </w:r>
    </w:p>
    <w:p w:rsidR="00000000" w:rsidDel="00000000" w:rsidP="00000000" w:rsidRDefault="00000000" w:rsidRPr="00000000" w14:paraId="000007A1">
      <w:pPr>
        <w:pStyle w:val="Heading3"/>
        <w:keepNext w:val="0"/>
        <w:pBdr>
          <w:top w:color="auto" w:space="0" w:sz="0" w:val="none"/>
        </w:pBdr>
        <w:spacing w:after="80" w:before="280" w:lineRule="auto"/>
        <w:ind w:left="-15" w:firstLine="0"/>
        <w:rPr/>
      </w:pPr>
      <w:bookmarkStart w:colFirst="0" w:colLast="0" w:name="_heading=h.1bpzu4dgtzqz" w:id="212"/>
      <w:bookmarkEnd w:id="212"/>
      <w:r w:rsidDel="00000000" w:rsidR="00000000" w:rsidRPr="00000000">
        <w:rPr>
          <w:rtl w:val="0"/>
        </w:rPr>
        <w:t xml:space="preserve">3.14.4 PINGREQ Actions</w:t>
      </w:r>
    </w:p>
    <w:p w:rsidR="00000000" w:rsidDel="00000000" w:rsidP="00000000" w:rsidRDefault="00000000" w:rsidRPr="00000000" w14:paraId="000007A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A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pStyle w:val="Heading2"/>
        <w:keepLines w:val="1"/>
        <w:spacing w:after="77" w:before="0" w:line="259" w:lineRule="auto"/>
        <w:ind w:left="0" w:firstLine="0"/>
        <w:rPr>
          <w:rFonts w:ascii="Arial" w:cs="Arial" w:eastAsia="Arial" w:hAnsi="Arial"/>
        </w:rPr>
      </w:pPr>
      <w:bookmarkStart w:colFirst="0" w:colLast="0" w:name="_heading=h.i17xr6" w:id="213"/>
      <w:bookmarkEnd w:id="213"/>
      <w:r w:rsidDel="00000000" w:rsidR="00000000" w:rsidRPr="00000000">
        <w:rPr>
          <w:rtl w:val="0"/>
        </w:rPr>
        <w:t xml:space="preserve">3.15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A5">
      <w:pPr>
        <w:rPr/>
      </w:pPr>
      <w:r w:rsidDel="00000000" w:rsidR="00000000" w:rsidRPr="00000000">
        <w:rPr>
          <w:i w:val="1"/>
          <w:sz w:val="19"/>
          <w:szCs w:val="19"/>
          <w:rtl w:val="0"/>
        </w:rPr>
        <w:t xml:space="preserve">Figure 3-27 – PINGRESP Packet</w:t>
      </w:r>
      <w:r w:rsidDel="00000000" w:rsidR="00000000" w:rsidRPr="00000000">
        <w:rPr>
          <w:rtl w:val="0"/>
        </w:rPr>
      </w:r>
    </w:p>
    <w:p w:rsidR="00000000" w:rsidDel="00000000" w:rsidP="00000000" w:rsidRDefault="00000000" w:rsidRPr="00000000" w14:paraId="000007A6">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7" name="image24.png"/>
            <a:graphic>
              <a:graphicData uri="http://schemas.openxmlformats.org/drawingml/2006/picture">
                <pic:pic>
                  <pic:nvPicPr>
                    <pic:cNvPr id="0" name="image24.png"/>
                    <pic:cNvPicPr preferRelativeResize="0"/>
                  </pic:nvPicPr>
                  <pic:blipFill>
                    <a:blip r:embed="rId9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07A8">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07A9">
      <w:pPr>
        <w:pStyle w:val="Heading3"/>
        <w:ind w:left="0" w:firstLine="0"/>
        <w:rPr/>
      </w:pPr>
      <w:bookmarkStart w:colFirst="0" w:colLast="0" w:name="_heading=h.320vgez" w:id="214"/>
      <w:bookmarkEnd w:id="214"/>
      <w:r w:rsidDel="00000000" w:rsidR="00000000" w:rsidRPr="00000000">
        <w:rPr>
          <w:rtl w:val="0"/>
        </w:rPr>
        <w:t xml:space="preserve">3.15.1 PINGRESP Header</w:t>
      </w:r>
    </w:p>
    <w:p w:rsidR="00000000" w:rsidDel="00000000" w:rsidP="00000000" w:rsidRDefault="00000000" w:rsidRPr="00000000" w14:paraId="000007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AB">
      <w:pPr>
        <w:pStyle w:val="Heading3"/>
        <w:ind w:left="0" w:firstLine="0"/>
        <w:rPr/>
      </w:pPr>
      <w:bookmarkStart w:colFirst="0" w:colLast="0" w:name="_heading=h.fodwg3l5deju" w:id="215"/>
      <w:bookmarkEnd w:id="215"/>
      <w:r w:rsidDel="00000000" w:rsidR="00000000" w:rsidRPr="00000000">
        <w:rPr>
          <w:rtl w:val="0"/>
        </w:rPr>
        <w:t xml:space="preserve">3.15.2 Packet Identifier</w:t>
      </w:r>
    </w:p>
    <w:p w:rsidR="00000000" w:rsidDel="00000000" w:rsidP="00000000" w:rsidRDefault="00000000" w:rsidRPr="00000000" w14:paraId="000007AC">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AD">
      <w:pPr>
        <w:pStyle w:val="Heading3"/>
        <w:ind w:left="0" w:firstLine="0"/>
        <w:rPr/>
      </w:pPr>
      <w:bookmarkStart w:colFirst="0" w:colLast="0" w:name="_heading=h.1h65qms" w:id="216"/>
      <w:bookmarkEnd w:id="216"/>
      <w:r w:rsidDel="00000000" w:rsidR="00000000" w:rsidRPr="00000000">
        <w:rPr>
          <w:rtl w:val="0"/>
        </w:rPr>
        <w:t xml:space="preserve">3.15.3 Application Messages Remaining</w:t>
      </w:r>
    </w:p>
    <w:p w:rsidR="00000000" w:rsidDel="00000000" w:rsidP="00000000" w:rsidRDefault="00000000" w:rsidRPr="00000000" w14:paraId="000007A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Values can be:</w:t>
      </w:r>
    </w:p>
    <w:p w:rsidR="00000000" w:rsidDel="00000000" w:rsidP="00000000" w:rsidRDefault="00000000" w:rsidRPr="00000000" w14:paraId="000007AF">
      <w:pPr>
        <w:rPr>
          <w:rFonts w:ascii="Arial" w:cs="Arial" w:eastAsia="Arial" w:hAnsi="Arial"/>
        </w:rPr>
      </w:pPr>
      <w:r w:rsidDel="00000000" w:rsidR="00000000" w:rsidRPr="00000000">
        <w:rPr>
          <w:i w:val="1"/>
          <w:sz w:val="19"/>
          <w:szCs w:val="19"/>
          <w:rtl w:val="0"/>
        </w:rPr>
        <w:t xml:space="preserve">Figure 3-28 – PINGRESP continuation values</w:t>
      </w:r>
      <w:r w:rsidDel="00000000" w:rsidR="00000000" w:rsidRPr="00000000">
        <w:rPr>
          <w:rtl w:val="0"/>
        </w:rPr>
      </w:r>
    </w:p>
    <w:tbl>
      <w:tblPr>
        <w:tblStyle w:val="Table11"/>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B0">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7B1">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B2">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B3">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B4">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7B5">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B6">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7B7">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7B8">
      <w:pPr>
        <w:pStyle w:val="Heading2"/>
        <w:keepLines w:val="1"/>
        <w:spacing w:after="77" w:before="0" w:line="259" w:lineRule="auto"/>
        <w:ind w:left="0" w:firstLine="0"/>
        <w:rPr/>
      </w:pPr>
      <w:bookmarkStart w:colFirst="0" w:colLast="0" w:name="_heading=h.4ol3rnlyteol" w:id="217"/>
      <w:bookmarkEnd w:id="217"/>
      <w:r w:rsidDel="00000000" w:rsidR="00000000" w:rsidRPr="00000000">
        <w:rPr>
          <w:rtl w:val="0"/>
        </w:rPr>
      </w:r>
    </w:p>
    <w:p w:rsidR="00000000" w:rsidDel="00000000" w:rsidP="00000000" w:rsidRDefault="00000000" w:rsidRPr="00000000" w14:paraId="000007B9">
      <w:pPr>
        <w:pStyle w:val="Heading2"/>
        <w:keepLines w:val="1"/>
        <w:spacing w:after="77" w:before="0" w:line="259" w:lineRule="auto"/>
        <w:ind w:left="0" w:firstLine="0"/>
        <w:rPr>
          <w:rFonts w:ascii="Arial" w:cs="Arial" w:eastAsia="Arial" w:hAnsi="Arial"/>
        </w:rPr>
      </w:pPr>
      <w:bookmarkStart w:colFirst="0" w:colLast="0" w:name="_heading=h.415t9al" w:id="218"/>
      <w:bookmarkEnd w:id="218"/>
      <w:r w:rsidDel="00000000" w:rsidR="00000000" w:rsidRPr="00000000">
        <w:rPr>
          <w:rtl w:val="0"/>
        </w:rPr>
        <w:t xml:space="preserve">3.16 </w:t>
      </w:r>
      <w:r w:rsidDel="00000000" w:rsidR="00000000" w:rsidRPr="00000000">
        <w:rPr>
          <w:rFonts w:ascii="Arial" w:cs="Arial" w:eastAsia="Arial" w:hAnsi="Arial"/>
          <w:rtl w:val="0"/>
        </w:rPr>
        <w:t xml:space="preserve">DISCONNECT - Disconnect Notification</w:t>
      </w:r>
    </w:p>
    <w:p w:rsidR="00000000" w:rsidDel="00000000" w:rsidP="00000000" w:rsidRDefault="00000000" w:rsidRPr="00000000" w14:paraId="000007BA">
      <w:pPr>
        <w:rPr/>
      </w:pPr>
      <w:r w:rsidDel="00000000" w:rsidR="00000000" w:rsidRPr="00000000">
        <w:rPr>
          <w:i w:val="1"/>
          <w:sz w:val="19"/>
          <w:szCs w:val="19"/>
          <w:rtl w:val="0"/>
        </w:rPr>
        <w:t xml:space="preserve">Figure 3-29 – DISCONNECT Packet</w:t>
      </w:r>
      <w:r w:rsidDel="00000000" w:rsidR="00000000" w:rsidRPr="00000000">
        <w:rPr>
          <w:rtl w:val="0"/>
        </w:rPr>
      </w:r>
    </w:p>
    <w:p w:rsidR="00000000" w:rsidDel="00000000" w:rsidP="00000000" w:rsidRDefault="00000000" w:rsidRPr="00000000" w14:paraId="000007BB">
      <w:pPr>
        <w:rPr/>
      </w:pPr>
      <w:r w:rsidDel="00000000" w:rsidR="00000000" w:rsidRPr="00000000">
        <w:rPr/>
        <w:drawing>
          <wp:inline distB="114300" distT="114300" distL="114300" distR="114300">
            <wp:extent cx="5943600" cy="4165600"/>
            <wp:effectExtent b="0" l="0" r="0" t="0"/>
            <wp:docPr id="72" name="image55.png"/>
            <a:graphic>
              <a:graphicData uri="http://schemas.openxmlformats.org/drawingml/2006/picture">
                <pic:pic>
                  <pic:nvPicPr>
                    <pic:cNvPr id="0" name="image55.png"/>
                    <pic:cNvPicPr preferRelativeResize="0"/>
                  </pic:nvPicPr>
                  <pic:blipFill>
                    <a:blip r:embed="rId96"/>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pacing w:after="23" w:lineRule="auto"/>
        <w:ind w:right="4"/>
        <w:rPr>
          <w:rFonts w:ascii="Arial" w:cs="Arial" w:eastAsia="Arial" w:hAnsi="Arial"/>
        </w:rPr>
      </w:pPr>
      <w:r w:rsidDel="00000000" w:rsidR="00000000" w:rsidRPr="00000000">
        <w:rPr>
          <w:rFonts w:ascii="Arial" w:cs="Arial" w:eastAsia="Arial" w:hAnsi="Arial"/>
          <w:rtl w:val="0"/>
        </w:rPr>
        <w:t xml:space="preserve">The DISCONNECT packet is sent by a Client to indicate that it is going to 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and go to the Disconnected state.</w:t>
      </w:r>
    </w:p>
    <w:p w:rsidR="00000000" w:rsidDel="00000000" w:rsidP="00000000" w:rsidRDefault="00000000" w:rsidRPr="00000000" w14:paraId="000007BD">
      <w:pPr>
        <w:spacing w:after="23" w:lineRule="auto"/>
        <w:ind w:right="4"/>
        <w:rPr>
          <w:rFonts w:ascii="Arial" w:cs="Arial" w:eastAsia="Arial" w:hAnsi="Arial"/>
        </w:rPr>
      </w:pPr>
      <w:r w:rsidDel="00000000" w:rsidR="00000000" w:rsidRPr="00000000">
        <w:rPr>
          <w:rFonts w:ascii="Arial" w:cs="Arial" w:eastAsia="Arial" w:hAnsi="Arial"/>
          <w:rtl w:val="0"/>
        </w:rPr>
        <w:t xml:space="preserve">DISCONNECT may be sent by a Server to indicate that it cannot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BE">
      <w:pPr>
        <w:spacing w:after="23" w:lineRule="auto"/>
        <w:ind w:right="4"/>
        <w:rPr>
          <w:rFonts w:ascii="Arial" w:cs="Arial" w:eastAsia="Arial" w:hAnsi="Arial"/>
        </w:rPr>
      </w:pPr>
      <w:r w:rsidDel="00000000" w:rsidR="00000000" w:rsidRPr="00000000">
        <w:rPr>
          <w:rFonts w:ascii="Arial" w:cs="Arial" w:eastAsia="Arial" w:hAnsi="Arial"/>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BF">
      <w:pPr>
        <w:pStyle w:val="Heading3"/>
        <w:ind w:left="0" w:firstLine="0"/>
        <w:rPr/>
      </w:pPr>
      <w:bookmarkStart w:colFirst="0" w:colLast="0" w:name="_heading=h.2gb3jie" w:id="219"/>
      <w:bookmarkEnd w:id="219"/>
      <w:r w:rsidDel="00000000" w:rsidR="00000000" w:rsidRPr="00000000">
        <w:rPr>
          <w:rtl w:val="0"/>
        </w:rPr>
        <w:t xml:space="preserve">3.16.1 DISCONNECT Header</w:t>
      </w:r>
    </w:p>
    <w:p w:rsidR="00000000" w:rsidDel="00000000" w:rsidP="00000000" w:rsidRDefault="00000000" w:rsidRPr="00000000" w14:paraId="000007C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C1">
      <w:pPr>
        <w:pStyle w:val="Heading3"/>
        <w:ind w:left="0" w:firstLine="0"/>
        <w:rPr/>
      </w:pPr>
      <w:bookmarkStart w:colFirst="0" w:colLast="0" w:name="_heading=h.vgdtq7" w:id="220"/>
      <w:bookmarkEnd w:id="220"/>
      <w:r w:rsidDel="00000000" w:rsidR="00000000" w:rsidRPr="00000000">
        <w:rPr>
          <w:rtl w:val="0"/>
        </w:rPr>
        <w:t xml:space="preserve">3.16.2 DISCONNECT Flags</w:t>
      </w:r>
    </w:p>
    <w:p w:rsidR="00000000" w:rsidDel="00000000" w:rsidP="00000000" w:rsidRDefault="00000000" w:rsidRPr="00000000" w14:paraId="000007C2">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3">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C4">
      <w:pPr>
        <w:pStyle w:val="Heading4"/>
        <w:spacing w:after="0" w:before="0" w:lineRule="auto"/>
        <w:ind w:left="0" w:firstLine="0"/>
        <w:rPr/>
      </w:pPr>
      <w:bookmarkStart w:colFirst="0" w:colLast="0" w:name="_heading=h.2he2fw8unuaw" w:id="221"/>
      <w:bookmarkEnd w:id="221"/>
      <w:r w:rsidDel="00000000" w:rsidR="00000000" w:rsidRPr="00000000">
        <w:rPr>
          <w:rtl w:val="0"/>
        </w:rPr>
        <w:t xml:space="preserve">3.16.2.1 Retain Registrations</w:t>
      </w:r>
    </w:p>
    <w:p w:rsidR="00000000" w:rsidDel="00000000" w:rsidP="00000000" w:rsidRDefault="00000000" w:rsidRPr="00000000" w14:paraId="000007C5">
      <w:pPr>
        <w:rPr>
          <w:rFonts w:ascii="Arial" w:cs="Arial" w:eastAsia="Arial" w:hAnsi="Arial"/>
          <w:b w:val="1"/>
          <w:color w:val="000000"/>
          <w:sz w:val="20"/>
          <w:szCs w:val="20"/>
          <w:shd w:fill="auto" w:val="clear"/>
        </w:rPr>
      </w:pPr>
      <w:r w:rsidDel="00000000" w:rsidR="00000000" w:rsidRPr="00000000">
        <w:rPr>
          <w:b w:val="1"/>
          <w:rtl w:val="0"/>
        </w:rPr>
        <w:t xml:space="preserve">Position:</w:t>
      </w:r>
      <w:r w:rsidDel="00000000" w:rsidR="00000000" w:rsidRPr="00000000">
        <w:rPr>
          <w:rtl w:val="0"/>
        </w:rPr>
        <w:t xml:space="preserve"> bit 0 of the DISCONNECT Flags.</w:t>
      </w:r>
      <w:r w:rsidDel="00000000" w:rsidR="00000000" w:rsidRPr="00000000">
        <w:rPr>
          <w:rtl w:val="0"/>
        </w:rPr>
      </w:r>
    </w:p>
    <w:p w:rsidR="00000000" w:rsidDel="00000000" w:rsidP="00000000" w:rsidRDefault="00000000" w:rsidRPr="00000000" w14:paraId="000007C6">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Specifies whether Topic registrations should be retained by the Gateway during the Asleep state. “0” indicates registrations should be removed during the sleeping period and renegotiated when Awake or Active. “1” indicates registrations should be retained during the Asleep period, and therefore not nrenegotiated when Awake or Active.</w:t>
      </w:r>
    </w:p>
    <w:p w:rsidR="00000000" w:rsidDel="00000000" w:rsidP="00000000" w:rsidRDefault="00000000" w:rsidRPr="00000000" w14:paraId="000007C7">
      <w:pPr>
        <w:pStyle w:val="Heading4"/>
        <w:spacing w:after="0" w:before="0" w:lineRule="auto"/>
        <w:ind w:left="0" w:firstLine="0"/>
        <w:rPr/>
      </w:pPr>
      <w:bookmarkStart w:colFirst="0" w:colLast="0" w:name="_heading=h.xf6mk8ar6hod" w:id="222"/>
      <w:bookmarkEnd w:id="222"/>
      <w:r w:rsidDel="00000000" w:rsidR="00000000" w:rsidRPr="00000000">
        <w:rPr>
          <w:rtl w:val="0"/>
        </w:rPr>
        <w:t xml:space="preserve">3.16.2.2 Packet Identifier Flag </w:t>
      </w:r>
    </w:p>
    <w:p w:rsidR="00000000" w:rsidDel="00000000" w:rsidP="00000000" w:rsidRDefault="00000000" w:rsidRPr="00000000" w14:paraId="000007C8">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PacketId</w:t>
      </w:r>
      <w:r w:rsidDel="00000000" w:rsidR="00000000" w:rsidRPr="00000000">
        <w:rPr>
          <w:rtl w:val="0"/>
        </w:rPr>
        <w:t xml:space="preserve"> in Figure 3-39.</w:t>
      </w:r>
    </w:p>
    <w:p w:rsidR="00000000" w:rsidDel="00000000" w:rsidP="00000000" w:rsidRDefault="00000000" w:rsidRPr="00000000" w14:paraId="000007C9">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C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CB">
      <w:pPr>
        <w:pStyle w:val="Heading4"/>
        <w:spacing w:after="0" w:before="200" w:lineRule="auto"/>
        <w:ind w:left="0" w:firstLine="0"/>
        <w:rPr/>
      </w:pPr>
      <w:bookmarkStart w:colFirst="0" w:colLast="0" w:name="_heading=h.vf25roqqpxsl" w:id="223"/>
      <w:bookmarkEnd w:id="223"/>
      <w:r w:rsidDel="00000000" w:rsidR="00000000" w:rsidRPr="00000000">
        <w:rPr>
          <w:rtl w:val="0"/>
        </w:rPr>
        <w:t xml:space="preserve">3.16.2.3 Session Exp</w:t>
      </w:r>
      <w:r w:rsidDel="00000000" w:rsidR="00000000" w:rsidRPr="00000000">
        <w:rPr>
          <w:rtl w:val="0"/>
        </w:rPr>
        <w:t xml:space="preserve">iry Interval Flag</w:t>
      </w:r>
    </w:p>
    <w:p w:rsidR="00000000" w:rsidDel="00000000" w:rsidP="00000000" w:rsidRDefault="00000000" w:rsidRPr="00000000" w14:paraId="000007CC">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Sess Exp</w:t>
      </w:r>
      <w:r w:rsidDel="00000000" w:rsidR="00000000" w:rsidRPr="00000000">
        <w:rPr>
          <w:rtl w:val="0"/>
        </w:rPr>
        <w:t xml:space="preserve"> in Figure 3-39.</w:t>
      </w:r>
    </w:p>
    <w:p w:rsidR="00000000" w:rsidDel="00000000" w:rsidP="00000000" w:rsidRDefault="00000000" w:rsidRPr="00000000" w14:paraId="000007CD">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CE">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CF">
      <w:pPr>
        <w:pStyle w:val="Heading4"/>
        <w:spacing w:after="0" w:lineRule="auto"/>
        <w:ind w:left="0" w:firstLine="0"/>
        <w:rPr/>
      </w:pPr>
      <w:bookmarkStart w:colFirst="0" w:colLast="0" w:name="_heading=h.qy3p3qqdmadq" w:id="224"/>
      <w:bookmarkEnd w:id="224"/>
      <w:r w:rsidDel="00000000" w:rsidR="00000000" w:rsidRPr="00000000">
        <w:rPr>
          <w:rtl w:val="0"/>
        </w:rPr>
        <w:t xml:space="preserve">3.16.2.4 Reason Code Flag</w:t>
      </w:r>
    </w:p>
    <w:p w:rsidR="00000000" w:rsidDel="00000000" w:rsidP="00000000" w:rsidRDefault="00000000" w:rsidRPr="00000000" w14:paraId="000007D0">
      <w:pPr>
        <w:rPr/>
      </w:pPr>
      <w:r w:rsidDel="00000000" w:rsidR="00000000" w:rsidRPr="00000000">
        <w:rPr>
          <w:b w:val="1"/>
          <w:rtl w:val="0"/>
        </w:rPr>
        <w:t xml:space="preserve">Position:</w:t>
      </w:r>
      <w:r w:rsidDel="00000000" w:rsidR="00000000" w:rsidRPr="00000000">
        <w:rPr>
          <w:rtl w:val="0"/>
        </w:rPr>
        <w:t xml:space="preserve"> bit 3 of the DISCONNECT Flags. Labelled </w:t>
      </w:r>
      <w:r w:rsidDel="00000000" w:rsidR="00000000" w:rsidRPr="00000000">
        <w:rPr>
          <w:i w:val="1"/>
          <w:rtl w:val="0"/>
        </w:rPr>
        <w:t xml:space="preserve">Reason C</w:t>
      </w:r>
      <w:r w:rsidDel="00000000" w:rsidR="00000000" w:rsidRPr="00000000">
        <w:rPr>
          <w:rtl w:val="0"/>
        </w:rPr>
        <w:t xml:space="preserve"> in Figure 3-39.</w:t>
      </w:r>
      <w:r w:rsidDel="00000000" w:rsidR="00000000" w:rsidRPr="00000000">
        <w:rPr>
          <w:rtl w:val="0"/>
        </w:rPr>
      </w:r>
    </w:p>
    <w:p w:rsidR="00000000" w:rsidDel="00000000" w:rsidP="00000000" w:rsidRDefault="00000000" w:rsidRPr="00000000" w14:paraId="000007D1">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D2">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D3">
      <w:pPr>
        <w:pStyle w:val="Heading3"/>
        <w:ind w:left="0" w:firstLine="0"/>
        <w:rPr/>
      </w:pPr>
      <w:bookmarkStart w:colFirst="0" w:colLast="0" w:name="_heading=h.rjljjibf9dws" w:id="225"/>
      <w:bookmarkEnd w:id="225"/>
      <w:r w:rsidDel="00000000" w:rsidR="00000000" w:rsidRPr="00000000">
        <w:rPr>
          <w:rtl w:val="0"/>
        </w:rPr>
        <w:t xml:space="preserve">3.16.3 Packet Identifier</w:t>
      </w:r>
    </w:p>
    <w:p w:rsidR="00000000" w:rsidDel="00000000" w:rsidP="00000000" w:rsidRDefault="00000000" w:rsidRPr="00000000" w14:paraId="000007D4">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D5">
      <w:pPr>
        <w:pStyle w:val="Heading3"/>
        <w:ind w:left="0" w:firstLine="0"/>
        <w:rPr/>
      </w:pPr>
      <w:bookmarkStart w:colFirst="0" w:colLast="0" w:name="_heading=h.3fg1ce0" w:id="226"/>
      <w:bookmarkEnd w:id="226"/>
      <w:r w:rsidDel="00000000" w:rsidR="00000000" w:rsidRPr="00000000">
        <w:rPr>
          <w:rtl w:val="0"/>
        </w:rPr>
        <w:t xml:space="preserve">3.16.4 Reason Code</w:t>
      </w:r>
    </w:p>
    <w:p w:rsidR="00000000" w:rsidDel="00000000" w:rsidP="00000000" w:rsidRDefault="00000000" w:rsidRPr="00000000" w14:paraId="000007D6">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D7">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D8">
      <w:pPr>
        <w:pStyle w:val="Heading3"/>
        <w:ind w:left="0" w:firstLine="0"/>
        <w:rPr/>
      </w:pPr>
      <w:bookmarkStart w:colFirst="0" w:colLast="0" w:name="_heading=h.1ulbmlt" w:id="227"/>
      <w:bookmarkEnd w:id="227"/>
      <w:r w:rsidDel="00000000" w:rsidR="00000000" w:rsidRPr="00000000">
        <w:rPr>
          <w:rtl w:val="0"/>
        </w:rPr>
        <w:t xml:space="preserve">3.16.5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D9">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DA">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DB">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DC">
      <w:pPr>
        <w:pStyle w:val="Heading3"/>
        <w:ind w:left="0" w:firstLine="0"/>
        <w:rPr/>
      </w:pPr>
      <w:bookmarkStart w:colFirst="0" w:colLast="0" w:name="_heading=h.4ekz59m" w:id="228"/>
      <w:bookmarkEnd w:id="228"/>
      <w:r w:rsidDel="00000000" w:rsidR="00000000" w:rsidRPr="00000000">
        <w:rPr>
          <w:rtl w:val="0"/>
        </w:rPr>
        <w:t xml:space="preserve">3.16.6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DD">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07DE">
      <w:pPr>
        <w:pStyle w:val="Heading3"/>
        <w:keepNext w:val="0"/>
        <w:pBdr>
          <w:top w:color="auto" w:space="0" w:sz="0" w:val="none"/>
        </w:pBdr>
        <w:spacing w:after="80" w:before="280" w:lineRule="auto"/>
        <w:ind w:left="-15" w:firstLine="0"/>
        <w:rPr/>
      </w:pPr>
      <w:bookmarkStart w:colFirst="0" w:colLast="0" w:name="_heading=h.wsl51zt8cr34" w:id="229"/>
      <w:bookmarkEnd w:id="229"/>
      <w:r w:rsidDel="00000000" w:rsidR="00000000" w:rsidRPr="00000000">
        <w:rPr>
          <w:rtl w:val="0"/>
        </w:rPr>
        <w:t xml:space="preserve">3.16.7 DISCONNECT Actions</w:t>
      </w:r>
    </w:p>
    <w:p w:rsidR="00000000" w:rsidDel="00000000" w:rsidP="00000000" w:rsidRDefault="00000000" w:rsidRPr="00000000" w14:paraId="000007D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E0">
      <w:pPr>
        <w:numPr>
          <w:ilvl w:val="0"/>
          <w:numId w:val="5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E1">
      <w:pPr>
        <w:numPr>
          <w:ilvl w:val="0"/>
          <w:numId w:val="58"/>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E2">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E3">
      <w:pPr>
        <w:numPr>
          <w:ilvl w:val="0"/>
          <w:numId w:val="23"/>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7E4">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E5">
      <w:pPr>
        <w:numPr>
          <w:ilvl w:val="0"/>
          <w:numId w:val="20"/>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E6">
      <w:pPr>
        <w:numPr>
          <w:ilvl w:val="0"/>
          <w:numId w:val="20"/>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E7">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E8">
      <w:pPr>
        <w:pStyle w:val="Heading2"/>
        <w:keepLines w:val="1"/>
        <w:spacing w:after="77" w:before="0" w:line="259" w:lineRule="auto"/>
        <w:ind w:left="0" w:firstLine="0"/>
        <w:rPr>
          <w:rFonts w:ascii="Arial" w:cs="Arial" w:eastAsia="Arial" w:hAnsi="Arial"/>
        </w:rPr>
      </w:pPr>
      <w:bookmarkStart w:colFirst="0" w:colLast="0" w:name="_heading=h.elrc49qsiunp" w:id="230"/>
      <w:bookmarkEnd w:id="230"/>
      <w:r w:rsidDel="00000000" w:rsidR="00000000" w:rsidRPr="00000000">
        <w:rPr>
          <w:rtl w:val="0"/>
        </w:rPr>
        <w:t xml:space="preserve">3.17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E9">
      <w:pPr>
        <w:rPr/>
      </w:pPr>
      <w:r w:rsidDel="00000000" w:rsidR="00000000" w:rsidRPr="00000000">
        <w:rPr>
          <w:i w:val="1"/>
          <w:sz w:val="19"/>
          <w:szCs w:val="19"/>
          <w:rtl w:val="0"/>
        </w:rPr>
        <w:t xml:space="preserve">Figure 3-30 – WAKEUP Packet</w:t>
      </w:r>
      <w:r w:rsidDel="00000000" w:rsidR="00000000" w:rsidRPr="00000000">
        <w:rPr>
          <w:rtl w:val="0"/>
        </w:rPr>
      </w:r>
    </w:p>
    <w:p w:rsidR="00000000" w:rsidDel="00000000" w:rsidP="00000000" w:rsidRDefault="00000000" w:rsidRPr="00000000" w14:paraId="000007EA">
      <w:pPr>
        <w:rPr/>
      </w:pPr>
      <w:r w:rsidDel="00000000" w:rsidR="00000000" w:rsidRPr="00000000">
        <w:rPr/>
        <w:drawing>
          <wp:inline distB="114300" distT="114300" distL="114300" distR="114300">
            <wp:extent cx="5943600" cy="660400"/>
            <wp:effectExtent b="0" l="0" r="0" t="0"/>
            <wp:docPr id="49" name="image22.png"/>
            <a:graphic>
              <a:graphicData uri="http://schemas.openxmlformats.org/drawingml/2006/picture">
                <pic:pic>
                  <pic:nvPicPr>
                    <pic:cNvPr id="0" name="image22.png"/>
                    <pic:cNvPicPr preferRelativeResize="0"/>
                  </pic:nvPicPr>
                  <pic:blipFill>
                    <a:blip r:embed="rId97"/>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EC">
      <w:pPr>
        <w:pStyle w:val="Heading3"/>
        <w:ind w:left="0" w:firstLine="0"/>
        <w:rPr/>
      </w:pPr>
      <w:bookmarkStart w:colFirst="0" w:colLast="0" w:name="_heading=h.lrkcmnrrlwx6" w:id="231"/>
      <w:bookmarkEnd w:id="231"/>
      <w:r w:rsidDel="00000000" w:rsidR="00000000" w:rsidRPr="00000000">
        <w:rPr>
          <w:rtl w:val="0"/>
        </w:rPr>
        <w:t xml:space="preserve">3.17.1 WAKEUP Header</w:t>
      </w:r>
    </w:p>
    <w:p w:rsidR="00000000" w:rsidDel="00000000" w:rsidP="00000000" w:rsidRDefault="00000000" w:rsidRPr="00000000" w14:paraId="000007ED">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98">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EE">
      <w:pPr>
        <w:pStyle w:val="Heading3"/>
        <w:keepNext w:val="0"/>
        <w:pBdr>
          <w:top w:color="auto" w:space="0" w:sz="0" w:val="none"/>
        </w:pBdr>
        <w:spacing w:after="80" w:before="280" w:lineRule="auto"/>
        <w:ind w:left="-15" w:firstLine="0"/>
        <w:rPr/>
      </w:pPr>
      <w:bookmarkStart w:colFirst="0" w:colLast="0" w:name="_heading=h.2sa95hk6sfa3" w:id="232"/>
      <w:bookmarkEnd w:id="232"/>
      <w:r w:rsidDel="00000000" w:rsidR="00000000" w:rsidRPr="00000000">
        <w:rPr>
          <w:rtl w:val="0"/>
        </w:rPr>
        <w:t xml:space="preserve">3.17.2 </w:t>
      </w:r>
      <w:sdt>
        <w:sdtPr>
          <w:tag w:val="goog_rdk_27"/>
        </w:sdtPr>
        <w:sdtContent>
          <w:commentRangeStart w:id="27"/>
        </w:sdtContent>
      </w:sdt>
      <w:sdt>
        <w:sdtPr>
          <w:tag w:val="goog_rdk_28"/>
        </w:sdtPr>
        <w:sdtContent>
          <w:commentRangeStart w:id="28"/>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E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F0">
      <w:pPr>
        <w:pStyle w:val="Heading2"/>
        <w:keepLines w:val="1"/>
        <w:spacing w:after="77" w:before="0" w:line="259" w:lineRule="auto"/>
        <w:ind w:left="0" w:firstLine="0"/>
        <w:rPr>
          <w:rFonts w:ascii="Arial" w:cs="Arial" w:eastAsia="Arial" w:hAnsi="Arial"/>
        </w:rPr>
      </w:pPr>
      <w:bookmarkStart w:colFirst="0" w:colLast="0" w:name="_heading=h.y0yzf1b41yjh" w:id="233"/>
      <w:bookmarkEnd w:id="233"/>
      <w:r w:rsidDel="00000000" w:rsidR="00000000" w:rsidRPr="00000000">
        <w:rPr>
          <w:rtl w:val="0"/>
        </w:rPr>
        <w:t xml:space="preserve">3.18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F1">
      <w:pPr>
        <w:rPr/>
      </w:pPr>
      <w:r w:rsidDel="00000000" w:rsidR="00000000" w:rsidRPr="00000000">
        <w:rPr>
          <w:i w:val="1"/>
          <w:sz w:val="19"/>
          <w:szCs w:val="19"/>
          <w:rtl w:val="0"/>
        </w:rPr>
        <w:t xml:space="preserve">Figure 3-31 – SLEEPREQ Packet</w:t>
      </w:r>
      <w:r w:rsidDel="00000000" w:rsidR="00000000" w:rsidRPr="00000000">
        <w:rPr>
          <w:rtl w:val="0"/>
        </w:rPr>
      </w:r>
    </w:p>
    <w:p w:rsidR="00000000" w:rsidDel="00000000" w:rsidP="00000000" w:rsidRDefault="00000000" w:rsidRPr="00000000" w14:paraId="000007F2">
      <w:pPr>
        <w:rPr/>
      </w:pPr>
      <w:r w:rsidDel="00000000" w:rsidR="00000000" w:rsidRPr="00000000">
        <w:rPr/>
        <w:drawing>
          <wp:inline distB="114300" distT="114300" distL="114300" distR="114300">
            <wp:extent cx="5943600" cy="1943100"/>
            <wp:effectExtent b="0" l="0" r="0" t="0"/>
            <wp:docPr id="70" name="image45.png"/>
            <a:graphic>
              <a:graphicData uri="http://schemas.openxmlformats.org/drawingml/2006/picture">
                <pic:pic>
                  <pic:nvPicPr>
                    <pic:cNvPr id="0" name="image45.png"/>
                    <pic:cNvPicPr preferRelativeResize="0"/>
                  </pic:nvPicPr>
                  <pic:blipFill>
                    <a:blip r:embed="rId9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F4">
      <w:pPr>
        <w:pStyle w:val="Heading3"/>
        <w:ind w:left="0" w:firstLine="0"/>
        <w:rPr/>
      </w:pPr>
      <w:bookmarkStart w:colFirst="0" w:colLast="0" w:name="_heading=h.ae58qknvrf2w" w:id="234"/>
      <w:bookmarkEnd w:id="234"/>
      <w:r w:rsidDel="00000000" w:rsidR="00000000" w:rsidRPr="00000000">
        <w:rPr>
          <w:rtl w:val="0"/>
        </w:rPr>
        <w:t xml:space="preserve">3.18.1 SLEEPREQ Header</w:t>
      </w:r>
    </w:p>
    <w:p w:rsidR="00000000" w:rsidDel="00000000" w:rsidP="00000000" w:rsidRDefault="00000000" w:rsidRPr="00000000" w14:paraId="000007F5">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F6">
      <w:pPr>
        <w:pStyle w:val="Heading3"/>
        <w:ind w:left="0" w:firstLine="0"/>
        <w:rPr/>
      </w:pPr>
      <w:bookmarkStart w:colFirst="0" w:colLast="0" w:name="_heading=h.r9l470czcfcd" w:id="235"/>
      <w:bookmarkEnd w:id="235"/>
      <w:sdt>
        <w:sdtPr>
          <w:tag w:val="goog_rdk_29"/>
        </w:sdtPr>
        <w:sdtContent>
          <w:commentRangeStart w:id="29"/>
        </w:sdtContent>
      </w:sdt>
      <w:r w:rsidDel="00000000" w:rsidR="00000000" w:rsidRPr="00000000">
        <w:rPr>
          <w:rtl w:val="0"/>
        </w:rPr>
        <w:t xml:space="preserve">3.18.2 </w:t>
      </w:r>
      <w:commentRangeEnd w:id="29"/>
      <w:r w:rsidDel="00000000" w:rsidR="00000000" w:rsidRPr="00000000">
        <w:commentReference w:id="29"/>
      </w:r>
      <w:r w:rsidDel="00000000" w:rsidR="00000000" w:rsidRPr="00000000">
        <w:rPr>
          <w:rtl w:val="0"/>
        </w:rPr>
        <w:t xml:space="preserve">Packet Identifier</w:t>
      </w:r>
    </w:p>
    <w:p w:rsidR="00000000" w:rsidDel="00000000" w:rsidP="00000000" w:rsidRDefault="00000000" w:rsidRPr="00000000" w14:paraId="000007F7">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F8">
      <w:pPr>
        <w:pStyle w:val="Heading3"/>
        <w:ind w:left="0" w:firstLine="0"/>
        <w:rPr/>
      </w:pPr>
      <w:bookmarkStart w:colFirst="0" w:colLast="0" w:name="_heading=h.lmowugbak9ff" w:id="236"/>
      <w:bookmarkEnd w:id="236"/>
      <w:sdt>
        <w:sdtPr>
          <w:tag w:val="goog_rdk_30"/>
        </w:sdtPr>
        <w:sdtContent>
          <w:commentRangeStart w:id="30"/>
        </w:sdtContent>
      </w:sdt>
      <w:r w:rsidDel="00000000" w:rsidR="00000000" w:rsidRPr="00000000">
        <w:rPr>
          <w:rtl w:val="0"/>
        </w:rPr>
        <w:t xml:space="preserve">3.18.3 </w:t>
      </w:r>
      <w:commentRangeEnd w:id="30"/>
      <w:r w:rsidDel="00000000" w:rsidR="00000000" w:rsidRPr="00000000">
        <w:commentReference w:id="30"/>
      </w:r>
      <w:r w:rsidDel="00000000" w:rsidR="00000000" w:rsidRPr="00000000">
        <w:rPr>
          <w:rtl w:val="0"/>
        </w:rPr>
        <w:t xml:space="preserve">Sleep Duration</w:t>
      </w:r>
    </w:p>
    <w:p w:rsidR="00000000" w:rsidDel="00000000" w:rsidP="00000000" w:rsidRDefault="00000000" w:rsidRPr="00000000" w14:paraId="000007F9">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Gateway. For more information on sleeping clients, and the purpose of Sleep Duration, see section </w:t>
      </w:r>
      <w:hyperlink w:anchor="_heading=h.pj8yyjomhafn">
        <w:r w:rsidDel="00000000" w:rsidR="00000000" w:rsidRPr="00000000">
          <w:rPr>
            <w:rFonts w:ascii="Arial" w:cs="Arial" w:eastAsia="Arial" w:hAnsi="Arial"/>
            <w:color w:val="1155cc"/>
            <w:u w:val="single"/>
            <w:rtl w:val="0"/>
          </w:rPr>
          <w:t xml:space="preserve">4.15.3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FA">
      <w:pPr>
        <w:pStyle w:val="Heading3"/>
        <w:ind w:left="0" w:firstLine="0"/>
        <w:rPr/>
      </w:pPr>
      <w:bookmarkStart w:colFirst="0" w:colLast="0" w:name="_heading=h.1za85wfbb30f" w:id="237"/>
      <w:bookmarkEnd w:id="237"/>
      <w:sdt>
        <w:sdtPr>
          <w:tag w:val="goog_rdk_31"/>
        </w:sdtPr>
        <w:sdtContent>
          <w:commentRangeStart w:id="31"/>
        </w:sdtContent>
      </w:sdt>
      <w:r w:rsidDel="00000000" w:rsidR="00000000" w:rsidRPr="00000000">
        <w:rPr>
          <w:rtl w:val="0"/>
        </w:rPr>
        <w:t xml:space="preserve">3.18.4 </w:t>
      </w:r>
      <w:commentRangeEnd w:id="31"/>
      <w:r w:rsidDel="00000000" w:rsidR="00000000" w:rsidRPr="00000000">
        <w:commentReference w:id="31"/>
      </w:r>
      <w:r w:rsidDel="00000000" w:rsidR="00000000" w:rsidRPr="00000000">
        <w:rPr>
          <w:rtl w:val="0"/>
        </w:rPr>
        <w:t xml:space="preserve">SLEEPREQ Actions</w:t>
      </w:r>
    </w:p>
    <w:p w:rsidR="00000000" w:rsidDel="00000000" w:rsidP="00000000" w:rsidRDefault="00000000" w:rsidRPr="00000000" w14:paraId="000007F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FC">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FD">
      <w:pPr>
        <w:numPr>
          <w:ilvl w:val="0"/>
          <w:numId w:val="29"/>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F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FF">
      <w:pPr>
        <w:numPr>
          <w:ilvl w:val="0"/>
          <w:numId w:val="15"/>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800">
      <w:pPr>
        <w:numPr>
          <w:ilvl w:val="0"/>
          <w:numId w:val="15"/>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p>
    <w:p w:rsidR="00000000" w:rsidDel="00000000" w:rsidP="00000000" w:rsidRDefault="00000000" w:rsidRPr="00000000" w14:paraId="0000080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80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803">
      <w:pPr>
        <w:pStyle w:val="Heading2"/>
        <w:keepLines w:val="1"/>
        <w:spacing w:after="77" w:before="0" w:line="259" w:lineRule="auto"/>
        <w:ind w:left="0" w:firstLine="0"/>
        <w:rPr>
          <w:rFonts w:ascii="Arial" w:cs="Arial" w:eastAsia="Arial" w:hAnsi="Arial"/>
        </w:rPr>
      </w:pPr>
      <w:bookmarkStart w:colFirst="0" w:colLast="0" w:name="_heading=h.jym8s7ogwu9n" w:id="238"/>
      <w:bookmarkEnd w:id="238"/>
      <w:r w:rsidDel="00000000" w:rsidR="00000000" w:rsidRPr="00000000">
        <w:rPr>
          <w:rtl w:val="0"/>
        </w:rPr>
        <w:t xml:space="preserve">3.19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804">
      <w:pPr>
        <w:rPr/>
      </w:pPr>
      <w:r w:rsidDel="00000000" w:rsidR="00000000" w:rsidRPr="00000000">
        <w:rPr>
          <w:i w:val="1"/>
          <w:sz w:val="19"/>
          <w:szCs w:val="19"/>
          <w:rtl w:val="0"/>
        </w:rPr>
        <w:t xml:space="preserve">Figure 3-32 – SLEEPRESP Packet</w:t>
      </w:r>
      <w:r w:rsidDel="00000000" w:rsidR="00000000" w:rsidRPr="00000000">
        <w:rPr>
          <w:rtl w:val="0"/>
        </w:rPr>
      </w:r>
    </w:p>
    <w:p w:rsidR="00000000" w:rsidDel="00000000" w:rsidP="00000000" w:rsidRDefault="00000000" w:rsidRPr="00000000" w14:paraId="00000805">
      <w:pPr>
        <w:rPr/>
      </w:pPr>
      <w:r w:rsidDel="00000000" w:rsidR="00000000" w:rsidRPr="00000000">
        <w:rPr/>
        <w:drawing>
          <wp:inline distB="114300" distT="114300" distL="114300" distR="114300">
            <wp:extent cx="5943600" cy="1092200"/>
            <wp:effectExtent b="0" l="0" r="0" t="0"/>
            <wp:docPr id="26" name="image34.png"/>
            <a:graphic>
              <a:graphicData uri="http://schemas.openxmlformats.org/drawingml/2006/picture">
                <pic:pic>
                  <pic:nvPicPr>
                    <pic:cNvPr id="0" name="image34.png"/>
                    <pic:cNvPicPr preferRelativeResize="0"/>
                  </pic:nvPicPr>
                  <pic:blipFill>
                    <a:blip r:embed="rId10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pStyle w:val="Heading3"/>
        <w:ind w:left="0" w:firstLine="0"/>
        <w:rPr/>
      </w:pPr>
      <w:bookmarkStart w:colFirst="0" w:colLast="0" w:name="_heading=h.lhdh9flvorts" w:id="239"/>
      <w:bookmarkEnd w:id="239"/>
      <w:r w:rsidDel="00000000" w:rsidR="00000000" w:rsidRPr="00000000">
        <w:rPr>
          <w:rtl w:val="0"/>
        </w:rPr>
        <w:t xml:space="preserve">3.19.1 SLEEPRESP Header</w:t>
      </w:r>
    </w:p>
    <w:p w:rsidR="00000000" w:rsidDel="00000000" w:rsidP="00000000" w:rsidRDefault="00000000" w:rsidRPr="00000000" w14:paraId="00000807">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808">
      <w:pPr>
        <w:pStyle w:val="Heading3"/>
        <w:ind w:left="0" w:firstLine="0"/>
        <w:rPr/>
      </w:pPr>
      <w:bookmarkStart w:colFirst="0" w:colLast="0" w:name="_heading=h.ts4rruwfri54" w:id="240"/>
      <w:bookmarkEnd w:id="240"/>
      <w:sdt>
        <w:sdtPr>
          <w:tag w:val="goog_rdk_32"/>
        </w:sdtPr>
        <w:sdtContent>
          <w:commentRangeStart w:id="32"/>
        </w:sdtContent>
      </w:sdt>
      <w:r w:rsidDel="00000000" w:rsidR="00000000" w:rsidRPr="00000000">
        <w:rPr>
          <w:rtl w:val="0"/>
        </w:rPr>
        <w:t xml:space="preserve">3.19.2 </w:t>
      </w:r>
      <w:commentRangeEnd w:id="32"/>
      <w:r w:rsidDel="00000000" w:rsidR="00000000" w:rsidRPr="00000000">
        <w:commentReference w:id="32"/>
      </w:r>
      <w:r w:rsidDel="00000000" w:rsidR="00000000" w:rsidRPr="00000000">
        <w:rPr>
          <w:rtl w:val="0"/>
        </w:rPr>
        <w:t xml:space="preserve">Packet Identifier</w:t>
      </w:r>
    </w:p>
    <w:p w:rsidR="00000000" w:rsidDel="00000000" w:rsidP="00000000" w:rsidRDefault="00000000" w:rsidRPr="00000000" w14:paraId="00000809">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80A">
      <w:pPr>
        <w:pStyle w:val="Heading2"/>
        <w:ind w:left="0" w:firstLine="0"/>
        <w:rPr>
          <w:rFonts w:ascii="Arial" w:cs="Arial" w:eastAsia="Arial" w:hAnsi="Arial"/>
        </w:rPr>
      </w:pPr>
      <w:bookmarkStart w:colFirst="0" w:colLast="0" w:name="_heading=h.1e03kqp" w:id="241"/>
      <w:bookmarkEnd w:id="241"/>
      <w:r w:rsidDel="00000000" w:rsidR="00000000" w:rsidRPr="00000000">
        <w:rPr>
          <w:rtl w:val="0"/>
        </w:rPr>
        <w:t xml:space="preserve">3.20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80B">
      <w:pPr>
        <w:rPr/>
      </w:pPr>
      <w:r w:rsidDel="00000000" w:rsidR="00000000" w:rsidRPr="00000000">
        <w:rPr>
          <w:i w:val="1"/>
          <w:sz w:val="19"/>
          <w:szCs w:val="19"/>
          <w:rtl w:val="0"/>
        </w:rPr>
        <w:t xml:space="preserve">Figure 3-33 – Format of an Forwarder Encapsulated MQTT-SN Packet</w:t>
      </w:r>
      <w:r w:rsidDel="00000000" w:rsidR="00000000" w:rsidRPr="00000000">
        <w:rPr>
          <w:rtl w:val="0"/>
        </w:rPr>
      </w:r>
    </w:p>
    <w:p w:rsidR="00000000" w:rsidDel="00000000" w:rsidP="00000000" w:rsidRDefault="00000000" w:rsidRPr="00000000" w14:paraId="0000080C">
      <w:pPr>
        <w:spacing w:after="9" w:lineRule="auto"/>
        <w:ind w:left="-5" w:right="990" w:firstLine="0"/>
        <w:rPr>
          <w:rFonts w:ascii="Arial" w:cs="Arial" w:eastAsia="Arial" w:hAnsi="Arial"/>
        </w:rPr>
      </w:pPr>
      <w:sdt>
        <w:sdtPr>
          <w:tag w:val="goog_rdk_33"/>
        </w:sdtPr>
        <w:sdtContent>
          <w:commentRangeStart w:id="33"/>
        </w:sdtContent>
      </w:sdt>
      <w:r w:rsidDel="00000000" w:rsidR="00000000" w:rsidRPr="00000000">
        <w:rPr>
          <w:rFonts w:ascii="Arial" w:cs="Arial" w:eastAsia="Arial" w:hAnsi="Arial"/>
        </w:rPr>
        <w:drawing>
          <wp:inline distB="114300" distT="114300" distL="114300" distR="114300">
            <wp:extent cx="5943600" cy="2730500"/>
            <wp:effectExtent b="0" l="0" r="0" t="0"/>
            <wp:docPr id="34" name="image14.png"/>
            <a:graphic>
              <a:graphicData uri="http://schemas.openxmlformats.org/drawingml/2006/picture">
                <pic:pic>
                  <pic:nvPicPr>
                    <pic:cNvPr id="0" name="image14.png"/>
                    <pic:cNvPicPr preferRelativeResize="0"/>
                  </pic:nvPicPr>
                  <pic:blipFill>
                    <a:blip r:embed="rId101"/>
                    <a:srcRect b="31" l="0" r="0" t="31"/>
                    <a:stretch>
                      <a:fillRect/>
                    </a:stretch>
                  </pic:blipFill>
                  <pic:spPr>
                    <a:xfrm>
                      <a:off x="0" y="0"/>
                      <a:ext cx="5943600" cy="2730500"/>
                    </a:xfrm>
                    <a:prstGeom prst="rect"/>
                    <a:ln/>
                  </pic:spPr>
                </pic:pic>
              </a:graphicData>
            </a:graphic>
          </wp:inline>
        </w:drawing>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80D">
      <w:pPr>
        <w:spacing w:after="9" w:lineRule="auto"/>
        <w:ind w:left="-5" w:right="99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730500"/>
            <wp:effectExtent b="0" l="0" r="0" t="0"/>
            <wp:docPr id="71" name="image53.png"/>
            <a:graphic>
              <a:graphicData uri="http://schemas.openxmlformats.org/drawingml/2006/picture">
                <pic:pic>
                  <pic:nvPicPr>
                    <pic:cNvPr id="0" name="image53.png"/>
                    <pic:cNvPicPr preferRelativeResize="0"/>
                  </pic:nvPicPr>
                  <pic:blipFill>
                    <a:blip r:embed="rId10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WSNs. The forwarder simply encapsulates the MQTT-SN Packets it receives from the Clients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unchanged to the Clients. Refer to </w:t>
      </w:r>
      <w:hyperlink w:anchor="_heading=h.1vpy4wyrild2">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p>
    <w:p w:rsidR="00000000" w:rsidDel="00000000" w:rsidP="00000000" w:rsidRDefault="00000000" w:rsidRPr="00000000" w14:paraId="0000080F">
      <w:pPr>
        <w:pStyle w:val="Heading3"/>
        <w:ind w:left="0" w:firstLine="0"/>
        <w:rPr/>
      </w:pPr>
      <w:bookmarkStart w:colFirst="0" w:colLast="0" w:name="_heading=h.3xzr3ei" w:id="242"/>
      <w:bookmarkEnd w:id="242"/>
      <w:r w:rsidDel="00000000" w:rsidR="00000000" w:rsidRPr="00000000">
        <w:rPr>
          <w:rtl w:val="0"/>
        </w:rPr>
        <w:t xml:space="preserve">3.20.1 Forwarder Encapsulation Header</w:t>
      </w:r>
    </w:p>
    <w:p w:rsidR="00000000" w:rsidDel="00000000" w:rsidP="00000000" w:rsidRDefault="00000000" w:rsidRPr="00000000" w14:paraId="00000810">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103">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811">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Length field specifies the number of bytes up to the end of the Wireless Node Identifier field, including the Length field itself.</w:t>
      </w:r>
      <w:r w:rsidDel="00000000" w:rsidR="00000000" w:rsidRPr="00000000">
        <w:rPr>
          <w:rtl w:val="0"/>
        </w:rPr>
      </w:r>
    </w:p>
    <w:p w:rsidR="00000000" w:rsidDel="00000000" w:rsidP="00000000" w:rsidRDefault="00000000" w:rsidRPr="00000000" w14:paraId="00000812">
      <w:pPr>
        <w:pStyle w:val="Heading3"/>
        <w:ind w:left="0" w:firstLine="0"/>
        <w:rPr/>
      </w:pPr>
      <w:bookmarkStart w:colFirst="0" w:colLast="0" w:name="_heading=h.sabnu4" w:id="243"/>
      <w:bookmarkEnd w:id="243"/>
      <w:sdt>
        <w:sdtPr>
          <w:tag w:val="goog_rdk_34"/>
        </w:sdtPr>
        <w:sdtContent>
          <w:commentRangeStart w:id="34"/>
        </w:sdtContent>
      </w:sdt>
      <w:r w:rsidDel="00000000" w:rsidR="00000000" w:rsidRPr="00000000">
        <w:rPr>
          <w:rtl w:val="0"/>
        </w:rPr>
        <w:t xml:space="preserve">3.20.2 Control Flags</w:t>
      </w:r>
    </w:p>
    <w:p w:rsidR="00000000" w:rsidDel="00000000" w:rsidP="00000000" w:rsidRDefault="00000000" w:rsidRPr="00000000" w14:paraId="00000813">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Control flags contain control information exchanged between the Gsteway and the forwarder. </w:t>
      </w:r>
    </w:p>
    <w:p w:rsidR="00000000" w:rsidDel="00000000" w:rsidP="00000000" w:rsidRDefault="00000000" w:rsidRPr="00000000" w14:paraId="00000814">
      <w:pPr>
        <w:pStyle w:val="Heading4"/>
        <w:ind w:left="0" w:firstLine="0"/>
        <w:rPr/>
      </w:pPr>
      <w:bookmarkStart w:colFirst="0" w:colLast="0" w:name="_heading=h.3c9z6hx" w:id="244"/>
      <w:bookmarkEnd w:id="244"/>
      <w:r w:rsidDel="00000000" w:rsidR="00000000" w:rsidRPr="00000000">
        <w:rPr>
          <w:rtl w:val="0"/>
        </w:rPr>
        <w:t xml:space="preserve">3.20.2.1 Radius</w:t>
      </w:r>
    </w:p>
    <w:p w:rsidR="00000000" w:rsidDel="00000000" w:rsidP="00000000" w:rsidRDefault="00000000" w:rsidRPr="00000000" w14:paraId="00000815">
      <w:pPr>
        <w:rPr/>
      </w:pPr>
      <w:commentRangeEnd w:id="34"/>
      <w:r w:rsidDel="00000000" w:rsidR="00000000" w:rsidRPr="00000000">
        <w:commentReference w:id="34"/>
      </w:r>
      <w:r w:rsidDel="00000000" w:rsidR="00000000" w:rsidRPr="00000000">
        <w:rPr>
          <w:b w:val="1"/>
          <w:rtl w:val="0"/>
        </w:rPr>
        <w:t xml:space="preserve">Position:</w:t>
      </w:r>
      <w:r w:rsidDel="00000000" w:rsidR="00000000" w:rsidRPr="00000000">
        <w:rPr>
          <w:rtl w:val="0"/>
        </w:rPr>
        <w:t xml:space="preserve"> bits 0 and 1 of the Control byte.</w:t>
      </w:r>
      <w:sdt>
        <w:sdtPr>
          <w:tag w:val="goog_rdk_35"/>
        </w:sdtPr>
        <w:sdtContent>
          <w:commentRangeStart w:id="35"/>
        </w:sdtContent>
      </w:sdt>
      <w:r w:rsidDel="00000000" w:rsidR="00000000" w:rsidRPr="00000000">
        <w:rPr>
          <w:rtl w:val="0"/>
        </w:rPr>
      </w:r>
    </w:p>
    <w:p w:rsidR="00000000" w:rsidDel="00000000" w:rsidP="00000000" w:rsidRDefault="00000000" w:rsidRPr="00000000" w14:paraId="00000816">
      <w:pPr>
        <w:ind w:right="4"/>
        <w:rPr>
          <w:rFonts w:ascii="Arial" w:cs="Arial" w:eastAsia="Arial" w:hAnsi="Arial"/>
        </w:rPr>
      </w:pPr>
      <w:r w:rsidDel="00000000" w:rsidR="00000000" w:rsidRPr="00000000">
        <w:rPr>
          <w:rFonts w:ascii="Arial" w:cs="Arial" w:eastAsia="Arial" w:hAnsi="Arial"/>
          <w:rtl w:val="0"/>
        </w:rPr>
        <w:t xml:space="preserve">Transmission radius - only relevant in direction Gateway to Forwarder</w:t>
      </w:r>
      <w:commentRangeEnd w:id="35"/>
      <w:r w:rsidDel="00000000" w:rsidR="00000000" w:rsidRPr="00000000">
        <w:commentReference w:id="35"/>
      </w:r>
      <w:r w:rsidDel="00000000" w:rsidR="00000000" w:rsidRPr="00000000">
        <w:rPr>
          <w:rFonts w:ascii="Arial" w:cs="Arial" w:eastAsia="Arial" w:hAnsi="Arial"/>
          <w:rtl w:val="0"/>
        </w:rPr>
        <w:t xml:space="preserve">.</w:t>
      </w:r>
    </w:p>
    <w:p w:rsidR="00000000" w:rsidDel="00000000" w:rsidP="00000000" w:rsidRDefault="00000000" w:rsidRPr="00000000" w14:paraId="00000817">
      <w:pPr>
        <w:pStyle w:val="Heading3"/>
        <w:ind w:left="0" w:firstLine="0"/>
        <w:rPr/>
      </w:pPr>
      <w:bookmarkStart w:colFirst="0" w:colLast="0" w:name="_heading=h.1rf9gpq" w:id="245"/>
      <w:bookmarkEnd w:id="245"/>
      <w:r w:rsidDel="00000000" w:rsidR="00000000" w:rsidRPr="00000000">
        <w:rPr>
          <w:rtl w:val="0"/>
        </w:rPr>
        <w:t xml:space="preserve">3.20.3 Wireless Node Identifier</w:t>
      </w:r>
    </w:p>
    <w:p w:rsidR="00000000" w:rsidDel="00000000" w:rsidP="00000000" w:rsidRDefault="00000000" w:rsidRPr="00000000" w14:paraId="000008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0819">
      <w:pPr>
        <w:pStyle w:val="Heading3"/>
        <w:ind w:left="0" w:firstLine="0"/>
        <w:rPr/>
      </w:pPr>
      <w:bookmarkStart w:colFirst="0" w:colLast="0" w:name="_heading=h.4bewzdj" w:id="246"/>
      <w:bookmarkEnd w:id="246"/>
      <w:r w:rsidDel="00000000" w:rsidR="00000000" w:rsidRPr="00000000">
        <w:rPr>
          <w:rtl w:val="0"/>
        </w:rPr>
        <w:t xml:space="preserve">3.20.4 MQTT-SN Packet</w:t>
      </w:r>
    </w:p>
    <w:p w:rsidR="00000000" w:rsidDel="00000000" w:rsidP="00000000" w:rsidRDefault="00000000" w:rsidRPr="00000000" w14:paraId="0000081A">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081B">
      <w:pPr>
        <w:pStyle w:val="Heading2"/>
        <w:ind w:left="0" w:firstLine="0"/>
        <w:rPr/>
      </w:pPr>
      <w:bookmarkStart w:colFirst="0" w:colLast="0" w:name="_heading=h.20g8pmrelzu7" w:id="247"/>
      <w:bookmarkEnd w:id="247"/>
      <w:r w:rsidDel="00000000" w:rsidR="00000000" w:rsidRPr="00000000">
        <w:br w:type="page"/>
      </w:r>
      <w:r w:rsidDel="00000000" w:rsidR="00000000" w:rsidRPr="00000000">
        <w:rPr>
          <w:rtl w:val="0"/>
        </w:rPr>
      </w:r>
    </w:p>
    <w:p w:rsidR="00000000" w:rsidDel="00000000" w:rsidP="00000000" w:rsidRDefault="00000000" w:rsidRPr="00000000" w14:paraId="0000081C">
      <w:pPr>
        <w:pStyle w:val="Heading2"/>
        <w:ind w:left="0" w:firstLine="0"/>
        <w:rPr/>
      </w:pPr>
      <w:bookmarkStart w:colFirst="0" w:colLast="0" w:name="_heading=h.15cqrsoyxc87" w:id="248"/>
      <w:bookmarkEnd w:id="248"/>
      <w:r w:rsidDel="00000000" w:rsidR="00000000" w:rsidRPr="00000000">
        <w:rPr>
          <w:rtl w:val="0"/>
        </w:rPr>
        <w:t xml:space="preserve">3.21 Protection Encapsulation</w:t>
      </w:r>
    </w:p>
    <w:p w:rsidR="00000000" w:rsidDel="00000000" w:rsidP="00000000" w:rsidRDefault="00000000" w:rsidRPr="00000000" w14:paraId="0000081D">
      <w:pPr>
        <w:rPr/>
      </w:pPr>
      <w:r w:rsidDel="00000000" w:rsidR="00000000" w:rsidRPr="00000000">
        <w:rPr>
          <w:i w:val="1"/>
          <w:sz w:val="19"/>
          <w:szCs w:val="19"/>
          <w:rtl w:val="0"/>
        </w:rPr>
        <w:t xml:space="preserve">Figure 3-35 – Format of an Protection Encapsulated MQTT-SN Packet</w:t>
      </w:r>
      <w:r w:rsidDel="00000000" w:rsidR="00000000" w:rsidRPr="00000000">
        <w:rPr/>
        <w:drawing>
          <wp:inline distB="114300" distT="114300" distL="114300" distR="114300">
            <wp:extent cx="5943600" cy="5245100"/>
            <wp:effectExtent b="0" l="0" r="0" t="0"/>
            <wp:docPr id="82" name="image52.png"/>
            <a:graphic>
              <a:graphicData uri="http://schemas.openxmlformats.org/drawingml/2006/picture">
                <pic:pic>
                  <pic:nvPicPr>
                    <pic:cNvPr id="0" name="image52.png"/>
                    <pic:cNvPicPr preferRelativeResize="0"/>
                  </pic:nvPicPr>
                  <pic:blipFill>
                    <a:blip r:embed="rId104"/>
                    <a:srcRect b="0" l="46" r="46"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rPr/>
      </w:pPr>
      <w:r w:rsidDel="00000000" w:rsidR="00000000" w:rsidRPr="00000000">
        <w:rPr/>
        <w:drawing>
          <wp:inline distB="114300" distT="114300" distL="114300" distR="114300">
            <wp:extent cx="5943600" cy="5803900"/>
            <wp:effectExtent b="0" l="0" r="0" t="0"/>
            <wp:docPr id="58" name="image23.png"/>
            <a:graphic>
              <a:graphicData uri="http://schemas.openxmlformats.org/drawingml/2006/picture">
                <pic:pic>
                  <pic:nvPicPr>
                    <pic:cNvPr id="0" name="image23.png"/>
                    <pic:cNvPicPr preferRelativeResize="0"/>
                  </pic:nvPicPr>
                  <pic:blipFill>
                    <a:blip r:embed="rId105"/>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rtl w:val="0"/>
        </w:rPr>
        <w:t xml:space="preserve"> packet is protected</w:t>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082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0821">
      <w:pPr>
        <w:spacing w:after="9" w:lineRule="auto"/>
        <w:ind w:left="-5" w:right="4" w:firstLine="0"/>
        <w:rPr>
          <w:rFonts w:ascii="Arial" w:cs="Arial" w:eastAsia="Arial" w:hAnsi="Arial"/>
        </w:rPr>
      </w:pPr>
      <w:sdt>
        <w:sdtPr>
          <w:tag w:val="goog_rdk_36"/>
        </w:sdtPr>
        <w:sdtContent>
          <w:commentRangeStart w:id="36"/>
        </w:sdtContent>
      </w:sdt>
      <w:sdt>
        <w:sdtPr>
          <w:tag w:val="goog_rdk_37"/>
        </w:sdtPr>
        <w:sdtContent>
          <w:commentRangeStart w:id="37"/>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36"/>
      <w:r w:rsidDel="00000000" w:rsidR="00000000" w:rsidRPr="00000000">
        <w:commentReference w:id="36"/>
      </w:r>
      <w:commentRangeEnd w:id="37"/>
      <w:r w:rsidDel="00000000" w:rsidR="00000000" w:rsidRPr="00000000">
        <w:commentReference w:id="37"/>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82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0823">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824">
      <w:pPr>
        <w:spacing w:after="9" w:lineRule="auto"/>
        <w:ind w:left="-5" w:right="4" w:firstLine="0"/>
        <w:rPr>
          <w:rFonts w:ascii="Arial" w:cs="Arial" w:eastAsia="Arial" w:hAnsi="Arial"/>
          <w:b w:val="1"/>
        </w:rPr>
      </w:pPr>
      <w:sdt>
        <w:sdtPr>
          <w:tag w:val="goog_rdk_38"/>
        </w:sdtPr>
        <w:sdtContent>
          <w:commentRangeStart w:id="38"/>
        </w:sdtContent>
      </w:sdt>
      <w:sdt>
        <w:sdtPr>
          <w:tag w:val="goog_rdk_39"/>
        </w:sdtPr>
        <w:sdtContent>
          <w:commentRangeStart w:id="39"/>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0825">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0826">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0827">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Gateway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0828">
      <w:pPr>
        <w:rPr>
          <w:rFonts w:ascii="Arial" w:cs="Arial" w:eastAsia="Arial" w:hAnsi="Arial"/>
          <w:highlight w:val="yellow"/>
        </w:rPr>
      </w:pPr>
      <w:r w:rsidDel="00000000" w:rsidR="00000000" w:rsidRPr="00000000">
        <w:rPr>
          <w:rFonts w:ascii="Arial" w:cs="Arial" w:eastAsia="Arial" w:hAnsi="Arial"/>
          <w:highlight w:val="yellow"/>
          <w:rtl w:val="0"/>
        </w:rPr>
        <w:t xml:space="preserve">If the Gateway is not enrolled to the Client (so the Client has no access to a key shared with it on the basis of its GwId) and the Client and Gateway are not in a private network, it is recommended for the Client to open a DTLS session and process only MQTT-SN packets received over it.</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829">
      <w:pPr>
        <w:pStyle w:val="Heading3"/>
        <w:ind w:left="0" w:firstLine="0"/>
        <w:rPr/>
      </w:pPr>
      <w:bookmarkStart w:colFirst="0" w:colLast="0" w:name="_heading=h.j9tutdzg8gdj" w:id="249"/>
      <w:bookmarkEnd w:id="249"/>
      <w:r w:rsidDel="00000000" w:rsidR="00000000" w:rsidRPr="00000000">
        <w:rPr>
          <w:rtl w:val="0"/>
        </w:rPr>
        <w:t xml:space="preserve">3.21.1 Protection Encapsulation Header</w:t>
      </w:r>
    </w:p>
    <w:p w:rsidR="00000000" w:rsidDel="00000000" w:rsidP="00000000" w:rsidRDefault="00000000" w:rsidRPr="00000000" w14:paraId="000008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82B">
      <w:pPr>
        <w:pStyle w:val="Heading3"/>
        <w:ind w:left="0" w:firstLine="0"/>
        <w:rPr/>
      </w:pPr>
      <w:bookmarkStart w:colFirst="0" w:colLast="0" w:name="_heading=h.g1mmf1c4lvqh" w:id="250"/>
      <w:bookmarkEnd w:id="250"/>
      <w:r w:rsidDel="00000000" w:rsidR="00000000" w:rsidRPr="00000000">
        <w:rPr>
          <w:rtl w:val="0"/>
        </w:rPr>
        <w:t xml:space="preserve">3.21.2 Protection Flags</w:t>
      </w:r>
    </w:p>
    <w:p w:rsidR="00000000" w:rsidDel="00000000" w:rsidP="00000000" w:rsidRDefault="00000000" w:rsidRPr="00000000" w14:paraId="0000082C">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a 1 byte field specifying the properties of the Protection Encapsulation. </w:t>
      </w:r>
    </w:p>
    <w:p w:rsidR="00000000" w:rsidDel="00000000" w:rsidP="00000000" w:rsidRDefault="00000000" w:rsidRPr="00000000" w14:paraId="0000082D">
      <w:pPr>
        <w:pStyle w:val="Heading4"/>
        <w:spacing w:after="0" w:before="0" w:lineRule="auto"/>
        <w:ind w:left="0" w:firstLine="0"/>
        <w:rPr/>
      </w:pPr>
      <w:bookmarkStart w:colFirst="0" w:colLast="0" w:name="_heading=h.dgr37fcn70h7" w:id="251"/>
      <w:bookmarkEnd w:id="251"/>
      <w:r w:rsidDel="00000000" w:rsidR="00000000" w:rsidRPr="00000000">
        <w:rPr>
          <w:rtl w:val="0"/>
        </w:rPr>
        <w:t xml:space="preserve">3.21.2.1 Monotonic Counter Length</w:t>
      </w:r>
    </w:p>
    <w:p w:rsidR="00000000" w:rsidDel="00000000" w:rsidP="00000000" w:rsidRDefault="00000000" w:rsidRPr="00000000" w14:paraId="0000082E">
      <w:pPr>
        <w:rPr/>
      </w:pPr>
      <w:r w:rsidDel="00000000" w:rsidR="00000000" w:rsidRPr="00000000">
        <w:rPr>
          <w:b w:val="1"/>
          <w:rtl w:val="0"/>
        </w:rPr>
        <w:t xml:space="preserve">Position:</w:t>
      </w:r>
      <w:r w:rsidDel="00000000" w:rsidR="00000000" w:rsidRPr="00000000">
        <w:rPr>
          <w:rtl w:val="0"/>
        </w:rPr>
        <w:t xml:space="preserve"> bits 0 and 1 of the Protection Flags. Labelled </w:t>
      </w:r>
      <w:r w:rsidDel="00000000" w:rsidR="00000000" w:rsidRPr="00000000">
        <w:rPr>
          <w:i w:val="1"/>
          <w:rtl w:val="0"/>
        </w:rPr>
        <w:t xml:space="preserve">Counter Length</w:t>
      </w:r>
      <w:r w:rsidDel="00000000" w:rsidR="00000000" w:rsidRPr="00000000">
        <w:rPr>
          <w:rtl w:val="0"/>
        </w:rPr>
        <w:t xml:space="preserve"> in Figure 3-35.</w:t>
      </w:r>
    </w:p>
    <w:p w:rsidR="00000000" w:rsidDel="00000000" w:rsidP="00000000" w:rsidRDefault="00000000" w:rsidRPr="00000000" w14:paraId="0000082F">
      <w:pPr>
        <w:spacing w:after="0" w:before="0" w:lineRule="auto"/>
        <w:ind w:left="0" w:firstLine="0"/>
        <w:rPr/>
      </w:pPr>
      <w:r w:rsidDel="00000000" w:rsidR="00000000" w:rsidRPr="00000000">
        <w:rPr>
          <w:rFonts w:ascii="Arial" w:cs="Arial" w:eastAsia="Arial" w:hAnsi="Arial"/>
          <w:color w:val="222222"/>
          <w:rtl w:val="0"/>
        </w:rPr>
        <w:t xml:space="preserve">Specifies </w:t>
      </w:r>
      <w:r w:rsidDel="00000000" w:rsidR="00000000" w:rsidRPr="00000000">
        <w:rPr>
          <w:rFonts w:ascii="Arial" w:cs="Arial" w:eastAsia="Arial" w:hAnsi="Arial"/>
          <w:color w:val="2222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830">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0831">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832">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833">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0x0, the monotonic counter field is not present.</w:t>
      </w:r>
    </w:p>
    <w:p w:rsidR="00000000" w:rsidDel="00000000" w:rsidP="00000000" w:rsidRDefault="00000000" w:rsidRPr="00000000" w14:paraId="00000834">
      <w:pPr>
        <w:pStyle w:val="Heading4"/>
        <w:spacing w:after="0" w:before="200" w:lineRule="auto"/>
        <w:ind w:left="0" w:firstLine="0"/>
        <w:rPr/>
      </w:pPr>
      <w:bookmarkStart w:colFirst="0" w:colLast="0" w:name="_heading=h.ur276rc44plv" w:id="252"/>
      <w:bookmarkEnd w:id="252"/>
      <w:r w:rsidDel="00000000" w:rsidR="00000000" w:rsidRPr="00000000">
        <w:rPr>
          <w:rtl w:val="0"/>
        </w:rPr>
        <w:t xml:space="preserve">3.21.2.2 Cryptographic Material Length</w:t>
      </w:r>
    </w:p>
    <w:p w:rsidR="00000000" w:rsidDel="00000000" w:rsidP="00000000" w:rsidRDefault="00000000" w:rsidRPr="00000000" w14:paraId="00000835">
      <w:pPr>
        <w:rPr/>
      </w:pPr>
      <w:r w:rsidDel="00000000" w:rsidR="00000000" w:rsidRPr="00000000">
        <w:rPr>
          <w:b w:val="1"/>
          <w:rtl w:val="0"/>
        </w:rPr>
        <w:t xml:space="preserve">Position:</w:t>
      </w:r>
      <w:r w:rsidDel="00000000" w:rsidR="00000000" w:rsidRPr="00000000">
        <w:rPr>
          <w:rtl w:val="0"/>
        </w:rPr>
        <w:t xml:space="preserve"> bits 2 and 3 of the Protection Flags. Labelled </w:t>
      </w:r>
      <w:r w:rsidDel="00000000" w:rsidR="00000000" w:rsidRPr="00000000">
        <w:rPr>
          <w:i w:val="1"/>
          <w:rtl w:val="0"/>
        </w:rPr>
        <w:t xml:space="preserve">Crypto Length</w:t>
      </w:r>
      <w:r w:rsidDel="00000000" w:rsidR="00000000" w:rsidRPr="00000000">
        <w:rPr>
          <w:rtl w:val="0"/>
        </w:rPr>
        <w:t xml:space="preserve"> in Figure 3-35.</w:t>
      </w:r>
    </w:p>
    <w:p w:rsidR="00000000" w:rsidDel="00000000" w:rsidP="00000000" w:rsidRDefault="00000000" w:rsidRPr="00000000" w14:paraId="00000836">
      <w:pPr>
        <w:spacing w:after="0" w:before="0" w:lineRule="auto"/>
        <w:ind w:left="0" w:firstLine="0"/>
        <w:rPr/>
      </w:pPr>
      <w:r w:rsidDel="00000000" w:rsidR="00000000" w:rsidRPr="00000000">
        <w:rPr>
          <w:rFonts w:ascii="Arial" w:cs="Arial" w:eastAsia="Arial" w:hAnsi="Arial"/>
          <w:color w:val="222222"/>
          <w:rtl w:val="0"/>
        </w:rPr>
        <w:t xml:space="preserve">Specifies</w:t>
      </w:r>
      <w:r w:rsidDel="00000000" w:rsidR="00000000" w:rsidRPr="00000000">
        <w:rPr>
          <w:rFonts w:ascii="Arial" w:cs="Arial" w:eastAsia="Arial" w:hAnsi="Arial"/>
          <w:b w:val="1"/>
          <w:color w:val="222222"/>
          <w:rtl w:val="0"/>
        </w:rPr>
        <w:t xml:space="preserve"> </w:t>
      </w:r>
      <w:r w:rsidDel="00000000" w:rsidR="00000000" w:rsidRPr="00000000">
        <w:rPr>
          <w:rFonts w:ascii="Arial" w:cs="Arial" w:eastAsia="Arial" w:hAnsi="Arial"/>
          <w:color w:val="2222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837">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838">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839">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83A">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if 0x0, the cryptographic material field is not present.</w:t>
      </w:r>
    </w:p>
    <w:p w:rsidR="00000000" w:rsidDel="00000000" w:rsidP="00000000" w:rsidRDefault="00000000" w:rsidRPr="00000000" w14:paraId="0000083B">
      <w:pPr>
        <w:spacing w:after="0" w:before="0" w:lineRule="auto"/>
        <w:ind w:left="144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83C">
      <w:pPr>
        <w:pStyle w:val="Heading4"/>
        <w:spacing w:after="98" w:before="0" w:line="248.00000000000006" w:lineRule="auto"/>
        <w:ind w:left="0" w:firstLine="0"/>
        <w:rPr/>
      </w:pPr>
      <w:bookmarkStart w:colFirst="0" w:colLast="0" w:name="_heading=h.dvegbdq024g" w:id="253"/>
      <w:bookmarkEnd w:id="253"/>
      <w:r w:rsidDel="00000000" w:rsidR="00000000" w:rsidRPr="00000000">
        <w:rPr>
          <w:rtl w:val="0"/>
        </w:rPr>
        <w:t xml:space="preserve">3.21.2.3 Authentication Tag Length</w:t>
      </w:r>
    </w:p>
    <w:p w:rsidR="00000000" w:rsidDel="00000000" w:rsidP="00000000" w:rsidRDefault="00000000" w:rsidRPr="00000000" w14:paraId="0000083D">
      <w:pPr>
        <w:rPr/>
      </w:pPr>
      <w:r w:rsidDel="00000000" w:rsidR="00000000" w:rsidRPr="00000000">
        <w:rPr>
          <w:b w:val="1"/>
          <w:rtl w:val="0"/>
        </w:rPr>
        <w:t xml:space="preserve">Position:</w:t>
      </w:r>
      <w:r w:rsidDel="00000000" w:rsidR="00000000" w:rsidRPr="00000000">
        <w:rPr>
          <w:rtl w:val="0"/>
        </w:rPr>
        <w:t xml:space="preserve"> bits 4 through 7 of the Protection Flags.</w:t>
      </w:r>
    </w:p>
    <w:p w:rsidR="00000000" w:rsidDel="00000000" w:rsidP="00000000" w:rsidRDefault="00000000" w:rsidRPr="00000000" w14:paraId="0000083E">
      <w:pPr>
        <w:spacing w:after="98" w:before="0" w:line="248.00000000000006" w:lineRule="auto"/>
        <w:ind w:left="0" w:right="4" w:firstLine="0"/>
        <w:rPr>
          <w:rFonts w:ascii="Arial" w:cs="Arial" w:eastAsia="Arial" w:hAnsi="Arial"/>
        </w:rPr>
      </w:pPr>
      <w:r w:rsidDel="00000000" w:rsidR="00000000" w:rsidRPr="00000000">
        <w:rPr>
          <w:rFonts w:ascii="Arial" w:cs="Arial" w:eastAsia="Arial" w:hAnsi="Arial"/>
          <w:color w:val="222222"/>
          <w:rtl w:val="0"/>
        </w:rPr>
        <w:t xml:space="preserve">D</w:t>
      </w:r>
      <w:r w:rsidDel="00000000" w:rsidR="00000000" w:rsidRPr="00000000">
        <w:rPr>
          <w:rFonts w:ascii="Arial" w:cs="Arial" w:eastAsia="Arial" w:hAnsi="Arial"/>
          <w:color w:val="222222"/>
          <w:rtl w:val="0"/>
        </w:rPr>
        <w:t xml:space="preserve">efines the size of the authentication tag.</w:t>
      </w:r>
      <w:r w:rsidDel="00000000" w:rsidR="00000000" w:rsidRPr="00000000">
        <w:rPr>
          <w:rtl w:val="0"/>
        </w:rPr>
      </w:r>
    </w:p>
    <w:p w:rsidR="00000000" w:rsidDel="00000000" w:rsidP="00000000" w:rsidRDefault="00000000" w:rsidRPr="00000000" w14:paraId="0000083F">
      <w:pPr>
        <w:numPr>
          <w:ilvl w:val="0"/>
          <w:numId w:val="51"/>
        </w:numPr>
        <w:spacing w:after="0" w:before="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0840">
      <w:pPr>
        <w:numPr>
          <w:ilvl w:val="1"/>
          <w:numId w:val="5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w:t>
      </w:r>
      <w:r w:rsidDel="00000000" w:rsidR="00000000" w:rsidRPr="00000000">
        <w:rPr>
          <w:rFonts w:ascii="Arial" w:cs="Arial" w:eastAsia="Arial" w:hAnsi="Arial"/>
          <w:color w:val="222222"/>
          <w:rtl w:val="0"/>
        </w:rPr>
        <w:t xml:space="preserve">f 0x00, the authentication tag length is provider defined;</w:t>
      </w:r>
      <w:r w:rsidDel="00000000" w:rsidR="00000000" w:rsidRPr="00000000">
        <w:rPr>
          <w:rtl w:val="0"/>
        </w:rPr>
      </w:r>
    </w:p>
    <w:p w:rsidR="00000000" w:rsidDel="00000000" w:rsidP="00000000" w:rsidRDefault="00000000" w:rsidRPr="00000000" w14:paraId="00000841">
      <w:pPr>
        <w:numPr>
          <w:ilvl w:val="1"/>
          <w:numId w:val="5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842">
      <w:pPr>
        <w:numPr>
          <w:ilvl w:val="1"/>
          <w:numId w:val="5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0x2 to 0x3 are Reserved;</w:t>
      </w:r>
      <w:r w:rsidDel="00000000" w:rsidR="00000000" w:rsidRPr="00000000">
        <w:rPr>
          <w:rtl w:val="0"/>
        </w:rPr>
      </w:r>
    </w:p>
    <w:p w:rsidR="00000000" w:rsidDel="00000000" w:rsidP="00000000" w:rsidRDefault="00000000" w:rsidRPr="00000000" w14:paraId="00000843">
      <w:pPr>
        <w:numPr>
          <w:ilvl w:val="1"/>
          <w:numId w:val="5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0x4 and 0xF, is allowed only for the truncation of “Authentication Only” protection schemes and the authentication tag length will be (0xZ)*16 bits; for example</w:t>
      </w:r>
      <w:r w:rsidDel="00000000" w:rsidR="00000000" w:rsidRPr="00000000">
        <w:rPr>
          <w:rtl w:val="0"/>
        </w:rPr>
      </w:r>
    </w:p>
    <w:p w:rsidR="00000000" w:rsidDel="00000000" w:rsidP="00000000" w:rsidRDefault="00000000" w:rsidRPr="00000000" w14:paraId="00000844">
      <w:pPr>
        <w:numPr>
          <w:ilvl w:val="2"/>
          <w:numId w:val="5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(0xF)*16=240 bits;</w:t>
      </w:r>
      <w:r w:rsidDel="00000000" w:rsidR="00000000" w:rsidRPr="00000000">
        <w:rPr>
          <w:rtl w:val="0"/>
        </w:rPr>
      </w:r>
    </w:p>
    <w:p w:rsidR="00000000" w:rsidDel="00000000" w:rsidP="00000000" w:rsidRDefault="00000000" w:rsidRPr="00000000" w14:paraId="00000845">
      <w:pPr>
        <w:numPr>
          <w:ilvl w:val="2"/>
          <w:numId w:val="5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(0x4)*16=64 bits.</w:t>
      </w:r>
      <w:r w:rsidDel="00000000" w:rsidR="00000000" w:rsidRPr="00000000">
        <w:rPr>
          <w:rtl w:val="0"/>
        </w:rPr>
      </w:r>
    </w:p>
    <w:p w:rsidR="00000000" w:rsidDel="00000000" w:rsidP="00000000" w:rsidRDefault="00000000" w:rsidRPr="00000000" w14:paraId="00000846">
      <w:pPr>
        <w:numPr>
          <w:ilvl w:val="0"/>
          <w:numId w:val="51"/>
        </w:numPr>
        <w:spacing w:after="0" w:before="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0847">
      <w:pPr>
        <w:numPr>
          <w:ilvl w:val="0"/>
          <w:numId w:val="51"/>
        </w:numPr>
        <w:spacing w:after="0" w:before="0" w:lineRule="auto"/>
        <w:ind w:left="720" w:hanging="360"/>
        <w:rPr>
          <w:rFonts w:ascii="Arial" w:cs="Arial" w:eastAsia="Arial" w:hAnsi="Arial"/>
          <w:color w:val="222222"/>
        </w:rPr>
      </w:pPr>
      <w:r w:rsidDel="00000000" w:rsidR="00000000" w:rsidRPr="00000000">
        <w:rPr>
          <w:rFonts w:ascii="Arial" w:cs="Arial" w:eastAsia="Arial" w:hAnsi="Arial"/>
          <w:color w:val="2222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848">
      <w:pPr>
        <w:pStyle w:val="Heading3"/>
        <w:ind w:left="0" w:firstLine="0"/>
        <w:rPr/>
      </w:pPr>
      <w:bookmarkStart w:colFirst="0" w:colLast="0" w:name="_heading=h.m1zk7agco355" w:id="254"/>
      <w:bookmarkEnd w:id="254"/>
      <w:r w:rsidDel="00000000" w:rsidR="00000000" w:rsidRPr="00000000">
        <w:rPr>
          <w:rtl w:val="0"/>
        </w:rPr>
        <w:t xml:space="preserve">3.21.3 Protection Scheme</w:t>
      </w:r>
    </w:p>
    <w:p w:rsidR="00000000" w:rsidDel="00000000" w:rsidP="00000000" w:rsidRDefault="00000000" w:rsidRPr="00000000" w14:paraId="00000849">
      <w:pPr>
        <w:spacing w:after="20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084A">
      <w:pPr>
        <w:rPr>
          <w:rFonts w:ascii="Arial" w:cs="Arial" w:eastAsia="Arial" w:hAnsi="Arial"/>
          <w:color w:val="222222"/>
        </w:rPr>
      </w:pPr>
      <w:r w:rsidDel="00000000" w:rsidR="00000000" w:rsidRPr="00000000">
        <w:rPr>
          <w:i w:val="1"/>
          <w:sz w:val="19"/>
          <w:szCs w:val="19"/>
          <w:rtl w:val="0"/>
        </w:rPr>
        <w:t xml:space="preserve">Figure 3-36 – Protection Schemes</w:t>
      </w:r>
      <w:r w:rsidDel="00000000" w:rsidR="00000000" w:rsidRPr="00000000">
        <w:rPr>
          <w:rtl w:val="0"/>
        </w:rPr>
      </w:r>
    </w:p>
    <w:tbl>
      <w:tblPr>
        <w:tblStyle w:val="Table1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4B">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4C">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4D">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84E">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4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850">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2">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7">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9">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5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C">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5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6">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B">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C">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D">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6E">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6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0">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5">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A">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7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7F">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8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4">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8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9">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8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E">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8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9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3">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9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9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D">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A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2">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A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7">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8">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9">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A">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A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C">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B0">
      <w:pPr>
        <w:spacing w:after="0" w:before="20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08B1">
      <w:pPr>
        <w:numPr>
          <w:ilvl w:val="0"/>
          <w:numId w:val="46"/>
        </w:numPr>
        <w:spacing w:after="0" w:before="0" w:lineRule="auto"/>
        <w:ind w:left="720" w:hanging="360"/>
        <w:rPr>
          <w:rFonts w:ascii="Arial" w:cs="Arial" w:eastAsia="Arial" w:hAnsi="Arial"/>
          <w:u w:val="none"/>
        </w:rPr>
      </w:pPr>
      <w:sdt>
        <w:sdtPr>
          <w:tag w:val="goog_rdk_40"/>
        </w:sdtPr>
        <w:sdtContent>
          <w:commentRangeStart w:id="40"/>
        </w:sdtContent>
      </w:sdt>
      <w:r w:rsidDel="00000000" w:rsidR="00000000" w:rsidRPr="00000000">
        <w:rPr>
          <w:rFonts w:ascii="Arial" w:cs="Arial" w:eastAsia="Arial" w:hAnsi="Arial"/>
          <w:color w:val="222222"/>
          <w:rtl w:val="0"/>
        </w:rPr>
        <w:t xml:space="preserve">Reference </w:t>
      </w:r>
      <w:hyperlink r:id="rId10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B2">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10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B3">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10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10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B4">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110">
        <w:r w:rsidDel="00000000" w:rsidR="00000000" w:rsidRPr="00000000">
          <w:rPr>
            <w:rFonts w:ascii="Arial" w:cs="Arial" w:eastAsia="Arial" w:hAnsi="Arial"/>
            <w:rtl w:val="0"/>
          </w:rPr>
          <w:t xml:space="preserve"> </w:t>
        </w:r>
      </w:hyperlink>
      <w:hyperlink r:id="rId11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11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08B5">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B6">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B7">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B8">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B9">
      <w:pPr>
        <w:numPr>
          <w:ilvl w:val="0"/>
          <w:numId w:val="4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8BA">
      <w:pPr>
        <w:pStyle w:val="Heading3"/>
        <w:ind w:left="0" w:firstLine="0"/>
        <w:rPr/>
      </w:pPr>
      <w:bookmarkStart w:colFirst="0" w:colLast="0" w:name="_heading=h.jo2d2fngx6hj" w:id="255"/>
      <w:bookmarkEnd w:id="255"/>
      <w:r w:rsidDel="00000000" w:rsidR="00000000" w:rsidRPr="00000000">
        <w:rPr>
          <w:rtl w:val="0"/>
        </w:rPr>
        <w:t xml:space="preserve">3.21.4 Sender Identifier</w:t>
      </w:r>
    </w:p>
    <w:p w:rsidR="00000000" w:rsidDel="00000000" w:rsidP="00000000" w:rsidRDefault="00000000" w:rsidRPr="00000000" w14:paraId="000008BB">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w:t>
      </w:r>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08BC">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8BD">
      <w:pPr>
        <w:numPr>
          <w:ilvl w:val="0"/>
          <w:numId w:val="45"/>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08BE">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8BF">
      <w:pPr>
        <w:numPr>
          <w:ilvl w:val="0"/>
          <w:numId w:val="53"/>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08C0">
      <w:pPr>
        <w:numPr>
          <w:ilvl w:val="0"/>
          <w:numId w:val="53"/>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w:t>
      </w:r>
    </w:p>
    <w:p w:rsidR="00000000" w:rsidDel="00000000" w:rsidP="00000000" w:rsidRDefault="00000000" w:rsidRPr="00000000" w14:paraId="000008C1">
      <w:pPr>
        <w:spacing w:after="240" w:before="240" w:line="248.00000000000006" w:lineRule="auto"/>
        <w:ind w:left="720" w:firstLine="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C2">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08C3">
      <w:pPr>
        <w:spacing w:after="0" w:before="0" w:lineRule="auto"/>
        <w:ind w:left="720" w:firstLine="0"/>
        <w:rPr>
          <w:rFonts w:ascii="Arial" w:cs="Arial" w:eastAsia="Arial" w:hAnsi="Arial"/>
          <w:b w:val="1"/>
          <w:i w:val="1"/>
          <w:color w:val="222222"/>
          <w:u w:val="single"/>
          <w:shd w:fill="fff2cc" w:val="clear"/>
        </w:rPr>
      </w:pPr>
      <w:sdt>
        <w:sdtPr>
          <w:tag w:val="goog_rdk_41"/>
        </w:sdtPr>
        <w:sdtContent>
          <w:commentRangeStart w:id="41"/>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08C4">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08C5">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08C6">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08C7">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8C8">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08C9">
      <w:pPr>
        <w:pStyle w:val="Heading3"/>
        <w:ind w:left="0" w:firstLine="0"/>
        <w:rPr/>
      </w:pPr>
      <w:bookmarkStart w:colFirst="0" w:colLast="0" w:name="_heading=h.vjl219ghlhvi" w:id="256"/>
      <w:bookmarkEnd w:id="256"/>
      <w:r w:rsidDel="00000000" w:rsidR="00000000" w:rsidRPr="00000000">
        <w:rPr>
          <w:rtl w:val="0"/>
        </w:rPr>
        <w:t xml:space="preserve">3.21.5 Random</w:t>
      </w:r>
    </w:p>
    <w:p w:rsidR="00000000" w:rsidDel="00000000" w:rsidP="00000000" w:rsidRDefault="00000000" w:rsidRPr="00000000" w14:paraId="000008CA">
      <w:pPr>
        <w:spacing w:after="0" w:before="0" w:lineRule="auto"/>
        <w:ind w:left="0" w:firstLine="0"/>
        <w:rPr>
          <w:rFonts w:ascii="Roboto" w:cs="Roboto" w:eastAsia="Roboto" w:hAnsi="Roboto"/>
          <w:color w:val="222222"/>
          <w:sz w:val="24"/>
          <w:szCs w:val="24"/>
        </w:rPr>
      </w:pPr>
      <w:r w:rsidDel="00000000" w:rsidR="00000000" w:rsidRPr="00000000">
        <w:rPr>
          <w:rFonts w:ascii="Arial" w:cs="Arial" w:eastAsia="Arial" w:hAnsi="Arial"/>
          <w:color w:val="222222"/>
          <w:u w:val="single"/>
          <w:rtl w:val="0"/>
        </w:rPr>
        <w:t xml:space="preserve">T</w:t>
      </w:r>
      <w:r w:rsidDel="00000000" w:rsidR="00000000" w:rsidRPr="00000000">
        <w:rPr>
          <w:rFonts w:ascii="Arial" w:cs="Arial" w:eastAsia="Arial" w:hAnsi="Arial"/>
          <w:color w:val="222222"/>
          <w:rtl w:val="0"/>
        </w:rPr>
        <w:t xml:space="preserve">he 4 byte Random field should contain a random number which is not guessable, generated at the time of Protection Encapsulation packet creation.</w:t>
      </w:r>
      <w:r w:rsidDel="00000000" w:rsidR="00000000" w:rsidRPr="00000000">
        <w:rPr>
          <w:rtl w:val="0"/>
        </w:rPr>
      </w:r>
    </w:p>
    <w:p w:rsidR="00000000" w:rsidDel="00000000" w:rsidP="00000000" w:rsidRDefault="00000000" w:rsidRPr="00000000" w14:paraId="000008CB">
      <w:pPr>
        <w:numPr>
          <w:ilvl w:val="0"/>
          <w:numId w:val="40"/>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8CC">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11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11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08CD">
      <w:pPr>
        <w:pStyle w:val="Heading3"/>
        <w:ind w:left="0" w:firstLine="0"/>
        <w:rPr/>
      </w:pPr>
      <w:bookmarkStart w:colFirst="0" w:colLast="0" w:name="_heading=h.q30yx1mc4rc1" w:id="257"/>
      <w:bookmarkEnd w:id="257"/>
      <w:r w:rsidDel="00000000" w:rsidR="00000000" w:rsidRPr="00000000">
        <w:rPr>
          <w:rtl w:val="0"/>
        </w:rPr>
        <w:t xml:space="preserve">3.21.6 Cryptographic Material</w:t>
      </w:r>
    </w:p>
    <w:p w:rsidR="00000000" w:rsidDel="00000000" w:rsidP="00000000" w:rsidRDefault="00000000" w:rsidRPr="00000000" w14:paraId="000008CE">
      <w:pPr>
        <w:spacing w:after="0" w:before="0" w:lineRule="auto"/>
        <w:ind w:left="0" w:firstLine="0"/>
        <w:rPr>
          <w:rFonts w:ascii="Arial" w:cs="Arial" w:eastAsia="Arial" w:hAnsi="Arial"/>
          <w:color w:val="222222"/>
          <w:highlight w:val="white"/>
        </w:rPr>
      </w:pPr>
      <w:r w:rsidDel="00000000" w:rsidR="00000000" w:rsidRPr="00000000">
        <w:rPr>
          <w:rtl w:val="0"/>
        </w:rPr>
        <w:t xml:space="preserve">T</w:t>
      </w:r>
      <w:r w:rsidDel="00000000" w:rsidR="00000000" w:rsidRPr="00000000">
        <w:rPr>
          <w:rFonts w:ascii="Arial" w:cs="Arial" w:eastAsia="Arial" w:hAnsi="Arial"/>
          <w:color w:val="222222"/>
          <w:rtl w:val="0"/>
        </w:rPr>
        <w:t xml:space="preserve">he optional field Cryptographic Material contains </w:t>
      </w:r>
      <w:r w:rsidDel="00000000" w:rsidR="00000000" w:rsidRPr="00000000">
        <w:rPr>
          <w:rFonts w:ascii="Arial" w:cs="Arial" w:eastAsia="Arial" w:hAnsi="Arial"/>
          <w:color w:val="2222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CF">
      <w:pPr>
        <w:pStyle w:val="Heading3"/>
        <w:ind w:left="0" w:firstLine="0"/>
        <w:rPr/>
      </w:pPr>
      <w:bookmarkStart w:colFirst="0" w:colLast="0" w:name="_heading=h.3y6o9vhqakro" w:id="258"/>
      <w:bookmarkEnd w:id="258"/>
      <w:r w:rsidDel="00000000" w:rsidR="00000000" w:rsidRPr="00000000">
        <w:rPr>
          <w:rtl w:val="0"/>
        </w:rPr>
        <w:t xml:space="preserve">3.21.7 Monotonic Counter</w:t>
      </w:r>
    </w:p>
    <w:p w:rsidR="00000000" w:rsidDel="00000000" w:rsidP="00000000" w:rsidRDefault="00000000" w:rsidRPr="00000000" w14:paraId="000008D0">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optional field Monotonic Counter contains a </w:t>
      </w:r>
      <w:r w:rsidDel="00000000" w:rsidR="00000000" w:rsidRPr="00000000">
        <w:rPr>
          <w:rFonts w:ascii="Arial" w:cs="Arial" w:eastAsia="Arial" w:hAnsi="Arial"/>
          <w:color w:val="222222"/>
          <w:highlight w:val="white"/>
          <w:rtl w:val="0"/>
        </w:rPr>
        <w:t xml:space="preserve">0, 2 or 4 byte number that when defined, is increased by the Client or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 for every packet sent. The counters should be considered independent of session or destination. E.g. The UE will keep a counter independently from the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8D1">
      <w:pPr>
        <w:pStyle w:val="Heading3"/>
        <w:ind w:left="0" w:firstLine="0"/>
        <w:rPr/>
      </w:pPr>
      <w:bookmarkStart w:colFirst="0" w:colLast="0" w:name="_heading=h.dovnwl46a7is" w:id="259"/>
      <w:bookmarkEnd w:id="259"/>
      <w:r w:rsidDel="00000000" w:rsidR="00000000" w:rsidRPr="00000000">
        <w:rPr>
          <w:rtl w:val="0"/>
        </w:rPr>
        <w:t xml:space="preserve">3.21.8 Protected MQTT-SN Packet</w:t>
      </w:r>
    </w:p>
    <w:p w:rsidR="00000000" w:rsidDel="00000000" w:rsidP="00000000" w:rsidRDefault="00000000" w:rsidRPr="00000000" w14:paraId="000008D2">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field Protected MQTT-SN Packet contains the MQTT-SN packet that is being secured, encoded as per its packet type.</w:t>
      </w:r>
    </w:p>
    <w:p w:rsidR="00000000" w:rsidDel="00000000" w:rsidP="00000000" w:rsidRDefault="00000000" w:rsidRPr="00000000" w14:paraId="000008D3">
      <w:pPr>
        <w:spacing w:after="0" w:before="200" w:lineRule="auto"/>
        <w:ind w:left="0" w:firstLine="0"/>
        <w:rPr>
          <w:rFonts w:ascii="Arial" w:cs="Arial" w:eastAsia="Arial" w:hAnsi="Arial"/>
          <w:color w:val="222222"/>
        </w:rPr>
      </w:pPr>
      <w:r w:rsidDel="00000000" w:rsidR="00000000" w:rsidRPr="00000000">
        <w:rPr>
          <w:rFonts w:ascii="Arial" w:cs="Arial" w:eastAsia="Arial" w:hAnsi="Arial"/>
          <w:color w:val="222222"/>
          <w:highlight w:val="yellow"/>
          <w:rtl w:val="0"/>
        </w:rPr>
        <w:t xml:space="preserve">The Protected MQTT-SN Packet MUST NOT be a Forwarder Encapsulated Packet </w:t>
      </w:r>
      <w:r w:rsidDel="00000000" w:rsidR="00000000" w:rsidRPr="00000000">
        <w:rPr>
          <w:rFonts w:ascii="Arial" w:cs="Arial" w:eastAsia="Arial" w:hAnsi="Arial"/>
          <w:color w:val="2222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D4">
      <w:pPr>
        <w:pStyle w:val="Heading3"/>
        <w:ind w:left="0" w:firstLine="0"/>
        <w:rPr/>
      </w:pPr>
      <w:bookmarkStart w:colFirst="0" w:colLast="0" w:name="_heading=h.j75p96o6vesm" w:id="260"/>
      <w:bookmarkEnd w:id="260"/>
      <w:r w:rsidDel="00000000" w:rsidR="00000000" w:rsidRPr="00000000">
        <w:rPr>
          <w:rtl w:val="0"/>
        </w:rPr>
        <w:t xml:space="preserve">3.21.9 Authentication Tag</w:t>
      </w:r>
    </w:p>
    <w:p w:rsidR="00000000" w:rsidDel="00000000" w:rsidP="00000000" w:rsidRDefault="00000000" w:rsidRPr="00000000" w14:paraId="000008D5">
      <w:pPr>
        <w:ind w:left="0" w:firstLine="0"/>
        <w:rPr/>
      </w:pPr>
      <w:r w:rsidDel="00000000" w:rsidR="00000000" w:rsidRPr="00000000">
        <w:rPr>
          <w:rFonts w:ascii="Arial" w:cs="Arial" w:eastAsia="Arial" w:hAnsi="Arial"/>
          <w:rtl w:val="0"/>
        </w:rPr>
        <w:t xml:space="preserve">The field</w:t>
      </w:r>
      <w:r w:rsidDel="00000000" w:rsidR="00000000" w:rsidRPr="00000000">
        <w:rPr>
          <w:rFonts w:ascii="Arial" w:cs="Arial" w:eastAsia="Arial" w:hAnsi="Arial"/>
          <w:color w:val="222222"/>
          <w:rtl w:val="0"/>
        </w:rPr>
        <w:t xml:space="preserve"> Authentication Tag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08D6">
      <w:pPr>
        <w:pStyle w:val="Heading1"/>
        <w:ind w:left="0" w:firstLine="0"/>
        <w:rPr>
          <w:rFonts w:ascii="Arial" w:cs="Arial" w:eastAsia="Arial" w:hAnsi="Arial"/>
        </w:rPr>
      </w:pPr>
      <w:bookmarkStart w:colFirst="0" w:colLast="0" w:name="_heading=h.2qk79lc" w:id="261"/>
      <w:bookmarkEnd w:id="261"/>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D7">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D8">
      <w:pPr>
        <w:pStyle w:val="Heading2"/>
        <w:keepLines w:val="1"/>
        <w:spacing w:after="64" w:before="0" w:line="259" w:lineRule="auto"/>
        <w:ind w:left="0" w:firstLine="0"/>
        <w:rPr>
          <w:rFonts w:ascii="Arial" w:cs="Arial" w:eastAsia="Arial" w:hAnsi="Arial"/>
        </w:rPr>
      </w:pPr>
      <w:bookmarkStart w:colFirst="0" w:colLast="0" w:name="_heading=h.21od6so" w:id="262"/>
      <w:bookmarkEnd w:id="262"/>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D9">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DA">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DB">
      <w:pPr>
        <w:spacing w:after="240" w:before="240" w:lineRule="auto"/>
        <w:ind w:left="0" w:right="0" w:firstLine="0"/>
        <w:rPr/>
      </w:pPr>
      <w:r w:rsidDel="00000000" w:rsidR="00000000" w:rsidRPr="00000000">
        <w:rPr>
          <w:rtl w:val="0"/>
        </w:rPr>
        <w:t xml:space="preserve">The Session State in the Client consists of:</w:t>
      </w:r>
      <w:r w:rsidDel="00000000" w:rsidR="00000000" w:rsidRPr="00000000">
        <w:rPr>
          <w:rtl w:val="0"/>
        </w:rPr>
      </w:r>
    </w:p>
    <w:p w:rsidR="00000000" w:rsidDel="00000000" w:rsidP="00000000" w:rsidRDefault="00000000" w:rsidRPr="00000000" w14:paraId="000008DC">
      <w:pPr>
        <w:numPr>
          <w:ilvl w:val="0"/>
          <w:numId w:val="6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08DD">
      <w:pPr>
        <w:numPr>
          <w:ilvl w:val="0"/>
          <w:numId w:val="67"/>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08DE">
      <w:pPr>
        <w:numPr>
          <w:ilvl w:val="0"/>
          <w:numId w:val="67"/>
        </w:numPr>
        <w:spacing w:after="240" w:before="0" w:beforeAutospacing="0" w:lineRule="auto"/>
        <w:ind w:left="720" w:right="0" w:hanging="360"/>
        <w:rPr>
          <w:u w:val="none"/>
        </w:rPr>
      </w:pPr>
      <w:r w:rsidDel="00000000" w:rsidR="00000000" w:rsidRPr="00000000">
        <w:rPr>
          <w:rtl w:val="0"/>
        </w:rPr>
        <w:t xml:space="preserve">Session Topic Alias mappings.</w:t>
      </w:r>
    </w:p>
    <w:p w:rsidR="00000000" w:rsidDel="00000000" w:rsidP="00000000" w:rsidRDefault="00000000" w:rsidRPr="00000000" w14:paraId="000008DF">
      <w:pPr>
        <w:spacing w:after="240" w:before="240" w:lineRule="auto"/>
        <w:ind w:left="0" w:right="0" w:firstLine="0"/>
        <w:rPr/>
      </w:pPr>
      <w:r w:rsidDel="00000000" w:rsidR="00000000" w:rsidRPr="00000000">
        <w:rPr>
          <w:rtl w:val="0"/>
        </w:rPr>
        <w:t xml:space="preserve">The Session State in the Server consists of:</w:t>
      </w:r>
      <w:r w:rsidDel="00000000" w:rsidR="00000000" w:rsidRPr="00000000">
        <w:rPr>
          <w:rtl w:val="0"/>
        </w:rPr>
      </w:r>
    </w:p>
    <w:p w:rsidR="00000000" w:rsidDel="00000000" w:rsidP="00000000" w:rsidRDefault="00000000" w:rsidRPr="00000000" w14:paraId="000008E0">
      <w:pPr>
        <w:numPr>
          <w:ilvl w:val="0"/>
          <w:numId w:val="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08E1">
      <w:pPr>
        <w:numPr>
          <w:ilvl w:val="0"/>
          <w:numId w:val="2"/>
        </w:numPr>
        <w:spacing w:after="0" w:afterAutospacing="0" w:before="0" w:beforeAutospacing="0" w:lineRule="auto"/>
        <w:ind w:left="720" w:right="0" w:hanging="360"/>
        <w:rPr>
          <w:u w:val="none"/>
        </w:rPr>
      </w:pPr>
      <w:r w:rsidDel="00000000" w:rsidR="00000000" w:rsidRPr="00000000">
        <w:rPr>
          <w:rtl w:val="0"/>
        </w:rPr>
        <w:t xml:space="preserve">The Client’s subscriptions.</w:t>
      </w:r>
    </w:p>
    <w:p w:rsidR="00000000" w:rsidDel="00000000" w:rsidP="00000000" w:rsidRDefault="00000000" w:rsidRPr="00000000" w14:paraId="000008E2">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08E3">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E4">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08E5">
      <w:pPr>
        <w:numPr>
          <w:ilvl w:val="0"/>
          <w:numId w:val="2"/>
        </w:numPr>
        <w:spacing w:after="0" w:afterAutospacing="0" w:before="0" w:beforeAutospacing="0" w:lineRule="auto"/>
        <w:ind w:left="720" w:right="0" w:hanging="360"/>
        <w:rPr>
          <w:u w:val="none"/>
        </w:rPr>
      </w:pPr>
      <w:r w:rsidDel="00000000" w:rsidR="00000000" w:rsidRPr="00000000">
        <w:rPr>
          <w:rtl w:val="0"/>
        </w:rPr>
        <w:t xml:space="preserve">The Will </w:t>
      </w:r>
      <w:r w:rsidDel="00000000" w:rsidR="00000000" w:rsidRPr="00000000">
        <w:rPr>
          <w:rtl w:val="0"/>
        </w:rPr>
        <w:t xml:space="preserve">Message and associated Will data.</w:t>
      </w:r>
    </w:p>
    <w:p w:rsidR="00000000" w:rsidDel="00000000" w:rsidP="00000000" w:rsidRDefault="00000000" w:rsidRPr="00000000" w14:paraId="000008E6">
      <w:pPr>
        <w:numPr>
          <w:ilvl w:val="0"/>
          <w:numId w:val="2"/>
        </w:numPr>
        <w:spacing w:after="0" w:afterAutospacing="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08E7">
      <w:pPr>
        <w:numPr>
          <w:ilvl w:val="0"/>
          <w:numId w:val="2"/>
        </w:numPr>
        <w:spacing w:after="240" w:before="0" w:beforeAutospacing="0" w:lineRule="auto"/>
        <w:ind w:left="720" w:right="0" w:hanging="360"/>
        <w:rPr>
          <w:u w:val="none"/>
        </w:rPr>
      </w:pPr>
      <w:r w:rsidDel="00000000" w:rsidR="00000000" w:rsidRPr="00000000">
        <w:rPr>
          <w:rtl w:val="0"/>
        </w:rPr>
        <w:t xml:space="preserve">Session Topic Alias mappings.</w:t>
      </w:r>
    </w:p>
    <w:p w:rsidR="00000000" w:rsidDel="00000000" w:rsidP="00000000" w:rsidRDefault="00000000" w:rsidRPr="00000000" w14:paraId="000008E8">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08E9">
      <w:pPr>
        <w:pStyle w:val="Heading3"/>
        <w:keepNext w:val="0"/>
        <w:pBdr>
          <w:top w:color="auto" w:space="0" w:sz="0" w:val="none"/>
        </w:pBdr>
        <w:spacing w:after="80" w:before="280" w:lineRule="auto"/>
        <w:ind w:left="0" w:right="0" w:firstLine="0"/>
        <w:rPr/>
      </w:pPr>
      <w:bookmarkStart w:colFirst="0" w:colLast="0" w:name="_heading=h.nasxg3iedd75" w:id="263"/>
      <w:bookmarkEnd w:id="263"/>
      <w:r w:rsidDel="00000000" w:rsidR="00000000" w:rsidRPr="00000000">
        <w:rPr>
          <w:rtl w:val="0"/>
        </w:rPr>
        <w:t xml:space="preserve">4.1.1 Storing Session State</w:t>
      </w:r>
    </w:p>
    <w:p w:rsidR="00000000" w:rsidDel="00000000" w:rsidP="00000000" w:rsidRDefault="00000000" w:rsidRPr="00000000" w14:paraId="000008EA">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08EB">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EC">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r w:rsidDel="00000000" w:rsidR="00000000" w:rsidRPr="00000000">
        <w:rPr>
          <w:highlight w:val="yellow"/>
          <w:rtl w:val="0"/>
        </w:rPr>
        <w:t xml:space="preserve">the Session Expiry Interval has passed</w:t>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 A Session Expiry Interval of 0xFFFFFFFF is an infinite amount of time, so never passes.</w:t>
      </w:r>
    </w:p>
    <w:p w:rsidR="00000000" w:rsidDel="00000000" w:rsidP="00000000" w:rsidRDefault="00000000" w:rsidRPr="00000000" w14:paraId="000008ED">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8EE">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EF">
      <w:pPr>
        <w:pStyle w:val="Heading3"/>
        <w:keepLines w:val="1"/>
        <w:spacing w:after="64" w:before="0" w:line="259" w:lineRule="auto"/>
        <w:ind w:left="0" w:firstLine="0"/>
        <w:rPr/>
      </w:pPr>
      <w:bookmarkStart w:colFirst="0" w:colLast="0" w:name="_heading=h.434ayfz" w:id="264"/>
      <w:bookmarkEnd w:id="264"/>
      <w:r w:rsidDel="00000000" w:rsidR="00000000" w:rsidRPr="00000000">
        <w:rPr>
          <w:rtl w:val="0"/>
        </w:rPr>
        <w:t xml:space="preserve">4.1.2 Session Establishment</w:t>
      </w:r>
    </w:p>
    <w:p w:rsidR="00000000" w:rsidDel="00000000" w:rsidP="00000000" w:rsidRDefault="00000000" w:rsidRPr="00000000" w14:paraId="000008F0">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should take place.</w:t>
      </w:r>
    </w:p>
    <w:p w:rsidR="00000000" w:rsidDel="00000000" w:rsidP="00000000" w:rsidRDefault="00000000" w:rsidRPr="00000000" w14:paraId="000008F2">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F3">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5" name="image39.png"/>
            <a:graphic>
              <a:graphicData uri="http://schemas.openxmlformats.org/drawingml/2006/picture">
                <pic:pic>
                  <pic:nvPicPr>
                    <pic:cNvPr id="0" name="image39.png"/>
                    <pic:cNvPicPr preferRelativeResize="0"/>
                  </pic:nvPicPr>
                  <pic:blipFill>
                    <a:blip r:embed="rId115"/>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F5">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6" name="image46.png"/>
            <a:graphic>
              <a:graphicData uri="http://schemas.openxmlformats.org/drawingml/2006/picture">
                <pic:pic>
                  <pic:nvPicPr>
                    <pic:cNvPr id="0" name="image46.png"/>
                    <pic:cNvPicPr preferRelativeResize="0"/>
                  </pic:nvPicPr>
                  <pic:blipFill>
                    <a:blip r:embed="rId116"/>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08F7">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08F8">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F9">
      <w:pPr>
        <w:pStyle w:val="Heading2"/>
        <w:keepLines w:val="1"/>
        <w:spacing w:after="64" w:before="0" w:line="259" w:lineRule="auto"/>
        <w:ind w:left="0" w:firstLine="0"/>
        <w:rPr>
          <w:rFonts w:ascii="Arial" w:cs="Arial" w:eastAsia="Arial" w:hAnsi="Arial"/>
        </w:rPr>
      </w:pPr>
      <w:bookmarkStart w:colFirst="0" w:colLast="0" w:name="_heading=h.fc1j1f7dq6oy" w:id="265"/>
      <w:bookmarkEnd w:id="265"/>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FA">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08FB">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FC">
      <w:pPr>
        <w:numPr>
          <w:ilvl w:val="0"/>
          <w:numId w:val="41"/>
        </w:numPr>
        <w:spacing w:after="0" w:before="240" w:lineRule="auto"/>
        <w:ind w:left="720" w:hanging="360"/>
      </w:pPr>
      <w:r w:rsidDel="00000000" w:rsidR="00000000" w:rsidRPr="00000000">
        <w:rPr>
          <w:rtl w:val="0"/>
        </w:rPr>
        <w:t xml:space="preserve">The Underlying Network does not need to be reliable, it is expected that Packets can be lost or delivered out of order.</w:t>
      </w:r>
    </w:p>
    <w:p w:rsidR="00000000" w:rsidDel="00000000" w:rsidP="00000000" w:rsidRDefault="00000000" w:rsidRPr="00000000" w14:paraId="000008FD">
      <w:pPr>
        <w:numPr>
          <w:ilvl w:val="0"/>
          <w:numId w:val="41"/>
        </w:numPr>
        <w:spacing w:after="0" w:before="0" w:lineRule="auto"/>
        <w:ind w:left="720" w:hanging="360"/>
      </w:pPr>
      <w:r w:rsidDel="00000000" w:rsidR="00000000" w:rsidRPr="00000000">
        <w:rPr>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rtl w:val="0"/>
        </w:rPr>
        <w:t xml:space="preserve">. (In the case that a protected packet is duplicated, the Monotonic Counter will be the same on all the duplicates of a packet).</w:t>
      </w:r>
    </w:p>
    <w:p w:rsidR="00000000" w:rsidDel="00000000" w:rsidP="00000000" w:rsidRDefault="00000000" w:rsidRPr="00000000" w14:paraId="000008FE">
      <w:pPr>
        <w:numPr>
          <w:ilvl w:val="0"/>
          <w:numId w:val="41"/>
        </w:numPr>
        <w:spacing w:after="0" w:before="0" w:lineRule="auto"/>
        <w:ind w:left="720" w:hanging="360"/>
      </w:pPr>
      <w:r w:rsidDel="00000000" w:rsidR="00000000" w:rsidRPr="00000000">
        <w:rPr>
          <w:rtl w:val="0"/>
        </w:rPr>
        <w:t xml:space="preserve">The MQTT-SN protocol will tolerate out of order Packets and it will retransmit lost Packets in the case that an expected </w:t>
      </w:r>
      <w:r w:rsidDel="00000000" w:rsidR="00000000" w:rsidRPr="00000000">
        <w:rPr>
          <w:rtl w:val="0"/>
        </w:rPr>
        <w:t xml:space="preserve">acknowledgement</w:t>
      </w:r>
      <w:r w:rsidDel="00000000" w:rsidR="00000000" w:rsidRPr="00000000">
        <w:rPr>
          <w:rtl w:val="0"/>
        </w:rPr>
        <w:t xml:space="preserve"> has not been received.</w:t>
      </w:r>
    </w:p>
    <w:p w:rsidR="00000000" w:rsidDel="00000000" w:rsidP="00000000" w:rsidRDefault="00000000" w:rsidRPr="00000000" w14:paraId="000008FF">
      <w:pPr>
        <w:numPr>
          <w:ilvl w:val="0"/>
          <w:numId w:val="41"/>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900">
      <w:pPr>
        <w:numPr>
          <w:ilvl w:val="0"/>
          <w:numId w:val="41"/>
        </w:numPr>
        <w:spacing w:after="0" w:before="0" w:lineRule="auto"/>
        <w:ind w:left="720" w:hanging="360"/>
      </w:pPr>
      <w:r w:rsidDel="00000000" w:rsidR="00000000" w:rsidRPr="00000000">
        <w:rPr>
          <w:rtl w:val="0"/>
        </w:rPr>
        <w:t xml:space="preserve">The MQTT-SN implementation may use the origin network address, the DTLS connection identifier, the sender identifier in the </w:t>
      </w:r>
      <w:r w:rsidDel="00000000" w:rsidR="00000000" w:rsidRPr="00000000">
        <w:rPr>
          <w:rtl w:val="0"/>
        </w:rPr>
        <w:t xml:space="preserve">PROTECTION ENCAPSULATION</w:t>
      </w:r>
      <w:r w:rsidDel="00000000" w:rsidR="00000000" w:rsidRPr="00000000">
        <w:rPr>
          <w:rtl w:val="0"/>
        </w:rPr>
        <w:t xml:space="preserve">, or some other identifier in the Underlying Network to determine the identity of the Virtual Connection.</w:t>
      </w:r>
    </w:p>
    <w:p w:rsidR="00000000" w:rsidDel="00000000" w:rsidP="00000000" w:rsidRDefault="00000000" w:rsidRPr="00000000" w14:paraId="00000901">
      <w:pPr>
        <w:numPr>
          <w:ilvl w:val="0"/>
          <w:numId w:val="41"/>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902">
      <w:pPr>
        <w:numPr>
          <w:ilvl w:val="0"/>
          <w:numId w:val="41"/>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0903">
      <w:pPr>
        <w:spacing w:after="240" w:before="240" w:lineRule="auto"/>
        <w:ind w:left="72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904">
      <w:pPr>
        <w:spacing w:after="240" w:before="240" w:lineRule="auto"/>
        <w:ind w:left="720" w:firstLine="0"/>
        <w:rPr>
          <w:shd w:fill="auto" w:val="clear"/>
        </w:rPr>
      </w:pPr>
      <w:r w:rsidDel="00000000" w:rsidR="00000000" w:rsidRPr="00000000">
        <w:rPr>
          <w:shd w:fill="auto" w:val="clear"/>
          <w:rtl w:val="0"/>
        </w:rPr>
        <w:t xml:space="preserve">UDP as defined in [RFC0768] can be used for MQTT-SN if the Maximum Transmission Unit is configured to be more </w:t>
      </w:r>
      <w:r w:rsidDel="00000000" w:rsidR="00000000" w:rsidRPr="00000000">
        <w:rPr>
          <w:shd w:fill="auto" w:val="clear"/>
          <w:rtl w:val="0"/>
        </w:rPr>
        <w:t xml:space="preserve">than the maximum MQTT-SN Packet size</w:t>
      </w:r>
      <w:r w:rsidDel="00000000" w:rsidR="00000000" w:rsidRPr="00000000">
        <w:rPr>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905">
      <w:pPr>
        <w:spacing w:after="240" w:before="240" w:lineRule="auto"/>
        <w:ind w:left="720" w:firstLine="0"/>
        <w:rPr>
          <w:shd w:fill="auto" w:val="clear"/>
        </w:rPr>
      </w:pPr>
      <w:r w:rsidDel="00000000" w:rsidR="00000000" w:rsidRPr="00000000">
        <w:rPr>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906">
      <w:pPr>
        <w:spacing w:after="240" w:before="240" w:lineRule="auto"/>
        <w:ind w:left="720" w:firstLine="0"/>
        <w:rPr>
          <w:shd w:fill="auto" w:val="clear"/>
        </w:rPr>
      </w:pPr>
      <w:r w:rsidDel="00000000" w:rsidR="00000000" w:rsidRPr="00000000">
        <w:rPr>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907">
      <w:pPr>
        <w:numPr>
          <w:ilvl w:val="0"/>
          <w:numId w:val="37"/>
        </w:numPr>
        <w:spacing w:after="0" w:before="240" w:lineRule="auto"/>
        <w:ind w:left="1440" w:hanging="360"/>
        <w:rPr>
          <w:shd w:fill="auto" w:val="clear"/>
        </w:rPr>
      </w:pPr>
      <w:r w:rsidDel="00000000" w:rsidR="00000000" w:rsidRPr="00000000">
        <w:rPr>
          <w:shd w:fill="auto" w:val="clear"/>
          <w:rtl w:val="0"/>
        </w:rPr>
        <w:t xml:space="preserve">DTLS v1.2 [RFC6347]</w:t>
      </w:r>
    </w:p>
    <w:p w:rsidR="00000000" w:rsidDel="00000000" w:rsidP="00000000" w:rsidRDefault="00000000" w:rsidRPr="00000000" w14:paraId="00000908">
      <w:pPr>
        <w:numPr>
          <w:ilvl w:val="0"/>
          <w:numId w:val="37"/>
        </w:numPr>
        <w:spacing w:after="0" w:before="0" w:lineRule="auto"/>
        <w:ind w:left="1440" w:hanging="360"/>
        <w:rPr>
          <w:shd w:fill="auto" w:val="clear"/>
        </w:rPr>
      </w:pPr>
      <w:r w:rsidDel="00000000" w:rsidR="00000000" w:rsidRPr="00000000">
        <w:rPr>
          <w:shd w:fill="auto" w:val="clear"/>
          <w:rtl w:val="0"/>
        </w:rPr>
        <w:t xml:space="preserve">DTLS v1.3 [RFC9147]</w:t>
      </w:r>
    </w:p>
    <w:p w:rsidR="00000000" w:rsidDel="00000000" w:rsidP="00000000" w:rsidRDefault="00000000" w:rsidRPr="00000000" w14:paraId="00000909">
      <w:pPr>
        <w:numPr>
          <w:ilvl w:val="0"/>
          <w:numId w:val="37"/>
        </w:numPr>
        <w:spacing w:after="0" w:before="0" w:lineRule="auto"/>
        <w:ind w:left="1440" w:hanging="360"/>
        <w:rPr>
          <w:shd w:fill="auto" w:val="clear"/>
        </w:rPr>
      </w:pPr>
      <w:r w:rsidDel="00000000" w:rsidR="00000000" w:rsidRPr="00000000">
        <w:rPr>
          <w:shd w:fill="auto" w:val="clear"/>
          <w:rtl w:val="0"/>
        </w:rPr>
        <w:t xml:space="preserve">QUIC [RFC9000]</w:t>
      </w:r>
    </w:p>
    <w:p w:rsidR="00000000" w:rsidDel="00000000" w:rsidP="00000000" w:rsidRDefault="00000000" w:rsidRPr="00000000" w14:paraId="0000090A">
      <w:pPr>
        <w:numPr>
          <w:ilvl w:val="0"/>
          <w:numId w:val="37"/>
        </w:numPr>
        <w:spacing w:after="0" w:before="0" w:lineRule="auto"/>
        <w:ind w:left="1440" w:hanging="360"/>
        <w:rPr>
          <w:shd w:fill="auto" w:val="clear"/>
        </w:rPr>
      </w:pPr>
      <w:r w:rsidDel="00000000" w:rsidR="00000000" w:rsidRPr="00000000">
        <w:rPr>
          <w:shd w:fill="auto" w:val="clear"/>
          <w:rtl w:val="0"/>
        </w:rPr>
        <w:t xml:space="preserve">Non-IP protocols</w:t>
      </w:r>
      <w:r w:rsidDel="00000000" w:rsidR="00000000" w:rsidRPr="00000000">
        <w:rPr>
          <w:rtl w:val="0"/>
        </w:rPr>
      </w:r>
    </w:p>
    <w:p w:rsidR="00000000" w:rsidDel="00000000" w:rsidP="00000000" w:rsidRDefault="00000000" w:rsidRPr="00000000" w14:paraId="0000090B">
      <w:pPr>
        <w:spacing w:after="0" w:before="0" w:lineRule="auto"/>
        <w:ind w:left="72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0C">
      <w:pPr>
        <w:numPr>
          <w:ilvl w:val="0"/>
          <w:numId w:val="37"/>
        </w:numPr>
        <w:spacing w:after="0" w:before="0" w:lineRule="auto"/>
        <w:ind w:left="1440" w:hanging="360"/>
        <w:rPr>
          <w:shd w:fill="auto" w:val="clear"/>
        </w:rPr>
      </w:pPr>
      <w:r w:rsidDel="00000000" w:rsidR="00000000" w:rsidRPr="00000000">
        <w:rPr>
          <w:shd w:fill="auto" w:val="clear"/>
          <w:rtl w:val="0"/>
        </w:rPr>
        <w:t xml:space="preserve">TCP/IP [RFC0793]</w:t>
      </w:r>
    </w:p>
    <w:p w:rsidR="00000000" w:rsidDel="00000000" w:rsidP="00000000" w:rsidRDefault="00000000" w:rsidRPr="00000000" w14:paraId="0000090D">
      <w:pPr>
        <w:numPr>
          <w:ilvl w:val="0"/>
          <w:numId w:val="37"/>
        </w:numPr>
        <w:spacing w:after="0" w:before="0" w:lineRule="auto"/>
        <w:ind w:left="1440" w:hanging="360"/>
        <w:rPr>
          <w:shd w:fill="auto" w:val="clear"/>
        </w:rPr>
      </w:pPr>
      <w:r w:rsidDel="00000000" w:rsidR="00000000" w:rsidRPr="00000000">
        <w:rPr>
          <w:shd w:fill="auto" w:val="clear"/>
          <w:rtl w:val="0"/>
        </w:rPr>
        <w:t xml:space="preserve">TLS [RFC5246]</w:t>
      </w:r>
    </w:p>
    <w:p w:rsidR="00000000" w:rsidDel="00000000" w:rsidP="00000000" w:rsidRDefault="00000000" w:rsidRPr="00000000" w14:paraId="0000090E">
      <w:pPr>
        <w:numPr>
          <w:ilvl w:val="0"/>
          <w:numId w:val="37"/>
        </w:numPr>
        <w:spacing w:after="240" w:before="0" w:lineRule="auto"/>
        <w:ind w:left="1440" w:hanging="360"/>
        <w:rPr>
          <w:shd w:fill="auto" w:val="clear"/>
        </w:rPr>
      </w:pPr>
      <w:r w:rsidDel="00000000" w:rsidR="00000000" w:rsidRPr="00000000">
        <w:rPr>
          <w:shd w:fill="auto" w:val="clear"/>
          <w:rtl w:val="0"/>
        </w:rPr>
        <w:t xml:space="preserve">WebSocket [RFC6455].</w:t>
      </w:r>
    </w:p>
    <w:p w:rsidR="00000000" w:rsidDel="00000000" w:rsidP="00000000" w:rsidRDefault="00000000" w:rsidRPr="00000000" w14:paraId="0000090F">
      <w:pPr>
        <w:spacing w:after="240" w:before="240" w:lineRule="auto"/>
        <w:ind w:left="720" w:firstLine="0"/>
        <w:rPr>
          <w:b w:val="1"/>
          <w:shd w:fill="auto" w:val="clear"/>
        </w:rPr>
      </w:pPr>
      <w:r w:rsidDel="00000000" w:rsidR="00000000" w:rsidRPr="00000000">
        <w:rPr>
          <w:b w:val="1"/>
          <w:shd w:fill="auto" w:val="clear"/>
          <w:rtl w:val="0"/>
        </w:rPr>
        <w:t xml:space="preserve">Informative comment</w:t>
      </w:r>
    </w:p>
    <w:p w:rsidR="00000000" w:rsidDel="00000000" w:rsidP="00000000" w:rsidRDefault="00000000" w:rsidRPr="00000000" w14:paraId="00000910">
      <w:pPr>
        <w:spacing w:after="240" w:before="240" w:lineRule="auto"/>
        <w:ind w:left="720" w:firstLine="0"/>
        <w:rPr>
          <w:shd w:fill="auto" w:val="clear"/>
        </w:rPr>
      </w:pPr>
      <w:r w:rsidDel="00000000" w:rsidR="00000000" w:rsidRPr="00000000">
        <w:rPr>
          <w:shd w:fill="auto" w:val="clear"/>
          <w:rtl w:val="0"/>
        </w:rPr>
        <w:t xml:space="preserve">Both </w:t>
      </w:r>
      <w:sdt>
        <w:sdtPr>
          <w:tag w:val="goog_rdk_42"/>
        </w:sdtPr>
        <w:sdtContent>
          <w:commentRangeStart w:id="42"/>
        </w:sdtContent>
      </w:sdt>
      <w:sdt>
        <w:sdtPr>
          <w:tag w:val="goog_rdk_43"/>
        </w:sdtPr>
        <w:sdtContent>
          <w:commentRangeStart w:id="43"/>
        </w:sdtContent>
      </w:sdt>
      <w:r w:rsidDel="00000000" w:rsidR="00000000" w:rsidRPr="00000000">
        <w:rPr>
          <w:shd w:fill="auto" w:val="clear"/>
          <w:rtl w:val="0"/>
        </w:rPr>
        <w:t xml:space="preserve">TCP and UDP ports 1883 and 8883 are registered with IANA for MQTT and secure communication respectively.</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91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912">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913">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914">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915">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916">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917">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918">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919">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91A">
      <w:pPr>
        <w:numPr>
          <w:ilvl w:val="1"/>
          <w:numId w:val="5"/>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91B">
      <w:pPr>
        <w:pStyle w:val="Heading2"/>
        <w:keepLines w:val="1"/>
        <w:spacing w:after="64" w:before="0" w:line="259" w:lineRule="auto"/>
        <w:ind w:left="0" w:firstLine="0"/>
        <w:rPr>
          <w:rFonts w:ascii="Arial" w:cs="Arial" w:eastAsia="Arial" w:hAnsi="Arial"/>
        </w:rPr>
      </w:pPr>
      <w:bookmarkStart w:colFirst="0" w:colLast="0" w:name="_heading=h.2i9l8ns" w:id="266"/>
      <w:bookmarkEnd w:id="266"/>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91C">
      <w:pPr>
        <w:rPr>
          <w:rFonts w:ascii="Arial" w:cs="Arial" w:eastAsia="Arial" w:hAnsi="Arial"/>
        </w:rPr>
      </w:pPr>
      <w:r w:rsidDel="00000000" w:rsidR="00000000" w:rsidRPr="00000000">
        <w:rPr>
          <w:rFonts w:ascii="Arial" w:cs="Arial" w:eastAsia="Arial" w:hAnsi="Arial"/>
          <w:rtl w:val="0"/>
        </w:rPr>
        <w:t xml:space="preserve">MQTT-SN delivers Application Messages according to the Quality of Service (QoS) levels defined in the following sections. The delivery protocol is symmetric, in the description below the Client and Server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91D">
      <w:pPr>
        <w:pStyle w:val="Heading3"/>
        <w:ind w:left="0" w:firstLine="0"/>
        <w:rPr/>
      </w:pPr>
      <w:bookmarkStart w:colFirst="0" w:colLast="0" w:name="_heading=h.be76rdrlcegt" w:id="267"/>
      <w:bookmarkEnd w:id="267"/>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91E">
      <w:pPr>
        <w:rPr>
          <w:rFonts w:ascii="Arial" w:cs="Arial" w:eastAsia="Arial" w:hAnsi="Arial"/>
        </w:rPr>
      </w:pPr>
      <w:r w:rsidDel="00000000" w:rsidR="00000000" w:rsidRPr="00000000">
        <w:rPr>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 at all..</w:t>
      </w:r>
    </w:p>
    <w:p w:rsidR="00000000" w:rsidDel="00000000" w:rsidP="00000000" w:rsidRDefault="00000000" w:rsidRPr="00000000" w14:paraId="0000091F">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0920">
      <w:pPr>
        <w:numPr>
          <w:ilvl w:val="0"/>
          <w:numId w:val="64"/>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0921">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0922">
      <w:pPr>
        <w:numPr>
          <w:ilvl w:val="0"/>
          <w:numId w:val="2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0923">
      <w:pPr>
        <w:numPr>
          <w:ilvl w:val="0"/>
          <w:numId w:val="2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0924">
      <w:pPr>
        <w:ind w:lef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25">
      <w:pPr>
        <w:ind w:left="0" w:firstLine="72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0926">
      <w:pPr>
        <w:pStyle w:val="Heading3"/>
        <w:ind w:left="0" w:firstLine="0"/>
        <w:rPr>
          <w:rFonts w:ascii="Arial" w:cs="Arial" w:eastAsia="Arial" w:hAnsi="Arial"/>
        </w:rPr>
      </w:pPr>
      <w:bookmarkStart w:colFirst="0" w:colLast="0" w:name="_heading=h.xevivl" w:id="268"/>
      <w:bookmarkEnd w:id="268"/>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927">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928">
      <w:pPr>
        <w:rPr>
          <w:rFonts w:ascii="Arial" w:cs="Arial" w:eastAsia="Arial" w:hAnsi="Arial"/>
        </w:rPr>
      </w:pPr>
      <w:bookmarkStart w:colFirst="0" w:colLast="0" w:name="_heading=h.3hej1je" w:id="269"/>
      <w:bookmarkEnd w:id="269"/>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929">
      <w:pPr>
        <w:numPr>
          <w:ilvl w:val="0"/>
          <w:numId w:val="47"/>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92A">
      <w:pPr>
        <w:rPr>
          <w:rFonts w:ascii="Arial" w:cs="Arial" w:eastAsia="Arial" w:hAnsi="Arial"/>
        </w:rPr>
      </w:pPr>
      <w:bookmarkStart w:colFirst="0" w:colLast="0" w:name="_heading=h.1wjtbr7" w:id="270"/>
      <w:bookmarkEnd w:id="270"/>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092B">
      <w:pPr>
        <w:numPr>
          <w:ilvl w:val="0"/>
          <w:numId w:val="47"/>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092C">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92D">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930">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93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3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3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3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3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3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3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939">
      <w:pPr>
        <w:pStyle w:val="Heading3"/>
        <w:ind w:left="0" w:firstLine="0"/>
        <w:rPr>
          <w:rFonts w:ascii="Arial" w:cs="Arial" w:eastAsia="Arial" w:hAnsi="Arial"/>
        </w:rPr>
      </w:pPr>
      <w:bookmarkStart w:colFirst="0" w:colLast="0" w:name="_heading=h.1au1eum" w:id="271"/>
      <w:bookmarkEnd w:id="271"/>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93A">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93B">
      <w:pPr>
        <w:rPr>
          <w:rFonts w:ascii="Arial" w:cs="Arial" w:eastAsia="Arial" w:hAnsi="Arial"/>
        </w:rPr>
      </w:pPr>
      <w:bookmarkStart w:colFirst="0" w:colLast="0" w:name="_heading=h.3utoxif" w:id="272"/>
      <w:bookmarkEnd w:id="272"/>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93C">
      <w:pPr>
        <w:numPr>
          <w:ilvl w:val="0"/>
          <w:numId w:val="47"/>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093D">
      <w:pPr>
        <w:numPr>
          <w:ilvl w:val="0"/>
          <w:numId w:val="47"/>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r w:rsidDel="00000000" w:rsidR="00000000" w:rsidRPr="00000000">
        <w:rPr>
          <w:rFonts w:ascii="Arial" w:cs="Arial" w:eastAsia="Arial" w:hAnsi="Arial"/>
          <w:highlight w:val="yellow"/>
          <w:rtl w:val="0"/>
        </w:rPr>
        <w:t xml:space="preserve">and DUP flag set to 0</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 </w:t>
      </w:r>
    </w:p>
    <w:p w:rsidR="00000000" w:rsidDel="00000000" w:rsidP="00000000" w:rsidRDefault="00000000" w:rsidRPr="00000000" w14:paraId="0000093E">
      <w:pPr>
        <w:numPr>
          <w:ilvl w:val="0"/>
          <w:numId w:val="47"/>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093F">
      <w:pPr>
        <w:rPr>
          <w:rFonts w:ascii="Arial" w:cs="Arial" w:eastAsia="Arial" w:hAnsi="Arial"/>
          <w:highlight w:val="yellow"/>
        </w:rPr>
      </w:pPr>
      <w:bookmarkStart w:colFirst="0" w:colLast="0" w:name="_heading=h.29yz7q8" w:id="273"/>
      <w:bookmarkEnd w:id="273"/>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940">
      <w:pPr>
        <w:rPr>
          <w:rFonts w:ascii="Arial" w:cs="Arial" w:eastAsia="Arial" w:hAnsi="Arial"/>
          <w:highlight w:val="yellow"/>
        </w:rPr>
      </w:pPr>
      <w:r w:rsidDel="00000000" w:rsidR="00000000" w:rsidRPr="00000000">
        <w:rPr>
          <w:rFonts w:ascii="Arial" w:cs="Arial" w:eastAsia="Arial" w:hAnsi="Arial"/>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941">
      <w:pPr>
        <w:rPr>
          <w:rFonts w:ascii="Arial" w:cs="Arial" w:eastAsia="Arial" w:hAnsi="Arial"/>
        </w:rPr>
      </w:pPr>
      <w:bookmarkStart w:colFirst="0" w:colLast="0" w:name="_heading=h.p49hy1" w:id="274"/>
      <w:bookmarkEnd w:id="274"/>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942">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43">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944">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0945">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946">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947">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948">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94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4B">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4C">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4D">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4E">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4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5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51">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5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54">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55">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5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57">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58">
      <w:pPr>
        <w:ind w:left="720" w:firstLine="0"/>
        <w:rPr/>
      </w:pPr>
      <w:r w:rsidDel="00000000" w:rsidR="00000000" w:rsidRPr="00000000">
        <w:rPr>
          <w:rFonts w:ascii="Roboto" w:cs="Roboto" w:eastAsia="Roboto" w:hAnsi="Roboto"/>
          <w:color w:val="222222"/>
          <w:sz w:val="24"/>
          <w:szCs w:val="24"/>
          <w:vertAlign w:val="superscript"/>
          <w:rtl w:val="0"/>
        </w:rPr>
        <w:t xml:space="preserve">1</w:t>
      </w: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0959">
      <w:pPr>
        <w:pStyle w:val="Heading3"/>
        <w:ind w:left="0" w:firstLine="0"/>
        <w:rPr>
          <w:rFonts w:ascii="Arial" w:cs="Arial" w:eastAsia="Arial" w:hAnsi="Arial"/>
        </w:rPr>
      </w:pPr>
      <w:bookmarkStart w:colFirst="0" w:colLast="0" w:name="_heading=h.1o97atn" w:id="275"/>
      <w:bookmarkEnd w:id="27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5A">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5B">
      <w:pPr>
        <w:rPr>
          <w:rFonts w:ascii="Arial" w:cs="Arial" w:eastAsia="Arial" w:hAnsi="Arial"/>
        </w:rPr>
      </w:pPr>
      <w:bookmarkStart w:colFirst="0" w:colLast="0" w:name="_heading=h.488uthg" w:id="276"/>
      <w:bookmarkEnd w:id="27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095C">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95D">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095E">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095F">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960">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961">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0962">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63">
      <w:pPr>
        <w:rPr>
          <w:rFonts w:ascii="Arial" w:cs="Arial" w:eastAsia="Arial" w:hAnsi="Arial"/>
          <w:b w:val="1"/>
          <w:color w:val="000000"/>
          <w:sz w:val="18"/>
          <w:szCs w:val="18"/>
        </w:rPr>
      </w:pPr>
      <w:bookmarkStart w:colFirst="0" w:colLast="0" w:name="_heading=h.2ne53p9" w:id="277"/>
      <w:bookmarkEnd w:id="27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64">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965">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0966">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0967">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968">
      <w:pPr>
        <w:numPr>
          <w:ilvl w:val="0"/>
          <w:numId w:val="50"/>
        </w:numPr>
        <w:ind w:left="72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969">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A">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B">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C">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D">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F">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0">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2">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4">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5">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8">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B">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D">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E">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F">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1">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2">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4">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6">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7">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A">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D">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E">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F">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0">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1">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3">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94">
      <w:pPr>
        <w:spacing w:after="240" w:before="240" w:lineRule="auto"/>
        <w:ind w:left="720" w:right="0" w:firstLine="0"/>
        <w:rPr>
          <w:rFonts w:ascii="Arial" w:cs="Arial" w:eastAsia="Arial" w:hAnsi="Arial"/>
          <w:highlight w:val="yellow"/>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95">
      <w:pPr>
        <w:pStyle w:val="Heading2"/>
        <w:ind w:left="0" w:firstLine="0"/>
        <w:rPr/>
      </w:pPr>
      <w:bookmarkStart w:colFirst="0" w:colLast="0" w:name="_heading=h.6udnv5yl5cv5" w:id="278"/>
      <w:bookmarkEnd w:id="278"/>
      <w:r w:rsidDel="00000000" w:rsidR="00000000" w:rsidRPr="00000000">
        <w:rPr>
          <w:rtl w:val="0"/>
        </w:rPr>
        <w:t xml:space="preserve">4.4 Packet delivery retry</w:t>
      </w:r>
    </w:p>
    <w:p w:rsidR="00000000" w:rsidDel="00000000" w:rsidP="00000000" w:rsidRDefault="00000000" w:rsidRPr="00000000" w14:paraId="00000996">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0997">
      <w:pPr>
        <w:numPr>
          <w:ilvl w:val="0"/>
          <w:numId w:val="10"/>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0)</w:t>
      </w:r>
      <w:r w:rsidDel="00000000" w:rsidR="00000000" w:rsidRPr="00000000">
        <w:rPr>
          <w:rtl w:val="0"/>
        </w:rPr>
      </w:r>
    </w:p>
    <w:p w:rsidR="00000000" w:rsidDel="00000000" w:rsidP="00000000" w:rsidRDefault="00000000" w:rsidRPr="00000000" w14:paraId="00000998">
      <w:pPr>
        <w:numPr>
          <w:ilvl w:val="0"/>
          <w:numId w:val="10"/>
        </w:numPr>
        <w:spacing w:before="0" w:beforeAutospacing="0"/>
        <w:ind w:left="720" w:hanging="360"/>
        <w:rPr>
          <w:u w:val="none"/>
        </w:rPr>
      </w:pPr>
      <w:r w:rsidDel="00000000" w:rsidR="00000000" w:rsidRPr="00000000">
        <w:rPr>
          <w:rtl w:val="0"/>
        </w:rPr>
        <w:t xml:space="preserve">when no acknowledgment is received by the requester within a configured timeout period during the existence of a Virtual Connection</w:t>
      </w:r>
    </w:p>
    <w:p w:rsidR="00000000" w:rsidDel="00000000" w:rsidP="00000000" w:rsidRDefault="00000000" w:rsidRPr="00000000" w14:paraId="00000999">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099A">
      <w:pPr>
        <w:pStyle w:val="Heading3"/>
        <w:ind w:left="0" w:firstLine="0"/>
        <w:rPr/>
      </w:pPr>
      <w:bookmarkStart w:colFirst="0" w:colLast="0" w:name="_heading=h.kc8msbstg9e" w:id="279"/>
      <w:bookmarkEnd w:id="279"/>
      <w:r w:rsidDel="00000000" w:rsidR="00000000" w:rsidRPr="00000000">
        <w:rPr>
          <w:rtl w:val="0"/>
        </w:rPr>
        <w:t xml:space="preserve">4.4.1 Virtual Connection End</w:t>
      </w:r>
    </w:p>
    <w:p w:rsidR="00000000" w:rsidDel="00000000" w:rsidP="00000000" w:rsidRDefault="00000000" w:rsidRPr="00000000" w14:paraId="0000099B">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44"/>
        </w:sdtPr>
        <w:sdtContent>
          <w:commentRangeStart w:id="44"/>
        </w:sdtContent>
      </w:sdt>
      <w:sdt>
        <w:sdtPr>
          <w:tag w:val="goog_rdk_45"/>
        </w:sdtPr>
        <w:sdtContent>
          <w:commentRangeStart w:id="45"/>
        </w:sdtContent>
      </w:sdt>
      <w:r w:rsidDel="00000000" w:rsidR="00000000" w:rsidRPr="00000000">
        <w:rPr>
          <w:sz w:val="22"/>
          <w:szCs w:val="22"/>
          <w:highlight w:val="yellow"/>
          <w:rtl w:val="0"/>
        </w:rPr>
        <w:t xml:space="preserve">unacknowledged PUBLISH packets</w:t>
      </w:r>
      <w:commentRangeEnd w:id="44"/>
      <w:r w:rsidDel="00000000" w:rsidR="00000000" w:rsidRPr="00000000">
        <w:commentReference w:id="44"/>
      </w:r>
      <w:commentRangeEnd w:id="45"/>
      <w:r w:rsidDel="00000000" w:rsidR="00000000" w:rsidRPr="00000000">
        <w:commentReference w:id="45"/>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099C">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099D">
      <w:pPr>
        <w:spacing w:after="240" w:before="240" w:lineRule="auto"/>
        <w:ind w:left="0" w:right="0" w:firstLine="0"/>
        <w:rPr/>
      </w:pPr>
      <w:sdt>
        <w:sdtPr>
          <w:tag w:val="goog_rdk_46"/>
        </w:sdtPr>
        <w:sdtContent>
          <w:commentRangeStart w:id="46"/>
        </w:sdtContent>
      </w:sdt>
      <w:r w:rsidDel="00000000" w:rsidR="00000000" w:rsidRPr="00000000">
        <w:rPr>
          <w:sz w:val="22"/>
          <w:szCs w:val="22"/>
          <w:highlight w:val="yellow"/>
          <w:rtl w:val="0"/>
        </w:rPr>
        <w:t xml:space="preserve">The DUP flag MUST be set to 1 by the Client or Server when it attempts to re-deliver or retransmit a PUBLISH QoS 2 packet.</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99E">
      <w:pPr>
        <w:pStyle w:val="Heading3"/>
        <w:keepLines w:val="1"/>
        <w:spacing w:after="64" w:before="0" w:line="259" w:lineRule="auto"/>
        <w:ind w:left="0" w:firstLine="0"/>
        <w:rPr/>
      </w:pPr>
      <w:bookmarkStart w:colFirst="0" w:colLast="0" w:name="_heading=h.17nz8yj" w:id="280"/>
      <w:bookmarkEnd w:id="280"/>
      <w:r w:rsidDel="00000000" w:rsidR="00000000" w:rsidRPr="00000000">
        <w:rPr>
          <w:rtl w:val="0"/>
        </w:rPr>
        <w:t xml:space="preserve">4.4.2 Unacknowledged Packets</w:t>
      </w:r>
    </w:p>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47"/>
        </w:sdtPr>
        <w:sdtContent>
          <w:ins w:author="davide.lenzarini@u-blox.com" w:id="0" w:date="2024-08-07T14:00:25Z">
            <w:r w:rsidDel="00000000" w:rsidR="00000000" w:rsidRPr="00000000">
              <w:rPr>
                <w:rFonts w:ascii="Arial" w:cs="Arial" w:eastAsia="Arial" w:hAnsi="Arial"/>
                <w:rtl w:val="0"/>
              </w:rPr>
              <w:t xml:space="preserve">in the following use cases.</w:t>
            </w:r>
          </w:ins>
        </w:sdtContent>
      </w:sdt>
      <w:sdt>
        <w:sdtPr>
          <w:tag w:val="goog_rdk_48"/>
        </w:sdtPr>
        <w:sdtContent>
          <w:del w:author="davide.lenzarini@u-blox.com" w:id="0"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 1 or 2, not 0), PUBREL, SLEEPREQ, SUBSCRIBE,</w:t>
      </w:r>
      <w:sdt>
        <w:sdtPr>
          <w:tag w:val="goog_rdk_49"/>
        </w:sdtPr>
        <w:sdtContent>
          <w:ins w:author="davide.lenzarini@u-blox.com" w:id="1"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highlight w:val="yellow"/>
          <w:rtl w:val="0"/>
        </w:rPr>
        <w:t xml:space="preserve">UNSUBSCRIBE </w:t>
      </w:r>
      <w:sdt>
        <w:sdtPr>
          <w:tag w:val="goog_rdk_50"/>
        </w:sdtPr>
        <w:sdtContent>
          <w:commentRangeStart w:id="47"/>
        </w:sdtContent>
      </w:sdt>
      <w:r w:rsidDel="00000000" w:rsidR="00000000" w:rsidRPr="00000000">
        <w:rPr>
          <w:rFonts w:ascii="Arial" w:cs="Arial" w:eastAsia="Arial" w:hAnsi="Arial"/>
          <w:highlight w:val="yellow"/>
          <w:rtl w:val="0"/>
        </w:rPr>
        <w:t xml:space="preserve">Packets</w:t>
      </w:r>
      <w:commentRangeEnd w:id="47"/>
      <w:r w:rsidDel="00000000" w:rsidR="00000000" w:rsidRPr="00000000">
        <w:commentReference w:id="47"/>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 1 or 2, not 0), </w:t>
      </w:r>
      <w:sdt>
        <w:sdtPr>
          <w:tag w:val="goog_rdk_51"/>
        </w:sdtPr>
        <w:sdtContent>
          <w:ins w:author="davide.lenzarini@u-blox.com" w:id="2"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52"/>
        </w:sdtPr>
        <w:sdtContent>
          <w:commentRangeStart w:id="48"/>
        </w:sdtContent>
      </w:sdt>
      <w:r w:rsidDel="00000000" w:rsidR="00000000" w:rsidRPr="00000000">
        <w:rPr>
          <w:rFonts w:ascii="Arial" w:cs="Arial" w:eastAsia="Arial" w:hAnsi="Arial"/>
          <w:highlight w:val="yellow"/>
          <w:rtl w:val="0"/>
        </w:rPr>
        <w:t xml:space="preserve">Packets</w:t>
      </w:r>
      <w:commentRangeEnd w:id="48"/>
      <w:r w:rsidDel="00000000" w:rsidR="00000000" w:rsidRPr="00000000">
        <w:commentReference w:id="48"/>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53"/>
        </w:sdtPr>
        <w:sdtContent>
          <w:commentRangeStart w:id="49"/>
        </w:sdtContent>
      </w:sdt>
      <w:r w:rsidDel="00000000" w:rsidR="00000000" w:rsidRPr="00000000">
        <w:rPr>
          <w:rFonts w:ascii="Arial" w:cs="Arial" w:eastAsia="Arial" w:hAnsi="Arial"/>
          <w:highlight w:val="yellow"/>
          <w:rtl w:val="0"/>
        </w:rPr>
        <w:t xml:space="preserve">or the Virtual Connection deleted</w:t>
      </w:r>
      <w:commentRangeEnd w:id="49"/>
      <w:r w:rsidDel="00000000" w:rsidR="00000000" w:rsidRPr="00000000">
        <w:commentReference w:id="49"/>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PUBLISH (used for QoS 0) and PUBLISH WITHOUT SESSION Packets MUST NOT be retransmitted.</w:t>
      </w:r>
      <w:r w:rsidDel="00000000" w:rsidR="00000000" w:rsidRPr="00000000">
        <w:rPr>
          <w:rtl w:val="0"/>
        </w:rPr>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section 3.14</w:t>
        </w:r>
      </w:hyperlink>
      <w:r w:rsidDel="00000000" w:rsidR="00000000" w:rsidRPr="00000000">
        <w:rPr>
          <w:rFonts w:ascii="Arial" w:cs="Arial" w:eastAsia="Arial" w:hAnsi="Arial"/>
          <w:rtl w:val="0"/>
        </w:rPr>
        <w:t xml:space="preserve"> can </w:t>
      </w:r>
      <w:sdt>
        <w:sdtPr>
          <w:tag w:val="goog_rdk_54"/>
        </w:sdtPr>
        <w:sdtContent>
          <w:commentRangeStart w:id="50"/>
        </w:sdtContent>
      </w:sdt>
      <w:r w:rsidDel="00000000" w:rsidR="00000000" w:rsidRPr="00000000">
        <w:rPr>
          <w:rFonts w:ascii="Arial" w:cs="Arial" w:eastAsia="Arial" w:hAnsi="Arial"/>
          <w:rtl w:val="0"/>
        </w:rPr>
        <w:t xml:space="preserve">also </w:t>
      </w:r>
      <w:commentRangeEnd w:id="50"/>
      <w:r w:rsidDel="00000000" w:rsidR="00000000" w:rsidRPr="00000000">
        <w:commentReference w:id="50"/>
      </w:r>
      <w:r w:rsidDel="00000000" w:rsidR="00000000" w:rsidRPr="00000000">
        <w:rPr>
          <w:rFonts w:ascii="Arial" w:cs="Arial" w:eastAsia="Arial" w:hAnsi="Arial"/>
          <w:rtl w:val="0"/>
        </w:rPr>
        <w:t xml:space="preserve">be used to determine whether the </w:t>
      </w:r>
      <w:r w:rsidDel="00000000" w:rsidR="00000000" w:rsidRPr="00000000">
        <w:rPr>
          <w:rFonts w:ascii="Arial" w:cs="Arial" w:eastAsia="Arial" w:hAnsi="Arial"/>
          <w:rtl w:val="0"/>
        </w:rPr>
        <w:t xml:space="preserve">Virtual Connection </w:t>
      </w:r>
      <w:r w:rsidDel="00000000" w:rsidR="00000000" w:rsidRPr="00000000">
        <w:rPr>
          <w:rFonts w:ascii="Arial" w:cs="Arial" w:eastAsia="Arial" w:hAnsi="Arial"/>
          <w:rtl w:val="0"/>
        </w:rPr>
        <w:t xml:space="preserve">exists.</w:t>
      </w:r>
    </w:p>
    <w:p w:rsidR="00000000" w:rsidDel="00000000" w:rsidP="00000000" w:rsidRDefault="00000000" w:rsidRPr="00000000" w14:paraId="000009A8">
      <w:pPr>
        <w:pStyle w:val="Heading3"/>
        <w:ind w:left="0" w:firstLine="0"/>
        <w:rPr/>
      </w:pPr>
      <w:bookmarkStart w:colFirst="0" w:colLast="0" w:name="_heading=h.1csj400" w:id="281"/>
      <w:bookmarkEnd w:id="281"/>
      <w:r w:rsidDel="00000000" w:rsidR="00000000" w:rsidRPr="00000000">
        <w:rPr>
          <w:rFonts w:ascii="Arial" w:cs="Arial" w:eastAsia="Arial" w:hAnsi="Arial"/>
          <w:rtl w:val="0"/>
        </w:rPr>
        <w:t xml:space="preserve">4.4.3 </w:t>
      </w:r>
      <w:hyperlink w:anchor="_heading=h.1csj400">
        <w:r w:rsidDel="00000000" w:rsidR="00000000" w:rsidRPr="00000000">
          <w:rPr>
            <w:color w:val="1155cc"/>
            <w:rtl w:val="0"/>
          </w:rPr>
          <w:t xml:space="preserve">Exponential Backoff</w:t>
        </w:r>
      </w:hyperlink>
      <w:r w:rsidDel="00000000" w:rsidR="00000000" w:rsidRPr="00000000">
        <w:rPr>
          <w:rtl w:val="0"/>
        </w:rPr>
        <w:t xml:space="preserve"> (informative)</w:t>
      </w:r>
    </w:p>
    <w:p w:rsidR="00000000" w:rsidDel="00000000" w:rsidP="00000000" w:rsidRDefault="00000000" w:rsidRPr="00000000" w14:paraId="000009A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09AA">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09AB">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09AC">
      <w:pPr>
        <w:numPr>
          <w:ilvl w:val="0"/>
          <w:numId w:val="44"/>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09AD">
      <w:pPr>
        <w:numPr>
          <w:ilvl w:val="0"/>
          <w:numId w:val="44"/>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09AE">
      <w:pPr>
        <w:numPr>
          <w:ilvl w:val="0"/>
          <w:numId w:val="44"/>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09AF">
      <w:pPr>
        <w:numPr>
          <w:ilvl w:val="0"/>
          <w:numId w:val="44"/>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09B0">
      <w:pPr>
        <w:numPr>
          <w:ilvl w:val="0"/>
          <w:numId w:val="44"/>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9B1">
      <w:pPr>
        <w:numPr>
          <w:ilvl w:val="0"/>
          <w:numId w:val="44"/>
        </w:numPr>
        <w:spacing w:after="280" w:before="0" w:lineRule="auto"/>
        <w:ind w:left="720" w:hanging="360"/>
        <w:rPr>
          <w:rFonts w:ascii="Arial" w:cs="Arial" w:eastAsia="Arial" w:hAnsi="Arial"/>
          <w:color w:val="333333"/>
        </w:rPr>
      </w:pPr>
      <w:sdt>
        <w:sdtPr>
          <w:tag w:val="goog_rdk_55"/>
        </w:sdtPr>
        <w:sdtContent>
          <w:commentRangeStart w:id="51"/>
        </w:sdtContent>
      </w:sdt>
      <w:r w:rsidDel="00000000" w:rsidR="00000000" w:rsidRPr="00000000">
        <w:rPr>
          <w:rFonts w:ascii="Arial" w:cs="Arial" w:eastAsia="Arial" w:hAnsi="Arial"/>
          <w:color w:val="333333"/>
          <w:rtl w:val="0"/>
        </w:rPr>
        <w:t xml:space="preserve">Continue waiting and retrying up to some maximum number of retries,</w:t>
      </w:r>
      <w:commentRangeEnd w:id="51"/>
      <w:r w:rsidDel="00000000" w:rsidR="00000000" w:rsidRPr="00000000">
        <w:commentReference w:id="51"/>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09B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09B3">
      <w:pPr>
        <w:spacing w:after="216" w:before="0" w:lineRule="auto"/>
        <w:rPr>
          <w:rFonts w:ascii="Arial" w:cs="Arial" w:eastAsia="Arial" w:hAnsi="Arial"/>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r w:rsidDel="00000000" w:rsidR="00000000" w:rsidRPr="00000000">
        <w:rPr>
          <w:rtl w:val="0"/>
        </w:rPr>
      </w:r>
    </w:p>
    <w:p w:rsidR="00000000" w:rsidDel="00000000" w:rsidP="00000000" w:rsidRDefault="00000000" w:rsidRPr="00000000" w14:paraId="000009B4">
      <w:pPr>
        <w:pStyle w:val="Heading2"/>
        <w:ind w:left="0" w:firstLine="0"/>
        <w:rPr/>
      </w:pPr>
      <w:bookmarkStart w:colFirst="0" w:colLast="0" w:name="_heading=h.xoc2pfhnyfst" w:id="282"/>
      <w:bookmarkEnd w:id="282"/>
      <w:r w:rsidDel="00000000" w:rsidR="00000000" w:rsidRPr="00000000">
        <w:rPr>
          <w:rtl w:val="0"/>
        </w:rPr>
        <w:t xml:space="preserve">4.5 Application Message receipt</w:t>
      </w:r>
    </w:p>
    <w:p w:rsidR="00000000" w:rsidDel="00000000" w:rsidP="00000000" w:rsidRDefault="00000000" w:rsidRPr="00000000" w14:paraId="000009B5">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09B6">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09B7">
      <w:pPr>
        <w:pStyle w:val="Heading2"/>
        <w:ind w:left="0" w:firstLine="0"/>
        <w:rPr/>
      </w:pPr>
      <w:bookmarkStart w:colFirst="0" w:colLast="0" w:name="_heading=h.rrfw7sclv8s" w:id="283"/>
      <w:bookmarkEnd w:id="283"/>
      <w:r w:rsidDel="00000000" w:rsidR="00000000" w:rsidRPr="00000000">
        <w:rPr>
          <w:rtl w:val="0"/>
        </w:rPr>
        <w:t xml:space="preserve">4.6 Application Message ordering</w:t>
      </w:r>
    </w:p>
    <w:p w:rsidR="00000000" w:rsidDel="00000000" w:rsidP="00000000" w:rsidRDefault="00000000" w:rsidRPr="00000000" w14:paraId="000009B8">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color w:val="ff0000"/>
          <w:rtl w:val="0"/>
        </w:rPr>
        <w:t xml:space="preserve">[MQTT-SN-4.6-1]</w:t>
      </w:r>
      <w:r w:rsidDel="00000000" w:rsidR="00000000" w:rsidRPr="00000000">
        <w:rPr>
          <w:rtl w:val="0"/>
        </w:rPr>
        <w:t xml:space="preserve">.</w:t>
      </w:r>
    </w:p>
    <w:p w:rsidR="00000000" w:rsidDel="00000000" w:rsidP="00000000" w:rsidRDefault="00000000" w:rsidRPr="00000000" w14:paraId="000009B9">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rtl w:val="0"/>
        </w:rPr>
        <w:t xml:space="preserve"> </w:t>
      </w:r>
      <w:r w:rsidDel="00000000" w:rsidR="00000000" w:rsidRPr="00000000">
        <w:rPr>
          <w:color w:val="ff0000"/>
          <w:rtl w:val="0"/>
        </w:rPr>
        <w:t xml:space="preserve">[MQTT-SN-4.6-2]</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09BA">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BB">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09BC">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09BD">
      <w:pPr>
        <w:pStyle w:val="Heading2"/>
        <w:keepNext w:val="0"/>
        <w:spacing w:after="80" w:before="360" w:lineRule="auto"/>
        <w:ind w:left="0" w:right="990" w:firstLine="0"/>
        <w:rPr/>
      </w:pPr>
      <w:bookmarkStart w:colFirst="0" w:colLast="0" w:name="_heading=h.sznt7pux1885" w:id="284"/>
      <w:bookmarkEnd w:id="284"/>
      <w:r w:rsidDel="00000000" w:rsidR="00000000" w:rsidRPr="00000000">
        <w:rPr>
          <w:rtl w:val="0"/>
        </w:rPr>
        <w:t xml:space="preserve">4.7 Topics</w:t>
      </w:r>
    </w:p>
    <w:p w:rsidR="00000000" w:rsidDel="00000000" w:rsidP="00000000" w:rsidRDefault="00000000" w:rsidRPr="00000000" w14:paraId="000009BE">
      <w:pPr>
        <w:pStyle w:val="Heading3"/>
        <w:keepNext w:val="0"/>
        <w:spacing w:after="80" w:before="360" w:lineRule="auto"/>
        <w:ind w:left="0" w:right="990" w:firstLine="0"/>
        <w:rPr/>
      </w:pPr>
      <w:bookmarkStart w:colFirst="0" w:colLast="0" w:name="_heading=h.g7vjj8m1vj3z" w:id="285"/>
      <w:bookmarkEnd w:id="285"/>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BF">
      <w:pPr>
        <w:ind w:left="0" w:firstLine="0"/>
        <w:rPr/>
      </w:pPr>
      <w:r w:rsidDel="00000000" w:rsidR="00000000" w:rsidRPr="00000000">
        <w:rPr>
          <w:rtl w:val="0"/>
        </w:rPr>
        <w:t xml:space="preserve">T</w:t>
      </w:r>
      <w:r w:rsidDel="00000000" w:rsidR="00000000" w:rsidRPr="00000000">
        <w:rPr>
          <w:rtl w:val="0"/>
        </w:rPr>
        <w:t xml:space="preserve">opic Names are a label for a message, consisting of a series of topic levels, each level separated by the topic level separator. </w:t>
      </w:r>
    </w:p>
    <w:p w:rsidR="00000000" w:rsidDel="00000000" w:rsidP="00000000" w:rsidRDefault="00000000" w:rsidRPr="00000000" w14:paraId="000009C0">
      <w:pPr>
        <w:ind w:left="0" w:firstLine="0"/>
        <w:rPr/>
      </w:pPr>
      <w:r w:rsidDel="00000000" w:rsidR="00000000" w:rsidRPr="00000000">
        <w:rPr>
          <w:rtl w:val="0"/>
        </w:rPr>
        <w:t xml:space="preserve">Topic Filters can match several Topic Names by replacing the topic levels with wildcards.</w:t>
      </w:r>
    </w:p>
    <w:p w:rsidR="00000000" w:rsidDel="00000000" w:rsidP="00000000" w:rsidRDefault="00000000" w:rsidRPr="00000000" w14:paraId="000009C1">
      <w:pPr>
        <w:pStyle w:val="Heading4"/>
        <w:ind w:left="0" w:firstLine="0"/>
        <w:rPr/>
      </w:pPr>
      <w:bookmarkStart w:colFirst="0" w:colLast="0" w:name="_heading=h.q0s32id4lv9p" w:id="286"/>
      <w:bookmarkEnd w:id="286"/>
      <w:r w:rsidDel="00000000" w:rsidR="00000000" w:rsidRPr="00000000">
        <w:rPr>
          <w:rtl w:val="0"/>
        </w:rPr>
        <w:t xml:space="preserve">4.7.1.1 Topic wildcards</w:t>
      </w:r>
    </w:p>
    <w:p w:rsidR="00000000" w:rsidDel="00000000" w:rsidP="00000000" w:rsidRDefault="00000000" w:rsidRPr="00000000" w14:paraId="000009C2">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C3">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09C4">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A Topic Name, the target of a PUBLISH packet, MUST NOT contain special </w:t>
      </w:r>
      <w:r w:rsidDel="00000000" w:rsidR="00000000" w:rsidRPr="00000000">
        <w:rPr>
          <w:rFonts w:ascii="Arial" w:cs="Arial" w:eastAsia="Arial" w:hAnsi="Arial"/>
          <w:highlight w:val="yellow"/>
          <w:rtl w:val="0"/>
        </w:rPr>
        <w:t xml:space="preserve">wildcard characters.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09C5">
      <w:pPr>
        <w:pStyle w:val="Heading5"/>
        <w:ind w:left="0" w:firstLine="0"/>
        <w:rPr/>
      </w:pPr>
      <w:bookmarkStart w:colFirst="0" w:colLast="0" w:name="_heading=h.3kbulner4ob4" w:id="287"/>
      <w:bookmarkEnd w:id="287"/>
      <w:r w:rsidDel="00000000" w:rsidR="00000000" w:rsidRPr="00000000">
        <w:rPr>
          <w:rtl w:val="0"/>
        </w:rPr>
        <w:t xml:space="preserve">4.7.1.1.1 Topic level separator</w:t>
      </w:r>
    </w:p>
    <w:p w:rsidR="00000000" w:rsidDel="00000000" w:rsidP="00000000" w:rsidRDefault="00000000" w:rsidRPr="00000000" w14:paraId="000009C6">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C7">
      <w:pPr>
        <w:pStyle w:val="Heading5"/>
        <w:ind w:left="0" w:firstLine="0"/>
        <w:rPr/>
      </w:pPr>
      <w:bookmarkStart w:colFirst="0" w:colLast="0" w:name="_heading=h.ychcrpqsu69r" w:id="288"/>
      <w:bookmarkEnd w:id="288"/>
      <w:r w:rsidDel="00000000" w:rsidR="00000000" w:rsidRPr="00000000">
        <w:rPr>
          <w:rtl w:val="0"/>
        </w:rPr>
        <w:t xml:space="preserve">4.7.1.1.2 Multi-level wildcard</w:t>
      </w:r>
    </w:p>
    <w:p w:rsidR="00000000" w:rsidDel="00000000" w:rsidP="00000000" w:rsidRDefault="00000000" w:rsidRPr="00000000" w14:paraId="000009C8">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09C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09CB">
      <w:pPr>
        <w:numPr>
          <w:ilvl w:val="0"/>
          <w:numId w:val="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09CC">
      <w:pPr>
        <w:numPr>
          <w:ilvl w:val="0"/>
          <w:numId w:val="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09CD">
      <w:pPr>
        <w:numPr>
          <w:ilvl w:val="0"/>
          <w:numId w:val="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09C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F">
      <w:pPr>
        <w:numPr>
          <w:ilvl w:val="0"/>
          <w:numId w:val="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09D0">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09D1">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09D2">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09D3">
      <w:pPr>
        <w:numPr>
          <w:ilvl w:val="0"/>
          <w:numId w:val="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09D4">
      <w:pPr>
        <w:pStyle w:val="Heading5"/>
        <w:ind w:left="0" w:firstLine="0"/>
        <w:rPr/>
      </w:pPr>
      <w:bookmarkStart w:colFirst="0" w:colLast="0" w:name="_heading=h.x4yye38w41vd" w:id="289"/>
      <w:bookmarkEnd w:id="289"/>
      <w:r w:rsidDel="00000000" w:rsidR="00000000" w:rsidRPr="00000000">
        <w:rPr>
          <w:rtl w:val="0"/>
        </w:rPr>
        <w:t xml:space="preserve">4.7.1.1.3 Single-level wildcard</w:t>
      </w:r>
    </w:p>
    <w:p w:rsidR="00000000" w:rsidDel="00000000" w:rsidP="00000000" w:rsidRDefault="00000000" w:rsidRPr="00000000" w14:paraId="000009D5">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09D6">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09D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D8">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D9">
      <w:pPr>
        <w:numPr>
          <w:ilvl w:val="0"/>
          <w:numId w:val="30"/>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09DA">
      <w:pPr>
        <w:numPr>
          <w:ilvl w:val="0"/>
          <w:numId w:val="30"/>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09DB">
      <w:pPr>
        <w:numPr>
          <w:ilvl w:val="0"/>
          <w:numId w:val="30"/>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09DC">
      <w:pPr>
        <w:numPr>
          <w:ilvl w:val="0"/>
          <w:numId w:val="30"/>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09DD">
      <w:pPr>
        <w:numPr>
          <w:ilvl w:val="0"/>
          <w:numId w:val="30"/>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09DE">
      <w:pPr>
        <w:pStyle w:val="Heading4"/>
        <w:ind w:left="0" w:firstLine="0"/>
        <w:rPr/>
      </w:pPr>
      <w:bookmarkStart w:colFirst="0" w:colLast="0" w:name="_heading=h.p61p07rh2x26" w:id="290"/>
      <w:bookmarkEnd w:id="290"/>
      <w:r w:rsidDel="00000000" w:rsidR="00000000" w:rsidRPr="00000000">
        <w:rPr>
          <w:rtl w:val="0"/>
        </w:rPr>
        <w:t xml:space="preserve">4.7.1.2  Topics beginning with $</w:t>
      </w:r>
    </w:p>
    <w:p w:rsidR="00000000" w:rsidDel="00000000" w:rsidP="00000000" w:rsidRDefault="00000000" w:rsidRPr="00000000" w14:paraId="000009D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E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E1">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09E2">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09E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E4">
      <w:pPr>
        <w:numPr>
          <w:ilvl w:val="0"/>
          <w:numId w:val="71"/>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09E5">
      <w:pPr>
        <w:numPr>
          <w:ilvl w:val="0"/>
          <w:numId w:val="71"/>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09E6">
      <w:pPr>
        <w:numPr>
          <w:ilvl w:val="0"/>
          <w:numId w:val="71"/>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09E7">
      <w:pPr>
        <w:numPr>
          <w:ilvl w:val="0"/>
          <w:numId w:val="71"/>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09E8">
      <w:pPr>
        <w:numPr>
          <w:ilvl w:val="0"/>
          <w:numId w:val="71"/>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E9">
      <w:pPr>
        <w:pStyle w:val="Heading4"/>
        <w:ind w:left="0" w:firstLine="0"/>
        <w:rPr/>
      </w:pPr>
      <w:bookmarkStart w:colFirst="0" w:colLast="0" w:name="_heading=h.rvcur5x0am" w:id="291"/>
      <w:bookmarkEnd w:id="291"/>
      <w:r w:rsidDel="00000000" w:rsidR="00000000" w:rsidRPr="00000000">
        <w:rPr>
          <w:rtl w:val="0"/>
        </w:rPr>
        <w:t xml:space="preserve">4.7.1.3 Topic semantic and usage</w:t>
      </w:r>
    </w:p>
    <w:p w:rsidR="00000000" w:rsidDel="00000000" w:rsidP="00000000" w:rsidRDefault="00000000" w:rsidRPr="00000000" w14:paraId="000009EA">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09EB">
      <w:pPr>
        <w:numPr>
          <w:ilvl w:val="0"/>
          <w:numId w:val="24"/>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09EC">
      <w:pPr>
        <w:numPr>
          <w:ilvl w:val="0"/>
          <w:numId w:val="24"/>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09ED">
      <w:pPr>
        <w:numPr>
          <w:ilvl w:val="0"/>
          <w:numId w:val="24"/>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09EE">
      <w:pPr>
        <w:numPr>
          <w:ilvl w:val="0"/>
          <w:numId w:val="24"/>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09EF">
      <w:pPr>
        <w:numPr>
          <w:ilvl w:val="0"/>
          <w:numId w:val="24"/>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09F0">
      <w:pPr>
        <w:numPr>
          <w:ilvl w:val="0"/>
          <w:numId w:val="24"/>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117">
        <w:r w:rsidDel="00000000" w:rsidR="00000000" w:rsidRPr="00000000">
          <w:rPr>
            <w:rFonts w:ascii="Arial" w:cs="Arial" w:eastAsia="Arial" w:hAnsi="Arial"/>
            <w:rtl w:val="0"/>
          </w:rPr>
          <w:t xml:space="preserve"> </w:t>
        </w:r>
      </w:hyperlink>
      <w:hyperlink r:id="rId118">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09F1">
      <w:pPr>
        <w:numPr>
          <w:ilvl w:val="0"/>
          <w:numId w:val="24"/>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09F2">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F3">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F4">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F5">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09F6">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F7">
      <w:pPr>
        <w:numPr>
          <w:ilvl w:val="0"/>
          <w:numId w:val="56"/>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09F8">
      <w:pPr>
        <w:numPr>
          <w:ilvl w:val="0"/>
          <w:numId w:val="56"/>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09F9">
      <w:pPr>
        <w:numPr>
          <w:ilvl w:val="0"/>
          <w:numId w:val="56"/>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09FA">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FB">
      <w:pPr>
        <w:pStyle w:val="Heading3"/>
        <w:keepLines w:val="1"/>
        <w:spacing w:after="64" w:before="0" w:line="259" w:lineRule="auto"/>
        <w:ind w:left="0" w:firstLine="0"/>
        <w:rPr/>
      </w:pPr>
      <w:bookmarkStart w:colFirst="0" w:colLast="0" w:name="_heading=h.1fyl9w3" w:id="292"/>
      <w:bookmarkEnd w:id="292"/>
      <w:r w:rsidDel="00000000" w:rsidR="00000000" w:rsidRPr="00000000">
        <w:rPr>
          <w:rtl w:val="0"/>
        </w:rPr>
        <w:t xml:space="preserve">4.7.2 Topic Aliases</w:t>
      </w:r>
    </w:p>
    <w:p w:rsidR="00000000" w:rsidDel="00000000" w:rsidP="00000000" w:rsidRDefault="00000000" w:rsidRPr="00000000" w14:paraId="000009FC">
      <w:pPr>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using the Topic Name. This reduces the size of the PUBLISH packet, and is useful when the Topic Names are long and the same Topic Names are used repetitively within a Virtual Connection.</w:t>
      </w:r>
      <w:r w:rsidDel="00000000" w:rsidR="00000000" w:rsidRPr="00000000">
        <w:rPr>
          <w:rtl w:val="0"/>
        </w:rPr>
      </w:r>
    </w:p>
    <w:p w:rsidR="00000000" w:rsidDel="00000000" w:rsidP="00000000" w:rsidRDefault="00000000" w:rsidRPr="00000000" w14:paraId="000009FD">
      <w:pPr>
        <w:pStyle w:val="Heading4"/>
        <w:ind w:left="0" w:firstLine="0"/>
        <w:rPr/>
      </w:pPr>
      <w:bookmarkStart w:colFirst="0" w:colLast="0" w:name="_heading=h.9in506fc1wsl" w:id="293"/>
      <w:bookmarkEnd w:id="293"/>
      <w:r w:rsidDel="00000000" w:rsidR="00000000" w:rsidRPr="00000000">
        <w:rPr>
          <w:rtl w:val="0"/>
        </w:rPr>
        <w:t xml:space="preserve">4.7.2.1 Topic Registration</w:t>
      </w:r>
    </w:p>
    <w:p w:rsidR="00000000" w:rsidDel="00000000" w:rsidP="00000000" w:rsidRDefault="00000000" w:rsidRPr="00000000" w14:paraId="000009FE">
      <w:pPr>
        <w:ind w:left="-5"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09FF">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r w:rsidDel="00000000" w:rsidR="00000000" w:rsidRPr="00000000">
        <w:rPr>
          <w:rFonts w:ascii="Arial" w:cs="Arial" w:eastAsia="Arial" w:hAnsi="Arial"/>
          <w:rtl w:val="0"/>
        </w:rPr>
        <w:t xml:space="preserve">, </w:t>
      </w:r>
      <w:sdt>
        <w:sdtPr>
          <w:tag w:val="goog_rdk_56"/>
        </w:sdtPr>
        <w:sdtContent>
          <w:commentRangeStart w:id="52"/>
        </w:sdtContent>
      </w:sdt>
      <w:sdt>
        <w:sdtPr>
          <w:tag w:val="goog_rdk_57"/>
        </w:sdtPr>
        <w:sdtContent>
          <w:commentRangeStart w:id="53"/>
        </w:sdtContent>
      </w:sdt>
      <w:sdt>
        <w:sdtPr>
          <w:tag w:val="goog_rdk_58"/>
        </w:sdtPr>
        <w:sdtContent>
          <w:commentRangeStart w:id="54"/>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r w:rsidDel="00000000" w:rsidR="00000000" w:rsidRPr="00000000">
        <w:rPr>
          <w:rFonts w:ascii="Arial" w:cs="Arial" w:eastAsia="Arial" w:hAnsi="Arial"/>
          <w:rtl w:val="0"/>
        </w:rPr>
        <w:t xml:space="preserve"> The gateway will specify in the REGACK its topic alias type to be predefined and set the topic alias value to match that predefined on the gateway in the REGACK, </w:t>
      </w:r>
      <w:sdt>
        <w:sdtPr>
          <w:tag w:val="goog_rdk_59"/>
        </w:sdtPr>
        <w:sdtContent>
          <w:commentRangeStart w:id="55"/>
        </w:sdtContent>
      </w:sdt>
      <w:r w:rsidDel="00000000" w:rsidR="00000000" w:rsidRPr="00000000">
        <w:rPr>
          <w:rFonts w:ascii="Arial" w:cs="Arial" w:eastAsia="Arial" w:hAnsi="Arial"/>
          <w:rtl w:val="0"/>
        </w:rPr>
        <w:t xml:space="preserve">it will also set a reason code on the REGACK to indicate the issue</w:t>
      </w:r>
      <w:commentRangeEnd w:id="55"/>
      <w:r w:rsidDel="00000000" w:rsidR="00000000" w:rsidRPr="00000000">
        <w:commentReference w:id="55"/>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0A01">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error.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0A02">
      <w:pPr>
        <w:rPr>
          <w:rFonts w:ascii="Arial" w:cs="Arial" w:eastAsia="Arial" w:hAnsi="Arial"/>
        </w:rPr>
      </w:pPr>
      <w:sdt>
        <w:sdtPr>
          <w:tag w:val="goog_rdk_60"/>
        </w:sdtPr>
        <w:sdtContent>
          <w:commentRangeStart w:id="56"/>
        </w:sdtContent>
      </w:sdt>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A03">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61"/>
        </w:sdtPr>
        <w:sdtContent>
          <w:commentRangeStart w:id="57"/>
        </w:sdtContent>
      </w:sdt>
      <w:r w:rsidDel="00000000" w:rsidR="00000000" w:rsidRPr="00000000">
        <w:rPr>
          <w:rFonts w:ascii="Arial" w:cs="Arial" w:eastAsia="Arial" w:hAnsi="Arial"/>
          <w:i w:val="1"/>
          <w:rtl w:val="0"/>
        </w:rPr>
        <w:t xml:space="preserve">ReasonCode =“accepted”</w:t>
      </w:r>
      <w:commentRangeEnd w:id="57"/>
      <w:r w:rsidDel="00000000" w:rsidR="00000000" w:rsidRPr="00000000">
        <w:commentReference w:id="57"/>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0A04">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0A05">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0A06">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07">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08">
      <w:pPr>
        <w:pStyle w:val="Heading4"/>
        <w:ind w:left="0" w:firstLine="0"/>
        <w:rPr/>
      </w:pPr>
      <w:bookmarkStart w:colFirst="0" w:colLast="0" w:name="_heading=h.3zy8sjw" w:id="294"/>
      <w:bookmarkEnd w:id="294"/>
      <w:r w:rsidDel="00000000" w:rsidR="00000000" w:rsidRPr="00000000">
        <w:rPr>
          <w:rtl w:val="0"/>
        </w:rPr>
        <w:t xml:space="preserve">4.7.2.2 Topic Mapping and Aliasing</w:t>
      </w:r>
    </w:p>
    <w:p w:rsidR="00000000" w:rsidDel="00000000" w:rsidP="00000000" w:rsidRDefault="00000000" w:rsidRPr="00000000" w14:paraId="00000A09">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session Topic Aliases and topic names MUST be implemented per client (and not by a single shared pool between all clients), to reduce the risk of an incorrect topic alias from a client matching another client’s valid topic.</w:t>
      </w:r>
      <w:r w:rsidDel="00000000" w:rsidR="00000000" w:rsidRPr="00000000">
        <w:rPr>
          <w:rtl w:val="0"/>
        </w:rPr>
      </w:r>
    </w:p>
    <w:p w:rsidR="00000000" w:rsidDel="00000000" w:rsidP="00000000" w:rsidRDefault="00000000" w:rsidRPr="00000000" w14:paraId="00000A0A">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session topic aliases between multiple clients. The mapping table of predefined topic aliases is separate from session normal registered aliases. It is global and shared between all clients and gateways and may overlap with session registered aliases, since it is in a different pool.</w:t>
      </w:r>
    </w:p>
    <w:p w:rsidR="00000000" w:rsidDel="00000000" w:rsidP="00000000" w:rsidRDefault="00000000" w:rsidRPr="00000000" w14:paraId="00000A0B">
      <w:pPr>
        <w:pStyle w:val="Heading4"/>
        <w:keepLines w:val="1"/>
        <w:spacing w:after="64" w:before="0" w:line="259" w:lineRule="auto"/>
        <w:ind w:left="0" w:firstLine="0"/>
        <w:rPr>
          <w:rFonts w:ascii="Arial" w:cs="Arial" w:eastAsia="Arial" w:hAnsi="Arial"/>
        </w:rPr>
      </w:pPr>
      <w:bookmarkStart w:colFirst="0" w:colLast="0" w:name="_heading=h.2f3j2rp" w:id="295"/>
      <w:bookmarkEnd w:id="295"/>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7.2.3 Predefined topic aliases and short topic names</w:t>
      </w:r>
    </w:p>
    <w:p w:rsidR="00000000" w:rsidDel="00000000" w:rsidP="00000000" w:rsidRDefault="00000000" w:rsidRPr="00000000" w14:paraId="00000A0C">
      <w:pPr>
        <w:spacing w:after="0" w:lineRule="auto"/>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Session”normal”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A0D">
      <w:pPr>
        <w:spacing w:after="0" w:lineRule="auto"/>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0A0E">
      <w:pPr>
        <w:spacing w:after="341" w:lineRule="auto"/>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session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0A0F">
      <w:pPr>
        <w:pStyle w:val="Heading4"/>
        <w:keepLines w:val="1"/>
        <w:spacing w:after="64" w:before="0" w:line="259" w:lineRule="auto"/>
        <w:ind w:left="0" w:firstLine="0"/>
        <w:rPr/>
      </w:pPr>
      <w:bookmarkStart w:colFirst="0" w:colLast="0" w:name="_heading=h.u8tczi" w:id="296"/>
      <w:bookmarkEnd w:id="296"/>
      <w:r w:rsidDel="00000000" w:rsidR="00000000" w:rsidRPr="00000000">
        <w:rPr>
          <w:rtl w:val="0"/>
        </w:rPr>
        <w:t xml:space="preserve">4.7.2.4 Client Topic Subscribe/Unsubscribe Procedure</w:t>
      </w:r>
    </w:p>
    <w:p w:rsidR="00000000" w:rsidDel="00000000" w:rsidP="00000000" w:rsidRDefault="00000000" w:rsidRPr="00000000" w14:paraId="00000A10">
      <w:pPr>
        <w:spacing w:after="4" w:lineRule="auto"/>
        <w:ind w:left="-5"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Filter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62"/>
        </w:sdtPr>
        <w:sdtContent>
          <w:commentRangeStart w:id="58"/>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58"/>
      <w:r w:rsidDel="00000000" w:rsidR="00000000" w:rsidRPr="00000000">
        <w:commentReference w:id="58"/>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0A11">
      <w:pPr>
        <w:spacing w:after="0" w:lineRule="auto"/>
        <w:rPr>
          <w:rFonts w:ascii="Arial" w:cs="Arial" w:eastAsia="Arial" w:hAnsi="Arial"/>
        </w:rPr>
      </w:pPr>
      <w:r w:rsidDel="00000000" w:rsidR="00000000" w:rsidRPr="00000000">
        <w:rPr>
          <w:rFonts w:ascii="Arial" w:cs="Arial" w:eastAsia="Arial" w:hAnsi="Arial"/>
          <w:rtl w:val="0"/>
        </w:rPr>
        <w:t xml:space="preserve">If the client subscribes to a Topic Filter which contains a wildcard character, the returning SUBACK packet will contain the topic data alias value 0x0000. The gateway will use the REGISTER packet to inform the client about the to-be-used topic alias value when it has the first PUBLISH packet with a matching topic name to be sent to the client.</w:t>
      </w:r>
    </w:p>
    <w:p w:rsidR="00000000" w:rsidDel="00000000" w:rsidP="00000000" w:rsidRDefault="00000000" w:rsidRPr="00000000" w14:paraId="00000A12">
      <w:pPr>
        <w:spacing w:after="0" w:lineRule="auto"/>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0A13">
      <w:pPr>
        <w:spacing w:after="0" w:lineRule="auto"/>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0A15">
      <w:pPr>
        <w:pStyle w:val="Heading3"/>
        <w:keepLines w:val="1"/>
        <w:spacing w:after="64" w:before="0" w:line="259" w:lineRule="auto"/>
        <w:ind w:left="0" w:firstLine="0"/>
        <w:rPr/>
      </w:pPr>
      <w:bookmarkStart w:colFirst="0" w:colLast="0" w:name="_heading=h.3e8gvnb" w:id="297"/>
      <w:bookmarkEnd w:id="297"/>
      <w:r w:rsidDel="00000000" w:rsidR="00000000" w:rsidRPr="00000000">
        <w:rPr>
          <w:rtl w:val="0"/>
        </w:rPr>
        <w:t xml:space="preserve">4.7.2.5 Client Publish Procedure</w:t>
      </w:r>
    </w:p>
    <w:p w:rsidR="00000000" w:rsidDel="00000000" w:rsidP="00000000" w:rsidRDefault="00000000" w:rsidRPr="00000000" w14:paraId="00000A16">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63"/>
        </w:sdtPr>
        <w:sdtContent>
          <w:commentRangeStart w:id="59"/>
        </w:sdtContent>
      </w:sdt>
      <w:r w:rsidDel="00000000" w:rsidR="00000000" w:rsidRPr="00000000">
        <w:rPr>
          <w:rFonts w:ascii="Arial" w:cs="Arial" w:eastAsia="Arial" w:hAnsi="Arial"/>
          <w:rtl w:val="0"/>
        </w:rPr>
        <w:t xml:space="preserve">The PUBLISH packets contain the assigned topic alias.</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A17">
      <w:pPr>
        <w:spacing w:after="0" w:lineRule="auto"/>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0A18">
      <w:pPr>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0A19">
      <w:pPr>
        <w:numPr>
          <w:ilvl w:val="0"/>
          <w:numId w:val="52"/>
        </w:numPr>
        <w:spacing w:after="174" w:before="0" w:line="248.00000000000006" w:lineRule="auto"/>
        <w:ind w:left="498"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0A1A">
      <w:pPr>
        <w:numPr>
          <w:ilvl w:val="0"/>
          <w:numId w:val="52"/>
        </w:numPr>
        <w:spacing w:after="144" w:before="0" w:line="248.00000000000006" w:lineRule="auto"/>
        <w:ind w:left="498"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0A1B">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r w:rsidDel="00000000" w:rsidR="00000000" w:rsidRPr="00000000">
        <w:rPr>
          <w:rFonts w:ascii="Arial" w:cs="Arial" w:eastAsia="Arial" w:hAnsi="Arial"/>
          <w:rtl w:val="0"/>
        </w:rPr>
        <w:t xml:space="preserve">. This prevents retransmitted Qos 1 and Qos 2 messages from being received out of order. </w:t>
      </w:r>
    </w:p>
    <w:p w:rsidR="00000000" w:rsidDel="00000000" w:rsidP="00000000" w:rsidRDefault="00000000" w:rsidRPr="00000000" w14:paraId="00000A1C">
      <w:pPr>
        <w:ind w:left="705"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1D">
      <w:pPr>
        <w:ind w:left="705" w:firstLine="0"/>
        <w:rPr>
          <w:rFonts w:ascii="Arial" w:cs="Arial" w:eastAsia="Arial" w:hAnsi="Arial"/>
        </w:rPr>
      </w:pPr>
      <w:r w:rsidDel="00000000" w:rsidR="00000000" w:rsidRPr="00000000">
        <w:rPr>
          <w:rFonts w:ascii="Arial" w:cs="Arial" w:eastAsia="Arial" w:hAnsi="Arial"/>
          <w:rtl w:val="0"/>
        </w:rPr>
        <w:t xml:space="preserve">It is possible to publish QoS 0 or PUBWOS packets in the middle of a QoS 1 or QoS 2 exchange, because neither of those packets include a Packet Identifier.</w:t>
      </w:r>
    </w:p>
    <w:p w:rsidR="00000000" w:rsidDel="00000000" w:rsidP="00000000" w:rsidRDefault="00000000" w:rsidRPr="00000000" w14:paraId="00000A1E">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0A1F">
      <w:pPr>
        <w:pStyle w:val="Heading3"/>
        <w:keepLines w:val="1"/>
        <w:spacing w:after="64" w:before="0" w:line="259" w:lineRule="auto"/>
        <w:ind w:left="0" w:firstLine="0"/>
        <w:rPr/>
      </w:pPr>
      <w:bookmarkStart w:colFirst="0" w:colLast="0" w:name="_heading=h.1tdr5v4" w:id="298"/>
      <w:bookmarkEnd w:id="298"/>
      <w:r w:rsidDel="00000000" w:rsidR="00000000" w:rsidRPr="00000000">
        <w:rPr>
          <w:rtl w:val="0"/>
        </w:rPr>
        <w:t xml:space="preserve">4.7.2.6 Gateway Publish Procedure</w:t>
      </w:r>
    </w:p>
    <w:p w:rsidR="00000000" w:rsidDel="00000000" w:rsidP="00000000" w:rsidRDefault="00000000" w:rsidRPr="00000000" w14:paraId="00000A20">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4.7.2.5</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0A21">
      <w:pPr>
        <w:spacing w:after="0" w:lineRule="auto"/>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a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0A22">
      <w:pPr>
        <w:spacing w:after="0" w:lineRule="auto"/>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0A23">
      <w:pPr>
        <w:spacing w:after="5" w:lineRule="auto"/>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0A24">
      <w:pPr>
        <w:spacing w:after="0" w:lineRule="auto"/>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0A25">
      <w:pPr>
        <w:spacing w:after="352" w:lineRule="auto"/>
        <w:rPr>
          <w:rFonts w:ascii="Arial" w:cs="Arial" w:eastAsia="Arial" w:hAnsi="Arial"/>
        </w:rPr>
      </w:pPr>
      <w:r w:rsidDel="00000000" w:rsidR="00000000" w:rsidRPr="00000000">
        <w:rPr>
          <w:rFonts w:ascii="Arial" w:cs="Arial" w:eastAsia="Arial" w:hAnsi="Arial"/>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0A26">
      <w:pPr>
        <w:pStyle w:val="Heading2"/>
        <w:ind w:left="0" w:firstLine="0"/>
        <w:rPr/>
      </w:pPr>
      <w:bookmarkStart w:colFirst="0" w:colLast="0" w:name="_heading=h.zh9mgr3i86c2" w:id="299"/>
      <w:bookmarkEnd w:id="299"/>
      <w:r w:rsidDel="00000000" w:rsidR="00000000" w:rsidRPr="00000000">
        <w:rPr>
          <w:rtl w:val="0"/>
        </w:rPr>
        <w:t xml:space="preserve">4.8 Subscriptions</w:t>
      </w:r>
    </w:p>
    <w:p w:rsidR="00000000" w:rsidDel="00000000" w:rsidP="00000000" w:rsidRDefault="00000000" w:rsidRPr="00000000" w14:paraId="00000A27">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A28">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A29">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A2A">
      <w:pPr>
        <w:pStyle w:val="Heading2"/>
        <w:spacing w:after="80" w:before="360" w:lineRule="auto"/>
        <w:ind w:left="0" w:firstLine="0"/>
        <w:rPr/>
      </w:pPr>
      <w:bookmarkStart w:colFirst="0" w:colLast="0" w:name="_heading=h.bfojn6tjnvgm" w:id="300"/>
      <w:bookmarkEnd w:id="300"/>
      <w:r w:rsidDel="00000000" w:rsidR="00000000" w:rsidRPr="00000000">
        <w:rPr>
          <w:rtl w:val="0"/>
        </w:rPr>
        <w:t xml:space="preserve">4.9 Flow Control</w:t>
      </w:r>
    </w:p>
    <w:p w:rsidR="00000000" w:rsidDel="00000000" w:rsidP="00000000" w:rsidRDefault="00000000" w:rsidRPr="00000000" w14:paraId="00000A2B">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r w:rsidDel="00000000" w:rsidR="00000000" w:rsidRPr="00000000">
        <w:rPr>
          <w:rtl w:val="0"/>
        </w:rPr>
        <w:t xml:space="preserve">which need acknowledgement </w:t>
      </w:r>
      <w:r w:rsidDel="00000000" w:rsidR="00000000" w:rsidRPr="00000000">
        <w:rPr>
          <w:rtl w:val="0"/>
        </w:rPr>
        <w:t xml:space="preserve">and are included in this constraint are:</w:t>
      </w:r>
    </w:p>
    <w:p w:rsidR="00000000" w:rsidDel="00000000" w:rsidP="00000000" w:rsidRDefault="00000000" w:rsidRPr="00000000" w14:paraId="00000A2C">
      <w:pPr>
        <w:numPr>
          <w:ilvl w:val="0"/>
          <w:numId w:val="61"/>
        </w:numPr>
        <w:spacing w:after="0" w:afterAutospacing="0" w:lineRule="auto"/>
        <w:ind w:left="720" w:right="0" w:hanging="360"/>
        <w:rPr>
          <w:u w:val="none"/>
        </w:rPr>
      </w:pPr>
      <w:r w:rsidDel="00000000" w:rsidR="00000000" w:rsidRPr="00000000">
        <w:rPr>
          <w:rtl w:val="0"/>
        </w:rPr>
        <w:t xml:space="preserve">PUBLISH (QoS 1 and 2), PUBREC and PUBREL</w:t>
      </w:r>
    </w:p>
    <w:p w:rsidR="00000000" w:rsidDel="00000000" w:rsidP="00000000" w:rsidRDefault="00000000" w:rsidRPr="00000000" w14:paraId="00000A2D">
      <w:pPr>
        <w:numPr>
          <w:ilvl w:val="0"/>
          <w:numId w:val="61"/>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0A2E">
      <w:pPr>
        <w:numPr>
          <w:ilvl w:val="0"/>
          <w:numId w:val="61"/>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0A2F">
      <w:pPr>
        <w:numPr>
          <w:ilvl w:val="0"/>
          <w:numId w:val="61"/>
        </w:numPr>
        <w:spacing w:after="0" w:afterAutospacing="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0A30">
      <w:pPr>
        <w:numPr>
          <w:ilvl w:val="0"/>
          <w:numId w:val="61"/>
        </w:numPr>
        <w:spacing w:after="0" w:afterAutospacing="0" w:before="0" w:beforeAutospacing="0" w:lineRule="auto"/>
        <w:ind w:left="720" w:right="0" w:hanging="360"/>
        <w:rPr>
          <w:u w:val="none"/>
        </w:rPr>
      </w:pPr>
      <w:r w:rsidDel="00000000" w:rsidR="00000000" w:rsidRPr="00000000">
        <w:rPr>
          <w:rtl w:val="0"/>
        </w:rPr>
        <w:t xml:space="preserve">PINGREQ</w:t>
      </w:r>
    </w:p>
    <w:p w:rsidR="00000000" w:rsidDel="00000000" w:rsidP="00000000" w:rsidRDefault="00000000" w:rsidRPr="00000000" w14:paraId="00000A31">
      <w:pPr>
        <w:numPr>
          <w:ilvl w:val="0"/>
          <w:numId w:val="61"/>
        </w:numPr>
        <w:spacing w:after="0" w:afterAutospacing="0" w:before="0" w:beforeAutospacing="0" w:lineRule="auto"/>
        <w:ind w:left="720" w:right="0" w:hanging="360"/>
        <w:rPr>
          <w:u w:val="none"/>
        </w:rPr>
      </w:pPr>
      <w:r w:rsidDel="00000000" w:rsidR="00000000" w:rsidRPr="00000000">
        <w:rPr>
          <w:rtl w:val="0"/>
        </w:rPr>
        <w:t xml:space="preserve">SLEEPREQ</w:t>
      </w:r>
    </w:p>
    <w:p w:rsidR="00000000" w:rsidDel="00000000" w:rsidP="00000000" w:rsidRDefault="00000000" w:rsidRPr="00000000" w14:paraId="00000A32">
      <w:pPr>
        <w:numPr>
          <w:ilvl w:val="0"/>
          <w:numId w:val="61"/>
        </w:numPr>
        <w:spacing w:after="240" w:before="0" w:beforeAutospacing="0" w:lineRule="auto"/>
        <w:ind w:left="720" w:right="0" w:hanging="360"/>
        <w:rPr>
          <w:u w:val="none"/>
        </w:rPr>
      </w:pPr>
      <w:r w:rsidDel="00000000" w:rsidR="00000000" w:rsidRPr="00000000">
        <w:rPr>
          <w:rtl w:val="0"/>
        </w:rPr>
        <w:t xml:space="preserve">AUTH</w:t>
      </w:r>
    </w:p>
    <w:p w:rsidR="00000000" w:rsidDel="00000000" w:rsidP="00000000" w:rsidRDefault="00000000" w:rsidRPr="00000000" w14:paraId="00000A33">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0A34">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w:t>
      </w:r>
      <w:r w:rsidDel="00000000" w:rsidR="00000000" w:rsidRPr="00000000">
        <w:rPr>
          <w:rFonts w:ascii="Arial" w:cs="Arial" w:eastAsia="Arial" w:hAnsi="Arial"/>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A3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sender MAY retry a request (send the same Packet) when it is expecting an acknowledgement and none has been received. See </w:t>
      </w:r>
      <w:hyperlink w:anchor="_heading=h.6udnv5yl5cv5">
        <w:r w:rsidDel="00000000" w:rsidR="00000000" w:rsidRPr="00000000">
          <w:rPr>
            <w:rFonts w:ascii="Arial" w:cs="Arial" w:eastAsia="Arial" w:hAnsi="Arial"/>
            <w:color w:val="1155cc"/>
            <w:u w:val="single"/>
            <w:rtl w:val="0"/>
          </w:rPr>
          <w:t xml:space="preserve">section 4.4</w:t>
        </w:r>
      </w:hyperlink>
      <w:r w:rsidDel="00000000" w:rsidR="00000000" w:rsidRPr="00000000">
        <w:rPr>
          <w:rFonts w:ascii="Arial" w:cs="Arial" w:eastAsia="Arial" w:hAnsi="Arial"/>
          <w:rtl w:val="0"/>
        </w:rPr>
        <w:t xml:space="preserve"> for more information on Packet retries.</w:t>
      </w:r>
    </w:p>
    <w:p w:rsidR="00000000" w:rsidDel="00000000" w:rsidP="00000000" w:rsidRDefault="00000000" w:rsidRPr="00000000" w14:paraId="00000A36">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3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A38">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0A39">
      <w:pPr>
        <w:pStyle w:val="Heading2"/>
        <w:ind w:left="0" w:firstLine="0"/>
        <w:rPr/>
      </w:pPr>
      <w:bookmarkStart w:colFirst="0" w:colLast="0" w:name="_heading=h.k5nujtaz6h05" w:id="301"/>
      <w:bookmarkEnd w:id="301"/>
      <w:r w:rsidDel="00000000" w:rsidR="00000000" w:rsidRPr="00000000">
        <w:rPr>
          <w:rtl w:val="0"/>
        </w:rPr>
        <w:t xml:space="preserve">4.10 Server redirection</w:t>
      </w:r>
    </w:p>
    <w:p w:rsidR="00000000" w:rsidDel="00000000" w:rsidP="00000000" w:rsidRDefault="00000000" w:rsidRPr="00000000" w14:paraId="00000A3A">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r w:rsidDel="00000000" w:rsidR="00000000" w:rsidRPr="00000000">
        <w:rPr>
          <w:rtl w:val="0"/>
        </w:rPr>
        <w:t xml:space="preserve">as described in</w:t>
      </w:r>
      <w:hyperlink w:anchor="_heading=h.v8vlgf6xm72a">
        <w:r w:rsidDel="00000000" w:rsidR="00000000" w:rsidRPr="00000000">
          <w:rPr>
            <w:color w:val="1155cc"/>
            <w:u w:val="single"/>
            <w:rtl w:val="0"/>
          </w:rPr>
          <w:t xml:space="preserve"> section 4.12</w:t>
        </w:r>
      </w:hyperlink>
      <w:r w:rsidDel="00000000" w:rsidR="00000000" w:rsidRPr="00000000">
        <w:rPr>
          <w:rtl w:val="0"/>
        </w:rPr>
        <w:t xml:space="preserve">. </w:t>
      </w:r>
    </w:p>
    <w:p w:rsidR="00000000" w:rsidDel="00000000" w:rsidP="00000000" w:rsidRDefault="00000000" w:rsidRPr="00000000" w14:paraId="00000A3B">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A3C">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A3D">
      <w:pPr>
        <w:pStyle w:val="Heading2"/>
        <w:ind w:left="0" w:firstLine="0"/>
        <w:rPr/>
      </w:pPr>
      <w:bookmarkStart w:colFirst="0" w:colLast="0" w:name="_heading=h.n3l7hni8c3ae" w:id="302"/>
      <w:bookmarkEnd w:id="302"/>
      <w:r w:rsidDel="00000000" w:rsidR="00000000" w:rsidRPr="00000000">
        <w:rPr>
          <w:rtl w:val="0"/>
        </w:rPr>
        <w:t xml:space="preserve">4.11 Authentication</w:t>
      </w:r>
    </w:p>
    <w:p w:rsidR="00000000" w:rsidDel="00000000" w:rsidP="00000000" w:rsidRDefault="00000000" w:rsidRPr="00000000" w14:paraId="00000A3E">
      <w:pPr>
        <w:ind w:left="0" w:firstLine="0"/>
        <w:rPr/>
      </w:pPr>
      <w:r w:rsidDel="00000000" w:rsidR="00000000" w:rsidRPr="00000000">
        <w:rPr>
          <w:rtl w:val="0"/>
        </w:rPr>
        <w:t xml:space="preserve">The MQTT-SN CONNECT and AUTH packets contain Authentication Method and Data fields for use in authentication. </w:t>
      </w:r>
    </w:p>
    <w:p w:rsidR="00000000" w:rsidDel="00000000" w:rsidP="00000000" w:rsidRDefault="00000000" w:rsidRPr="00000000" w14:paraId="00000A3F">
      <w:pPr>
        <w:ind w:left="0" w:firstLine="0"/>
        <w:rPr/>
      </w:pPr>
      <w:r w:rsidDel="00000000" w:rsidR="00000000" w:rsidRPr="00000000">
        <w:rPr>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section 4.11.1.2</w:t>
        </w:r>
      </w:hyperlink>
      <w:r w:rsidDel="00000000" w:rsidR="00000000" w:rsidRPr="00000000">
        <w:rPr>
          <w:rtl w:val="0"/>
        </w:rPr>
        <w:t xml:space="preserve">.</w:t>
      </w:r>
    </w:p>
    <w:p w:rsidR="00000000" w:rsidDel="00000000" w:rsidP="00000000" w:rsidRDefault="00000000" w:rsidRPr="00000000" w14:paraId="00000A40">
      <w:pPr>
        <w:ind w:left="0" w:firstLine="0"/>
        <w:rPr/>
      </w:pPr>
      <w:r w:rsidDel="00000000" w:rsidR="00000000" w:rsidRPr="00000000">
        <w:rPr>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A41">
      <w:pPr>
        <w:pStyle w:val="Heading3"/>
        <w:ind w:left="0" w:firstLine="0"/>
        <w:rPr/>
      </w:pPr>
      <w:bookmarkStart w:colFirst="0" w:colLast="0" w:name="_heading=h.wz7zobqrpqj8" w:id="303"/>
      <w:bookmarkEnd w:id="303"/>
      <w:r w:rsidDel="00000000" w:rsidR="00000000" w:rsidRPr="00000000">
        <w:rPr>
          <w:rtl w:val="0"/>
        </w:rPr>
        <w:t xml:space="preserve">4.11.1 CONNECT and AUTH packets</w:t>
      </w:r>
    </w:p>
    <w:p w:rsidR="00000000" w:rsidDel="00000000" w:rsidP="00000000" w:rsidRDefault="00000000" w:rsidRPr="00000000" w14:paraId="00000A42">
      <w:pPr>
        <w:spacing w:after="240" w:before="240" w:lineRule="auto"/>
        <w:ind w:left="0" w:right="0" w:firstLine="0"/>
        <w:rPr/>
      </w:pPr>
      <w:r w:rsidDel="00000000" w:rsidR="00000000" w:rsidRPr="00000000">
        <w:rPr>
          <w:rtl w:val="0"/>
        </w:rPr>
        <w:t xml:space="preserve">The a</w:t>
      </w:r>
      <w:r w:rsidDel="00000000" w:rsidR="00000000" w:rsidRPr="00000000">
        <w:rPr>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A43">
      <w:pPr>
        <w:spacing w:after="240" w:before="240" w:lineRule="auto"/>
        <w:ind w:left="0" w:right="0" w:firstLine="0"/>
        <w:rPr/>
      </w:pPr>
      <w:r w:rsidDel="00000000" w:rsidR="00000000" w:rsidRPr="00000000">
        <w:rPr>
          <w:rtl w:val="0"/>
        </w:rPr>
        <w:t xml:space="preserve">To begin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0A44">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r w:rsidDel="00000000" w:rsidR="00000000" w:rsidRPr="00000000">
        <w:rPr>
          <w:rtl w:val="0"/>
        </w:rPr>
        <w:t xml:space="preserve">and optionally the Client Identifier</w:t>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0A45">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A46">
      <w:pPr>
        <w:spacing w:after="240" w:before="240" w:lineRule="auto"/>
        <w:ind w:left="720" w:right="0" w:firstLine="0"/>
        <w:rPr/>
      </w:pPr>
      <w:r w:rsidDel="00000000" w:rsidR="00000000" w:rsidRPr="00000000">
        <w:rPr>
          <w:rtl w:val="0"/>
        </w:rPr>
        <w:t xml:space="preserve">The Authentication Method is commonly a </w:t>
      </w:r>
      <w:hyperlink r:id="rId119">
        <w:r w:rsidDel="00000000" w:rsidR="00000000" w:rsidRPr="00000000">
          <w:rPr>
            <w:color w:val="1155cc"/>
            <w:u w:val="single"/>
            <w:rtl w:val="0"/>
          </w:rPr>
          <w:t xml:space="preserve">SASL</w:t>
        </w:r>
      </w:hyperlink>
      <w:r w:rsidDel="00000000" w:rsidR="00000000" w:rsidRPr="00000000">
        <w:rPr>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A47">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A48">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A49">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A4A">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 field of the CONNACK packet.</w:t>
      </w:r>
    </w:p>
    <w:p w:rsidR="00000000" w:rsidDel="00000000" w:rsidP="00000000" w:rsidRDefault="00000000" w:rsidRPr="00000000" w14:paraId="00000A4B">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color w:val="ff0000"/>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0A4C">
      <w:pPr>
        <w:spacing w:after="240" w:before="240" w:lineRule="auto"/>
        <w:ind w:left="0" w:right="0" w:firstLine="0"/>
        <w:rPr/>
      </w:pPr>
      <w:r w:rsidDel="00000000" w:rsidR="00000000" w:rsidRPr="00000000">
        <w:rPr>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0A4D">
      <w:pPr>
        <w:spacing w:after="240" w:before="240" w:lineRule="auto"/>
        <w:ind w:left="0" w:right="0" w:firstLine="0"/>
        <w:rPr/>
      </w:pP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0A4E">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 or alternatively use the Protection Encapsulation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4F">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0A50">
      <w:pPr>
        <w:numPr>
          <w:ilvl w:val="0"/>
          <w:numId w:val="63"/>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0A51">
      <w:pPr>
        <w:numPr>
          <w:ilvl w:val="0"/>
          <w:numId w:val="63"/>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0A52">
      <w:pPr>
        <w:numPr>
          <w:ilvl w:val="0"/>
          <w:numId w:val="63"/>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0A53">
      <w:pPr>
        <w:numPr>
          <w:ilvl w:val="0"/>
          <w:numId w:val="63"/>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0A54">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0A55">
      <w:pPr>
        <w:numPr>
          <w:ilvl w:val="0"/>
          <w:numId w:val="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0A56">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0A57">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0A58">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0A59">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0A5A">
      <w:pPr>
        <w:numPr>
          <w:ilvl w:val="0"/>
          <w:numId w:val="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0A5B">
      <w:pPr>
        <w:pStyle w:val="Heading4"/>
        <w:ind w:left="0" w:firstLine="0"/>
        <w:rPr/>
      </w:pPr>
      <w:bookmarkStart w:colFirst="0" w:colLast="0" w:name="_heading=h.ut22r1f7l7us" w:id="304"/>
      <w:bookmarkEnd w:id="304"/>
      <w:r w:rsidDel="00000000" w:rsidR="00000000" w:rsidRPr="00000000">
        <w:rPr>
          <w:rtl w:val="0"/>
        </w:rPr>
        <w:t xml:space="preserve">4.11.1.1 Re-authentication</w:t>
      </w:r>
    </w:p>
    <w:p w:rsidR="00000000" w:rsidDel="00000000" w:rsidP="00000000" w:rsidRDefault="00000000" w:rsidRPr="00000000" w14:paraId="00000A5C">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A5D">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A5E">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0A5F">
      <w:pPr>
        <w:spacing w:after="240" w:before="240" w:lineRule="auto"/>
        <w:ind w:left="0" w:right="0" w:firstLine="0"/>
        <w:rPr/>
      </w:pPr>
      <w:r w:rsidDel="00000000" w:rsidR="00000000" w:rsidRPr="00000000">
        <w:rPr>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A60">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A61">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62">
      <w:pPr>
        <w:pStyle w:val="Heading4"/>
        <w:ind w:left="0" w:firstLine="0"/>
        <w:rPr/>
      </w:pPr>
      <w:bookmarkStart w:colFirst="0" w:colLast="0" w:name="_heading=h.nhp24wh46om4" w:id="305"/>
      <w:bookmarkEnd w:id="305"/>
      <w:r w:rsidDel="00000000" w:rsidR="00000000" w:rsidRPr="00000000">
        <w:rPr>
          <w:rtl w:val="0"/>
        </w:rPr>
        <w:t xml:space="preserve">4.11.1.2 MQTT </w:t>
      </w:r>
      <w:r w:rsidDel="00000000" w:rsidR="00000000" w:rsidRPr="00000000">
        <w:rPr>
          <w:rtl w:val="0"/>
        </w:rPr>
        <w:t xml:space="preserve">User Name</w:t>
      </w:r>
      <w:r w:rsidDel="00000000" w:rsidR="00000000" w:rsidRPr="00000000">
        <w:rPr>
          <w:rtl w:val="0"/>
        </w:rPr>
        <w:t xml:space="preserve"> and Password Support</w:t>
      </w:r>
    </w:p>
    <w:p w:rsidR="00000000" w:rsidDel="00000000" w:rsidP="00000000" w:rsidRDefault="00000000" w:rsidRPr="00000000" w14:paraId="00000A63">
      <w:pPr>
        <w:ind w:left="0" w:firstLine="0"/>
        <w:rPr/>
      </w:pPr>
      <w:r w:rsidDel="00000000" w:rsidR="00000000" w:rsidRPr="00000000">
        <w:rPr>
          <w:rtl w:val="0"/>
        </w:rPr>
        <w:t xml:space="preserve">To support the equivalent of the MQTT </w:t>
      </w:r>
      <w:r w:rsidDel="00000000" w:rsidR="00000000" w:rsidRPr="00000000">
        <w:rPr>
          <w:rtl w:val="0"/>
        </w:rPr>
        <w:t xml:space="preserve">User Name</w:t>
      </w:r>
      <w:r w:rsidDel="00000000" w:rsidR="00000000" w:rsidRPr="00000000">
        <w:rPr>
          <w:rtl w:val="0"/>
        </w:rPr>
        <w:t xml:space="preserve"> and Password fields in the CONNECT packet, do the following:</w:t>
      </w:r>
    </w:p>
    <w:p w:rsidR="00000000" w:rsidDel="00000000" w:rsidP="00000000" w:rsidRDefault="00000000" w:rsidRPr="00000000" w14:paraId="00000A64">
      <w:pPr>
        <w:numPr>
          <w:ilvl w:val="0"/>
          <w:numId w:val="31"/>
        </w:numPr>
        <w:spacing w:after="0" w:afterAutospacing="0"/>
        <w:ind w:left="720" w:hanging="360"/>
        <w:rPr>
          <w:u w:val="none"/>
        </w:rPr>
      </w:pPr>
      <w:r w:rsidDel="00000000" w:rsidR="00000000" w:rsidRPr="00000000">
        <w:rPr>
          <w:rtl w:val="0"/>
        </w:rPr>
        <w:t xml:space="preserve">Set the </w:t>
      </w:r>
      <w:hyperlink w:anchor="_heading=h.4ydjyi9y5y20">
        <w:r w:rsidDel="00000000" w:rsidR="00000000" w:rsidRPr="00000000">
          <w:rPr>
            <w:color w:val="1155cc"/>
            <w:u w:val="single"/>
            <w:rtl w:val="0"/>
          </w:rPr>
          <w:t xml:space="preserve">Authentication Method</w:t>
        </w:r>
      </w:hyperlink>
      <w:r w:rsidDel="00000000" w:rsidR="00000000" w:rsidRPr="00000000">
        <w:rPr>
          <w:rtl w:val="0"/>
        </w:rPr>
        <w:t xml:space="preserve"> field to MQTT-BASIC.</w:t>
      </w:r>
    </w:p>
    <w:p w:rsidR="00000000" w:rsidDel="00000000" w:rsidP="00000000" w:rsidRDefault="00000000" w:rsidRPr="00000000" w14:paraId="00000A65">
      <w:pPr>
        <w:numPr>
          <w:ilvl w:val="0"/>
          <w:numId w:val="31"/>
        </w:numPr>
        <w:spacing w:after="0" w:afterAutospacing="0" w:before="0" w:beforeAutospacing="0"/>
        <w:ind w:left="720" w:hanging="360"/>
        <w:rPr>
          <w:u w:val="none"/>
        </w:rPr>
      </w:pPr>
      <w:r w:rsidDel="00000000" w:rsidR="00000000" w:rsidRPr="00000000">
        <w:rPr>
          <w:rtl w:val="0"/>
        </w:rPr>
        <w:t xml:space="preserve">Set the </w:t>
      </w:r>
      <w:hyperlink w:anchor="_heading=h.g9mib2nvvlzy">
        <w:r w:rsidDel="00000000" w:rsidR="00000000" w:rsidRPr="00000000">
          <w:rPr>
            <w:color w:val="1155cc"/>
            <w:u w:val="single"/>
            <w:rtl w:val="0"/>
          </w:rPr>
          <w:t xml:space="preserve">Authentication Data</w:t>
        </w:r>
      </w:hyperlink>
      <w:r w:rsidDel="00000000" w:rsidR="00000000" w:rsidRPr="00000000">
        <w:rPr>
          <w:rtl w:val="0"/>
        </w:rPr>
        <w:t xml:space="preserve"> field to to:</w:t>
      </w:r>
    </w:p>
    <w:p w:rsidR="00000000" w:rsidDel="00000000" w:rsidP="00000000" w:rsidRDefault="00000000" w:rsidRPr="00000000" w14:paraId="00000A66">
      <w:pPr>
        <w:numPr>
          <w:ilvl w:val="0"/>
          <w:numId w:val="69"/>
        </w:numPr>
        <w:spacing w:after="0" w:afterAutospacing="0" w:before="0" w:beforeAutospacing="0"/>
        <w:ind w:left="1440" w:hanging="360"/>
        <w:rPr>
          <w:u w:val="none"/>
        </w:rPr>
      </w:pPr>
      <w:r w:rsidDel="00000000" w:rsidR="00000000" w:rsidRPr="00000000">
        <w:rPr>
          <w:rtl w:val="0"/>
        </w:rPr>
        <w:t xml:space="preserve">MQTT User Name: a Two Byte Integer length followed by </w:t>
      </w:r>
      <w:r w:rsidDel="00000000" w:rsidR="00000000" w:rsidRPr="00000000">
        <w:rPr>
          <w:rtl w:val="0"/>
        </w:rPr>
        <w:t xml:space="preserve">a UTF-8 Encoded String</w:t>
      </w:r>
      <w:r w:rsidDel="00000000" w:rsidR="00000000" w:rsidRPr="00000000">
        <w:rPr>
          <w:rtl w:val="0"/>
        </w:rPr>
        <w:t xml:space="preserve"> as defined in </w:t>
      </w:r>
      <w:hyperlink w:anchor="_heading=h.49x2ik5">
        <w:r w:rsidDel="00000000" w:rsidR="00000000" w:rsidRPr="00000000">
          <w:rPr>
            <w:color w:val="1155cc"/>
            <w:u w:val="single"/>
            <w:rtl w:val="0"/>
          </w:rPr>
          <w:t xml:space="preserve">section 1.7.4</w:t>
        </w:r>
      </w:hyperlink>
      <w:r w:rsidDel="00000000" w:rsidR="00000000" w:rsidRPr="00000000">
        <w:rPr>
          <w:rtl w:val="0"/>
        </w:rPr>
        <w:t xml:space="preserve">.</w:t>
      </w:r>
    </w:p>
    <w:p w:rsidR="00000000" w:rsidDel="00000000" w:rsidP="00000000" w:rsidRDefault="00000000" w:rsidRPr="00000000" w14:paraId="00000A67">
      <w:pPr>
        <w:numPr>
          <w:ilvl w:val="0"/>
          <w:numId w:val="69"/>
        </w:numPr>
        <w:spacing w:before="0" w:beforeAutospacing="0"/>
        <w:ind w:left="1440" w:hanging="360"/>
        <w:rPr>
          <w:u w:val="none"/>
        </w:rPr>
      </w:pPr>
      <w:r w:rsidDel="00000000" w:rsidR="00000000" w:rsidRPr="00000000">
        <w:rPr>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A6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6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This is a one-way transfer of information - the response MUST be a CONNACK, not an AUTH packet.</w:t>
      </w:r>
    </w:p>
    <w:p w:rsidR="00000000" w:rsidDel="00000000" w:rsidP="00000000" w:rsidRDefault="00000000" w:rsidRPr="00000000" w14:paraId="00000A6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6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length field in front of the password is not strictly necessary as the Authentication Data field length is known, but including it makes the transfer to and from the MQTT Connect packet simpler.</w:t>
      </w:r>
    </w:p>
    <w:p w:rsidR="00000000" w:rsidDel="00000000" w:rsidP="00000000" w:rsidRDefault="00000000" w:rsidRPr="00000000" w14:paraId="00000A6C">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6D">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A6E">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54" name="image59.png"/>
            <a:graphic>
              <a:graphicData uri="http://schemas.openxmlformats.org/drawingml/2006/picture">
                <pic:pic>
                  <pic:nvPicPr>
                    <pic:cNvPr id="0" name="image59.png"/>
                    <pic:cNvPicPr preferRelativeResize="0"/>
                  </pic:nvPicPr>
                  <pic:blipFill>
                    <a:blip r:embed="rId120"/>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6F">
      <w:pPr>
        <w:ind w:left="0" w:firstLine="0"/>
        <w:rPr/>
      </w:pPr>
      <w:r w:rsidDel="00000000" w:rsidR="00000000" w:rsidRPr="00000000">
        <w:rPr>
          <w:rtl w:val="0"/>
        </w:rPr>
        <w:t xml:space="preserve">To support the equivalent of the MQTT </w:t>
      </w:r>
      <w:r w:rsidDel="00000000" w:rsidR="00000000" w:rsidRPr="00000000">
        <w:rPr>
          <w:rtl w:val="0"/>
        </w:rPr>
        <w:t xml:space="preserve">User Name</w:t>
      </w:r>
      <w:r w:rsidDel="00000000" w:rsidR="00000000" w:rsidRPr="00000000">
        <w:rPr>
          <w:rtl w:val="0"/>
        </w:rPr>
        <w:t xml:space="preserve"> and Password together with MQTT Enhanced Authentication, in the CONNECT packet do the following:</w:t>
      </w:r>
    </w:p>
    <w:p w:rsidR="00000000" w:rsidDel="00000000" w:rsidP="00000000" w:rsidRDefault="00000000" w:rsidRPr="00000000" w14:paraId="00000A70">
      <w:pPr>
        <w:numPr>
          <w:ilvl w:val="0"/>
          <w:numId w:val="8"/>
        </w:numPr>
        <w:spacing w:after="0" w:afterAutospacing="0"/>
        <w:ind w:left="720" w:hanging="360"/>
        <w:rPr>
          <w:u w:val="none"/>
        </w:rPr>
      </w:pPr>
      <w:r w:rsidDel="00000000" w:rsidR="00000000" w:rsidRPr="00000000">
        <w:rPr>
          <w:rtl w:val="0"/>
        </w:rPr>
        <w:t xml:space="preserve">Set the </w:t>
      </w:r>
      <w:hyperlink w:anchor="_heading=h.4ydjyi9y5y20">
        <w:r w:rsidDel="00000000" w:rsidR="00000000" w:rsidRPr="00000000">
          <w:rPr>
            <w:color w:val="1155cc"/>
            <w:u w:val="single"/>
            <w:rtl w:val="0"/>
          </w:rPr>
          <w:t xml:space="preserve">Authentication Method</w:t>
        </w:r>
      </w:hyperlink>
      <w:r w:rsidDel="00000000" w:rsidR="00000000" w:rsidRPr="00000000">
        <w:rPr>
          <w:rtl w:val="0"/>
        </w:rPr>
        <w:t xml:space="preserve"> field to MQTT-ENHANCED.</w:t>
      </w:r>
    </w:p>
    <w:p w:rsidR="00000000" w:rsidDel="00000000" w:rsidP="00000000" w:rsidRDefault="00000000" w:rsidRPr="00000000" w14:paraId="00000A71">
      <w:pPr>
        <w:numPr>
          <w:ilvl w:val="0"/>
          <w:numId w:val="8"/>
        </w:numPr>
        <w:spacing w:after="0" w:afterAutospacing="0" w:before="0" w:beforeAutospacing="0"/>
        <w:ind w:left="720" w:hanging="360"/>
        <w:rPr>
          <w:u w:val="none"/>
        </w:rPr>
      </w:pPr>
      <w:r w:rsidDel="00000000" w:rsidR="00000000" w:rsidRPr="00000000">
        <w:rPr>
          <w:rtl w:val="0"/>
        </w:rPr>
        <w:t xml:space="preserve">Set the </w:t>
      </w:r>
      <w:hyperlink w:anchor="_heading=h.g9mib2nvvlzy">
        <w:r w:rsidDel="00000000" w:rsidR="00000000" w:rsidRPr="00000000">
          <w:rPr>
            <w:color w:val="1155cc"/>
            <w:u w:val="single"/>
            <w:rtl w:val="0"/>
          </w:rPr>
          <w:t xml:space="preserve">Authentication Data</w:t>
        </w:r>
      </w:hyperlink>
      <w:r w:rsidDel="00000000" w:rsidR="00000000" w:rsidRPr="00000000">
        <w:rPr>
          <w:rtl w:val="0"/>
        </w:rPr>
        <w:t xml:space="preserve"> field to:</w:t>
      </w:r>
    </w:p>
    <w:p w:rsidR="00000000" w:rsidDel="00000000" w:rsidP="00000000" w:rsidRDefault="00000000" w:rsidRPr="00000000" w14:paraId="00000A72">
      <w:pPr>
        <w:numPr>
          <w:ilvl w:val="1"/>
          <w:numId w:val="8"/>
        </w:numPr>
        <w:spacing w:after="0" w:afterAutospacing="0" w:before="0" w:beforeAutospacing="0"/>
        <w:ind w:left="1440" w:hanging="360"/>
        <w:rPr>
          <w:u w:val="none"/>
        </w:rPr>
      </w:pPr>
      <w:r w:rsidDel="00000000" w:rsidR="00000000" w:rsidRPr="00000000">
        <w:rPr>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section 1.7.4</w:t>
        </w:r>
      </w:hyperlink>
      <w:r w:rsidDel="00000000" w:rsidR="00000000" w:rsidRPr="00000000">
        <w:rPr>
          <w:rtl w:val="0"/>
        </w:rPr>
        <w:t xml:space="preserve">.</w:t>
      </w:r>
    </w:p>
    <w:p w:rsidR="00000000" w:rsidDel="00000000" w:rsidP="00000000" w:rsidRDefault="00000000" w:rsidRPr="00000000" w14:paraId="00000A73">
      <w:pPr>
        <w:numPr>
          <w:ilvl w:val="1"/>
          <w:numId w:val="8"/>
        </w:numPr>
        <w:spacing w:after="0" w:afterAutospacing="0" w:before="0" w:beforeAutospacing="0"/>
        <w:ind w:left="1440" w:hanging="360"/>
        <w:rPr>
          <w:u w:val="none"/>
        </w:rPr>
      </w:pPr>
      <w:r w:rsidDel="00000000" w:rsidR="00000000" w:rsidRPr="00000000">
        <w:rPr>
          <w:rtl w:val="0"/>
        </w:rPr>
        <w:t xml:space="preserve">MQTT </w:t>
      </w:r>
      <w:r w:rsidDel="00000000" w:rsidR="00000000" w:rsidRPr="00000000">
        <w:rPr>
          <w:rtl w:val="0"/>
        </w:rPr>
        <w:t xml:space="preserve">Password: a Two Byte Integer length followed by binary data.</w:t>
      </w:r>
    </w:p>
    <w:p w:rsidR="00000000" w:rsidDel="00000000" w:rsidP="00000000" w:rsidRDefault="00000000" w:rsidRPr="00000000" w14:paraId="00000A74">
      <w:pPr>
        <w:numPr>
          <w:ilvl w:val="1"/>
          <w:numId w:val="8"/>
        </w:numPr>
        <w:spacing w:after="0" w:afterAutospacing="0" w:before="0" w:beforeAutospacing="0"/>
        <w:ind w:left="1440" w:hanging="360"/>
        <w:rPr>
          <w:u w:val="none"/>
        </w:rPr>
      </w:pPr>
      <w:r w:rsidDel="00000000" w:rsidR="00000000" w:rsidRPr="00000000">
        <w:rPr>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section 1.7.4</w:t>
        </w:r>
      </w:hyperlink>
      <w:r w:rsidDel="00000000" w:rsidR="00000000" w:rsidRPr="00000000">
        <w:rPr>
          <w:rtl w:val="0"/>
        </w:rPr>
        <w:t xml:space="preserve"> .</w:t>
      </w:r>
    </w:p>
    <w:p w:rsidR="00000000" w:rsidDel="00000000" w:rsidP="00000000" w:rsidRDefault="00000000" w:rsidRPr="00000000" w14:paraId="00000A75">
      <w:pPr>
        <w:numPr>
          <w:ilvl w:val="1"/>
          <w:numId w:val="8"/>
        </w:numPr>
        <w:spacing w:before="0" w:beforeAutospacing="0"/>
        <w:ind w:left="1440" w:hanging="360"/>
        <w:rPr>
          <w:u w:val="none"/>
        </w:rPr>
      </w:pPr>
      <w:r w:rsidDel="00000000" w:rsidR="00000000" w:rsidRPr="00000000">
        <w:rPr>
          <w:rtl w:val="0"/>
        </w:rPr>
        <w:t xml:space="preserve">MQTT Authentication Data: a Two Byte Integer length followed by binary data.</w:t>
      </w:r>
    </w:p>
    <w:p w:rsidR="00000000" w:rsidDel="00000000" w:rsidP="00000000" w:rsidRDefault="00000000" w:rsidRPr="00000000" w14:paraId="00000A76">
      <w:pPr>
        <w:ind w:left="0" w:firstLine="0"/>
        <w:rPr/>
      </w:pPr>
      <w:r w:rsidDel="00000000" w:rsidR="00000000" w:rsidRPr="00000000">
        <w:rPr>
          <w:rtl w:val="0"/>
        </w:rPr>
        <w:t xml:space="preserve">In any subsequent AUTH and CONNACK packets of the authentication exchange:</w:t>
      </w:r>
    </w:p>
    <w:p w:rsidR="00000000" w:rsidDel="00000000" w:rsidP="00000000" w:rsidRDefault="00000000" w:rsidRPr="00000000" w14:paraId="00000A77">
      <w:pPr>
        <w:numPr>
          <w:ilvl w:val="0"/>
          <w:numId w:val="34"/>
        </w:numPr>
        <w:spacing w:after="0" w:afterAutospacing="0"/>
        <w:ind w:left="720" w:hanging="360"/>
        <w:rPr>
          <w:u w:val="none"/>
        </w:rPr>
      </w:pPr>
      <w:r w:rsidDel="00000000" w:rsidR="00000000" w:rsidRPr="00000000">
        <w:rPr>
          <w:rtl w:val="0"/>
        </w:rPr>
        <w:t xml:space="preserve">The MQTT User Name and MQTT Password fields MUST not be included.</w:t>
      </w:r>
    </w:p>
    <w:p w:rsidR="00000000" w:rsidDel="00000000" w:rsidP="00000000" w:rsidRDefault="00000000" w:rsidRPr="00000000" w14:paraId="00000A78">
      <w:pPr>
        <w:numPr>
          <w:ilvl w:val="0"/>
          <w:numId w:val="34"/>
        </w:numPr>
        <w:spacing w:before="0" w:beforeAutospacing="0"/>
        <w:ind w:left="720" w:hanging="360"/>
        <w:rPr>
          <w:u w:val="none"/>
        </w:rPr>
      </w:pPr>
      <w:r w:rsidDel="00000000" w:rsidR="00000000" w:rsidRPr="00000000">
        <w:rPr>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A79">
      <w:pPr>
        <w:pStyle w:val="Heading2"/>
        <w:ind w:left="0" w:firstLine="0"/>
        <w:rPr/>
      </w:pPr>
      <w:bookmarkStart w:colFirst="0" w:colLast="0" w:name="_heading=h.v8vlgf6xm72a" w:id="306"/>
      <w:bookmarkEnd w:id="306"/>
      <w:r w:rsidDel="00000000" w:rsidR="00000000" w:rsidRPr="00000000">
        <w:rPr>
          <w:rtl w:val="0"/>
        </w:rPr>
        <w:t xml:space="preserve">4.12 Handling errors</w:t>
      </w:r>
    </w:p>
    <w:p w:rsidR="00000000" w:rsidDel="00000000" w:rsidP="00000000" w:rsidRDefault="00000000" w:rsidRPr="00000000" w14:paraId="00000A7A">
      <w:pPr>
        <w:pStyle w:val="Heading3"/>
        <w:ind w:left="0" w:firstLine="0"/>
        <w:rPr/>
      </w:pPr>
      <w:bookmarkStart w:colFirst="0" w:colLast="0" w:name="_heading=h.kbby30dtgah8" w:id="307"/>
      <w:bookmarkEnd w:id="307"/>
      <w:r w:rsidDel="00000000" w:rsidR="00000000" w:rsidRPr="00000000">
        <w:rPr>
          <w:rtl w:val="0"/>
        </w:rPr>
        <w:t xml:space="preserve">4.12.1 Malformed Packet and Protocol Errors</w:t>
      </w:r>
    </w:p>
    <w:p w:rsidR="00000000" w:rsidDel="00000000" w:rsidP="00000000" w:rsidRDefault="00000000" w:rsidRPr="00000000" w14:paraId="00000A7B">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7C">
      <w:pPr>
        <w:numPr>
          <w:ilvl w:val="0"/>
          <w:numId w:val="68"/>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0A7D">
      <w:pPr>
        <w:numPr>
          <w:ilvl w:val="0"/>
          <w:numId w:val="68"/>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0A7E">
      <w:pPr>
        <w:numPr>
          <w:ilvl w:val="0"/>
          <w:numId w:val="68"/>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0A7F">
      <w:pPr>
        <w:numPr>
          <w:ilvl w:val="0"/>
          <w:numId w:val="68"/>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0A80">
      <w:pPr>
        <w:numPr>
          <w:ilvl w:val="0"/>
          <w:numId w:val="68"/>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0A81">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w:t>
      </w:r>
      <w:r w:rsidDel="00000000" w:rsidR="00000000" w:rsidRPr="00000000">
        <w:rPr>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82">
      <w:pPr>
        <w:numPr>
          <w:ilvl w:val="0"/>
          <w:numId w:val="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0A83">
      <w:pPr>
        <w:numPr>
          <w:ilvl w:val="0"/>
          <w:numId w:val="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0A84">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0A85">
      <w:pPr>
        <w:numPr>
          <w:ilvl w:val="0"/>
          <w:numId w:val="4"/>
        </w:numPr>
        <w:spacing w:after="24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0A86">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w:t>
      </w:r>
    </w:p>
    <w:p w:rsidR="00000000" w:rsidDel="00000000" w:rsidP="00000000" w:rsidRDefault="00000000" w:rsidRPr="00000000" w14:paraId="00000A87">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64"/>
        </w:sdtPr>
        <w:sdtContent>
          <w:commentRangeStart w:id="60"/>
        </w:sdtContent>
      </w:sdt>
      <w:sdt>
        <w:sdtPr>
          <w:tag w:val="goog_rdk_65"/>
        </w:sdtPr>
        <w:sdtContent>
          <w:commentRangeStart w:id="61"/>
        </w:sdtContent>
      </w:sdt>
      <w:r w:rsidDel="00000000" w:rsidR="00000000" w:rsidRPr="00000000">
        <w:rPr>
          <w:highlight w:val="yellow"/>
          <w:rtl w:val="0"/>
        </w:rPr>
        <w:t xml:space="preserve">PUBWOS </w:t>
      </w:r>
      <w:commentRangeEnd w:id="60"/>
      <w:r w:rsidDel="00000000" w:rsidR="00000000" w:rsidRPr="00000000">
        <w:commentReference w:id="60"/>
      </w:r>
      <w:commentRangeEnd w:id="61"/>
      <w:r w:rsidDel="00000000" w:rsidR="00000000" w:rsidRPr="00000000">
        <w:commentReference w:id="61"/>
      </w:r>
      <w:r w:rsidDel="00000000" w:rsidR="00000000" w:rsidRPr="00000000">
        <w:rPr>
          <w:highlight w:val="yellow"/>
          <w:rtl w:val="0"/>
        </w:rPr>
        <w:t xml:space="preserve">and CONNECT, the Server MAY</w:t>
      </w:r>
      <w:r w:rsidDel="00000000" w:rsidR="00000000" w:rsidRPr="00000000">
        <w:rPr>
          <w:highlight w:val="yellow"/>
          <w:rtl w:val="0"/>
        </w:rPr>
        <w:t xml:space="preserve"> </w:t>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0A88">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89">
      <w:pPr>
        <w:pStyle w:val="Heading3"/>
        <w:ind w:left="0" w:firstLine="0"/>
        <w:rPr/>
      </w:pPr>
      <w:bookmarkStart w:colFirst="0" w:colLast="0" w:name="_heading=h.j0ufrffgt029" w:id="308"/>
      <w:bookmarkEnd w:id="308"/>
      <w:r w:rsidDel="00000000" w:rsidR="00000000" w:rsidRPr="00000000">
        <w:rPr>
          <w:rtl w:val="0"/>
        </w:rPr>
        <w:t xml:space="preserve">4.12.2 Other errors</w:t>
      </w:r>
    </w:p>
    <w:p w:rsidR="00000000" w:rsidDel="00000000" w:rsidP="00000000" w:rsidRDefault="00000000" w:rsidRPr="00000000" w14:paraId="00000A8A">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8B">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8C">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0A8D">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8E">
      <w:pPr>
        <w:spacing w:after="240" w:before="240" w:lineRule="auto"/>
        <w:ind w:left="0" w:right="0" w:firstLine="0"/>
        <w:rPr/>
      </w:pPr>
      <w:r w:rsidDel="00000000" w:rsidR="00000000" w:rsidRPr="00000000">
        <w:rPr>
          <w:rtl w:val="0"/>
        </w:rPr>
        <w:t xml:space="preserve">Refer to </w:t>
      </w:r>
      <w:hyperlink w:anchor="_heading=h.wh4qb21u9cfo">
        <w:r w:rsidDel="00000000" w:rsidR="00000000" w:rsidRPr="00000000">
          <w:rPr>
            <w:color w:val="1155cc"/>
            <w:u w:val="single"/>
            <w:rtl w:val="0"/>
          </w:rPr>
          <w:t xml:space="preserve">section </w:t>
        </w:r>
      </w:hyperlink>
      <w:hyperlink w:anchor="_heading=h.wh4qb21u9cfo">
        <w:r w:rsidDel="00000000" w:rsidR="00000000" w:rsidRPr="00000000">
          <w:rPr>
            <w:color w:val="1155cc"/>
            <w:u w:val="single"/>
            <w:rtl w:val="0"/>
          </w:rPr>
          <w:t xml:space="preserve">5.4.9</w:t>
        </w:r>
      </w:hyperlink>
      <w:r w:rsidDel="00000000" w:rsidR="00000000" w:rsidRPr="00000000">
        <w:rPr>
          <w:rtl w:val="0"/>
        </w:rPr>
        <w:t xml:space="preserve"> for information about handling Disallowed Unicode code points.</w:t>
      </w:r>
    </w:p>
    <w:p w:rsidR="00000000" w:rsidDel="00000000" w:rsidP="00000000" w:rsidRDefault="00000000" w:rsidRPr="00000000" w14:paraId="00000A8F">
      <w:pPr>
        <w:pStyle w:val="Heading2"/>
        <w:spacing w:after="240" w:before="240" w:lineRule="auto"/>
        <w:ind w:left="0" w:right="0" w:firstLine="0"/>
        <w:rPr>
          <w:rFonts w:ascii="Arial" w:cs="Arial" w:eastAsia="Arial" w:hAnsi="Arial"/>
        </w:rPr>
      </w:pPr>
      <w:bookmarkStart w:colFirst="0" w:colLast="0" w:name="_heading=h.1vpy4wyrild2" w:id="309"/>
      <w:bookmarkEnd w:id="309"/>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0A9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to an </w:t>
      </w:r>
      <w:r w:rsidDel="00000000" w:rsidR="00000000" w:rsidRPr="00000000">
        <w:rPr>
          <w:rFonts w:ascii="Arial" w:cs="Arial" w:eastAsia="Arial" w:hAnsi="Arial"/>
          <w:rtl w:val="0"/>
        </w:rPr>
        <w:t xml:space="preserve">MQTT-SN Gateway or to an </w:t>
      </w:r>
      <w:r w:rsidDel="00000000" w:rsidR="00000000" w:rsidRPr="00000000">
        <w:rPr>
          <w:rFonts w:ascii="Arial" w:cs="Arial" w:eastAsia="Arial" w:hAnsi="Arial"/>
          <w:rtl w:val="0"/>
        </w:rPr>
        <w:t xml:space="preserve">MQTT server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0A91">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0A9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93">
      <w:pPr>
        <w:ind w:left="720" w:firstLine="0"/>
        <w:rPr>
          <w:rFonts w:ascii="Arial" w:cs="Arial" w:eastAsia="Arial" w:hAnsi="Arial"/>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0A94">
      <w:pPr>
        <w:pStyle w:val="Heading3"/>
        <w:ind w:left="0" w:right="4" w:firstLine="0"/>
        <w:rPr>
          <w:rFonts w:ascii="Arial" w:cs="Arial" w:eastAsia="Arial" w:hAnsi="Arial"/>
        </w:rPr>
      </w:pPr>
      <w:bookmarkStart w:colFirst="0" w:colLast="0" w:name="_heading=h.3pp52gy" w:id="310"/>
      <w:bookmarkEnd w:id="310"/>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9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0A9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97">
      <w:pPr>
        <w:rPr>
          <w:rFonts w:ascii="Arial" w:cs="Arial" w:eastAsia="Arial" w:hAnsi="Arial"/>
        </w:rPr>
      </w:pPr>
      <w:r w:rsidDel="00000000" w:rsidR="00000000" w:rsidRPr="00000000">
        <w:rPr>
          <w:i w:val="1"/>
          <w:sz w:val="19"/>
          <w:szCs w:val="19"/>
          <w:rtl w:val="0"/>
        </w:rPr>
        <w:t xml:space="preserve">Figure 4-7 – Transparent Gateway</w:t>
      </w:r>
      <w:r w:rsidDel="00000000" w:rsidR="00000000" w:rsidRPr="00000000">
        <w:rPr>
          <w:rtl w:val="0"/>
        </w:rPr>
      </w:r>
    </w:p>
    <w:p w:rsidR="00000000" w:rsidDel="00000000" w:rsidP="00000000" w:rsidRDefault="00000000" w:rsidRPr="00000000" w14:paraId="00000A98">
      <w:pPr>
        <w:spacing w:after="303" w:line="259" w:lineRule="auto"/>
        <w:ind w:left="705" w:right="4"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77" name="image50.png"/>
            <a:graphic>
              <a:graphicData uri="http://schemas.openxmlformats.org/drawingml/2006/picture">
                <pic:pic>
                  <pic:nvPicPr>
                    <pic:cNvPr id="0" name="image50.png"/>
                    <pic:cNvPicPr preferRelativeResize="0"/>
                  </pic:nvPicPr>
                  <pic:blipFill>
                    <a:blip r:embed="rId121"/>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ind w:left="0" w:firstLine="720"/>
        <w:rPr>
          <w:b w:val="1"/>
        </w:rPr>
      </w:pPr>
      <w:r w:rsidDel="00000000" w:rsidR="00000000" w:rsidRPr="00000000">
        <w:rPr>
          <w:b w:val="1"/>
          <w:rtl w:val="0"/>
        </w:rPr>
        <w:t xml:space="preserve">Informative comment</w:t>
      </w:r>
    </w:p>
    <w:p w:rsidR="00000000" w:rsidDel="00000000" w:rsidP="00000000" w:rsidRDefault="00000000" w:rsidRPr="00000000" w14:paraId="00000A9A">
      <w:pPr>
        <w:spacing w:after="352" w:lineRule="auto"/>
        <w:ind w:left="715" w:firstLine="0"/>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Gateway needs to maintain for those packets a dedicated MQTT connection with the MQTT Server. An aggregating or hybrid Gateway may use any aggregating MQTT connection to forward those packets to the MQTT Server. </w:t>
      </w:r>
      <w:r w:rsidDel="00000000" w:rsidR="00000000" w:rsidRPr="00000000">
        <w:rPr>
          <w:rtl w:val="0"/>
        </w:rPr>
      </w:r>
    </w:p>
    <w:p w:rsidR="00000000" w:rsidDel="00000000" w:rsidP="00000000" w:rsidRDefault="00000000" w:rsidRPr="00000000" w14:paraId="00000A9B">
      <w:pPr>
        <w:pStyle w:val="Heading3"/>
        <w:ind w:left="0" w:right="4" w:firstLine="0"/>
        <w:rPr>
          <w:rFonts w:ascii="Arial" w:cs="Arial" w:eastAsia="Arial" w:hAnsi="Arial"/>
        </w:rPr>
      </w:pPr>
      <w:bookmarkStart w:colFirst="0" w:colLast="0" w:name="_heading=h.24ufcor" w:id="311"/>
      <w:bookmarkEnd w:id="311"/>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9C">
      <w:pPr>
        <w:spacing w:after="200" w:lineRule="auto"/>
        <w:ind w:left="-5" w:right="4" w:firstLine="0"/>
        <w:rPr>
          <w:rFonts w:ascii="Arial" w:cs="Arial" w:eastAsia="Arial" w:hAnsi="Arial"/>
        </w:rPr>
      </w:pPr>
      <w:r w:rsidDel="00000000" w:rsidR="00000000" w:rsidRPr="00000000">
        <w:rPr>
          <w:rFonts w:ascii="Arial" w:cs="Arial" w:eastAsia="Arial" w:hAnsi="Arial"/>
          <w:rtl w:val="0"/>
        </w:rPr>
        <w:t xml:space="preserve">Instead of having one MQTT connection for each connected MQTT-SN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an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MQTT Broker.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devices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p>
    <w:p w:rsidR="00000000" w:rsidDel="00000000" w:rsidP="00000000" w:rsidRDefault="00000000" w:rsidRPr="00000000" w14:paraId="00000A9D">
      <w:pPr>
        <w:spacing w:after="0" w:before="0" w:lineRule="auto"/>
        <w:rPr>
          <w:rFonts w:ascii="Arial" w:cs="Arial" w:eastAsia="Arial" w:hAnsi="Arial"/>
        </w:rPr>
      </w:pPr>
      <w:r w:rsidDel="00000000" w:rsidR="00000000" w:rsidRPr="00000000">
        <w:rPr>
          <w:i w:val="1"/>
          <w:sz w:val="19"/>
          <w:szCs w:val="19"/>
          <w:rtl w:val="0"/>
        </w:rPr>
        <w:t xml:space="preserve">Figure 4-8 – Aggregating Gateway</w:t>
      </w:r>
      <w:r w:rsidDel="00000000" w:rsidR="00000000" w:rsidRPr="00000000">
        <w:rPr>
          <w:rtl w:val="0"/>
        </w:rPr>
      </w:r>
    </w:p>
    <w:p w:rsidR="00000000" w:rsidDel="00000000" w:rsidP="00000000" w:rsidRDefault="00000000" w:rsidRPr="00000000" w14:paraId="00000A9E">
      <w:pPr>
        <w:spacing w:after="460" w:lineRule="auto"/>
        <w:ind w:left="-5" w:right="4"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76" name="image49.png"/>
            <a:graphic>
              <a:graphicData uri="http://schemas.openxmlformats.org/drawingml/2006/picture">
                <pic:pic>
                  <pic:nvPicPr>
                    <pic:cNvPr id="0" name="image49.png"/>
                    <pic:cNvPicPr preferRelativeResize="0"/>
                  </pic:nvPicPr>
                  <pic:blipFill>
                    <a:blip r:embed="rId122"/>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A9F">
      <w:pPr>
        <w:pStyle w:val="Heading3"/>
        <w:keepLines w:val="1"/>
        <w:spacing w:after="64" w:before="0" w:line="259" w:lineRule="auto"/>
        <w:ind w:left="0" w:firstLine="0"/>
        <w:rPr/>
      </w:pPr>
      <w:bookmarkStart w:colFirst="0" w:colLast="0" w:name="_heading=h.jzpmwk" w:id="312"/>
      <w:bookmarkEnd w:id="312"/>
      <w:r w:rsidDel="00000000" w:rsidR="00000000" w:rsidRPr="00000000">
        <w:rPr>
          <w:rtl w:val="0"/>
        </w:rPr>
        <w:t xml:space="preserve">4.11.3 Forwarder encapsulator</w:t>
      </w:r>
    </w:p>
    <w:p w:rsidR="00000000" w:rsidDel="00000000" w:rsidP="00000000" w:rsidRDefault="00000000" w:rsidRPr="00000000" w14:paraId="00000AA0">
      <w:pPr>
        <w:spacing w:after="0" w:before="0" w:lineRule="auto"/>
        <w:rPr/>
      </w:pPr>
      <w:r w:rsidDel="00000000" w:rsidR="00000000" w:rsidRPr="00000000">
        <w:rPr>
          <w:i w:val="1"/>
          <w:sz w:val="19"/>
          <w:szCs w:val="19"/>
          <w:rtl w:val="0"/>
        </w:rPr>
        <w:t xml:space="preserve">Figure 4-9 – Forwarder with Transparent Gateway</w:t>
      </w:r>
      <w:r w:rsidDel="00000000" w:rsidR="00000000" w:rsidRPr="00000000">
        <w:rPr>
          <w:rtl w:val="0"/>
        </w:rPr>
      </w:r>
    </w:p>
    <w:p w:rsidR="00000000" w:rsidDel="00000000" w:rsidP="00000000" w:rsidRDefault="00000000" w:rsidRPr="00000000" w14:paraId="00000AA1">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79" name="image54.png"/>
            <a:graphic>
              <a:graphicData uri="http://schemas.openxmlformats.org/drawingml/2006/picture">
                <pic:pic>
                  <pic:nvPicPr>
                    <pic:cNvPr id="0" name="image54.png"/>
                    <pic:cNvPicPr preferRelativeResize="0"/>
                  </pic:nvPicPr>
                  <pic:blipFill>
                    <a:blip r:embed="rId123"/>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spacing w:after="0" w:before="0" w:lineRule="auto"/>
        <w:rPr>
          <w:rFonts w:ascii="Arial" w:cs="Arial" w:eastAsia="Arial" w:hAnsi="Arial"/>
        </w:rPr>
      </w:pPr>
      <w:r w:rsidDel="00000000" w:rsidR="00000000" w:rsidRPr="00000000">
        <w:rPr>
          <w:i w:val="1"/>
          <w:sz w:val="19"/>
          <w:szCs w:val="19"/>
          <w:rtl w:val="0"/>
        </w:rPr>
        <w:t xml:space="preserve">Figure 4-10 – Forwarder with Aggregating Gateway</w:t>
      </w:r>
      <w:r w:rsidDel="00000000" w:rsidR="00000000" w:rsidRPr="00000000">
        <w:rPr>
          <w:rtl w:val="0"/>
        </w:rPr>
      </w:r>
    </w:p>
    <w:p w:rsidR="00000000" w:rsidDel="00000000" w:rsidP="00000000" w:rsidRDefault="00000000" w:rsidRPr="00000000" w14:paraId="00000AA3">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78" name="image51.png"/>
            <a:graphic>
              <a:graphicData uri="http://schemas.openxmlformats.org/drawingml/2006/picture">
                <pic:pic>
                  <pic:nvPicPr>
                    <pic:cNvPr id="0" name="image51.png"/>
                    <pic:cNvPicPr preferRelativeResize="0"/>
                  </pic:nvPicPr>
                  <pic:blipFill>
                    <a:blip r:embed="rId124"/>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pStyle w:val="Heading3"/>
        <w:keepLines w:val="1"/>
        <w:spacing w:after="64" w:before="0" w:line="259" w:lineRule="auto"/>
        <w:ind w:left="0" w:firstLine="0"/>
        <w:rPr/>
      </w:pPr>
      <w:bookmarkStart w:colFirst="0" w:colLast="0" w:name="_heading=h.1ypnvbsijucn" w:id="313"/>
      <w:bookmarkEnd w:id="313"/>
      <w:r w:rsidDel="00000000" w:rsidR="00000000" w:rsidRPr="00000000">
        <w:rPr>
          <w:rtl w:val="0"/>
        </w:rPr>
        <w:t xml:space="preserve">4.13.4 MQTT-SN broker</w:t>
      </w:r>
    </w:p>
    <w:p w:rsidR="00000000" w:rsidDel="00000000" w:rsidP="00000000" w:rsidRDefault="00000000" w:rsidRPr="00000000" w14:paraId="00000AA5">
      <w:pPr>
        <w:spacing w:after="0" w:before="0" w:lineRule="auto"/>
        <w:rPr/>
      </w:pPr>
      <w:r w:rsidDel="00000000" w:rsidR="00000000" w:rsidRPr="00000000">
        <w:rPr>
          <w:i w:val="1"/>
          <w:sz w:val="19"/>
          <w:szCs w:val="19"/>
          <w:rtl w:val="0"/>
        </w:rPr>
        <w:t xml:space="preserve">Figure 4-11 – MQTT-SN Broker</w:t>
      </w:r>
      <w:r w:rsidDel="00000000" w:rsidR="00000000" w:rsidRPr="00000000">
        <w:rPr>
          <w:rtl w:val="0"/>
        </w:rPr>
      </w:r>
    </w:p>
    <w:p w:rsidR="00000000" w:rsidDel="00000000" w:rsidP="00000000" w:rsidRDefault="00000000" w:rsidRPr="00000000" w14:paraId="00000AA6">
      <w:pPr>
        <w:spacing w:after="572" w:line="265" w:lineRule="auto"/>
        <w:jc w:val="center"/>
        <w:rPr/>
      </w:pPr>
      <w:r w:rsidDel="00000000" w:rsidR="00000000" w:rsidRPr="00000000">
        <w:rPr>
          <w:rFonts w:ascii="Arial" w:cs="Arial" w:eastAsia="Arial" w:hAnsi="Arial"/>
        </w:rPr>
        <w:drawing>
          <wp:inline distB="114300" distT="114300" distL="114300" distR="114300">
            <wp:extent cx="2614834" cy="2728522"/>
            <wp:effectExtent b="0" l="0" r="0" t="0"/>
            <wp:docPr id="80" name="image56.png"/>
            <a:graphic>
              <a:graphicData uri="http://schemas.openxmlformats.org/drawingml/2006/picture">
                <pic:pic>
                  <pic:nvPicPr>
                    <pic:cNvPr id="0" name="image56.png"/>
                    <pic:cNvPicPr preferRelativeResize="0"/>
                  </pic:nvPicPr>
                  <pic:blipFill>
                    <a:blip r:embed="rId125"/>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pStyle w:val="Heading2"/>
        <w:keepLines w:val="1"/>
        <w:spacing w:after="64" w:before="0" w:line="259" w:lineRule="auto"/>
        <w:ind w:left="0" w:right="4" w:firstLine="0"/>
        <w:rPr>
          <w:rFonts w:ascii="Arial" w:cs="Arial" w:eastAsia="Arial" w:hAnsi="Arial"/>
        </w:rPr>
      </w:pPr>
      <w:bookmarkStart w:colFirst="0" w:colLast="0" w:name="_heading=h.1j4nfs6" w:id="314"/>
      <w:bookmarkEnd w:id="314"/>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0AA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r w:rsidDel="00000000" w:rsidR="00000000" w:rsidRPr="00000000">
        <w:rPr>
          <w:rFonts w:ascii="Arial" w:cs="Arial" w:eastAsia="Arial" w:hAnsi="Arial"/>
          <w:rtl w:val="0"/>
        </w:rPr>
        <w:t xml:space="preserve">A Gateway should only advertise its presence if it is able to accept Subscriptions and forward messages.</w:t>
      </w:r>
      <w:r w:rsidDel="00000000" w:rsidR="00000000" w:rsidRPr="00000000">
        <w:rPr>
          <w:rFonts w:ascii="Arial" w:cs="Arial" w:eastAsia="Arial" w:hAnsi="Arial"/>
          <w:rtl w:val="0"/>
        </w:rPr>
        <w:t xml:space="preserve"> For instance, a simple Transparent Gateway which is not currently connected to an MQTT Broker, should not advertise.</w:t>
      </w:r>
    </w:p>
    <w:p w:rsidR="00000000" w:rsidDel="00000000" w:rsidP="00000000" w:rsidRDefault="00000000" w:rsidRPr="00000000" w14:paraId="00000AA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66"/>
        </w:sdtPr>
        <w:sdtContent>
          <w:commentRangeStart w:id="62"/>
        </w:sdtContent>
      </w:sdt>
      <w:sdt>
        <w:sdtPr>
          <w:tag w:val="goog_rdk_67"/>
        </w:sdtPr>
        <w:sdtContent>
          <w:commentRangeStart w:id="63"/>
        </w:sdtContent>
      </w:sdt>
      <w:sdt>
        <w:sdtPr>
          <w:tag w:val="goog_rdk_68"/>
        </w:sdtPr>
        <w:sdtContent>
          <w:commentRangeStart w:id="64"/>
        </w:sdtContent>
      </w:sdt>
      <w:r w:rsidDel="00000000" w:rsidR="00000000" w:rsidRPr="00000000">
        <w:rPr>
          <w:rFonts w:ascii="Arial" w:cs="Arial" w:eastAsia="Arial" w:hAnsi="Arial"/>
          <w:highlight w:val="yellow"/>
          <w:rtl w:val="0"/>
        </w:rPr>
        <w:t xml:space="preserve">At any point in time a Client is allowed to have a Virtual Connection to only one Gateway on the same network.</w:t>
      </w:r>
      <w:commentRangeEnd w:id="62"/>
      <w:r w:rsidDel="00000000" w:rsidR="00000000" w:rsidRPr="00000000">
        <w:commentReference w:id="62"/>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AAA">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69"/>
        </w:sdtPr>
        <w:sdtContent>
          <w:commentRangeStart w:id="65"/>
        </w:sdtContent>
      </w:sdt>
      <w:r w:rsidDel="00000000" w:rsidR="00000000" w:rsidRPr="00000000">
        <w:rPr>
          <w:rFonts w:ascii="Arial" w:cs="Arial" w:eastAsia="Arial" w:hAnsi="Arial"/>
          <w:rtl w:val="0"/>
        </w:rPr>
        <w:t xml:space="preserve">should</w:t>
      </w:r>
      <w:commentRangeEnd w:id="65"/>
      <w:r w:rsidDel="00000000" w:rsidR="00000000" w:rsidRPr="00000000">
        <w:commentReference w:id="65"/>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0AAB">
      <w:pPr>
        <w:spacing w:after="26" w:lineRule="auto"/>
        <w:ind w:left="-15" w:right="4" w:firstLine="0"/>
        <w:rPr>
          <w:rFonts w:ascii="Arial" w:cs="Arial" w:eastAsia="Arial" w:hAnsi="Arial"/>
        </w:rPr>
      </w:pPr>
      <w:sdt>
        <w:sdtPr>
          <w:tag w:val="goog_rdk_70"/>
        </w:sdtPr>
        <w:sdtContent>
          <w:commentRangeStart w:id="66"/>
        </w:sdtContent>
      </w:sdt>
      <w:r w:rsidDel="00000000" w:rsidR="00000000" w:rsidRPr="00000000">
        <w:rPr>
          <w:rFonts w:ascii="Arial" w:cs="Arial" w:eastAsia="Arial" w:hAnsi="Arial"/>
          <w:rtl w:val="0"/>
        </w:rPr>
        <w:t xml:space="preserve">The time duration</w:t>
      </w:r>
      <w:commentRangeEnd w:id="66"/>
      <w:r w:rsidDel="00000000" w:rsidR="00000000" w:rsidRPr="00000000">
        <w:commentReference w:id="66"/>
      </w:r>
      <w:r w:rsidDel="00000000" w:rsidR="00000000" w:rsidRPr="00000000">
        <w:rPr>
          <w:rFonts w:ascii="Arial" w:cs="Arial" w:eastAsia="Arial" w:hAnsi="Arial"/>
          <w:rtl w:val="0"/>
        </w:rPr>
        <w:t xml:space="preserve"> </w:t>
      </w:r>
      <w:sdt>
        <w:sdtPr>
          <w:tag w:val="goog_rdk_71"/>
        </w:sdtPr>
        <w:sdtContent>
          <w:commentRangeStart w:id="67"/>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67"/>
      <w:r w:rsidDel="00000000" w:rsidR="00000000" w:rsidRPr="00000000">
        <w:commentReference w:id="67"/>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0AAC">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0AAD">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72"/>
        </w:sdtPr>
        <w:sdtContent>
          <w:commentRangeStart w:id="68"/>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68"/>
      <w:r w:rsidDel="00000000" w:rsidR="00000000" w:rsidRPr="00000000">
        <w:commentReference w:id="68"/>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AAE">
      <w:pPr>
        <w:spacing w:after="0" w:lineRule="auto"/>
        <w:ind w:left="-15" w:right="4" w:firstLine="0"/>
        <w:rPr>
          <w:rFonts w:ascii="Arial" w:cs="Arial" w:eastAsia="Arial" w:hAnsi="Arial"/>
        </w:rPr>
      </w:pPr>
      <w:sdt>
        <w:sdtPr>
          <w:tag w:val="goog_rdk_73"/>
        </w:sdtPr>
        <w:sdtContent>
          <w:commentRangeStart w:id="69"/>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AAF">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0AB0">
      <w:pPr>
        <w:spacing w:after="13" w:lineRule="auto"/>
        <w:ind w:left="-15" w:right="4" w:firstLine="0"/>
        <w:rPr>
          <w:rFonts w:ascii="Arial" w:cs="Arial" w:eastAsia="Arial" w:hAnsi="Arial"/>
        </w:rPr>
      </w:pPr>
      <w:sdt>
        <w:sdtPr>
          <w:tag w:val="goog_rdk_74"/>
        </w:sdtPr>
        <w:sdtContent>
          <w:commentRangeStart w:id="70"/>
        </w:sdtContent>
      </w:sdt>
      <w:sdt>
        <w:sdtPr>
          <w:tag w:val="goog_rdk_75"/>
        </w:sdtPr>
        <w:sdtContent>
          <w:commentRangeStart w:id="71"/>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70"/>
      <w:r w:rsidDel="00000000" w:rsidR="00000000" w:rsidRPr="00000000">
        <w:commentReference w:id="70"/>
      </w:r>
      <w:commentRangeEnd w:id="71"/>
      <w:r w:rsidDel="00000000" w:rsidR="00000000" w:rsidRPr="00000000">
        <w:commentReference w:id="71"/>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0AB1">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0AB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w:t>
      </w:r>
      <w:hyperlink w:anchor="_heading=h.1csj400">
        <w:r w:rsidDel="00000000" w:rsidR="00000000" w:rsidRPr="00000000">
          <w:rPr>
            <w:rFonts w:ascii="Arial" w:cs="Arial" w:eastAsia="Arial" w:hAnsi="Arial"/>
            <w:color w:val="1155cc"/>
            <w:u w:val="single"/>
            <w:rtl w:val="0"/>
          </w:rPr>
          <w:t xml:space="preserve">A</w:t>
        </w:r>
      </w:hyperlink>
      <w:hyperlink w:anchor="_heading=h.1csj400">
        <w:r w:rsidDel="00000000" w:rsidR="00000000" w:rsidRPr="00000000">
          <w:rPr>
            <w:rFonts w:ascii="Arial" w:cs="Arial" w:eastAsia="Arial" w:hAnsi="Arial"/>
            <w:color w:val="1155cc"/>
            <w:u w:val="single"/>
            <w:rtl w:val="0"/>
          </w:rPr>
          <w:t xml:space="preserve">ppendix</w:t>
        </w:r>
      </w:hyperlink>
      <w:hyperlink w:anchor="_heading=h.1csj400">
        <w:r w:rsidDel="00000000" w:rsidR="00000000" w:rsidRPr="00000000">
          <w:rPr>
            <w:rFonts w:ascii="Arial" w:cs="Arial" w:eastAsia="Arial" w:hAnsi="Arial"/>
            <w:color w:val="1155cc"/>
            <w:u w:val="single"/>
            <w:rtl w:val="0"/>
          </w:rPr>
          <w:t xml:space="preserve"> 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AB3">
      <w:pPr>
        <w:pStyle w:val="Heading2"/>
        <w:keepLines w:val="1"/>
        <w:spacing w:after="64" w:before="0" w:line="259" w:lineRule="auto"/>
        <w:ind w:left="0" w:firstLine="0"/>
        <w:rPr>
          <w:rFonts w:ascii="Arial" w:cs="Arial" w:eastAsia="Arial" w:hAnsi="Arial"/>
        </w:rPr>
      </w:pPr>
      <w:bookmarkStart w:colFirst="0" w:colLast="0" w:name="_heading=h.juxnj3lbnsy6" w:id="315"/>
      <w:bookmarkEnd w:id="315"/>
      <w:r w:rsidDel="00000000" w:rsidR="00000000" w:rsidRPr="00000000">
        <w:br w:type="page"/>
      </w:r>
      <w:r w:rsidDel="00000000" w:rsidR="00000000" w:rsidRPr="00000000">
        <w:rPr>
          <w:rtl w:val="0"/>
        </w:rPr>
      </w:r>
    </w:p>
    <w:p w:rsidR="00000000" w:rsidDel="00000000" w:rsidP="00000000" w:rsidRDefault="00000000" w:rsidRPr="00000000" w14:paraId="00000AB4">
      <w:pPr>
        <w:pStyle w:val="Heading2"/>
        <w:keepLines w:val="1"/>
        <w:spacing w:after="64" w:before="0" w:line="259" w:lineRule="auto"/>
        <w:ind w:left="0" w:firstLine="0"/>
        <w:rPr>
          <w:rFonts w:ascii="Arial" w:cs="Arial" w:eastAsia="Arial" w:hAnsi="Arial"/>
        </w:rPr>
      </w:pPr>
      <w:bookmarkStart w:colFirst="0" w:colLast="0" w:name="_heading=h.3mj2wkv" w:id="316"/>
      <w:bookmarkEnd w:id="316"/>
      <w:r w:rsidDel="00000000" w:rsidR="00000000" w:rsidRPr="00000000">
        <w:rPr>
          <w:rFonts w:ascii="Arial" w:cs="Arial" w:eastAsia="Arial" w:hAnsi="Arial"/>
          <w:rtl w:val="0"/>
        </w:rPr>
        <w:t xml:space="preserve">4.15 Client states</w:t>
      </w:r>
    </w:p>
    <w:p w:rsidR="00000000" w:rsidDel="00000000" w:rsidP="00000000" w:rsidRDefault="00000000" w:rsidRPr="00000000" w14:paraId="00000AB5">
      <w:pPr>
        <w:spacing w:after="0" w:before="0" w:lineRule="auto"/>
        <w:rPr/>
      </w:pPr>
      <w:r w:rsidDel="00000000" w:rsidR="00000000" w:rsidRPr="00000000">
        <w:rPr>
          <w:i w:val="1"/>
          <w:sz w:val="19"/>
          <w:szCs w:val="19"/>
          <w:rtl w:val="0"/>
        </w:rPr>
        <w:t xml:space="preserve">Figure 4-12 – Server View of Client States</w:t>
      </w:r>
      <w:r w:rsidDel="00000000" w:rsidR="00000000" w:rsidRPr="00000000">
        <w:rPr>
          <w:rtl w:val="0"/>
        </w:rPr>
      </w:r>
    </w:p>
    <w:p w:rsidR="00000000" w:rsidDel="00000000" w:rsidP="00000000" w:rsidRDefault="00000000" w:rsidRPr="00000000" w14:paraId="00000AB6">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146800"/>
            <wp:effectExtent b="0" l="0" r="0" t="0"/>
            <wp:docPr id="27" name="image40.png"/>
            <a:graphic>
              <a:graphicData uri="http://schemas.openxmlformats.org/drawingml/2006/picture">
                <pic:pic>
                  <pic:nvPicPr>
                    <pic:cNvPr id="0" name="image40.png"/>
                    <pic:cNvPicPr preferRelativeResize="0"/>
                  </pic:nvPicPr>
                  <pic:blipFill>
                    <a:blip r:embed="rId126"/>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rPr>
          <w:rFonts w:ascii="Arial" w:cs="Arial" w:eastAsia="Arial" w:hAnsi="Arial"/>
        </w:rPr>
      </w:pPr>
      <w:r w:rsidDel="00000000" w:rsidR="00000000" w:rsidRPr="00000000">
        <w:rPr>
          <w:rFonts w:ascii="Arial" w:cs="Arial" w:eastAsia="Arial" w:hAnsi="Arial"/>
          <w:rtl w:val="0"/>
        </w:rPr>
        <w:t xml:space="preserve">At any given point in time, a Client may be in one of 4</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states</w:t>
      </w:r>
      <w:r w:rsidDel="00000000" w:rsidR="00000000" w:rsidRPr="00000000">
        <w:rPr>
          <w:rFonts w:ascii="Arial" w:cs="Arial" w:eastAsia="Arial" w:hAnsi="Arial"/>
          <w:rtl w:val="0"/>
        </w:rPr>
        <w:t xml:space="preserve"> from the perspective of the Gateway</w:t>
      </w:r>
      <w:r w:rsidDel="00000000" w:rsidR="00000000" w:rsidRPr="00000000">
        <w:rPr>
          <w:rFonts w:ascii="Arial" w:cs="Arial" w:eastAsia="Arial" w:hAnsi="Arial"/>
          <w:rtl w:val="0"/>
        </w:rPr>
        <w:t xml:space="preserve">. Transition through these states is governed by a sequence of packets between Client and Gateway and mediated by timers resident on the gateway. A Client is in the Active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state when the Gateway receives a CONNECT packet from that Client. This state is supervised by the gateway with the Keep Alive timer. If the gateway does not receive any packet from the client for a time longer than the keep alive interval (set in the CONNECT packet) plus grace period of 50%, the Gateway will consider that client as Disconnected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and activate for example the Will feature for that client. The Disconnected  state is governed by the Session Expiry timer - on expiry the Gateway is free to remove the Client session and delete the Client from its records (no state, or None). A client moves into the Asleep state by issuing a SLEEPREQ packet, and confirming that request by waiting for a SLEEPRESP packet. For more information on the sleep state, please refer to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w:t>
      </w:r>
    </w:p>
    <w:p w:rsidR="00000000" w:rsidDel="00000000" w:rsidP="00000000" w:rsidRDefault="00000000" w:rsidRPr="00000000" w14:paraId="00000AB8">
      <w:pPr>
        <w:spacing w:after="0" w:before="0" w:lineRule="auto"/>
        <w:rPr>
          <w:rFonts w:ascii="Arial" w:cs="Arial" w:eastAsia="Arial" w:hAnsi="Arial"/>
        </w:rPr>
      </w:pPr>
      <w:r w:rsidDel="00000000" w:rsidR="00000000" w:rsidRPr="00000000">
        <w:rPr>
          <w:i w:val="1"/>
          <w:sz w:val="19"/>
          <w:szCs w:val="19"/>
          <w:rtl w:val="0"/>
        </w:rPr>
        <w:t xml:space="preserve">Figure 4-13 – Client View of Client States</w:t>
      </w:r>
      <w:r w:rsidDel="00000000" w:rsidR="00000000" w:rsidRPr="00000000">
        <w:rPr>
          <w:rtl w:val="0"/>
        </w:rPr>
      </w:r>
    </w:p>
    <w:p w:rsidR="00000000" w:rsidDel="00000000" w:rsidP="00000000" w:rsidRDefault="00000000" w:rsidRPr="00000000" w14:paraId="00000AB9">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953000"/>
            <wp:effectExtent b="0" l="0" r="0" t="0"/>
            <wp:docPr id="38" name="image48.png"/>
            <a:graphic>
              <a:graphicData uri="http://schemas.openxmlformats.org/drawingml/2006/picture">
                <pic:pic>
                  <pic:nvPicPr>
                    <pic:cNvPr id="0" name="image48.png"/>
                    <pic:cNvPicPr preferRelativeResize="0"/>
                  </pic:nvPicPr>
                  <pic:blipFill>
                    <a:blip r:embed="rId127"/>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spacing w:after="0" w:line="259" w:lineRule="auto"/>
        <w:ind w:left="705"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ABB">
      <w:pPr>
        <w:spacing w:after="303" w:line="259" w:lineRule="auto"/>
        <w:ind w:left="705" w:firstLine="0"/>
        <w:rPr>
          <w:rFonts w:ascii="Arial" w:cs="Arial" w:eastAsia="Arial" w:hAnsi="Arial"/>
        </w:rPr>
      </w:pPr>
      <w:r w:rsidDel="00000000" w:rsidR="00000000" w:rsidRPr="00000000">
        <w:rPr>
          <w:rFonts w:ascii="Arial" w:cs="Arial" w:eastAsia="Arial" w:hAnsi="Arial"/>
          <w:rtl w:val="0"/>
        </w:rPr>
        <w:t xml:space="preserve">In the previous version of MQTT-SN there existed the idea of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BC">
      <w:pPr>
        <w:spacing w:after="303" w:line="259" w:lineRule="auto"/>
        <w:ind w:left="0" w:firstLine="0"/>
        <w:rPr>
          <w:rFonts w:ascii="Arial" w:cs="Arial" w:eastAsia="Arial" w:hAnsi="Arial"/>
        </w:rPr>
      </w:pPr>
      <w:r w:rsidDel="00000000" w:rsidR="00000000" w:rsidRPr="00000000">
        <w:rPr>
          <w:rFonts w:ascii="Arial" w:cs="Arial" w:eastAsia="Arial" w:hAnsi="Arial"/>
          <w:rtl w:val="0"/>
        </w:rPr>
        <w:t xml:space="preserve">Here follows a summary of the Client states and transitions set out in a table.</w:t>
      </w:r>
    </w:p>
    <w:p w:rsidR="00000000" w:rsidDel="00000000" w:rsidP="00000000" w:rsidRDefault="00000000" w:rsidRPr="00000000" w14:paraId="00000ABD">
      <w:pPr>
        <w:spacing w:after="0" w:before="0" w:lineRule="auto"/>
        <w:rPr>
          <w:rFonts w:ascii="Arial" w:cs="Arial" w:eastAsia="Arial" w:hAnsi="Arial"/>
        </w:rPr>
      </w:pPr>
      <w:r w:rsidDel="00000000" w:rsidR="00000000" w:rsidRPr="00000000">
        <w:rPr>
          <w:i w:val="1"/>
          <w:sz w:val="19"/>
          <w:szCs w:val="19"/>
          <w:rtl w:val="0"/>
        </w:rPr>
        <w:t xml:space="preserve">Figure 4-14 – Client States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B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B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C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C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AC3">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C4">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C5">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p>
          <w:p w:rsidR="00000000" w:rsidDel="00000000" w:rsidP="00000000" w:rsidRDefault="00000000" w:rsidRPr="00000000" w14:paraId="00000AC6">
            <w:pPr>
              <w:rPr>
                <w:rFonts w:ascii="Arial" w:cs="Arial" w:eastAsia="Arial" w:hAnsi="Arial"/>
                <w:b w:val="1"/>
              </w:rPr>
            </w:pPr>
            <w:r w:rsidDel="00000000" w:rsidR="00000000" w:rsidRPr="00000000">
              <w:rPr>
                <w:rFonts w:ascii="Arial" w:cs="Arial" w:eastAsia="Arial" w:hAnsi="Arial"/>
                <w:rtl w:val="0"/>
              </w:rPr>
              <w:t xml:space="preserve">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Disconnected client</w:t>
            </w:r>
            <w:r w:rsidDel="00000000" w:rsidR="00000000" w:rsidRPr="00000000">
              <w:rPr>
                <w:rFonts w:ascii="Arial" w:cs="Arial" w:eastAsia="Arial" w:hAnsi="Arial"/>
                <w:b w:val="1"/>
                <w:rtl w:val="0"/>
              </w:rPr>
              <w:t xml:space="preserve">. </w:t>
            </w:r>
          </w:p>
          <w:p w:rsidR="00000000" w:rsidDel="00000000" w:rsidP="00000000" w:rsidRDefault="00000000" w:rsidRPr="00000000" w14:paraId="00000AC7">
            <w:pPr>
              <w:rPr>
                <w:rFonts w:ascii="Arial" w:cs="Arial" w:eastAsia="Arial" w:hAnsi="Arial"/>
                <w:b w:val="1"/>
              </w:rPr>
            </w:pPr>
            <w:r w:rsidDel="00000000" w:rsidR="00000000" w:rsidRPr="00000000">
              <w:rPr>
                <w:rFonts w:ascii="Arial" w:cs="Arial" w:eastAsia="Arial" w:hAnsi="Arial"/>
                <w:rtl w:val="0"/>
              </w:rPr>
              <w:t xml:space="preserve">Any packet received from a Disconnected Client should not be processed and a DISCONNECT with error should be sent in response, unless the packet received is PUBWOS.</w:t>
            </w:r>
            <w:r w:rsidDel="00000000" w:rsidR="00000000" w:rsidRPr="00000000">
              <w:rPr>
                <w:rtl w:val="0"/>
              </w:rPr>
            </w:r>
          </w:p>
          <w:p w:rsidR="00000000" w:rsidDel="00000000" w:rsidP="00000000" w:rsidRDefault="00000000" w:rsidRPr="00000000" w14:paraId="00000AC8">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C9">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CA">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CB">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CC">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ACD">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CE">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CF">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D0">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p>
        </w:tc>
        <w:tc>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Retry timeout). </w:t>
            </w:r>
          </w:p>
        </w:tc>
        <w:tc>
          <w:tcPr/>
          <w:p w:rsidR="00000000" w:rsidDel="00000000" w:rsidP="00000000" w:rsidRDefault="00000000" w:rsidRPr="00000000" w14:paraId="00000AD2">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D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D4">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D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D6">
            <w:pPr>
              <w:rPr>
                <w:rFonts w:ascii="Arial" w:cs="Arial" w:eastAsia="Arial" w:hAnsi="Arial"/>
              </w:rPr>
            </w:pPr>
            <w:r w:rsidDel="00000000" w:rsidR="00000000" w:rsidRPr="00000000">
              <w:rPr>
                <w:rFonts w:ascii="Arial" w:cs="Arial" w:eastAsia="Arial" w:hAnsi="Arial"/>
                <w:rtl w:val="0"/>
              </w:rPr>
              <w:t xml:space="preserve">The Client is partially engaged in an ongoing session and a Virtual Connection exists. </w:t>
            </w:r>
            <w:r w:rsidDel="00000000" w:rsidR="00000000" w:rsidRPr="00000000">
              <w:rPr>
                <w:rFonts w:ascii="Arial" w:cs="Arial" w:eastAsia="Arial" w:hAnsi="Arial"/>
                <w:highlight w:val="yellow"/>
                <w:rtl w:val="0"/>
              </w:rPr>
              <w:t xml:space="preserve">The Client MUST not send ANY packets other than those involved in the receipt of PUBLISH packets (PUBACK, PUBREC, PUBCOMP, REGACK) or a DISCONNECT to transition to </w:t>
            </w:r>
            <w:r w:rsidDel="00000000" w:rsidR="00000000" w:rsidRPr="00000000">
              <w:rPr>
                <w:rFonts w:ascii="Arial" w:cs="Arial" w:eastAsia="Arial" w:hAnsi="Arial"/>
                <w:b w:val="1"/>
                <w:highlight w:val="yellow"/>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(on Keep Alive or Retry timeout for the possible PUBACK, PUBREL, PUBREC, PUBCOMP or REGACK packets to be received from the Client).</w:t>
            </w:r>
          </w:p>
        </w:tc>
        <w:tc>
          <w:tcPr/>
          <w:p w:rsidR="00000000" w:rsidDel="00000000" w:rsidP="00000000" w:rsidRDefault="00000000" w:rsidRPr="00000000" w14:paraId="00000AD7">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D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D9">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DA">
      <w:pPr>
        <w:pStyle w:val="Heading3"/>
        <w:ind w:left="0" w:firstLine="0"/>
        <w:rPr/>
      </w:pPr>
      <w:bookmarkStart w:colFirst="0" w:colLast="0" w:name="_heading=h.qfa0p4gzzbmu" w:id="317"/>
      <w:bookmarkEnd w:id="317"/>
      <w:r w:rsidDel="00000000" w:rsidR="00000000" w:rsidRPr="00000000">
        <w:rPr>
          <w:rtl w:val="0"/>
        </w:rPr>
        <w:t xml:space="preserve">4.15.1 Gateway timers</w:t>
      </w:r>
    </w:p>
    <w:p w:rsidR="00000000" w:rsidDel="00000000" w:rsidP="00000000" w:rsidRDefault="00000000" w:rsidRPr="00000000" w14:paraId="00000ADB">
      <w:pPr>
        <w:rPr/>
      </w:pPr>
      <w:r w:rsidDel="00000000" w:rsidR="00000000" w:rsidRPr="00000000">
        <w:rPr>
          <w:rtl w:val="0"/>
        </w:rPr>
        <w:t xml:space="preserve">The following timers are managed by a Gateway per Client to handle the Client states:</w:t>
      </w:r>
    </w:p>
    <w:p w:rsidR="00000000" w:rsidDel="00000000" w:rsidP="00000000" w:rsidRDefault="00000000" w:rsidRPr="00000000" w14:paraId="00000ADC">
      <w:pPr>
        <w:spacing w:after="0" w:before="0" w:lineRule="auto"/>
        <w:rPr/>
      </w:pPr>
      <w:r w:rsidDel="00000000" w:rsidR="00000000" w:rsidRPr="00000000">
        <w:rPr>
          <w:i w:val="1"/>
          <w:sz w:val="19"/>
          <w:szCs w:val="19"/>
          <w:rtl w:val="0"/>
        </w:rPr>
        <w:t xml:space="preserve">Figure 4-15 – Gateway Timers</w:t>
      </w:r>
      <w:r w:rsidDel="00000000" w:rsidR="00000000" w:rsidRPr="00000000">
        <w:rPr>
          <w:rtl w:val="0"/>
        </w:rPr>
      </w:r>
    </w:p>
    <w:sdt>
      <w:sdtPr>
        <w:lock w:val="contentLocked"/>
        <w:tag w:val="goog_rdk_76"/>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DD">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Resulting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E2">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ddeoix">
                  <w:r w:rsidDel="00000000" w:rsidR="00000000" w:rsidRPr="00000000">
                    <w:rPr>
                      <w:color w:val="1155cc"/>
                      <w:u w:val="single"/>
                      <w:rtl w:val="0"/>
                    </w:rPr>
                    <w:t xml:space="preserve">section 4.15.4</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E7">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section 4.15.3</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EC">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section 4.1.1</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F1">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section 4.4</w:t>
                  </w:r>
                </w:hyperlink>
                <w:r w:rsidDel="00000000" w:rsidR="00000000" w:rsidRPr="00000000">
                  <w:rPr>
                    <w:rtl w:val="0"/>
                  </w:rPr>
                </w:r>
              </w:p>
            </w:tc>
          </w:tr>
        </w:tbl>
      </w:sdtContent>
    </w:sdt>
    <w:p w:rsidR="00000000" w:rsidDel="00000000" w:rsidP="00000000" w:rsidRDefault="00000000" w:rsidRPr="00000000" w14:paraId="00000AF8">
      <w:pPr>
        <w:pStyle w:val="Heading4"/>
        <w:ind w:left="0" w:firstLine="0"/>
        <w:rPr/>
      </w:pPr>
      <w:bookmarkStart w:colFirst="0" w:colLast="0" w:name="_heading=h.4ihyjke" w:id="318"/>
      <w:bookmarkEnd w:id="318"/>
      <w:r w:rsidDel="00000000" w:rsidR="00000000" w:rsidRPr="00000000">
        <w:rPr>
          <w:rtl w:val="0"/>
        </w:rPr>
        <w:t xml:space="preserve">4.15.1.1 Timer and Counter Values (Informative)</w:t>
      </w:r>
    </w:p>
    <w:p w:rsidR="00000000" w:rsidDel="00000000" w:rsidP="00000000" w:rsidRDefault="00000000" w:rsidRPr="00000000" w14:paraId="00000AF9">
      <w:pPr>
        <w:spacing w:after="9" w:lineRule="auto"/>
        <w:ind w:left="-5" w:firstLine="0"/>
        <w:rPr>
          <w:rFonts w:ascii="Arial" w:cs="Arial" w:eastAsia="Arial" w:hAnsi="Arial"/>
        </w:rPr>
      </w:pPr>
      <w:r w:rsidDel="00000000" w:rsidR="00000000" w:rsidRPr="00000000">
        <w:rPr>
          <w:rFonts w:ascii="Arial" w:cs="Arial" w:eastAsia="Arial" w:hAnsi="Arial"/>
          <w:rtl w:val="0"/>
        </w:rPr>
        <w:t xml:space="preserve">Figure 4-16</w:t>
      </w:r>
      <w:r w:rsidDel="00000000" w:rsidR="00000000" w:rsidRPr="00000000">
        <w:rPr>
          <w:rFonts w:ascii="Arial" w:cs="Arial" w:eastAsia="Arial" w:hAnsi="Arial"/>
          <w:rtl w:val="0"/>
        </w:rPr>
        <w:t xml:space="preserve"> shows the “best practice” values for the timers and counters defined in this specification.</w:t>
      </w:r>
    </w:p>
    <w:p w:rsidR="00000000" w:rsidDel="00000000" w:rsidP="00000000" w:rsidRDefault="00000000" w:rsidRPr="00000000" w14:paraId="00000AFA">
      <w:pPr>
        <w:spacing w:after="0" w:before="0" w:lineRule="auto"/>
        <w:rPr>
          <w:rFonts w:ascii="Arial" w:cs="Arial" w:eastAsia="Arial" w:hAnsi="Arial"/>
        </w:rPr>
      </w:pPr>
      <w:r w:rsidDel="00000000" w:rsidR="00000000" w:rsidRPr="00000000">
        <w:rPr>
          <w:i w:val="1"/>
          <w:sz w:val="19"/>
          <w:szCs w:val="19"/>
          <w:rtl w:val="0"/>
        </w:rPr>
        <w:t xml:space="preserve">Figure 4-16 – Best practice values for timers and counters</w:t>
      </w:r>
      <w:r w:rsidDel="00000000" w:rsidR="00000000" w:rsidRPr="00000000">
        <w:rPr>
          <w:rtl w:val="0"/>
        </w:rPr>
      </w:r>
    </w:p>
    <w:tbl>
      <w:tblPr>
        <w:tblStyle w:val="Table1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AFB">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AFC">
            <w:pPr>
              <w:spacing w:after="0" w:line="259" w:lineRule="auto"/>
              <w:jc w:val="center"/>
              <w:rPr>
                <w:rFonts w:ascii="Arial" w:cs="Arial" w:eastAsia="Arial" w:hAnsi="Arial"/>
                <w:b w:val="1"/>
              </w:rPr>
            </w:pPr>
            <w:sdt>
              <w:sdtPr>
                <w:tag w:val="goog_rdk_77"/>
              </w:sdtPr>
              <w:sdtContent>
                <w:commentRangeStart w:id="72"/>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D">
            <w:pPr>
              <w:spacing w:after="0" w:line="259" w:lineRule="auto"/>
              <w:rPr>
                <w:rFonts w:ascii="Arial" w:cs="Arial" w:eastAsia="Arial" w:hAnsi="Arial"/>
                <w:sz w:val="20"/>
                <w:szCs w:val="20"/>
                <w:vertAlign w:val="subscript"/>
              </w:rPr>
            </w:pPr>
            <w:commentRangeEnd w:id="72"/>
            <w:r w:rsidDel="00000000" w:rsidR="00000000" w:rsidRPr="00000000">
              <w:commentReference w:id="72"/>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F">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1">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2">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3">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4">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5">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6">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8">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9">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B">
            <w:pPr>
              <w:spacing w:after="0" w:line="259" w:lineRule="auto"/>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C">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0D">
      <w:pPr>
        <w:spacing w:after="354" w:lineRule="auto"/>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r w:rsidDel="00000000" w:rsidR="00000000" w:rsidRPr="00000000">
        <w:rPr>
          <w:rtl w:val="0"/>
        </w:rPr>
      </w:r>
    </w:p>
    <w:p w:rsidR="00000000" w:rsidDel="00000000" w:rsidP="00000000" w:rsidRDefault="00000000" w:rsidRPr="00000000" w14:paraId="00000B0E">
      <w:pPr>
        <w:pStyle w:val="Heading3"/>
        <w:keepLines w:val="1"/>
        <w:spacing w:after="64" w:before="0" w:line="259" w:lineRule="auto"/>
        <w:ind w:left="0" w:firstLine="0"/>
        <w:rPr/>
      </w:pPr>
      <w:bookmarkStart w:colFirst="0" w:colLast="0" w:name="_heading=h.gtnh0h" w:id="319"/>
      <w:bookmarkEnd w:id="319"/>
      <w:r w:rsidDel="00000000" w:rsidR="00000000" w:rsidRPr="00000000">
        <w:rPr>
          <w:rtl w:val="0"/>
        </w:rPr>
        <w:t xml:space="preserve">4.15.2 Clean start</w:t>
      </w:r>
    </w:p>
    <w:p w:rsidR="00000000" w:rsidDel="00000000" w:rsidP="00000000" w:rsidRDefault="00000000" w:rsidRPr="00000000" w14:paraId="00000B0F">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session state is retained for no less than the session expiration interval. The session state is persistent and valid for new (non clean start) sessions, until the client establishes a new session with the “clean start” flag set or the idle time exceeds the session expiry interval associated with the session.</w:t>
      </w:r>
    </w:p>
    <w:p w:rsidR="00000000" w:rsidDel="00000000" w:rsidP="00000000" w:rsidRDefault="00000000" w:rsidRPr="00000000" w14:paraId="00000B10">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0B11">
      <w:pPr>
        <w:numPr>
          <w:ilvl w:val="0"/>
          <w:numId w:val="38"/>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state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0B12">
      <w:pPr>
        <w:numPr>
          <w:ilvl w:val="0"/>
          <w:numId w:val="38"/>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78"/>
        </w:sdtPr>
        <w:sdtContent>
          <w:ins w:author="davide.lenzarini@u-blox.com" w:id="3" w:date="2024-08-08T12:41:57Z">
            <w:r w:rsidDel="00000000" w:rsidR="00000000" w:rsidRPr="00000000">
              <w:rPr>
                <w:rFonts w:ascii="Arial" w:cs="Arial" w:eastAsia="Arial" w:hAnsi="Arial"/>
                <w:rtl w:val="0"/>
              </w:rPr>
              <w:t xml:space="preserve">session state data </w:t>
            </w:r>
          </w:ins>
        </w:sdtContent>
      </w:sdt>
      <w:sdt>
        <w:sdtPr>
          <w:tag w:val="goog_rdk_79"/>
        </w:sdtPr>
        <w:sdtContent>
          <w:del w:author="davide.lenzarini@u-blox.com" w:id="3"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0B13">
      <w:pPr>
        <w:numPr>
          <w:ilvl w:val="0"/>
          <w:numId w:val="38"/>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80"/>
        </w:sdtPr>
        <w:sdtContent>
          <w:ins w:author="davide.lenzarini@u-blox.com" w:id="4"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0B14">
      <w:pPr>
        <w:numPr>
          <w:ilvl w:val="0"/>
          <w:numId w:val="38"/>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81"/>
        </w:sdtPr>
        <w:sdtContent>
          <w:ins w:author="davide.lenzarini@u-blox.com" w:id="5" w:date="2024-08-08T12:42:42Z">
            <w:r w:rsidDel="00000000" w:rsidR="00000000" w:rsidRPr="00000000">
              <w:rPr>
                <w:rFonts w:ascii="Arial" w:cs="Arial" w:eastAsia="Arial" w:hAnsi="Arial"/>
                <w:rtl w:val="0"/>
              </w:rPr>
              <w:t xml:space="preserve">session state data</w:t>
            </w:r>
          </w:ins>
        </w:sdtContent>
      </w:sdt>
      <w:sdt>
        <w:sdtPr>
          <w:tag w:val="goog_rdk_82"/>
        </w:sdtPr>
        <w:sdtContent>
          <w:del w:author="davide.lenzarini@u-blox.com" w:id="5"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0B15">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0B16">
      <w:pPr>
        <w:pStyle w:val="Heading3"/>
        <w:keepLines w:val="1"/>
        <w:spacing w:after="94" w:before="0" w:line="259" w:lineRule="auto"/>
        <w:ind w:left="0" w:firstLine="0"/>
        <w:rPr/>
      </w:pPr>
      <w:bookmarkStart w:colFirst="0" w:colLast="0" w:name="_heading=h.pj8yyjomhafn" w:id="320"/>
      <w:bookmarkEnd w:id="320"/>
      <w:r w:rsidDel="00000000" w:rsidR="00000000" w:rsidRPr="00000000">
        <w:rPr>
          <w:rtl w:val="0"/>
        </w:rPr>
        <w:t xml:space="preserve">4.15.3 Sleeping clients</w:t>
      </w:r>
    </w:p>
    <w:p w:rsidR="00000000" w:rsidDel="00000000" w:rsidP="00000000" w:rsidRDefault="00000000" w:rsidRPr="00000000" w14:paraId="00000B17">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Gateway needs to be aware of the sleeping state of these Clients and will buffer messages destined to them for later delivery when they wake up. </w:t>
      </w:r>
    </w:p>
    <w:p w:rsidR="00000000" w:rsidDel="00000000" w:rsidP="00000000" w:rsidRDefault="00000000" w:rsidRPr="00000000" w14:paraId="00000B18">
      <w:pPr>
        <w:rPr>
          <w:rFonts w:ascii="Arial" w:cs="Arial" w:eastAsia="Arial" w:hAnsi="Arial"/>
        </w:rPr>
      </w:pPr>
      <w:r w:rsidDel="00000000" w:rsidR="00000000" w:rsidRPr="00000000">
        <w:rPr>
          <w:rFonts w:ascii="Arial" w:cs="Arial" w:eastAsia="Arial" w:hAnsi="Arial"/>
          <w:rtl w:val="0"/>
        </w:rPr>
        <w:t xml:space="preserve">If a Client wants to sleep, it sends a SLEEPREQ packet which contains a sleep duration in seconds. </w:t>
      </w:r>
      <w:r w:rsidDel="00000000" w:rsidR="00000000" w:rsidRPr="00000000">
        <w:rPr>
          <w:rFonts w:ascii="Arial" w:cs="Arial" w:eastAsia="Arial" w:hAnsi="Arial"/>
          <w:rtl w:val="0"/>
        </w:rPr>
        <w:t xml:space="preserve">The gateway acknowledges that packet with a SLEEPRESP packet and considers the client to be Asleep. </w:t>
      </w:r>
      <w:r w:rsidDel="00000000" w:rsidR="00000000" w:rsidRPr="00000000">
        <w:rPr>
          <w:rFonts w:ascii="Arial" w:cs="Arial" w:eastAsia="Arial" w:hAnsi="Arial"/>
          <w:rtl w:val="0"/>
        </w:rPr>
        <w:t xml:space="preserve">The 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state is supervised by the gateway with the indicated sleep duration. If the gateway does not receive any packet from the client for a period longer than the sleep duration, the Gateway will consider that client Disconnected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and - as with the keep alive procedure - will </w:t>
      </w:r>
      <w:sdt>
        <w:sdtPr>
          <w:tag w:val="goog_rdk_83"/>
        </w:sdtPr>
        <w:sdtContent>
          <w:commentRangeStart w:id="73"/>
        </w:sdtContent>
      </w:sdt>
      <w:r w:rsidDel="00000000" w:rsidR="00000000" w:rsidRPr="00000000">
        <w:rPr>
          <w:rFonts w:ascii="Arial" w:cs="Arial" w:eastAsia="Arial" w:hAnsi="Arial"/>
          <w:rtl w:val="0"/>
        </w:rPr>
        <w:t xml:space="preserve">activate for example the Will feature</w:t>
      </w:r>
      <w:commentRangeEnd w:id="73"/>
      <w:r w:rsidDel="00000000" w:rsidR="00000000" w:rsidRPr="00000000">
        <w:commentReference w:id="73"/>
      </w:r>
      <w:r w:rsidDel="00000000" w:rsidR="00000000" w:rsidRPr="00000000">
        <w:rPr>
          <w:rFonts w:ascii="Arial" w:cs="Arial" w:eastAsia="Arial" w:hAnsi="Arial"/>
          <w:rtl w:val="0"/>
        </w:rPr>
        <w:t xml:space="preserve">. </w:t>
      </w:r>
    </w:p>
    <w:p w:rsidR="00000000" w:rsidDel="00000000" w:rsidP="00000000" w:rsidRDefault="00000000" w:rsidRPr="00000000" w14:paraId="00000B19">
      <w:pPr>
        <w:rPr>
          <w:rFonts w:ascii="Arial" w:cs="Arial" w:eastAsia="Arial" w:hAnsi="Arial"/>
          <w:b w:val="1"/>
        </w:rPr>
      </w:pPr>
      <w:r w:rsidDel="00000000" w:rsidR="00000000" w:rsidRPr="00000000">
        <w:rPr>
          <w:rFonts w:ascii="Arial" w:cs="Arial" w:eastAsia="Arial" w:hAnsi="Arial"/>
          <w:highlight w:val="yellow"/>
          <w:rtl w:val="0"/>
        </w:rPr>
        <w:t xml:space="preserve">During the Asleep</w:t>
      </w:r>
      <w:r w:rsidDel="00000000" w:rsidR="00000000" w:rsidRPr="00000000">
        <w:rPr>
          <w:rFonts w:ascii="Arial" w:cs="Arial" w:eastAsia="Arial" w:hAnsi="Arial"/>
          <w:i w:val="1"/>
          <w:highlight w:val="yellow"/>
          <w:rtl w:val="0"/>
        </w:rPr>
        <w:t xml:space="preserve"> </w:t>
      </w:r>
      <w:r w:rsidDel="00000000" w:rsidR="00000000" w:rsidRPr="00000000">
        <w:rPr>
          <w:rFonts w:ascii="Arial" w:cs="Arial" w:eastAsia="Arial" w:hAnsi="Arial"/>
          <w:highlight w:val="yellow"/>
          <w:rtl w:val="0"/>
        </w:rPr>
        <w:t xml:space="preserve">state, packets that need to be sent to the client are buffered at the Gateway. The Gateway MUST buffer application messages of quality-of-service 1 and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B1A">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1B">
      <w:pPr>
        <w:ind w:left="72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QoS 0, while the client is sleeping and is within its sleep duration.</w:t>
      </w:r>
    </w:p>
    <w:p w:rsidR="00000000" w:rsidDel="00000000" w:rsidP="00000000" w:rsidRDefault="00000000" w:rsidRPr="00000000" w14:paraId="00000B1C">
      <w:pPr>
        <w:rPr>
          <w:rFonts w:ascii="Arial" w:cs="Arial" w:eastAsia="Arial" w:hAnsi="Arial"/>
          <w:color w:val="000000"/>
        </w:rPr>
      </w:pPr>
      <w:r w:rsidDel="00000000" w:rsidR="00000000" w:rsidRPr="00000000">
        <w:rPr>
          <w:rFonts w:ascii="Arial" w:cs="Arial" w:eastAsia="Arial" w:hAnsi="Arial"/>
          <w:color w:val="000000"/>
          <w:rtl w:val="0"/>
        </w:rPr>
        <w:t xml:space="preserve">The sleep duration timer is stopped when the Gateway receives a PINGREQ from the client. </w:t>
      </w:r>
      <w:sdt>
        <w:sdtPr>
          <w:tag w:val="goog_rdk_84"/>
        </w:sdtPr>
        <w:sdtContent>
          <w:commentRangeStart w:id="74"/>
        </w:sdtContent>
      </w:sdt>
      <w:r w:rsidDel="00000000" w:rsidR="00000000" w:rsidRPr="00000000">
        <w:rPr>
          <w:rFonts w:ascii="Arial" w:cs="Arial" w:eastAsia="Arial" w:hAnsi="Arial"/>
          <w:color w:val="000000"/>
          <w:rtl w:val="0"/>
        </w:rPr>
        <w:t xml:space="preserve">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w:t>
      </w:r>
      <w:commentRangeEnd w:id="74"/>
      <w:r w:rsidDel="00000000" w:rsidR="00000000" w:rsidRPr="00000000">
        <w:commentReference w:id="74"/>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B1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85"/>
        </w:sdtPr>
        <w:sdtContent>
          <w:commentRangeStart w:id="75"/>
        </w:sdtContent>
      </w:sdt>
      <w:r w:rsidDel="00000000" w:rsidR="00000000" w:rsidRPr="00000000">
        <w:rPr>
          <w:rFonts w:ascii="Arial" w:cs="Arial" w:eastAsia="Arial" w:hAnsi="Arial"/>
          <w:color w:val="000000"/>
          <w:rtl w:val="0"/>
        </w:rPr>
        <w:t xml:space="preserve">the gateway detects a timeout in the delivery,</w:t>
      </w:r>
      <w:commentRangeEnd w:id="75"/>
      <w:r w:rsidDel="00000000" w:rsidR="00000000" w:rsidRPr="00000000">
        <w:commentReference w:id="75"/>
      </w:r>
      <w:sdt>
        <w:sdtPr>
          <w:tag w:val="goog_rdk_86"/>
        </w:sdtPr>
        <w:sdtContent>
          <w:commentRangeStart w:id="76"/>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B1E">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0B1F">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u w:val="single"/>
            <w:rtl w:val="0"/>
          </w:rPr>
          <w:t xml:space="preserve">section 4.4</w:t>
        </w:r>
      </w:hyperlink>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when it </w:t>
      </w:r>
      <w:sdt>
        <w:sdtPr>
          <w:tag w:val="goog_rdk_87"/>
        </w:sdtPr>
        <w:sdtContent>
          <w:commentRangeStart w:id="77"/>
        </w:sdtContent>
      </w:sdt>
      <w:r w:rsidDel="00000000" w:rsidR="00000000" w:rsidRPr="00000000">
        <w:rPr>
          <w:rFonts w:ascii="Arial" w:cs="Arial" w:eastAsia="Arial" w:hAnsi="Arial"/>
          <w:color w:val="000000"/>
          <w:rtl w:val="0"/>
        </w:rPr>
        <w:t xml:space="preserve">receives </w:t>
      </w:r>
      <w:commentRangeEnd w:id="77"/>
      <w:r w:rsidDel="00000000" w:rsidR="00000000" w:rsidRPr="00000000">
        <w:commentReference w:id="77"/>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88"/>
        </w:sdtPr>
        <w:sdtContent>
          <w:commentRangeStart w:id="78"/>
        </w:sdtContent>
      </w:sdt>
      <w:r w:rsidDel="00000000" w:rsidR="00000000" w:rsidRPr="00000000">
        <w:rPr>
          <w:rFonts w:ascii="Arial" w:cs="Arial" w:eastAsia="Arial" w:hAnsi="Arial"/>
          <w:color w:val="000000"/>
          <w:rtl w:val="0"/>
        </w:rPr>
        <w:t xml:space="preserve">PINGRESP</w:t>
      </w:r>
      <w:commentRangeEnd w:id="78"/>
      <w:r w:rsidDel="00000000" w:rsidR="00000000" w:rsidRPr="00000000">
        <w:commentReference w:id="78"/>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restarted when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B20">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B21">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0B22">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0B23">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Session </w:t>
      </w:r>
      <w:r w:rsidDel="00000000" w:rsidR="00000000" w:rsidRPr="00000000">
        <w:rPr>
          <w:rFonts w:ascii="Arial" w:cs="Arial" w:eastAsia="Arial" w:hAnsi="Arial"/>
          <w:color w:val="000000"/>
          <w:highlight w:val="yellow"/>
          <w:rtl w:val="0"/>
        </w:rPr>
        <w:t xml:space="preserve">Topic Alias mappings last for the duration of a Session which exists throughout the sleep cycle, re-registration is not necessary. </w:t>
      </w:r>
      <w:r w:rsidDel="00000000" w:rsidR="00000000" w:rsidRPr="00000000">
        <w:rPr>
          <w:rtl w:val="0"/>
        </w:rPr>
      </w:r>
    </w:p>
    <w:p w:rsidR="00000000" w:rsidDel="00000000" w:rsidP="00000000" w:rsidRDefault="00000000" w:rsidRPr="00000000" w14:paraId="00000B24">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B25">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4-17 – Awake PINGRESP Packet flush</w:t>
      </w:r>
      <w:r w:rsidDel="00000000" w:rsidR="00000000" w:rsidRPr="00000000">
        <w:rPr>
          <w:rtl w:val="0"/>
        </w:rPr>
      </w:r>
    </w:p>
    <w:p w:rsidR="00000000" w:rsidDel="00000000" w:rsidP="00000000" w:rsidRDefault="00000000" w:rsidRPr="00000000" w14:paraId="00000B26">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8" name="image10.png"/>
            <a:graphic>
              <a:graphicData uri="http://schemas.openxmlformats.org/drawingml/2006/picture">
                <pic:pic>
                  <pic:nvPicPr>
                    <pic:cNvPr id="0" name="image10.png"/>
                    <pic:cNvPicPr preferRelativeResize="0"/>
                  </pic:nvPicPr>
                  <pic:blipFill>
                    <a:blip r:embed="rId128"/>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B27">
      <w:pPr>
        <w:pStyle w:val="Heading3"/>
        <w:keepLines w:val="1"/>
        <w:spacing w:after="64" w:before="0" w:line="259" w:lineRule="auto"/>
        <w:ind w:left="0" w:firstLine="0"/>
        <w:rPr/>
      </w:pPr>
      <w:bookmarkStart w:colFirst="0" w:colLast="0" w:name="_heading=h.4ddeoix" w:id="321"/>
      <w:bookmarkEnd w:id="321"/>
      <w:r w:rsidDel="00000000" w:rsidR="00000000" w:rsidRPr="00000000">
        <w:rPr>
          <w:rtl w:val="0"/>
        </w:rPr>
        <w:t xml:space="preserve">4.15.4 Keep Alive</w:t>
      </w:r>
    </w:p>
    <w:p w:rsidR="00000000" w:rsidDel="00000000" w:rsidP="00000000" w:rsidRDefault="00000000" w:rsidRPr="00000000" w14:paraId="00000B28">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at least one packet within each Keep Alive interval. If no other packet is sent within this time, the Client should send a PINGREQ, which the gateway acknowledges with a PINGRESP. </w:t>
      </w:r>
    </w:p>
    <w:p w:rsidR="00000000" w:rsidDel="00000000" w:rsidP="00000000" w:rsidRDefault="00000000" w:rsidRPr="00000000" w14:paraId="00000B29">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Unlike MQTT, the MQTT-SN Keep Alive timeout can not be turned off (by setting a value of 0). This is because there is no other indication in MQTT-SN of a connection failure, as there is in MQTT with the underlying TCP/IP connection.</w:t>
      </w:r>
    </w:p>
    <w:p w:rsidR="00000000" w:rsidDel="00000000" w:rsidP="00000000" w:rsidRDefault="00000000" w:rsidRPr="00000000" w14:paraId="00000B2A">
      <w:pPr>
        <w:spacing w:after="0" w:lineRule="auto"/>
        <w:rPr>
          <w:rFonts w:ascii="Arial" w:cs="Arial" w:eastAsia="Arial" w:hAnsi="Arial"/>
        </w:rPr>
      </w:pPr>
      <w:r w:rsidDel="00000000" w:rsidR="00000000" w:rsidRPr="00000000">
        <w:rPr>
          <w:rFonts w:ascii="Arial" w:cs="Arial" w:eastAsia="Arial" w:hAnsi="Arial"/>
          <w:rtl w:val="0"/>
        </w:rPr>
        <w:t xml:space="preserve">A client answers with a PINGRESP packet when it receives a PINGREQ packet from the Gateway to which it is Virtually 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0B2B">
      <w:pPr>
        <w:spacing w:after="200" w:lineRule="auto"/>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might try to connect to another Gateway before trying to reconnect to this Gateway. Note that because the client Keep Alive timers are not synchronized with each other, in case of a Gateway failure there is a low risk of a storm of CONNECT packets sent almost at the same time by all affected clients towards a new Gateway.</w:t>
      </w:r>
    </w:p>
    <w:p w:rsidR="00000000" w:rsidDel="00000000" w:rsidP="00000000" w:rsidRDefault="00000000" w:rsidRPr="00000000" w14:paraId="00000B2C">
      <w:pPr>
        <w:spacing w:after="200" w:before="0" w:lineRule="auto"/>
        <w:ind w:left="0" w:firstLine="0"/>
        <w:rPr>
          <w:rFonts w:ascii="Arial" w:cs="Arial" w:eastAsia="Arial" w:hAnsi="Arial"/>
        </w:rPr>
      </w:pPr>
      <w:r w:rsidDel="00000000" w:rsidR="00000000" w:rsidRPr="00000000">
        <w:rPr>
          <w:rFonts w:ascii="Arial" w:cs="Arial" w:eastAsia="Arial" w:hAnsi="Arial"/>
          <w:rtl w:val="0"/>
        </w:rPr>
        <w:t xml:space="preserve">See also </w:t>
      </w:r>
      <w:hyperlink w:anchor="_heading=h.4h042r0">
        <w:r w:rsidDel="00000000" w:rsidR="00000000" w:rsidRPr="00000000">
          <w:rPr>
            <w:rFonts w:ascii="Arial" w:cs="Arial" w:eastAsia="Arial" w:hAnsi="Arial"/>
            <w:color w:val="1155cc"/>
            <w:u w:val="single"/>
            <w:rtl w:val="0"/>
          </w:rPr>
          <w:t xml:space="preserve">section 3.4.5</w:t>
        </w:r>
      </w:hyperlink>
      <w:r w:rsidDel="00000000" w:rsidR="00000000" w:rsidRPr="00000000">
        <w:rPr>
          <w:rFonts w:ascii="Arial" w:cs="Arial" w:eastAsia="Arial" w:hAnsi="Arial"/>
          <w:rtl w:val="0"/>
        </w:rPr>
        <w:t xml:space="preserve">.</w:t>
      </w:r>
    </w:p>
    <w:p w:rsidR="00000000" w:rsidDel="00000000" w:rsidP="00000000" w:rsidRDefault="00000000" w:rsidRPr="00000000" w14:paraId="00000B2D">
      <w:pPr>
        <w:pStyle w:val="Heading3"/>
        <w:keepLines w:val="1"/>
        <w:spacing w:after="64" w:before="0" w:line="259" w:lineRule="auto"/>
        <w:ind w:left="0" w:firstLine="0"/>
        <w:rPr/>
      </w:pPr>
      <w:bookmarkStart w:colFirst="0" w:colLast="0" w:name="_heading=h.2sioyqq" w:id="322"/>
      <w:bookmarkEnd w:id="322"/>
      <w:r w:rsidDel="00000000" w:rsidR="00000000" w:rsidRPr="00000000">
        <w:rPr>
          <w:rtl w:val="0"/>
        </w:rPr>
        <w:t xml:space="preserve">4.15.5 Client Disconnect</w:t>
      </w:r>
    </w:p>
    <w:p w:rsidR="00000000" w:rsidDel="00000000" w:rsidP="00000000" w:rsidRDefault="00000000" w:rsidRPr="00000000" w14:paraId="00000B2E">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p>
    <w:p w:rsidR="00000000" w:rsidDel="00000000" w:rsidP="00000000" w:rsidRDefault="00000000" w:rsidRPr="00000000" w14:paraId="00000B2F">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ending the DISCONNECT packet does not necessarily affect the Client Session data. It is persistent until it is either expired or explicitly deleted, or modified by the Client, or if the Client creates a new Virtual Connection with the CleanStart flag set. If the Session Expiry value on the DISCONNECT packet from the Client is 0, or the Session Expiry was 0 on the CONNECT and was not overridden in the DISCONNECT, then the Session state data will expire immediately the DISCONNECT is received by the Gateway and may be deleted. </w:t>
      </w:r>
      <w:r w:rsidDel="00000000" w:rsidR="00000000" w:rsidRPr="00000000">
        <w:rPr>
          <w:rtl w:val="0"/>
        </w:rPr>
      </w:r>
    </w:p>
    <w:p w:rsidR="00000000" w:rsidDel="00000000" w:rsidP="00000000" w:rsidRDefault="00000000" w:rsidRPr="00000000" w14:paraId="00000B30">
      <w:pPr>
        <w:rPr>
          <w:rFonts w:ascii="Arial" w:cs="Arial" w:eastAsia="Arial" w:hAnsi="Arial"/>
        </w:rPr>
      </w:pPr>
      <w:r w:rsidDel="00000000" w:rsidR="00000000" w:rsidRPr="00000000">
        <w:rPr>
          <w:rFonts w:ascii="Arial" w:cs="Arial" w:eastAsia="Arial" w:hAnsi="Arial"/>
          <w:rtl w:val="0"/>
        </w:rPr>
        <w:t xml:space="preserve">A client may receive an unsolicited DISCONNECT sent by the gateway. This may happen for example when the gateway, due to an error, cannot identify the client to which a received packet belongs. Upon receiving such a DISCONNECT packet a client should try to create another Virtual Connection by sending a CONNECT packet to the gateway.</w:t>
      </w:r>
    </w:p>
    <w:p w:rsidR="00000000" w:rsidDel="00000000" w:rsidP="00000000" w:rsidRDefault="00000000" w:rsidRPr="00000000" w14:paraId="00000B31">
      <w:pPr>
        <w:pStyle w:val="Heading2"/>
        <w:ind w:left="0" w:firstLine="0"/>
        <w:rPr>
          <w:rFonts w:ascii="Arial" w:cs="Arial" w:eastAsia="Arial" w:hAnsi="Arial"/>
        </w:rPr>
      </w:pPr>
      <w:bookmarkStart w:colFirst="0" w:colLast="0" w:name="_heading=h.ly7c1y" w:id="323"/>
      <w:bookmarkEnd w:id="323"/>
      <w:r w:rsidDel="00000000" w:rsidR="00000000" w:rsidRPr="00000000">
        <w:rPr>
          <w:rFonts w:ascii="Arial" w:cs="Arial" w:eastAsia="Arial" w:hAnsi="Arial"/>
          <w:rtl w:val="0"/>
        </w:rPr>
        <w:t xml:space="preserve">4.16 Retained Messages</w:t>
      </w:r>
    </w:p>
    <w:p w:rsidR="00000000" w:rsidDel="00000000" w:rsidP="00000000" w:rsidRDefault="00000000" w:rsidRPr="00000000" w14:paraId="00000B32">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0B3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0B3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B35">
      <w:pPr>
        <w:numPr>
          <w:ilvl w:val="0"/>
          <w:numId w:val="7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0B36">
      <w:pPr>
        <w:numPr>
          <w:ilvl w:val="0"/>
          <w:numId w:val="70"/>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0B37">
      <w:pPr>
        <w:numPr>
          <w:ilvl w:val="0"/>
          <w:numId w:val="70"/>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0B3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B3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B3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B3B">
      <w:pPr>
        <w:numPr>
          <w:ilvl w:val="0"/>
          <w:numId w:val="5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0B3C">
      <w:pPr>
        <w:numPr>
          <w:ilvl w:val="0"/>
          <w:numId w:val="59"/>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0B3D">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3E">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B3F">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40">
      <w:pPr>
        <w:ind w:left="705" w:firstLine="15"/>
        <w:rPr>
          <w:rFonts w:ascii="Arial" w:cs="Arial" w:eastAsia="Arial" w:hAnsi="Arial"/>
        </w:rPr>
      </w:pPr>
      <w:r w:rsidDel="00000000" w:rsidR="00000000" w:rsidRPr="00000000">
        <w:rPr>
          <w:rFonts w:ascii="Arial" w:cs="Arial" w:eastAsia="Arial" w:hAnsi="Arial"/>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rPr>
          <w:rtl w:val="0"/>
        </w:rPr>
      </w:r>
    </w:p>
    <w:p w:rsidR="00000000" w:rsidDel="00000000" w:rsidP="00000000" w:rsidRDefault="00000000" w:rsidRPr="00000000" w14:paraId="00000B41">
      <w:pPr>
        <w:pStyle w:val="Heading2"/>
        <w:ind w:left="0" w:firstLine="0"/>
        <w:rPr>
          <w:rFonts w:ascii="Arial" w:cs="Arial" w:eastAsia="Arial" w:hAnsi="Arial"/>
        </w:rPr>
      </w:pPr>
      <w:bookmarkStart w:colFirst="0" w:colLast="0" w:name="_heading=h.mo7ahow0t2fa" w:id="324"/>
      <w:bookmarkEnd w:id="324"/>
      <w:r w:rsidDel="00000000" w:rsidR="00000000" w:rsidRPr="00000000">
        <w:rPr>
          <w:rFonts w:ascii="Arial" w:cs="Arial" w:eastAsia="Arial" w:hAnsi="Arial"/>
          <w:rtl w:val="0"/>
        </w:rPr>
        <w:t xml:space="preserve">4.17 Optional Features</w:t>
      </w:r>
    </w:p>
    <w:p w:rsidR="00000000" w:rsidDel="00000000" w:rsidP="00000000" w:rsidRDefault="00000000" w:rsidRPr="00000000" w14:paraId="00000B42">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0B43">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B44">
      <w:pPr>
        <w:rPr>
          <w:rFonts w:ascii="Arial" w:cs="Arial" w:eastAsia="Arial" w:hAnsi="Arial"/>
        </w:rPr>
      </w:pPr>
      <w:r w:rsidDel="00000000" w:rsidR="00000000" w:rsidRPr="00000000">
        <w:rPr>
          <w:rFonts w:ascii="Arial" w:cs="Arial" w:eastAsia="Arial" w:hAnsi="Arial"/>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B45">
      <w:pPr>
        <w:pStyle w:val="Heading1"/>
        <w:ind w:left="0" w:firstLine="0"/>
        <w:rPr>
          <w:rFonts w:ascii="Arial" w:cs="Arial" w:eastAsia="Arial" w:hAnsi="Arial"/>
          <w:b w:val="0"/>
          <w:color w:val="000000"/>
          <w:sz w:val="40"/>
          <w:szCs w:val="40"/>
          <w:shd w:fill="auto" w:val="clear"/>
        </w:rPr>
      </w:pPr>
      <w:bookmarkStart w:colFirst="0" w:colLast="0" w:name="_heading=h.ao41zqqg0txn" w:id="325"/>
      <w:bookmarkEnd w:id="325"/>
      <w:r w:rsidDel="00000000" w:rsidR="00000000" w:rsidRPr="00000000">
        <w:rPr>
          <w:rFonts w:ascii="Arial" w:cs="Arial" w:eastAsia="Arial" w:hAnsi="Arial"/>
          <w:rtl w:val="0"/>
        </w:rPr>
        <w:t xml:space="preserve">5 Security (Informative)</w:t>
      </w:r>
      <w:r w:rsidDel="00000000" w:rsidR="00000000" w:rsidRPr="00000000">
        <w:rPr>
          <w:rtl w:val="0"/>
        </w:rPr>
      </w:r>
    </w:p>
    <w:p w:rsidR="00000000" w:rsidDel="00000000" w:rsidP="00000000" w:rsidRDefault="00000000" w:rsidRPr="00000000" w14:paraId="00000B46">
      <w:pPr>
        <w:pStyle w:val="Heading2"/>
        <w:ind w:left="0" w:firstLine="0"/>
        <w:rPr/>
      </w:pPr>
      <w:bookmarkStart w:colFirst="0" w:colLast="0" w:name="_heading=h.2w9qaq2wvr46" w:id="326"/>
      <w:bookmarkEnd w:id="326"/>
      <w:r w:rsidDel="00000000" w:rsidR="00000000" w:rsidRPr="00000000">
        <w:rPr>
          <w:rtl w:val="0"/>
        </w:rPr>
        <w:t xml:space="preserve">5.1 Introduction</w:t>
      </w:r>
    </w:p>
    <w:p w:rsidR="00000000" w:rsidDel="00000000" w:rsidP="00000000" w:rsidRDefault="00000000" w:rsidRPr="00000000" w14:paraId="00000B4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B4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29">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30">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4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B4A">
      <w:pPr>
        <w:numPr>
          <w:ilvl w:val="0"/>
          <w:numId w:val="2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B4B">
      <w:pPr>
        <w:numPr>
          <w:ilvl w:val="0"/>
          <w:numId w:val="2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B4C">
      <w:pPr>
        <w:numPr>
          <w:ilvl w:val="0"/>
          <w:numId w:val="2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(e.g. “timing attacks”)</w:t>
      </w:r>
    </w:p>
    <w:p w:rsidR="00000000" w:rsidDel="00000000" w:rsidP="00000000" w:rsidRDefault="00000000" w:rsidRPr="00000000" w14:paraId="00000B4D">
      <w:pPr>
        <w:numPr>
          <w:ilvl w:val="0"/>
          <w:numId w:val="2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B4E">
      <w:pPr>
        <w:numPr>
          <w:ilvl w:val="0"/>
          <w:numId w:val="2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B4F">
      <w:pPr>
        <w:numPr>
          <w:ilvl w:val="0"/>
          <w:numId w:val="25"/>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B5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B51">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B52">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B53">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B54">
      <w:pPr>
        <w:numPr>
          <w:ilvl w:val="0"/>
          <w:numId w:val="65"/>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B5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(e.g. U.S.-EU Privacy Shield Framework</w:t>
      </w:r>
      <w:hyperlink r:id="rId131">
        <w:r w:rsidDel="00000000" w:rsidR="00000000" w:rsidRPr="00000000">
          <w:rPr>
            <w:rFonts w:ascii="Arial" w:cs="Arial" w:eastAsia="Arial" w:hAnsi="Arial"/>
            <w:color w:val="000000"/>
            <w:shd w:fill="auto" w:val="clear"/>
            <w:rtl w:val="0"/>
          </w:rPr>
          <w:t xml:space="preserve"> </w:t>
        </w:r>
      </w:hyperlink>
      <w:hyperlink r:id="rId132">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(e.g. PCI DSS</w:t>
      </w:r>
      <w:hyperlink r:id="rId133">
        <w:r w:rsidDel="00000000" w:rsidR="00000000" w:rsidRPr="00000000">
          <w:rPr>
            <w:rFonts w:ascii="Arial" w:cs="Arial" w:eastAsia="Arial" w:hAnsi="Arial"/>
            <w:color w:val="000000"/>
            <w:shd w:fill="auto" w:val="clear"/>
            <w:rtl w:val="0"/>
          </w:rPr>
          <w:t xml:space="preserve"> </w:t>
        </w:r>
      </w:hyperlink>
      <w:hyperlink r:id="rId134">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(e.g. Sarbanes-Oxley</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56">
      <w:pPr>
        <w:pStyle w:val="Heading2"/>
        <w:ind w:left="0" w:firstLine="0"/>
        <w:rPr/>
      </w:pPr>
      <w:bookmarkStart w:colFirst="0" w:colLast="0" w:name="_heading=h.igt8todq2le2" w:id="327"/>
      <w:bookmarkEnd w:id="327"/>
      <w:r w:rsidDel="00000000" w:rsidR="00000000" w:rsidRPr="00000000">
        <w:rPr>
          <w:rtl w:val="0"/>
        </w:rPr>
        <w:t xml:space="preserve">5.2 MQTT-SN solutions: security and certification</w:t>
      </w:r>
    </w:p>
    <w:p w:rsidR="00000000" w:rsidDel="00000000" w:rsidP="00000000" w:rsidRDefault="00000000" w:rsidRPr="00000000" w14:paraId="00000B5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37">
        <w:r w:rsidDel="00000000" w:rsidR="00000000" w:rsidRPr="00000000">
          <w:rPr>
            <w:rFonts w:ascii="Arial" w:cs="Arial" w:eastAsia="Arial" w:hAnsi="Arial"/>
            <w:color w:val="000000"/>
            <w:shd w:fill="auto" w:val="clear"/>
            <w:rtl w:val="0"/>
          </w:rPr>
          <w:t xml:space="preserve"> </w:t>
        </w:r>
      </w:hyperlink>
      <w:hyperlink r:id="rId138">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39">
        <w:r w:rsidDel="00000000" w:rsidR="00000000" w:rsidRPr="00000000">
          <w:rPr>
            <w:rFonts w:ascii="Arial" w:cs="Arial" w:eastAsia="Arial" w:hAnsi="Arial"/>
            <w:color w:val="000000"/>
            <w:shd w:fill="auto" w:val="clear"/>
            <w:rtl w:val="0"/>
          </w:rPr>
          <w:t xml:space="preserve"> </w:t>
        </w:r>
      </w:hyperlink>
      <w:hyperlink r:id="rId140">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41">
        <w:r w:rsidDel="00000000" w:rsidR="00000000" w:rsidRPr="00000000">
          <w:rPr>
            <w:rFonts w:ascii="Arial" w:cs="Arial" w:eastAsia="Arial" w:hAnsi="Arial"/>
            <w:color w:val="000000"/>
            <w:shd w:fill="auto" w:val="clear"/>
            <w:rtl w:val="0"/>
          </w:rPr>
          <w:t xml:space="preserve"> </w:t>
        </w:r>
      </w:hyperlink>
      <w:hyperlink r:id="rId142">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43">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B58">
      <w:pPr>
        <w:pStyle w:val="Heading2"/>
        <w:ind w:left="0" w:firstLine="0"/>
        <w:rPr/>
      </w:pPr>
      <w:bookmarkStart w:colFirst="0" w:colLast="0" w:name="_heading=h.t81ayj7ar2ac" w:id="328"/>
      <w:bookmarkEnd w:id="328"/>
      <w:r w:rsidDel="00000000" w:rsidR="00000000" w:rsidRPr="00000000">
        <w:rPr>
          <w:rtl w:val="0"/>
        </w:rPr>
        <w:t xml:space="preserve">5.3 Lightweight cryptography and constrained devices</w:t>
      </w:r>
    </w:p>
    <w:p w:rsidR="00000000" w:rsidDel="00000000" w:rsidP="00000000" w:rsidRDefault="00000000" w:rsidRPr="00000000" w14:paraId="00000B5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B5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B5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B5C">
      <w:pPr>
        <w:numPr>
          <w:ilvl w:val="0"/>
          <w:numId w:val="18"/>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B5D">
      <w:pPr>
        <w:numPr>
          <w:ilvl w:val="0"/>
          <w:numId w:val="1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B5E">
      <w:pPr>
        <w:numPr>
          <w:ilvl w:val="0"/>
          <w:numId w:val="18"/>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46">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B5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47">
        <w:r w:rsidDel="00000000" w:rsidR="00000000" w:rsidRPr="00000000">
          <w:rPr>
            <w:rFonts w:ascii="Arial" w:cs="Arial" w:eastAsia="Arial" w:hAnsi="Arial"/>
            <w:color w:val="000000"/>
            <w:shd w:fill="auto" w:val="clear"/>
            <w:rtl w:val="0"/>
          </w:rPr>
          <w:t xml:space="preserve"> </w:t>
        </w:r>
      </w:hyperlink>
      <w:hyperlink r:id="rId148">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B6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B61">
      <w:pPr>
        <w:pStyle w:val="Heading2"/>
        <w:ind w:left="0" w:firstLine="0"/>
        <w:rPr/>
      </w:pPr>
      <w:bookmarkStart w:colFirst="0" w:colLast="0" w:name="_heading=h.g0bezd2bi3zn" w:id="329"/>
      <w:bookmarkEnd w:id="329"/>
      <w:r w:rsidDel="00000000" w:rsidR="00000000" w:rsidRPr="00000000">
        <w:rPr>
          <w:rtl w:val="0"/>
        </w:rPr>
        <w:t xml:space="preserve">5.4 Implementation notes</w:t>
      </w:r>
    </w:p>
    <w:p w:rsidR="00000000" w:rsidDel="00000000" w:rsidP="00000000" w:rsidRDefault="00000000" w:rsidRPr="00000000" w14:paraId="00000B6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B6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6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B6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B66">
      <w:pPr>
        <w:pStyle w:val="Heading3"/>
        <w:ind w:left="0" w:firstLine="0"/>
        <w:rPr/>
      </w:pPr>
      <w:bookmarkStart w:colFirst="0" w:colLast="0" w:name="_heading=h.h5vxo4k0bdpo" w:id="330"/>
      <w:bookmarkEnd w:id="330"/>
      <w:r w:rsidDel="00000000" w:rsidR="00000000" w:rsidRPr="00000000">
        <w:rPr>
          <w:rtl w:val="0"/>
        </w:rPr>
        <w:t xml:space="preserve">5.4.1 Authentication of Clients by the Server</w:t>
      </w:r>
    </w:p>
    <w:p w:rsidR="00000000" w:rsidDel="00000000" w:rsidP="00000000" w:rsidRDefault="00000000" w:rsidRPr="00000000" w14:paraId="00000B6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49">
        <w:r w:rsidDel="00000000" w:rsidR="00000000" w:rsidRPr="00000000">
          <w:rPr>
            <w:rFonts w:ascii="Arial" w:cs="Arial" w:eastAsia="Arial" w:hAnsi="Arial"/>
            <w:color w:val="000000"/>
            <w:shd w:fill="auto" w:val="clear"/>
            <w:rtl w:val="0"/>
          </w:rPr>
          <w:t xml:space="preserve"> </w:t>
        </w:r>
      </w:hyperlink>
      <w:hyperlink r:id="rId150">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51">
        <w:r w:rsidDel="00000000" w:rsidR="00000000" w:rsidRPr="00000000">
          <w:rPr>
            <w:rFonts w:ascii="Arial" w:cs="Arial" w:eastAsia="Arial" w:hAnsi="Arial"/>
            <w:color w:val="000000"/>
            <w:shd w:fill="auto" w:val="clear"/>
            <w:rtl w:val="0"/>
          </w:rPr>
          <w:t xml:space="preserve"> </w:t>
        </w:r>
      </w:hyperlink>
      <w:hyperlink r:id="rId152">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B6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B6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B6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B6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53">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B6C">
      <w:pPr>
        <w:pStyle w:val="Heading3"/>
        <w:ind w:left="0" w:firstLine="0"/>
        <w:rPr/>
      </w:pPr>
      <w:bookmarkStart w:colFirst="0" w:colLast="0" w:name="_heading=h.lexe5j11rq4v" w:id="331"/>
      <w:bookmarkEnd w:id="331"/>
      <w:r w:rsidDel="00000000" w:rsidR="00000000" w:rsidRPr="00000000">
        <w:rPr>
          <w:rtl w:val="0"/>
        </w:rPr>
        <w:t xml:space="preserve">5.4.2 Authorization of Clients by the Server</w:t>
      </w:r>
    </w:p>
    <w:p w:rsidR="00000000" w:rsidDel="00000000" w:rsidP="00000000" w:rsidRDefault="00000000" w:rsidRPr="00000000" w14:paraId="00000B6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B6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B6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B7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B71">
      <w:pPr>
        <w:pStyle w:val="Heading3"/>
        <w:ind w:left="0" w:firstLine="0"/>
        <w:rPr/>
      </w:pPr>
      <w:bookmarkStart w:colFirst="0" w:colLast="0" w:name="_heading=h.jysh3cxpsb6d" w:id="332"/>
      <w:bookmarkEnd w:id="332"/>
      <w:r w:rsidDel="00000000" w:rsidR="00000000" w:rsidRPr="00000000">
        <w:rPr>
          <w:rtl w:val="0"/>
        </w:rPr>
        <w:t xml:space="preserve">5.4.3 Authentication of the Server by the Client</w:t>
      </w:r>
    </w:p>
    <w:p w:rsidR="00000000" w:rsidDel="00000000" w:rsidP="00000000" w:rsidRDefault="00000000" w:rsidRPr="00000000" w14:paraId="00000B7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B7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5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B7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B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B76">
      <w:pPr>
        <w:pStyle w:val="Heading3"/>
        <w:ind w:left="0" w:firstLine="0"/>
        <w:rPr/>
      </w:pPr>
      <w:bookmarkStart w:colFirst="0" w:colLast="0" w:name="_heading=h.ot7sd3b9qzjh" w:id="333"/>
      <w:bookmarkEnd w:id="333"/>
      <w:r w:rsidDel="00000000" w:rsidR="00000000" w:rsidRPr="00000000">
        <w:rPr>
          <w:rtl w:val="0"/>
        </w:rPr>
        <w:t xml:space="preserve">5.4.4 Integrity of Application Messages and MQTT-SN Control Packets</w:t>
      </w:r>
    </w:p>
    <w:p w:rsidR="00000000" w:rsidDel="00000000" w:rsidP="00000000" w:rsidRDefault="00000000" w:rsidRPr="00000000" w14:paraId="00000B7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B7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55">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B7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B7A">
      <w:pPr>
        <w:pStyle w:val="Heading3"/>
        <w:ind w:left="0" w:firstLine="0"/>
        <w:rPr/>
      </w:pPr>
      <w:bookmarkStart w:colFirst="0" w:colLast="0" w:name="_heading=h.zdgt1oam65sj" w:id="334"/>
      <w:bookmarkEnd w:id="334"/>
      <w:r w:rsidDel="00000000" w:rsidR="00000000" w:rsidRPr="00000000">
        <w:rPr>
          <w:rtl w:val="0"/>
        </w:rPr>
        <w:t xml:space="preserve">5.4.5 Privacy of Application Messages and MQTT-SN Control Packets</w:t>
      </w:r>
    </w:p>
    <w:p w:rsidR="00000000" w:rsidDel="00000000" w:rsidP="00000000" w:rsidRDefault="00000000" w:rsidRPr="00000000" w14:paraId="00000B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6">
        <w:r w:rsidDel="00000000" w:rsidR="00000000" w:rsidRPr="00000000">
          <w:rPr>
            <w:rFonts w:ascii="Arial" w:cs="Arial" w:eastAsia="Arial" w:hAnsi="Arial"/>
            <w:color w:val="000000"/>
            <w:shd w:fill="auto" w:val="clear"/>
            <w:rtl w:val="0"/>
          </w:rPr>
          <w:t xml:space="preserve"> </w:t>
        </w:r>
      </w:hyperlink>
      <w:hyperlink r:id="rId157">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B7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B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B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B7F">
      <w:pPr>
        <w:pStyle w:val="Heading3"/>
        <w:ind w:left="0" w:firstLine="0"/>
        <w:rPr/>
      </w:pPr>
      <w:bookmarkStart w:colFirst="0" w:colLast="0" w:name="_heading=h.xh57vyfcv2nk" w:id="335"/>
      <w:bookmarkEnd w:id="335"/>
      <w:r w:rsidDel="00000000" w:rsidR="00000000" w:rsidRPr="00000000">
        <w:rPr>
          <w:rtl w:val="0"/>
        </w:rPr>
        <w:t xml:space="preserve">5.4.6 Non-repudiation of message transmission</w:t>
      </w:r>
    </w:p>
    <w:p w:rsidR="00000000" w:rsidDel="00000000" w:rsidP="00000000" w:rsidRDefault="00000000" w:rsidRPr="00000000" w14:paraId="00000B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B81">
      <w:pPr>
        <w:pStyle w:val="Heading3"/>
        <w:ind w:left="0" w:firstLine="0"/>
        <w:rPr/>
      </w:pPr>
      <w:bookmarkStart w:colFirst="0" w:colLast="0" w:name="_heading=h.e8wrqxkc3xaj" w:id="336"/>
      <w:bookmarkEnd w:id="336"/>
      <w:r w:rsidDel="00000000" w:rsidR="00000000" w:rsidRPr="00000000">
        <w:rPr>
          <w:rtl w:val="0"/>
        </w:rPr>
        <w:t xml:space="preserve">5.4.7 Detecting compromise of Clients and Servers</w:t>
      </w:r>
    </w:p>
    <w:p w:rsidR="00000000" w:rsidDel="00000000" w:rsidP="00000000" w:rsidRDefault="00000000" w:rsidRPr="00000000" w14:paraId="00000B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5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B8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59">
        <w:r w:rsidDel="00000000" w:rsidR="00000000" w:rsidRPr="00000000">
          <w:rPr>
            <w:rFonts w:ascii="Arial" w:cs="Arial" w:eastAsia="Arial" w:hAnsi="Arial"/>
            <w:color w:val="000000"/>
            <w:shd w:fill="auto" w:val="clear"/>
            <w:rtl w:val="0"/>
          </w:rPr>
          <w:t xml:space="preserve"> </w:t>
        </w:r>
      </w:hyperlink>
      <w:hyperlink r:id="rId160">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61">
        <w:r w:rsidDel="00000000" w:rsidR="00000000" w:rsidRPr="00000000">
          <w:rPr>
            <w:rFonts w:ascii="Arial" w:cs="Arial" w:eastAsia="Arial" w:hAnsi="Arial"/>
            <w:color w:val="000000"/>
            <w:shd w:fill="auto" w:val="clear"/>
            <w:rtl w:val="0"/>
          </w:rPr>
          <w:t xml:space="preserve"> </w:t>
        </w:r>
      </w:hyperlink>
      <w:hyperlink r:id="rId162">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B8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63">
        <w:r w:rsidDel="00000000" w:rsidR="00000000" w:rsidRPr="00000000">
          <w:rPr>
            <w:rFonts w:ascii="Arial" w:cs="Arial" w:eastAsia="Arial" w:hAnsi="Arial"/>
            <w:color w:val="000000"/>
            <w:shd w:fill="auto" w:val="clear"/>
            <w:rtl w:val="0"/>
          </w:rPr>
          <w:t xml:space="preserve"> </w:t>
        </w:r>
      </w:hyperlink>
      <w:hyperlink r:id="rId164">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B85">
      <w:pPr>
        <w:pStyle w:val="Heading3"/>
        <w:ind w:left="0" w:firstLine="0"/>
        <w:rPr/>
      </w:pPr>
      <w:bookmarkStart w:colFirst="0" w:colLast="0" w:name="_heading=h.z4zuc51rmam1" w:id="337"/>
      <w:bookmarkEnd w:id="337"/>
      <w:r w:rsidDel="00000000" w:rsidR="00000000" w:rsidRPr="00000000">
        <w:rPr>
          <w:rtl w:val="0"/>
        </w:rPr>
        <w:t xml:space="preserve">5.4.8 Detecting abnormal behaviors</w:t>
      </w:r>
    </w:p>
    <w:p w:rsidR="00000000" w:rsidDel="00000000" w:rsidP="00000000" w:rsidRDefault="00000000" w:rsidRPr="00000000" w14:paraId="00000B8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B87">
      <w:pPr>
        <w:numPr>
          <w:ilvl w:val="0"/>
          <w:numId w:val="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B88">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B89">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B8A">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B8B">
      <w:pPr>
        <w:numPr>
          <w:ilvl w:val="0"/>
          <w:numId w:val="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B8C">
      <w:pPr>
        <w:numPr>
          <w:ilvl w:val="0"/>
          <w:numId w:val="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B8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B8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B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B90">
      <w:pPr>
        <w:pStyle w:val="Heading3"/>
        <w:ind w:left="0" w:firstLine="0"/>
        <w:rPr/>
      </w:pPr>
      <w:bookmarkStart w:colFirst="0" w:colLast="0" w:name="_heading=h.wh4qb21u9cfo" w:id="338"/>
      <w:bookmarkEnd w:id="338"/>
      <w:r w:rsidDel="00000000" w:rsidR="00000000" w:rsidRPr="00000000">
        <w:rPr>
          <w:rtl w:val="0"/>
        </w:rPr>
        <w:t xml:space="preserve">5.4.9 Handling of Disallowed Unicode code points</w:t>
      </w:r>
    </w:p>
    <w:p w:rsidR="00000000" w:rsidDel="00000000" w:rsidP="00000000" w:rsidRDefault="00000000" w:rsidRPr="00000000" w14:paraId="00000B91">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B9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B9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B94">
      <w:pPr>
        <w:pStyle w:val="Heading4"/>
        <w:ind w:left="0" w:firstLine="0"/>
        <w:rPr/>
      </w:pPr>
      <w:bookmarkStart w:colFirst="0" w:colLast="0" w:name="_heading=h.nz5eemy59ri" w:id="339"/>
      <w:bookmarkEnd w:id="339"/>
      <w:r w:rsidDel="00000000" w:rsidR="00000000" w:rsidRPr="00000000">
        <w:rPr>
          <w:rtl w:val="0"/>
        </w:rPr>
        <w:t xml:space="preserve">5.4.9.1 Considerations for the use of Disallowed Unicode code points</w:t>
      </w:r>
    </w:p>
    <w:p w:rsidR="00000000" w:rsidDel="00000000" w:rsidP="00000000" w:rsidRDefault="00000000" w:rsidRPr="00000000" w14:paraId="00000B9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9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97">
      <w:pPr>
        <w:pStyle w:val="Heading4"/>
        <w:ind w:left="0" w:firstLine="0"/>
        <w:rPr/>
      </w:pPr>
      <w:bookmarkStart w:colFirst="0" w:colLast="0" w:name="_heading=h.bynx7fjpvxum" w:id="340"/>
      <w:bookmarkEnd w:id="340"/>
      <w:r w:rsidDel="00000000" w:rsidR="00000000" w:rsidRPr="00000000">
        <w:rPr>
          <w:rtl w:val="0"/>
        </w:rPr>
        <w:t xml:space="preserve">5.4.9.2 Interactions between Publishers and Subscribers</w:t>
      </w:r>
    </w:p>
    <w:p w:rsidR="00000000" w:rsidDel="00000000" w:rsidP="00000000" w:rsidRDefault="00000000" w:rsidRPr="00000000" w14:paraId="00000B9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9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9A">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9B">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9C">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9D">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9E">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9F">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A0">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A1">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A2">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A3">
      <w:pPr>
        <w:numPr>
          <w:ilvl w:val="1"/>
          <w:numId w:val="66"/>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A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A5">
      <w:pPr>
        <w:pStyle w:val="Heading4"/>
        <w:ind w:left="0" w:firstLine="0"/>
        <w:rPr/>
      </w:pPr>
      <w:bookmarkStart w:colFirst="0" w:colLast="0" w:name="_heading=h.d4dvwf8lgj0z" w:id="341"/>
      <w:bookmarkEnd w:id="341"/>
      <w:r w:rsidDel="00000000" w:rsidR="00000000" w:rsidRPr="00000000">
        <w:rPr>
          <w:rtl w:val="0"/>
        </w:rPr>
        <w:t xml:space="preserve">5.4.9.3 Remedies</w:t>
      </w:r>
    </w:p>
    <w:p w:rsidR="00000000" w:rsidDel="00000000" w:rsidP="00000000" w:rsidRDefault="00000000" w:rsidRPr="00000000" w14:paraId="00000BA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A7">
      <w:pPr>
        <w:numPr>
          <w:ilvl w:val="0"/>
          <w:numId w:val="57"/>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A8">
      <w:pPr>
        <w:numPr>
          <w:ilvl w:val="0"/>
          <w:numId w:val="57"/>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A9">
      <w:pPr>
        <w:pStyle w:val="Heading3"/>
        <w:ind w:left="0" w:firstLine="0"/>
        <w:rPr/>
      </w:pPr>
      <w:bookmarkStart w:colFirst="0" w:colLast="0" w:name="_heading=h.tdlqgir6zrnb" w:id="342"/>
      <w:bookmarkEnd w:id="342"/>
      <w:r w:rsidDel="00000000" w:rsidR="00000000" w:rsidRPr="00000000">
        <w:rPr>
          <w:rtl w:val="0"/>
        </w:rPr>
        <w:t xml:space="preserve">5.4.10 Other security considerations</w:t>
      </w:r>
    </w:p>
    <w:p w:rsidR="00000000" w:rsidDel="00000000" w:rsidP="00000000" w:rsidRDefault="00000000" w:rsidRPr="00000000" w14:paraId="00000BA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65">
        <w:r w:rsidDel="00000000" w:rsidR="00000000" w:rsidRPr="00000000">
          <w:rPr>
            <w:rFonts w:ascii="Arial" w:cs="Arial" w:eastAsia="Arial" w:hAnsi="Arial"/>
            <w:color w:val="000000"/>
            <w:shd w:fill="auto" w:val="clear"/>
            <w:rtl w:val="0"/>
          </w:rPr>
          <w:t xml:space="preserve"> </w:t>
        </w:r>
      </w:hyperlink>
      <w:hyperlink r:id="rId166">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67">
        <w:r w:rsidDel="00000000" w:rsidR="00000000" w:rsidRPr="00000000">
          <w:rPr>
            <w:rFonts w:ascii="Arial" w:cs="Arial" w:eastAsia="Arial" w:hAnsi="Arial"/>
            <w:color w:val="000000"/>
            <w:shd w:fill="auto" w:val="clear"/>
            <w:rtl w:val="0"/>
          </w:rPr>
          <w:t xml:space="preserve"> </w:t>
        </w:r>
      </w:hyperlink>
      <w:hyperlink r:id="rId168">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A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AD">
      <w:pPr>
        <w:numPr>
          <w:ilvl w:val="0"/>
          <w:numId w:val="35"/>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AE">
      <w:pPr>
        <w:numPr>
          <w:ilvl w:val="0"/>
          <w:numId w:val="35"/>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AF">
      <w:pPr>
        <w:numPr>
          <w:ilvl w:val="0"/>
          <w:numId w:val="35"/>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B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B1">
      <w:pPr>
        <w:pStyle w:val="Heading3"/>
        <w:ind w:left="0" w:firstLine="0"/>
        <w:rPr/>
      </w:pPr>
      <w:bookmarkStart w:colFirst="0" w:colLast="0" w:name="_heading=h.ndkmfsfe6rvr" w:id="343"/>
      <w:bookmarkEnd w:id="343"/>
      <w:r w:rsidDel="00000000" w:rsidR="00000000" w:rsidRPr="00000000">
        <w:rPr>
          <w:rtl w:val="0"/>
        </w:rPr>
        <w:t xml:space="preserve">5.4.11 Use of SOCKS</w:t>
      </w:r>
    </w:p>
    <w:p w:rsidR="00000000" w:rsidDel="00000000" w:rsidP="00000000" w:rsidRDefault="00000000" w:rsidRPr="00000000" w14:paraId="00000BB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69">
        <w:r w:rsidDel="00000000" w:rsidR="00000000" w:rsidRPr="00000000">
          <w:rPr>
            <w:rFonts w:ascii="Arial" w:cs="Arial" w:eastAsia="Arial" w:hAnsi="Arial"/>
            <w:color w:val="000000"/>
            <w:shd w:fill="auto" w:val="clear"/>
            <w:rtl w:val="0"/>
          </w:rPr>
          <w:t xml:space="preserve"> </w:t>
        </w:r>
      </w:hyperlink>
      <w:hyperlink r:id="rId170">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B3">
      <w:pPr>
        <w:pStyle w:val="Heading3"/>
        <w:ind w:left="0" w:firstLine="0"/>
        <w:rPr/>
      </w:pPr>
      <w:bookmarkStart w:colFirst="0" w:colLast="0" w:name="_heading=h.3e16slc3oya2" w:id="344"/>
      <w:bookmarkEnd w:id="344"/>
      <w:r w:rsidDel="00000000" w:rsidR="00000000" w:rsidRPr="00000000">
        <w:rPr>
          <w:rtl w:val="0"/>
        </w:rPr>
        <w:t xml:space="preserve">5.4.12 Security profiles</w:t>
      </w:r>
    </w:p>
    <w:p w:rsidR="00000000" w:rsidDel="00000000" w:rsidP="00000000" w:rsidRDefault="00000000" w:rsidRPr="00000000" w14:paraId="00000BB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B5">
      <w:pPr>
        <w:pStyle w:val="Heading4"/>
        <w:ind w:left="0" w:firstLine="0"/>
        <w:rPr/>
      </w:pPr>
      <w:bookmarkStart w:colFirst="0" w:colLast="0" w:name="_heading=h.mkfs4hgl2fw9" w:id="345"/>
      <w:bookmarkEnd w:id="345"/>
      <w:r w:rsidDel="00000000" w:rsidR="00000000" w:rsidRPr="00000000">
        <w:rPr>
          <w:rtl w:val="0"/>
        </w:rPr>
        <w:t xml:space="preserve">5.4.12.1 Clear communication profile</w:t>
      </w:r>
    </w:p>
    <w:p w:rsidR="00000000" w:rsidDel="00000000" w:rsidP="00000000" w:rsidRDefault="00000000" w:rsidRPr="00000000" w14:paraId="00000BB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B7">
      <w:pPr>
        <w:pStyle w:val="Heading4"/>
        <w:ind w:left="0" w:firstLine="0"/>
        <w:rPr/>
      </w:pPr>
      <w:bookmarkStart w:colFirst="0" w:colLast="0" w:name="_heading=h.z2enj073z0k8" w:id="346"/>
      <w:bookmarkEnd w:id="346"/>
      <w:r w:rsidDel="00000000" w:rsidR="00000000" w:rsidRPr="00000000">
        <w:rPr>
          <w:rtl w:val="0"/>
        </w:rPr>
        <w:t xml:space="preserve">5.4.12.2 Secured network communication profile</w:t>
      </w:r>
    </w:p>
    <w:p w:rsidR="00000000" w:rsidDel="00000000" w:rsidP="00000000" w:rsidRDefault="00000000" w:rsidRPr="00000000" w14:paraId="00000BB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e.g., VPNs or physically secure network.</w:t>
      </w:r>
    </w:p>
    <w:p w:rsidR="00000000" w:rsidDel="00000000" w:rsidP="00000000" w:rsidRDefault="00000000" w:rsidRPr="00000000" w14:paraId="00000BB9">
      <w:pPr>
        <w:pStyle w:val="Heading4"/>
        <w:ind w:left="0" w:firstLine="0"/>
        <w:rPr/>
      </w:pPr>
      <w:bookmarkStart w:colFirst="0" w:colLast="0" w:name="_heading=h.uimbujrr2hqo" w:id="347"/>
      <w:bookmarkEnd w:id="347"/>
      <w:r w:rsidDel="00000000" w:rsidR="00000000" w:rsidRPr="00000000">
        <w:rPr>
          <w:rtl w:val="0"/>
        </w:rPr>
        <w:t xml:space="preserve">5.4.12.3 Secured transport profile</w:t>
      </w:r>
    </w:p>
    <w:p w:rsidR="00000000" w:rsidDel="00000000" w:rsidP="00000000" w:rsidRDefault="00000000" w:rsidRPr="00000000" w14:paraId="00000BB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B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7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BC">
      <w:pPr>
        <w:pStyle w:val="Heading4"/>
        <w:ind w:left="0" w:firstLine="0"/>
        <w:rPr/>
      </w:pPr>
      <w:bookmarkStart w:colFirst="0" w:colLast="0" w:name="_heading=h.5h0rls4zwxer" w:id="348"/>
      <w:bookmarkEnd w:id="348"/>
      <w:r w:rsidDel="00000000" w:rsidR="00000000" w:rsidRPr="00000000">
        <w:rPr>
          <w:rtl w:val="0"/>
        </w:rPr>
        <w:t xml:space="preserve">5.4.12.4 Industry specific security profiles</w:t>
      </w:r>
    </w:p>
    <w:p w:rsidR="00000000" w:rsidDel="00000000" w:rsidP="00000000" w:rsidRDefault="00000000" w:rsidRPr="00000000" w14:paraId="00000BB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BE">
      <w:pPr>
        <w:spacing w:after="0" w:before="0" w:line="276" w:lineRule="auto"/>
        <w:ind w:left="0" w:right="0" w:firstLine="0"/>
        <w:rPr>
          <w:rFonts w:ascii="Arial" w:cs="Arial" w:eastAsia="Arial" w:hAnsi="Arial"/>
          <w:color w:val="000000"/>
          <w:shd w:fill="auto" w:val="clear"/>
        </w:rPr>
      </w:pPr>
      <w:hyperlink r:id="rId172">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73">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C0">
      <w:pPr>
        <w:pStyle w:val="Heading1"/>
        <w:ind w:left="0" w:firstLine="0"/>
        <w:rPr>
          <w:rFonts w:ascii="Arial" w:cs="Arial" w:eastAsia="Arial" w:hAnsi="Arial"/>
        </w:rPr>
      </w:pPr>
      <w:bookmarkStart w:colFirst="0" w:colLast="0" w:name="_heading=h.2k82xt6" w:id="349"/>
      <w:bookmarkEnd w:id="349"/>
      <w:r w:rsidDel="00000000" w:rsidR="00000000" w:rsidRPr="00000000">
        <w:rPr>
          <w:rFonts w:ascii="Arial" w:cs="Arial" w:eastAsia="Arial" w:hAnsi="Arial"/>
          <w:rtl w:val="0"/>
        </w:rPr>
        <w:t xml:space="preserve">6 Conformance</w:t>
      </w:r>
    </w:p>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74">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75">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76">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C4">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BC5">
      <w:pPr>
        <w:pStyle w:val="Heading1"/>
        <w:spacing w:after="360" w:before="360" w:lineRule="auto"/>
        <w:ind w:left="0" w:firstLine="0"/>
        <w:rPr/>
      </w:pPr>
      <w:bookmarkStart w:colFirst="0" w:colLast="0" w:name="_heading=h.bc8w7ov5oli4" w:id="350"/>
      <w:bookmarkEnd w:id="350"/>
      <w:r w:rsidDel="00000000" w:rsidR="00000000" w:rsidRPr="00000000">
        <w:rPr>
          <w:rtl w:val="0"/>
        </w:rPr>
        <w:t xml:space="preserve">Appendix A. Acknowledgments</w:t>
      </w:r>
    </w:p>
    <w:p w:rsidR="00000000" w:rsidDel="00000000" w:rsidP="00000000" w:rsidRDefault="00000000" w:rsidRPr="00000000" w14:paraId="00000BC6">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C9">
      <w:pPr>
        <w:pStyle w:val="Heading2"/>
        <w:spacing w:after="120" w:before="240" w:lineRule="auto"/>
        <w:ind w:left="0" w:firstLine="0"/>
        <w:rPr/>
      </w:pPr>
      <w:bookmarkStart w:colFirst="0" w:colLast="0" w:name="_heading=h.glow6i83isd5" w:id="351"/>
      <w:bookmarkEnd w:id="351"/>
      <w:r w:rsidDel="00000000" w:rsidR="00000000" w:rsidRPr="00000000">
        <w:rPr>
          <w:rtl w:val="0"/>
        </w:rPr>
        <w:t xml:space="preserve">A.1 Special Thanks</w:t>
      </w:r>
    </w:p>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CC">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CD">
      <w:pPr>
        <w:pStyle w:val="Heading2"/>
        <w:spacing w:after="120" w:before="240" w:lineRule="auto"/>
        <w:ind w:left="0" w:firstLine="0"/>
        <w:rPr/>
      </w:pPr>
      <w:bookmarkStart w:colFirst="0" w:colLast="0" w:name="_heading=h.tdeowwajj1wf" w:id="352"/>
      <w:bookmarkEnd w:id="352"/>
      <w:r w:rsidDel="00000000" w:rsidR="00000000" w:rsidRPr="00000000">
        <w:rPr>
          <w:rtl w:val="0"/>
        </w:rPr>
        <w:t xml:space="preserve">A.2 Participants</w:t>
      </w:r>
    </w:p>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CF">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D1">
      <w:pPr>
        <w:pStyle w:val="Heading1"/>
        <w:spacing w:after="0" w:before="0" w:lineRule="auto"/>
        <w:ind w:left="0" w:right="0" w:firstLine="0"/>
        <w:rPr>
          <w:rFonts w:ascii="Arial" w:cs="Arial" w:eastAsia="Arial" w:hAnsi="Arial"/>
        </w:rPr>
      </w:pPr>
      <w:bookmarkStart w:colFirst="0" w:colLast="0" w:name="_heading=h.v94r25kxc2gv" w:id="353"/>
      <w:bookmarkEnd w:id="353"/>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D2">
      <w:pPr>
        <w:pStyle w:val="Heading1"/>
        <w:spacing w:after="360" w:before="360" w:lineRule="auto"/>
        <w:ind w:left="0" w:firstLine="0"/>
        <w:rPr>
          <w:rFonts w:ascii="Arial" w:cs="Arial" w:eastAsia="Arial" w:hAnsi="Arial"/>
          <w:highlight w:val="yellow"/>
        </w:rPr>
      </w:pPr>
      <w:bookmarkStart w:colFirst="0" w:colLast="0" w:name="_heading=h.ewpzaw2f211a" w:id="354"/>
      <w:bookmarkEnd w:id="354"/>
      <w:r w:rsidDel="00000000" w:rsidR="00000000" w:rsidRPr="00000000">
        <w:rPr>
          <w:rFonts w:ascii="Arial" w:cs="Arial" w:eastAsia="Arial" w:hAnsi="Arial"/>
          <w:highlight w:val="yellow"/>
          <w:rtl w:val="0"/>
        </w:rPr>
        <w:t xml:space="preserve">Appendix C. Revision History (informative)</w:t>
      </w:r>
    </w:p>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D5">
      <w:pPr>
        <w:rPr>
          <w:rFonts w:ascii="Arial" w:cs="Arial" w:eastAsia="Arial" w:hAnsi="Arial"/>
          <w:highlight w:val="yellow"/>
        </w:rPr>
      </w:pPr>
      <w:sdt>
        <w:sdtPr>
          <w:tag w:val="goog_rdk_89"/>
        </w:sdtPr>
        <w:sdtContent>
          <w:commentRangeStart w:id="79"/>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79"/>
      <w:r w:rsidDel="00000000" w:rsidR="00000000" w:rsidRPr="00000000">
        <w:commentReference w:id="79"/>
      </w:r>
      <w:r w:rsidDel="00000000" w:rsidR="00000000" w:rsidRPr="00000000">
        <w:rPr>
          <w:rtl w:val="0"/>
        </w:rPr>
      </w:r>
    </w:p>
    <w:tbl>
      <w:tblPr>
        <w:tblStyle w:val="Table19"/>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C2C">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C45">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C46">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7">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A">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C4B">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C4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4D">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4E">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4F">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50">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1">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2">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4">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55">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5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7">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8">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A">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B">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E">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5F">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0">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2">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5">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6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0C6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0C6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0C6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C">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D">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0C70">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55"/>
      <w:bookmarkEnd w:id="355"/>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58" w:date="2023-10-26T13:21:10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44" w:date="2024-08-07T13:51:40Z">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Ian Craggs" w:id="45" w:date="2025-03-27T10:16:32Z">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are not needed. The Client can do so if it wishes, but it is not mandated. This is the same as MQTT.</w:t>
      </w:r>
    </w:p>
  </w:comment>
  <w:comment w:author="Simon Johnson" w:id="38" w:date="2023-10-20T09:26:02Z">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9" w:date="2024-01-04T16:48:28Z">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76" w:date="2024-08-08T15:31:03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59" w:date="2024-08-08T15:04:06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20" w:date="2024-08-06T14:31:51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27" w:date="2024-08-07T10:20:14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28" w:date="2025-03-05T18:04:37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davide.lenzarini@u-blox.com" w:id="55" w:date="2024-08-08T12:55:57Z">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17" w:date="2024-03-19T12:22:45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56" w:date="2024-08-08T12:59:07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Richard Coppen" w:id="5" w:date="2024-03-19T12:05:40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Ian Craggs" w:id="6" w:date="2025-02-05T10:59:26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statement seems correct to me - perhaps it would be better as informative?</w:t>
      </w:r>
    </w:p>
  </w:comment>
  <w:comment w:author="Ian Craggs" w:id="7" w:date="2025-03-25T15:27:47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statement is taken directly from MQTT 5. I believe it to be accurate.</w:t>
      </w:r>
    </w:p>
  </w:comment>
  <w:comment w:author="davide.lenzarini@u-blox.com" w:id="57" w:date="2024-08-08T13:02:23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0" w:date="2023-12-08T14:05:17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36" w:date="2024-03-19T16:39:58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37" w:date="2024-05-02T12:18:26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47" w:date="2024-03-20T08:54:09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davide.lenzarini@u-blox.com" w:id="29" w:date="2024-08-12T14:36:51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0" w:date="2024-08-12T14:36:51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1" w:date="2024-08-12T14:36:51Z">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2" w:date="2024-08-12T14:36:51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4" w:date="2024-08-12T14:36:51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5" w:date="2024-08-12T14:36:51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50" w:date="2024-03-20T09:00:07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davide.lenzarini@u-blox.com" w:id="78" w:date="2024-03-20T09:04:50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77" w:date="2024-03-20T09:04:24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Ian Craggs" w:id="46" w:date="2024-06-25T10:18:44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48" w:date="2024-03-20T08:55:23Z">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Stefan Hagen" w:id="41" w:date="2023-11-16T16:45:21Z">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66" w:date="2024-03-18T16:14:25Z">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67" w:date="2024-03-18T16:13:21Z">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23" w:date="2024-11-14T17:14:11Z">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required here, it is required also for all other packets. I think we can remove it. Otherwise we should add also to WAKEUP and SLEEPREQ</w:t>
      </w:r>
    </w:p>
  </w:comment>
  <w:comment w:author="Ian Craggs" w:id="24" w:date="2025-02-05T12:12:46Z">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only used for sleeping clients on waking. So no to adding it elsewhere. WAKEUP is sent by the server, and for SLEEPREQ the client hasn't been sleeping at that point.</w:t>
      </w:r>
    </w:p>
  </w:comment>
  <w:comment w:author="Ian Craggs" w:id="25" w:date="2025-02-05T14:15:26Z">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https://issues.oasis-open.org/browse/MQTT-631</w:t>
      </w:r>
    </w:p>
  </w:comment>
  <w:comment w:author="davide.lenzarini@u-blox.com" w:id="26" w:date="2025-02-21T13:22:29Z">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 "Client ID" must be optional also in WAKEUP and in SLEEPREQ to facilitate the implementation</w:t>
      </w:r>
    </w:p>
  </w:comment>
  <w:comment w:author="Stefan Hagen" w:id="65" w:date="2024-03-18T16:09:57Z">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70" w:date="2024-08-08T10:24:21Z">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Ian Craggs" w:id="71" w:date="2025-03-26T11:11:21Z">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means the Radius field in the SEARCHGW packet that was received before sending the GWINFO response.</w:t>
      </w:r>
    </w:p>
  </w:comment>
  <w:comment w:author="Stefan Hagen" w:id="69" w:date="2024-03-18T16:20:57Z">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72" w:date="2023-10-05T18:07:12Z">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33" w:date="2024-08-12T14:34:59Z">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"WirelessnodeId" and "mqtt sn packet" we should have "(N)" to be consistent with the other images</w:t>
      </w:r>
    </w:p>
  </w:comment>
  <w:comment w:author="Stefan Hagen" w:id="68" w:date="2024-03-18T16:19:29Z">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60" w:date="2024-08-08T09:57:23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Ian Craggs" w:id="61" w:date="2025-03-27T10:32:29Z">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so. It's not part of this specification - I don't think we should mention it except in its own informative section.</w:t>
      </w:r>
    </w:p>
  </w:comment>
  <w:comment w:author="davide.lenzarini@u-blox.com" w:id="8" w:date="2024-07-30T18:47:07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9" w:date="2024-07-31T09:57:04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10" w:date="2024-08-06T08:15:17Z">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Ian Craggs" w:id="11" w:date="2025-02-05T11:35:30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for the case of a transparent gateway</w:t>
      </w:r>
    </w:p>
  </w:comment>
  <w:comment w:author="davide.lenzarini@u-blox.com" w:id="12" w:date="2025-02-21T14:42:12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it is unclear to me. How in MQTT-SN I can request a specific MQTT version?</w:t>
      </w:r>
    </w:p>
  </w:comment>
  <w:comment w:author="Ian Craggs" w:id="13" w:date="2025-03-25T15:29:53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in this case is acting as the MQTT client when it is a transparent Gateway. So this would help the MQTT-SN client diagnose what was wrong.</w:t>
      </w:r>
    </w:p>
  </w:comment>
  <w:comment w:author="davide.lenzarini@u-blox.com" w:id="73" w:date="2024-08-08T15:26:10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75" w:date="2023-10-05T17:55:10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Stefan Hagen" w:id="40" w:date="2024-03-03T17:43:50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18" w:date="2024-07-30T19:08:51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Ian Craggs" w:id="19" w:date="2025-02-05T15:39:52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640</w:t>
      </w:r>
    </w:p>
  </w:comment>
  <w:comment w:author="Stefan Hagen" w:id="62" w:date="2023-10-12T19:15:52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63" w:date="2023-10-20T08:59:01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64" w:date="2023-10-20T08:59:10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49" w:date="2024-08-06T14:59:19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Ian Craggs" w:id="74" w:date="2024-11-08T18:06:50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don't need this as the Virtual Connection is active?</w:t>
      </w:r>
    </w:p>
  </w:comment>
  <w:comment w:author="davide.lenzarini@u-blox.com" w:id="52" w:date="2024-03-19T17:55:57Z">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53" w:date="2024-03-20T14:04:25Z">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54" w:date="2024-03-20T14:22:55Z">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Ian Craggs" w:id="79" w:date="2025-02-05T10:40:54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2" w:date="2023-12-08T14:25:46Z">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4" w:date="2024-02-07T16:41:05Z">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5" w:date="2024-06-24T14:39:36Z">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6" w:date="2025-02-27T14:34:47Z">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51" w:date="2024-08-08T12:22:41Z">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21" w:date="2024-08-07T08:58:16Z">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Ian Craggs" w:id="22" w:date="2025-03-24T16:23:33Z">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I've clarified that Topic Aliases are converted to Topic Names (Filters) before being added to the subscription table.</w:t>
      </w:r>
    </w:p>
  </w:comment>
  <w:comment w:author="davide.lenzarini@u-blox.com" w:id="3" w:date="2023-12-08T14:31:19Z">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42" w:date="2023-11-23T17:39:04Z">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43" w:date="2023-11-23T17:42:22Z">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76" w15:done="0"/>
  <w15:commentEx w15:paraId="00000C77" w15:done="0"/>
  <w15:commentEx w15:paraId="00000C78" w15:paraIdParent="00000C77" w15:done="0"/>
  <w15:commentEx w15:paraId="00000C79" w15:done="0"/>
  <w15:commentEx w15:paraId="00000C7B" w15:paraIdParent="00000C79" w15:done="0"/>
  <w15:commentEx w15:paraId="00000C7C" w15:done="0"/>
  <w15:commentEx w15:paraId="00000C7D" w15:done="0"/>
  <w15:commentEx w15:paraId="00000C7F" w15:done="0"/>
  <w15:commentEx w15:paraId="00000C80" w15:done="0"/>
  <w15:commentEx w15:paraId="00000C81" w15:paraIdParent="00000C80" w15:done="0"/>
  <w15:commentEx w15:paraId="00000C82" w15:done="0"/>
  <w15:commentEx w15:paraId="00000C83" w15:done="0"/>
  <w15:commentEx w15:paraId="00000C84" w15:done="0"/>
  <w15:commentEx w15:paraId="00000C87" w15:done="0"/>
  <w15:commentEx w15:paraId="00000C88" w15:paraIdParent="00000C87" w15:done="0"/>
  <w15:commentEx w15:paraId="00000C89" w15:paraIdParent="00000C87" w15:done="0"/>
  <w15:commentEx w15:paraId="00000C8A" w15:done="0"/>
  <w15:commentEx w15:paraId="00000C8B" w15:done="0"/>
  <w15:commentEx w15:paraId="00000C8C" w15:done="0"/>
  <w15:commentEx w15:paraId="00000C8D" w15:done="0"/>
  <w15:commentEx w15:paraId="00000C8E" w15:paraIdParent="00000C8D" w15:done="0"/>
  <w15:commentEx w15:paraId="00000C8F" w15:done="0"/>
  <w15:commentEx w15:paraId="00000C91" w15:done="0"/>
  <w15:commentEx w15:paraId="00000C93" w15:done="0"/>
  <w15:commentEx w15:paraId="00000C95" w15:done="0"/>
  <w15:commentEx w15:paraId="00000C97" w15:done="0"/>
  <w15:commentEx w15:paraId="00000C99" w15:done="0"/>
  <w15:commentEx w15:paraId="00000C9B" w15:done="0"/>
  <w15:commentEx w15:paraId="00000C9C" w15:done="0"/>
  <w15:commentEx w15:paraId="00000C9D" w15:done="0"/>
  <w15:commentEx w15:paraId="00000C9E" w15:done="0"/>
  <w15:commentEx w15:paraId="00000C9F" w15:done="0"/>
  <w15:commentEx w15:paraId="00000CA0" w15:done="0"/>
  <w15:commentEx w15:paraId="00000CA1" w15:done="0"/>
  <w15:commentEx w15:paraId="00000CA2" w15:done="0"/>
  <w15:commentEx w15:paraId="00000CA4" w15:done="0"/>
  <w15:commentEx w15:paraId="00000CA5" w15:done="0"/>
  <w15:commentEx w15:paraId="00000CA6" w15:paraIdParent="00000CA5" w15:done="0"/>
  <w15:commentEx w15:paraId="00000CA7" w15:paraIdParent="00000CA5" w15:done="0"/>
  <w15:commentEx w15:paraId="00000CA8" w15:paraIdParent="00000CA5" w15:done="0"/>
  <w15:commentEx w15:paraId="00000CA9" w15:done="0"/>
  <w15:commentEx w15:paraId="00000CAA" w15:done="0"/>
  <w15:commentEx w15:paraId="00000CAB" w15:paraIdParent="00000CAA" w15:done="0"/>
  <w15:commentEx w15:paraId="00000CAC" w15:done="0"/>
  <w15:commentEx w15:paraId="00000CAD" w15:done="0"/>
  <w15:commentEx w15:paraId="00000CAE" w15:done="0"/>
  <w15:commentEx w15:paraId="00000CB1" w15:done="0"/>
  <w15:commentEx w15:paraId="00000CB2" w15:done="0"/>
  <w15:commentEx w15:paraId="00000CB3" w15:paraIdParent="00000CB2" w15:done="0"/>
  <w15:commentEx w15:paraId="00000CB4" w15:done="0"/>
  <w15:commentEx w15:paraId="00000CB5" w15:paraIdParent="00000CB4" w15:done="0"/>
  <w15:commentEx w15:paraId="00000CB6" w15:paraIdParent="00000CB4" w15:done="0"/>
  <w15:commentEx w15:paraId="00000CB7" w15:paraIdParent="00000CB4" w15:done="0"/>
  <w15:commentEx w15:paraId="00000CB8" w15:paraIdParent="00000CB4" w15:done="0"/>
  <w15:commentEx w15:paraId="00000CB9" w15:paraIdParent="00000CB4" w15:done="0"/>
  <w15:commentEx w15:paraId="00000CBA" w15:done="0"/>
  <w15:commentEx w15:paraId="00000CBB" w15:done="0"/>
  <w15:commentEx w15:paraId="00000CBC" w15:done="0"/>
  <w15:commentEx w15:paraId="00000CBD" w15:done="0"/>
  <w15:commentEx w15:paraId="00000CBE" w15:paraIdParent="00000CBD" w15:done="0"/>
  <w15:commentEx w15:paraId="00000CC3" w15:done="0"/>
  <w15:commentEx w15:paraId="00000CC4" w15:paraIdParent="00000CC3" w15:done="0"/>
  <w15:commentEx w15:paraId="00000CC5" w15:paraIdParent="00000CC3" w15:done="0"/>
  <w15:commentEx w15:paraId="00000CC6" w15:done="0"/>
  <w15:commentEx w15:paraId="00000CC7" w15:done="0"/>
  <w15:commentEx w15:paraId="00000CC8" w15:done="0"/>
  <w15:commentEx w15:paraId="00000CC9" w15:paraIdParent="00000CC8" w15:done="0"/>
  <w15:commentEx w15:paraId="00000CCA" w15:paraIdParent="00000CC8" w15:done="0"/>
  <w15:commentEx w15:paraId="00000CCB" w15:done="0"/>
  <w15:commentEx w15:paraId="00000CCC" w15:done="0"/>
  <w15:commentEx w15:paraId="00000CCD" w15:done="0"/>
  <w15:commentEx w15:paraId="00000CCE" w15:paraIdParent="00000CCD" w15:done="0"/>
  <w15:commentEx w15:paraId="00000CCF" w15:paraIdParent="00000CCD" w15:done="0"/>
  <w15:commentEx w15:paraId="00000CD2" w15:done="0"/>
  <w15:commentEx w15:paraId="00000CD3" w15:done="0"/>
  <w15:commentEx w15:paraId="00000CD4" w15:paraIdParent="00000CD3" w15:done="0"/>
  <w15:commentEx w15:paraId="00000CD5" w15:done="0"/>
  <w15:commentEx w15:paraId="00000CD6" w15:paraIdParent="00000CD5" w15:done="0"/>
  <w15:commentEx w15:paraId="00000CD8" w15:done="0"/>
  <w15:commentEx w15:paraId="00000CDA" w15:paraIdParent="00000C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ngLiu"/>
  <w:font w:name="Calibri"/>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1">
    <w:pPr>
      <w:rPr/>
    </w:pPr>
    <w:r w:rsidDel="00000000" w:rsidR="00000000" w:rsidRPr="00000000">
      <w:rPr/>
      <w:drawing>
        <wp:inline distB="114300" distT="114300" distL="114300" distR="114300">
          <wp:extent cx="2200275" cy="457200"/>
          <wp:effectExtent b="0" l="0" r="0" t="0"/>
          <wp:docPr id="81" name="image57.png"/>
          <a:graphic>
            <a:graphicData uri="http://schemas.openxmlformats.org/drawingml/2006/picture">
              <pic:pic>
                <pic:nvPicPr>
                  <pic:cNvPr id="0" name="image57.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9">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0">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nvlpubs.nist.gov/nistpubs/FIPS/NIST.FIPS.198-1.pdf" TargetMode="External"/><Relationship Id="rId106" Type="http://schemas.openxmlformats.org/officeDocument/2006/relationships/hyperlink" Target="https://www.rfc-editor.org/rfc/rfc2104" TargetMode="External"/><Relationship Id="rId105" Type="http://schemas.openxmlformats.org/officeDocument/2006/relationships/image" Target="media/image23.png"/><Relationship Id="rId104" Type="http://schemas.openxmlformats.org/officeDocument/2006/relationships/image" Target="media/image52.png"/><Relationship Id="rId109" Type="http://schemas.openxmlformats.org/officeDocument/2006/relationships/hyperlink" Target="https://nvlpubs.nist.gov/nistpubs/SpecialPublications/NIST.SP.800-38b.pdf" TargetMode="External"/><Relationship Id="rId10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ocs.google.com/document/d/1Q_l-TOttOqktQmnupRv7Un1Y8KzULIxc/edit?pli=1#heading=h.23ckvvd" TargetMode="External"/><Relationship Id="rId102" Type="http://schemas.openxmlformats.org/officeDocument/2006/relationships/image" Target="media/image53.png"/><Relationship Id="rId101" Type="http://schemas.openxmlformats.org/officeDocument/2006/relationships/image" Target="media/image14.png"/><Relationship Id="rId100" Type="http://schemas.openxmlformats.org/officeDocument/2006/relationships/image" Target="media/image34.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176" Type="http://schemas.openxmlformats.org/officeDocument/2006/relationships/hyperlink" Target="https://docs.oasis-open.org/templates/TCHandbook/ConformanceGuidelines.html" TargetMode="External"/><Relationship Id="rId36" Type="http://schemas.openxmlformats.org/officeDocument/2006/relationships/hyperlink" Target="https://www.oasis-open.org/policies-guidelines/trademark/" TargetMode="External"/><Relationship Id="rId175" Type="http://schemas.openxmlformats.org/officeDocument/2006/relationships/hyperlink" Target="https://www.oasis-open.org/policies-guidelines/oasis-defined-terms-2017-05-26#dConformanceClause" TargetMode="External"/><Relationship Id="rId39" Type="http://schemas.openxmlformats.org/officeDocument/2006/relationships/footer" Target="footer2.xml"/><Relationship Id="rId174" Type="http://schemas.openxmlformats.org/officeDocument/2006/relationships/hyperlink" Target="https://www.oasis-open.org/policies-guidelines/tc-process#wpComponentsConfClause" TargetMode="External"/><Relationship Id="rId38" Type="http://schemas.openxmlformats.org/officeDocument/2006/relationships/header" Target="header1.xml"/><Relationship Id="rId173" Type="http://schemas.openxmlformats.org/officeDocument/2006/relationships/hyperlink" Target="https://media.defense.gov/2022/Sep/07/2003071834/-1/-1/0/CSA_CNSA_2.0_ALGORITHMS_.PDF"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3.1.1/os/mqtt-v3.1.1-os.html" TargetMode="External"/><Relationship Id="rId128" Type="http://schemas.openxmlformats.org/officeDocument/2006/relationships/image" Target="media/image10.png"/><Relationship Id="rId127" Type="http://schemas.openxmlformats.org/officeDocument/2006/relationships/image" Target="media/image48.png"/><Relationship Id="rId126" Type="http://schemas.openxmlformats.org/officeDocument/2006/relationships/image" Target="media/image40.png"/><Relationship Id="rId26" Type="http://schemas.openxmlformats.org/officeDocument/2006/relationships/hyperlink" Target="https://www.oasis-open.org/policies-guidelines/ipr" TargetMode="External"/><Relationship Id="rId121" Type="http://schemas.openxmlformats.org/officeDocument/2006/relationships/image" Target="media/image50.png"/><Relationship Id="rId25" Type="http://schemas.openxmlformats.org/officeDocument/2006/relationships/hyperlink" Target="https://www.oasis-open.org/policies-guidelines/ipr#Non-Assertion-Mode" TargetMode="External"/><Relationship Id="rId120" Type="http://schemas.openxmlformats.org/officeDocument/2006/relationships/image" Target="media/image59.png"/><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image" Target="media/image56.png"/><Relationship Id="rId29" Type="http://schemas.openxmlformats.org/officeDocument/2006/relationships/hyperlink" Target="https://docs.oasis-open.org/mqtt/mqtt-sn/v12.30/csd01/mqtt-sn-v12.30-csd01.docx" TargetMode="External"/><Relationship Id="rId124" Type="http://schemas.openxmlformats.org/officeDocument/2006/relationships/image" Target="media/image51.png"/><Relationship Id="rId123" Type="http://schemas.openxmlformats.org/officeDocument/2006/relationships/image" Target="media/image54.png"/><Relationship Id="rId122" Type="http://schemas.openxmlformats.org/officeDocument/2006/relationships/image" Target="media/image49.png"/><Relationship Id="rId95" Type="http://schemas.openxmlformats.org/officeDocument/2006/relationships/image" Target="media/image24.png"/><Relationship Id="rId94" Type="http://schemas.openxmlformats.org/officeDocument/2006/relationships/image" Target="media/image29.png"/><Relationship Id="rId97" Type="http://schemas.openxmlformats.org/officeDocument/2006/relationships/image" Target="media/image22.png"/><Relationship Id="rId96" Type="http://schemas.openxmlformats.org/officeDocument/2006/relationships/image" Target="media/image55.png"/><Relationship Id="rId11" Type="http://schemas.openxmlformats.org/officeDocument/2006/relationships/hyperlink" Target="mailto:davide.lenzarini@u-blox.com" TargetMode="External"/><Relationship Id="rId99" Type="http://schemas.openxmlformats.org/officeDocument/2006/relationships/image" Target="media/image45.png"/><Relationship Id="rId10" Type="http://schemas.openxmlformats.org/officeDocument/2006/relationships/hyperlink" Target="mailto:icraggs@gmail.com" TargetMode="External"/><Relationship Id="rId98" Type="http://schemas.openxmlformats.org/officeDocument/2006/relationships/hyperlink" Target="https://docs.google.com/document/d/1Q_l-TOttOqktQmnupRv7Un1Y8KzULIxc/edit?pli=1#heading=h.23ckvvd"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image" Target="media/image3.png"/><Relationship Id="rId90" Type="http://schemas.openxmlformats.org/officeDocument/2006/relationships/image" Target="media/image26.png"/><Relationship Id="rId93" Type="http://schemas.openxmlformats.org/officeDocument/2006/relationships/image" Target="media/image35.png"/><Relationship Id="rId92" Type="http://schemas.openxmlformats.org/officeDocument/2006/relationships/image" Target="media/image36.png"/><Relationship Id="rId118" Type="http://schemas.openxmlformats.org/officeDocument/2006/relationships/hyperlink" Target="https://docs.oasis-open.org/mqtt/mqtt/v5.0/os/mqtt-v5.0-os.html#Unicode" TargetMode="External"/><Relationship Id="rId117" Type="http://schemas.openxmlformats.org/officeDocument/2006/relationships/hyperlink" Target="https://docs.oasis-open.org/mqtt/mqtt/v5.0/os/mqtt-v5.0-os.html#Unicode" TargetMode="External"/><Relationship Id="rId116" Type="http://schemas.openxmlformats.org/officeDocument/2006/relationships/image" Target="media/image46.png"/><Relationship Id="rId115" Type="http://schemas.openxmlformats.org/officeDocument/2006/relationships/image" Target="media/image39.png"/><Relationship Id="rId119" Type="http://schemas.openxmlformats.org/officeDocument/2006/relationships/hyperlink" Target="https://datatracker.ietf.org/doc/html/rfc4422" TargetMode="External"/><Relationship Id="rId15" Type="http://schemas.openxmlformats.org/officeDocument/2006/relationships/hyperlink" Target="mailto:simon622@gmail.com" TargetMode="External"/><Relationship Id="rId11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en.wikipedia.org/wiki/Galois/Counter_Mode" TargetMode="External"/><Relationship Id="rId18" Type="http://schemas.openxmlformats.org/officeDocument/2006/relationships/hyperlink" Target="http://www.microsoft.com/" TargetMode="External"/><Relationship Id="rId113" Type="http://schemas.openxmlformats.org/officeDocument/2006/relationships/hyperlink" Target="https://en.wikipedia.org/wiki/CCM_mode" TargetMode="External"/><Relationship Id="rId11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11" Type="http://schemas.openxmlformats.org/officeDocument/2006/relationships/hyperlink" Target="https://www.rfc-editor.org/rfc/rfc3610" TargetMode="External"/><Relationship Id="rId84" Type="http://schemas.openxmlformats.org/officeDocument/2006/relationships/image" Target="media/image17.png"/><Relationship Id="rId83" Type="http://schemas.openxmlformats.org/officeDocument/2006/relationships/image" Target="media/image43.png"/><Relationship Id="rId86" Type="http://schemas.openxmlformats.org/officeDocument/2006/relationships/image" Target="media/image21.png"/><Relationship Id="rId85" Type="http://schemas.openxmlformats.org/officeDocument/2006/relationships/image" Target="media/image5.png"/><Relationship Id="rId88" Type="http://schemas.openxmlformats.org/officeDocument/2006/relationships/image" Target="media/image2.png"/><Relationship Id="rId150" Type="http://schemas.openxmlformats.org/officeDocument/2006/relationships/hyperlink" Target="https://docs.oasis-open.org/mqtt/mqtt/v5.0/cos02/mqtt-v5.0-cos02.html#RFC4511" TargetMode="External"/><Relationship Id="rId87" Type="http://schemas.openxmlformats.org/officeDocument/2006/relationships/image" Target="media/image47.png"/><Relationship Id="rId89" Type="http://schemas.openxmlformats.org/officeDocument/2006/relationships/image" Target="media/image7.png"/><Relationship Id="rId80" Type="http://schemas.openxmlformats.org/officeDocument/2006/relationships/image" Target="media/image58.png"/><Relationship Id="rId82" Type="http://schemas.openxmlformats.org/officeDocument/2006/relationships/image" Target="media/image41.png"/><Relationship Id="rId81"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4511"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ISO29192" TargetMode="External"/><Relationship Id="rId9" Type="http://schemas.openxmlformats.org/officeDocument/2006/relationships/hyperlink" Target="https://www.oasis-open.org/committees/mqtt/" TargetMode="External"/><Relationship Id="rId143" Type="http://schemas.openxmlformats.org/officeDocument/2006/relationships/hyperlink" Target="https://media.defense.gov/2022/Sep/07/2003071834/-1/-1/0/CSA_CNSA_2.0_ALGORITHMS_.PDF" TargetMode="External"/><Relationship Id="rId142" Type="http://schemas.openxmlformats.org/officeDocument/2006/relationships/hyperlink" Target="https://docs.oasis-open.org/mqtt/mqtt/v5.0/cos02/mqtt-v5.0-cos02.html#FIPS1402" TargetMode="External"/><Relationship Id="rId141" Type="http://schemas.openxmlformats.org/officeDocument/2006/relationships/hyperlink" Target="https://docs.oasis-open.org/mqtt/mqtt/v5.0/cos02/mqtt-v5.0-cos02.html#FIPS1402" TargetMode="External"/><Relationship Id="rId140" Type="http://schemas.openxmlformats.org/officeDocument/2006/relationships/hyperlink" Target="https://docs.oasis-open.org/mqtt/mqtt/v5.0/cos02/mqtt-v5.0-cos02.html#PCIDSS"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ISO29192" TargetMode="External"/><Relationship Id="rId6" Type="http://schemas.openxmlformats.org/officeDocument/2006/relationships/styles" Target="styles.xml"/><Relationship Id="rId146" Type="http://schemas.openxmlformats.org/officeDocument/2006/relationships/hyperlink" Target="https://docs.oasis-open.org/mqtt/mqtt/v5.0/cos02/mqtt-v5.0-cos02.html#CHACHA20"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AES"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AES" TargetMode="External"/><Relationship Id="rId73" Type="http://schemas.openxmlformats.org/officeDocument/2006/relationships/image" Target="media/image33.png"/><Relationship Id="rId72" Type="http://schemas.openxmlformats.org/officeDocument/2006/relationships/image" Target="media/image42.png"/><Relationship Id="rId75" Type="http://schemas.openxmlformats.org/officeDocument/2006/relationships/image" Target="media/image37.png"/><Relationship Id="rId74" Type="http://schemas.openxmlformats.org/officeDocument/2006/relationships/image" Target="media/image9.png"/><Relationship Id="rId77" Type="http://schemas.openxmlformats.org/officeDocument/2006/relationships/image" Target="media/image11.png"/><Relationship Id="rId76" Type="http://schemas.openxmlformats.org/officeDocument/2006/relationships/image" Target="media/image1.png"/><Relationship Id="rId79" Type="http://schemas.openxmlformats.org/officeDocument/2006/relationships/image" Target="media/image16.png"/><Relationship Id="rId78" Type="http://schemas.openxmlformats.org/officeDocument/2006/relationships/image" Target="media/image32.png"/><Relationship Id="rId71" Type="http://schemas.openxmlformats.org/officeDocument/2006/relationships/image" Target="media/image28.png"/><Relationship Id="rId70" Type="http://schemas.openxmlformats.org/officeDocument/2006/relationships/image" Target="media/image12.png"/><Relationship Id="rId139" Type="http://schemas.openxmlformats.org/officeDocument/2006/relationships/hyperlink" Target="https://docs.oasis-open.org/mqtt/mqtt/v5.0/cos02/mqtt-v5.0-cos02.html#PCIDSS" TargetMode="External"/><Relationship Id="rId138" Type="http://schemas.openxmlformats.org/officeDocument/2006/relationships/hyperlink" Target="https://docs.oasis-open.org/mqtt/mqtt/v5.0/cos02/mqtt-v5.0-cos02.html#NISTCSF" TargetMode="External"/><Relationship Id="rId137" Type="http://schemas.openxmlformats.org/officeDocument/2006/relationships/hyperlink" Target="https://docs.oasis-open.org/mqtt/mqtt/v5.0/cos02/mqtt-v5.0-cos02.html#NISTCSF" TargetMode="External"/><Relationship Id="rId132" Type="http://schemas.openxmlformats.org/officeDocument/2006/relationships/hyperlink" Target="https://docs.oasis-open.org/mqtt/mqtt/v5.0/cos02/mqtt-v5.0-cos02.html#USEUPRIVSH" TargetMode="External"/><Relationship Id="rId131" Type="http://schemas.openxmlformats.org/officeDocument/2006/relationships/hyperlink" Target="https://docs.oasis-open.org/mqtt/mqtt/v5.0/cos02/mqtt-v5.0-cos02.html#USEUPRIVSH" TargetMode="External"/><Relationship Id="rId130" Type="http://schemas.openxmlformats.org/officeDocument/2006/relationships/hyperlink" Target="https://docs.oasis-open.org/mqtt/mqtt/v5.0/mqtt-v5.0.html" TargetMode="External"/><Relationship Id="rId136" Type="http://schemas.openxmlformats.org/officeDocument/2006/relationships/hyperlink" Target="https://docs.oasis-open.org/mqtt/mqtt/v5.0/cos02/mqtt-v5.0-cos02.html#SARBANES" TargetMode="External"/><Relationship Id="rId135" Type="http://schemas.openxmlformats.org/officeDocument/2006/relationships/hyperlink" Target="https://docs.oasis-open.org/mqtt/mqtt/v5.0/cos02/mqtt-v5.0-cos02.html#SARBANES" TargetMode="External"/><Relationship Id="rId134" Type="http://schemas.openxmlformats.org/officeDocument/2006/relationships/hyperlink" Target="https://docs.oasis-open.org/mqtt/mqtt/v5.0/cos02/mqtt-v5.0-cos02.html#PCIDSS" TargetMode="External"/><Relationship Id="rId133" Type="http://schemas.openxmlformats.org/officeDocument/2006/relationships/hyperlink" Target="https://docs.oasis-open.org/mqtt/mqtt/v5.0/cos02/mqtt-v5.0-cos02.html#PCIDSS" TargetMode="External"/><Relationship Id="rId62" Type="http://schemas.openxmlformats.org/officeDocument/2006/relationships/image" Target="media/image31.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25.png"/><Relationship Id="rId63" Type="http://schemas.openxmlformats.org/officeDocument/2006/relationships/image" Target="media/image6.png"/><Relationship Id="rId66" Type="http://schemas.openxmlformats.org/officeDocument/2006/relationships/image" Target="media/image4.png"/><Relationship Id="rId172" Type="http://schemas.openxmlformats.org/officeDocument/2006/relationships/hyperlink" Target="https://docs.oasis-open.org/mqtt/mqtt/v5.0/cos02/mqtt-v5.0-cos02.html#NSAB" TargetMode="External"/><Relationship Id="rId65" Type="http://schemas.openxmlformats.org/officeDocument/2006/relationships/image" Target="media/image44.png"/><Relationship Id="rId171" Type="http://schemas.openxmlformats.org/officeDocument/2006/relationships/hyperlink" Target="https://docs.oasis-open.org/mqtt/mqtt/v5.0/cos02/mqtt-v5.0-cos02.html#RFC5246" TargetMode="External"/><Relationship Id="rId68" Type="http://schemas.openxmlformats.org/officeDocument/2006/relationships/image" Target="media/image30.png"/><Relationship Id="rId170" Type="http://schemas.openxmlformats.org/officeDocument/2006/relationships/hyperlink" Target="https://docs.oasis-open.org/mqtt/mqtt/v5.0/cos02/mqtt-v5.0-cos02.html#RFC1928" TargetMode="External"/><Relationship Id="rId67" Type="http://schemas.openxmlformats.org/officeDocument/2006/relationships/image" Target="media/image38.png"/><Relationship Id="rId60" Type="http://schemas.openxmlformats.org/officeDocument/2006/relationships/hyperlink" Target="https://docs.oasis-open.org/mqtt/mqtt/v5.0/cos02/mqtt-v5.0-cos02.html#S4_13_Errors" TargetMode="External"/><Relationship Id="rId165" Type="http://schemas.openxmlformats.org/officeDocument/2006/relationships/hyperlink" Target="https://docs.oasis-open.org/mqtt/mqtt/v5.0/cos02/mqtt-v5.0-cos02.html#RFC5280" TargetMode="External"/><Relationship Id="rId69" Type="http://schemas.openxmlformats.org/officeDocument/2006/relationships/image" Target="media/image8.png"/><Relationship Id="rId164" Type="http://schemas.openxmlformats.org/officeDocument/2006/relationships/hyperlink" Target="https://docs.oasis-open.org/mqtt/mqtt/v5.0/cos02/mqtt-v5.0-cos02.html#IEEE8021AR" TargetMode="External"/><Relationship Id="rId163" Type="http://schemas.openxmlformats.org/officeDocument/2006/relationships/hyperlink" Target="https://docs.oasis-open.org/mqtt/mqtt/v5.0/cos02/mqtt-v5.0-cos02.html#IEEE8021AR" TargetMode="External"/><Relationship Id="rId162" Type="http://schemas.openxmlformats.org/officeDocument/2006/relationships/hyperlink" Target="https://docs.oasis-open.org/mqtt/mqtt/v5.0/cos02/mqtt-v5.0-cos02.html#RFC6960" TargetMode="External"/><Relationship Id="rId169" Type="http://schemas.openxmlformats.org/officeDocument/2006/relationships/hyperlink" Target="https://docs.oasis-open.org/mqtt/mqtt/v5.0/cos02/mqtt-v5.0-cos02.html#RFC1928" TargetMode="External"/><Relationship Id="rId168" Type="http://schemas.openxmlformats.org/officeDocument/2006/relationships/hyperlink" Target="https://docs.oasis-open.org/mqtt/mqtt/v5.0/cos02/mqtt-v5.0-cos02.html#RFC6960" TargetMode="External"/><Relationship Id="rId167" Type="http://schemas.openxmlformats.org/officeDocument/2006/relationships/hyperlink" Target="https://docs.oasis-open.org/mqtt/mqtt/v5.0/cos02/mqtt-v5.0-cos02.html#RFC6960" TargetMode="External"/><Relationship Id="rId166" Type="http://schemas.openxmlformats.org/officeDocument/2006/relationships/hyperlink" Target="https://docs.oasis-open.org/mqtt/mqtt/v5.0/cos02/mqtt-v5.0-cos02.html#RFC5280" TargetMode="External"/><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hyperlink" Target="https://docs.oasis-open.org/mqtt/mqtt/v5.0/cos02/mqtt-v5.0-cos02.html#RFC6960" TargetMode="External"/><Relationship Id="rId54" Type="http://schemas.openxmlformats.org/officeDocument/2006/relationships/hyperlink" Target="https://www.rfc-editor.org/info/rfc3552" TargetMode="External"/><Relationship Id="rId160" Type="http://schemas.openxmlformats.org/officeDocument/2006/relationships/hyperlink" Target="https://docs.oasis-open.org/mqtt/mqtt/v5.0/cos02/mqtt-v5.0-cos02.html#RFC5280" TargetMode="External"/><Relationship Id="rId57" Type="http://schemas.openxmlformats.org/officeDocument/2006/relationships/image" Target="media/image19.png"/><Relationship Id="rId56" Type="http://schemas.openxmlformats.org/officeDocument/2006/relationships/hyperlink" Target="https://docs.oasis-open.org/mqtt/mqtt/v5.0/cos02/mqtt-v5.0-cos02.html#Unicode" TargetMode="External"/><Relationship Id="rId159" Type="http://schemas.openxmlformats.org/officeDocument/2006/relationships/hyperlink" Target="https://docs.oasis-open.org/mqtt/mqtt/v5.0/cos02/mqtt-v5.0-cos02.html#RFC5280" TargetMode="External"/><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docs.oasis-open.org/mqtt/mqtt/v5.0/cos02/mqtt-v5.0-cos02.html#RFC5246"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atatracker.ietf.org/doc/rfc9147/" TargetMode="External"/><Relationship Id="rId152" Type="http://schemas.openxmlformats.org/officeDocument/2006/relationships/hyperlink" Target="https://docs.oasis-open.org/mqtt/mqtt/v5.0/cos02/mqtt-v5.0-cos02.html#RFC6749" TargetMode="External"/><Relationship Id="rId151" Type="http://schemas.openxmlformats.org/officeDocument/2006/relationships/hyperlink" Target="https://docs.oasis-open.org/mqtt/mqtt/v5.0/cos02/mqtt-v5.0-cos02.html#RFC6749" TargetMode="External"/><Relationship Id="rId158" Type="http://schemas.openxmlformats.org/officeDocument/2006/relationships/hyperlink" Target="https://docs.oasis-open.org/mqtt/mqtt/v5.0/cos02/mqtt-v5.0-cos02.html#RFC5246" TargetMode="External"/><Relationship Id="rId157" Type="http://schemas.openxmlformats.org/officeDocument/2006/relationships/hyperlink" Target="https://datatracker.ietf.org/doc/rfc9147/" TargetMode="External"/><Relationship Id="rId156" Type="http://schemas.openxmlformats.org/officeDocument/2006/relationships/hyperlink" Target="https://docs.oasis-open.org/mqtt/mqtt/v5.0/cos02/mqtt-v5.0-cos02.html#RFC5246" TargetMode="External"/><Relationship Id="rId155" Type="http://schemas.openxmlformats.org/officeDocument/2006/relationships/hyperlink" Target="https://docs.oasis-open.org/mqtt/mqtt/v5.0/cos02/mqtt-v5.0-cos02.html#RFC52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EnBa98UqFDXMxUasc37eDLbcUw==">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uMICgtBQUFCSGJyZWJvcxKxCAoLQUFBQkhicmVib3MSC0FBQUJIYnJlYm9zGpECCgl0ZXh0L2h0bWw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IpICCgp0ZXh0L3BsYWlu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obIhUxMDgxODQzNzU4MTQwNTA2NjIwNzYoADgAMO/v9pLlMTjv7/aS5TFKkwEKCnRleHQvcGxhaW4ShAFUaGUgdHJhbnNtaXNzaW9uIHJhZGl1cyBSYiBvZiB0aGUgU0VBUkNIR1cgcGFja2V0IGlzIGxpbWl0ZWQsIGUuZy4gdG8gYSBzaW5nbGUgaG9wIGluIGNhc2Ugb2YgYSBkZW5zZSBkZXBsb3ltZW50IG9mIE1RVFQtU04gY2xpZW50cy5aDDU0bXBzN2pxejVmN3ICIAB4AJoBBggAEAAYAKoBhgI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sAEAuAEAGO/v9pLlMSDv7/aS5TEwAEIQa2l4LmIyNW1uMTJ5ZnVjaCLWCAoLQUFBQTZjWFRyLVUSpAgKC0FBQUE2Y1hUci1VEgtBQUFBNmNYVHItVRrBAgoJdGV4dC9odG1s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K4AgoKdGV4dC9wbGFpbhKpAkl0IHNob3VsZCBiZSBiZSBjb25zaXN0ZW50IHdpdGggdGhlIENvbm5lY3QgIktlZXAgQWxpdmUgVGltZXIi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obIhUxMTU2MjYzNTcxNDI3MzU4MTIyNjYoADgAMOrnloiwMTjq55aIsDFaDHZjMDlnMXV3bG04eHICIAB4AIgBApoBBggAEAAYAKoBtgI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IAgoLQUFBQlRjMWFhWXMS0wEKC0FBQUJUYzFhYVlzEgtBQUFCVGMxYWFZcxoNCgl0ZXh0L2h0bWwSACIOCgp0ZXh0L3BsYWluEgAqGyIVMTE1NjI2MzU3MTQyNzM1ODEyMjY2KAA4ADDrtv23lDI4hcD9t5QySjQKJGFwcGxpY2F0aW9uL3ZuZC5nb29nbGUtYXBwcy5kb2NzLm1kcxoMwtfa5AEGIgQIMBABWgxwYTB6dWM4bWlqb2pyAiAAeACCARNzdWdnZXN0LmJlNGJ6YXFkbDRrmgEGCAAQABgAsAEAuAEAGOu2/beUMiCFwP23lDIwAEITc3VnZ2VzdC5iZTRiemFxZGw0a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pMCCgtBQUFCVkM2UjE1OBLdAQoLQUFBQlZDNlIxNTgSC0FBQUJWQzZSMTU4Gg0KCXRleHQvaHRtbBIAIg4KCnRleHQvcGxhaW4SACobIhUxMTU2MjYzNTcxNDI3MzU4MTIyNjYoADgAMJSRicqzMjifm4nKszJKPQokYXBwbGljYXRpb24vdm5kLmdvb2dsZS1hcHBzLmRvY3MubWRzGhXC19rkAQ8SDQoJCgNaKzEQARgAEAFaDDNrM2Z6cGpmd3J6cnICIAB4AIIBFHN1Z2dlc3QuOXVpYzZnbDN0MWQ4mgEGCAAQABgAsAEAuAEAGJSRicqzMiCfm4nKszIwAEIUc3VnZ2VzdC45dWljNmdsM3QxZDg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KLCgoLQUFBQkdKSnBsWU0S2Qk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LO6077U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CpwEKC0FBQUJlc1AzWkg0EgtBQUFCR0pKcGxZTRoWCgl0ZXh0L2h0bWwSCU9LIGZvciBtZSIXCgp0ZXh0L3BsYWluEglPSyBmb3IgbWUqGyIVMTE1NjI2MzU3MTQyNzM1ODEyMjY2KAA4ADCzutO+1DI4s7rTvtQyWgxqYWw5MG1wdWh3b3FyAiAAeACaAQYIABAAGACqAQsSCU9LIGZvciBtZbABALgBAFoManUxcTFubmVlY2phcgIgAHgAiAECmgEGCAAQABgAqgE9EjtJYW4gdG8gdmVyaWZ5IGlmIHRoaXMgcmVzZXJ2YXRpb24gaXMgcG9zc2libGUgYW5kIGNvbmZpcm1lZLABALgBARjHisej2DEgs7rTvtQyMABCEGtpeC44aXZjZHV0Mmhkc2cipQcKC0FBQUJURkhsTGdrEvMG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Mjzw4+TMkpRCgp0ZXh0L3BsYWluEkNDb250aW51ZSB3YWl0aW5nIGFuZCByZXRyeWluZyB1cCB0byBzb21lIG1heGltdW0gbnVtYmVyIG9mIHJldHJpZXMsWgw2MG01aDhiN2duN2lyAiAAeACaAQYIABAAGACqAd8B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lxUKC0FBQUJCTFJHTDRBEuUUCgtBQUFCQkxSR0w0QRILQUFBQkJMUkdMNEEa0QMKCXRleHQvaHRtbBLDA0Zyb20gPGEgaHJlZj0iaHR0cHM6Ly93d3cuZ29vZ2xlLmNvbS91cmw/cT1odHRwczovL2lzc3Vlcy5vYXNpcy1vcGVuLm9yZy9icm93c2UvTVFUVC02MDQmYW1wO3NhPUQmYW1wO3NvdXJjZT1kb2NzJmFtcDt1c3Q9MTc0MzI2MjI1ODYwMTE0OCZhbXA7dXNnPUFPdlZhdzI4ZVVNNGhRU1ZBaTFGMVh0Sm13b2k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Q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IAQK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FaDHAyYmlocHYwdndzcnICIAB4AIgBApoBBggAEAAYAKoBxgMSwwNGcm9tIDxhIGhyZWY9Imh0dHBzOi8vd3d3Lmdvb2dsZS5jb20vdXJsP3E9aHR0cHM6Ly9pc3N1ZXMub2FzaXMtb3Blbi5vcmcvYnJvd3NlL01RVFQtNjA0JmFtcDtzYT1EJmFtcDtzb3VyY2U9ZG9jcyZhbXA7dXN0PTE3NDMyNjIyNTg2MDExNDgmYW1wO3VzZz1BT3ZWYXcyOGVVTTRoUVNWQWkxRjFYdEptd29p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BGKiWjuq/MSD1pprqvzEwAEIQa2l4LjJpMTlycDVpcGM1bD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mJjOHc3b3Y1b2xpNDIOaC5nbG93Nmk4M2lzZDUyDmgudGRlb3d3YWpqMXdmMg5oLnY5NHIyNWt4YzJndjIOaC5ld3B6YXcyZjIxMWEyCWguM2pkMHFvcz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MKFHN1Z2dlc3Quc3FjOW8weXg0NWowEhtkYXZpZGUubGVuemFyaW5pQHUtYmxveC5jb21qMgoTc3VnZ2VzdC45d2w1NXQ5YnBlch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50bm44eHN5YWI0angSG2RhdmlkZS5sZW56YXJpbmlAdS1ibG94LmNvbWozChRzdWdnZXN0LjllMnQxM2Q1Nm9yNRIbZGF2aWRlLmxlbnphcmluaUB1LWJsb3guY29taiIKFHN1Z2dlc3QueWlzNDBvOHU5NndkEgpJYW4gQ3JhZ2dzajMKFHN1Z2dlc3QudWdvNzdkOHplMW1z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zChRzdWdnZXN0Lmh6ZXFqd3N0bWx6cRIbZGF2aWRlLmxlbnphcmluaUB1LWJsb3guY29taiEKFHN1Z2dlc3QuY2c2cHZzd2t6bzllEglBbm9ueW1vdXNqMwoUc3VnZ2VzdC5ieDJhdm91eHdtazASG2RhdmlkZS5sZW56YXJpbmlAdS1ibG94LmNvbWozChRzdWdnZXN0Lms4ODltc2pkb3cwO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jhhaGtlZGxxZHBrYx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dXB5cTl3NTVxbXM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d2xlMnJlYTk5M242EhtkYXZpZGUubGVuemFyaW5pQHUtYmxveC5jb21qMwoUc3VnZ2VzdC44MnE5ajV2MDZtN2kSG2RhdmlkZS5sZW56YXJpbmlAdS1ibG94LmNvbWozChRzdWdnZXN0Lmh6OXoxd3Bjd3p5Mh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mdzcHI5Z3N0ZXNqZxIbZGF2aWRlLmxlbnphcmluaUB1LWJsb3guY29tajMKFHN1Z2dlc3QudmZpbDI3eWlxMDJ3EhtkYXZpZGUubGVuemFyaW5pQHUtYmxveC5jb21qMwoUc3VnZ2VzdC4zcWxyajk3MzJxeGESG2RhdmlkZS5sZW56YXJpbmlAdS1ibG94LmNvbWozChRzdWdnZXN0Lmludjl2ZGNpczlleBIbZGF2aWRlLmxlbnphcmluaUB1LWJsb3guY29tajMKFHN1Z2dlc3QucXdiN2hvamMzaHNkEhtkYXZpZGUubGVuemFyaW5pQHUtYmxveC5jb21qMwoUc3VnZ2VzdC52MXU5cWxvcW5kZjgSG2RhdmlkZS5sZW56YXJpbmlAdS1ibG94LmNvbWozChRzdWdnZXN0Ljh3MTFjZHg1enZ3O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