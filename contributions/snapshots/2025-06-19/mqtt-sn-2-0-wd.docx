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01 May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id w:val="-1697620994"/>
          <w:tag w:val="goog_rdk_0"/>
        </w:sdtPr>
        <w:sdtContent>
          <w:commentRangeStart w:id="0"/>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id w:val="830566650"/>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CONNECT - Connection Request</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CONNECT Header</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Connect Flags</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Clean Start</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Will Flag</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Authentication Flag</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Session Expiry Flag</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Default Number of Awake Messages</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Will Flags</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Will Topic Type</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Will QoS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Will Retain</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Packet Identifier</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Protocol Version</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Keep Alive</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Maximum Packet Size</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Session Expiry Interval</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Will Topic Alias or Will Topic Name Length</w:t>
              <w:tab/>
              <w:t xml:space="preserve">43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3.1.10 Will Topic Name</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Will Payload Length</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Will Payload</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Authentication Method Length</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Authentication Method</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Authentication Data Length</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Authentication Data</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Client Identifier</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3.1.18 CONNECT Actions</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CONNACK - Connect Acknowledgement</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CONNACK Header</w:t>
              <w:tab/>
              <w:t xml:space="preserve">46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CONNACK Flags</w:t>
              <w:tab/>
              <w:t xml:space="preserve">47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Session Present</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Session Expiry Interval Flag (Sess Exp)</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Server Keep Alive Flag (Server KA)</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Authentication Flag (Auth)</w:t>
              <w:tab/>
              <w:t xml:space="preserve">48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Packet Identifier</w:t>
              <w:tab/>
              <w:t xml:space="preserve">48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3.2.4 Reason Code</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Session Expiry Interval</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Server Keep Alive</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Authentication Method Length</w:t>
              <w:tab/>
              <w:t xml:space="preserve">48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3.2.8 Authentication Method</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3.2.9 Authentication Data Length</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3.2.10 Authentication Data</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Assigned Client Identifier</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AUTH - Authentication Exchange</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AUTH Header</w:t>
              <w:tab/>
              <w:t xml:space="preserve">50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Packet Identifier</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Reason Code</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Authentication Method Length</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3.3.4 Authentication Method</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3.3.5 Authentication Data</w:t>
              <w:tab/>
              <w:t xml:space="preserve">51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3.3.6 AUTH Actions</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REGISTER - Register Topic Alias Request</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REGISTER Header</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REGISTER Flags</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Topic Alias Flag</w:t>
              <w:tab/>
              <w:t xml:space="preserve">52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Packet Identifier</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Topic Alias</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Topic Name</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REGISTER Actions</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REGACK - Register Topic Alias Acknowledgement</w:t>
              <w:tab/>
              <w:t xml:space="preserve">53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REGACK Header</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REGACK Flags</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Topic Type</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Topic Alias Flag</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3.5.3 Packet Identifier</w:t>
              <w:tab/>
              <w:t xml:space="preserve">54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Topic Alias</w:t>
              <w:tab/>
              <w:t xml:space="preserve">54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Reason Code</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3.6 Publish Requests and Responses</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PUBWOS - Publish Without Session</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3.6.1.1 PUBWOS Header</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3.6.1.2 PUBWOS Flags</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3.6.1.2.1 Topic Type</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3.6.1.2.2 Retain</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3.6.1.3 Topic Alias or Topic Name Length</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Topic Name</w:t>
              <w:tab/>
              <w:t xml:space="preserve">56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3.6.1.5 Payload</w:t>
              <w:tab/>
              <w:t xml:space="preserve">56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3.6.1.6 PUBWOS Actions</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PUBLISH with QoS 0</w:t>
              <w:tab/>
              <w:t xml:space="preserve">57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3.6.2.1 PUBLISH Header</w:t>
              <w:tab/>
              <w:t xml:space="preserve">57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3.6.2.2 PUBLISH Flags</w:t>
              <w:tab/>
              <w:t xml:space="preserve">57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3.6.2.2.1 Topic Type</w:t>
              <w:tab/>
              <w:t xml:space="preserve">57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3.6.2.2.2 QoS</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3.6.2.2.3 Retain</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Topic Alias or Topic Name Length</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Topic Name</w:t>
              <w:tab/>
              <w:t xml:space="preserve">58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3.6.2.5 Payload</w:t>
              <w:tab/>
              <w:t xml:space="preserve">58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3.6.2.6 PUBLISH - QoS 0 Actions</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PUBLISH with QoS 1 and 2</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3.6.3.1 PUBLISH Header</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3.6.3.2 PUBLISH Flags</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3.6.3.2.1 Topic Type</w:t>
              <w:tab/>
              <w:t xml:space="preserve">59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3.6.3.2.2 QoS</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3.6.3.2.3 DUP</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3.6.3.2.4 Retain</w:t>
              <w:tab/>
              <w:t xml:space="preserve">60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3.6.3.3 Packet Identifier</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3.6.3.4 Topic Alias or Topic Name Length</w:t>
              <w:tab/>
              <w:t xml:space="preserve">60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3.6.3.5 Topic Name</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3.6.3.6 Payload</w:t>
              <w:tab/>
              <w:t xml:space="preserve">61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3.6.3.7 PUBLISH Actions</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PUBACK – Publish Acknowledgement (QoS 1 delivery)</w:t>
              <w:tab/>
              <w:t xml:space="preserve">62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3.6.4.1 PUBACK Header</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3.6.4.2 Packet Identifier</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3.6.4.3 Reason Code</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3.6.4.4 PUBACK Actions</w:t>
              <w:tab/>
              <w:t xml:space="preserve">62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PUBREC - Publish Received (QoS 2 delivery part 1)</w:t>
              <w:tab/>
              <w:t xml:space="preserve">62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3.6.5.1 PUBREC Header</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3.6.5.2 Packet Identifier</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3.6.5.3 Reason Code</w:t>
              <w:tab/>
              <w:t xml:space="preserve">63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3.6.5.4 PUBREC Actions</w:t>
              <w:tab/>
              <w:t xml:space="preserve">63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 PUBREL - Publish Release (QoS 2 delivery part 2)</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3.6.6.1 PUBREL Header</w:t>
              <w:tab/>
              <w:t xml:space="preserve">63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3.6.6.2 Packet Identifier</w:t>
              <w:tab/>
              <w:t xml:space="preserve">63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3.6.6.3 Reason Code</w:t>
              <w:tab/>
              <w:t xml:space="preserve">63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3.6.6.4 PUBREL Actions</w:t>
              <w:tab/>
              <w:t xml:space="preserve">63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 PUBCOMP - Publish Complete (QoS 2 delivery part 3)</w:t>
              <w:tab/>
              <w:t xml:space="preserve">63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3.6.7.1 PUBCOMP Header</w:t>
              <w:tab/>
              <w:t xml:space="preserve">64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3.6.7.2 Packet Identifier</w:t>
              <w:tab/>
              <w:t xml:space="preserve">64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3.6.7.3 Reason Code</w:t>
              <w:tab/>
              <w:t xml:space="preserve">64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3.6.7.4 PUBCOMP Actions</w:t>
              <w:tab/>
              <w:t xml:space="preserve">64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SUBSCRIBE - Subscribe Request</w:t>
              <w:tab/>
              <w:t xml:space="preserve">65</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SUBSCRIBE Header</w:t>
              <w:tab/>
              <w:t xml:space="preserve">65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SUBSCRIBE Flags</w:t>
              <w:tab/>
              <w:t xml:space="preserve">65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Type</w:t>
              <w:tab/>
              <w:t xml:space="preserve">65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3.7.2.2 Retain handling</w:t>
              <w:tab/>
              <w:t xml:space="preserve">65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3.7.2.3 Retain as Published</w:t>
              <w:tab/>
              <w:t xml:space="preserve">66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3.7.2.4 QoS</w:t>
              <w:tab/>
              <w:t xml:space="preserve">66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3.7.2.5 No Local</w:t>
              <w:tab/>
              <w:t xml:space="preserve">66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Packet Identifier</w:t>
              <w:tab/>
              <w:t xml:space="preserve">66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Alias</w:t>
              <w:tab/>
              <w:t xml:space="preserve">66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Topic Filter</w:t>
              <w:tab/>
              <w:t xml:space="preserve">67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 SUBSCRIBE Actions</w:t>
              <w:tab/>
              <w:t xml:space="preserve">67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SUBACK - Subscribe Acknowledgement</w:t>
              <w:tab/>
              <w:t xml:space="preserve">68</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SUBACK Header</w:t>
              <w:tab/>
              <w:t xml:space="preserve">68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SUBACK Flags</w:t>
              <w:tab/>
              <w:t xml:space="preserve">69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Type</w:t>
              <w:tab/>
              <w:t xml:space="preserve">69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Alias Flag</w:t>
              <w:tab/>
              <w:t xml:space="preserve">69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69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69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69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 UNSUBSCRIBE - Unsubscribe Request</w:t>
              <w:tab/>
              <w:t xml:space="preserve">69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UNSUBSCRIBE Header</w:t>
              <w:tab/>
              <w:t xml:space="preserve">70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UNSUBSCRIBE Flags</w:t>
              <w:tab/>
              <w:t xml:space="preserve">70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Topic Type</w:t>
              <w:tab/>
              <w:t xml:space="preserve">70</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Packet Identifier</w:t>
              <w:tab/>
              <w:t xml:space="preserve">70</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Topic Alias</w:t>
              <w:tab/>
              <w:t xml:space="preserve">70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 Topic Filter</w:t>
              <w:tab/>
              <w:t xml:space="preserve">71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 UNSUBSCRIBE Actions</w:t>
              <w:tab/>
              <w:t xml:space="preserve">71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UNSUBACK - Unsubscribe Acknowledgement</w:t>
              <w:tab/>
              <w:t xml:space="preserve">71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UNSUBACK Header</w:t>
              <w:tab/>
              <w:t xml:space="preserve">72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Packet Identifier</w:t>
              <w:tab/>
              <w:t xml:space="preserve">72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Reason Code</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PINGREQ - Ping Request</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PINGREQ Header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Packet Identifier</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Client Identifier</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 PINGREQ Actions</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PINGRESP - Ping Response</w:t>
              <w:tab/>
              <w:t xml:space="preserve">73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PINGRESP Header</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Packet Identifier</w:t>
              <w:tab/>
              <w:t xml:space="preserve">74</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Application Messages Remaining</w:t>
              <w:tab/>
              <w:t xml:space="preserve">74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DISCONNECT - Disconnect Notification</w:t>
              <w:tab/>
              <w:t xml:space="preserve">75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DISCONNECT Header</w:t>
              <w:tab/>
              <w:t xml:space="preserve">75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DISCONNECT Flags</w:t>
              <w:tab/>
              <w:t xml:space="preserve">76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3.13.2.1 Packet Identifier Flag</w:t>
              <w:tab/>
              <w:t xml:space="preserve">76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3.13.2.2 Session Expiry Interval Flag</w:t>
              <w:tab/>
              <w:t xml:space="preserve">76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3.13.2.3 Reason Code Flag</w:t>
              <w:tab/>
              <w:t xml:space="preserve">76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Packet Identifier</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3.13.4 Reason Code</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3.13.5 Session Expiry Interval</w:t>
              <w:tab/>
              <w:t xml:space="preserve">76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3.13.6 Reason String</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3.13.7 DISCONNECT Actions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WAKEUP - Wake up request</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 WAKEUP Header</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WAKEUP Actions</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SLEEPREQ - Sleep request</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3.15.1 SLEEPREQ Header</w:t>
              <w:tab/>
              <w:t xml:space="preserve">78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SLEEPREQ Flags</w:t>
              <w:tab/>
              <w:t xml:space="preserve">78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3.15.2.1 Retain Topic Aliases</w:t>
              <w:tab/>
              <w:t xml:space="preserve">78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79</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Sleep Duration</w:t>
              <w:tab/>
              <w:t xml:space="preserve">79</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SLEEPREQ Actions</w:t>
              <w:tab/>
              <w:t xml:space="preserve">79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SLEEPRESP - Sleep response</w:t>
              <w:tab/>
              <w:t xml:space="preserve">79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3.16.1 SLEEPRESP Header</w:t>
              <w:tab/>
              <w:t xml:space="preserve">80</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Packet Identifier</w:t>
              <w:tab/>
              <w:t xml:space="preserve">80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Protection Encapsulation</w:t>
              <w:tab/>
              <w:t xml:space="preserve">81</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Protection Encapsulation Header</w:t>
              <w:tab/>
              <w:t xml:space="preserve">82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Protection Flags</w:t>
              <w:tab/>
              <w:t xml:space="preserve">82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3.17.2.1 Monotonic Counter Length</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3.17.2.2 Cryptographic Material Length</w:t>
              <w:tab/>
              <w:t xml:space="preserve">82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3.17.2.3 Authentication Tag Length</w:t>
              <w:tab/>
              <w:t xml:space="preserve">83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Protection Scheme</w:t>
              <w:tab/>
              <w:t xml:space="preserve">83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Sender Identifier</w:t>
              <w:tab/>
              <w:t xml:space="preserve">85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3.17.5 Random</w:t>
              <w:tab/>
              <w:t xml:space="preserve">85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3.17.6 Cryptographic Material</w:t>
              <w:tab/>
              <w:t xml:space="preserve">86</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3.17.7 Monotonic Counter</w:t>
              <w:tab/>
              <w:t xml:space="preserve">86</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3.17.8 Protected MQTT-SN Packet</w:t>
              <w:tab/>
              <w:t xml:space="preserve">86</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3.17.9 Authentication Tag</w:t>
              <w:tab/>
              <w:t xml:space="preserve">86</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Forwarder Encapsulation</w:t>
              <w:tab/>
              <w:t xml:space="preserve">87</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Forwarder Encapsulation Header</w:t>
              <w:tab/>
              <w:t xml:space="preserve">87</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Client Addressing Information</w:t>
              <w:tab/>
              <w:t xml:space="preserve">87</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MQTT-SN Packet</w:t>
              <w:tab/>
              <w:t xml:space="preserve">87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Gateway Discovery Packets</w:t>
              <w:tab/>
              <w:t xml:space="preserve">88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4gdb1y3em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ADVERTISE - Gateway Advertisement</w:t>
              <w:tab/>
              <w:t xml:space="preserve">88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3.19.1.1 ADVERTISE Header</w:t>
              <w:tab/>
              <w:t xml:space="preserve">88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3.19.1.2 Gateway Identifier</w:t>
              <w:tab/>
              <w:t xml:space="preserve">88</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3.19.1.3 Duration</w:t>
              <w:tab/>
              <w:t xml:space="preserve">88</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SEARCHGW - Search for A Gateway</w:t>
              <w:tab/>
              <w:t xml:space="preserve">88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3.19.2.1 SEARCHGW Header</w:t>
              <w:tab/>
              <w:t xml:space="preserve">89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3.19.2.2 Additional Network Information</w:t>
              <w:tab/>
              <w:t xml:space="preserve">89</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GWINFO - Gateway Information</w:t>
              <w:tab/>
              <w:t xml:space="preserve">89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3.19.3.1 GWINFO Header</w:t>
              <w:tab/>
              <w:t xml:space="preserve">90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3.19.3.2 Gateway Identifier</w:t>
              <w:tab/>
              <w:t xml:space="preserve">90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3.19.3.3 Gateway Address</w:t>
              <w:tab/>
              <w:t xml:space="preserve">90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92</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93</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95</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95</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95</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96</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97</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98</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99</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99</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100</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100</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101</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101</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101</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101</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101</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102</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102</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103</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104</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104</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104</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105</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105</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106</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107</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107</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109</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109</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112</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112</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113</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113</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115</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116</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117</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119</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121</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121</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121</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122</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122</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123</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124</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124</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124</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124</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125</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125</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125</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126</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126</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127</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127</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127</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128</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128</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128</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128</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128</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129</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130</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130</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130</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131</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132</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132</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132</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133</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134</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135</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Server Congestion</w:t>
              <w:tab/>
              <w:t xml:space="preserve">136</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Example Timer and Counter Values</w:t>
              <w:tab/>
              <w:t xml:space="preserve">137</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Exponential Backoff</w:t>
              <w:tab/>
              <w:t xml:space="preserve">138</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Client State Diagrams</w:t>
              <w:tab/>
              <w:t xml:space="preserve">139</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7bsjt8k2wc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141</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C.6.1 PUBLISH Header</w:t>
              <w:tab/>
              <w:t xml:space="preserve">141</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 PUBLISH Flags</w:t>
              <w:tab/>
              <w:t xml:space="preserve">141</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C.6.2.1 Topic Type</w:t>
              <w:tab/>
              <w:t xml:space="preserve">142</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C.6.2.2 QoS</w:t>
              <w:tab/>
              <w:t xml:space="preserve">142</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C.6.2.3 DUP</w:t>
              <w:tab/>
              <w:t xml:space="preserve">142</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C.6.2.4 Retain</w:t>
              <w:tab/>
              <w:t xml:space="preserve">142</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C.6.3 Topic Alias</w:t>
              <w:tab/>
              <w:t xml:space="preserve">142</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C.6.4 Topic Short Name</w:t>
              <w:tab/>
              <w:t xml:space="preserve">142</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C.6.5 Topic Name Length</w:t>
              <w:tab/>
              <w:t xml:space="preserve">142</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C.6.6 Topic Name</w:t>
              <w:tab/>
              <w:t xml:space="preserve">142</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C.6.7 Payload</w:t>
              <w:tab/>
              <w:t xml:space="preserve">143</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C.6.8 PUBLISH with QoS -1 Actions</w:t>
              <w:tab/>
              <w:t xml:space="preserve">143</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C.7 Gateway Advertisement and Discovery</w:t>
              <w:tab/>
              <w:t xml:space="preserve">144</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1">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2">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4">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8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6">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87">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88">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9">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A">
      <w:pPr>
        <w:rPr/>
      </w:pPr>
      <w:sdt>
        <w:sdtPr>
          <w:id w:val="713125150"/>
          <w:tag w:val="goog_rdk_1"/>
        </w:sdtPr>
        <w:sdtContent>
          <w:commentRangeStart w:id="1"/>
        </w:sdtContent>
      </w:sdt>
      <w:r w:rsidDel="00000000" w:rsidR="00000000" w:rsidRPr="00000000">
        <w:rPr>
          <w:rFonts w:ascii="Arial" w:cs="Arial" w:eastAsia="Arial" w:hAnsi="Arial"/>
          <w:rtl w:val="0"/>
        </w:rPr>
        <w:t xml:space="preserve">Text describing the changes/differences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8B">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8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8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8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93">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94">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9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9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9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9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w:t>
      </w:r>
      <w:r w:rsidDel="00000000" w:rsidR="00000000" w:rsidRPr="00000000">
        <w:rPr>
          <w:color w:val="000000"/>
          <w:shd w:fill="auto" w:val="clear"/>
          <w:rtl w:val="0"/>
        </w:rPr>
        <w:t xml:space="preserve">network endpoint</w:t>
      </w:r>
      <w:r w:rsidDel="00000000" w:rsidR="00000000" w:rsidRPr="00000000">
        <w:rPr>
          <w:rFonts w:ascii="Arial" w:cs="Arial" w:eastAsia="Arial" w:hAnsi="Arial"/>
          <w:color w:val="000000"/>
          <w:sz w:val="22"/>
          <w:szCs w:val="22"/>
          <w:shd w:fill="auto" w:val="clear"/>
          <w:rtl w:val="0"/>
        </w:rPr>
        <w:t xml:space="preserve"> to another.</w:t>
      </w:r>
    </w:p>
    <w:p w:rsidR="00000000" w:rsidDel="00000000" w:rsidP="00000000" w:rsidRDefault="00000000" w:rsidRPr="00000000" w14:paraId="0000019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9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9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9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A0">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A1">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A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A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A4">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A5">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A6">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w:t>
      </w:r>
      <w:r w:rsidDel="00000000" w:rsidR="00000000" w:rsidRPr="00000000">
        <w:rPr>
          <w:color w:val="000000"/>
          <w:shd w:fill="auto" w:val="clear"/>
          <w:rtl w:val="0"/>
        </w:rPr>
        <w:t xml:space="preserve">S</w:t>
      </w:r>
      <w:r w:rsidDel="00000000" w:rsidR="00000000" w:rsidRPr="00000000">
        <w:rPr>
          <w:rFonts w:ascii="Arial" w:cs="Arial" w:eastAsia="Arial" w:hAnsi="Arial"/>
          <w:color w:val="000000"/>
          <w:sz w:val="22"/>
          <w:szCs w:val="22"/>
          <w:shd w:fill="auto" w:val="clear"/>
          <w:rtl w:val="0"/>
        </w:rPr>
        <w:t xml:space="preserve">ender I</w:t>
      </w:r>
      <w:r w:rsidDel="00000000" w:rsidR="00000000" w:rsidRPr="00000000">
        <w:rPr>
          <w:color w:val="000000"/>
          <w:shd w:fill="auto" w:val="clear"/>
          <w:rtl w:val="0"/>
        </w:rPr>
        <w:t xml:space="preserve">dentifier</w:t>
      </w:r>
      <w:r w:rsidDel="00000000" w:rsidR="00000000" w:rsidRPr="00000000">
        <w:rPr>
          <w:rtl w:val="0"/>
        </w:rPr>
      </w:r>
    </w:p>
    <w:p w:rsidR="00000000" w:rsidDel="00000000" w:rsidP="00000000" w:rsidRDefault="00000000" w:rsidRPr="00000000" w14:paraId="000001A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A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A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A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AD">
      <w:pPr>
        <w:numPr>
          <w:ilvl w:val="0"/>
          <w:numId w:val="6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AE">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AF">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B0">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B1">
      <w:pPr>
        <w:numPr>
          <w:ilvl w:val="0"/>
          <w:numId w:val="6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B2">
      <w:pPr>
        <w:spacing w:after="240" w:before="240" w:line="276" w:lineRule="auto"/>
        <w:ind w:left="0" w:right="0" w:firstLine="0"/>
        <w:rPr>
          <w:rFonts w:ascii="Arial" w:cs="Arial" w:eastAsia="Arial" w:hAnsi="Arial"/>
          <w:color w:val="000000"/>
          <w:sz w:val="22"/>
          <w:szCs w:val="22"/>
          <w:shd w:fill="auto" w:val="clear"/>
        </w:rPr>
      </w:pPr>
      <w:sdt>
        <w:sdtPr>
          <w:id w:val="31383800"/>
          <w:tag w:val="goog_rdk_2"/>
        </w:sdtPr>
        <w:sdtContent>
          <w:commentRangeStart w:id="2"/>
        </w:sdtContent>
      </w:sdt>
      <w:sdt>
        <w:sdtPr>
          <w:id w:val="1587542206"/>
          <w:tag w:val="goog_rdk_3"/>
        </w:sdtPr>
        <w:sdtContent>
          <w:commentRangeStart w:id="3"/>
        </w:sdtContent>
      </w:sdt>
      <w:sdt>
        <w:sdtPr>
          <w:id w:val="1844382142"/>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3">
      <w:pPr>
        <w:numPr>
          <w:ilvl w:val="0"/>
          <w:numId w:val="35"/>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B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5">
      <w:pPr>
        <w:numPr>
          <w:ilvl w:val="0"/>
          <w:numId w:val="17"/>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B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B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B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 - sometimes abbreviated to</w:t>
      </w:r>
      <w:r w:rsidDel="00000000" w:rsidR="00000000" w:rsidRPr="00000000">
        <w:rPr>
          <w:rFonts w:ascii="Arial" w:cs="Arial" w:eastAsia="Arial" w:hAnsi="Arial"/>
          <w:b w:val="1"/>
          <w:color w:val="000000"/>
          <w:sz w:val="22"/>
          <w:szCs w:val="22"/>
          <w:shd w:fill="auto" w:val="clear"/>
          <w:rtl w:val="0"/>
        </w:rPr>
        <w:t xml:space="preserve"> GW</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B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BA">
      <w:pPr>
        <w:numPr>
          <w:ilvl w:val="0"/>
          <w:numId w:val="2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BB">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BC">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BD">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BE">
      <w:pPr>
        <w:numPr>
          <w:ilvl w:val="0"/>
          <w:numId w:val="2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BF">
      <w:pPr>
        <w:spacing w:after="240" w:before="240" w:line="276" w:lineRule="auto"/>
        <w:ind w:left="0" w:right="0" w:firstLine="0"/>
        <w:rPr>
          <w:rFonts w:ascii="Arial" w:cs="Arial" w:eastAsia="Arial" w:hAnsi="Arial"/>
          <w:color w:val="000000"/>
          <w:sz w:val="22"/>
          <w:szCs w:val="22"/>
          <w:shd w:fill="auto" w:val="clear"/>
        </w:rPr>
      </w:pPr>
      <w:sdt>
        <w:sdtPr>
          <w:id w:val="854002136"/>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0">
      <w:pPr>
        <w:numPr>
          <w:ilvl w:val="0"/>
          <w:numId w:val="14"/>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C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2">
      <w:pPr>
        <w:numPr>
          <w:ilvl w:val="0"/>
          <w:numId w:val="5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C3">
      <w:pPr>
        <w:numPr>
          <w:ilvl w:val="0"/>
          <w:numId w:val="5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C4">
      <w:pPr>
        <w:numPr>
          <w:ilvl w:val="0"/>
          <w:numId w:val="5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C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6">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C7">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C8">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C9">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C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C">
      <w:pPr>
        <w:numPr>
          <w:ilvl w:val="0"/>
          <w:numId w:val="18"/>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D">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CE">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CF">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D0">
      <w:pPr>
        <w:numPr>
          <w:ilvl w:val="0"/>
          <w:numId w:val="18"/>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D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D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D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informally as an MQTT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D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D5">
      <w:pPr>
        <w:numPr>
          <w:ilvl w:val="0"/>
          <w:numId w:val="34"/>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D6">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D7">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D8">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9">
      <w:pPr>
        <w:numPr>
          <w:ilvl w:val="0"/>
          <w:numId w:val="34"/>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D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DC">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which is associated with a Client Identifier. Some Sessions last only as long as the Virtual Connection, others can span multiple consecutive Virtual Connections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1D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D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E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E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w:t>
      </w:r>
      <w:r w:rsidDel="00000000" w:rsidR="00000000" w:rsidRPr="00000000">
        <w:rPr>
          <w:rFonts w:ascii="Arial" w:cs="Arial" w:eastAsia="Arial" w:hAnsi="Arial"/>
          <w:color w:val="000000"/>
          <w:sz w:val="22"/>
          <w:szCs w:val="22"/>
          <w:shd w:fill="auto" w:val="clear"/>
          <w:rtl w:val="0"/>
        </w:rPr>
        <w:t xml:space="preserve">a Topic Filter</w:t>
      </w:r>
      <w:r w:rsidDel="00000000" w:rsidR="00000000" w:rsidRPr="00000000">
        <w:rPr>
          <w:rFonts w:ascii="Arial" w:cs="Arial" w:eastAsia="Arial" w:hAnsi="Arial"/>
          <w:color w:val="000000"/>
          <w:sz w:val="22"/>
          <w:szCs w:val="22"/>
          <w:shd w:fill="auto" w:val="clear"/>
          <w:rtl w:val="0"/>
        </w:rPr>
        <w:t xml:space="preserve"> and a maximum QoS. A Subscription is associated with a single Session. A Session can contain more than one Subscription. Each Subscription within a Session has a different </w:t>
      </w:r>
      <w:r w:rsidDel="00000000" w:rsidR="00000000" w:rsidRPr="00000000">
        <w:rPr>
          <w:rFonts w:ascii="Arial" w:cs="Arial" w:eastAsia="Arial" w:hAnsi="Arial"/>
          <w:color w:val="000000"/>
          <w:sz w:val="22"/>
          <w:szCs w:val="22"/>
          <w:shd w:fill="auto" w:val="clear"/>
          <w:rtl w:val="0"/>
        </w:rPr>
        <w:t xml:space="preserve">Topic Filter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E2">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E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color w:val="1155cc"/>
            <w:u w:val="single"/>
            <w:shd w:fill="auto" w:val="clear"/>
            <w:rtl w:val="0"/>
          </w:rPr>
          <w:t xml:space="preserve">4.7.1.1 Topic wildcards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E4">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E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E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E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w:t>
      </w:r>
      <w:sdt>
        <w:sdtPr>
          <w:id w:val="-693230929"/>
          <w:tag w:val="goog_rdk_6"/>
        </w:sdtPr>
        <w:sdtContent>
          <w:ins w:author="davide.lenzarini@u-blox.com" w:id="0" w:date="2025-05-28T06:45:38Z"/>
          <w:sdt>
            <w:sdtPr>
              <w:id w:val="-270297781"/>
              <w:tag w:val="goog_rdk_7"/>
            </w:sdtPr>
            <w:sdtContent>
              <w:commentRangeStart w:id="6"/>
            </w:sdtContent>
          </w:sdt>
          <w:ins w:author="davide.lenzarini@u-blox.com" w:id="0" w:date="2025-05-28T06:45:38Z">
            <w:sdt>
              <w:sdtPr>
                <w:id w:val="1038615073"/>
                <w:tag w:val="goog_rdk_8"/>
              </w:sdtPr>
              <w:sdtContent>
                <w:commentRangeStart w:id="7"/>
              </w:sdtContent>
            </w:sdt>
            <w:r w:rsidDel="00000000" w:rsidR="00000000" w:rsidRPr="00000000">
              <w:rPr>
                <w:rFonts w:ascii="Arial" w:cs="Arial" w:eastAsia="Arial" w:hAnsi="Arial"/>
                <w:color w:val="000000"/>
                <w:sz w:val="22"/>
                <w:szCs w:val="22"/>
                <w:shd w:fill="auto" w:val="clear"/>
                <w:rtl w:val="0"/>
              </w:rPr>
              <w:t xml:space="preserve"> 2 bytes</w:t>
            </w:r>
          </w:ins>
        </w:sdtContent>
      </w:sdt>
      <w:sdt>
        <w:sdtPr>
          <w:id w:val="-2133643780"/>
          <w:tag w:val="goog_rdk_9"/>
        </w:sdtPr>
        <w:sdtContent>
          <w:del w:author="davide.lenzarini@u-blox.com" w:id="0" w:date="2025-05-28T06:45:38Z">
            <w:commentRangeEnd w:id="6"/>
            <w:r w:rsidDel="00000000" w:rsidR="00000000" w:rsidRPr="00000000">
              <w:commentReference w:id="6"/>
            </w:r>
            <w:commentRangeEnd w:id="7"/>
            <w:r w:rsidDel="00000000" w:rsidR="00000000" w:rsidRPr="00000000">
              <w:commentReference w:id="7"/>
            </w:r>
            <w:r w:rsidDel="00000000" w:rsidR="00000000" w:rsidRPr="00000000">
              <w:rPr>
                <w:rFonts w:ascii="Arial" w:cs="Arial" w:eastAsia="Arial" w:hAnsi="Arial"/>
                <w:color w:val="000000"/>
                <w:sz w:val="22"/>
                <w:szCs w:val="22"/>
                <w:shd w:fill="auto" w:val="clear"/>
                <w:rtl w:val="0"/>
              </w:rPr>
              <w:delText xml:space="preserve">n integer</w:delText>
            </w:r>
          </w:del>
        </w:sdtContent>
      </w:sdt>
      <w:r w:rsidDel="00000000" w:rsidR="00000000" w:rsidRPr="00000000">
        <w:rPr>
          <w:rFonts w:ascii="Arial" w:cs="Arial" w:eastAsia="Arial" w:hAnsi="Arial"/>
          <w:color w:val="000000"/>
          <w:sz w:val="22"/>
          <w:szCs w:val="22"/>
          <w:shd w:fill="auto" w:val="clear"/>
          <w:rtl w:val="0"/>
        </w:rPr>
        <w:t xml:space="preserve"> 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E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E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E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B">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E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F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color w:val="1155cc"/>
            <w:u w:val="single"/>
            <w:shd w:fill="auto" w:val="clear"/>
            <w:rtl w:val="0"/>
          </w:rPr>
          <w:t xml:space="preserve">3.1.3 Will Flags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F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F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w:t>
      </w:r>
      <w:sdt>
        <w:sdtPr>
          <w:id w:val="1393747349"/>
          <w:tag w:val="goog_rdk_10"/>
        </w:sdtPr>
        <w:sdtContent>
          <w:commentRangeStart w:id="8"/>
        </w:sdtContent>
      </w:sdt>
      <w:r w:rsidDel="00000000" w:rsidR="00000000" w:rsidRPr="00000000">
        <w:rPr>
          <w:rFonts w:ascii="Arial" w:cs="Arial" w:eastAsia="Arial" w:hAnsi="Arial"/>
          <w:color w:val="000000"/>
          <w:sz w:val="22"/>
          <w:szCs w:val="22"/>
          <w:shd w:fill="auto" w:val="clear"/>
          <w:rtl w:val="0"/>
        </w:rPr>
        <w:t xml:space="preserve">Publish Packet</w:t>
      </w:r>
      <w:commentRangeEnd w:id="8"/>
      <w:r w:rsidDel="00000000" w:rsidR="00000000" w:rsidRPr="00000000">
        <w:commentReference w:id="8"/>
      </w:r>
      <w:r w:rsidDel="00000000" w:rsidR="00000000" w:rsidRPr="00000000">
        <w:rPr>
          <w:rFonts w:ascii="Arial" w:cs="Arial" w:eastAsia="Arial" w:hAnsi="Arial"/>
          <w:color w:val="000000"/>
          <w:sz w:val="22"/>
          <w:szCs w:val="22"/>
          <w:shd w:fill="auto" w:val="clear"/>
          <w:rtl w:val="0"/>
        </w:rPr>
        <w:t xml:space="preserve">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color w:val="1155cc"/>
            <w:u w:val="single"/>
            <w:shd w:fill="auto" w:val="clear"/>
            <w:rtl w:val="0"/>
          </w:rPr>
          <w:t xml:space="preserve">3.7.2 SUBSCRIBE Flags</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F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F5">
      <w:pPr>
        <w:spacing w:after="240" w:before="240" w:line="276" w:lineRule="auto"/>
        <w:ind w:left="0" w:right="0" w:firstLine="0"/>
        <w:rPr>
          <w:rFonts w:ascii="Arial" w:cs="Arial" w:eastAsia="Arial" w:hAnsi="Arial"/>
          <w:color w:val="202124"/>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r w:rsidDel="00000000" w:rsidR="00000000" w:rsidRPr="00000000">
        <w:rPr>
          <w:rtl w:val="0"/>
        </w:rPr>
      </w:r>
    </w:p>
    <w:p w:rsidR="00000000" w:rsidDel="00000000" w:rsidP="00000000" w:rsidRDefault="00000000" w:rsidRPr="00000000" w14:paraId="000001F6">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7">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8">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9">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A">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1F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1F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1F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1FE">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1FF">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0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0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0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4">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0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0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9">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0C">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D">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0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0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10">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1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12">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1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1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15">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1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8">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1B">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1C">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1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1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1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20">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21">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2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2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2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2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2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8">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2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2B">
      <w:pPr>
        <w:numPr>
          <w:ilvl w:val="0"/>
          <w:numId w:val="6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2C">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delivered when the client wakes.</w:t>
      </w:r>
    </w:p>
    <w:p w:rsidR="00000000" w:rsidDel="00000000" w:rsidP="00000000" w:rsidRDefault="00000000" w:rsidRPr="00000000" w14:paraId="0000022D">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2E">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2F">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p>
    <w:p w:rsidR="00000000" w:rsidDel="00000000" w:rsidP="00000000" w:rsidRDefault="00000000" w:rsidRPr="00000000" w14:paraId="00000230">
      <w:pPr>
        <w:numPr>
          <w:ilvl w:val="0"/>
          <w:numId w:val="67"/>
        </w:numPr>
        <w:spacing w:before="0" w:beforeAutospacing="0"/>
        <w:ind w:left="720" w:hanging="360"/>
      </w:pPr>
      <w:r w:rsidDel="00000000" w:rsidR="00000000" w:rsidRPr="00000000">
        <w:rPr>
          <w:rtl w:val="0"/>
        </w:rPr>
        <w:t xml:space="preserve">If the network supports sending messages to more than one recipient at once, Gateway Advertisement and Discovery can be implemented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1">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32">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3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34">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36">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7">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8">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3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3B">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3C">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9"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3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3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4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44">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45">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46">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id w:val="45869405"/>
          <w:tag w:val="goog_rdk_11"/>
        </w:sdtPr>
        <w:sdtContent>
          <w:commentRangeStart w:id="9"/>
        </w:sdtContent>
      </w:sdt>
      <w:sdt>
        <w:sdtPr>
          <w:id w:val="-861197762"/>
          <w:tag w:val="goog_rdk_12"/>
        </w:sdtPr>
        <w:sdtContent>
          <w:commentRangeStart w:id="10"/>
        </w:sdtContent>
      </w:sdt>
      <w:r w:rsidDel="00000000" w:rsidR="00000000" w:rsidRPr="00000000">
        <w:rPr>
          <w:rFonts w:ascii="Arial" w:cs="Arial" w:eastAsia="Arial" w:hAnsi="Arial"/>
          <w:sz w:val="22"/>
          <w:szCs w:val="22"/>
          <w:rtl w:val="0"/>
        </w:rPr>
        <w:t xml:space="preserve">the string A𪛔 which</w:t>
      </w:r>
      <w:commentRangeEnd w:id="9"/>
      <w:r w:rsidDel="00000000" w:rsidR="00000000" w:rsidRPr="00000000">
        <w:commentReference w:id="9"/>
      </w:r>
      <w:commentRangeEnd w:id="10"/>
      <w:r w:rsidDel="00000000" w:rsidR="00000000" w:rsidRPr="00000000">
        <w:commentReference w:id="10"/>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47">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48">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60" name="image40.png"/>
            <a:graphic>
              <a:graphicData uri="http://schemas.openxmlformats.org/drawingml/2006/picture">
                <pic:pic>
                  <pic:nvPicPr>
                    <pic:cNvPr id="0" name="image40.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A">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4D">
      <w:pPr>
        <w:rPr>
          <w:rFonts w:ascii="Arial" w:cs="Arial" w:eastAsia="Arial" w:hAnsi="Arial"/>
        </w:rPr>
      </w:pPr>
      <w:sdt>
        <w:sdtPr>
          <w:id w:val="364151753"/>
          <w:tag w:val="goog_rdk_13"/>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E">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F">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0">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5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52">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7"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1"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7">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58">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59">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5A">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C</w:t>
      </w:r>
      <w:r w:rsidDel="00000000" w:rsidR="00000000" w:rsidRPr="00000000">
        <w:rPr>
          <w:rFonts w:ascii="Arial" w:cs="Arial" w:eastAsia="Arial" w:hAnsi="Arial"/>
          <w:sz w:val="22"/>
          <w:szCs w:val="22"/>
          <w:highlight w:val="yellow"/>
          <w:rtl w:val="0"/>
        </w:rPr>
        <w:t xml:space="preserve">lient or Server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5B">
      <w:pPr>
        <w:spacing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5C">
      <w:pPr>
        <w:spacing w:after="307"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5D">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w:t>
      </w:r>
      <w:r w:rsidDel="00000000" w:rsidR="00000000" w:rsidRPr="00000000">
        <w:rPr>
          <w:rtl w:val="0"/>
        </w:rPr>
        <w:t xml:space="preserve">is a 1-byte</w:t>
      </w:r>
      <w:r w:rsidDel="00000000" w:rsidR="00000000" w:rsidRPr="00000000">
        <w:rPr>
          <w:rFonts w:ascii="Arial" w:cs="Arial" w:eastAsia="Arial" w:hAnsi="Arial"/>
          <w:rtl w:val="0"/>
        </w:rPr>
        <w:t xml:space="preserve"> unsigned</w:t>
      </w:r>
      <w:r w:rsidDel="00000000" w:rsidR="00000000" w:rsidRPr="00000000">
        <w:rPr>
          <w:rtl w:val="0"/>
        </w:rPr>
        <w:t xml:space="preserve"> value,</w:t>
      </w:r>
      <w:r w:rsidDel="00000000" w:rsidR="00000000" w:rsidRPr="00000000">
        <w:rPr>
          <w:rFonts w:ascii="Arial" w:cs="Arial" w:eastAsia="Arial" w:hAnsi="Arial"/>
          <w:rtl w:val="0"/>
        </w:rPr>
        <w:t xml:space="preserve"> the values a</w:t>
      </w:r>
      <w:r w:rsidDel="00000000" w:rsidR="00000000" w:rsidRPr="00000000">
        <w:rPr>
          <w:rtl w:val="0"/>
        </w:rPr>
        <w:t xml:space="preserve">re </w:t>
      </w:r>
      <w:r w:rsidDel="00000000" w:rsidR="00000000" w:rsidRPr="00000000">
        <w:rPr>
          <w:rFonts w:ascii="Arial" w:cs="Arial" w:eastAsia="Arial" w:hAnsi="Arial"/>
          <w:rtl w:val="0"/>
        </w:rPr>
        <w:t xml:space="preserve">shown below.</w:t>
      </w:r>
    </w:p>
    <w:p w:rsidR="00000000" w:rsidDel="00000000" w:rsidP="00000000" w:rsidRDefault="00000000" w:rsidRPr="00000000" w14:paraId="0000025F">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Server to</w:t>
            </w:r>
          </w:p>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1">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0x</w:t>
            </w:r>
            <w:r w:rsidDel="00000000" w:rsidR="00000000" w:rsidRPr="00000000">
              <w:rPr>
                <w:rFonts w:ascii="Arial" w:cs="Arial" w:eastAsia="Arial" w:hAnsi="Arial"/>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Server to Clients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Advertise the Server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Client to Servers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0x19-0xFD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8">
            <w:pPr>
              <w:jc w:val="center"/>
              <w:rPr>
                <w:rFonts w:ascii="Arial" w:cs="Arial" w:eastAsia="Arial" w:hAnsi="Arial"/>
              </w:rPr>
            </w:pPr>
            <w:r w:rsidDel="00000000" w:rsidR="00000000" w:rsidRPr="00000000">
              <w:rPr>
                <w:rFonts w:ascii="Arial" w:cs="Arial" w:eastAsia="Arial" w:hAnsi="Arial"/>
                <w:rtl w:val="0"/>
              </w:rPr>
              <w:t xml:space="preserve">Forwarder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DD">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F">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0">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E1">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E2">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E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EF">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F7">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8">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9">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A">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sends a new PUBLISH (with QoS &gt; 0) MQTT-SN Control Packet it MUST assign it a non 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1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a Session. A Packet Identifier cannot be used by more than one Packet at any time.</w:t>
      </w:r>
      <w:r w:rsidDel="00000000" w:rsidR="00000000" w:rsidRPr="00000000">
        <w:rPr>
          <w:rtl w:val="0"/>
        </w:rPr>
      </w:r>
    </w:p>
    <w:p w:rsidR="00000000" w:rsidDel="00000000" w:rsidP="00000000" w:rsidRDefault="00000000" w:rsidRPr="00000000" w14:paraId="0000031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1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w:t>
      </w:r>
      <w:r w:rsidDel="00000000" w:rsidR="00000000" w:rsidRPr="00000000">
        <w:rPr>
          <w:rtl w:val="0"/>
        </w:rPr>
      </w:r>
    </w:p>
    <w:p w:rsidR="00000000" w:rsidDel="00000000" w:rsidP="00000000" w:rsidRDefault="00000000" w:rsidRPr="00000000" w14:paraId="0000031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1F">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20">
      <w:pPr>
        <w:spacing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21">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38" name="image22.png"/>
            <a:graphic>
              <a:graphicData uri="http://schemas.openxmlformats.org/drawingml/2006/picture">
                <pic:pic>
                  <pic:nvPicPr>
                    <pic:cNvPr id="0" name="image22.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23">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24">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25">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26">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8">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9">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A">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2B">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2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0">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1">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2">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33">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34">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62">
            <w:pPr>
              <w:spacing w:after="9" w:lineRule="auto"/>
              <w:ind w:right="4"/>
              <w:rPr>
                <w:rFonts w:ascii="Arial" w:cs="Arial" w:eastAsia="Arial" w:hAnsi="Arial"/>
                <w:shd w:fill="d0e0e3" w:val="clear"/>
              </w:rPr>
            </w:pPr>
            <w:sdt>
              <w:sdtPr>
                <w:id w:val="1636340978"/>
                <w:tag w:val="goog_rdk_14"/>
              </w:sdtPr>
              <w:sdtContent>
                <w:commentRangeStart w:id="11"/>
              </w:sdtContent>
            </w:sdt>
            <w:r w:rsidDel="00000000" w:rsidR="00000000" w:rsidRPr="00000000">
              <w:rPr>
                <w:rFonts w:ascii="Arial" w:cs="Arial" w:eastAsia="Arial" w:hAnsi="Arial"/>
                <w:shd w:fill="d0e0e3" w:val="clear"/>
                <w:rtl w:val="0"/>
              </w:rPr>
              <w:t xml:space="preserve">26</w:t>
            </w:r>
            <w:commentRangeEnd w:id="11"/>
            <w:r w:rsidDel="00000000" w:rsidR="00000000" w:rsidRPr="00000000">
              <w:commentReference w:id="11"/>
            </w:r>
            <w:r w:rsidDel="00000000" w:rsidR="00000000" w:rsidRPr="00000000">
              <w:rPr>
                <w:rtl w:val="0"/>
              </w:rPr>
            </w:r>
          </w:p>
        </w:tc>
        <w:tc>
          <w:tcPr>
            <w:shd w:fill="d0e0e3" w:val="clear"/>
          </w:tcPr>
          <w:p w:rsidR="00000000" w:rsidDel="00000000" w:rsidP="00000000" w:rsidRDefault="00000000" w:rsidRPr="00000000" w14:paraId="0000036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6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6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6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67">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68">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r w:rsidDel="00000000" w:rsidR="00000000" w:rsidRPr="00000000">
              <w:rPr>
                <w:rFonts w:ascii="Arial" w:cs="Arial" w:eastAsia="Arial" w:hAnsi="Arial"/>
                <w:rtl w:val="0"/>
              </w:rPr>
              <w:t xml:space="preserve">MQTT or MQTT-SN protocol requested by the Client.</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C1">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C2">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D5">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DB">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E0">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E5">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E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E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E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F0">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F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F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0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0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0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1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1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1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2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21">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2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23">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2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2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2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2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2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2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2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2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2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2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2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2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0">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3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3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3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3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3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3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3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3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3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3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3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3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3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0">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4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4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4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4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4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4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4C">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4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4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4F">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5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52">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5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54">
      <w:pPr>
        <w:rPr/>
      </w:pPr>
      <w:r w:rsidDel="00000000" w:rsidR="00000000" w:rsidRPr="00000000">
        <w:rPr>
          <w:rtl w:val="0"/>
        </w:rPr>
        <w:t xml:space="preserve">Note(s):</w:t>
      </w:r>
    </w:p>
    <w:p w:rsidR="00000000" w:rsidDel="00000000" w:rsidP="00000000" w:rsidRDefault="00000000" w:rsidRPr="00000000" w14:paraId="00000455">
      <w:pPr>
        <w:numPr>
          <w:ilvl w:val="0"/>
          <w:numId w:val="4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56">
      <w:pPr>
        <w:numPr>
          <w:ilvl w:val="0"/>
          <w:numId w:val="43"/>
        </w:numPr>
        <w:spacing w:after="200" w:before="0" w:lineRule="auto"/>
        <w:ind w:left="720" w:hanging="360"/>
        <w:rPr>
          <w:rFonts w:ascii="Arial" w:cs="Arial" w:eastAsia="Arial" w:hAnsi="Arial"/>
          <w:u w:val="none"/>
        </w:rPr>
      </w:pPr>
      <w:sdt>
        <w:sdtPr>
          <w:id w:val="1665137053"/>
          <w:tag w:val="goog_rdk_15"/>
        </w:sdtPr>
        <w:sdtContent>
          <w:commentRangeStart w:id="12"/>
        </w:sdtContent>
      </w:sdt>
      <w:sdt>
        <w:sdtPr>
          <w:id w:val="-502525027"/>
          <w:tag w:val="goog_rdk_16"/>
        </w:sdtPr>
        <w:sdtContent>
          <w:commentRangeStart w:id="13"/>
        </w:sdtContent>
      </w:sdt>
      <w:sdt>
        <w:sdtPr>
          <w:id w:val="17835305"/>
          <w:tag w:val="goog_rdk_17"/>
        </w:sdtPr>
        <w:sdtContent>
          <w:commentRangeStart w:id="14"/>
        </w:sdtContent>
      </w:sdt>
      <w:sdt>
        <w:sdtPr>
          <w:id w:val="-712042751"/>
          <w:tag w:val="goog_rdk_18"/>
        </w:sdtPr>
        <w:sdtContent>
          <w:commentRangeStart w:id="15"/>
        </w:sdtContent>
      </w:sdt>
      <w:sdt>
        <w:sdtPr>
          <w:id w:val="2058821270"/>
          <w:tag w:val="goog_rdk_19"/>
        </w:sdtPr>
        <w:sdtContent>
          <w:commentRangeStart w:id="16"/>
        </w:sdtContent>
      </w:sdt>
      <w:r w:rsidDel="00000000" w:rsidR="00000000" w:rsidRPr="00000000">
        <w:rPr>
          <w:rFonts w:ascii="Arial" w:cs="Arial" w:eastAsia="Arial" w:hAnsi="Arial"/>
          <w:rtl w:val="0"/>
        </w:rPr>
        <w:t xml:space="preserve">The MQTT-SN dedicated range of reason codes is from 0xE6 (230) to 0xFF(255).</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457">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58">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59">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A">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B">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5C">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5D">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5E">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5F">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60">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Server and Client within the scope of a session.</w:t>
            </w:r>
          </w:p>
        </w:tc>
      </w:tr>
      <w:tr>
        <w:trPr>
          <w:cantSplit w:val="0"/>
          <w:tblHeader w:val="0"/>
        </w:trPr>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65">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Server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66">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67">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8">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9">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6A">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B">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C">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6D">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6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6F">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color w:val="1155cc"/>
            <w:u w:val="single"/>
            <w:rtl w:val="0"/>
          </w:rPr>
          <w:t xml:space="preserve">4.7 Topics</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70">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71">
      <w:pPr>
        <w:pStyle w:val="Heading2"/>
        <w:keepLines w:val="1"/>
        <w:spacing w:after="52" w:before="0" w:line="259" w:lineRule="auto"/>
        <w:ind w:left="0" w:firstLine="0"/>
        <w:rPr>
          <w:rFonts w:ascii="Arial" w:cs="Arial" w:eastAsia="Arial" w:hAnsi="Arial"/>
        </w:rPr>
      </w:pPr>
      <w:bookmarkStart w:colFirst="0" w:colLast="0" w:name="_heading=h.1jlao46" w:id="34"/>
      <w:bookmarkEnd w:id="34"/>
      <w:r w:rsidDel="00000000" w:rsidR="00000000" w:rsidRPr="00000000">
        <w:rPr>
          <w:rtl w:val="0"/>
        </w:rPr>
        <w:t xml:space="preserve">3.1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72">
      <w:pPr>
        <w:rPr>
          <w:rFonts w:ascii="Arial" w:cs="Arial" w:eastAsia="Arial" w:hAnsi="Arial"/>
        </w:rPr>
      </w:pPr>
      <w:r w:rsidDel="00000000" w:rsidR="00000000" w:rsidRPr="00000000">
        <w:rPr>
          <w:i w:val="1"/>
          <w:sz w:val="19"/>
          <w:szCs w:val="19"/>
          <w:rtl w:val="0"/>
        </w:rPr>
        <w:t xml:space="preserve">Figure 3-4 – CONNECT Packet</w:t>
      </w:r>
      <w:r w:rsidDel="00000000" w:rsidR="00000000" w:rsidRPr="00000000">
        <w:rPr>
          <w:rtl w:val="0"/>
        </w:rPr>
      </w:r>
    </w:p>
    <w:p w:rsidR="00000000" w:rsidDel="00000000" w:rsidP="00000000" w:rsidRDefault="00000000" w:rsidRPr="00000000" w14:paraId="00000473">
      <w:pPr>
        <w:rPr>
          <w:rFonts w:ascii="Arial" w:cs="Arial" w:eastAsia="Arial" w:hAnsi="Arial"/>
        </w:rPr>
      </w:pPr>
      <w:r w:rsidDel="00000000" w:rsidR="00000000" w:rsidRPr="00000000">
        <w:rPr>
          <w:rFonts w:ascii="Arial" w:cs="Arial" w:eastAsia="Arial" w:hAnsi="Arial"/>
        </w:rPr>
        <w:drawing>
          <wp:inline distB="114300" distT="114300" distL="114300" distR="114300">
            <wp:extent cx="4599504" cy="7078924"/>
            <wp:effectExtent b="0" l="0" r="0" t="0"/>
            <wp:docPr id="44" name="image25.png"/>
            <a:graphic>
              <a:graphicData uri="http://schemas.openxmlformats.org/drawingml/2006/picture">
                <pic:pic>
                  <pic:nvPicPr>
                    <pic:cNvPr id="0" name="image25.png"/>
                    <pic:cNvPicPr preferRelativeResize="0"/>
                  </pic:nvPicPr>
                  <pic:blipFill>
                    <a:blip r:embed="rId66"/>
                    <a:srcRect b="0" l="0" r="0" t="0"/>
                    <a:stretch>
                      <a:fillRect/>
                    </a:stretch>
                  </pic:blipFill>
                  <pic:spPr>
                    <a:xfrm>
                      <a:off x="0" y="0"/>
                      <a:ext cx="4599504" cy="7078924"/>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75">
      <w:pPr>
        <w:pStyle w:val="Heading3"/>
        <w:ind w:left="0" w:firstLine="0"/>
        <w:rPr/>
      </w:pPr>
      <w:bookmarkStart w:colFirst="0" w:colLast="0" w:name="_heading=h.43ky6rz" w:id="35"/>
      <w:bookmarkEnd w:id="35"/>
      <w:r w:rsidDel="00000000" w:rsidR="00000000" w:rsidRPr="00000000">
        <w:rPr>
          <w:rtl w:val="0"/>
        </w:rPr>
        <w:t xml:space="preserve">3.1.1 CONNECT Header</w:t>
      </w:r>
    </w:p>
    <w:p w:rsidR="00000000" w:rsidDel="00000000" w:rsidP="00000000" w:rsidRDefault="00000000" w:rsidRPr="00000000" w14:paraId="00000476">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77">
      <w:pPr>
        <w:pStyle w:val="Heading3"/>
        <w:ind w:left="0" w:firstLine="0"/>
        <w:rPr/>
      </w:pPr>
      <w:bookmarkStart w:colFirst="0" w:colLast="0" w:name="_heading=h.2iq8gzs" w:id="36"/>
      <w:bookmarkEnd w:id="36"/>
      <w:r w:rsidDel="00000000" w:rsidR="00000000" w:rsidRPr="00000000">
        <w:rPr>
          <w:rtl w:val="0"/>
        </w:rPr>
        <w:t xml:space="preserve">3.1.2 Connect Flags</w:t>
      </w:r>
    </w:p>
    <w:p w:rsidR="00000000" w:rsidDel="00000000" w:rsidP="00000000" w:rsidRDefault="00000000" w:rsidRPr="00000000" w14:paraId="0000047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79">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[MQTT-SN-3.4.2-1]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7A">
      <w:pPr>
        <w:pStyle w:val="Heading4"/>
        <w:ind w:left="0" w:firstLine="0"/>
        <w:rPr/>
      </w:pPr>
      <w:bookmarkStart w:colFirst="0" w:colLast="0" w:name="_heading=h.etqaie4ha8c7" w:id="37"/>
      <w:bookmarkEnd w:id="37"/>
      <w:r w:rsidDel="00000000" w:rsidR="00000000" w:rsidRPr="00000000">
        <w:rPr>
          <w:rtl w:val="0"/>
        </w:rPr>
        <w:t xml:space="preserve">3.1.2.1 Clean Start</w:t>
      </w:r>
    </w:p>
    <w:p w:rsidR="00000000" w:rsidDel="00000000" w:rsidP="00000000" w:rsidRDefault="00000000" w:rsidRPr="00000000" w14:paraId="0000047B">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7C">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7D">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7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[MQTT-3.4.2.1-3]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7F">
      <w:pPr>
        <w:pStyle w:val="Heading4"/>
        <w:spacing w:after="0" w:lineRule="auto"/>
        <w:ind w:left="0" w:firstLine="0"/>
        <w:rPr/>
      </w:pPr>
      <w:bookmarkStart w:colFirst="0" w:colLast="0" w:name="_heading=h.92dpq2f7xb81" w:id="38"/>
      <w:bookmarkEnd w:id="38"/>
      <w:r w:rsidDel="00000000" w:rsidR="00000000" w:rsidRPr="00000000">
        <w:rPr>
          <w:rtl w:val="0"/>
        </w:rPr>
        <w:t xml:space="preserve">3.1.2.2 Will Flag</w:t>
      </w:r>
    </w:p>
    <w:p w:rsidR="00000000" w:rsidDel="00000000" w:rsidP="00000000" w:rsidRDefault="00000000" w:rsidRPr="00000000" w14:paraId="00000480">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82">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83">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84">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85">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86">
      <w:pPr>
        <w:numPr>
          <w:ilvl w:val="0"/>
          <w:numId w:val="28"/>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87">
      <w:pPr>
        <w:numPr>
          <w:ilvl w:val="0"/>
          <w:numId w:val="28"/>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88">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89">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8A">
      <w:pPr>
        <w:pStyle w:val="Heading4"/>
        <w:spacing w:after="0" w:before="0" w:line="248.00000000000006" w:lineRule="auto"/>
        <w:ind w:left="0" w:firstLine="0"/>
        <w:jc w:val="both"/>
        <w:rPr/>
      </w:pPr>
      <w:bookmarkStart w:colFirst="0" w:colLast="0" w:name="_heading=h.26ppt98ru9i8" w:id="39"/>
      <w:bookmarkEnd w:id="39"/>
      <w:r w:rsidDel="00000000" w:rsidR="00000000" w:rsidRPr="00000000">
        <w:rPr>
          <w:rtl w:val="0"/>
        </w:rPr>
        <w:t xml:space="preserve">3.1.2.3 Authentication Flag</w:t>
      </w:r>
    </w:p>
    <w:p w:rsidR="00000000" w:rsidDel="00000000" w:rsidP="00000000" w:rsidRDefault="00000000" w:rsidRPr="00000000" w14:paraId="0000048B">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3-4.</w:t>
      </w:r>
      <w:r w:rsidDel="00000000" w:rsidR="00000000" w:rsidRPr="00000000">
        <w:rPr>
          <w:rtl w:val="0"/>
        </w:rPr>
      </w:r>
    </w:p>
    <w:p w:rsidR="00000000" w:rsidDel="00000000" w:rsidP="00000000" w:rsidRDefault="00000000" w:rsidRPr="00000000" w14:paraId="0000048C">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[MQTT-SN-3.4.2.3-1]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D">
      <w:pPr>
        <w:pStyle w:val="Heading4"/>
        <w:spacing w:after="0" w:before="0" w:line="248.00000000000006" w:lineRule="auto"/>
        <w:ind w:left="0" w:firstLine="0"/>
        <w:jc w:val="both"/>
        <w:rPr/>
      </w:pPr>
      <w:bookmarkStart w:colFirst="0" w:colLast="0" w:name="_heading=h.ntz1htjambvt" w:id="40"/>
      <w:bookmarkEnd w:id="40"/>
      <w:r w:rsidDel="00000000" w:rsidR="00000000" w:rsidRPr="00000000">
        <w:rPr>
          <w:rtl w:val="0"/>
        </w:rPr>
        <w:t xml:space="preserve">3.1.2.4 Session Expiry Flag</w:t>
      </w:r>
    </w:p>
    <w:p w:rsidR="00000000" w:rsidDel="00000000" w:rsidP="00000000" w:rsidRDefault="00000000" w:rsidRPr="00000000" w14:paraId="0000048E">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3-4.</w:t>
      </w:r>
    </w:p>
    <w:p w:rsidR="00000000" w:rsidDel="00000000" w:rsidP="00000000" w:rsidRDefault="00000000" w:rsidRPr="00000000" w14:paraId="0000048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[MQTT-SN-3.4.2.4-1]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9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91">
      <w:pPr>
        <w:pStyle w:val="Heading4"/>
        <w:spacing w:after="0" w:before="0" w:lineRule="auto"/>
        <w:ind w:left="0" w:firstLine="0"/>
        <w:rPr/>
      </w:pPr>
      <w:bookmarkStart w:colFirst="0" w:colLast="0" w:name="_heading=h.ynjlp937bzvf" w:id="41"/>
      <w:bookmarkEnd w:id="41"/>
      <w:r w:rsidDel="00000000" w:rsidR="00000000" w:rsidRPr="00000000">
        <w:rPr>
          <w:rtl w:val="0"/>
        </w:rPr>
        <w:t xml:space="preserve">3.1.2.5 Default Number of Awake Messages</w:t>
      </w:r>
    </w:p>
    <w:p w:rsidR="00000000" w:rsidDel="00000000" w:rsidP="00000000" w:rsidRDefault="00000000" w:rsidRPr="00000000" w14:paraId="00000492">
      <w:pPr>
        <w:rPr/>
      </w:pPr>
      <w:r w:rsidDel="00000000" w:rsidR="00000000" w:rsidRPr="00000000">
        <w:rPr>
          <w:b w:val="1"/>
          <w:rtl w:val="0"/>
        </w:rPr>
        <w:t xml:space="preserve">Position:</w:t>
      </w:r>
      <w:r w:rsidDel="00000000" w:rsidR="00000000" w:rsidRPr="00000000">
        <w:rPr>
          <w:rtl w:val="0"/>
        </w:rPr>
        <w:t xml:space="preserve"> bits 7 through 4 of the Connect Flags byte. Labelled </w:t>
      </w:r>
      <w:r w:rsidDel="00000000" w:rsidR="00000000" w:rsidRPr="00000000">
        <w:rPr>
          <w:i w:val="1"/>
          <w:rtl w:val="0"/>
        </w:rPr>
        <w:t xml:space="preserve">Default Awake Messages</w:t>
      </w:r>
      <w:r w:rsidDel="00000000" w:rsidR="00000000" w:rsidRPr="00000000">
        <w:rPr>
          <w:rtl w:val="0"/>
        </w:rPr>
        <w:t xml:space="preserve"> in Figure 3-4.</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4"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A value between 0-15 to indicate the maximum number of messages a Client shall receive during an AWAKE session. Specifying 0 will mean it is up to the </w:t>
      </w:r>
      <w:r w:rsidDel="00000000" w:rsidR="00000000" w:rsidRPr="00000000">
        <w:rPr>
          <w:color w:val="000000"/>
          <w:shd w:fill="auto" w:val="clear"/>
          <w:rtl w:val="0"/>
        </w:rPr>
        <w:t xml:space="preserve">Server</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unbounded.</w:t>
      </w:r>
    </w:p>
    <w:p w:rsidR="00000000" w:rsidDel="00000000" w:rsidP="00000000" w:rsidRDefault="00000000" w:rsidRPr="00000000" w14:paraId="00000494">
      <w:pPr>
        <w:pStyle w:val="Heading3"/>
        <w:ind w:left="0" w:firstLine="0"/>
        <w:rPr>
          <w:rFonts w:ascii="Arial" w:cs="Arial" w:eastAsia="Arial" w:hAnsi="Arial"/>
        </w:rPr>
      </w:pPr>
      <w:bookmarkStart w:colFirst="0" w:colLast="0" w:name="_heading=h.u38i2mpp332q" w:id="42"/>
      <w:bookmarkEnd w:id="42"/>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95">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[MQTT-SN-3.4.3-1].</w:t>
      </w:r>
      <w:r w:rsidDel="00000000" w:rsidR="00000000" w:rsidRPr="00000000">
        <w:rPr>
          <w:rtl w:val="0"/>
        </w:rPr>
      </w:r>
    </w:p>
    <w:p w:rsidR="00000000" w:rsidDel="00000000" w:rsidP="00000000" w:rsidRDefault="00000000" w:rsidRPr="00000000" w14:paraId="00000496">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[MQTT-SN-3.4.3-2].</w:t>
      </w:r>
      <w:r w:rsidDel="00000000" w:rsidR="00000000" w:rsidRPr="00000000">
        <w:rPr>
          <w:rtl w:val="0"/>
        </w:rPr>
      </w:r>
    </w:p>
    <w:p w:rsidR="00000000" w:rsidDel="00000000" w:rsidP="00000000" w:rsidRDefault="00000000" w:rsidRPr="00000000" w14:paraId="00000497">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98">
      <w:pPr>
        <w:pStyle w:val="Heading4"/>
        <w:ind w:left="0" w:firstLine="0"/>
        <w:rPr/>
      </w:pPr>
      <w:bookmarkStart w:colFirst="0" w:colLast="0" w:name="_heading=h.mbj87qvk8qy6" w:id="43"/>
      <w:bookmarkEnd w:id="43"/>
      <w:r w:rsidDel="00000000" w:rsidR="00000000" w:rsidRPr="00000000">
        <w:rPr>
          <w:rtl w:val="0"/>
        </w:rPr>
        <w:t xml:space="preserve">3.1.3.1 Will Topic Type</w:t>
      </w:r>
    </w:p>
    <w:p w:rsidR="00000000" w:rsidDel="00000000" w:rsidP="00000000" w:rsidRDefault="00000000" w:rsidRPr="00000000" w14:paraId="00000499">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9A">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9B">
      <w:pPr>
        <w:pStyle w:val="Heading4"/>
        <w:ind w:left="0" w:firstLine="0"/>
        <w:rPr/>
      </w:pPr>
      <w:bookmarkStart w:colFirst="0" w:colLast="0" w:name="_heading=h.36sxt0949mi2" w:id="44"/>
      <w:bookmarkEnd w:id="44"/>
      <w:r w:rsidDel="00000000" w:rsidR="00000000" w:rsidRPr="00000000">
        <w:rPr>
          <w:rtl w:val="0"/>
        </w:rPr>
        <w:t xml:space="preserve">3.1.3.2 Will QoS</w:t>
      </w:r>
    </w:p>
    <w:p w:rsidR="00000000" w:rsidDel="00000000" w:rsidP="00000000" w:rsidRDefault="00000000" w:rsidRPr="00000000" w14:paraId="0000049C">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9D">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9E">
      <w:pPr>
        <w:pStyle w:val="Heading4"/>
        <w:ind w:left="0" w:firstLine="0"/>
        <w:rPr/>
      </w:pPr>
      <w:bookmarkStart w:colFirst="0" w:colLast="0" w:name="_heading=h.bnoytfwh08eh" w:id="45"/>
      <w:bookmarkEnd w:id="45"/>
      <w:r w:rsidDel="00000000" w:rsidR="00000000" w:rsidRPr="00000000">
        <w:rPr>
          <w:rtl w:val="0"/>
        </w:rPr>
        <w:t xml:space="preserve">3.1.3.3 Will Retain</w:t>
      </w:r>
    </w:p>
    <w:p w:rsidR="00000000" w:rsidDel="00000000" w:rsidP="00000000" w:rsidRDefault="00000000" w:rsidRPr="00000000" w14:paraId="0000049F">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A0">
      <w:pPr>
        <w:rPr>
          <w:rFonts w:ascii="Arial" w:cs="Arial" w:eastAsia="Arial" w:hAnsi="Arial"/>
          <w:color w:val="000000"/>
        </w:rPr>
      </w:pPr>
      <w:r w:rsidDel="00000000" w:rsidR="00000000" w:rsidRPr="00000000">
        <w:rPr>
          <w:rFonts w:ascii="Arial" w:cs="Arial" w:eastAsia="Arial" w:hAnsi="Arial"/>
          <w:color w:val="000000"/>
          <w:rtl w:val="0"/>
        </w:rPr>
        <w:t xml:space="preserve">This specifies if the Will Message is to be </w:t>
      </w:r>
      <w:r w:rsidDel="00000000" w:rsidR="00000000" w:rsidRPr="00000000">
        <w:rPr>
          <w:rFonts w:ascii="Arial" w:cs="Arial" w:eastAsia="Arial" w:hAnsi="Arial"/>
          <w:color w:val="000000"/>
          <w:rtl w:val="0"/>
        </w:rPr>
        <w:t xml:space="preserve">retained when it is published</w:t>
      </w:r>
      <w:r w:rsidDel="00000000" w:rsidR="00000000" w:rsidRPr="00000000">
        <w:rPr>
          <w:rFonts w:ascii="Arial" w:cs="Arial" w:eastAsia="Arial" w:hAnsi="Arial"/>
          <w:color w:val="000000"/>
          <w:rtl w:val="0"/>
        </w:rPr>
        <w:t xml:space="preserve">.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color w:val="000000"/>
          <w:rtl w:val="0"/>
        </w:rPr>
        <w:t xml:space="preserve"> for more information about Retained Messages.</w:t>
      </w:r>
    </w:p>
    <w:p w:rsidR="00000000" w:rsidDel="00000000" w:rsidP="00000000" w:rsidRDefault="00000000" w:rsidRPr="00000000" w14:paraId="000004A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rtl w:val="0"/>
        </w:rPr>
        <w:t xml:space="preserve">[MQTT-SN-3.4.3.3-1].</w:t>
      </w:r>
      <w:r w:rsidDel="00000000" w:rsidR="00000000" w:rsidRPr="00000000">
        <w:rPr>
          <w:rtl w:val="0"/>
        </w:rPr>
      </w:r>
    </w:p>
    <w:p w:rsidR="00000000" w:rsidDel="00000000" w:rsidP="00000000" w:rsidRDefault="00000000" w:rsidRPr="00000000" w14:paraId="000004A2">
      <w:pPr>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[MQTT-SN-3.4.3.3-2]</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A3">
      <w:pPr>
        <w:pStyle w:val="Heading3"/>
        <w:ind w:left="0" w:firstLine="0"/>
        <w:rPr/>
      </w:pPr>
      <w:bookmarkStart w:colFirst="0" w:colLast="0" w:name="_heading=h.kxsqte300p6i" w:id="46"/>
      <w:bookmarkEnd w:id="46"/>
      <w:r w:rsidDel="00000000" w:rsidR="00000000" w:rsidRPr="00000000">
        <w:rPr>
          <w:rtl w:val="0"/>
        </w:rPr>
        <w:t xml:space="preserve">3.1.4 Packet Identifier</w:t>
      </w:r>
    </w:p>
    <w:p w:rsidR="00000000" w:rsidDel="00000000" w:rsidP="00000000" w:rsidRDefault="00000000" w:rsidRPr="00000000" w14:paraId="000004A4">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w:t>
      </w:r>
      <w:sdt>
        <w:sdtPr>
          <w:id w:val="2070670030"/>
          <w:tag w:val="goog_rdk_20"/>
        </w:sdtPr>
        <w:sdtContent>
          <w:ins w:author="davide.lenzarini@u-blox.com" w:id="1" w:date="2025-05-28T07:52:50Z">
            <w:r w:rsidDel="00000000" w:rsidR="00000000" w:rsidRPr="00000000">
              <w:rPr>
                <w:rFonts w:ascii="Arial" w:cs="Arial" w:eastAsia="Arial" w:hAnsi="Arial"/>
                <w:rtl w:val="0"/>
              </w:rPr>
              <w:t xml:space="preserve">Two Byte Integer</w:t>
            </w:r>
            <w:r w:rsidDel="00000000" w:rsidR="00000000" w:rsidRPr="00000000">
              <w:rPr>
                <w:rFonts w:ascii="Arial" w:cs="Arial" w:eastAsia="Arial" w:hAnsi="Arial"/>
                <w:rtl w:val="0"/>
              </w:rPr>
              <w:t xml:space="preserve"> </w:t>
            </w:r>
          </w:ins>
        </w:sdtContent>
      </w:sdt>
      <w:sdt>
        <w:sdtPr>
          <w:id w:val="117925383"/>
          <w:tag w:val="goog_rdk_21"/>
        </w:sdtPr>
        <w:sdtContent>
          <w:del w:author="davide.lenzarini@u-blox.com" w:id="1" w:date="2025-05-28T07:52:50Z">
            <w:r w:rsidDel="00000000" w:rsidR="00000000" w:rsidRPr="00000000">
              <w:rPr>
                <w:rFonts w:ascii="Arial" w:cs="Arial" w:eastAsia="Arial" w:hAnsi="Arial"/>
                <w:rtl w:val="0"/>
              </w:rPr>
              <w:delText xml:space="preserve">integer </w:delText>
            </w:r>
          </w:del>
        </w:sdtContent>
      </w:sdt>
      <w:r w:rsidDel="00000000" w:rsidR="00000000" w:rsidRPr="00000000">
        <w:rPr>
          <w:rFonts w:ascii="Arial" w:cs="Arial" w:eastAsia="Arial" w:hAnsi="Arial"/>
          <w:rtl w:val="0"/>
        </w:rPr>
        <w:t xml:space="preserve">value.</w:t>
      </w:r>
    </w:p>
    <w:p w:rsidR="00000000" w:rsidDel="00000000" w:rsidP="00000000" w:rsidRDefault="00000000" w:rsidRPr="00000000" w14:paraId="000004A5">
      <w:pPr>
        <w:pStyle w:val="Heading3"/>
        <w:ind w:left="0" w:firstLine="0"/>
        <w:rPr/>
      </w:pPr>
      <w:bookmarkStart w:colFirst="0" w:colLast="0" w:name="_heading=h.xvir7l" w:id="47"/>
      <w:bookmarkEnd w:id="47"/>
      <w:r w:rsidDel="00000000" w:rsidR="00000000" w:rsidRPr="00000000">
        <w:rPr>
          <w:rtl w:val="0"/>
        </w:rPr>
        <w:t xml:space="preserve">3.1.5 Protocol Version</w:t>
      </w:r>
    </w:p>
    <w:p w:rsidR="00000000" w:rsidDel="00000000" w:rsidP="00000000" w:rsidRDefault="00000000" w:rsidRPr="00000000" w14:paraId="000004A6">
      <w:pPr>
        <w:rPr>
          <w:rFonts w:ascii="Arial" w:cs="Arial" w:eastAsia="Arial" w:hAnsi="Arial"/>
          <w:color w:val="000000"/>
        </w:rPr>
      </w:pPr>
      <w:bookmarkStart w:colFirst="0" w:colLast="0" w:name="_heading=h.3hv69ve" w:id="48"/>
      <w:bookmarkEnd w:id="48"/>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A7">
      <w:pPr>
        <w:rPr>
          <w:rFonts w:ascii="Arial" w:cs="Arial" w:eastAsia="Arial" w:hAnsi="Arial"/>
          <w:color w:val="000000"/>
        </w:rPr>
      </w:pPr>
      <w:r w:rsidDel="00000000" w:rsidR="00000000" w:rsidRPr="00000000">
        <w:rPr>
          <w:i w:val="1"/>
          <w:sz w:val="19"/>
          <w:szCs w:val="19"/>
          <w:rtl w:val="0"/>
        </w:rPr>
        <w:t xml:space="preserve">Figure 3-5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A8">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A9">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AA">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AB">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AC">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A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AE">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AF">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B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B1">
      <w:pPr>
        <w:rPr>
          <w:rFonts w:ascii="Arial" w:cs="Arial" w:eastAsia="Arial" w:hAnsi="Arial"/>
          <w:color w:val="000000"/>
        </w:rPr>
      </w:pPr>
      <w:r w:rsidDel="00000000" w:rsidR="00000000" w:rsidRPr="00000000">
        <w:rPr>
          <w:rFonts w:ascii="Arial" w:cs="Arial" w:eastAsia="Arial" w:hAnsi="Arial"/>
          <w:rtl w:val="0"/>
        </w:rPr>
        <w:t xml:space="preserve">A </w:t>
      </w:r>
      <w:r w:rsidDel="00000000" w:rsidR="00000000" w:rsidRPr="00000000">
        <w:rPr>
          <w:rtl w:val="0"/>
        </w:rPr>
        <w:t xml:space="preserve">Server</w:t>
      </w:r>
      <w:r w:rsidDel="00000000" w:rsidR="00000000" w:rsidRPr="00000000">
        <w:rPr>
          <w:rFonts w:ascii="Arial" w:cs="Arial" w:eastAsia="Arial" w:hAnsi="Arial"/>
          <w:rtl w:val="0"/>
        </w:rPr>
        <w:t xml:space="preserve">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B2">
      <w:pPr>
        <w:pStyle w:val="Heading3"/>
        <w:ind w:left="0" w:firstLine="0"/>
        <w:rPr/>
      </w:pPr>
      <w:bookmarkStart w:colFirst="0" w:colLast="0" w:name="_heading=h.4h042r0" w:id="49"/>
      <w:bookmarkEnd w:id="49"/>
      <w:r w:rsidDel="00000000" w:rsidR="00000000" w:rsidRPr="00000000">
        <w:rPr>
          <w:rtl w:val="0"/>
        </w:rPr>
        <w:t xml:space="preserve">3.1.6 Keep Alive</w:t>
      </w:r>
    </w:p>
    <w:p w:rsidR="00000000" w:rsidDel="00000000" w:rsidP="00000000" w:rsidRDefault="00000000" w:rsidRPr="00000000" w14:paraId="000004B3">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[MQTT-SN-3.4.6-1].</w:t>
      </w:r>
      <w:r w:rsidDel="00000000" w:rsidR="00000000" w:rsidRPr="00000000">
        <w:rPr>
          <w:rtl w:val="0"/>
        </w:rPr>
      </w:r>
    </w:p>
    <w:p w:rsidR="00000000" w:rsidDel="00000000" w:rsidP="00000000" w:rsidRDefault="00000000" w:rsidRPr="00000000" w14:paraId="000004B4">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B5">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are available.</w:t>
      </w:r>
    </w:p>
    <w:p w:rsidR="00000000" w:rsidDel="00000000" w:rsidP="00000000" w:rsidRDefault="00000000" w:rsidRPr="00000000" w14:paraId="000004B6">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[MQTT-SN-3.4.6-2].</w:t>
      </w:r>
      <w:r w:rsidDel="00000000" w:rsidR="00000000" w:rsidRPr="00000000">
        <w:rPr>
          <w:rtl w:val="0"/>
        </w:rPr>
      </w:r>
    </w:p>
    <w:p w:rsidR="00000000" w:rsidDel="00000000" w:rsidP="00000000" w:rsidRDefault="00000000" w:rsidRPr="00000000" w14:paraId="000004B7">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by way of a DISCONNECT, with the</w:t>
      </w:r>
      <w:r w:rsidDel="00000000" w:rsidR="00000000" w:rsidRPr="00000000">
        <w:rPr>
          <w:rFonts w:ascii="Arial" w:cs="Arial" w:eastAsia="Arial" w:hAnsi="Arial"/>
          <w:sz w:val="22"/>
          <w:szCs w:val="22"/>
          <w:highlight w:val="yellow"/>
          <w:rtl w:val="0"/>
        </w:rPr>
        <w:t xml:space="preserve"> understanding that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may no longer be reachable</w:t>
      </w:r>
      <w:r w:rsidDel="00000000" w:rsidR="00000000" w:rsidRPr="00000000">
        <w:rPr>
          <w:rFonts w:ascii="Arial" w:cs="Arial" w:eastAsia="Arial" w:hAnsi="Arial"/>
          <w:color w:val="000000"/>
          <w:sz w:val="22"/>
          <w:szCs w:val="22"/>
          <w:highlight w:val="yellow"/>
          <w:rtl w:val="0"/>
        </w:rPr>
        <w:t xml:space="preserve">.</w:t>
      </w:r>
    </w:p>
    <w:p w:rsidR="00000000" w:rsidDel="00000000" w:rsidP="00000000" w:rsidRDefault="00000000" w:rsidRPr="00000000" w14:paraId="000004B8">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B9">
      <w:pPr>
        <w:spacing w:after="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B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rtl w:val="0"/>
        </w:rPr>
      </w:r>
    </w:p>
    <w:p w:rsidR="00000000" w:rsidDel="00000000" w:rsidP="00000000" w:rsidRDefault="00000000" w:rsidRPr="00000000" w14:paraId="000004BB">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have other reasons to disconnect the Client, for instance because it is shutting down. Setting Keep Alive does not guarantee that the Client will remain connected.</w:t>
      </w:r>
    </w:p>
    <w:p w:rsidR="00000000" w:rsidDel="00000000" w:rsidP="00000000" w:rsidRDefault="00000000" w:rsidRPr="00000000" w14:paraId="000004BC">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BD">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BE">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BF">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which they are connected. If a Client does not receive a PINGRESP from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even after multiple retransmissions of the PINGREQ packet and deletes the Virtual Connection, it might try to connect to another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before trying to reconnect to this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Note that because the Keep Alive timers are not synchronized between Clients, in case of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failure there is a low risk of a storm of CONNECT packets sent almost at the same time by all affected clients towards a new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C0">
      <w:pPr>
        <w:pStyle w:val="Heading3"/>
        <w:ind w:left="0" w:firstLine="0"/>
        <w:rPr/>
      </w:pPr>
      <w:bookmarkStart w:colFirst="0" w:colLast="0" w:name="_heading=h.3vac5uf" w:id="50"/>
      <w:bookmarkEnd w:id="50"/>
      <w:r w:rsidDel="00000000" w:rsidR="00000000" w:rsidRPr="00000000">
        <w:rPr>
          <w:rtl w:val="0"/>
        </w:rPr>
        <w:t xml:space="preserve">3.1.7 Maximum Packet Size</w:t>
      </w:r>
    </w:p>
    <w:p w:rsidR="00000000" w:rsidDel="00000000" w:rsidP="00000000" w:rsidRDefault="00000000" w:rsidRPr="00000000" w14:paraId="000004C1">
      <w:pPr>
        <w:spacing w:line="276" w:lineRule="auto"/>
        <w:rPr>
          <w:rFonts w:ascii="Arial" w:cs="Arial" w:eastAsia="Arial" w:hAnsi="Arial"/>
          <w:color w:val="000000"/>
          <w:sz w:val="22"/>
          <w:szCs w:val="22"/>
        </w:rPr>
      </w:pPr>
      <w:sdt>
        <w:sdtPr>
          <w:id w:val="-1568100319"/>
          <w:tag w:val="goog_rdk_22"/>
        </w:sdtPr>
        <w:sdtContent>
          <w:commentRangeStart w:id="17"/>
        </w:sdtContent>
      </w:sdt>
      <w:sdt>
        <w:sdtPr>
          <w:id w:val="-1419831302"/>
          <w:tag w:val="goog_rdk_23"/>
        </w:sdtPr>
        <w:sdtContent>
          <w:commentRangeStart w:id="18"/>
        </w:sdtContent>
      </w:sdt>
      <w:sdt>
        <w:sdtPr>
          <w:id w:val="-591077663"/>
          <w:tag w:val="goog_rdk_24"/>
        </w:sdtPr>
        <w:sdtContent>
          <w:commentRangeStart w:id="19"/>
        </w:sdtContent>
      </w:sdt>
      <w:r w:rsidDel="00000000" w:rsidR="00000000" w:rsidRPr="00000000">
        <w:rPr>
          <w:rFonts w:ascii="Arial" w:cs="Arial" w:eastAsia="Arial" w:hAnsi="Arial"/>
          <w:color w:val="000000"/>
          <w:sz w:val="22"/>
          <w:szCs w:val="22"/>
          <w:rtl w:val="0"/>
        </w:rPr>
        <w:t xml:space="preserve">A Two Byte (16-bit) Integer representing the Maximum Packet Size the Client</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Fonts w:ascii="Arial" w:cs="Arial" w:eastAsia="Arial" w:hAnsi="Arial"/>
          <w:color w:val="000000"/>
          <w:sz w:val="22"/>
          <w:szCs w:val="22"/>
          <w:rtl w:val="0"/>
        </w:rPr>
        <w:t xml:space="preserve">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C2">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C3">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C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C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C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C7">
      <w:pPr>
        <w:spacing w:line="276" w:lineRule="auto"/>
        <w:ind w:left="720" w:firstLine="0"/>
        <w:rPr>
          <w:rFonts w:ascii="Arial" w:cs="Arial" w:eastAsia="Arial" w:hAnsi="Arial"/>
          <w:color w:val="000000"/>
          <w:sz w:val="22"/>
          <w:szCs w:val="22"/>
        </w:rPr>
      </w:pPr>
      <w:bookmarkStart w:colFirst="0" w:colLast="0" w:name="_heading=h.2afmg28" w:id="51"/>
      <w:bookmarkEnd w:id="51"/>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C8">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color w:val="000000"/>
          <w:sz w:val="22"/>
          <w:szCs w:val="22"/>
          <w:rtl w:val="0"/>
        </w:rPr>
        <w:t xml:space="preserve">Where a packet is discarded without being sent,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C9">
      <w:pPr>
        <w:pStyle w:val="Heading3"/>
        <w:ind w:left="0" w:firstLine="0"/>
        <w:rPr/>
      </w:pPr>
      <w:bookmarkStart w:colFirst="0" w:colLast="0" w:name="_heading=h.1baon6m" w:id="52"/>
      <w:bookmarkEnd w:id="52"/>
      <w:r w:rsidDel="00000000" w:rsidR="00000000" w:rsidRPr="00000000">
        <w:rPr>
          <w:rtl w:val="0"/>
        </w:rPr>
        <w:t xml:space="preserve">3.1.8 Session Expiry Interval</w:t>
      </w:r>
    </w:p>
    <w:p w:rsidR="00000000" w:rsidDel="00000000" w:rsidP="00000000" w:rsidRDefault="00000000" w:rsidRPr="00000000" w14:paraId="000004C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set to 0, the Session ends when the Virtual Connection is deleted by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C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C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rtl w:val="0"/>
        </w:rPr>
      </w:r>
    </w:p>
    <w:p w:rsidR="00000000" w:rsidDel="00000000" w:rsidP="00000000" w:rsidRDefault="00000000" w:rsidRPr="00000000" w14:paraId="000004CD">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CE">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not be running for part of the time interval, for instance because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are not running. This might cause the deletion of the state to be delayed.</w:t>
      </w:r>
    </w:p>
    <w:p w:rsidR="00000000" w:rsidDel="00000000" w:rsidP="00000000" w:rsidRDefault="00000000" w:rsidRPr="00000000" w14:paraId="000004CF">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0">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between them should negotiate a reasonable and practical session expiry interval according to the network and infrastructure environment in which they are deployed. For example, it would not be practical to set a session expiry interval of many months on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whose hardware is only capable of storing a few client sessions.</w:t>
      </w:r>
    </w:p>
    <w:p w:rsidR="00000000" w:rsidDel="00000000" w:rsidP="00000000" w:rsidRDefault="00000000" w:rsidRPr="00000000" w14:paraId="000004D1">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2">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D3">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4">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D5">
      <w:pPr>
        <w:pStyle w:val="Heading3"/>
        <w:ind w:left="0" w:firstLine="0"/>
        <w:rPr>
          <w:rFonts w:ascii="Arial" w:cs="Arial" w:eastAsia="Arial" w:hAnsi="Arial"/>
        </w:rPr>
      </w:pPr>
      <w:bookmarkStart w:colFirst="0" w:colLast="0" w:name="_heading=h.6mntinqaom6n" w:id="53"/>
      <w:bookmarkEnd w:id="53"/>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.9 Will Topic Alias or Will Topic Name Length </w:t>
      </w:r>
    </w:p>
    <w:p w:rsidR="00000000" w:rsidDel="00000000" w:rsidP="00000000" w:rsidRDefault="00000000" w:rsidRPr="00000000" w14:paraId="000004D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D7">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4D8">
      <w:pPr>
        <w:pStyle w:val="Heading3"/>
        <w:ind w:left="0" w:firstLine="0"/>
        <w:rPr>
          <w:rFonts w:ascii="Arial" w:cs="Arial" w:eastAsia="Arial" w:hAnsi="Arial"/>
        </w:rPr>
      </w:pPr>
      <w:bookmarkStart w:colFirst="0" w:colLast="0" w:name="_heading=h.m1ydln779jbl" w:id="54"/>
      <w:bookmarkEnd w:id="54"/>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.10 Will Topic Name</w:t>
      </w:r>
    </w:p>
    <w:p w:rsidR="00000000" w:rsidDel="00000000" w:rsidP="00000000" w:rsidRDefault="00000000" w:rsidRPr="00000000" w14:paraId="000004D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[MQTT-SN-3.4.10-1]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DA">
      <w:pPr>
        <w:pStyle w:val="Heading3"/>
        <w:ind w:left="0" w:firstLine="0"/>
        <w:rPr>
          <w:rFonts w:ascii="Arial" w:cs="Arial" w:eastAsia="Arial" w:hAnsi="Arial"/>
        </w:rPr>
      </w:pPr>
      <w:bookmarkStart w:colFirst="0" w:colLast="0" w:name="_heading=h.g5w1zpmaiace" w:id="55"/>
      <w:bookmarkEnd w:id="55"/>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.11 Will Payload Length</w:t>
      </w:r>
    </w:p>
    <w:p w:rsidR="00000000" w:rsidDel="00000000" w:rsidP="00000000" w:rsidRDefault="00000000" w:rsidRPr="00000000" w14:paraId="000004DB">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4DC">
      <w:pPr>
        <w:pStyle w:val="Heading3"/>
        <w:ind w:left="0" w:firstLine="0"/>
        <w:rPr>
          <w:rFonts w:ascii="Arial" w:cs="Arial" w:eastAsia="Arial" w:hAnsi="Arial"/>
        </w:rPr>
      </w:pPr>
      <w:bookmarkStart w:colFirst="0" w:colLast="0" w:name="_heading=h.o88zms19c5d1" w:id="56"/>
      <w:bookmarkEnd w:id="56"/>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.12 Will Payload</w:t>
      </w:r>
    </w:p>
    <w:p w:rsidR="00000000" w:rsidDel="00000000" w:rsidP="00000000" w:rsidRDefault="00000000" w:rsidRPr="00000000" w14:paraId="000004DD">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color w:val="1155cc"/>
            <w:u w:val="single"/>
            <w:rtl w:val="0"/>
          </w:rPr>
          <w:t xml:space="preserve">3.1.2.2 Will Flag</w:t>
        </w:r>
      </w:hyperlink>
      <w:r w:rsidDel="00000000" w:rsidR="00000000" w:rsidRPr="00000000">
        <w:rPr>
          <w:rFonts w:ascii="Arial" w:cs="Arial" w:eastAsia="Arial" w:hAnsi="Arial"/>
          <w:rtl w:val="0"/>
        </w:rPr>
        <w:t xml:space="preserve">. </w:t>
      </w:r>
      <w:sdt>
        <w:sdtPr>
          <w:id w:val="1075491505"/>
          <w:tag w:val="goog_rdk_25"/>
        </w:sdtPr>
        <w:sdtContent>
          <w:commentRangeStart w:id="20"/>
        </w:sdtContent>
      </w:sdt>
      <w:sdt>
        <w:sdtPr>
          <w:id w:val="-1354534744"/>
          <w:tag w:val="goog_rdk_26"/>
        </w:sdtPr>
        <w:sdtContent>
          <w:commentRangeStart w:id="21"/>
        </w:sdtContent>
      </w:sdt>
      <w:r w:rsidDel="00000000" w:rsidR="00000000" w:rsidRPr="00000000">
        <w:rPr>
          <w:rFonts w:ascii="Arial" w:cs="Arial" w:eastAsia="Arial" w:hAnsi="Arial"/>
          <w:rtl w:val="0"/>
        </w:rPr>
        <w:t xml:space="preserve">This field consists of Binary Data.</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4DE">
      <w:pPr>
        <w:pStyle w:val="Heading3"/>
        <w:ind w:left="0" w:firstLine="0"/>
        <w:rPr>
          <w:rFonts w:ascii="Arial" w:cs="Arial" w:eastAsia="Arial" w:hAnsi="Arial"/>
        </w:rPr>
      </w:pPr>
      <w:bookmarkStart w:colFirst="0" w:colLast="0" w:name="_heading=h.mw1gvx9qi5t0" w:id="57"/>
      <w:bookmarkEnd w:id="57"/>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.13 Authentication Method Length</w:t>
      </w:r>
    </w:p>
    <w:p w:rsidR="00000000" w:rsidDel="00000000" w:rsidP="00000000" w:rsidRDefault="00000000" w:rsidRPr="00000000" w14:paraId="000004D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4E0">
      <w:pPr>
        <w:pStyle w:val="Heading3"/>
        <w:ind w:left="0" w:firstLine="0"/>
        <w:rPr>
          <w:rFonts w:ascii="Arial" w:cs="Arial" w:eastAsia="Arial" w:hAnsi="Arial"/>
        </w:rPr>
      </w:pPr>
      <w:bookmarkStart w:colFirst="0" w:colLast="0" w:name="_heading=h.4ydjyi9y5y20" w:id="58"/>
      <w:bookmarkEnd w:id="58"/>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.14 Authentication Method</w:t>
      </w:r>
    </w:p>
    <w:p w:rsidR="00000000" w:rsidDel="00000000" w:rsidP="00000000" w:rsidRDefault="00000000" w:rsidRPr="00000000" w14:paraId="000004E1">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4E2">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w:t>
      </w:r>
      <w:r w:rsidDel="00000000" w:rsidR="00000000" w:rsidRPr="00000000">
        <w:rPr>
          <w:rtl w:val="0"/>
        </w:rPr>
        <w:t xml:space="preserve">ee </w:t>
      </w:r>
      <w:r w:rsidDel="00000000" w:rsidR="00000000" w:rsidRPr="00000000">
        <w:rPr>
          <w:rFonts w:ascii="Arial" w:cs="Arial" w:eastAsia="Arial" w:hAnsi="Arial"/>
          <w:rtl w:val="0"/>
        </w:rPr>
        <w:t xml:space="preserv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rtl w:val="0"/>
        </w:rPr>
        <w:t xml:space="preserve">.</w:t>
      </w:r>
    </w:p>
    <w:p w:rsidR="00000000" w:rsidDel="00000000" w:rsidP="00000000" w:rsidRDefault="00000000" w:rsidRPr="00000000" w14:paraId="000004E3">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E4">
      <w:pPr>
        <w:pStyle w:val="Heading3"/>
        <w:ind w:left="0" w:firstLine="0"/>
        <w:rPr>
          <w:rFonts w:ascii="Arial" w:cs="Arial" w:eastAsia="Arial" w:hAnsi="Arial"/>
        </w:rPr>
      </w:pPr>
      <w:bookmarkStart w:colFirst="0" w:colLast="0" w:name="_heading=h.5hocu94eubqg" w:id="59"/>
      <w:bookmarkEnd w:id="59"/>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.15 Authentication Data Length</w:t>
      </w:r>
    </w:p>
    <w:p w:rsidR="00000000" w:rsidDel="00000000" w:rsidP="00000000" w:rsidRDefault="00000000" w:rsidRPr="00000000" w14:paraId="000004E5">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E6">
      <w:pPr>
        <w:pStyle w:val="Heading3"/>
        <w:ind w:left="0" w:firstLine="0"/>
        <w:rPr>
          <w:rFonts w:ascii="Arial" w:cs="Arial" w:eastAsia="Arial" w:hAnsi="Arial"/>
        </w:rPr>
      </w:pPr>
      <w:bookmarkStart w:colFirst="0" w:colLast="0" w:name="_heading=h.g9mib2nvvlzy" w:id="60"/>
      <w:bookmarkEnd w:id="60"/>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.16 Authentication Data</w:t>
      </w:r>
    </w:p>
    <w:p w:rsidR="00000000" w:rsidDel="00000000" w:rsidP="00000000" w:rsidRDefault="00000000" w:rsidRPr="00000000" w14:paraId="000004E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4E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4E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E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4EB">
      <w:pPr>
        <w:pStyle w:val="Heading3"/>
        <w:ind w:left="0" w:firstLine="0"/>
        <w:rPr/>
      </w:pPr>
      <w:bookmarkStart w:colFirst="0" w:colLast="0" w:name="_heading=h.pkwqa1" w:id="61"/>
      <w:bookmarkEnd w:id="61"/>
      <w:r w:rsidDel="00000000" w:rsidR="00000000" w:rsidRPr="00000000">
        <w:rPr>
          <w:rtl w:val="0"/>
        </w:rPr>
        <w:t xml:space="preserve">3.1.17 Client Identifier</w:t>
      </w:r>
    </w:p>
    <w:p w:rsidR="00000000" w:rsidDel="00000000" w:rsidP="00000000" w:rsidRDefault="00000000" w:rsidRPr="00000000" w14:paraId="000004EC">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w:t>
      </w:r>
      <w:r w:rsidDel="00000000" w:rsidR="00000000" w:rsidRPr="00000000">
        <w:rPr>
          <w:color w:val="000000"/>
          <w:highlight w:val="yellow"/>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4ED">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Each Client connecting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4EE">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F">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4F0">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w:t>
      </w:r>
      <w:sdt>
        <w:sdtPr>
          <w:id w:val="-1573900156"/>
          <w:tag w:val="goog_rdk_27"/>
        </w:sdtPr>
        <w:sdtContent>
          <w:commentRangeStart w:id="22"/>
        </w:sdtContent>
      </w:sdt>
      <w:sdt>
        <w:sdtPr>
          <w:id w:val="1938430478"/>
          <w:tag w:val="goog_rdk_28"/>
        </w:sdtPr>
        <w:sdtContent>
          <w:commentRangeStart w:id="23"/>
        </w:sdtContent>
      </w:sdt>
      <w:r w:rsidDel="00000000" w:rsidR="00000000" w:rsidRPr="00000000">
        <w:rPr>
          <w:rFonts w:ascii="Arial" w:cs="Arial" w:eastAsia="Arial" w:hAnsi="Arial"/>
          <w:color w:val="000000"/>
          <w:sz w:val="22"/>
          <w:szCs w:val="22"/>
          <w:highlight w:val="yellow"/>
          <w:rtl w:val="0"/>
        </w:rPr>
        <w:t xml:space="preserve">1 and 23 UTF-8</w:t>
      </w:r>
      <w:commentRangeEnd w:id="22"/>
      <w:r w:rsidDel="00000000" w:rsidR="00000000" w:rsidRPr="00000000">
        <w:commentReference w:id="22"/>
      </w:r>
      <w:commentRangeEnd w:id="23"/>
      <w:r w:rsidDel="00000000" w:rsidR="00000000" w:rsidRPr="00000000">
        <w:commentReference w:id="23"/>
      </w:r>
      <w:r w:rsidDel="00000000" w:rsidR="00000000" w:rsidRPr="00000000">
        <w:rPr>
          <w:rFonts w:ascii="Arial" w:cs="Arial" w:eastAsia="Arial" w:hAnsi="Arial"/>
          <w:color w:val="000000"/>
          <w:sz w:val="22"/>
          <w:szCs w:val="22"/>
          <w:highlight w:val="yellow"/>
          <w:rtl w:val="0"/>
        </w:rPr>
        <w:t xml:space="preserve"> encoded bytes in length, and that contain only the characters "0123456789abcdefghijklmnopqrstuvwxyzABCDEFGHIJKLMNOPQRSTUVWXYZ”. </w:t>
      </w:r>
    </w:p>
    <w:p w:rsidR="00000000" w:rsidDel="00000000" w:rsidP="00000000" w:rsidRDefault="00000000" w:rsidRPr="00000000" w14:paraId="000004F1">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MAY choose to allow more than 23 bytes.</w:t>
      </w:r>
      <w:r w:rsidDel="00000000" w:rsidR="00000000" w:rsidRPr="00000000">
        <w:rPr>
          <w:rtl w:val="0"/>
        </w:rPr>
      </w:r>
    </w:p>
    <w:p w:rsidR="00000000" w:rsidDel="00000000" w:rsidP="00000000" w:rsidRDefault="00000000" w:rsidRPr="00000000" w14:paraId="000004F2">
      <w:pPr>
        <w:pStyle w:val="Heading3"/>
        <w:keepNext w:val="0"/>
        <w:pBdr>
          <w:top w:color="auto" w:space="0" w:sz="0" w:val="none"/>
        </w:pBdr>
        <w:spacing w:after="80" w:before="280" w:lineRule="auto"/>
        <w:ind w:left="-15" w:firstLine="0"/>
        <w:rPr/>
      </w:pPr>
      <w:bookmarkStart w:colFirst="0" w:colLast="0" w:name="_heading=h.9wk6osa2rqp1" w:id="62"/>
      <w:bookmarkEnd w:id="62"/>
      <w:r w:rsidDel="00000000" w:rsidR="00000000" w:rsidRPr="00000000">
        <w:rPr>
          <w:rtl w:val="0"/>
        </w:rPr>
        <w:t xml:space="preserve">3.1.18 CONNECT Actions</w:t>
      </w:r>
    </w:p>
    <w:p w:rsidR="00000000" w:rsidDel="00000000" w:rsidP="00000000" w:rsidRDefault="00000000" w:rsidRPr="00000000" w14:paraId="000004F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4F4">
      <w:pPr>
        <w:numPr>
          <w:ilvl w:val="0"/>
          <w:numId w:val="27"/>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color w:val="1155cc"/>
            <w:highlight w:val="yellow"/>
            <w:u w:val="single"/>
            <w:rtl w:val="0"/>
          </w:rPr>
          <w:t xml:space="preserve">3.1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F5">
      <w:pPr>
        <w:numPr>
          <w:ilvl w:val="0"/>
          <w:numId w:val="27"/>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F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4F7">
      <w:pPr>
        <w:numPr>
          <w:ilvl w:val="0"/>
          <w:numId w:val="54"/>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F8">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9">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A">
      <w:pPr>
        <w:numPr>
          <w:ilvl w:val="0"/>
          <w:numId w:val="54"/>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4FB">
      <w:pPr>
        <w:spacing w:after="24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FC">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4F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highlight w:val="yellow"/>
          <w:rtl w:val="0"/>
        </w:rPr>
        <w:t xml:space="preserve">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F">
      <w:pPr>
        <w:pStyle w:val="Heading2"/>
        <w:keepLines w:val="1"/>
        <w:spacing w:after="52" w:before="0" w:line="259" w:lineRule="auto"/>
        <w:ind w:left="0" w:firstLine="0"/>
        <w:rPr/>
      </w:pPr>
      <w:bookmarkStart w:colFirst="0" w:colLast="0" w:name="_heading=h.yo8fnzypn3lz" w:id="63"/>
      <w:bookmarkEnd w:id="63"/>
      <w:r w:rsidDel="00000000" w:rsidR="00000000" w:rsidRPr="00000000">
        <w:br w:type="page"/>
      </w:r>
      <w:r w:rsidDel="00000000" w:rsidR="00000000" w:rsidRPr="00000000">
        <w:rPr>
          <w:rtl w:val="0"/>
        </w:rPr>
      </w:r>
    </w:p>
    <w:p w:rsidR="00000000" w:rsidDel="00000000" w:rsidP="00000000" w:rsidRDefault="00000000" w:rsidRPr="00000000" w14:paraId="00000500">
      <w:pPr>
        <w:pStyle w:val="Heading2"/>
        <w:keepLines w:val="1"/>
        <w:spacing w:after="52" w:before="0" w:line="259" w:lineRule="auto"/>
        <w:ind w:left="0" w:firstLine="0"/>
        <w:rPr>
          <w:i w:val="1"/>
          <w:sz w:val="19"/>
          <w:szCs w:val="19"/>
        </w:rPr>
      </w:pPr>
      <w:bookmarkStart w:colFirst="0" w:colLast="0" w:name="_heading=h.39kk8xu" w:id="64"/>
      <w:bookmarkEnd w:id="64"/>
      <w:r w:rsidDel="00000000" w:rsidR="00000000" w:rsidRPr="00000000">
        <w:rPr>
          <w:rtl w:val="0"/>
        </w:rPr>
        <w:t xml:space="preserve">3.2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01">
      <w:pPr>
        <w:rPr/>
      </w:pPr>
      <w:r w:rsidDel="00000000" w:rsidR="00000000" w:rsidRPr="00000000">
        <w:rPr>
          <w:i w:val="1"/>
          <w:sz w:val="19"/>
          <w:szCs w:val="19"/>
          <w:rtl w:val="0"/>
        </w:rPr>
        <w:t xml:space="preserve">Figure 3-6 – CONNACK Packet</w:t>
      </w:r>
      <w:r w:rsidDel="00000000" w:rsidR="00000000" w:rsidRPr="00000000">
        <w:rPr>
          <w:rtl w:val="0"/>
        </w:rPr>
      </w:r>
    </w:p>
    <w:p w:rsidR="00000000" w:rsidDel="00000000" w:rsidP="00000000" w:rsidRDefault="00000000" w:rsidRPr="00000000" w14:paraId="00000502">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2"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04">
      <w:pPr>
        <w:pStyle w:val="Heading3"/>
        <w:ind w:left="0" w:firstLine="0"/>
        <w:rPr/>
      </w:pPr>
      <w:bookmarkStart w:colFirst="0" w:colLast="0" w:name="_heading=h.2nusc19" w:id="65"/>
      <w:bookmarkEnd w:id="65"/>
      <w:r w:rsidDel="00000000" w:rsidR="00000000" w:rsidRPr="00000000">
        <w:rPr>
          <w:rtl w:val="0"/>
        </w:rPr>
        <w:t xml:space="preserve">3.2.1 CONNACK Header</w:t>
      </w:r>
    </w:p>
    <w:p w:rsidR="00000000" w:rsidDel="00000000" w:rsidP="00000000" w:rsidRDefault="00000000" w:rsidRPr="00000000" w14:paraId="00000505">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06">
      <w:pPr>
        <w:pStyle w:val="Heading3"/>
        <w:ind w:left="0" w:firstLine="0"/>
        <w:rPr/>
      </w:pPr>
      <w:bookmarkStart w:colFirst="0" w:colLast="0" w:name="_heading=h.3mzq4wv" w:id="66"/>
      <w:bookmarkEnd w:id="66"/>
      <w:r w:rsidDel="00000000" w:rsidR="00000000" w:rsidRPr="00000000">
        <w:rPr>
          <w:rtl w:val="0"/>
        </w:rPr>
        <w:t xml:space="preserve">3.2.2 CONNACK Flags</w:t>
      </w:r>
    </w:p>
    <w:p w:rsidR="00000000" w:rsidDel="00000000" w:rsidP="00000000" w:rsidRDefault="00000000" w:rsidRPr="00000000" w14:paraId="00000507">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w:t>
      </w:r>
      <w:r w:rsidDel="00000000" w:rsidR="00000000" w:rsidRPr="00000000">
        <w:rPr>
          <w:color w:val="000000"/>
          <w:rtl w:val="0"/>
        </w:rPr>
        <w:t xml:space="preserve">Server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08">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09">
      <w:pPr>
        <w:pStyle w:val="Heading4"/>
        <w:ind w:left="0" w:firstLine="0"/>
        <w:rPr>
          <w:vertAlign w:val="baseline"/>
        </w:rPr>
      </w:pPr>
      <w:bookmarkStart w:colFirst="0" w:colLast="0" w:name="_heading=h.w3elb16r2ceb" w:id="67"/>
      <w:bookmarkEnd w:id="67"/>
      <w:r w:rsidDel="00000000" w:rsidR="00000000" w:rsidRPr="00000000">
        <w:rPr>
          <w:b w:val="1"/>
          <w:rtl w:val="0"/>
        </w:rPr>
        <w:t xml:space="preserve">3.</w:t>
      </w:r>
      <w:r w:rsidDel="00000000" w:rsidR="00000000" w:rsidRPr="00000000">
        <w:rPr>
          <w:rtl w:val="0"/>
        </w:rPr>
        <w:t xml:space="preserve">2</w:t>
      </w:r>
      <w:r w:rsidDel="00000000" w:rsidR="00000000" w:rsidRPr="00000000">
        <w:rPr>
          <w:b w:val="1"/>
          <w:rtl w:val="0"/>
        </w:rPr>
        <w:t xml:space="preserve">.2.1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0A">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0B">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w:t>
      </w:r>
      <w:r w:rsidDel="00000000" w:rsidR="00000000" w:rsidRPr="00000000">
        <w:rPr>
          <w:rtl w:val="0"/>
        </w:rPr>
        <w:t xml:space="preserve">Server</w:t>
      </w:r>
      <w:r w:rsidDel="00000000" w:rsidR="00000000" w:rsidRPr="00000000">
        <w:rPr>
          <w:vertAlign w:val="baseline"/>
          <w:rtl w:val="0"/>
        </w:rPr>
        <w:t xml:space="preserve">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0C">
      <w:pPr>
        <w:ind w:left="0" w:firstLine="0"/>
        <w:rPr>
          <w:u w:val="none"/>
        </w:rPr>
      </w:pPr>
      <w:r w:rsidDel="00000000" w:rsidR="00000000" w:rsidRPr="00000000">
        <w:rPr>
          <w:highlight w:val="yellow"/>
          <w:rtl w:val="0"/>
        </w:rPr>
        <w:t xml:space="preserve">If the Server accepts a CONNECT with Clean Start set to 1, the Server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0D">
      <w:pPr>
        <w:ind w:left="0" w:firstLine="0"/>
        <w:rPr/>
      </w:pPr>
      <w:r w:rsidDel="00000000" w:rsidR="00000000" w:rsidRPr="00000000">
        <w:rPr>
          <w:highlight w:val="yellow"/>
          <w:rtl w:val="0"/>
        </w:rPr>
        <w:t xml:space="preserve">If the Server accepts a CONNECT with Clean Start set to 0 and the Server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0E">
      <w:pPr>
        <w:ind w:left="0" w:firstLine="0"/>
        <w:rPr/>
      </w:pPr>
      <w:r w:rsidDel="00000000" w:rsidR="00000000" w:rsidRPr="00000000">
        <w:rPr>
          <w:rtl w:val="0"/>
        </w:rPr>
        <w:t xml:space="preserve">If the value of Session Present received by the Client from the Server is not as expected, the Client proceeds as follows:</w:t>
      </w:r>
    </w:p>
    <w:p w:rsidR="00000000" w:rsidDel="00000000" w:rsidP="00000000" w:rsidRDefault="00000000" w:rsidRPr="00000000" w14:paraId="0000050F">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10">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1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Server sends a CONNACK packet containing a non-zero Reason Code it MUST set Session Present to 0.</w:t>
      </w:r>
    </w:p>
    <w:p w:rsidR="00000000" w:rsidDel="00000000" w:rsidP="00000000" w:rsidRDefault="00000000" w:rsidRPr="00000000" w14:paraId="00000512">
      <w:pPr>
        <w:pStyle w:val="Heading4"/>
        <w:spacing w:after="0" w:lineRule="auto"/>
        <w:ind w:left="0" w:firstLine="0"/>
        <w:rPr/>
      </w:pPr>
      <w:bookmarkStart w:colFirst="0" w:colLast="0" w:name="_heading=h.xzl3tg24tlhl" w:id="68"/>
      <w:bookmarkEnd w:id="68"/>
      <w:r w:rsidDel="00000000" w:rsidR="00000000" w:rsidRPr="00000000">
        <w:rPr>
          <w:rtl w:val="0"/>
        </w:rPr>
        <w:t xml:space="preserve">3.2.2.2 Session Expiry Interval Flag (Sess Exp)</w:t>
      </w:r>
    </w:p>
    <w:p w:rsidR="00000000" w:rsidDel="00000000" w:rsidP="00000000" w:rsidRDefault="00000000" w:rsidRPr="00000000" w14:paraId="00000513">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14">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15">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516">
      <w:pPr>
        <w:pStyle w:val="Heading4"/>
        <w:spacing w:after="0" w:lineRule="auto"/>
        <w:ind w:left="0" w:firstLine="0"/>
        <w:rPr/>
      </w:pPr>
      <w:bookmarkStart w:colFirst="0" w:colLast="0" w:name="_heading=h.ohicd3k75hpo" w:id="69"/>
      <w:bookmarkEnd w:id="69"/>
      <w:r w:rsidDel="00000000" w:rsidR="00000000" w:rsidRPr="00000000">
        <w:rPr>
          <w:rtl w:val="0"/>
        </w:rPr>
        <w:t xml:space="preserve">3.2.2.3 Server Keep Alive Flag (Server KA)</w:t>
      </w:r>
    </w:p>
    <w:p w:rsidR="00000000" w:rsidDel="00000000" w:rsidP="00000000" w:rsidRDefault="00000000" w:rsidRPr="00000000" w14:paraId="00000517">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18">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19">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Server Keep Alive Flag is set to 0, a Server Keep Alive field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[MQTT-SN-3.5.2.3-1]</w:t>
      </w:r>
      <w:r w:rsidDel="00000000" w:rsidR="00000000" w:rsidRPr="00000000">
        <w:rPr>
          <w:color w:val="000000"/>
          <w:sz w:val="20"/>
          <w:szCs w:val="20"/>
          <w:shd w:fill="auto" w:val="clear"/>
          <w:rtl w:val="0"/>
        </w:rPr>
        <w:t xml:space="preserve">. </w:t>
      </w:r>
    </w:p>
    <w:p w:rsidR="00000000" w:rsidDel="00000000" w:rsidP="00000000" w:rsidRDefault="00000000" w:rsidRPr="00000000" w14:paraId="0000051A">
      <w:pPr>
        <w:spacing w:after="20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Server Keep Alive Flag is set to 1, a Server Keep Alive field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[MQTT-SN-3.5.2.3-2]</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1B">
      <w:pPr>
        <w:pStyle w:val="Heading4"/>
        <w:spacing w:after="0" w:lineRule="auto"/>
        <w:ind w:left="0" w:firstLine="0"/>
        <w:rPr/>
      </w:pPr>
      <w:bookmarkStart w:colFirst="0" w:colLast="0" w:name="_heading=h.cjfdh2p7nklr" w:id="70"/>
      <w:bookmarkEnd w:id="70"/>
      <w:r w:rsidDel="00000000" w:rsidR="00000000" w:rsidRPr="00000000">
        <w:rPr>
          <w:rtl w:val="0"/>
        </w:rPr>
        <w:t xml:space="preserve">3.2.2.4 Authentication Flag (Auth)</w:t>
      </w:r>
    </w:p>
    <w:p w:rsidR="00000000" w:rsidDel="00000000" w:rsidP="00000000" w:rsidRDefault="00000000" w:rsidRPr="00000000" w14:paraId="0000051C">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1D">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1E">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1F">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20">
      <w:pPr>
        <w:pStyle w:val="Heading3"/>
        <w:ind w:left="0" w:firstLine="0"/>
        <w:rPr/>
      </w:pPr>
      <w:bookmarkStart w:colFirst="0" w:colLast="0" w:name="_heading=h.lnmexuhpjkl8" w:id="71"/>
      <w:bookmarkEnd w:id="71"/>
      <w:r w:rsidDel="00000000" w:rsidR="00000000" w:rsidRPr="00000000">
        <w:rPr>
          <w:rtl w:val="0"/>
        </w:rPr>
        <w:t xml:space="preserve">3.2.3 Packet Identifier</w:t>
      </w:r>
    </w:p>
    <w:p w:rsidR="00000000" w:rsidDel="00000000" w:rsidP="00000000" w:rsidRDefault="00000000" w:rsidRPr="00000000" w14:paraId="00000521">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22">
      <w:pPr>
        <w:pStyle w:val="Heading3"/>
        <w:spacing w:before="0" w:lineRule="auto"/>
        <w:ind w:left="0" w:firstLine="0"/>
        <w:rPr/>
      </w:pPr>
      <w:bookmarkStart w:colFirst="0" w:colLast="0" w:name="_heading=h.1302m92" w:id="72"/>
      <w:bookmarkEnd w:id="72"/>
      <w:r w:rsidDel="00000000" w:rsidR="00000000" w:rsidRPr="00000000">
        <w:rPr>
          <w:rtl w:val="0"/>
        </w:rPr>
        <w:t xml:space="preserve">3.2.4 Reason Code</w:t>
      </w:r>
    </w:p>
    <w:p w:rsidR="00000000" w:rsidDel="00000000" w:rsidP="00000000" w:rsidRDefault="00000000" w:rsidRPr="00000000" w14:paraId="00000523">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4">
      <w:pPr>
        <w:rPr>
          <w:rFonts w:ascii="Arial" w:cs="Arial" w:eastAsia="Arial" w:hAnsi="Arial"/>
          <w:highlight w:val="yellow"/>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id w:val="381385306"/>
          <w:tag w:val="goog_rdk_29"/>
        </w:sdtPr>
        <w:sdtContent>
          <w:commentRangeStart w:id="24"/>
        </w:sdtContent>
      </w:sdt>
      <w:sdt>
        <w:sdtPr>
          <w:id w:val="974141136"/>
          <w:tag w:val="goog_rdk_30"/>
        </w:sdtPr>
        <w:sdtContent>
          <w:commentRangeStart w:id="25"/>
        </w:sdtContent>
      </w:sdt>
      <w:r w:rsidDel="00000000" w:rsidR="00000000" w:rsidRPr="00000000">
        <w:rPr>
          <w:highlight w:val="yellow"/>
          <w:rtl w:val="0"/>
        </w:rPr>
        <w:t xml:space="preserve">Connection</w:t>
      </w:r>
      <w:commentRangeEnd w:id="24"/>
      <w:r w:rsidDel="00000000" w:rsidR="00000000" w:rsidRPr="00000000">
        <w:commentReference w:id="24"/>
      </w:r>
      <w:commentRangeEnd w:id="25"/>
      <w:r w:rsidDel="00000000" w:rsidR="00000000" w:rsidRPr="00000000">
        <w:commentReference w:id="25"/>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5">
      <w:pPr>
        <w:pStyle w:val="Heading3"/>
        <w:ind w:left="0" w:firstLine="0"/>
        <w:rPr/>
      </w:pPr>
      <w:bookmarkStart w:colFirst="0" w:colLast="0" w:name="_heading=h.2250f4o" w:id="73"/>
      <w:bookmarkEnd w:id="73"/>
      <w:r w:rsidDel="00000000" w:rsidR="00000000" w:rsidRPr="00000000">
        <w:rPr>
          <w:rtl w:val="0"/>
        </w:rPr>
        <w:t xml:space="preserve">3.2.5 Session Expiry Interval</w:t>
      </w:r>
    </w:p>
    <w:p w:rsidR="00000000" w:rsidDel="00000000" w:rsidP="00000000" w:rsidRDefault="00000000" w:rsidRPr="00000000" w14:paraId="00000526">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27">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3.4.8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28">
      <w:pPr>
        <w:pStyle w:val="Heading3"/>
        <w:ind w:left="0" w:firstLine="0"/>
        <w:rPr/>
      </w:pPr>
      <w:bookmarkStart w:colFirst="0" w:colLast="0" w:name="_heading=h.dvtkrwv3ej4d" w:id="74"/>
      <w:bookmarkEnd w:id="74"/>
      <w:r w:rsidDel="00000000" w:rsidR="00000000" w:rsidRPr="00000000">
        <w:rPr>
          <w:rtl w:val="0"/>
        </w:rPr>
        <w:t xml:space="preserve">3.2.6 Server Keep Alive</w:t>
      </w:r>
    </w:p>
    <w:p w:rsidR="00000000" w:rsidDel="00000000" w:rsidP="00000000" w:rsidRDefault="00000000" w:rsidRPr="00000000" w14:paraId="00000529">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2A">
      <w:pPr>
        <w:spacing w:after="0" w:before="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[MQTT-SN-3.5.6-1]</w:t>
      </w:r>
      <w:r w:rsidDel="00000000" w:rsidR="00000000" w:rsidRPr="00000000">
        <w:rPr>
          <w:color w:val="000000"/>
          <w:rtl w:val="0"/>
        </w:rPr>
        <w:t xml:space="preserve">. </w:t>
      </w:r>
    </w:p>
    <w:p w:rsidR="00000000" w:rsidDel="00000000" w:rsidP="00000000" w:rsidRDefault="00000000" w:rsidRPr="00000000" w14:paraId="0000052B">
      <w:pPr>
        <w:spacing w:after="0" w:before="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[MQTT-SN-3.5.6-2]</w:t>
      </w:r>
      <w:r w:rsidDel="00000000" w:rsidR="00000000" w:rsidRPr="00000000">
        <w:rPr>
          <w:color w:val="000000"/>
          <w:rtl w:val="0"/>
        </w:rPr>
        <w:t xml:space="preserve">.</w:t>
      </w:r>
    </w:p>
    <w:p w:rsidR="00000000" w:rsidDel="00000000" w:rsidP="00000000" w:rsidRDefault="00000000" w:rsidRPr="00000000" w14:paraId="0000052C">
      <w:pPr>
        <w:spacing w:after="0" w:before="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2D">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2E">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2F">
      <w:pPr>
        <w:pStyle w:val="Heading3"/>
        <w:ind w:left="0" w:firstLine="0"/>
        <w:rPr>
          <w:rFonts w:ascii="Arial" w:cs="Arial" w:eastAsia="Arial" w:hAnsi="Arial"/>
        </w:rPr>
      </w:pPr>
      <w:bookmarkStart w:colFirst="0" w:colLast="0" w:name="_heading=h.3wmneavoet74" w:id="75"/>
      <w:bookmarkEnd w:id="75"/>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30">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1">
      <w:pPr>
        <w:pStyle w:val="Heading3"/>
        <w:ind w:left="0" w:firstLine="0"/>
        <w:rPr>
          <w:rFonts w:ascii="Arial" w:cs="Arial" w:eastAsia="Arial" w:hAnsi="Arial"/>
        </w:rPr>
      </w:pPr>
      <w:bookmarkStart w:colFirst="0" w:colLast="0" w:name="_heading=h.ydayklwjstjk" w:id="76"/>
      <w:bookmarkEnd w:id="76"/>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32">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33">
      <w:pPr>
        <w:pStyle w:val="Heading3"/>
        <w:ind w:left="0" w:firstLine="0"/>
        <w:rPr>
          <w:rFonts w:ascii="Arial" w:cs="Arial" w:eastAsia="Arial" w:hAnsi="Arial"/>
        </w:rPr>
      </w:pPr>
      <w:bookmarkStart w:colFirst="0" w:colLast="0" w:name="_heading=h.kvppk7yh36lv" w:id="77"/>
      <w:bookmarkEnd w:id="77"/>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34">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5">
      <w:pPr>
        <w:pStyle w:val="Heading3"/>
        <w:ind w:left="0" w:firstLine="0"/>
        <w:rPr>
          <w:rFonts w:ascii="Arial" w:cs="Arial" w:eastAsia="Arial" w:hAnsi="Arial"/>
        </w:rPr>
      </w:pPr>
      <w:bookmarkStart w:colFirst="0" w:colLast="0" w:name="_heading=h.600ktmi3vm5o" w:id="78"/>
      <w:bookmarkEnd w:id="78"/>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3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7">
      <w:pPr>
        <w:pStyle w:val="Heading3"/>
        <w:ind w:left="0" w:firstLine="0"/>
        <w:rPr/>
      </w:pPr>
      <w:bookmarkStart w:colFirst="0" w:colLast="0" w:name="_heading=h.haapch" w:id="79"/>
      <w:bookmarkEnd w:id="79"/>
      <w:r w:rsidDel="00000000" w:rsidR="00000000" w:rsidRPr="00000000">
        <w:rPr>
          <w:rtl w:val="0"/>
        </w:rPr>
        <w:t xml:space="preserve">3.2.11 Assigned Client Identifier</w:t>
      </w:r>
    </w:p>
    <w:p w:rsidR="00000000" w:rsidDel="00000000" w:rsidP="00000000" w:rsidRDefault="00000000" w:rsidRPr="00000000" w14:paraId="00000538">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[MQTT-SN-3.5.11-1]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39">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[MQTT-SN-3.5.11-2]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w:t>
      </w:r>
      <w:r w:rsidDel="00000000" w:rsidR="00000000" w:rsidRPr="00000000">
        <w:rPr>
          <w:highlight w:val="yellow"/>
          <w:rtl w:val="0"/>
        </w:rPr>
        <w:t xml:space="preserve">Server</w:t>
      </w:r>
      <w:r w:rsidDel="00000000" w:rsidR="00000000" w:rsidRPr="00000000">
        <w:rPr>
          <w:rtl w:val="0"/>
        </w:rPr>
        <w:t xml:space="preserve"> </w:t>
      </w:r>
      <w:r w:rsidDel="00000000" w:rsidR="00000000" w:rsidRPr="00000000">
        <w:rPr>
          <w:color w:val="ff0000"/>
          <w:rtl w:val="0"/>
        </w:rPr>
        <w:t xml:space="preserve">[MQTT-SN-3.5.11-3]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A">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3B">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3C">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3D">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3E">
      <w:pPr>
        <w:spacing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3F">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w:t>
      </w:r>
      <w:r w:rsidDel="00000000" w:rsidR="00000000" w:rsidRPr="00000000">
        <w:rPr>
          <w:color w:val="000000"/>
          <w:rtl w:val="0"/>
        </w:rPr>
        <w:t xml:space="preserve">receives</w:t>
      </w:r>
      <w:r w:rsidDel="00000000" w:rsidR="00000000" w:rsidRPr="00000000">
        <w:rPr>
          <w:rFonts w:ascii="Arial" w:cs="Arial" w:eastAsia="Arial" w:hAnsi="Arial"/>
          <w:color w:val="000000"/>
          <w:sz w:val="22"/>
          <w:szCs w:val="22"/>
          <w:rtl w:val="0"/>
        </w:rPr>
        <w:t xml:space="preserve"> an Assigned Client Identifier from </w:t>
      </w:r>
      <w:r w:rsidDel="00000000" w:rsidR="00000000" w:rsidRPr="00000000">
        <w:rPr>
          <w:color w:val="000000"/>
          <w:rtl w:val="0"/>
        </w:rPr>
        <w:t xml:space="preserve">an MQTT Server </w:t>
      </w:r>
      <w:r w:rsidDel="00000000" w:rsidR="00000000" w:rsidRPr="00000000">
        <w:rPr>
          <w:rFonts w:ascii="Arial" w:cs="Arial" w:eastAsia="Arial" w:hAnsi="Arial"/>
          <w:color w:val="000000"/>
          <w:sz w:val="22"/>
          <w:szCs w:val="22"/>
          <w:rtl w:val="0"/>
        </w:rPr>
        <w:t xml:space="preserve">which is deemed too l</w:t>
      </w:r>
      <w:r w:rsidDel="00000000" w:rsidR="00000000" w:rsidRPr="00000000">
        <w:rPr>
          <w:color w:val="000000"/>
          <w:rtl w:val="0"/>
        </w:rPr>
        <w:t xml:space="preserve">ong</w:t>
      </w:r>
      <w:r w:rsidDel="00000000" w:rsidR="00000000" w:rsidRPr="00000000">
        <w:rPr>
          <w:rFonts w:ascii="Arial" w:cs="Arial" w:eastAsia="Arial" w:hAnsi="Arial"/>
          <w:color w:val="000000"/>
          <w:sz w:val="22"/>
          <w:szCs w:val="22"/>
          <w:rtl w:val="0"/>
        </w:rPr>
        <w:t xml:space="preserve"> for a device, it should map shorter Gateway generated Client Identifiers with their versions returned from the MQTT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540">
      <w:pPr>
        <w:pStyle w:val="Heading2"/>
        <w:keepLines w:val="1"/>
        <w:spacing w:after="118" w:before="200" w:line="259" w:lineRule="auto"/>
        <w:ind w:left="0" w:firstLine="0"/>
        <w:rPr>
          <w:rFonts w:ascii="Arial" w:cs="Arial" w:eastAsia="Arial" w:hAnsi="Arial"/>
        </w:rPr>
      </w:pPr>
      <w:bookmarkStart w:colFirst="0" w:colLast="0" w:name="_heading=h.184mhaj" w:id="80"/>
      <w:bookmarkEnd w:id="80"/>
      <w:r w:rsidDel="00000000" w:rsidR="00000000" w:rsidRPr="00000000">
        <w:rPr>
          <w:rtl w:val="0"/>
        </w:rPr>
        <w:t xml:space="preserve">3.3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41">
      <w:pPr>
        <w:rPr/>
      </w:pPr>
      <w:r w:rsidDel="00000000" w:rsidR="00000000" w:rsidRPr="00000000">
        <w:rPr>
          <w:i w:val="1"/>
          <w:sz w:val="19"/>
          <w:szCs w:val="19"/>
          <w:rtl w:val="0"/>
        </w:rPr>
        <w:t xml:space="preserve">Figure 3-7 – AUTH Packet</w:t>
      </w: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5943600" cy="2946400"/>
            <wp:effectExtent b="0" l="0" r="0" t="0"/>
            <wp:docPr id="34"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44">
      <w:pPr>
        <w:pStyle w:val="Heading3"/>
        <w:ind w:left="0" w:firstLine="0"/>
        <w:rPr/>
      </w:pPr>
      <w:bookmarkStart w:colFirst="0" w:colLast="0" w:name="_heading=h.3s49zyc" w:id="81"/>
      <w:bookmarkEnd w:id="81"/>
      <w:r w:rsidDel="00000000" w:rsidR="00000000" w:rsidRPr="00000000">
        <w:rPr>
          <w:rtl w:val="0"/>
        </w:rPr>
        <w:t xml:space="preserve">3.3.1 AUTH Header</w:t>
      </w:r>
    </w:p>
    <w:p w:rsidR="00000000" w:rsidDel="00000000" w:rsidP="00000000" w:rsidRDefault="00000000" w:rsidRPr="00000000" w14:paraId="0000054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6">
      <w:pPr>
        <w:pStyle w:val="Heading3"/>
        <w:ind w:left="0" w:firstLine="0"/>
        <w:rPr/>
      </w:pPr>
      <w:bookmarkStart w:colFirst="0" w:colLast="0" w:name="_heading=h.6cbjggtsyz0j" w:id="82"/>
      <w:bookmarkEnd w:id="82"/>
      <w:r w:rsidDel="00000000" w:rsidR="00000000" w:rsidRPr="00000000">
        <w:rPr>
          <w:rtl w:val="0"/>
        </w:rPr>
        <w:t xml:space="preserve">3.3.2 Packet Identifier</w:t>
      </w:r>
    </w:p>
    <w:p w:rsidR="00000000" w:rsidDel="00000000" w:rsidP="00000000" w:rsidRDefault="00000000" w:rsidRPr="00000000" w14:paraId="00000547">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w:t>
      </w:r>
      <w:sdt>
        <w:sdtPr>
          <w:id w:val="2052158521"/>
          <w:tag w:val="goog_rdk_31"/>
        </w:sdtPr>
        <w:sdtContent>
          <w:ins w:author="davide.lenzarini@u-blox.com" w:id="2" w:date="2025-06-18T07:22:12Z">
            <w:r w:rsidDel="00000000" w:rsidR="00000000" w:rsidRPr="00000000">
              <w:rPr>
                <w:rFonts w:ascii="Arial" w:cs="Arial" w:eastAsia="Arial" w:hAnsi="Arial"/>
                <w:rtl w:val="0"/>
              </w:rPr>
              <w:t xml:space="preserve">Two Byte I</w:t>
            </w:r>
          </w:ins>
        </w:sdtContent>
      </w:sdt>
      <w:sdt>
        <w:sdtPr>
          <w:id w:val="-1688319243"/>
          <w:tag w:val="goog_rdk_32"/>
        </w:sdtPr>
        <w:sdtContent>
          <w:del w:author="davide.lenzarini@u-blox.com" w:id="2" w:date="2025-06-18T07:22:12Z">
            <w:r w:rsidDel="00000000" w:rsidR="00000000" w:rsidRPr="00000000">
              <w:rPr>
                <w:rFonts w:ascii="Arial" w:cs="Arial" w:eastAsia="Arial" w:hAnsi="Arial"/>
                <w:rtl w:val="0"/>
              </w:rPr>
              <w:delText xml:space="preserve">i</w:delText>
            </w:r>
          </w:del>
        </w:sdtContent>
      </w:sdt>
      <w:r w:rsidDel="00000000" w:rsidR="00000000" w:rsidRPr="00000000">
        <w:rPr>
          <w:rFonts w:ascii="Arial" w:cs="Arial" w:eastAsia="Arial" w:hAnsi="Arial"/>
          <w:rtl w:val="0"/>
        </w:rPr>
        <w:t xml:space="preserve">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48">
      <w:pPr>
        <w:pStyle w:val="Heading3"/>
        <w:ind w:left="0" w:firstLine="0"/>
        <w:rPr/>
      </w:pPr>
      <w:bookmarkStart w:colFirst="0" w:colLast="0" w:name="_heading=h.279ka65" w:id="83"/>
      <w:bookmarkEnd w:id="83"/>
      <w:r w:rsidDel="00000000" w:rsidR="00000000" w:rsidRPr="00000000">
        <w:rPr>
          <w:rtl w:val="0"/>
        </w:rPr>
        <w:t xml:space="preserve">3.3.2 Reason Code</w:t>
      </w:r>
    </w:p>
    <w:p w:rsidR="00000000" w:rsidDel="00000000" w:rsidP="00000000" w:rsidRDefault="00000000" w:rsidRPr="00000000" w14:paraId="00000549">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4A">
      <w:pPr>
        <w:pStyle w:val="Heading3"/>
        <w:ind w:left="0" w:firstLine="0"/>
        <w:rPr/>
      </w:pPr>
      <w:bookmarkStart w:colFirst="0" w:colLast="0" w:name="_heading=h.meukdy" w:id="84"/>
      <w:bookmarkEnd w:id="84"/>
      <w:r w:rsidDel="00000000" w:rsidR="00000000" w:rsidRPr="00000000">
        <w:rPr>
          <w:rtl w:val="0"/>
        </w:rPr>
        <w:t xml:space="preserve">3.3.3 Authentication Method Length</w:t>
      </w:r>
    </w:p>
    <w:p w:rsidR="00000000" w:rsidDel="00000000" w:rsidP="00000000" w:rsidRDefault="00000000" w:rsidRPr="00000000" w14:paraId="0000054B">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4C">
      <w:pPr>
        <w:pStyle w:val="Heading3"/>
        <w:ind w:left="0" w:firstLine="0"/>
        <w:rPr/>
      </w:pPr>
      <w:bookmarkStart w:colFirst="0" w:colLast="0" w:name="_heading=h.36ei31r" w:id="85"/>
      <w:bookmarkEnd w:id="85"/>
      <w:r w:rsidDel="00000000" w:rsidR="00000000" w:rsidRPr="00000000">
        <w:rPr>
          <w:rtl w:val="0"/>
        </w:rPr>
        <w:t xml:space="preserve">3.3.4 Authentication Method</w:t>
      </w:r>
    </w:p>
    <w:p w:rsidR="00000000" w:rsidDel="00000000" w:rsidP="00000000" w:rsidRDefault="00000000" w:rsidRPr="00000000" w14:paraId="0000054D">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4E">
      <w:pPr>
        <w:pStyle w:val="Heading3"/>
        <w:ind w:left="0" w:firstLine="0"/>
        <w:rPr/>
      </w:pPr>
      <w:bookmarkStart w:colFirst="0" w:colLast="0" w:name="_heading=h.1ljsd9k" w:id="86"/>
      <w:bookmarkEnd w:id="86"/>
      <w:r w:rsidDel="00000000" w:rsidR="00000000" w:rsidRPr="00000000">
        <w:rPr>
          <w:rtl w:val="0"/>
        </w:rPr>
        <w:t xml:space="preserve">3.3.5 Authentication Data</w:t>
      </w:r>
    </w:p>
    <w:p w:rsidR="00000000" w:rsidDel="00000000" w:rsidP="00000000" w:rsidRDefault="00000000" w:rsidRPr="00000000" w14:paraId="0000054F">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50">
      <w:pPr>
        <w:pStyle w:val="Heading3"/>
        <w:ind w:left="0" w:firstLine="0"/>
        <w:rPr/>
      </w:pPr>
      <w:bookmarkStart w:colFirst="0" w:colLast="0" w:name="_heading=h.psc1lxe4uzxw" w:id="87"/>
      <w:bookmarkEnd w:id="87"/>
      <w:r w:rsidDel="00000000" w:rsidR="00000000" w:rsidRPr="00000000">
        <w:rPr>
          <w:rtl w:val="0"/>
        </w:rPr>
        <w:t xml:space="preserve">3.3.6 AUTH Actions</w:t>
      </w:r>
    </w:p>
    <w:p w:rsidR="00000000" w:rsidDel="00000000" w:rsidP="00000000" w:rsidRDefault="00000000" w:rsidRPr="00000000" w14:paraId="00000551">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tl w:val="0"/>
        </w:rPr>
        <w:t xml:space="preserve"> for more information about authentication.</w:t>
      </w:r>
    </w:p>
    <w:p w:rsidR="00000000" w:rsidDel="00000000" w:rsidP="00000000" w:rsidRDefault="00000000" w:rsidRPr="00000000" w14:paraId="00000552">
      <w:pPr>
        <w:pStyle w:val="Heading2"/>
        <w:keepLines w:val="1"/>
        <w:spacing w:after="118" w:before="0" w:line="259" w:lineRule="auto"/>
        <w:ind w:left="0" w:firstLine="0"/>
        <w:rPr>
          <w:rFonts w:ascii="Arial" w:cs="Arial" w:eastAsia="Arial" w:hAnsi="Arial"/>
        </w:rPr>
      </w:pPr>
      <w:bookmarkStart w:colFirst="0" w:colLast="0" w:name="_heading=h.45jfvxd" w:id="88"/>
      <w:bookmarkEnd w:id="88"/>
      <w:r w:rsidDel="00000000" w:rsidR="00000000" w:rsidRPr="00000000">
        <w:rPr>
          <w:rtl w:val="0"/>
        </w:rPr>
        <w:t xml:space="preserve">3.4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53">
      <w:pPr>
        <w:rPr/>
      </w:pPr>
      <w:r w:rsidDel="00000000" w:rsidR="00000000" w:rsidRPr="00000000">
        <w:rPr>
          <w:i w:val="1"/>
          <w:sz w:val="19"/>
          <w:szCs w:val="19"/>
          <w:rtl w:val="0"/>
        </w:rPr>
        <w:t xml:space="preserve">Figure 3-8 – REGISTER Packet</w:t>
      </w:r>
      <w:r w:rsidDel="00000000" w:rsidR="00000000" w:rsidRPr="00000000">
        <w:rPr>
          <w:rtl w:val="0"/>
        </w:rPr>
      </w:r>
    </w:p>
    <w:p w:rsidR="00000000" w:rsidDel="00000000" w:rsidP="00000000" w:rsidRDefault="00000000" w:rsidRPr="00000000" w14:paraId="00000554">
      <w:pPr>
        <w:rPr/>
      </w:pPr>
      <w:r w:rsidDel="00000000" w:rsidR="00000000" w:rsidRPr="00000000">
        <w:rPr/>
        <w:drawing>
          <wp:inline distB="114300" distT="114300" distL="114300" distR="114300">
            <wp:extent cx="5943600" cy="3086100"/>
            <wp:effectExtent b="0" l="0" r="0" t="0"/>
            <wp:docPr id="67"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create a Session Topic Alias, before sending a PUBLISH with that Session Topic Alias.</w:t>
      </w:r>
    </w:p>
    <w:p w:rsidR="00000000" w:rsidDel="00000000" w:rsidP="00000000" w:rsidRDefault="00000000" w:rsidRPr="00000000" w14:paraId="00000556">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request a Session Topic Alias for the included Topic Name. </w:t>
      </w:r>
    </w:p>
    <w:p w:rsidR="00000000" w:rsidDel="00000000" w:rsidP="00000000" w:rsidRDefault="00000000" w:rsidRPr="00000000" w14:paraId="00000557">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inform a Client about the Session Topic Alias it has assigned to the included Topic Name.</w:t>
      </w:r>
    </w:p>
    <w:p w:rsidR="00000000" w:rsidDel="00000000" w:rsidP="00000000" w:rsidRDefault="00000000" w:rsidRPr="00000000" w14:paraId="00000558">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not the Client. For more information see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59">
      <w:pPr>
        <w:ind w:left="-5" w:right="990" w:firstLine="0"/>
        <w:rPr/>
      </w:pPr>
      <w:r w:rsidDel="00000000" w:rsidR="00000000" w:rsidRPr="00000000">
        <w:rPr>
          <w:shd w:fill="auto" w:val="clear"/>
          <w:rtl w:val="0"/>
        </w:rPr>
        <w:t xml:space="preserve">A REGISTER packet may be sent by the Server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5A">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p>
    <w:p w:rsidR="00000000" w:rsidDel="00000000" w:rsidP="00000000" w:rsidRDefault="00000000" w:rsidRPr="00000000" w14:paraId="0000055B">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contain a Topic Alias.</w:t>
      </w:r>
      <w:r w:rsidDel="00000000" w:rsidR="00000000" w:rsidRPr="00000000">
        <w:rPr>
          <w:rtl w:val="0"/>
        </w:rPr>
      </w:r>
    </w:p>
    <w:p w:rsidR="00000000" w:rsidDel="00000000" w:rsidP="00000000" w:rsidRDefault="00000000" w:rsidRPr="00000000" w14:paraId="0000055C">
      <w:pPr>
        <w:pStyle w:val="Heading3"/>
        <w:ind w:left="0" w:firstLine="0"/>
        <w:rPr/>
      </w:pPr>
      <w:bookmarkStart w:colFirst="0" w:colLast="0" w:name="_heading=h.2koq656" w:id="89"/>
      <w:bookmarkEnd w:id="89"/>
      <w:r w:rsidDel="00000000" w:rsidR="00000000" w:rsidRPr="00000000">
        <w:rPr>
          <w:rtl w:val="0"/>
        </w:rPr>
        <w:t xml:space="preserve">3.4.1 REGISTER Header</w:t>
      </w:r>
    </w:p>
    <w:p w:rsidR="00000000" w:rsidDel="00000000" w:rsidP="00000000" w:rsidRDefault="00000000" w:rsidRPr="00000000" w14:paraId="0000055D">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5E">
      <w:pPr>
        <w:pStyle w:val="Heading3"/>
        <w:ind w:left="0" w:firstLine="0"/>
        <w:rPr/>
      </w:pPr>
      <w:bookmarkStart w:colFirst="0" w:colLast="0" w:name="_heading=h.5ufspf21xppm" w:id="90"/>
      <w:bookmarkEnd w:id="90"/>
      <w:r w:rsidDel="00000000" w:rsidR="00000000" w:rsidRPr="00000000">
        <w:rPr>
          <w:rtl w:val="0"/>
        </w:rPr>
        <w:t xml:space="preserve">3.4.2 REGISTER Flags</w:t>
      </w:r>
    </w:p>
    <w:p w:rsidR="00000000" w:rsidDel="00000000" w:rsidP="00000000" w:rsidRDefault="00000000" w:rsidRPr="00000000" w14:paraId="0000055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6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rtl w:val="0"/>
        </w:rPr>
      </w:r>
    </w:p>
    <w:p w:rsidR="00000000" w:rsidDel="00000000" w:rsidP="00000000" w:rsidRDefault="00000000" w:rsidRPr="00000000" w14:paraId="00000561">
      <w:pPr>
        <w:pStyle w:val="Heading4"/>
        <w:spacing w:after="200" w:before="0" w:line="248.00000000000006" w:lineRule="auto"/>
        <w:ind w:left="0" w:firstLine="0"/>
        <w:jc w:val="both"/>
        <w:rPr/>
      </w:pPr>
      <w:bookmarkStart w:colFirst="0" w:colLast="0" w:name="_heading=h.d0vh95un2cq3" w:id="91"/>
      <w:bookmarkEnd w:id="91"/>
      <w:r w:rsidDel="00000000" w:rsidR="00000000" w:rsidRPr="00000000">
        <w:rPr>
          <w:rtl w:val="0"/>
        </w:rPr>
        <w:t xml:space="preserve">3.4.2.1 Topic Alias Flag</w:t>
      </w:r>
    </w:p>
    <w:p w:rsidR="00000000" w:rsidDel="00000000" w:rsidP="00000000" w:rsidRDefault="00000000" w:rsidRPr="00000000" w14:paraId="00000562">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63">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64">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65">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66">
      <w:pPr>
        <w:pStyle w:val="Heading3"/>
        <w:spacing w:after="0" w:before="0" w:line="248.00000000000006" w:lineRule="auto"/>
        <w:ind w:left="0" w:firstLine="0"/>
        <w:rPr/>
      </w:pPr>
      <w:bookmarkStart w:colFirst="0" w:colLast="0" w:name="_heading=h.tvj9pexz17l7" w:id="92"/>
      <w:bookmarkEnd w:id="92"/>
      <w:r w:rsidDel="00000000" w:rsidR="00000000" w:rsidRPr="00000000">
        <w:rPr>
          <w:rtl w:val="0"/>
        </w:rPr>
        <w:t xml:space="preserve">3.4.2 Packet Identifier</w:t>
      </w:r>
    </w:p>
    <w:p w:rsidR="00000000" w:rsidDel="00000000" w:rsidP="00000000" w:rsidRDefault="00000000" w:rsidRPr="00000000" w14:paraId="00000567">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integer value. </w:t>
      </w:r>
    </w:p>
    <w:p w:rsidR="00000000" w:rsidDel="00000000" w:rsidP="00000000" w:rsidRDefault="00000000" w:rsidRPr="00000000" w14:paraId="00000568">
      <w:pPr>
        <w:pStyle w:val="Heading3"/>
        <w:ind w:left="0" w:firstLine="0"/>
        <w:rPr/>
      </w:pPr>
      <w:bookmarkStart w:colFirst="0" w:colLast="0" w:name="_heading=h.zu0gcz" w:id="93"/>
      <w:bookmarkEnd w:id="93"/>
      <w:r w:rsidDel="00000000" w:rsidR="00000000" w:rsidRPr="00000000">
        <w:rPr>
          <w:rtl w:val="0"/>
        </w:rPr>
        <w:t xml:space="preserve">3.4.3 Topic Alias </w:t>
      </w:r>
    </w:p>
    <w:p w:rsidR="00000000" w:rsidDel="00000000" w:rsidP="00000000" w:rsidRDefault="00000000" w:rsidRPr="00000000" w14:paraId="00000569">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6A">
      <w:pPr>
        <w:pStyle w:val="Heading3"/>
        <w:ind w:left="0" w:firstLine="0"/>
        <w:rPr/>
      </w:pPr>
      <w:bookmarkStart w:colFirst="0" w:colLast="0" w:name="_heading=h.1yyy98l" w:id="94"/>
      <w:bookmarkEnd w:id="94"/>
      <w:r w:rsidDel="00000000" w:rsidR="00000000" w:rsidRPr="00000000">
        <w:rPr>
          <w:rtl w:val="0"/>
        </w:rPr>
        <w:t xml:space="preserve">3.4.4 Topic Name</w:t>
      </w:r>
    </w:p>
    <w:p w:rsidR="00000000" w:rsidDel="00000000" w:rsidP="00000000" w:rsidRDefault="00000000" w:rsidRPr="00000000" w14:paraId="0000056B">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6C">
      <w:pPr>
        <w:pStyle w:val="Heading3"/>
        <w:spacing w:after="0" w:before="200" w:line="248.00000000000006" w:lineRule="auto"/>
        <w:ind w:left="0" w:right="990" w:firstLine="0"/>
        <w:jc w:val="both"/>
        <w:rPr/>
      </w:pPr>
      <w:bookmarkStart w:colFirst="0" w:colLast="0" w:name="_heading=h.2jnkuws4c71i" w:id="95"/>
      <w:bookmarkEnd w:id="95"/>
      <w:r w:rsidDel="00000000" w:rsidR="00000000" w:rsidRPr="00000000">
        <w:rPr>
          <w:rtl w:val="0"/>
        </w:rPr>
        <w:t xml:space="preserve">3.4.5 REGISTER Actions</w:t>
      </w:r>
    </w:p>
    <w:p w:rsidR="00000000" w:rsidDel="00000000" w:rsidP="00000000" w:rsidRDefault="00000000" w:rsidRPr="00000000" w14:paraId="0000056D">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6E">
      <w:pPr>
        <w:pStyle w:val="Heading2"/>
        <w:keepLines w:val="1"/>
        <w:spacing w:after="77" w:before="0" w:line="259" w:lineRule="auto"/>
        <w:ind w:left="0" w:firstLine="0"/>
        <w:rPr/>
      </w:pPr>
      <w:bookmarkStart w:colFirst="0" w:colLast="0" w:name="_heading=h.ly2wo918151u" w:id="96"/>
      <w:bookmarkEnd w:id="96"/>
      <w:r w:rsidDel="00000000" w:rsidR="00000000" w:rsidRPr="00000000">
        <w:br w:type="page"/>
      </w:r>
      <w:r w:rsidDel="00000000" w:rsidR="00000000" w:rsidRPr="00000000">
        <w:rPr>
          <w:rtl w:val="0"/>
        </w:rPr>
      </w:r>
    </w:p>
    <w:p w:rsidR="00000000" w:rsidDel="00000000" w:rsidP="00000000" w:rsidRDefault="00000000" w:rsidRPr="00000000" w14:paraId="0000056F">
      <w:pPr>
        <w:pStyle w:val="Heading2"/>
        <w:keepLines w:val="1"/>
        <w:spacing w:after="77" w:before="0" w:line="259" w:lineRule="auto"/>
        <w:ind w:left="0" w:firstLine="0"/>
        <w:rPr>
          <w:rFonts w:ascii="Arial" w:cs="Arial" w:eastAsia="Arial" w:hAnsi="Arial"/>
        </w:rPr>
      </w:pPr>
      <w:bookmarkStart w:colFirst="0" w:colLast="0" w:name="_heading=h.4iylrwe" w:id="97"/>
      <w:bookmarkEnd w:id="97"/>
      <w:r w:rsidDel="00000000" w:rsidR="00000000" w:rsidRPr="00000000">
        <w:rPr>
          <w:rtl w:val="0"/>
        </w:rPr>
        <w:t xml:space="preserve">3.5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70">
      <w:pPr>
        <w:rPr/>
      </w:pPr>
      <w:r w:rsidDel="00000000" w:rsidR="00000000" w:rsidRPr="00000000">
        <w:rPr>
          <w:i w:val="1"/>
          <w:sz w:val="19"/>
          <w:szCs w:val="19"/>
          <w:rtl w:val="0"/>
        </w:rPr>
        <w:t xml:space="preserve">Figure 3-9 – REGACK Packet</w:t>
      </w:r>
      <w:r w:rsidDel="00000000" w:rsidR="00000000" w:rsidRPr="00000000">
        <w:rPr>
          <w:rtl w:val="0"/>
        </w:rPr>
      </w:r>
    </w:p>
    <w:p w:rsidR="00000000" w:rsidDel="00000000" w:rsidP="00000000" w:rsidRDefault="00000000" w:rsidRPr="00000000" w14:paraId="00000571">
      <w:pPr>
        <w:rPr/>
      </w:pPr>
      <w:r w:rsidDel="00000000" w:rsidR="00000000" w:rsidRPr="00000000">
        <w:rPr/>
        <w:drawing>
          <wp:inline distB="114300" distT="114300" distL="114300" distR="114300">
            <wp:extent cx="5943600" cy="2590800"/>
            <wp:effectExtent b="0" l="0" r="0" t="0"/>
            <wp:docPr id="27"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w:t>
      </w:r>
      <w:r w:rsidDel="00000000" w:rsidR="00000000" w:rsidRPr="00000000">
        <w:rPr>
          <w:rtl w:val="0"/>
        </w:rPr>
        <w:t xml:space="preserve">Server</w:t>
      </w:r>
      <w:r w:rsidDel="00000000" w:rsidR="00000000" w:rsidRPr="00000000">
        <w:rPr>
          <w:rFonts w:ascii="Arial" w:cs="Arial" w:eastAsia="Arial" w:hAnsi="Arial"/>
          <w:rtl w:val="0"/>
        </w:rPr>
        <w:t xml:space="preserve"> as an acknowledgment to the receipt and processing of a REGISTER packet.</w:t>
      </w:r>
    </w:p>
    <w:p w:rsidR="00000000" w:rsidDel="00000000" w:rsidP="00000000" w:rsidRDefault="00000000" w:rsidRPr="00000000" w14:paraId="00000573">
      <w:pPr>
        <w:pStyle w:val="Heading3"/>
        <w:ind w:left="0" w:firstLine="0"/>
        <w:rPr/>
      </w:pPr>
      <w:bookmarkStart w:colFirst="0" w:colLast="0" w:name="_heading=h.2y3w247" w:id="98"/>
      <w:bookmarkEnd w:id="98"/>
      <w:r w:rsidDel="00000000" w:rsidR="00000000" w:rsidRPr="00000000">
        <w:rPr>
          <w:rtl w:val="0"/>
        </w:rPr>
        <w:t xml:space="preserve">3.5.1 REGACK Header</w:t>
      </w:r>
    </w:p>
    <w:p w:rsidR="00000000" w:rsidDel="00000000" w:rsidP="00000000" w:rsidRDefault="00000000" w:rsidRPr="00000000" w14:paraId="00000574">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5">
      <w:pPr>
        <w:pStyle w:val="Heading3"/>
        <w:ind w:left="0" w:firstLine="0"/>
        <w:rPr/>
      </w:pPr>
      <w:bookmarkStart w:colFirst="0" w:colLast="0" w:name="_heading=h.1d96cc0" w:id="99"/>
      <w:bookmarkEnd w:id="99"/>
      <w:r w:rsidDel="00000000" w:rsidR="00000000" w:rsidRPr="00000000">
        <w:rPr>
          <w:rtl w:val="0"/>
        </w:rPr>
        <w:t xml:space="preserve">3.5.2 REGACK Flags</w:t>
      </w:r>
    </w:p>
    <w:p w:rsidR="00000000" w:rsidDel="00000000" w:rsidP="00000000" w:rsidRDefault="00000000" w:rsidRPr="00000000" w14:paraId="0000057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77">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78">
      <w:pPr>
        <w:pStyle w:val="Heading4"/>
        <w:spacing w:after="200" w:before="0" w:line="248.00000000000006" w:lineRule="auto"/>
        <w:ind w:left="0" w:firstLine="0"/>
        <w:jc w:val="both"/>
        <w:rPr>
          <w:vertAlign w:val="baseline"/>
        </w:rPr>
      </w:pPr>
      <w:bookmarkStart w:colFirst="0" w:colLast="0" w:name="_heading=h.9sc8qmlasy98" w:id="100"/>
      <w:bookmarkEnd w:id="100"/>
      <w:r w:rsidDel="00000000" w:rsidR="00000000" w:rsidRPr="00000000">
        <w:rPr>
          <w:rtl w:val="0"/>
        </w:rPr>
        <w:t xml:space="preserve">3.5.2.1 </w:t>
      </w:r>
      <w:r w:rsidDel="00000000" w:rsidR="00000000" w:rsidRPr="00000000">
        <w:rPr>
          <w:vertAlign w:val="baseline"/>
          <w:rtl w:val="0"/>
        </w:rPr>
        <w:t xml:space="preserve">Topic Type</w:t>
      </w:r>
    </w:p>
    <w:p w:rsidR="00000000" w:rsidDel="00000000" w:rsidP="00000000" w:rsidRDefault="00000000" w:rsidRPr="00000000" w14:paraId="0000057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7A">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7B">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Predefined Topic Alias or Session Topic Alias.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7C">
      <w:pPr>
        <w:pStyle w:val="Heading4"/>
        <w:spacing w:after="200" w:before="0" w:line="248.00000000000006" w:lineRule="auto"/>
        <w:ind w:left="0" w:firstLine="0"/>
        <w:jc w:val="both"/>
        <w:rPr/>
      </w:pPr>
      <w:bookmarkStart w:colFirst="0" w:colLast="0" w:name="_heading=h.c53rgmfddmn8" w:id="101"/>
      <w:bookmarkEnd w:id="101"/>
      <w:r w:rsidDel="00000000" w:rsidR="00000000" w:rsidRPr="00000000">
        <w:rPr>
          <w:rtl w:val="0"/>
        </w:rPr>
        <w:t xml:space="preserve">3.5.2.2 Topic Alias Flag</w:t>
      </w:r>
    </w:p>
    <w:p w:rsidR="00000000" w:rsidDel="00000000" w:rsidP="00000000" w:rsidRDefault="00000000" w:rsidRPr="00000000" w14:paraId="0000057D">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7E">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7F">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80">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81">
      <w:pPr>
        <w:pStyle w:val="Heading3"/>
        <w:ind w:left="0" w:firstLine="0"/>
        <w:rPr/>
      </w:pPr>
      <w:bookmarkStart w:colFirst="0" w:colLast="0" w:name="_heading=h.2ce457m" w:id="102"/>
      <w:bookmarkEnd w:id="102"/>
      <w:r w:rsidDel="00000000" w:rsidR="00000000" w:rsidRPr="00000000">
        <w:rPr>
          <w:rtl w:val="0"/>
        </w:rPr>
        <w:t xml:space="preserve">3.5.3 Packet Identifier</w:t>
      </w:r>
    </w:p>
    <w:p w:rsidR="00000000" w:rsidDel="00000000" w:rsidP="00000000" w:rsidRDefault="00000000" w:rsidRPr="00000000" w14:paraId="00000582">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83">
      <w:pPr>
        <w:pStyle w:val="Heading3"/>
        <w:ind w:left="0" w:firstLine="0"/>
        <w:rPr/>
      </w:pPr>
      <w:bookmarkStart w:colFirst="0" w:colLast="0" w:name="_heading=h.3x8tuzt" w:id="103"/>
      <w:bookmarkEnd w:id="103"/>
      <w:r w:rsidDel="00000000" w:rsidR="00000000" w:rsidRPr="00000000">
        <w:rPr>
          <w:rtl w:val="0"/>
        </w:rPr>
        <w:t xml:space="preserve">3.5.4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84">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585">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response to a REGISTER request from a Client, the Topic Alias is that which has been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which the Client should use during the rest of the Session to refer to the Topic Name identified in the REGISTER packet.</w:t>
      </w:r>
    </w:p>
    <w:p w:rsidR="00000000" w:rsidDel="00000000" w:rsidP="00000000" w:rsidRDefault="00000000" w:rsidRPr="00000000" w14:paraId="00000586">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 </w:t>
      </w:r>
    </w:p>
    <w:p w:rsidR="00000000" w:rsidDel="00000000" w:rsidP="00000000" w:rsidRDefault="00000000" w:rsidRPr="00000000" w14:paraId="00000587">
      <w:pPr>
        <w:pStyle w:val="Heading3"/>
        <w:ind w:left="0" w:firstLine="0"/>
        <w:rPr>
          <w:highlight w:val="yellow"/>
        </w:rPr>
      </w:pPr>
      <w:bookmarkStart w:colFirst="0" w:colLast="0" w:name="_heading=h.rjefff" w:id="104"/>
      <w:bookmarkEnd w:id="104"/>
      <w:r w:rsidDel="00000000" w:rsidR="00000000" w:rsidRPr="00000000">
        <w:rPr>
          <w:rtl w:val="0"/>
        </w:rPr>
        <w:t xml:space="preserve">3.5.5 Reason Code</w:t>
      </w: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89">
      <w:pPr>
        <w:pStyle w:val="Heading2"/>
        <w:ind w:left="0" w:firstLine="0"/>
        <w:rPr/>
      </w:pPr>
      <w:bookmarkStart w:colFirst="0" w:colLast="0" w:name="_heading=h.3bj1y38" w:id="105"/>
      <w:bookmarkEnd w:id="105"/>
      <w:r w:rsidDel="00000000" w:rsidR="00000000" w:rsidRPr="00000000">
        <w:rPr>
          <w:rtl w:val="0"/>
        </w:rPr>
        <w:t xml:space="preserve">3.6 Publish Requests and Responses</w:t>
      </w:r>
    </w:p>
    <w:p w:rsidR="00000000" w:rsidDel="00000000" w:rsidP="00000000" w:rsidRDefault="00000000" w:rsidRPr="00000000" w14:paraId="0000058A">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8B">
      <w:pPr>
        <w:numPr>
          <w:ilvl w:val="0"/>
          <w:numId w:val="64"/>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8C">
      <w:pPr>
        <w:numPr>
          <w:ilvl w:val="0"/>
          <w:numId w:val="64"/>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8D">
      <w:pPr>
        <w:numPr>
          <w:ilvl w:val="0"/>
          <w:numId w:val="64"/>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8E">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8F">
      <w:pPr>
        <w:rPr/>
      </w:pPr>
      <w:r w:rsidDel="00000000" w:rsidR="00000000" w:rsidRPr="00000000">
        <w:rPr>
          <w:i w:val="1"/>
          <w:sz w:val="19"/>
          <w:szCs w:val="19"/>
          <w:rtl w:val="0"/>
        </w:rPr>
        <w:t xml:space="preserve">Figure 3-10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90">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91">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92">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93">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94">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95">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96">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97">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98">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99">
      <w:pPr>
        <w:pStyle w:val="Heading3"/>
        <w:keepLines w:val="1"/>
        <w:spacing w:after="77" w:before="200" w:line="259" w:lineRule="auto"/>
        <w:ind w:left="0" w:firstLine="0"/>
        <w:rPr/>
      </w:pPr>
      <w:bookmarkStart w:colFirst="0" w:colLast="0" w:name="_heading=h.j8sehv" w:id="106"/>
      <w:bookmarkEnd w:id="106"/>
      <w:r w:rsidDel="00000000" w:rsidR="00000000" w:rsidRPr="00000000">
        <w:rPr>
          <w:rtl w:val="0"/>
        </w:rPr>
        <w:t xml:space="preserve">3.6.1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9A">
      <w:pPr>
        <w:rPr/>
      </w:pPr>
      <w:r w:rsidDel="00000000" w:rsidR="00000000" w:rsidRPr="00000000">
        <w:rPr>
          <w:i w:val="1"/>
          <w:sz w:val="19"/>
          <w:szCs w:val="19"/>
          <w:rtl w:val="0"/>
        </w:rPr>
        <w:t xml:space="preserve">Figure 3-11 – PUBWOS Packet</w:t>
      </w:r>
      <w:r w:rsidDel="00000000" w:rsidR="00000000" w:rsidRPr="00000000">
        <w:rPr>
          <w:rtl w:val="0"/>
        </w:rPr>
      </w:r>
    </w:p>
    <w:p w:rsidR="00000000" w:rsidDel="00000000" w:rsidP="00000000" w:rsidRDefault="00000000" w:rsidRPr="00000000" w14:paraId="0000059B">
      <w:pPr>
        <w:rPr/>
      </w:pPr>
      <w:r w:rsidDel="00000000" w:rsidR="00000000" w:rsidRPr="00000000">
        <w:rPr/>
        <w:drawing>
          <wp:inline distB="114300" distT="114300" distL="114300" distR="114300">
            <wp:extent cx="5943600" cy="3162300"/>
            <wp:effectExtent b="0" l="0" r="0" t="0"/>
            <wp:docPr id="29"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for a certain topic.</w:t>
      </w:r>
      <w:r w:rsidDel="00000000" w:rsidR="00000000" w:rsidRPr="00000000">
        <w:rPr>
          <w:rtl w:val="0"/>
        </w:rPr>
      </w:r>
    </w:p>
    <w:p w:rsidR="00000000" w:rsidDel="00000000" w:rsidP="00000000" w:rsidRDefault="00000000" w:rsidRPr="00000000" w14:paraId="0000059D">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59E">
      <w:pPr>
        <w:ind w:left="720" w:firstLine="0"/>
        <w:rPr>
          <w:rFonts w:ascii="Arial" w:cs="Arial" w:eastAsia="Arial" w:hAnsi="Arial"/>
          <w:shd w:fill="fff2cc" w:val="clear"/>
        </w:rPr>
      </w:pPr>
      <w:sdt>
        <w:sdtPr>
          <w:id w:val="1199517001"/>
          <w:tag w:val="goog_rdk_33"/>
        </w:sdtPr>
        <w:sdtContent>
          <w:commentRangeStart w:id="26"/>
        </w:sdtContent>
      </w:sdt>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w:t>
      </w:r>
      <w:r w:rsidDel="00000000" w:rsidR="00000000" w:rsidRPr="00000000">
        <w:rPr>
          <w:shd w:fill="fff2cc" w:val="clear"/>
          <w:rtl w:val="0"/>
        </w:rPr>
        <w:t xml:space="preserve">m</w:t>
      </w:r>
      <w:r w:rsidDel="00000000" w:rsidR="00000000" w:rsidRPr="00000000">
        <w:rPr>
          <w:rFonts w:ascii="Arial" w:cs="Arial" w:eastAsia="Arial" w:hAnsi="Arial"/>
          <w:shd w:fill="fff2cc" w:val="clear"/>
          <w:rtl w:val="0"/>
        </w:rPr>
        <w:t xml:space="preserve">ulticast </w:t>
      </w:r>
      <w:r w:rsidDel="00000000" w:rsidR="00000000" w:rsidRPr="00000000">
        <w:rPr>
          <w:shd w:fill="fff2cc" w:val="clear"/>
          <w:rtl w:val="0"/>
        </w:rPr>
        <w:t xml:space="preserve">a</w:t>
      </w:r>
      <w:r w:rsidDel="00000000" w:rsidR="00000000" w:rsidRPr="00000000">
        <w:rPr>
          <w:rFonts w:ascii="Arial" w:cs="Arial" w:eastAsia="Arial" w:hAnsi="Arial"/>
          <w:shd w:fill="fff2cc" w:val="clear"/>
          <w:rtl w:val="0"/>
        </w:rPr>
        <w:t xml:space="preserve">ddress.</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5A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A1">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w:t>
      </w:r>
      <w:r w:rsidDel="00000000" w:rsidR="00000000" w:rsidRPr="00000000">
        <w:rPr>
          <w:shd w:fill="fff2cc" w:val="clear"/>
          <w:rtl w:val="0"/>
        </w:rPr>
        <w:t xml:space="preserve">Server</w:t>
      </w:r>
      <w:r w:rsidDel="00000000" w:rsidR="00000000" w:rsidRPr="00000000">
        <w:rPr>
          <w:rFonts w:ascii="Arial" w:cs="Arial" w:eastAsia="Arial" w:hAnsi="Arial"/>
          <w:shd w:fill="fff2cc" w:val="clear"/>
          <w:rtl w:val="0"/>
        </w:rPr>
        <w:t xml:space="preserve"> are not associated with a MQTT-SN Client Session and can be optionally discarded by the </w:t>
      </w:r>
      <w:r w:rsidDel="00000000" w:rsidR="00000000" w:rsidRPr="00000000">
        <w:rPr>
          <w:shd w:fill="fff2cc" w:val="clear"/>
          <w:rtl w:val="0"/>
        </w:rPr>
        <w:t xml:space="preserve">Server</w:t>
      </w:r>
      <w:r w:rsidDel="00000000" w:rsidR="00000000" w:rsidRPr="00000000">
        <w:rPr>
          <w:rFonts w:ascii="Arial" w:cs="Arial" w:eastAsia="Arial" w:hAnsi="Arial"/>
          <w:shd w:fill="fff2cc" w:val="clear"/>
          <w:rtl w:val="0"/>
        </w:rPr>
        <w:t xml:space="preserve"> without being processed for onward delivery.</w:t>
      </w:r>
    </w:p>
    <w:p w:rsidR="00000000" w:rsidDel="00000000" w:rsidP="00000000" w:rsidRDefault="00000000" w:rsidRPr="00000000" w14:paraId="000005A2">
      <w:pPr>
        <w:pStyle w:val="Heading4"/>
        <w:ind w:left="0" w:right="4" w:firstLine="0"/>
        <w:rPr>
          <w:rFonts w:ascii="Arial" w:cs="Arial" w:eastAsia="Arial" w:hAnsi="Arial"/>
        </w:rPr>
      </w:pPr>
      <w:bookmarkStart w:colFirst="0" w:colLast="0" w:name="_heading=h.338fx5o" w:id="107"/>
      <w:bookmarkEnd w:id="10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.1.1 PUBWOS Header</w:t>
      </w:r>
    </w:p>
    <w:p w:rsidR="00000000" w:rsidDel="00000000" w:rsidP="00000000" w:rsidRDefault="00000000" w:rsidRPr="00000000" w14:paraId="000005A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A4">
      <w:pPr>
        <w:pStyle w:val="Heading4"/>
        <w:ind w:left="0" w:right="4" w:firstLine="0"/>
        <w:rPr>
          <w:rFonts w:ascii="Arial" w:cs="Arial" w:eastAsia="Arial" w:hAnsi="Arial"/>
        </w:rPr>
      </w:pPr>
      <w:bookmarkStart w:colFirst="0" w:colLast="0" w:name="_heading=h.1idq7dh" w:id="108"/>
      <w:bookmarkEnd w:id="10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.1.2 PUBWOS Flags</w:t>
      </w:r>
    </w:p>
    <w:p w:rsidR="00000000" w:rsidDel="00000000" w:rsidP="00000000" w:rsidRDefault="00000000" w:rsidRPr="00000000" w14:paraId="000005A5">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A6">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A7">
      <w:pPr>
        <w:pStyle w:val="Heading5"/>
        <w:spacing w:after="200" w:before="0" w:line="248.00000000000006" w:lineRule="auto"/>
        <w:ind w:left="0" w:right="6" w:firstLine="0"/>
        <w:jc w:val="both"/>
        <w:rPr/>
      </w:pPr>
      <w:bookmarkStart w:colFirst="0" w:colLast="0" w:name="_heading=h.qfef1dqk26d9" w:id="109"/>
      <w:bookmarkEnd w:id="109"/>
      <w:r w:rsidDel="00000000" w:rsidR="00000000" w:rsidRPr="00000000">
        <w:rPr>
          <w:rtl w:val="0"/>
        </w:rPr>
        <w:t xml:space="preserve">3.6.1.2.1 Topic Type</w:t>
      </w:r>
    </w:p>
    <w:p w:rsidR="00000000" w:rsidDel="00000000" w:rsidP="00000000" w:rsidRDefault="00000000" w:rsidRPr="00000000" w14:paraId="000005A8">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A9">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w:t>
      </w:r>
    </w:p>
    <w:p w:rsidR="00000000" w:rsidDel="00000000" w:rsidP="00000000" w:rsidRDefault="00000000" w:rsidRPr="00000000" w14:paraId="000005AA">
      <w:pPr>
        <w:pStyle w:val="Heading5"/>
        <w:spacing w:after="280" w:before="0" w:line="246.99999999999994" w:lineRule="auto"/>
        <w:ind w:left="0" w:right="6" w:firstLine="0"/>
        <w:rPr/>
      </w:pPr>
      <w:bookmarkStart w:colFirst="0" w:colLast="0" w:name="_heading=h.kky57id4222a" w:id="110"/>
      <w:bookmarkEnd w:id="110"/>
      <w:r w:rsidDel="00000000" w:rsidR="00000000" w:rsidRPr="00000000">
        <w:rPr>
          <w:rtl w:val="0"/>
        </w:rPr>
        <w:t xml:space="preserve">3.6.1.2.2 Retain</w:t>
      </w:r>
    </w:p>
    <w:p w:rsidR="00000000" w:rsidDel="00000000" w:rsidP="00000000" w:rsidRDefault="00000000" w:rsidRPr="00000000" w14:paraId="000005AB">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AC">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AD">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.1.3 Topic Alias or Topic Name Length</w:t>
      </w:r>
    </w:p>
    <w:p w:rsidR="00000000" w:rsidDel="00000000" w:rsidP="00000000" w:rsidRDefault="00000000" w:rsidRPr="00000000" w14:paraId="000005AE">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AF">
      <w:pPr>
        <w:pStyle w:val="Heading4"/>
        <w:ind w:left="0" w:firstLine="0"/>
        <w:rPr>
          <w:rFonts w:ascii="Arial" w:cs="Arial" w:eastAsia="Arial" w:hAnsi="Arial"/>
        </w:rPr>
      </w:pPr>
      <w:bookmarkStart w:colFirst="0" w:colLast="0" w:name="_heading=h.vgc8jwcnscew" w:id="112"/>
      <w:bookmarkEnd w:id="11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.1.4 Topic Name</w:t>
      </w:r>
    </w:p>
    <w:p w:rsidR="00000000" w:rsidDel="00000000" w:rsidP="00000000" w:rsidRDefault="00000000" w:rsidRPr="00000000" w14:paraId="000005B0">
      <w:pPr>
        <w:rPr/>
      </w:pPr>
      <w:r w:rsidDel="00000000" w:rsidR="00000000" w:rsidRPr="00000000">
        <w:rPr>
          <w:highlight w:val="yellow"/>
          <w:rtl w:val="0"/>
        </w:rPr>
        <w:t xml:space="preserve">If the Topic Type is Topic Name, the Topic Name field MUST be present in the PUBWOS packet.</w:t>
      </w:r>
      <w:r w:rsidDel="00000000" w:rsidR="00000000" w:rsidRPr="00000000">
        <w:rPr>
          <w:rtl w:val="0"/>
        </w:rPr>
      </w:r>
    </w:p>
    <w:p w:rsidR="00000000" w:rsidDel="00000000" w:rsidP="00000000" w:rsidRDefault="00000000" w:rsidRPr="00000000" w14:paraId="000005B1">
      <w:pPr>
        <w:rPr/>
      </w:pPr>
      <w:r w:rsidDel="00000000" w:rsidR="00000000" w:rsidRPr="00000000">
        <w:rPr>
          <w:highlight w:val="yellow"/>
          <w:rtl w:val="0"/>
        </w:rPr>
        <w:t xml:space="preserve">If the Topic Type is Predefined Topic Alias, the Topic Name field MUST NOT be present in the PUBWOS packet.</w:t>
      </w:r>
      <w:r w:rsidDel="00000000" w:rsidR="00000000" w:rsidRPr="00000000">
        <w:rPr>
          <w:rtl w:val="0"/>
        </w:rPr>
      </w:r>
    </w:p>
    <w:p w:rsidR="00000000" w:rsidDel="00000000" w:rsidP="00000000" w:rsidRDefault="00000000" w:rsidRPr="00000000" w14:paraId="000005B2">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B3">
      <w:pPr>
        <w:pStyle w:val="Heading4"/>
        <w:ind w:left="0" w:right="4" w:firstLine="0"/>
        <w:rPr>
          <w:rFonts w:ascii="Arial" w:cs="Arial" w:eastAsia="Arial" w:hAnsi="Arial"/>
        </w:rPr>
      </w:pPr>
      <w:bookmarkStart w:colFirst="0" w:colLast="0" w:name="_heading=h.2hio093" w:id="113"/>
      <w:bookmarkEnd w:id="11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.1.5 Payload</w:t>
      </w:r>
    </w:p>
    <w:p w:rsidR="00000000" w:rsidDel="00000000" w:rsidP="00000000" w:rsidRDefault="00000000" w:rsidRPr="00000000" w14:paraId="000005B4">
      <w:pPr>
        <w:rPr>
          <w:rFonts w:ascii="Arial" w:cs="Arial" w:eastAsia="Arial" w:hAnsi="Arial"/>
        </w:rPr>
      </w:pPr>
      <w:r w:rsidDel="00000000" w:rsidR="00000000" w:rsidRPr="00000000">
        <w:rPr>
          <w:rFonts w:ascii="Arial" w:cs="Arial" w:eastAsia="Arial" w:hAnsi="Arial"/>
          <w:rtl w:val="0"/>
        </w:rPr>
        <w:t xml:space="preserve">The Payload contains the Application Message that is being published. The content and format of the data is application specific. It is valid for a PUBWOS packet to contain a zero length Payload.</w:t>
      </w:r>
    </w:p>
    <w:p w:rsidR="00000000" w:rsidDel="00000000" w:rsidP="00000000" w:rsidRDefault="00000000" w:rsidRPr="00000000" w14:paraId="000005B5">
      <w:pPr>
        <w:pStyle w:val="Heading4"/>
        <w:spacing w:after="306" w:lineRule="auto"/>
        <w:ind w:left="-5" w:firstLine="0"/>
        <w:rPr/>
      </w:pPr>
      <w:bookmarkStart w:colFirst="0" w:colLast="0" w:name="_heading=h.whhpchgpz502" w:id="114"/>
      <w:bookmarkEnd w:id="114"/>
      <w:r w:rsidDel="00000000" w:rsidR="00000000" w:rsidRPr="00000000">
        <w:rPr>
          <w:rtl w:val="0"/>
        </w:rPr>
        <w:t xml:space="preserve">3.6.1.6 PUBWOS Actions</w:t>
      </w:r>
    </w:p>
    <w:p w:rsidR="00000000" w:rsidDel="00000000" w:rsidP="00000000" w:rsidRDefault="00000000" w:rsidRPr="00000000" w14:paraId="000005B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B7">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B8">
      <w:pPr>
        <w:pStyle w:val="Heading3"/>
        <w:keepLines w:val="1"/>
        <w:spacing w:after="77" w:before="0" w:line="259" w:lineRule="auto"/>
        <w:ind w:left="0" w:firstLine="0"/>
        <w:rPr>
          <w:rFonts w:ascii="Arial" w:cs="Arial" w:eastAsia="Arial" w:hAnsi="Arial"/>
        </w:rPr>
      </w:pPr>
      <w:bookmarkStart w:colFirst="0" w:colLast="0" w:name="_heading=h.wnyagw" w:id="115"/>
      <w:bookmarkEnd w:id="115"/>
      <w:r w:rsidDel="00000000" w:rsidR="00000000" w:rsidRPr="00000000">
        <w:rPr>
          <w:rtl w:val="0"/>
        </w:rPr>
        <w:t xml:space="preserve">3.6.2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B9">
      <w:pPr>
        <w:rPr/>
      </w:pPr>
      <w:r w:rsidDel="00000000" w:rsidR="00000000" w:rsidRPr="00000000">
        <w:rPr>
          <w:i w:val="1"/>
          <w:sz w:val="19"/>
          <w:szCs w:val="19"/>
          <w:rtl w:val="0"/>
        </w:rPr>
        <w:t xml:space="preserve">Figure 3-11 – PUBLISH Packet for QoS 0</w:t>
      </w:r>
      <w:r w:rsidDel="00000000" w:rsidR="00000000" w:rsidRPr="00000000">
        <w:rPr>
          <w:rtl w:val="0"/>
        </w:rPr>
      </w:r>
    </w:p>
    <w:p w:rsidR="00000000" w:rsidDel="00000000" w:rsidP="00000000" w:rsidRDefault="00000000" w:rsidRPr="00000000" w14:paraId="000005BA">
      <w:pPr>
        <w:rPr/>
      </w:pPr>
      <w:r w:rsidDel="00000000" w:rsidR="00000000" w:rsidRPr="00000000">
        <w:rPr/>
        <w:drawing>
          <wp:inline distB="114300" distT="114300" distL="114300" distR="114300">
            <wp:extent cx="5943600" cy="3162300"/>
            <wp:effectExtent b="0" l="0" r="0" t="0"/>
            <wp:docPr id="47" name="image13.png"/>
            <a:graphic>
              <a:graphicData uri="http://schemas.openxmlformats.org/drawingml/2006/picture">
                <pic:pic>
                  <pic:nvPicPr>
                    <pic:cNvPr id="0" name="image13.png"/>
                    <pic:cNvPicPr preferRelativeResize="0"/>
                  </pic:nvPicPr>
                  <pic:blipFill>
                    <a:blip r:embed="rId7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BC">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id w:val="-1685504160"/>
          <w:tag w:val="goog_rdk_34"/>
        </w:sdtPr>
        <w:sdtContent>
          <w:commentRangeStart w:id="27"/>
        </w:sdtContent>
      </w:sdt>
      <w:sdt>
        <w:sdtPr>
          <w:id w:val="-1842416921"/>
          <w:tag w:val="goog_rdk_35"/>
        </w:sdtPr>
        <w:sdtContent>
          <w:commentRangeStart w:id="28"/>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27"/>
      <w:r w:rsidDel="00000000" w:rsidR="00000000" w:rsidRPr="00000000">
        <w:commentReference w:id="27"/>
      </w:r>
      <w:commentRangeEnd w:id="28"/>
      <w:r w:rsidDel="00000000" w:rsidR="00000000" w:rsidRPr="00000000">
        <w:commentReference w:id="28"/>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5BD">
      <w:pPr>
        <w:pStyle w:val="Heading4"/>
        <w:ind w:left="0" w:right="4" w:firstLine="0"/>
        <w:rPr>
          <w:rFonts w:ascii="Arial" w:cs="Arial" w:eastAsia="Arial" w:hAnsi="Arial"/>
        </w:rPr>
      </w:pPr>
      <w:bookmarkStart w:colFirst="0" w:colLast="0" w:name="_heading=h.3gnlt4p" w:id="116"/>
      <w:bookmarkEnd w:id="11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BE">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BF">
      <w:pPr>
        <w:pStyle w:val="Heading4"/>
        <w:ind w:left="0" w:right="4" w:firstLine="0"/>
        <w:rPr>
          <w:rFonts w:ascii="Arial" w:cs="Arial" w:eastAsia="Arial" w:hAnsi="Arial"/>
        </w:rPr>
      </w:pPr>
      <w:bookmarkStart w:colFirst="0" w:colLast="0" w:name="_heading=h.1vsw3ci" w:id="117"/>
      <w:bookmarkEnd w:id="11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.2.2 PUBLISH Flags</w:t>
      </w:r>
      <w:r w:rsidDel="00000000" w:rsidR="00000000" w:rsidRPr="00000000">
        <w:rPr>
          <w:rtl w:val="0"/>
        </w:rPr>
      </w:r>
    </w:p>
    <w:p w:rsidR="00000000" w:rsidDel="00000000" w:rsidP="00000000" w:rsidRDefault="00000000" w:rsidRPr="00000000" w14:paraId="000005C0">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C1">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C2">
      <w:pPr>
        <w:pStyle w:val="Heading5"/>
        <w:spacing w:after="0" w:before="0" w:line="248.00000000000006" w:lineRule="auto"/>
        <w:ind w:left="0" w:right="6" w:firstLine="0"/>
        <w:rPr/>
      </w:pPr>
      <w:bookmarkStart w:colFirst="0" w:colLast="0" w:name="_heading=h.fmrm4etlxug5" w:id="118"/>
      <w:bookmarkEnd w:id="118"/>
      <w:r w:rsidDel="00000000" w:rsidR="00000000" w:rsidRPr="00000000">
        <w:rPr>
          <w:rtl w:val="0"/>
        </w:rPr>
        <w:t xml:space="preserve">3.6.2.2.1 Topic Type</w:t>
      </w:r>
    </w:p>
    <w:p w:rsidR="00000000" w:rsidDel="00000000" w:rsidP="00000000" w:rsidRDefault="00000000" w:rsidRPr="00000000" w14:paraId="000005C3">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C4">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C5">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C6">
      <w:pPr>
        <w:pStyle w:val="Heading5"/>
        <w:spacing w:after="0" w:before="0" w:line="248.00000000000006" w:lineRule="auto"/>
        <w:ind w:left="0" w:right="6" w:firstLine="0"/>
        <w:rPr/>
      </w:pPr>
      <w:bookmarkStart w:colFirst="0" w:colLast="0" w:name="_heading=h.hmaja4ei5dew" w:id="119"/>
      <w:bookmarkEnd w:id="119"/>
      <w:r w:rsidDel="00000000" w:rsidR="00000000" w:rsidRPr="00000000">
        <w:rPr>
          <w:rtl w:val="0"/>
        </w:rPr>
        <w:t xml:space="preserve">3.6.2.2.2 QoS</w:t>
      </w:r>
    </w:p>
    <w:p w:rsidR="00000000" w:rsidDel="00000000" w:rsidP="00000000" w:rsidRDefault="00000000" w:rsidRPr="00000000" w14:paraId="000005C7">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C8">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field is set to “0b00” for QoS 0. 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C9">
      <w:pPr>
        <w:pStyle w:val="Heading5"/>
        <w:spacing w:after="0" w:before="0" w:line="246.99999999999994" w:lineRule="auto"/>
        <w:ind w:left="0" w:right="6" w:firstLine="0"/>
        <w:rPr/>
      </w:pPr>
      <w:bookmarkStart w:colFirst="0" w:colLast="0" w:name="_heading=h.ehxpc4g73qd3" w:id="120"/>
      <w:bookmarkEnd w:id="120"/>
      <w:r w:rsidDel="00000000" w:rsidR="00000000" w:rsidRPr="00000000">
        <w:rPr>
          <w:rtl w:val="0"/>
        </w:rPr>
        <w:t xml:space="preserve">3.6.2.2.3 Retain</w:t>
      </w:r>
    </w:p>
    <w:p w:rsidR="00000000" w:rsidDel="00000000" w:rsidP="00000000" w:rsidRDefault="00000000" w:rsidRPr="00000000" w14:paraId="000005CA">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CB">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CC">
      <w:pPr>
        <w:pStyle w:val="Heading4"/>
        <w:ind w:left="0" w:firstLine="0"/>
        <w:rPr>
          <w:rFonts w:ascii="Arial" w:cs="Arial" w:eastAsia="Arial" w:hAnsi="Arial"/>
        </w:rPr>
      </w:pPr>
      <w:bookmarkStart w:colFirst="0" w:colLast="0" w:name="_heading=h.prwby0o5psp7" w:id="121"/>
      <w:bookmarkEnd w:id="12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.2.3 Topic Alias or Topic Name Length</w:t>
      </w:r>
    </w:p>
    <w:p w:rsidR="00000000" w:rsidDel="00000000" w:rsidP="00000000" w:rsidRDefault="00000000" w:rsidRPr="00000000" w14:paraId="000005CD">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CE">
      <w:pPr>
        <w:pStyle w:val="Heading4"/>
        <w:ind w:left="0" w:firstLine="0"/>
        <w:rPr>
          <w:rFonts w:ascii="Arial" w:cs="Arial" w:eastAsia="Arial" w:hAnsi="Arial"/>
        </w:rPr>
      </w:pPr>
      <w:bookmarkStart w:colFirst="0" w:colLast="0" w:name="_heading=h.szyp1smih5mo" w:id="122"/>
      <w:bookmarkEnd w:id="12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.2.4 Topic Name</w:t>
      </w:r>
    </w:p>
    <w:p w:rsidR="00000000" w:rsidDel="00000000" w:rsidP="00000000" w:rsidRDefault="00000000" w:rsidRPr="00000000" w14:paraId="000005CF">
      <w:pPr>
        <w:rPr>
          <w:highlight w:val="yellow"/>
        </w:rPr>
      </w:pPr>
      <w:r w:rsidDel="00000000" w:rsidR="00000000" w:rsidRPr="00000000">
        <w:rPr>
          <w:highlight w:val="yellow"/>
          <w:rtl w:val="0"/>
        </w:rPr>
        <w:t xml:space="preserve">If the Topic Type is Topic Namer (0b11) the Topic Name field MUST be present in the PUBLISH packet.</w:t>
      </w:r>
    </w:p>
    <w:p w:rsidR="00000000" w:rsidDel="00000000" w:rsidP="00000000" w:rsidRDefault="00000000" w:rsidRPr="00000000" w14:paraId="000005D0">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5D1">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D2">
      <w:pPr>
        <w:pStyle w:val="Heading4"/>
        <w:ind w:left="0" w:firstLine="0"/>
        <w:rPr>
          <w:rFonts w:ascii="Arial" w:cs="Arial" w:eastAsia="Arial" w:hAnsi="Arial"/>
        </w:rPr>
      </w:pPr>
      <w:bookmarkStart w:colFirst="0" w:colLast="0" w:name="_heading=h.gqkpss1ajssy" w:id="123"/>
      <w:bookmarkEnd w:id="12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.2.5 Payload</w:t>
      </w:r>
    </w:p>
    <w:p w:rsidR="00000000" w:rsidDel="00000000" w:rsidP="00000000" w:rsidRDefault="00000000" w:rsidRPr="00000000" w14:paraId="000005D3">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5D4">
      <w:pPr>
        <w:pStyle w:val="Heading4"/>
        <w:ind w:left="0" w:firstLine="0"/>
        <w:rPr/>
      </w:pPr>
      <w:bookmarkStart w:colFirst="0" w:colLast="0" w:name="_heading=h.inu1col38lh0" w:id="124"/>
      <w:bookmarkEnd w:id="124"/>
      <w:r w:rsidDel="00000000" w:rsidR="00000000" w:rsidRPr="00000000">
        <w:rPr>
          <w:rtl w:val="0"/>
        </w:rPr>
        <w:t xml:space="preserve">3.6.2.6 </w:t>
      </w:r>
      <w:r w:rsidDel="00000000" w:rsidR="00000000" w:rsidRPr="00000000">
        <w:rPr>
          <w:rtl w:val="0"/>
        </w:rPr>
        <w:t xml:space="preserve">PUBLISH - QoS 0 Actions</w:t>
      </w:r>
    </w:p>
    <w:p w:rsidR="00000000" w:rsidDel="00000000" w:rsidP="00000000" w:rsidRDefault="00000000" w:rsidRPr="00000000" w14:paraId="000005D5">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D6">
      <w:pPr>
        <w:pStyle w:val="Heading3"/>
        <w:keepLines w:val="1"/>
        <w:spacing w:after="77" w:before="0" w:line="259" w:lineRule="auto"/>
        <w:ind w:left="0" w:firstLine="0"/>
        <w:rPr>
          <w:rFonts w:ascii="Arial" w:cs="Arial" w:eastAsia="Arial" w:hAnsi="Arial"/>
        </w:rPr>
      </w:pPr>
      <w:bookmarkStart w:colFirst="0" w:colLast="0" w:name="_heading=h.1a346fx" w:id="125"/>
      <w:bookmarkEnd w:id="125"/>
      <w:r w:rsidDel="00000000" w:rsidR="00000000" w:rsidRPr="00000000">
        <w:rPr>
          <w:rtl w:val="0"/>
        </w:rPr>
        <w:t xml:space="preserve">3.6.3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5D7">
      <w:pPr>
        <w:rPr/>
      </w:pPr>
      <w:r w:rsidDel="00000000" w:rsidR="00000000" w:rsidRPr="00000000">
        <w:rPr>
          <w:i w:val="1"/>
          <w:sz w:val="19"/>
          <w:szCs w:val="19"/>
          <w:rtl w:val="0"/>
        </w:rPr>
        <w:t xml:space="preserve">Figure 3-12 – PUBLISH Packet for QoS 1 and 2</w:t>
      </w:r>
      <w:r w:rsidDel="00000000" w:rsidR="00000000" w:rsidRPr="00000000">
        <w:rPr>
          <w:rtl w:val="0"/>
        </w:rPr>
      </w:r>
    </w:p>
    <w:p w:rsidR="00000000" w:rsidDel="00000000" w:rsidP="00000000" w:rsidRDefault="00000000" w:rsidRPr="00000000" w14:paraId="000005D8">
      <w:pPr>
        <w:rPr/>
      </w:pPr>
      <w:r w:rsidDel="00000000" w:rsidR="00000000" w:rsidRPr="00000000">
        <w:rPr/>
        <w:drawing>
          <wp:inline distB="114300" distT="114300" distL="114300" distR="114300">
            <wp:extent cx="5943600" cy="3594100"/>
            <wp:effectExtent b="0" l="0" r="0" t="0"/>
            <wp:docPr id="36" name="image19.png"/>
            <a:graphic>
              <a:graphicData uri="http://schemas.openxmlformats.org/drawingml/2006/picture">
                <pic:pic>
                  <pic:nvPicPr>
                    <pic:cNvPr id="0" name="image19.png"/>
                    <pic:cNvPicPr preferRelativeResize="0"/>
                  </pic:nvPicPr>
                  <pic:blipFill>
                    <a:blip r:embed="rId7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5DA">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[MQTT-SN-3.9.4-1].</w:t>
      </w:r>
    </w:p>
    <w:p w:rsidR="00000000" w:rsidDel="00000000" w:rsidP="00000000" w:rsidRDefault="00000000" w:rsidRPr="00000000" w14:paraId="000005DB">
      <w:pPr>
        <w:pStyle w:val="Heading4"/>
        <w:ind w:left="0" w:right="4" w:firstLine="0"/>
        <w:rPr>
          <w:rFonts w:ascii="Arial" w:cs="Arial" w:eastAsia="Arial" w:hAnsi="Arial"/>
        </w:rPr>
      </w:pPr>
      <w:bookmarkStart w:colFirst="0" w:colLast="0" w:name="_heading=h.3u2rp3q" w:id="126"/>
      <w:bookmarkEnd w:id="12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5DC">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DD">
      <w:pPr>
        <w:pStyle w:val="Heading4"/>
        <w:ind w:left="0" w:right="4" w:firstLine="0"/>
        <w:rPr>
          <w:rFonts w:ascii="Arial" w:cs="Arial" w:eastAsia="Arial" w:hAnsi="Arial"/>
        </w:rPr>
      </w:pPr>
      <w:bookmarkStart w:colFirst="0" w:colLast="0" w:name="_heading=h.2981zbj" w:id="127"/>
      <w:bookmarkEnd w:id="12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.3.2 PUBLISH Flags</w:t>
      </w:r>
      <w:r w:rsidDel="00000000" w:rsidR="00000000" w:rsidRPr="00000000">
        <w:rPr>
          <w:rtl w:val="0"/>
        </w:rPr>
      </w:r>
    </w:p>
    <w:p w:rsidR="00000000" w:rsidDel="00000000" w:rsidP="00000000" w:rsidRDefault="00000000" w:rsidRPr="00000000" w14:paraId="000005DE">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DF">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E0">
      <w:pPr>
        <w:pStyle w:val="Heading5"/>
        <w:spacing w:after="0" w:before="0" w:line="248.00000000000006" w:lineRule="auto"/>
        <w:ind w:left="0" w:right="6" w:firstLine="0"/>
        <w:rPr/>
      </w:pPr>
      <w:bookmarkStart w:colFirst="0" w:colLast="0" w:name="_heading=h.kw46rfulitvm" w:id="128"/>
      <w:bookmarkEnd w:id="128"/>
      <w:r w:rsidDel="00000000" w:rsidR="00000000" w:rsidRPr="00000000">
        <w:rPr>
          <w:rtl w:val="0"/>
        </w:rPr>
        <w:t xml:space="preserve">3.6.3.2.1 Topic Type</w:t>
      </w:r>
    </w:p>
    <w:p w:rsidR="00000000" w:rsidDel="00000000" w:rsidP="00000000" w:rsidRDefault="00000000" w:rsidRPr="00000000" w14:paraId="000005E1">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E2">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5E3">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E4">
      <w:pPr>
        <w:pStyle w:val="Heading5"/>
        <w:spacing w:after="0" w:before="0" w:line="248.00000000000006" w:lineRule="auto"/>
        <w:ind w:left="0" w:right="6" w:firstLine="0"/>
        <w:rPr/>
      </w:pPr>
      <w:bookmarkStart w:colFirst="0" w:colLast="0" w:name="_heading=h.vji0n7lr4z5x" w:id="129"/>
      <w:bookmarkEnd w:id="129"/>
      <w:r w:rsidDel="00000000" w:rsidR="00000000" w:rsidRPr="00000000">
        <w:rPr>
          <w:rtl w:val="0"/>
        </w:rPr>
        <w:t xml:space="preserve">3.6.3.2.2 QoS</w:t>
      </w:r>
    </w:p>
    <w:p w:rsidR="00000000" w:rsidDel="00000000" w:rsidP="00000000" w:rsidRDefault="00000000" w:rsidRPr="00000000" w14:paraId="000005E5">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5E6">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5E7">
      <w:pPr>
        <w:rPr>
          <w:rFonts w:ascii="Arial" w:cs="Arial" w:eastAsia="Arial" w:hAnsi="Arial"/>
          <w:color w:val="000000"/>
          <w:sz w:val="20"/>
          <w:szCs w:val="20"/>
          <w:shd w:fill="auto" w:val="clear"/>
        </w:rPr>
      </w:pPr>
      <w:r w:rsidDel="00000000" w:rsidR="00000000" w:rsidRPr="00000000">
        <w:rPr>
          <w:i w:val="1"/>
          <w:sz w:val="19"/>
          <w:szCs w:val="19"/>
          <w:rtl w:val="0"/>
        </w:rPr>
        <w:t xml:space="preserve">Figure 3-13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8">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9">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A">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B">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C">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D">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E">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F">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0">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1">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2">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3">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4">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5">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6">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7">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8">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9">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A">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B">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Reserved – must not be used</w:t>
            </w:r>
          </w:p>
        </w:tc>
      </w:tr>
    </w:tbl>
    <w:p w:rsidR="00000000" w:rsidDel="00000000" w:rsidP="00000000" w:rsidRDefault="00000000" w:rsidRPr="00000000" w14:paraId="000005FC">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FD">
      <w:pPr>
        <w:pStyle w:val="Heading5"/>
        <w:spacing w:after="0" w:before="0" w:line="248.00000000000006" w:lineRule="auto"/>
        <w:ind w:left="0" w:right="6" w:firstLine="0"/>
        <w:rPr/>
      </w:pPr>
      <w:bookmarkStart w:colFirst="0" w:colLast="0" w:name="_heading=h.rxf6r8qtkk4u" w:id="130"/>
      <w:bookmarkEnd w:id="130"/>
      <w:r w:rsidDel="00000000" w:rsidR="00000000" w:rsidRPr="00000000">
        <w:rPr>
          <w:rtl w:val="0"/>
        </w:rPr>
        <w:t xml:space="preserve">3.6.3.2.3 DUP</w:t>
      </w:r>
    </w:p>
    <w:p w:rsidR="00000000" w:rsidDel="00000000" w:rsidP="00000000" w:rsidRDefault="00000000" w:rsidRPr="00000000" w14:paraId="000005FE">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5FF">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00">
      <w:pPr>
        <w:pStyle w:val="Heading5"/>
        <w:spacing w:after="0" w:before="0" w:line="246.99999999999994" w:lineRule="auto"/>
        <w:ind w:left="0" w:right="6" w:firstLine="0"/>
        <w:rPr/>
      </w:pPr>
      <w:bookmarkStart w:colFirst="0" w:colLast="0" w:name="_heading=h.qucfg7kks10e" w:id="131"/>
      <w:bookmarkEnd w:id="131"/>
      <w:r w:rsidDel="00000000" w:rsidR="00000000" w:rsidRPr="00000000">
        <w:rPr>
          <w:rtl w:val="0"/>
        </w:rPr>
        <w:t xml:space="preserve">3.6.3.2.4 Retain</w:t>
      </w:r>
    </w:p>
    <w:p w:rsidR="00000000" w:rsidDel="00000000" w:rsidP="00000000" w:rsidRDefault="00000000" w:rsidRPr="00000000" w14:paraId="0000060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02">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03">
      <w:pPr>
        <w:pStyle w:val="Heading4"/>
        <w:ind w:left="0" w:firstLine="0"/>
        <w:rPr/>
      </w:pPr>
      <w:bookmarkStart w:colFirst="0" w:colLast="0" w:name="_heading=h.1nia2ey" w:id="132"/>
      <w:bookmarkEnd w:id="132"/>
      <w:r w:rsidDel="00000000" w:rsidR="00000000" w:rsidRPr="00000000">
        <w:rPr>
          <w:rtl w:val="0"/>
        </w:rPr>
        <w:t xml:space="preserve">3.6.3.3 Packet Identifier</w:t>
      </w:r>
    </w:p>
    <w:p w:rsidR="00000000" w:rsidDel="00000000" w:rsidP="00000000" w:rsidRDefault="00000000" w:rsidRPr="00000000" w14:paraId="00000604">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605">
      <w:pPr>
        <w:pStyle w:val="Heading4"/>
        <w:ind w:left="0" w:firstLine="0"/>
        <w:rPr/>
      </w:pPr>
      <w:bookmarkStart w:colFirst="0" w:colLast="0" w:name="_heading=h.x2t78tr9icfe" w:id="133"/>
      <w:bookmarkEnd w:id="133"/>
      <w:r w:rsidDel="00000000" w:rsidR="00000000" w:rsidRPr="00000000">
        <w:rPr>
          <w:rtl w:val="0"/>
        </w:rPr>
        <w:t xml:space="preserve">3.6.3.4 Topic Alias or Topic Name Length</w:t>
      </w:r>
    </w:p>
    <w:p w:rsidR="00000000" w:rsidDel="00000000" w:rsidP="00000000" w:rsidRDefault="00000000" w:rsidRPr="00000000" w14:paraId="00000606">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07">
      <w:pPr>
        <w:pStyle w:val="Heading4"/>
        <w:ind w:left="0" w:firstLine="0"/>
        <w:rPr/>
      </w:pPr>
      <w:bookmarkStart w:colFirst="0" w:colLast="0" w:name="_heading=h.2mn7vak" w:id="134"/>
      <w:bookmarkEnd w:id="134"/>
      <w:r w:rsidDel="00000000" w:rsidR="00000000" w:rsidRPr="00000000">
        <w:rPr>
          <w:rtl w:val="0"/>
        </w:rPr>
        <w:t xml:space="preserve">3.6.3.5 Topic Name</w:t>
      </w:r>
    </w:p>
    <w:p w:rsidR="00000000" w:rsidDel="00000000" w:rsidP="00000000" w:rsidRDefault="00000000" w:rsidRPr="00000000" w14:paraId="00000608">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Namer (0b11) the Topic Name field MUST be present in the PUBLISH packet.</w:t>
      </w:r>
    </w:p>
    <w:p w:rsidR="00000000" w:rsidDel="00000000" w:rsidP="00000000" w:rsidRDefault="00000000" w:rsidRPr="00000000" w14:paraId="00000609">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60A">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0B">
      <w:pPr>
        <w:pStyle w:val="Heading4"/>
        <w:ind w:left="0" w:firstLine="0"/>
        <w:rPr/>
      </w:pPr>
      <w:bookmarkStart w:colFirst="0" w:colLast="0" w:name="_heading=h.imenmt69e82j" w:id="135"/>
      <w:bookmarkEnd w:id="135"/>
      <w:r w:rsidDel="00000000" w:rsidR="00000000" w:rsidRPr="00000000">
        <w:rPr>
          <w:rtl w:val="0"/>
        </w:rPr>
        <w:t xml:space="preserve">3.6.3.6 Payload</w:t>
      </w:r>
    </w:p>
    <w:p w:rsidR="00000000" w:rsidDel="00000000" w:rsidP="00000000" w:rsidRDefault="00000000" w:rsidRPr="00000000" w14:paraId="0000060C">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0D">
      <w:pPr>
        <w:pStyle w:val="Heading4"/>
        <w:spacing w:after="0" w:lineRule="auto"/>
        <w:ind w:left="-5" w:firstLine="0"/>
        <w:rPr/>
      </w:pPr>
      <w:bookmarkStart w:colFirst="0" w:colLast="0" w:name="_heading=h.3hu8nopr74va" w:id="136"/>
      <w:bookmarkEnd w:id="136"/>
      <w:r w:rsidDel="00000000" w:rsidR="00000000" w:rsidRPr="00000000">
        <w:rPr>
          <w:rtl w:val="0"/>
        </w:rPr>
        <w:t xml:space="preserve">3.6.3.7</w:t>
      </w:r>
      <w:r w:rsidDel="00000000" w:rsidR="00000000" w:rsidRPr="00000000">
        <w:rPr>
          <w:rtl w:val="0"/>
        </w:rPr>
        <w:t xml:space="preserve"> PUBLISH Actions</w:t>
      </w:r>
    </w:p>
    <w:p w:rsidR="00000000" w:rsidDel="00000000" w:rsidP="00000000" w:rsidRDefault="00000000" w:rsidRPr="00000000" w14:paraId="0000060E">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[MQTT-SN-3.12.7-1]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0F">
      <w:pPr>
        <w:rPr>
          <w:rFonts w:ascii="Arial" w:cs="Arial" w:eastAsia="Arial" w:hAnsi="Arial"/>
          <w:color w:val="000000"/>
        </w:rPr>
      </w:pPr>
      <w:r w:rsidDel="00000000" w:rsidR="00000000" w:rsidRPr="00000000">
        <w:rPr>
          <w:i w:val="1"/>
          <w:sz w:val="19"/>
          <w:szCs w:val="19"/>
          <w:rtl w:val="0"/>
        </w:rPr>
        <w:t xml:space="preserve">Figure 3-14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1">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1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1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1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[MQTT-SN-3.12.7-2]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1B">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color w:val="1155cc"/>
            <w:u w:val="single"/>
            <w:rtl w:val="0"/>
          </w:rPr>
          <w:t xml:space="preserve">4.3 Quality of Service levels and protocol flows</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1C">
      <w:pPr>
        <w:spacing w:after="24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1D">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1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color w:val="1155cc"/>
            <w:u w:val="single"/>
            <w:rtl w:val="0"/>
          </w:rPr>
          <w:t xml:space="preserve">4.9 Flow Control</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1F">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20">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21">
      <w:pPr>
        <w:pStyle w:val="Heading3"/>
        <w:keepLines w:val="1"/>
        <w:spacing w:after="77" w:before="0" w:line="259" w:lineRule="auto"/>
        <w:ind w:left="0" w:firstLine="0"/>
        <w:rPr>
          <w:rFonts w:ascii="Arial" w:cs="Arial" w:eastAsia="Arial" w:hAnsi="Arial"/>
        </w:rPr>
      </w:pPr>
      <w:bookmarkStart w:colFirst="0" w:colLast="0" w:name="_heading=h.11si5id" w:id="137"/>
      <w:bookmarkEnd w:id="137"/>
      <w:r w:rsidDel="00000000" w:rsidR="00000000" w:rsidRPr="00000000">
        <w:rPr>
          <w:rtl w:val="0"/>
        </w:rPr>
        <w:t xml:space="preserve">3.6.4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22">
      <w:pPr>
        <w:rPr/>
      </w:pPr>
      <w:r w:rsidDel="00000000" w:rsidR="00000000" w:rsidRPr="00000000">
        <w:rPr>
          <w:i w:val="1"/>
          <w:sz w:val="19"/>
          <w:szCs w:val="19"/>
          <w:rtl w:val="0"/>
        </w:rPr>
        <w:t xml:space="preserve">Figure 3-15 – PUBACK Packet</w:t>
      </w:r>
      <w:r w:rsidDel="00000000" w:rsidR="00000000" w:rsidRPr="00000000">
        <w:rPr>
          <w:rtl w:val="0"/>
        </w:rPr>
      </w:r>
    </w:p>
    <w:p w:rsidR="00000000" w:rsidDel="00000000" w:rsidP="00000000" w:rsidRDefault="00000000" w:rsidRPr="00000000" w14:paraId="00000623">
      <w:pPr>
        <w:rPr/>
      </w:pPr>
      <w:r w:rsidDel="00000000" w:rsidR="00000000" w:rsidRPr="00000000">
        <w:rPr/>
        <w:drawing>
          <wp:inline distB="114300" distT="114300" distL="114300" distR="114300">
            <wp:extent cx="5943600" cy="1295400"/>
            <wp:effectExtent b="0" l="0" r="0" t="0"/>
            <wp:docPr id="30"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25">
      <w:pPr>
        <w:pStyle w:val="Heading4"/>
        <w:ind w:left="0" w:right="4" w:firstLine="0"/>
        <w:rPr>
          <w:rFonts w:ascii="Arial" w:cs="Arial" w:eastAsia="Arial" w:hAnsi="Arial"/>
        </w:rPr>
      </w:pPr>
      <w:bookmarkStart w:colFirst="0" w:colLast="0" w:name="_heading=h.3ls5o66" w:id="138"/>
      <w:bookmarkEnd w:id="13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.4.1 PUBACK Header</w:t>
      </w:r>
    </w:p>
    <w:p w:rsidR="00000000" w:rsidDel="00000000" w:rsidP="00000000" w:rsidRDefault="00000000" w:rsidRPr="00000000" w14:paraId="000006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27">
      <w:pPr>
        <w:pStyle w:val="Heading4"/>
        <w:ind w:left="0" w:right="4" w:firstLine="0"/>
        <w:rPr>
          <w:rFonts w:ascii="Arial" w:cs="Arial" w:eastAsia="Arial" w:hAnsi="Arial"/>
        </w:rPr>
      </w:pPr>
      <w:bookmarkStart w:colFirst="0" w:colLast="0" w:name="_heading=h.20xfydz" w:id="139"/>
      <w:bookmarkEnd w:id="13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.4.2 Packet Identifier</w:t>
      </w:r>
    </w:p>
    <w:p w:rsidR="00000000" w:rsidDel="00000000" w:rsidP="00000000" w:rsidRDefault="00000000" w:rsidRPr="00000000" w14:paraId="0000062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29">
      <w:pPr>
        <w:pStyle w:val="Heading4"/>
        <w:spacing w:after="0" w:before="0" w:line="422" w:lineRule="auto"/>
        <w:ind w:left="0" w:firstLine="0"/>
        <w:jc w:val="both"/>
        <w:rPr>
          <w:rFonts w:ascii="Arial" w:cs="Arial" w:eastAsia="Arial" w:hAnsi="Arial"/>
        </w:rPr>
      </w:pPr>
      <w:bookmarkStart w:colFirst="0" w:colLast="0" w:name="_heading=h.6vzc3pa0vvfr" w:id="140"/>
      <w:bookmarkEnd w:id="140"/>
      <w:r w:rsidDel="00000000" w:rsidR="00000000" w:rsidRPr="00000000">
        <w:rPr>
          <w:rtl w:val="0"/>
        </w:rPr>
        <w:t xml:space="preserve">3.6.4.3 Reason Code</w:t>
      </w:r>
      <w:r w:rsidDel="00000000" w:rsidR="00000000" w:rsidRPr="00000000">
        <w:rPr>
          <w:rtl w:val="0"/>
        </w:rPr>
      </w:r>
    </w:p>
    <w:p w:rsidR="00000000" w:rsidDel="00000000" w:rsidP="00000000" w:rsidRDefault="00000000" w:rsidRPr="00000000" w14:paraId="0000062A">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2B">
      <w:pPr>
        <w:pStyle w:val="Heading4"/>
        <w:spacing w:after="174" w:before="0" w:line="248.00000000000006" w:lineRule="auto"/>
        <w:ind w:left="0" w:firstLine="0"/>
        <w:jc w:val="both"/>
        <w:rPr/>
      </w:pPr>
      <w:bookmarkStart w:colFirst="0" w:colLast="0" w:name="_heading=h.xgybvs5ktz8v" w:id="141"/>
      <w:bookmarkEnd w:id="141"/>
      <w:r w:rsidDel="00000000" w:rsidR="00000000" w:rsidRPr="00000000">
        <w:rPr>
          <w:rtl w:val="0"/>
        </w:rPr>
        <w:t xml:space="preserve">3.6.4.4 </w:t>
      </w:r>
      <w:r w:rsidDel="00000000" w:rsidR="00000000" w:rsidRPr="00000000">
        <w:rPr>
          <w:rtl w:val="0"/>
        </w:rPr>
        <w:t xml:space="preserve">PUBACK Actions</w:t>
      </w:r>
    </w:p>
    <w:p w:rsidR="00000000" w:rsidDel="00000000" w:rsidP="00000000" w:rsidRDefault="00000000" w:rsidRPr="00000000" w14:paraId="0000062C">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2D">
      <w:pPr>
        <w:pStyle w:val="Heading3"/>
        <w:keepLines w:val="1"/>
        <w:spacing w:after="109" w:before="0" w:line="259" w:lineRule="auto"/>
        <w:ind w:left="0" w:right="4" w:firstLine="0"/>
        <w:rPr>
          <w:rFonts w:ascii="Arial" w:cs="Arial" w:eastAsia="Arial" w:hAnsi="Arial"/>
        </w:rPr>
      </w:pPr>
      <w:bookmarkStart w:colFirst="0" w:colLast="0" w:name="_heading=h.302dr9l" w:id="142"/>
      <w:bookmarkEnd w:id="142"/>
      <w:r w:rsidDel="00000000" w:rsidR="00000000" w:rsidRPr="00000000">
        <w:rPr>
          <w:rtl w:val="0"/>
        </w:rPr>
        <w:t xml:space="preserve">3.6.5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2E">
      <w:pPr>
        <w:rPr/>
      </w:pPr>
      <w:r w:rsidDel="00000000" w:rsidR="00000000" w:rsidRPr="00000000">
        <w:rPr>
          <w:i w:val="1"/>
          <w:sz w:val="19"/>
          <w:szCs w:val="19"/>
          <w:rtl w:val="0"/>
        </w:rPr>
        <w:t xml:space="preserve">Figure 3-16 – PUBREC Packet</w:t>
      </w:r>
      <w:r w:rsidDel="00000000" w:rsidR="00000000" w:rsidRPr="00000000">
        <w:rPr>
          <w:rtl w:val="0"/>
        </w:rPr>
      </w:r>
    </w:p>
    <w:p w:rsidR="00000000" w:rsidDel="00000000" w:rsidP="00000000" w:rsidRDefault="00000000" w:rsidRPr="00000000" w14:paraId="0000062F">
      <w:pPr>
        <w:rPr/>
      </w:pPr>
      <w:r w:rsidDel="00000000" w:rsidR="00000000" w:rsidRPr="00000000">
        <w:rPr/>
        <w:drawing>
          <wp:inline distB="114300" distT="114300" distL="114300" distR="114300">
            <wp:extent cx="5943600" cy="1295400"/>
            <wp:effectExtent b="0" l="0" r="0" t="0"/>
            <wp:docPr id="45" name="image8.png"/>
            <a:graphic>
              <a:graphicData uri="http://schemas.openxmlformats.org/drawingml/2006/picture">
                <pic:pic>
                  <pic:nvPicPr>
                    <pic:cNvPr id="0" name="image8.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31">
      <w:pPr>
        <w:pStyle w:val="Heading4"/>
        <w:ind w:left="0" w:firstLine="0"/>
        <w:rPr/>
      </w:pPr>
      <w:bookmarkStart w:colFirst="0" w:colLast="0" w:name="_heading=h.1f7o1he" w:id="143"/>
      <w:bookmarkEnd w:id="143"/>
      <w:r w:rsidDel="00000000" w:rsidR="00000000" w:rsidRPr="00000000">
        <w:rPr>
          <w:rtl w:val="0"/>
        </w:rPr>
        <w:t xml:space="preserve">3.6.5.1 PUBREC Header</w:t>
      </w:r>
    </w:p>
    <w:p w:rsidR="00000000" w:rsidDel="00000000" w:rsidP="00000000" w:rsidRDefault="00000000" w:rsidRPr="00000000" w14:paraId="0000063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33">
      <w:pPr>
        <w:pStyle w:val="Heading4"/>
        <w:ind w:left="0" w:right="4" w:firstLine="0"/>
        <w:rPr>
          <w:rFonts w:ascii="Arial" w:cs="Arial" w:eastAsia="Arial" w:hAnsi="Arial"/>
        </w:rPr>
      </w:pPr>
      <w:bookmarkStart w:colFirst="0" w:colLast="0" w:name="_heading=h.3z7bk57" w:id="144"/>
      <w:bookmarkEnd w:id="14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tl w:val="0"/>
        </w:rPr>
        <w:t xml:space="preserve">.5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3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35">
      <w:pPr>
        <w:pStyle w:val="Heading4"/>
        <w:spacing w:after="0" w:before="0" w:line="422" w:lineRule="auto"/>
        <w:ind w:left="0" w:firstLine="0"/>
        <w:jc w:val="both"/>
        <w:rPr>
          <w:rFonts w:ascii="Arial" w:cs="Arial" w:eastAsia="Arial" w:hAnsi="Arial"/>
        </w:rPr>
      </w:pPr>
      <w:bookmarkStart w:colFirst="0" w:colLast="0" w:name="_heading=h.r1l18glza5z5" w:id="145"/>
      <w:bookmarkEnd w:id="145"/>
      <w:r w:rsidDel="00000000" w:rsidR="00000000" w:rsidRPr="00000000">
        <w:rPr>
          <w:rFonts w:ascii="Arial" w:cs="Arial" w:eastAsia="Arial" w:hAnsi="Arial"/>
          <w:rtl w:val="0"/>
        </w:rPr>
        <w:t xml:space="preserve">3.</w:t>
      </w:r>
      <w:r w:rsidDel="00000000" w:rsidR="00000000" w:rsidRPr="00000000">
        <w:rPr>
          <w:rtl w:val="0"/>
        </w:rPr>
        <w:t xml:space="preserve">6.5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36">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37">
      <w:pPr>
        <w:pStyle w:val="Heading4"/>
        <w:spacing w:after="174" w:before="0" w:line="248.00000000000006" w:lineRule="auto"/>
        <w:ind w:left="0" w:firstLine="0"/>
        <w:jc w:val="both"/>
        <w:rPr/>
      </w:pPr>
      <w:bookmarkStart w:colFirst="0" w:colLast="0" w:name="_heading=h.kktb96s9v8sj" w:id="146"/>
      <w:bookmarkEnd w:id="146"/>
      <w:r w:rsidDel="00000000" w:rsidR="00000000" w:rsidRPr="00000000">
        <w:rPr>
          <w:rtl w:val="0"/>
        </w:rPr>
        <w:t xml:space="preserve">3.6</w:t>
      </w:r>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3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39">
      <w:pPr>
        <w:pStyle w:val="Heading3"/>
        <w:keepLines w:val="1"/>
        <w:spacing w:after="109" w:before="0" w:line="259" w:lineRule="auto"/>
        <w:ind w:left="0" w:right="4" w:firstLine="0"/>
        <w:rPr>
          <w:rFonts w:ascii="Arial" w:cs="Arial" w:eastAsia="Arial" w:hAnsi="Arial"/>
        </w:rPr>
      </w:pPr>
      <w:bookmarkStart w:colFirst="0" w:colLast="0" w:name="_heading=h.2eclud0" w:id="147"/>
      <w:bookmarkEnd w:id="147"/>
      <w:r w:rsidDel="00000000" w:rsidR="00000000" w:rsidRPr="00000000">
        <w:rPr>
          <w:rtl w:val="0"/>
        </w:rPr>
        <w:t xml:space="preserve">3.6.6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3A">
      <w:pPr>
        <w:rPr/>
      </w:pPr>
      <w:r w:rsidDel="00000000" w:rsidR="00000000" w:rsidRPr="00000000">
        <w:rPr>
          <w:i w:val="1"/>
          <w:sz w:val="19"/>
          <w:szCs w:val="19"/>
          <w:rtl w:val="0"/>
        </w:rPr>
        <w:t xml:space="preserve">Figure 3-17 – PUBREL Packet</w:t>
      </w:r>
      <w:r w:rsidDel="00000000" w:rsidR="00000000" w:rsidRPr="00000000">
        <w:rPr>
          <w:rtl w:val="0"/>
        </w:rPr>
      </w:r>
    </w:p>
    <w:p w:rsidR="00000000" w:rsidDel="00000000" w:rsidP="00000000" w:rsidRDefault="00000000" w:rsidRPr="00000000" w14:paraId="0000063B">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8" name="image20.png"/>
            <a:graphic>
              <a:graphicData uri="http://schemas.openxmlformats.org/drawingml/2006/picture">
                <pic:pic>
                  <pic:nvPicPr>
                    <pic:cNvPr id="0" name="image20.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3D">
      <w:pPr>
        <w:pStyle w:val="Heading4"/>
        <w:ind w:left="0" w:firstLine="0"/>
        <w:rPr>
          <w:rFonts w:ascii="Arial" w:cs="Arial" w:eastAsia="Arial" w:hAnsi="Arial"/>
        </w:rPr>
      </w:pPr>
      <w:bookmarkStart w:colFirst="0" w:colLast="0" w:name="_heading=h.thw4kt" w:id="148"/>
      <w:bookmarkEnd w:id="148"/>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3E">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3F">
      <w:pPr>
        <w:pStyle w:val="Heading4"/>
        <w:ind w:left="0" w:right="4" w:firstLine="0"/>
        <w:rPr>
          <w:rFonts w:ascii="Arial" w:cs="Arial" w:eastAsia="Arial" w:hAnsi="Arial"/>
        </w:rPr>
      </w:pPr>
      <w:bookmarkStart w:colFirst="0" w:colLast="0" w:name="_heading=h.3dhjn8m" w:id="149"/>
      <w:bookmarkEnd w:id="149"/>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40">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41">
      <w:pPr>
        <w:pStyle w:val="Heading4"/>
        <w:spacing w:after="0" w:before="0" w:line="422" w:lineRule="auto"/>
        <w:ind w:left="0" w:firstLine="0"/>
        <w:jc w:val="both"/>
        <w:rPr>
          <w:rFonts w:ascii="Arial" w:cs="Arial" w:eastAsia="Arial" w:hAnsi="Arial"/>
        </w:rPr>
      </w:pPr>
      <w:bookmarkStart w:colFirst="0" w:colLast="0" w:name="_heading=h.93he5qdacswt" w:id="150"/>
      <w:bookmarkEnd w:id="15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b w:val="1"/>
          <w:color w:val="446caa"/>
          <w:sz w:val="24"/>
          <w:szCs w:val="24"/>
          <w:rtl w:val="0"/>
        </w:rPr>
        <w:t xml:space="preserve">.6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42">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w:t>
      </w:r>
      <w:r w:rsidDel="00000000" w:rsidR="00000000" w:rsidRPr="00000000">
        <w:rPr>
          <w:rtl w:val="0"/>
        </w:rPr>
      </w:r>
    </w:p>
    <w:p w:rsidR="00000000" w:rsidDel="00000000" w:rsidP="00000000" w:rsidRDefault="00000000" w:rsidRPr="00000000" w14:paraId="00000643">
      <w:pPr>
        <w:pStyle w:val="Heading4"/>
        <w:spacing w:after="174" w:before="0" w:line="248.00000000000006" w:lineRule="auto"/>
        <w:ind w:left="0" w:firstLine="0"/>
        <w:jc w:val="both"/>
        <w:rPr/>
      </w:pPr>
      <w:bookmarkStart w:colFirst="0" w:colLast="0" w:name="_heading=h.nj4sqaal9xm4" w:id="151"/>
      <w:bookmarkEnd w:id="151"/>
      <w:r w:rsidDel="00000000" w:rsidR="00000000" w:rsidRPr="00000000">
        <w:rPr>
          <w:rtl w:val="0"/>
        </w:rPr>
        <w:t xml:space="preserve">3.6.6.4 PUBREL Actions</w:t>
      </w:r>
    </w:p>
    <w:p w:rsidR="00000000" w:rsidDel="00000000" w:rsidP="00000000" w:rsidRDefault="00000000" w:rsidRPr="00000000" w14:paraId="00000644">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45">
      <w:pPr>
        <w:pStyle w:val="Heading3"/>
        <w:keepLines w:val="1"/>
        <w:spacing w:after="109" w:before="0" w:line="259" w:lineRule="auto"/>
        <w:ind w:left="0" w:right="4" w:firstLine="0"/>
        <w:rPr>
          <w:rFonts w:ascii="Arial" w:cs="Arial" w:eastAsia="Arial" w:hAnsi="Arial"/>
        </w:rPr>
      </w:pPr>
      <w:bookmarkStart w:colFirst="0" w:colLast="0" w:name="_heading=h.1smtxgf" w:id="152"/>
      <w:bookmarkEnd w:id="152"/>
      <w:r w:rsidDel="00000000" w:rsidR="00000000" w:rsidRPr="00000000">
        <w:rPr>
          <w:rtl w:val="0"/>
        </w:rPr>
        <w:t xml:space="preserve">3.6.7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46">
      <w:pPr>
        <w:rPr/>
      </w:pPr>
      <w:r w:rsidDel="00000000" w:rsidR="00000000" w:rsidRPr="00000000">
        <w:rPr>
          <w:i w:val="1"/>
          <w:sz w:val="19"/>
          <w:szCs w:val="19"/>
          <w:rtl w:val="0"/>
        </w:rPr>
        <w:t xml:space="preserve">Figure 3-18 – PUBCOMP Packet</w:t>
      </w:r>
      <w:r w:rsidDel="00000000" w:rsidR="00000000" w:rsidRPr="00000000">
        <w:rPr>
          <w:rtl w:val="0"/>
        </w:rPr>
      </w:r>
    </w:p>
    <w:p w:rsidR="00000000" w:rsidDel="00000000" w:rsidP="00000000" w:rsidRDefault="00000000" w:rsidRPr="00000000" w14:paraId="00000647">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2" name="image17.png"/>
            <a:graphic>
              <a:graphicData uri="http://schemas.openxmlformats.org/drawingml/2006/picture">
                <pic:pic>
                  <pic:nvPicPr>
                    <pic:cNvPr id="0" name="image17.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49">
      <w:pPr>
        <w:pStyle w:val="Heading4"/>
        <w:ind w:left="0" w:right="4" w:firstLine="0"/>
        <w:rPr>
          <w:rFonts w:ascii="Arial" w:cs="Arial" w:eastAsia="Arial" w:hAnsi="Arial"/>
        </w:rPr>
      </w:pPr>
      <w:bookmarkStart w:colFirst="0" w:colLast="0" w:name="_heading=h.4cmhg48" w:id="153"/>
      <w:bookmarkEnd w:id="15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.7.1 PUBCOMP Header</w:t>
      </w:r>
    </w:p>
    <w:p w:rsidR="00000000" w:rsidDel="00000000" w:rsidP="00000000" w:rsidRDefault="00000000" w:rsidRPr="00000000" w14:paraId="0000064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B">
      <w:pPr>
        <w:pStyle w:val="Heading4"/>
        <w:ind w:left="0" w:right="4" w:firstLine="0"/>
        <w:rPr>
          <w:rFonts w:ascii="Arial" w:cs="Arial" w:eastAsia="Arial" w:hAnsi="Arial"/>
        </w:rPr>
      </w:pPr>
      <w:bookmarkStart w:colFirst="0" w:colLast="0" w:name="_heading=h.2rrrqc1" w:id="154"/>
      <w:bookmarkEnd w:id="15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.7.2 Packet Identifier</w:t>
      </w:r>
    </w:p>
    <w:p w:rsidR="00000000" w:rsidDel="00000000" w:rsidP="00000000" w:rsidRDefault="00000000" w:rsidRPr="00000000" w14:paraId="0000064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4D">
      <w:pPr>
        <w:pStyle w:val="Heading4"/>
        <w:spacing w:before="0" w:lineRule="auto"/>
        <w:ind w:left="0" w:right="4" w:firstLine="0"/>
        <w:rPr>
          <w:rFonts w:ascii="Arial" w:cs="Arial" w:eastAsia="Arial" w:hAnsi="Arial"/>
        </w:rPr>
      </w:pPr>
      <w:bookmarkStart w:colFirst="0" w:colLast="0" w:name="_heading=h.j9ce9nedlrkd" w:id="155"/>
      <w:bookmarkEnd w:id="15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.7.3 Reason Code</w:t>
      </w:r>
    </w:p>
    <w:p w:rsidR="00000000" w:rsidDel="00000000" w:rsidP="00000000" w:rsidRDefault="00000000" w:rsidRPr="00000000" w14:paraId="0000064E">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w:t>
      </w:r>
      <w:r w:rsidDel="00000000" w:rsidR="00000000" w:rsidRPr="00000000">
        <w:rPr>
          <w:rtl w:val="0"/>
        </w:rPr>
      </w:r>
    </w:p>
    <w:p w:rsidR="00000000" w:rsidDel="00000000" w:rsidP="00000000" w:rsidRDefault="00000000" w:rsidRPr="00000000" w14:paraId="0000064F">
      <w:pPr>
        <w:pStyle w:val="Heading4"/>
        <w:spacing w:after="174" w:before="0" w:line="248.00000000000006" w:lineRule="auto"/>
        <w:ind w:left="0" w:firstLine="0"/>
        <w:jc w:val="both"/>
        <w:rPr/>
      </w:pPr>
      <w:bookmarkStart w:colFirst="0" w:colLast="0" w:name="_heading=h.wwlbpe629g7j" w:id="156"/>
      <w:bookmarkEnd w:id="156"/>
      <w:r w:rsidDel="00000000" w:rsidR="00000000" w:rsidRPr="00000000">
        <w:rPr>
          <w:rtl w:val="0"/>
        </w:rPr>
        <w:t xml:space="preserve">3.6.7.4 PUBCOMP Actions</w:t>
      </w:r>
    </w:p>
    <w:p w:rsidR="00000000" w:rsidDel="00000000" w:rsidP="00000000" w:rsidRDefault="00000000" w:rsidRPr="00000000" w14:paraId="00000650">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51">
      <w:pPr>
        <w:pStyle w:val="Heading2"/>
        <w:keepLines w:val="1"/>
        <w:spacing w:after="118" w:before="0" w:line="259" w:lineRule="auto"/>
        <w:ind w:left="0" w:firstLine="0"/>
        <w:rPr/>
      </w:pPr>
      <w:bookmarkStart w:colFirst="0" w:colLast="0" w:name="_heading=h.16x20ju" w:id="157"/>
      <w:bookmarkEnd w:id="157"/>
      <w:r w:rsidDel="00000000" w:rsidR="00000000" w:rsidRPr="00000000">
        <w:rPr>
          <w:rtl w:val="0"/>
        </w:rPr>
        <w:t xml:space="preserve">3.7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52">
      <w:pPr>
        <w:rPr/>
      </w:pPr>
      <w:r w:rsidDel="00000000" w:rsidR="00000000" w:rsidRPr="00000000">
        <w:rPr>
          <w:i w:val="1"/>
          <w:sz w:val="19"/>
          <w:szCs w:val="19"/>
          <w:rtl w:val="0"/>
        </w:rPr>
        <w:t xml:space="preserve">Figure 3-19 – SUBSCRIBE Packet</w:t>
      </w:r>
      <w:r w:rsidDel="00000000" w:rsidR="00000000" w:rsidRPr="00000000">
        <w:rPr>
          <w:rtl w:val="0"/>
        </w:rPr>
      </w:r>
    </w:p>
    <w:p w:rsidR="00000000" w:rsidDel="00000000" w:rsidP="00000000" w:rsidRDefault="00000000" w:rsidRPr="00000000" w14:paraId="00000653">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55">
      <w:pPr>
        <w:pStyle w:val="Heading3"/>
        <w:ind w:left="0" w:firstLine="0"/>
        <w:rPr/>
      </w:pPr>
      <w:bookmarkStart w:colFirst="0" w:colLast="0" w:name="_heading=h.3qwpj7n" w:id="158"/>
      <w:bookmarkEnd w:id="158"/>
      <w:r w:rsidDel="00000000" w:rsidR="00000000" w:rsidRPr="00000000">
        <w:rPr>
          <w:rtl w:val="0"/>
        </w:rPr>
        <w:t xml:space="preserve">3.7.1 SUBSCRIBE Header</w:t>
      </w:r>
    </w:p>
    <w:p w:rsidR="00000000" w:rsidDel="00000000" w:rsidP="00000000" w:rsidRDefault="00000000" w:rsidRPr="00000000" w14:paraId="00000656">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57">
      <w:pPr>
        <w:pStyle w:val="Heading3"/>
        <w:ind w:left="0" w:firstLine="0"/>
        <w:rPr/>
      </w:pPr>
      <w:bookmarkStart w:colFirst="0" w:colLast="0" w:name="_heading=h.261ztfg" w:id="159"/>
      <w:bookmarkEnd w:id="159"/>
      <w:r w:rsidDel="00000000" w:rsidR="00000000" w:rsidRPr="00000000">
        <w:rPr>
          <w:rtl w:val="0"/>
        </w:rPr>
        <w:t xml:space="preserve">3.7.2 SUBSCRIBE Flags</w:t>
      </w:r>
    </w:p>
    <w:p w:rsidR="00000000" w:rsidDel="00000000" w:rsidP="00000000" w:rsidRDefault="00000000" w:rsidRPr="00000000" w14:paraId="00000658">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59">
      <w:pPr>
        <w:pStyle w:val="Heading4"/>
        <w:spacing w:after="0" w:before="0" w:line="248.00000000000006" w:lineRule="auto"/>
        <w:ind w:left="0" w:firstLine="0"/>
        <w:rPr/>
      </w:pPr>
      <w:bookmarkStart w:colFirst="0" w:colLast="0" w:name="_heading=h.o4chcds3950x" w:id="160"/>
      <w:bookmarkEnd w:id="160"/>
      <w:r w:rsidDel="00000000" w:rsidR="00000000" w:rsidRPr="00000000">
        <w:rPr>
          <w:rtl w:val="0"/>
        </w:rPr>
        <w:t xml:space="preserve">3.7.2.1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5A">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5B">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5C">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5D">
      <w:pPr>
        <w:pStyle w:val="Heading4"/>
        <w:spacing w:after="0" w:before="0" w:line="248.00000000000006" w:lineRule="auto"/>
        <w:ind w:left="0" w:firstLine="0"/>
        <w:rPr/>
      </w:pPr>
      <w:bookmarkStart w:colFirst="0" w:colLast="0" w:name="_heading=h.cqknfyf6vt7z" w:id="161"/>
      <w:bookmarkEnd w:id="161"/>
      <w:r w:rsidDel="00000000" w:rsidR="00000000" w:rsidRPr="00000000">
        <w:rPr>
          <w:rtl w:val="0"/>
        </w:rPr>
        <w:t xml:space="preserve">3.7.2.2 Retain handling</w:t>
      </w:r>
    </w:p>
    <w:p w:rsidR="00000000" w:rsidDel="00000000" w:rsidP="00000000" w:rsidRDefault="00000000" w:rsidRPr="00000000" w14:paraId="0000065E">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5F">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60">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61">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62">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63">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64">
      <w:pPr>
        <w:pStyle w:val="Heading4"/>
        <w:spacing w:after="0" w:before="0" w:line="248.00000000000006" w:lineRule="auto"/>
        <w:ind w:left="0" w:firstLine="0"/>
        <w:rPr/>
      </w:pPr>
      <w:bookmarkStart w:colFirst="0" w:colLast="0" w:name="_heading=h.pzgz6pkwxml8" w:id="162"/>
      <w:bookmarkEnd w:id="162"/>
      <w:r w:rsidDel="00000000" w:rsidR="00000000" w:rsidRPr="00000000">
        <w:rPr>
          <w:rtl w:val="0"/>
        </w:rPr>
        <w:t xml:space="preserve">3.7.2.3 Retain as Published</w:t>
      </w:r>
    </w:p>
    <w:p w:rsidR="00000000" w:rsidDel="00000000" w:rsidP="00000000" w:rsidRDefault="00000000" w:rsidRPr="00000000" w14:paraId="00000665">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66">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67">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68">
      <w:pPr>
        <w:pStyle w:val="Heading4"/>
        <w:spacing w:after="0" w:before="0" w:line="248.00000000000006" w:lineRule="auto"/>
        <w:ind w:left="0" w:firstLine="0"/>
        <w:rPr/>
      </w:pPr>
      <w:bookmarkStart w:colFirst="0" w:colLast="0" w:name="_heading=h.pcycfor1m7ik" w:id="163"/>
      <w:bookmarkEnd w:id="163"/>
      <w:r w:rsidDel="00000000" w:rsidR="00000000" w:rsidRPr="00000000">
        <w:rPr>
          <w:rtl w:val="0"/>
        </w:rPr>
        <w:t xml:space="preserve">3.7.2.4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6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6B">
      <w:pPr>
        <w:pStyle w:val="Heading4"/>
        <w:spacing w:after="0" w:before="0" w:line="248.00000000000006" w:lineRule="auto"/>
        <w:ind w:left="0" w:firstLine="0"/>
        <w:rPr>
          <w:vertAlign w:val="baseline"/>
        </w:rPr>
      </w:pPr>
      <w:bookmarkStart w:colFirst="0" w:colLast="0" w:name="_heading=h.6uifx1r15uxd" w:id="164"/>
      <w:bookmarkEnd w:id="164"/>
      <w:r w:rsidDel="00000000" w:rsidR="00000000" w:rsidRPr="00000000">
        <w:rPr>
          <w:rtl w:val="0"/>
        </w:rPr>
        <w:t xml:space="preserve">3.7.2.5 </w:t>
      </w:r>
      <w:r w:rsidDel="00000000" w:rsidR="00000000" w:rsidRPr="00000000">
        <w:rPr>
          <w:vertAlign w:val="baseline"/>
          <w:rtl w:val="0"/>
        </w:rPr>
        <w:t xml:space="preserve">No Local</w:t>
      </w:r>
    </w:p>
    <w:p w:rsidR="00000000" w:rsidDel="00000000" w:rsidP="00000000" w:rsidRDefault="00000000" w:rsidRPr="00000000" w14:paraId="0000066C">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70">
      <w:pPr>
        <w:pStyle w:val="Heading3"/>
        <w:ind w:left="0" w:firstLine="0"/>
        <w:rPr/>
      </w:pPr>
      <w:bookmarkStart w:colFirst="0" w:colLast="0" w:name="_heading=h.l7a3n9" w:id="165"/>
      <w:bookmarkEnd w:id="165"/>
      <w:r w:rsidDel="00000000" w:rsidR="00000000" w:rsidRPr="00000000">
        <w:rPr>
          <w:rtl w:val="0"/>
        </w:rPr>
        <w:t xml:space="preserve">3.7.3 Packet Identifier</w:t>
      </w:r>
    </w:p>
    <w:p w:rsidR="00000000" w:rsidDel="00000000" w:rsidP="00000000" w:rsidRDefault="00000000" w:rsidRPr="00000000" w14:paraId="00000671">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integer value.</w:t>
      </w:r>
    </w:p>
    <w:p w:rsidR="00000000" w:rsidDel="00000000" w:rsidP="00000000" w:rsidRDefault="00000000" w:rsidRPr="00000000" w14:paraId="00000672">
      <w:pPr>
        <w:pStyle w:val="Heading3"/>
        <w:ind w:left="0" w:firstLine="0"/>
        <w:rPr/>
      </w:pPr>
      <w:bookmarkStart w:colFirst="0" w:colLast="0" w:name="_heading=h.356xmb2" w:id="166"/>
      <w:bookmarkEnd w:id="166"/>
      <w:r w:rsidDel="00000000" w:rsidR="00000000" w:rsidRPr="00000000">
        <w:rPr>
          <w:rtl w:val="0"/>
        </w:rPr>
        <w:t xml:space="preserve">3.7.4 Topic Alias</w:t>
      </w:r>
    </w:p>
    <w:p w:rsidR="00000000" w:rsidDel="00000000" w:rsidP="00000000" w:rsidRDefault="00000000" w:rsidRPr="00000000" w14:paraId="00000673">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p>
    <w:p w:rsidR="00000000" w:rsidDel="00000000" w:rsidP="00000000" w:rsidRDefault="00000000" w:rsidRPr="00000000" w14:paraId="00000674">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p>
    <w:p w:rsidR="00000000" w:rsidDel="00000000" w:rsidP="00000000" w:rsidRDefault="00000000" w:rsidRPr="00000000" w14:paraId="00000675">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76">
      <w:pPr>
        <w:pStyle w:val="Heading3"/>
        <w:ind w:left="0" w:firstLine="0"/>
        <w:rPr/>
      </w:pPr>
      <w:bookmarkStart w:colFirst="0" w:colLast="0" w:name="_heading=h.8j7xjui1oq1k" w:id="167"/>
      <w:bookmarkEnd w:id="167"/>
      <w:r w:rsidDel="00000000" w:rsidR="00000000" w:rsidRPr="00000000">
        <w:rPr>
          <w:rtl w:val="0"/>
        </w:rPr>
        <w:t xml:space="preserve">3.7.5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77">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78">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p>
    <w:p w:rsidR="00000000" w:rsidDel="00000000" w:rsidP="00000000" w:rsidRDefault="00000000" w:rsidRPr="00000000" w14:paraId="00000679">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7A">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7B">
      <w:pPr>
        <w:pStyle w:val="Heading3"/>
        <w:keepNext w:val="0"/>
        <w:pBdr>
          <w:top w:color="auto" w:space="0" w:sz="0" w:val="none"/>
        </w:pBdr>
        <w:spacing w:after="80" w:before="280" w:line="248.00000000000006" w:lineRule="auto"/>
        <w:ind w:left="-15" w:firstLine="0"/>
        <w:jc w:val="both"/>
        <w:rPr/>
      </w:pPr>
      <w:bookmarkStart w:colFirst="0" w:colLast="0" w:name="_heading=h.8f4jncpi264u" w:id="168"/>
      <w:bookmarkEnd w:id="168"/>
      <w:r w:rsidDel="00000000" w:rsidR="00000000" w:rsidRPr="00000000">
        <w:rPr>
          <w:rtl w:val="0"/>
        </w:rPr>
        <w:t xml:space="preserve">3.7.6 SUBSCRIBE Actions</w:t>
      </w:r>
    </w:p>
    <w:p w:rsidR="00000000" w:rsidDel="00000000" w:rsidP="00000000" w:rsidRDefault="00000000" w:rsidRPr="00000000" w14:paraId="0000067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7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7E">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7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80">
      <w:pPr>
        <w:spacing w:after="20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81">
      <w:pPr>
        <w:spacing w:after="20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82">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83">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84">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85">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86">
      <w:pPr>
        <w:pStyle w:val="Heading2"/>
        <w:keepLines w:val="1"/>
        <w:spacing w:after="77" w:before="0" w:line="259" w:lineRule="auto"/>
        <w:ind w:left="0" w:firstLine="0"/>
        <w:rPr>
          <w:rFonts w:ascii="Arial" w:cs="Arial" w:eastAsia="Arial" w:hAnsi="Arial"/>
        </w:rPr>
      </w:pPr>
      <w:bookmarkStart w:colFirst="0" w:colLast="0" w:name="_heading=h.1kc7wiv" w:id="169"/>
      <w:bookmarkEnd w:id="169"/>
      <w:r w:rsidDel="00000000" w:rsidR="00000000" w:rsidRPr="00000000">
        <w:rPr>
          <w:rtl w:val="0"/>
        </w:rPr>
        <w:t xml:space="preserve">3.8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87">
      <w:pPr>
        <w:rPr/>
      </w:pPr>
      <w:r w:rsidDel="00000000" w:rsidR="00000000" w:rsidRPr="00000000">
        <w:rPr>
          <w:i w:val="1"/>
          <w:sz w:val="19"/>
          <w:szCs w:val="19"/>
          <w:rtl w:val="0"/>
        </w:rPr>
        <w:t xml:space="preserve">Figure 3-20 – SUBACK Packet</w:t>
      </w:r>
      <w:r w:rsidDel="00000000" w:rsidR="00000000" w:rsidRPr="00000000">
        <w:rPr>
          <w:rtl w:val="0"/>
        </w:rPr>
      </w:r>
    </w:p>
    <w:p w:rsidR="00000000" w:rsidDel="00000000" w:rsidP="00000000" w:rsidRDefault="00000000" w:rsidRPr="00000000" w14:paraId="00000688">
      <w:pPr>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590800"/>
            <wp:effectExtent b="0" l="0" r="0" t="0"/>
            <wp:docPr id="49" name="image32.png"/>
            <a:graphic>
              <a:graphicData uri="http://schemas.openxmlformats.org/drawingml/2006/picture">
                <pic:pic>
                  <pic:nvPicPr>
                    <pic:cNvPr id="0" name="image32.png"/>
                    <pic:cNvPicPr preferRelativeResize="0"/>
                  </pic:nvPicPr>
                  <pic:blipFill>
                    <a:blip r:embed="rId7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 client as an acknowledgment to the receipt and processing of a SUBSCRIBE packet.</w:t>
      </w:r>
    </w:p>
    <w:p w:rsidR="00000000" w:rsidDel="00000000" w:rsidP="00000000" w:rsidRDefault="00000000" w:rsidRPr="00000000" w14:paraId="0000068A">
      <w:pPr>
        <w:pStyle w:val="Heading3"/>
        <w:ind w:left="0" w:firstLine="0"/>
        <w:rPr/>
      </w:pPr>
      <w:bookmarkStart w:colFirst="0" w:colLast="0" w:name="_heading=h.44bvf6o" w:id="170"/>
      <w:bookmarkEnd w:id="170"/>
      <w:r w:rsidDel="00000000" w:rsidR="00000000" w:rsidRPr="00000000">
        <w:rPr>
          <w:rtl w:val="0"/>
        </w:rPr>
        <w:t xml:space="preserve">3.8.1 SUBACK Header</w:t>
      </w:r>
    </w:p>
    <w:p w:rsidR="00000000" w:rsidDel="00000000" w:rsidP="00000000" w:rsidRDefault="00000000" w:rsidRPr="00000000" w14:paraId="0000068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8C">
      <w:pPr>
        <w:pStyle w:val="Heading3"/>
        <w:ind w:left="0" w:firstLine="0"/>
        <w:rPr>
          <w:rFonts w:ascii="Arial" w:cs="Arial" w:eastAsia="Arial" w:hAnsi="Arial"/>
        </w:rPr>
      </w:pPr>
      <w:bookmarkStart w:colFirst="0" w:colLast="0" w:name="_heading=h.2jh5peh" w:id="171"/>
      <w:bookmarkEnd w:id="171"/>
      <w:r w:rsidDel="00000000" w:rsidR="00000000" w:rsidRPr="00000000">
        <w:rPr>
          <w:rtl w:val="0"/>
        </w:rPr>
        <w:t xml:space="preserve">3.8.2 SUBACK Flags</w:t>
      </w:r>
      <w:r w:rsidDel="00000000" w:rsidR="00000000" w:rsidRPr="00000000">
        <w:rPr>
          <w:rtl w:val="0"/>
        </w:rPr>
      </w:r>
    </w:p>
    <w:p w:rsidR="00000000" w:rsidDel="00000000" w:rsidP="00000000" w:rsidRDefault="00000000" w:rsidRPr="00000000" w14:paraId="0000068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8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68F">
      <w:pPr>
        <w:pStyle w:val="Heading4"/>
        <w:spacing w:after="200" w:before="0" w:line="248.00000000000006" w:lineRule="auto"/>
        <w:ind w:left="0" w:firstLine="0"/>
        <w:jc w:val="both"/>
        <w:rPr/>
      </w:pPr>
      <w:bookmarkStart w:colFirst="0" w:colLast="0" w:name="_heading=h.sjf79nlu0oyc" w:id="172"/>
      <w:bookmarkEnd w:id="172"/>
      <w:r w:rsidDel="00000000" w:rsidR="00000000" w:rsidRPr="00000000">
        <w:rPr>
          <w:rtl w:val="0"/>
        </w:rPr>
        <w:t xml:space="preserve">3.11.2.1 Topic Type</w:t>
      </w:r>
    </w:p>
    <w:p w:rsidR="00000000" w:rsidDel="00000000" w:rsidP="00000000" w:rsidRDefault="00000000" w:rsidRPr="00000000" w14:paraId="00000690">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91">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92">
      <w:pPr>
        <w:spacing w:after="306" w:before="0" w:line="248.00000000000006" w:lineRule="auto"/>
        <w:ind w:left="0" w:firstLine="0"/>
        <w:rPr>
          <w:color w:val="000000"/>
        </w:rPr>
      </w:pPr>
      <w:r w:rsidDel="00000000" w:rsidR="00000000" w:rsidRPr="00000000">
        <w:rPr>
          <w:color w:val="000000"/>
          <w:rtl w:val="0"/>
        </w:rPr>
        <w:t xml:space="preserve">The Topic Type in the SUBACK packet MUST be either Predefined Topic Alias or Session Topic Alias.</w:t>
      </w:r>
    </w:p>
    <w:p w:rsidR="00000000" w:rsidDel="00000000" w:rsidP="00000000" w:rsidRDefault="00000000" w:rsidRPr="00000000" w14:paraId="00000693">
      <w:pPr>
        <w:spacing w:after="306" w:before="0" w:line="248.00000000000006" w:lineRule="auto"/>
        <w:ind w:left="0" w:firstLine="0"/>
        <w:rPr>
          <w:color w:val="000000"/>
        </w:rPr>
      </w:pPr>
      <w:r w:rsidDel="00000000" w:rsidR="00000000" w:rsidRPr="00000000">
        <w:rPr>
          <w:color w:val="000000"/>
          <w:rtl w:val="0"/>
        </w:rPr>
        <w:t xml:space="preserve">If there is no Topic Alias returned the Topic Type MUST be Predefined Topic Alias.</w:t>
      </w:r>
    </w:p>
    <w:p w:rsidR="00000000" w:rsidDel="00000000" w:rsidP="00000000" w:rsidRDefault="00000000" w:rsidRPr="00000000" w14:paraId="00000694">
      <w:pPr>
        <w:pStyle w:val="Heading4"/>
        <w:spacing w:after="200" w:before="0" w:line="248.00000000000006" w:lineRule="auto"/>
        <w:ind w:left="0" w:firstLine="0"/>
        <w:jc w:val="both"/>
        <w:rPr/>
      </w:pPr>
      <w:bookmarkStart w:colFirst="0" w:colLast="0" w:name="_heading=h.k46i2m9cfsve" w:id="173"/>
      <w:bookmarkEnd w:id="173"/>
      <w:r w:rsidDel="00000000" w:rsidR="00000000" w:rsidRPr="00000000">
        <w:rPr>
          <w:rtl w:val="0"/>
        </w:rPr>
        <w:t xml:space="preserve">3.8.2.1 Topic Alias Flag</w:t>
      </w:r>
    </w:p>
    <w:p w:rsidR="00000000" w:rsidDel="00000000" w:rsidP="00000000" w:rsidRDefault="00000000" w:rsidRPr="00000000" w14:paraId="00000695">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96">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97">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98">
      <w:pPr>
        <w:pStyle w:val="Heading3"/>
        <w:ind w:left="0" w:firstLine="0"/>
        <w:rPr/>
      </w:pPr>
      <w:bookmarkStart w:colFirst="0" w:colLast="0" w:name="_heading=h.3im3ia3" w:id="174"/>
      <w:bookmarkEnd w:id="174"/>
      <w:r w:rsidDel="00000000" w:rsidR="00000000" w:rsidRPr="00000000">
        <w:rPr>
          <w:rtl w:val="0"/>
        </w:rPr>
        <w:t xml:space="preserve">3.8.3 Packet Identifier</w:t>
      </w:r>
    </w:p>
    <w:p w:rsidR="00000000" w:rsidDel="00000000" w:rsidP="00000000" w:rsidRDefault="00000000" w:rsidRPr="00000000" w14:paraId="00000699">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9A">
      <w:pPr>
        <w:pStyle w:val="Heading3"/>
        <w:ind w:left="0" w:firstLine="0"/>
        <w:rPr>
          <w:rFonts w:ascii="Arial" w:cs="Arial" w:eastAsia="Arial" w:hAnsi="Arial"/>
        </w:rPr>
      </w:pPr>
      <w:bookmarkStart w:colFirst="0" w:colLast="0" w:name="_heading=h.ymfzma" w:id="175"/>
      <w:bookmarkEnd w:id="175"/>
      <w:r w:rsidDel="00000000" w:rsidR="00000000" w:rsidRPr="00000000">
        <w:rPr>
          <w:rtl w:val="0"/>
        </w:rPr>
        <w:t xml:space="preserve">3.8.4 Topic Alias</w:t>
      </w:r>
      <w:r w:rsidDel="00000000" w:rsidR="00000000" w:rsidRPr="00000000">
        <w:rPr>
          <w:rtl w:val="0"/>
        </w:rPr>
      </w:r>
    </w:p>
    <w:p w:rsidR="00000000" w:rsidDel="00000000" w:rsidP="00000000" w:rsidRDefault="00000000" w:rsidRPr="00000000" w14:paraId="0000069B">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when sending PUBLISH packets to the client. </w:t>
      </w:r>
      <w:r w:rsidDel="00000000" w:rsidR="00000000" w:rsidRPr="00000000">
        <w:rPr>
          <w:rtl w:val="0"/>
        </w:rPr>
      </w:r>
    </w:p>
    <w:p w:rsidR="00000000" w:rsidDel="00000000" w:rsidP="00000000" w:rsidRDefault="00000000" w:rsidRPr="00000000" w14:paraId="0000069C">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9D">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w:t>
      </w:r>
    </w:p>
    <w:p w:rsidR="00000000" w:rsidDel="00000000" w:rsidP="00000000" w:rsidRDefault="00000000" w:rsidRPr="00000000" w14:paraId="0000069E">
      <w:pPr>
        <w:pStyle w:val="Heading3"/>
        <w:ind w:left="0" w:firstLine="0"/>
        <w:rPr/>
      </w:pPr>
      <w:bookmarkStart w:colFirst="0" w:colLast="0" w:name="_heading=h.1xrdshw" w:id="176"/>
      <w:bookmarkEnd w:id="176"/>
      <w:r w:rsidDel="00000000" w:rsidR="00000000" w:rsidRPr="00000000">
        <w:rPr>
          <w:rtl w:val="0"/>
        </w:rPr>
        <w:t xml:space="preserve">3.8.5 Reason Code</w:t>
      </w:r>
    </w:p>
    <w:p w:rsidR="00000000" w:rsidDel="00000000" w:rsidP="00000000" w:rsidRDefault="00000000" w:rsidRPr="00000000" w14:paraId="0000069F">
      <w:pPr>
        <w:spacing w:before="0" w:lineRule="auto"/>
        <w:rPr>
          <w:rFonts w:ascii="Arial" w:cs="Arial" w:eastAsia="Arial" w:hAnsi="Arial"/>
        </w:rPr>
      </w:pPr>
      <w:r w:rsidDel="00000000" w:rsidR="00000000" w:rsidRPr="00000000">
        <w:rPr>
          <w:rtl w:val="0"/>
        </w:rPr>
        <w:t xml:space="preserve">The values of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A0">
      <w:pPr>
        <w:pStyle w:val="Heading2"/>
        <w:keepLines w:val="1"/>
        <w:spacing w:after="118" w:before="200" w:line="259" w:lineRule="auto"/>
        <w:ind w:left="0" w:firstLine="0"/>
        <w:rPr>
          <w:rFonts w:ascii="Arial" w:cs="Arial" w:eastAsia="Arial" w:hAnsi="Arial"/>
        </w:rPr>
      </w:pPr>
      <w:bookmarkStart w:colFirst="0" w:colLast="0" w:name="_heading=h.4hr1b5p" w:id="177"/>
      <w:bookmarkEnd w:id="177"/>
      <w:r w:rsidDel="00000000" w:rsidR="00000000" w:rsidRPr="00000000">
        <w:rPr>
          <w:rtl w:val="0"/>
        </w:rPr>
        <w:t xml:space="preserve">3.9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A1">
      <w:pPr>
        <w:rPr/>
      </w:pPr>
      <w:r w:rsidDel="00000000" w:rsidR="00000000" w:rsidRPr="00000000">
        <w:rPr>
          <w:i w:val="1"/>
          <w:sz w:val="19"/>
          <w:szCs w:val="19"/>
          <w:rtl w:val="0"/>
        </w:rPr>
        <w:t xml:space="preserve">Figure 3-21 – UNSUBSCRIBE Packet</w:t>
      </w:r>
      <w:r w:rsidDel="00000000" w:rsidR="00000000" w:rsidRPr="00000000">
        <w:rPr>
          <w:rtl w:val="0"/>
        </w:rPr>
      </w:r>
    </w:p>
    <w:p w:rsidR="00000000" w:rsidDel="00000000" w:rsidP="00000000" w:rsidRDefault="00000000" w:rsidRPr="00000000" w14:paraId="000006A2">
      <w:pPr>
        <w:spacing w:after="119" w:lineRule="auto"/>
        <w:ind w:left="-5" w:right="990" w:firstLine="0"/>
        <w:rPr>
          <w:rFonts w:ascii="Arial" w:cs="Arial" w:eastAsia="Arial" w:hAnsi="Arial"/>
        </w:rPr>
      </w:pPr>
      <w:bookmarkStart w:colFirst="0" w:colLast="0" w:name="_heading=h.baa1uug2ww09" w:id="178"/>
      <w:bookmarkEnd w:id="178"/>
      <w:r w:rsidDel="00000000" w:rsidR="00000000" w:rsidRPr="00000000">
        <w:rPr>
          <w:rFonts w:ascii="Arial" w:cs="Arial" w:eastAsia="Arial" w:hAnsi="Arial"/>
        </w:rPr>
        <w:drawing>
          <wp:inline distB="114300" distT="114300" distL="114300" distR="114300">
            <wp:extent cx="5943600" cy="3086100"/>
            <wp:effectExtent b="0" l="0" r="0" t="0"/>
            <wp:docPr id="54" name="image15.png"/>
            <a:graphic>
              <a:graphicData uri="http://schemas.openxmlformats.org/drawingml/2006/picture">
                <pic:pic>
                  <pic:nvPicPr>
                    <pic:cNvPr id="0" name="image15.png"/>
                    <pic:cNvPicPr preferRelativeResize="0"/>
                  </pic:nvPicPr>
                  <pic:blipFill>
                    <a:blip r:embed="rId7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pacing w:after="119" w:lineRule="auto"/>
        <w:ind w:left="-5" w:right="990" w:firstLine="0"/>
        <w:rPr>
          <w:rFonts w:ascii="Arial" w:cs="Arial" w:eastAsia="Arial" w:hAnsi="Arial"/>
        </w:rPr>
      </w:pPr>
      <w:bookmarkStart w:colFirst="0" w:colLast="0" w:name="_heading=h.2wwbldi" w:id="179"/>
      <w:bookmarkEnd w:id="179"/>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w:t>
      </w:r>
      <w:r w:rsidDel="00000000" w:rsidR="00000000" w:rsidRPr="00000000">
        <w:rPr>
          <w:rtl w:val="0"/>
        </w:rPr>
        <w:t xml:space="preserve">Server</w:t>
      </w:r>
      <w:r w:rsidDel="00000000" w:rsidR="00000000" w:rsidRPr="00000000">
        <w:rPr>
          <w:rFonts w:ascii="Arial" w:cs="Arial" w:eastAsia="Arial" w:hAnsi="Arial"/>
          <w:rtl w:val="0"/>
        </w:rPr>
        <w:t xml:space="preserve"> to remove subscriptions to topics.</w:t>
      </w:r>
    </w:p>
    <w:p w:rsidR="00000000" w:rsidDel="00000000" w:rsidP="00000000" w:rsidRDefault="00000000" w:rsidRPr="00000000" w14:paraId="000006A4">
      <w:pPr>
        <w:pStyle w:val="Heading3"/>
        <w:ind w:left="0" w:firstLine="0"/>
        <w:rPr/>
      </w:pPr>
      <w:bookmarkStart w:colFirst="0" w:colLast="0" w:name="_heading=h.1c1lvlb" w:id="180"/>
      <w:bookmarkEnd w:id="180"/>
      <w:r w:rsidDel="00000000" w:rsidR="00000000" w:rsidRPr="00000000">
        <w:rPr>
          <w:rtl w:val="0"/>
        </w:rPr>
        <w:t xml:space="preserve">3.9.1 UNSUBSCRIBE Header</w:t>
      </w:r>
    </w:p>
    <w:p w:rsidR="00000000" w:rsidDel="00000000" w:rsidP="00000000" w:rsidRDefault="00000000" w:rsidRPr="00000000" w14:paraId="000006A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A6">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1"/>
      <w:bookmarkEnd w:id="181"/>
      <w:r w:rsidDel="00000000" w:rsidR="00000000" w:rsidRPr="00000000">
        <w:rPr>
          <w:rtl w:val="0"/>
        </w:rPr>
        <w:t xml:space="preserve">3.9.2 UNSUBSCRIBE Flags</w:t>
      </w:r>
      <w:r w:rsidDel="00000000" w:rsidR="00000000" w:rsidRPr="00000000">
        <w:rPr>
          <w:rtl w:val="0"/>
        </w:rPr>
      </w:r>
    </w:p>
    <w:p w:rsidR="00000000" w:rsidDel="00000000" w:rsidP="00000000" w:rsidRDefault="00000000" w:rsidRPr="00000000" w14:paraId="000006A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A8">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6A9">
      <w:pPr>
        <w:pStyle w:val="Heading4"/>
        <w:spacing w:after="0" w:before="0" w:line="248.00000000000006" w:lineRule="auto"/>
        <w:ind w:left="0" w:firstLine="0"/>
        <w:jc w:val="both"/>
        <w:rPr/>
      </w:pPr>
      <w:bookmarkStart w:colFirst="0" w:colLast="0" w:name="_heading=h.35jl7go284h2" w:id="182"/>
      <w:bookmarkEnd w:id="182"/>
      <w:r w:rsidDel="00000000" w:rsidR="00000000" w:rsidRPr="00000000">
        <w:rPr>
          <w:rtl w:val="0"/>
        </w:rPr>
        <w:t xml:space="preserve">3.9.2.1 Topic Type</w:t>
      </w:r>
    </w:p>
    <w:p w:rsidR="00000000" w:rsidDel="00000000" w:rsidP="00000000" w:rsidRDefault="00000000" w:rsidRPr="00000000" w14:paraId="000006AA">
      <w:pPr>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Position</w:t>
      </w:r>
      <w:r w:rsidDel="00000000" w:rsidR="00000000" w:rsidRPr="00000000">
        <w:rPr>
          <w:rFonts w:ascii="Arial" w:cs="Arial" w:eastAsia="Arial" w:hAnsi="Arial"/>
          <w:sz w:val="20"/>
          <w:szCs w:val="20"/>
          <w:rtl w:val="0"/>
        </w:rPr>
        <w:t xml:space="preserve">: bits 0 and 1 of the UNSUBSCRIBE Flags.</w:t>
      </w:r>
    </w:p>
    <w:p w:rsidR="00000000" w:rsidDel="00000000" w:rsidP="00000000" w:rsidRDefault="00000000" w:rsidRPr="00000000" w14:paraId="000006AB">
      <w:pPr>
        <w:spacing w:after="306" w:before="0" w:line="276"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rtl w:val="0"/>
        </w:rPr>
        <w:t xml:space="preserve">Determines the existence of the Topic Alias or Topic Filter. Refer to </w:t>
      </w:r>
      <w:hyperlink w:anchor="_heading=h.2zbgiuw">
        <w:r w:rsidDel="00000000" w:rsidR="00000000" w:rsidRPr="00000000">
          <w:rPr>
            <w:color w:val="1155cc"/>
            <w:sz w:val="20"/>
            <w:szCs w:val="20"/>
            <w:u w:val="single"/>
            <w:rtl w:val="0"/>
          </w:rPr>
          <w:t xml:space="preserve">2.4 Topic Types</w:t>
        </w:r>
      </w:hyperlink>
      <w:r w:rsidDel="00000000" w:rsidR="00000000" w:rsidRPr="00000000">
        <w:rPr>
          <w:rFonts w:ascii="Arial" w:cs="Arial" w:eastAsia="Arial" w:hAnsi="Arial"/>
          <w:color w:val="000000"/>
          <w:sz w:val="20"/>
          <w:szCs w:val="20"/>
          <w:rtl w:val="0"/>
        </w:rPr>
        <w:t xml:space="preserve"> for the definition of the various topic types.</w:t>
      </w:r>
      <w:r w:rsidDel="00000000" w:rsidR="00000000" w:rsidRPr="00000000">
        <w:rPr>
          <w:rtl w:val="0"/>
        </w:rPr>
      </w:r>
    </w:p>
    <w:p w:rsidR="00000000" w:rsidDel="00000000" w:rsidP="00000000" w:rsidRDefault="00000000" w:rsidRPr="00000000" w14:paraId="000006AC">
      <w:pPr>
        <w:pStyle w:val="Heading3"/>
        <w:ind w:left="0" w:firstLine="0"/>
        <w:rPr/>
      </w:pPr>
      <w:bookmarkStart w:colFirst="0" w:colLast="0" w:name="_heading=h.2b6jogx" w:id="183"/>
      <w:bookmarkEnd w:id="183"/>
      <w:r w:rsidDel="00000000" w:rsidR="00000000" w:rsidRPr="00000000">
        <w:rPr>
          <w:rtl w:val="0"/>
        </w:rPr>
        <w:t xml:space="preserve">3.9.3 Packet Identifier</w:t>
      </w:r>
    </w:p>
    <w:p w:rsidR="00000000" w:rsidDel="00000000" w:rsidP="00000000" w:rsidRDefault="00000000" w:rsidRPr="00000000" w14:paraId="000006A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6AE">
      <w:pPr>
        <w:pStyle w:val="Heading3"/>
        <w:ind w:left="0" w:firstLine="0"/>
        <w:rPr/>
      </w:pPr>
      <w:bookmarkStart w:colFirst="0" w:colLast="0" w:name="_heading=h.qbtyoq" w:id="184"/>
      <w:bookmarkEnd w:id="184"/>
      <w:r w:rsidDel="00000000" w:rsidR="00000000" w:rsidRPr="00000000">
        <w:rPr>
          <w:rtl w:val="0"/>
        </w:rPr>
        <w:t xml:space="preserve">3.9.4 Topic Alias</w:t>
      </w:r>
    </w:p>
    <w:p w:rsidR="00000000" w:rsidDel="00000000" w:rsidP="00000000" w:rsidRDefault="00000000" w:rsidRPr="00000000" w14:paraId="000006AF">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p>
    <w:p w:rsidR="00000000" w:rsidDel="00000000" w:rsidP="00000000" w:rsidRDefault="00000000" w:rsidRPr="00000000" w14:paraId="000006B0">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p>
    <w:p w:rsidR="00000000" w:rsidDel="00000000" w:rsidP="00000000" w:rsidRDefault="00000000" w:rsidRPr="00000000" w14:paraId="000006B1">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B2">
      <w:pPr>
        <w:pStyle w:val="Heading3"/>
        <w:ind w:left="0" w:firstLine="0"/>
        <w:rPr/>
      </w:pPr>
      <w:bookmarkStart w:colFirst="0" w:colLast="0" w:name="_heading=h.ftxkv4ci99pj" w:id="185"/>
      <w:bookmarkEnd w:id="185"/>
      <w:r w:rsidDel="00000000" w:rsidR="00000000" w:rsidRPr="00000000">
        <w:rPr>
          <w:rtl w:val="0"/>
        </w:rPr>
        <w:t xml:space="preserve">3.9.5 Topic Filter</w:t>
      </w:r>
    </w:p>
    <w:p w:rsidR="00000000" w:rsidDel="00000000" w:rsidP="00000000" w:rsidRDefault="00000000" w:rsidRPr="00000000" w14:paraId="000006B3">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p>
    <w:p w:rsidR="00000000" w:rsidDel="00000000" w:rsidP="00000000" w:rsidRDefault="00000000" w:rsidRPr="00000000" w14:paraId="000006B4">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p>
    <w:p w:rsidR="00000000" w:rsidDel="00000000" w:rsidP="00000000" w:rsidRDefault="00000000" w:rsidRPr="00000000" w14:paraId="000006B5">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B6">
      <w:pPr>
        <w:pStyle w:val="Heading3"/>
        <w:keepNext w:val="0"/>
        <w:pBdr>
          <w:top w:color="auto" w:space="0" w:sz="0" w:val="none"/>
        </w:pBdr>
        <w:spacing w:after="80" w:before="280" w:line="248.00000000000006" w:lineRule="auto"/>
        <w:ind w:left="-15" w:firstLine="0"/>
        <w:jc w:val="both"/>
        <w:rPr/>
      </w:pPr>
      <w:bookmarkStart w:colFirst="0" w:colLast="0" w:name="_heading=h.yu0e4zurjnhj" w:id="186"/>
      <w:bookmarkEnd w:id="186"/>
      <w:r w:rsidDel="00000000" w:rsidR="00000000" w:rsidRPr="00000000">
        <w:rPr>
          <w:rtl w:val="0"/>
        </w:rPr>
        <w:t xml:space="preserve">3.9.6 UNSUBSCRIBE Actions</w:t>
      </w:r>
    </w:p>
    <w:p w:rsidR="00000000" w:rsidDel="00000000" w:rsidP="00000000" w:rsidRDefault="00000000" w:rsidRPr="00000000" w14:paraId="000006B7">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p>
    <w:p w:rsidR="00000000" w:rsidDel="00000000" w:rsidP="00000000" w:rsidRDefault="00000000" w:rsidRPr="00000000" w14:paraId="000006B8">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B9">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BA">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6BB">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6BC">
      <w:pPr>
        <w:numPr>
          <w:ilvl w:val="0"/>
          <w:numId w:val="6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r w:rsidDel="00000000" w:rsidR="00000000" w:rsidRPr="00000000">
        <w:rPr>
          <w:rFonts w:ascii="Arial" w:cs="Arial" w:eastAsia="Arial" w:hAnsi="Arial"/>
          <w:highlight w:val="yellow"/>
          <w:rtl w:val="0"/>
        </w:rPr>
        <w:t xml:space="preserve">which match the </w:t>
      </w:r>
      <w:r w:rsidDel="00000000" w:rsidR="00000000" w:rsidRPr="00000000">
        <w:rPr>
          <w:rFonts w:ascii="Arial" w:cs="Arial" w:eastAsia="Arial" w:hAnsi="Arial"/>
          <w:highlight w:val="yellow"/>
          <w:rtl w:val="0"/>
        </w:rPr>
        <w:t xml:space="preserve">Topic Filters </w:t>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6BD">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6BE">
      <w:pPr>
        <w:pStyle w:val="Heading2"/>
        <w:keepLines w:val="1"/>
        <w:spacing w:after="48" w:before="0" w:line="259" w:lineRule="auto"/>
        <w:ind w:left="0" w:firstLine="0"/>
        <w:rPr>
          <w:rFonts w:ascii="Arial" w:cs="Arial" w:eastAsia="Arial" w:hAnsi="Arial"/>
        </w:rPr>
      </w:pPr>
      <w:bookmarkStart w:colFirst="0" w:colLast="0" w:name="_heading=h.3abhhcj" w:id="187"/>
      <w:bookmarkEnd w:id="187"/>
      <w:r w:rsidDel="00000000" w:rsidR="00000000" w:rsidRPr="00000000">
        <w:rPr>
          <w:rtl w:val="0"/>
        </w:rPr>
        <w:t xml:space="preserve">3.10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BF">
      <w:pPr>
        <w:rPr/>
      </w:pPr>
      <w:r w:rsidDel="00000000" w:rsidR="00000000" w:rsidRPr="00000000">
        <w:rPr>
          <w:i w:val="1"/>
          <w:sz w:val="19"/>
          <w:szCs w:val="19"/>
          <w:rtl w:val="0"/>
        </w:rPr>
        <w:t xml:space="preserve">Figure 3-22 – UNSUBACK Packet</w:t>
      </w:r>
      <w:r w:rsidDel="00000000" w:rsidR="00000000" w:rsidRPr="00000000">
        <w:rPr>
          <w:rtl w:val="0"/>
        </w:rPr>
      </w:r>
    </w:p>
    <w:p w:rsidR="00000000" w:rsidDel="00000000" w:rsidP="00000000" w:rsidRDefault="00000000" w:rsidRPr="00000000" w14:paraId="000006C0">
      <w:pPr>
        <w:spacing w:after="144"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6" name="image9.png"/>
            <a:graphic>
              <a:graphicData uri="http://schemas.openxmlformats.org/drawingml/2006/picture">
                <pic:pic>
                  <pic:nvPicPr>
                    <pic:cNvPr id="0" name="image9.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acknowledge the receipt and processing of an UNSUBSCRIBE packet.</w:t>
      </w:r>
    </w:p>
    <w:p w:rsidR="00000000" w:rsidDel="00000000" w:rsidP="00000000" w:rsidRDefault="00000000" w:rsidRPr="00000000" w14:paraId="000006C2">
      <w:pPr>
        <w:pStyle w:val="Heading3"/>
        <w:ind w:left="0" w:firstLine="0"/>
        <w:rPr/>
      </w:pPr>
      <w:bookmarkStart w:colFirst="0" w:colLast="0" w:name="_heading=h.1pgrrkc" w:id="188"/>
      <w:bookmarkEnd w:id="188"/>
      <w:r w:rsidDel="00000000" w:rsidR="00000000" w:rsidRPr="00000000">
        <w:rPr>
          <w:rtl w:val="0"/>
        </w:rPr>
        <w:t xml:space="preserve">3.10.1 UNSUBACK Header</w:t>
      </w:r>
    </w:p>
    <w:p w:rsidR="00000000" w:rsidDel="00000000" w:rsidP="00000000" w:rsidRDefault="00000000" w:rsidRPr="00000000" w14:paraId="000006C3">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4">
      <w:pPr>
        <w:pStyle w:val="Heading3"/>
        <w:ind w:left="0" w:firstLine="0"/>
        <w:rPr/>
      </w:pPr>
      <w:bookmarkStart w:colFirst="0" w:colLast="0" w:name="_heading=h.49gfa85" w:id="189"/>
      <w:bookmarkEnd w:id="189"/>
      <w:r w:rsidDel="00000000" w:rsidR="00000000" w:rsidRPr="00000000">
        <w:rPr>
          <w:rtl w:val="0"/>
        </w:rPr>
        <w:t xml:space="preserve">3.10.2 Packet Identifier</w:t>
      </w:r>
    </w:p>
    <w:p w:rsidR="00000000" w:rsidDel="00000000" w:rsidP="00000000" w:rsidRDefault="00000000" w:rsidRPr="00000000" w14:paraId="000006C5">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C6">
      <w:pPr>
        <w:pStyle w:val="Heading3"/>
        <w:ind w:left="0" w:firstLine="0"/>
        <w:rPr/>
      </w:pPr>
      <w:bookmarkStart w:colFirst="0" w:colLast="0" w:name="_heading=h.2olpkfy" w:id="190"/>
      <w:bookmarkEnd w:id="190"/>
      <w:r w:rsidDel="00000000" w:rsidR="00000000" w:rsidRPr="00000000">
        <w:rPr>
          <w:rtl w:val="0"/>
        </w:rPr>
        <w:t xml:space="preserve">3.10.3 Reason Code</w:t>
      </w:r>
    </w:p>
    <w:p w:rsidR="00000000" w:rsidDel="00000000" w:rsidP="00000000" w:rsidRDefault="00000000" w:rsidRPr="00000000" w14:paraId="000006C7">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6C8">
      <w:pPr>
        <w:pStyle w:val="Heading2"/>
        <w:keepLines w:val="1"/>
        <w:spacing w:after="77" w:before="0" w:line="259" w:lineRule="auto"/>
        <w:ind w:left="0" w:firstLine="0"/>
        <w:rPr>
          <w:rFonts w:ascii="Arial" w:cs="Arial" w:eastAsia="Arial" w:hAnsi="Arial"/>
        </w:rPr>
      </w:pPr>
      <w:bookmarkStart w:colFirst="0" w:colLast="0" w:name="_heading=h.13qzunr" w:id="191"/>
      <w:bookmarkEnd w:id="191"/>
      <w:r w:rsidDel="00000000" w:rsidR="00000000" w:rsidRPr="00000000">
        <w:rPr>
          <w:rtl w:val="0"/>
        </w:rPr>
        <w:t xml:space="preserve">3.11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C9">
      <w:pPr>
        <w:rPr/>
      </w:pPr>
      <w:r w:rsidDel="00000000" w:rsidR="00000000" w:rsidRPr="00000000">
        <w:rPr>
          <w:i w:val="1"/>
          <w:sz w:val="19"/>
          <w:szCs w:val="19"/>
          <w:rtl w:val="0"/>
        </w:rPr>
        <w:t xml:space="preserve">Figure 3-23 – PINGREQ Packet</w:t>
      </w:r>
      <w:r w:rsidDel="00000000" w:rsidR="00000000" w:rsidRPr="00000000">
        <w:rPr>
          <w:rtl w:val="0"/>
        </w:rPr>
      </w:r>
    </w:p>
    <w:p w:rsidR="00000000" w:rsidDel="00000000" w:rsidP="00000000" w:rsidRDefault="00000000" w:rsidRPr="00000000" w14:paraId="000006CA">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803400"/>
            <wp:effectExtent b="0" l="0" r="0" t="0"/>
            <wp:docPr id="28"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6CC">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MQTT-SN Control Packets being sent from the Client to the Server. </w:t>
      </w:r>
      <w:r w:rsidDel="00000000" w:rsidR="00000000" w:rsidRPr="00000000">
        <w:rPr>
          <w:rtl w:val="0"/>
        </w:rPr>
        <w:t xml:space="preserve">For more information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CD">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 and that </w:t>
      </w:r>
      <w:r w:rsidDel="00000000" w:rsidR="00000000" w:rsidRPr="00000000">
        <w:rPr>
          <w:rtl w:val="0"/>
        </w:rPr>
        <w:t xml:space="preserve">it has a</w:t>
      </w:r>
      <w:r w:rsidDel="00000000" w:rsidR="00000000" w:rsidRPr="00000000">
        <w:rPr>
          <w:rFonts w:ascii="Arial" w:cs="Arial" w:eastAsia="Arial" w:hAnsi="Arial"/>
          <w:rtl w:val="0"/>
        </w:rPr>
        <w:t xml:space="preserve"> V</w:t>
      </w:r>
      <w:r w:rsidDel="00000000" w:rsidR="00000000" w:rsidRPr="00000000">
        <w:rPr>
          <w:rtl w:val="0"/>
        </w:rPr>
        <w:t xml:space="preserve">irtual Connection for the Client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CE">
      <w:pPr>
        <w:numPr>
          <w:ilvl w:val="0"/>
          <w:numId w:val="12"/>
        </w:numPr>
        <w:spacing w:after="24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determi</w:t>
      </w:r>
      <w:r w:rsidDel="00000000" w:rsidR="00000000" w:rsidRPr="00000000">
        <w:rPr>
          <w:rtl w:val="0"/>
        </w:rPr>
        <w:t xml:space="preserve">ne whether</w:t>
      </w:r>
      <w:r w:rsidDel="00000000" w:rsidR="00000000" w:rsidRPr="00000000">
        <w:rPr>
          <w:rFonts w:ascii="Arial" w:cs="Arial" w:eastAsia="Arial" w:hAnsi="Arial"/>
          <w:rtl w:val="0"/>
        </w:rPr>
        <w:t xml:space="preserve"> communications </w:t>
      </w:r>
      <w:r w:rsidDel="00000000" w:rsidR="00000000" w:rsidRPr="00000000">
        <w:rPr>
          <w:rtl w:val="0"/>
        </w:rPr>
        <w:t xml:space="preserve">are working.</w:t>
      </w:r>
      <w:r w:rsidDel="00000000" w:rsidR="00000000" w:rsidRPr="00000000">
        <w:rPr>
          <w:rtl w:val="0"/>
        </w:rPr>
      </w:r>
    </w:p>
    <w:p w:rsidR="00000000" w:rsidDel="00000000" w:rsidP="00000000" w:rsidRDefault="00000000" w:rsidRPr="00000000" w14:paraId="000006CF">
      <w:pPr>
        <w:pStyle w:val="Heading3"/>
        <w:ind w:left="0" w:firstLine="0"/>
        <w:rPr/>
      </w:pPr>
      <w:bookmarkStart w:colFirst="0" w:colLast="0" w:name="_heading=h.3nqndbk" w:id="192"/>
      <w:bookmarkEnd w:id="192"/>
      <w:r w:rsidDel="00000000" w:rsidR="00000000" w:rsidRPr="00000000">
        <w:rPr>
          <w:rtl w:val="0"/>
        </w:rPr>
        <w:t xml:space="preserve">3.11.1 PINGREQ Header</w:t>
      </w:r>
    </w:p>
    <w:p w:rsidR="00000000" w:rsidDel="00000000" w:rsidP="00000000" w:rsidRDefault="00000000" w:rsidRPr="00000000" w14:paraId="000006D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1">
      <w:pPr>
        <w:pStyle w:val="Heading3"/>
        <w:ind w:left="0" w:firstLine="0"/>
        <w:rPr/>
      </w:pPr>
      <w:bookmarkStart w:colFirst="0" w:colLast="0" w:name="_heading=h.sqbpplpqb01e" w:id="193"/>
      <w:bookmarkEnd w:id="193"/>
      <w:r w:rsidDel="00000000" w:rsidR="00000000" w:rsidRPr="00000000">
        <w:rPr>
          <w:rtl w:val="0"/>
        </w:rPr>
        <w:t xml:space="preserve">3.11.2 Packet Identifier</w:t>
      </w:r>
    </w:p>
    <w:p w:rsidR="00000000" w:rsidDel="00000000" w:rsidP="00000000" w:rsidRDefault="00000000" w:rsidRPr="00000000" w14:paraId="000006D2">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6D3">
      <w:pPr>
        <w:pStyle w:val="Heading3"/>
        <w:ind w:left="0" w:firstLine="0"/>
        <w:rPr/>
      </w:pPr>
      <w:bookmarkStart w:colFirst="0" w:colLast="0" w:name="_heading=h.22vxnjd" w:id="194"/>
      <w:bookmarkEnd w:id="194"/>
      <w:r w:rsidDel="00000000" w:rsidR="00000000" w:rsidRPr="00000000">
        <w:rPr>
          <w:rtl w:val="0"/>
        </w:rPr>
        <w:t xml:space="preserve">3.11.3</w:t>
      </w:r>
      <w:r w:rsidDel="00000000" w:rsidR="00000000" w:rsidRPr="00000000">
        <w:rPr>
          <w:rtl w:val="0"/>
        </w:rPr>
        <w:t xml:space="preserve"> Client Identifier</w:t>
      </w:r>
      <w:r w:rsidDel="00000000" w:rsidR="00000000" w:rsidRPr="00000000">
        <w:rPr>
          <w:rtl w:val="0"/>
        </w:rPr>
      </w:r>
    </w:p>
    <w:p w:rsidR="00000000" w:rsidDel="00000000" w:rsidP="00000000" w:rsidRDefault="00000000" w:rsidRPr="00000000" w14:paraId="000006D4">
      <w:pPr>
        <w:spacing w:after="200" w:before="0" w:line="276" w:lineRule="auto"/>
        <w:ind w:left="0" w:right="4" w:firstLine="0"/>
        <w:rPr>
          <w:rFonts w:ascii="Arial" w:cs="Arial" w:eastAsia="Arial" w:hAnsi="Arial"/>
        </w:rPr>
      </w:pPr>
      <w:r w:rsidDel="00000000" w:rsidR="00000000" w:rsidRPr="00000000">
        <w:rPr>
          <w:rFonts w:ascii="Arial" w:cs="Arial" w:eastAsia="Arial" w:hAnsi="Arial"/>
          <w:rtl w:val="0"/>
        </w:rPr>
        <w:t xml:space="preserve">An optional field which contains the Client Identifier of the sending Client. </w:t>
      </w:r>
      <w:r w:rsidDel="00000000" w:rsidR="00000000" w:rsidRPr="00000000">
        <w:rPr>
          <w:rFonts w:ascii="Arial" w:cs="Arial" w:eastAsia="Arial" w:hAnsi="Arial"/>
          <w:rtl w:val="0"/>
        </w:rPr>
        <w:t xml:space="preserve">This field may be included by a sleeping client when it goes to the Awake state and is waiting for packets to be sent by the </w:t>
      </w:r>
      <w:r w:rsidDel="00000000" w:rsidR="00000000" w:rsidRPr="00000000">
        <w:rPr>
          <w:rtl w:val="0"/>
        </w:rPr>
        <w:t xml:space="preserve">Server</w:t>
      </w:r>
      <w:r w:rsidDel="00000000" w:rsidR="00000000" w:rsidRPr="00000000">
        <w:rPr>
          <w:rFonts w:ascii="Arial" w:cs="Arial" w:eastAsia="Arial" w:hAnsi="Arial"/>
          <w:rtl w:val="0"/>
        </w:rPr>
        <w:t xml:space="preserve">.</w:t>
      </w:r>
    </w:p>
    <w:p w:rsidR="00000000" w:rsidDel="00000000" w:rsidP="00000000" w:rsidRDefault="00000000" w:rsidRPr="00000000" w14:paraId="000006D5">
      <w:pPr>
        <w:spacing w:after="306" w:before="0" w:line="276" w:lineRule="auto"/>
        <w:ind w:left="0" w:firstLine="0"/>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6D6">
      <w:pPr>
        <w:spacing w:after="0" w:before="0" w:line="248.00000000000006" w:lineRule="auto"/>
        <w:ind w:left="705" w:firstLine="0"/>
        <w:rPr>
          <w:b w:val="1"/>
        </w:rPr>
      </w:pPr>
      <w:r w:rsidDel="00000000" w:rsidR="00000000" w:rsidRPr="00000000">
        <w:rPr>
          <w:rtl w:val="0"/>
        </w:rPr>
        <w:tab/>
      </w:r>
      <w:r w:rsidDel="00000000" w:rsidR="00000000" w:rsidRPr="00000000">
        <w:rPr>
          <w:b w:val="1"/>
          <w:rtl w:val="0"/>
        </w:rPr>
        <w:t xml:space="preserve">Informative Comment</w:t>
      </w:r>
    </w:p>
    <w:p w:rsidR="00000000" w:rsidDel="00000000" w:rsidP="00000000" w:rsidRDefault="00000000" w:rsidRPr="00000000" w14:paraId="000006D7">
      <w:pPr>
        <w:spacing w:after="308" w:before="0" w:lineRule="auto"/>
        <w:ind w:left="705" w:firstLine="0"/>
        <w:rPr/>
      </w:pPr>
      <w:r w:rsidDel="00000000" w:rsidR="00000000" w:rsidRPr="00000000">
        <w:rPr>
          <w:rtl w:val="0"/>
        </w:rPr>
        <w:t xml:space="preserve">The intention of this field is to help the Server link the sender to an existing Session as the maximum time possible for the Client to remain asleep without communicating with the Server is over 128 years. It should not be used in such a way as to allow malicious Clients to take over the session and receive messages not intended for them.</w:t>
      </w:r>
    </w:p>
    <w:p w:rsidR="00000000" w:rsidDel="00000000" w:rsidP="00000000" w:rsidRDefault="00000000" w:rsidRPr="00000000" w14:paraId="000006D8">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6D9">
      <w:pPr>
        <w:spacing w:after="308" w:before="0" w:lineRule="auto"/>
        <w:ind w:left="705" w:firstLine="0"/>
        <w:rPr/>
      </w:pPr>
      <w:r w:rsidDel="00000000" w:rsidR="00000000" w:rsidRPr="00000000">
        <w:rPr>
          <w:rtl w:val="0"/>
        </w:rPr>
        <w:t xml:space="preserve">If the Server receives a PINGREQ from a Network Address corresponding to a sleeping Client, but the Client Identifier does not match, this would normally be an error, but it is up to the implementation to decide.</w:t>
      </w:r>
      <w:r w:rsidDel="00000000" w:rsidR="00000000" w:rsidRPr="00000000">
        <w:rPr>
          <w:rtl w:val="0"/>
        </w:rPr>
      </w:r>
    </w:p>
    <w:p w:rsidR="00000000" w:rsidDel="00000000" w:rsidP="00000000" w:rsidRDefault="00000000" w:rsidRPr="00000000" w14:paraId="000006DA">
      <w:pPr>
        <w:pStyle w:val="Heading3"/>
        <w:keepNext w:val="0"/>
        <w:pBdr>
          <w:top w:color="auto" w:space="0" w:sz="0" w:val="none"/>
        </w:pBdr>
        <w:spacing w:after="80" w:before="280" w:lineRule="auto"/>
        <w:ind w:left="-15" w:firstLine="0"/>
        <w:rPr/>
      </w:pPr>
      <w:bookmarkStart w:colFirst="0" w:colLast="0" w:name="_heading=h.1bpzu4dgtzqz" w:id="195"/>
      <w:bookmarkEnd w:id="195"/>
      <w:r w:rsidDel="00000000" w:rsidR="00000000" w:rsidRPr="00000000">
        <w:rPr>
          <w:rtl w:val="0"/>
        </w:rPr>
        <w:t xml:space="preserve">3.11.4 PINGREQ Actions</w:t>
      </w:r>
    </w:p>
    <w:p w:rsidR="00000000" w:rsidDel="00000000" w:rsidP="00000000" w:rsidRDefault="00000000" w:rsidRPr="00000000" w14:paraId="000006DB">
      <w:pPr>
        <w:spacing w:after="240" w:before="240" w:lineRule="auto"/>
        <w:ind w:left="0" w:right="0" w:firstLine="0"/>
        <w:rPr>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if it has a Virtual Connection for the sending </w:t>
      </w:r>
      <w:r w:rsidDel="00000000" w:rsidR="00000000" w:rsidRPr="00000000">
        <w:rPr>
          <w:color w:val="000000"/>
          <w:highlight w:val="yellow"/>
          <w:rtl w:val="0"/>
        </w:rPr>
        <w:t xml:space="preserve">Client</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w:t>
      </w:r>
      <w:r w:rsidDel="00000000" w:rsidR="00000000" w:rsidRPr="00000000">
        <w:rPr>
          <w:rFonts w:ascii="Arial" w:cs="Arial" w:eastAsia="Arial" w:hAnsi="Arial"/>
          <w:color w:val="ff0000"/>
          <w:rtl w:val="0"/>
        </w:rPr>
        <w:t xml:space="preserve">1.4-1]</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6DC">
      <w:pPr>
        <w:spacing w:after="240" w:before="240" w:lineRule="auto"/>
        <w:ind w:left="0" w:right="0" w:firstLine="0"/>
        <w:rPr>
          <w:color w:val="000000"/>
        </w:rPr>
      </w:pPr>
      <w:r w:rsidDel="00000000" w:rsidR="00000000" w:rsidRPr="00000000">
        <w:rPr>
          <w:color w:val="000000"/>
          <w:highlight w:val="yellow"/>
          <w:rtl w:val="0"/>
        </w:rPr>
        <w:t xml:space="preserve">The Server MAY send a DISCONNECT packet in response to a PINGREQ packet if it does not have a Virtual Connection for the sending Client </w:t>
      </w:r>
      <w:r w:rsidDel="00000000" w:rsidR="00000000" w:rsidRPr="00000000">
        <w:rPr>
          <w:color w:val="ff0000"/>
          <w:rtl w:val="0"/>
        </w:rPr>
        <w:t xml:space="preserve">[MQTT-SN-3.11.4-1]</w:t>
      </w:r>
      <w:r w:rsidDel="00000000" w:rsidR="00000000" w:rsidRPr="00000000">
        <w:rPr>
          <w:color w:val="000000"/>
          <w:rtl w:val="0"/>
        </w:rPr>
        <w:t xml:space="preserve">.</w:t>
      </w:r>
    </w:p>
    <w:p w:rsidR="00000000" w:rsidDel="00000000" w:rsidP="00000000" w:rsidRDefault="00000000" w:rsidRPr="00000000" w14:paraId="000006DD">
      <w:pPr>
        <w:spacing w:after="240" w:before="240" w:lineRule="auto"/>
        <w:ind w:left="0" w:right="0" w:firstLine="0"/>
        <w:rPr>
          <w:color w:val="000000"/>
        </w:rPr>
      </w:pPr>
      <w:r w:rsidDel="00000000" w:rsidR="00000000" w:rsidRPr="00000000">
        <w:rPr>
          <w:color w:val="000000"/>
          <w:highlight w:val="yellow"/>
          <w:rtl w:val="0"/>
        </w:rPr>
        <w:t xml:space="preserve">If the Server sends a DISCONNECT packet in response to a PINGREQ packet because it does not have a Virtual Connection for the sending Client, it MUST use Reason Code 244 - No Virtual Connection Exists </w:t>
      </w:r>
      <w:r w:rsidDel="00000000" w:rsidR="00000000" w:rsidRPr="00000000">
        <w:rPr>
          <w:color w:val="ff0000"/>
          <w:rtl w:val="0"/>
        </w:rPr>
        <w:t xml:space="preserve">[MQTT-SN-3.11.4-3]</w:t>
      </w:r>
      <w:r w:rsidDel="00000000" w:rsidR="00000000" w:rsidRPr="00000000">
        <w:rPr>
          <w:color w:val="000000"/>
          <w:rtl w:val="0"/>
        </w:rPr>
        <w:t xml:space="preserve">.</w:t>
      </w:r>
    </w:p>
    <w:p w:rsidR="00000000" w:rsidDel="00000000" w:rsidP="00000000" w:rsidRDefault="00000000" w:rsidRPr="00000000" w14:paraId="000006DE">
      <w:pPr>
        <w:pStyle w:val="Heading2"/>
        <w:keepLines w:val="1"/>
        <w:spacing w:after="77" w:before="0" w:line="259" w:lineRule="auto"/>
        <w:ind w:left="0" w:firstLine="0"/>
        <w:rPr>
          <w:rFonts w:ascii="Arial" w:cs="Arial" w:eastAsia="Arial" w:hAnsi="Arial"/>
        </w:rPr>
      </w:pPr>
      <w:bookmarkStart w:colFirst="0" w:colLast="0" w:name="_heading=h.i17xr6" w:id="196"/>
      <w:bookmarkEnd w:id="196"/>
      <w:r w:rsidDel="00000000" w:rsidR="00000000" w:rsidRPr="00000000">
        <w:rPr>
          <w:rtl w:val="0"/>
        </w:rPr>
        <w:t xml:space="preserve">3.12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6DF">
      <w:pPr>
        <w:rPr/>
      </w:pPr>
      <w:r w:rsidDel="00000000" w:rsidR="00000000" w:rsidRPr="00000000">
        <w:rPr>
          <w:i w:val="1"/>
          <w:sz w:val="19"/>
          <w:szCs w:val="19"/>
          <w:rtl w:val="0"/>
        </w:rPr>
        <w:t xml:space="preserve">Figure 3-24 – PINGRESP Packet</w:t>
      </w:r>
      <w:r w:rsidDel="00000000" w:rsidR="00000000" w:rsidRPr="00000000">
        <w:rPr>
          <w:rtl w:val="0"/>
        </w:rPr>
      </w:r>
    </w:p>
    <w:p w:rsidR="00000000" w:rsidDel="00000000" w:rsidP="00000000" w:rsidRDefault="00000000" w:rsidRPr="00000000" w14:paraId="000006E0">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2"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spacing w:after="0" w:lineRule="auto"/>
        <w:ind w:left="-15" w:right="4" w:firstLine="0"/>
        <w:rPr/>
      </w:pPr>
      <w:r w:rsidDel="00000000" w:rsidR="00000000" w:rsidRPr="00000000">
        <w:rPr>
          <w:rtl w:val="0"/>
        </w:rPr>
        <w:t xml:space="preserve">A PINGRESP Packet is sent by the Server to the Client in response to a PINGREQ packet. It indicates that the Server is alive.</w:t>
      </w:r>
    </w:p>
    <w:p w:rsidR="00000000" w:rsidDel="00000000" w:rsidP="00000000" w:rsidRDefault="00000000" w:rsidRPr="00000000" w14:paraId="000006E2">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6E3">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w:t>
      </w:r>
      <w:r w:rsidDel="00000000" w:rsidR="00000000" w:rsidRPr="00000000">
        <w:rPr>
          <w:rtl w:val="0"/>
        </w:rPr>
        <w:t xml:space="preserve">Server</w:t>
      </w:r>
      <w:r w:rsidDel="00000000" w:rsidR="00000000" w:rsidRPr="00000000">
        <w:rPr>
          <w:rFonts w:ascii="Arial" w:cs="Arial" w:eastAsia="Arial" w:hAnsi="Arial"/>
          <w:rtl w:val="0"/>
        </w:rPr>
        <w:t xml:space="preserve">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6E4">
      <w:pPr>
        <w:pStyle w:val="Heading3"/>
        <w:ind w:left="0" w:firstLine="0"/>
        <w:rPr/>
      </w:pPr>
      <w:bookmarkStart w:colFirst="0" w:colLast="0" w:name="_heading=h.320vgez" w:id="197"/>
      <w:bookmarkEnd w:id="197"/>
      <w:r w:rsidDel="00000000" w:rsidR="00000000" w:rsidRPr="00000000">
        <w:rPr>
          <w:rtl w:val="0"/>
        </w:rPr>
        <w:t xml:space="preserve">3.12.1 PINGRESP Header</w:t>
      </w:r>
    </w:p>
    <w:p w:rsidR="00000000" w:rsidDel="00000000" w:rsidP="00000000" w:rsidRDefault="00000000" w:rsidRPr="00000000" w14:paraId="000006E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E6">
      <w:pPr>
        <w:pStyle w:val="Heading3"/>
        <w:ind w:left="0" w:firstLine="0"/>
        <w:rPr/>
      </w:pPr>
      <w:bookmarkStart w:colFirst="0" w:colLast="0" w:name="_heading=h.fodwg3l5deju" w:id="198"/>
      <w:bookmarkEnd w:id="198"/>
      <w:r w:rsidDel="00000000" w:rsidR="00000000" w:rsidRPr="00000000">
        <w:rPr>
          <w:rtl w:val="0"/>
        </w:rPr>
        <w:t xml:space="preserve">3.12.2 Packet Identifier</w:t>
      </w:r>
    </w:p>
    <w:p w:rsidR="00000000" w:rsidDel="00000000" w:rsidP="00000000" w:rsidRDefault="00000000" w:rsidRPr="00000000" w14:paraId="000006E7">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6E8">
      <w:pPr>
        <w:pStyle w:val="Heading3"/>
        <w:ind w:left="0" w:firstLine="0"/>
        <w:rPr/>
      </w:pPr>
      <w:bookmarkStart w:colFirst="0" w:colLast="0" w:name="_heading=h.1h65qms" w:id="199"/>
      <w:bookmarkEnd w:id="199"/>
      <w:r w:rsidDel="00000000" w:rsidR="00000000" w:rsidRPr="00000000">
        <w:rPr>
          <w:rtl w:val="0"/>
        </w:rPr>
        <w:t xml:space="preserve">3.12.3 Application Messages Remaining</w:t>
      </w:r>
    </w:p>
    <w:p w:rsidR="00000000" w:rsidDel="00000000" w:rsidP="00000000" w:rsidRDefault="00000000" w:rsidRPr="00000000" w14:paraId="000006E9">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6EA">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6EB">
      <w:pPr>
        <w:rPr>
          <w:rFonts w:ascii="Arial" w:cs="Arial" w:eastAsia="Arial" w:hAnsi="Arial"/>
        </w:rPr>
      </w:pPr>
      <w:r w:rsidDel="00000000" w:rsidR="00000000" w:rsidRPr="00000000">
        <w:rPr>
          <w:i w:val="1"/>
          <w:sz w:val="19"/>
          <w:szCs w:val="19"/>
          <w:rtl w:val="0"/>
        </w:rPr>
        <w:t xml:space="preserve">Figure 3-25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6EC">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Allowed Values</w:t>
            </w:r>
          </w:p>
        </w:tc>
        <w:tc>
          <w:tcPr>
            <w:shd w:fill="cfe2f3" w:val="clear"/>
          </w:tcPr>
          <w:p w:rsidR="00000000" w:rsidDel="00000000" w:rsidP="00000000" w:rsidRDefault="00000000" w:rsidRPr="00000000" w14:paraId="000006ED">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6EE">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0</w:t>
            </w:r>
          </w:p>
        </w:tc>
        <w:tc>
          <w:tcPr/>
          <w:p w:rsidR="00000000" w:rsidDel="00000000" w:rsidP="00000000" w:rsidRDefault="00000000" w:rsidRPr="00000000" w14:paraId="000006EF">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F0">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1 – 254 (incl.)</w:t>
            </w:r>
          </w:p>
        </w:tc>
        <w:tc>
          <w:tcPr/>
          <w:p w:rsidR="00000000" w:rsidDel="00000000" w:rsidP="00000000" w:rsidRDefault="00000000" w:rsidRPr="00000000" w14:paraId="000006F1">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F2">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255 (0xFF)</w:t>
            </w:r>
          </w:p>
        </w:tc>
        <w:tc>
          <w:tcPr/>
          <w:p w:rsidR="00000000" w:rsidDel="00000000" w:rsidP="00000000" w:rsidRDefault="00000000" w:rsidRPr="00000000" w14:paraId="000006F3">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6F4">
      <w:pPr>
        <w:spacing w:after="306" w:before="200" w:lineRule="auto"/>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6F5">
      <w:pPr>
        <w:pStyle w:val="Heading2"/>
        <w:keepLines w:val="1"/>
        <w:spacing w:after="77" w:before="0" w:line="259" w:lineRule="auto"/>
        <w:ind w:left="0" w:firstLine="0"/>
        <w:rPr/>
      </w:pPr>
      <w:bookmarkStart w:colFirst="0" w:colLast="0" w:name="_heading=h.vnrhi5oof5a0" w:id="200"/>
      <w:bookmarkEnd w:id="200"/>
      <w:r w:rsidDel="00000000" w:rsidR="00000000" w:rsidRPr="00000000">
        <w:br w:type="page"/>
      </w:r>
      <w:r w:rsidDel="00000000" w:rsidR="00000000" w:rsidRPr="00000000">
        <w:rPr>
          <w:rtl w:val="0"/>
        </w:rPr>
      </w:r>
    </w:p>
    <w:p w:rsidR="00000000" w:rsidDel="00000000" w:rsidP="00000000" w:rsidRDefault="00000000" w:rsidRPr="00000000" w14:paraId="000006F6">
      <w:pPr>
        <w:pStyle w:val="Heading2"/>
        <w:keepLines w:val="1"/>
        <w:spacing w:after="77" w:before="0" w:line="259" w:lineRule="auto"/>
        <w:ind w:left="0" w:firstLine="0"/>
        <w:rPr>
          <w:rFonts w:ascii="Arial" w:cs="Arial" w:eastAsia="Arial" w:hAnsi="Arial"/>
        </w:rPr>
      </w:pPr>
      <w:bookmarkStart w:colFirst="0" w:colLast="0" w:name="_heading=h.415t9al" w:id="201"/>
      <w:bookmarkEnd w:id="201"/>
      <w:r w:rsidDel="00000000" w:rsidR="00000000" w:rsidRPr="00000000">
        <w:rPr>
          <w:rtl w:val="0"/>
        </w:rPr>
        <w:t xml:space="preserve">3.13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6F7">
      <w:pPr>
        <w:rPr/>
      </w:pPr>
      <w:r w:rsidDel="00000000" w:rsidR="00000000" w:rsidRPr="00000000">
        <w:rPr>
          <w:i w:val="1"/>
          <w:sz w:val="19"/>
          <w:szCs w:val="19"/>
          <w:rtl w:val="0"/>
        </w:rPr>
        <w:t xml:space="preserve">Figure 3-26 – DISCONNECT Packet</w:t>
      </w:r>
      <w:r w:rsidDel="00000000" w:rsidR="00000000" w:rsidRPr="00000000">
        <w:rPr>
          <w:rtl w:val="0"/>
        </w:rPr>
      </w:r>
    </w:p>
    <w:p w:rsidR="00000000" w:rsidDel="00000000" w:rsidP="00000000" w:rsidRDefault="00000000" w:rsidRPr="00000000" w14:paraId="000006F8">
      <w:pPr>
        <w:rPr/>
      </w:pPr>
      <w:r w:rsidDel="00000000" w:rsidR="00000000" w:rsidRPr="00000000">
        <w:rPr/>
        <w:drawing>
          <wp:inline distB="114300" distT="114300" distL="114300" distR="114300">
            <wp:extent cx="5943600" cy="4165600"/>
            <wp:effectExtent b="0" l="0" r="0" t="0"/>
            <wp:docPr id="63" name="image39.png"/>
            <a:graphic>
              <a:graphicData uri="http://schemas.openxmlformats.org/drawingml/2006/picture">
                <pic:pic>
                  <pic:nvPicPr>
                    <pic:cNvPr id="0" name="image39.png"/>
                    <pic:cNvPicPr preferRelativeResize="0"/>
                  </pic:nvPicPr>
                  <pic:blipFill>
                    <a:blip r:embed="rId80"/>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6FA">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6F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whether or not it has a Virtual Connection to that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This may happen for example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due to an error, cannot identify the Client to which a received packet belongs. </w:t>
      </w:r>
    </w:p>
    <w:p w:rsidR="00000000" w:rsidDel="00000000" w:rsidP="00000000" w:rsidRDefault="00000000" w:rsidRPr="00000000" w14:paraId="000006FC">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6FD">
      <w:pPr>
        <w:pStyle w:val="Heading3"/>
        <w:ind w:left="0" w:firstLine="0"/>
        <w:rPr/>
      </w:pPr>
      <w:bookmarkStart w:colFirst="0" w:colLast="0" w:name="_heading=h.2gb3jie" w:id="202"/>
      <w:bookmarkEnd w:id="202"/>
      <w:r w:rsidDel="00000000" w:rsidR="00000000" w:rsidRPr="00000000">
        <w:rPr>
          <w:rtl w:val="0"/>
        </w:rPr>
        <w:t xml:space="preserve">3.13.1 DISCONNECT Header</w:t>
      </w:r>
    </w:p>
    <w:p w:rsidR="00000000" w:rsidDel="00000000" w:rsidP="00000000" w:rsidRDefault="00000000" w:rsidRPr="00000000" w14:paraId="000006F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F">
      <w:pPr>
        <w:pStyle w:val="Heading3"/>
        <w:ind w:left="0" w:firstLine="0"/>
        <w:rPr/>
      </w:pPr>
      <w:bookmarkStart w:colFirst="0" w:colLast="0" w:name="_heading=h.vgdtq7" w:id="203"/>
      <w:bookmarkEnd w:id="203"/>
      <w:r w:rsidDel="00000000" w:rsidR="00000000" w:rsidRPr="00000000">
        <w:rPr>
          <w:rtl w:val="0"/>
        </w:rPr>
        <w:t xml:space="preserve">3.13.2 DISCONNECT Flags</w:t>
      </w:r>
    </w:p>
    <w:p w:rsidR="00000000" w:rsidDel="00000000" w:rsidP="00000000" w:rsidRDefault="00000000" w:rsidRPr="00000000" w14:paraId="00000700">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01">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702">
      <w:pPr>
        <w:pStyle w:val="Heading4"/>
        <w:spacing w:after="0" w:before="0" w:lineRule="auto"/>
        <w:ind w:left="0" w:firstLine="0"/>
        <w:rPr/>
      </w:pPr>
      <w:bookmarkStart w:colFirst="0" w:colLast="0" w:name="_heading=h.xf6mk8ar6hod" w:id="204"/>
      <w:bookmarkEnd w:id="204"/>
      <w:r w:rsidDel="00000000" w:rsidR="00000000" w:rsidRPr="00000000">
        <w:rPr>
          <w:rtl w:val="0"/>
        </w:rPr>
        <w:t xml:space="preserve">3.13.2.1 Packet Identifier Flag </w:t>
      </w:r>
    </w:p>
    <w:p w:rsidR="00000000" w:rsidDel="00000000" w:rsidP="00000000" w:rsidRDefault="00000000" w:rsidRPr="00000000" w14:paraId="00000703">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04">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5">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06">
      <w:pPr>
        <w:pStyle w:val="Heading4"/>
        <w:spacing w:after="0" w:before="200" w:lineRule="auto"/>
        <w:ind w:left="0" w:firstLine="0"/>
        <w:rPr/>
      </w:pPr>
      <w:bookmarkStart w:colFirst="0" w:colLast="0" w:name="_heading=h.vf25roqqpxsl" w:id="205"/>
      <w:bookmarkEnd w:id="205"/>
      <w:r w:rsidDel="00000000" w:rsidR="00000000" w:rsidRPr="00000000">
        <w:rPr>
          <w:rtl w:val="0"/>
        </w:rPr>
        <w:t xml:space="preserve">3.13.2.2 Session Exp</w:t>
      </w:r>
      <w:r w:rsidDel="00000000" w:rsidR="00000000" w:rsidRPr="00000000">
        <w:rPr>
          <w:rtl w:val="0"/>
        </w:rPr>
        <w:t xml:space="preserve">iry Interval Flag</w:t>
      </w:r>
    </w:p>
    <w:p w:rsidR="00000000" w:rsidDel="00000000" w:rsidP="00000000" w:rsidRDefault="00000000" w:rsidRPr="00000000" w14:paraId="00000707">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08">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9">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0A">
      <w:pPr>
        <w:pStyle w:val="Heading4"/>
        <w:spacing w:after="0" w:lineRule="auto"/>
        <w:ind w:left="0" w:firstLine="0"/>
        <w:rPr/>
      </w:pPr>
      <w:bookmarkStart w:colFirst="0" w:colLast="0" w:name="_heading=h.qy3p3qqdmadq" w:id="206"/>
      <w:bookmarkEnd w:id="206"/>
      <w:r w:rsidDel="00000000" w:rsidR="00000000" w:rsidRPr="00000000">
        <w:rPr>
          <w:rtl w:val="0"/>
        </w:rPr>
        <w:t xml:space="preserve">3.13.2.3 Reason Code Flag</w:t>
      </w:r>
    </w:p>
    <w:p w:rsidR="00000000" w:rsidDel="00000000" w:rsidP="00000000" w:rsidRDefault="00000000" w:rsidRPr="00000000" w14:paraId="0000070B">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0C">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D">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0E">
      <w:pPr>
        <w:pStyle w:val="Heading3"/>
        <w:ind w:left="0" w:firstLine="0"/>
        <w:rPr/>
      </w:pPr>
      <w:bookmarkStart w:colFirst="0" w:colLast="0" w:name="_heading=h.rjljjibf9dws" w:id="207"/>
      <w:bookmarkEnd w:id="207"/>
      <w:r w:rsidDel="00000000" w:rsidR="00000000" w:rsidRPr="00000000">
        <w:rPr>
          <w:rtl w:val="0"/>
        </w:rPr>
        <w:t xml:space="preserve">3.13.3 Packet Identifier</w:t>
      </w:r>
    </w:p>
    <w:p w:rsidR="00000000" w:rsidDel="00000000" w:rsidP="00000000" w:rsidRDefault="00000000" w:rsidRPr="00000000" w14:paraId="0000070F">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w:t>
      </w:r>
      <w:r w:rsidDel="00000000" w:rsidR="00000000" w:rsidRPr="00000000">
        <w:rPr>
          <w:rtl w:val="0"/>
        </w:rPr>
        <w:t xml:space="preserve">Server</w:t>
      </w:r>
      <w:r w:rsidDel="00000000" w:rsidR="00000000" w:rsidRPr="00000000">
        <w:rPr>
          <w:rFonts w:ascii="Arial" w:cs="Arial" w:eastAsia="Arial" w:hAnsi="Arial"/>
          <w:rtl w:val="0"/>
        </w:rPr>
        <w:t xml:space="preserve"> when responding to a Client packet for which there is no current Virtual Connection. In this case, the DISCONNECT packet can be sent by the </w:t>
      </w:r>
      <w:r w:rsidDel="00000000" w:rsidR="00000000" w:rsidRPr="00000000">
        <w:rPr>
          <w:rtl w:val="0"/>
        </w:rPr>
        <w:t xml:space="preserve">Server</w:t>
      </w:r>
      <w:r w:rsidDel="00000000" w:rsidR="00000000" w:rsidRPr="00000000">
        <w:rPr>
          <w:rFonts w:ascii="Arial" w:cs="Arial" w:eastAsia="Arial" w:hAnsi="Arial"/>
          <w:rtl w:val="0"/>
        </w:rPr>
        <w:t xml:space="preserve">,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10">
      <w:pPr>
        <w:pStyle w:val="Heading3"/>
        <w:ind w:left="0" w:firstLine="0"/>
        <w:rPr/>
      </w:pPr>
      <w:bookmarkStart w:colFirst="0" w:colLast="0" w:name="_heading=h.3fg1ce0" w:id="208"/>
      <w:bookmarkEnd w:id="208"/>
      <w:r w:rsidDel="00000000" w:rsidR="00000000" w:rsidRPr="00000000">
        <w:rPr>
          <w:rtl w:val="0"/>
        </w:rPr>
        <w:t xml:space="preserve">3.13.4 Reason Code</w:t>
      </w:r>
    </w:p>
    <w:p w:rsidR="00000000" w:rsidDel="00000000" w:rsidP="00000000" w:rsidRDefault="00000000" w:rsidRPr="00000000" w14:paraId="00000711">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12">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13">
      <w:pPr>
        <w:pStyle w:val="Heading3"/>
        <w:ind w:left="0" w:firstLine="0"/>
        <w:rPr/>
      </w:pPr>
      <w:bookmarkStart w:colFirst="0" w:colLast="0" w:name="_heading=h.1ulbmlt" w:id="209"/>
      <w:bookmarkEnd w:id="209"/>
      <w:r w:rsidDel="00000000" w:rsidR="00000000" w:rsidRPr="00000000">
        <w:rPr>
          <w:rtl w:val="0"/>
        </w:rPr>
        <w:t xml:space="preserve">3.13.5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14">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15">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16">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17">
      <w:pPr>
        <w:pStyle w:val="Heading3"/>
        <w:ind w:left="0" w:firstLine="0"/>
        <w:rPr/>
      </w:pPr>
      <w:bookmarkStart w:colFirst="0" w:colLast="0" w:name="_heading=h.4ekz59m" w:id="210"/>
      <w:bookmarkEnd w:id="210"/>
      <w:r w:rsidDel="00000000" w:rsidR="00000000" w:rsidRPr="00000000">
        <w:rPr>
          <w:rtl w:val="0"/>
        </w:rPr>
        <w:t xml:space="preserve">3.13.6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18">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19">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1A">
      <w:pPr>
        <w:pStyle w:val="Heading3"/>
        <w:keepNext w:val="0"/>
        <w:pBdr>
          <w:top w:color="auto" w:space="0" w:sz="0" w:val="none"/>
        </w:pBdr>
        <w:spacing w:after="80" w:before="280" w:lineRule="auto"/>
        <w:ind w:left="-15" w:firstLine="0"/>
        <w:rPr/>
      </w:pPr>
      <w:bookmarkStart w:colFirst="0" w:colLast="0" w:name="_heading=h.wsl51zt8cr34" w:id="211"/>
      <w:bookmarkEnd w:id="211"/>
      <w:r w:rsidDel="00000000" w:rsidR="00000000" w:rsidRPr="00000000">
        <w:rPr>
          <w:rtl w:val="0"/>
        </w:rPr>
        <w:t xml:space="preserve">3.13.7 DISCONNECT Actions</w:t>
      </w:r>
    </w:p>
    <w:p w:rsidR="00000000" w:rsidDel="00000000" w:rsidP="00000000" w:rsidRDefault="00000000" w:rsidRPr="00000000" w14:paraId="0000071B">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1C">
      <w:pPr>
        <w:numPr>
          <w:ilvl w:val="0"/>
          <w:numId w:val="58"/>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1D">
      <w:pPr>
        <w:numPr>
          <w:ilvl w:val="0"/>
          <w:numId w:val="58"/>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1E">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1F">
      <w:pPr>
        <w:numPr>
          <w:ilvl w:val="0"/>
          <w:numId w:val="2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color w:val="1155cc"/>
            <w:u w:val="single"/>
            <w:rtl w:val="0"/>
          </w:rPr>
          <w:t xml:space="preserve">3.1.3 Will Flags</w:t>
        </w:r>
      </w:hyperlink>
      <w:r w:rsidDel="00000000" w:rsidR="00000000" w:rsidRPr="00000000">
        <w:rPr>
          <w:rFonts w:ascii="Arial" w:cs="Arial" w:eastAsia="Arial" w:hAnsi="Arial"/>
          <w:rtl w:val="0"/>
        </w:rPr>
        <w:t xml:space="preserve">.</w:t>
      </w:r>
    </w:p>
    <w:p w:rsidR="00000000" w:rsidDel="00000000" w:rsidP="00000000" w:rsidRDefault="00000000" w:rsidRPr="00000000" w14:paraId="00000720">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21">
      <w:pPr>
        <w:numPr>
          <w:ilvl w:val="0"/>
          <w:numId w:val="21"/>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22">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23">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24">
      <w:pPr>
        <w:pStyle w:val="Heading2"/>
        <w:keepLines w:val="1"/>
        <w:spacing w:after="77" w:before="0" w:line="259" w:lineRule="auto"/>
        <w:ind w:left="0" w:firstLine="0"/>
        <w:rPr>
          <w:rFonts w:ascii="Arial" w:cs="Arial" w:eastAsia="Arial" w:hAnsi="Arial"/>
        </w:rPr>
      </w:pPr>
      <w:bookmarkStart w:colFirst="0" w:colLast="0" w:name="_heading=h.elrc49qsiunp" w:id="212"/>
      <w:bookmarkEnd w:id="212"/>
      <w:r w:rsidDel="00000000" w:rsidR="00000000" w:rsidRPr="00000000">
        <w:rPr>
          <w:rtl w:val="0"/>
        </w:rPr>
        <w:t xml:space="preserve">3.14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25">
      <w:pPr>
        <w:rPr/>
      </w:pPr>
      <w:r w:rsidDel="00000000" w:rsidR="00000000" w:rsidRPr="00000000">
        <w:rPr>
          <w:i w:val="1"/>
          <w:sz w:val="19"/>
          <w:szCs w:val="19"/>
          <w:rtl w:val="0"/>
        </w:rPr>
        <w:t xml:space="preserve">Figure 3-27 – WAKEUP Packet</w:t>
      </w:r>
      <w:r w:rsidDel="00000000" w:rsidR="00000000" w:rsidRPr="00000000">
        <w:rPr>
          <w:rtl w:val="0"/>
        </w:rPr>
      </w:r>
    </w:p>
    <w:p w:rsidR="00000000" w:rsidDel="00000000" w:rsidP="00000000" w:rsidRDefault="00000000" w:rsidRPr="00000000" w14:paraId="00000726">
      <w:pPr>
        <w:rPr/>
      </w:pPr>
      <w:r w:rsidDel="00000000" w:rsidR="00000000" w:rsidRPr="00000000">
        <w:rPr/>
        <w:drawing>
          <wp:inline distB="114300" distT="114300" distL="114300" distR="114300">
            <wp:extent cx="5943600" cy="660400"/>
            <wp:effectExtent b="0" l="0" r="0" t="0"/>
            <wp:docPr id="43" name="image27.png"/>
            <a:graphic>
              <a:graphicData uri="http://schemas.openxmlformats.org/drawingml/2006/picture">
                <pic:pic>
                  <pic:nvPicPr>
                    <pic:cNvPr id="0" name="image27.png"/>
                    <pic:cNvPicPr preferRelativeResize="0"/>
                  </pic:nvPicPr>
                  <pic:blipFill>
                    <a:blip r:embed="rId8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rPr>
          <w:rFonts w:ascii="Arial" w:cs="Arial" w:eastAsia="Arial" w:hAnsi="Arial"/>
        </w:rPr>
      </w:pPr>
      <w:r w:rsidDel="00000000" w:rsidR="00000000" w:rsidRPr="00000000">
        <w:rPr>
          <w:rFonts w:ascii="Arial" w:cs="Arial" w:eastAsia="Arial" w:hAnsi="Arial"/>
          <w:rtl w:val="0"/>
        </w:rPr>
        <w:t xml:space="preserve">The wakeup packet is a signal sent from the </w:t>
      </w:r>
      <w:r w:rsidDel="00000000" w:rsidR="00000000" w:rsidRPr="00000000">
        <w:rPr>
          <w:rtl w:val="0"/>
        </w:rPr>
        <w:t xml:space="preserve">Server</w:t>
      </w:r>
      <w:r w:rsidDel="00000000" w:rsidR="00000000" w:rsidRPr="00000000">
        <w:rPr>
          <w:rFonts w:ascii="Arial" w:cs="Arial" w:eastAsia="Arial" w:hAnsi="Arial"/>
          <w:rtl w:val="0"/>
        </w:rPr>
        <w:t xml:space="preserve"> to a client. It is an indication from the </w:t>
      </w:r>
      <w:r w:rsidDel="00000000" w:rsidR="00000000" w:rsidRPr="00000000">
        <w:rPr>
          <w:rtl w:val="0"/>
        </w:rPr>
        <w:t xml:space="preserve">Server</w:t>
      </w:r>
      <w:r w:rsidDel="00000000" w:rsidR="00000000" w:rsidRPr="00000000">
        <w:rPr>
          <w:rFonts w:ascii="Arial" w:cs="Arial" w:eastAsia="Arial" w:hAnsi="Arial"/>
          <w:rtl w:val="0"/>
        </w:rPr>
        <w:t xml:space="preserve">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28">
      <w:pPr>
        <w:pStyle w:val="Heading3"/>
        <w:ind w:left="0" w:firstLine="0"/>
        <w:rPr/>
      </w:pPr>
      <w:bookmarkStart w:colFirst="0" w:colLast="0" w:name="_heading=h.lrkcmnrrlwx6" w:id="213"/>
      <w:bookmarkEnd w:id="213"/>
      <w:r w:rsidDel="00000000" w:rsidR="00000000" w:rsidRPr="00000000">
        <w:rPr>
          <w:rtl w:val="0"/>
        </w:rPr>
        <w:t xml:space="preserve">3.14.1 WAKEUP Header</w:t>
      </w:r>
    </w:p>
    <w:p w:rsidR="00000000" w:rsidDel="00000000" w:rsidP="00000000" w:rsidRDefault="00000000" w:rsidRPr="00000000" w14:paraId="00000729">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2A">
      <w:pPr>
        <w:pStyle w:val="Heading3"/>
        <w:keepNext w:val="0"/>
        <w:pBdr>
          <w:top w:color="auto" w:space="0" w:sz="0" w:val="none"/>
        </w:pBdr>
        <w:spacing w:after="80" w:before="280" w:lineRule="auto"/>
        <w:ind w:left="-15" w:firstLine="0"/>
        <w:rPr/>
      </w:pPr>
      <w:bookmarkStart w:colFirst="0" w:colLast="0" w:name="_heading=h.2sa95hk6sfa3" w:id="214"/>
      <w:bookmarkEnd w:id="214"/>
      <w:r w:rsidDel="00000000" w:rsidR="00000000" w:rsidRPr="00000000">
        <w:rPr>
          <w:rtl w:val="0"/>
        </w:rPr>
        <w:t xml:space="preserve">3.14.2 </w:t>
      </w:r>
      <w:sdt>
        <w:sdtPr>
          <w:id w:val="-1830634371"/>
          <w:tag w:val="goog_rdk_36"/>
        </w:sdtPr>
        <w:sdtContent>
          <w:commentRangeStart w:id="29"/>
        </w:sdtContent>
      </w:sdt>
      <w:sdt>
        <w:sdtPr>
          <w:id w:val="-1861924518"/>
          <w:tag w:val="goog_rdk_37"/>
        </w:sdtPr>
        <w:sdtContent>
          <w:commentRangeStart w:id="30"/>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72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2C">
      <w:pPr>
        <w:pStyle w:val="Heading2"/>
        <w:keepLines w:val="1"/>
        <w:spacing w:after="77" w:before="0" w:line="259" w:lineRule="auto"/>
        <w:ind w:left="0" w:firstLine="0"/>
        <w:rPr>
          <w:rFonts w:ascii="Arial" w:cs="Arial" w:eastAsia="Arial" w:hAnsi="Arial"/>
        </w:rPr>
      </w:pPr>
      <w:bookmarkStart w:colFirst="0" w:colLast="0" w:name="_heading=h.y0yzf1b41yjh" w:id="215"/>
      <w:bookmarkEnd w:id="215"/>
      <w:r w:rsidDel="00000000" w:rsidR="00000000" w:rsidRPr="00000000">
        <w:rPr>
          <w:rtl w:val="0"/>
        </w:rPr>
        <w:t xml:space="preserve">3.15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2D">
      <w:pPr>
        <w:rPr/>
      </w:pPr>
      <w:r w:rsidDel="00000000" w:rsidR="00000000" w:rsidRPr="00000000">
        <w:rPr>
          <w:i w:val="1"/>
          <w:sz w:val="19"/>
          <w:szCs w:val="19"/>
          <w:rtl w:val="0"/>
        </w:rPr>
        <w:t xml:space="preserve">Figure 3-28 – SLEEPREQ Packet</w:t>
      </w:r>
      <w:r w:rsidDel="00000000" w:rsidR="00000000" w:rsidRPr="00000000">
        <w:rPr>
          <w:rtl w:val="0"/>
        </w:rPr>
      </w:r>
    </w:p>
    <w:p w:rsidR="00000000" w:rsidDel="00000000" w:rsidP="00000000" w:rsidRDefault="00000000" w:rsidRPr="00000000" w14:paraId="0000072E">
      <w:pPr>
        <w:rPr/>
      </w:pPr>
      <w:r w:rsidDel="00000000" w:rsidR="00000000" w:rsidRPr="00000000">
        <w:rPr/>
        <w:drawing>
          <wp:inline distB="114300" distT="114300" distL="114300" distR="114300">
            <wp:extent cx="5943600" cy="2590800"/>
            <wp:effectExtent b="0" l="0" r="0" t="0"/>
            <wp:docPr id="56" name="image36.png"/>
            <a:graphic>
              <a:graphicData uri="http://schemas.openxmlformats.org/drawingml/2006/picture">
                <pic:pic>
                  <pic:nvPicPr>
                    <pic:cNvPr id="0" name="image36.png"/>
                    <pic:cNvPicPr preferRelativeResize="0"/>
                  </pic:nvPicPr>
                  <pic:blipFill>
                    <a:blip r:embed="rId8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730">
      <w:pPr>
        <w:pStyle w:val="Heading3"/>
        <w:ind w:left="0" w:firstLine="0"/>
        <w:rPr/>
      </w:pPr>
      <w:bookmarkStart w:colFirst="0" w:colLast="0" w:name="_heading=h.ae58qknvrf2w" w:id="216"/>
      <w:bookmarkEnd w:id="216"/>
      <w:r w:rsidDel="00000000" w:rsidR="00000000" w:rsidRPr="00000000">
        <w:rPr>
          <w:rtl w:val="0"/>
        </w:rPr>
        <w:t xml:space="preserve">3.15.1 SLEEPREQ Header</w:t>
      </w:r>
    </w:p>
    <w:p w:rsidR="00000000" w:rsidDel="00000000" w:rsidP="00000000" w:rsidRDefault="00000000" w:rsidRPr="00000000" w14:paraId="00000731">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32">
      <w:pPr>
        <w:pStyle w:val="Heading3"/>
        <w:ind w:left="0" w:firstLine="0"/>
        <w:rPr/>
      </w:pPr>
      <w:bookmarkStart w:colFirst="0" w:colLast="0" w:name="_heading=h.akftl72rmwpd" w:id="217"/>
      <w:bookmarkEnd w:id="217"/>
      <w:r w:rsidDel="00000000" w:rsidR="00000000" w:rsidRPr="00000000">
        <w:rPr>
          <w:rtl w:val="0"/>
        </w:rPr>
        <w:t xml:space="preserve">3.15.2 SLEEPREQ Flags</w:t>
      </w:r>
    </w:p>
    <w:p w:rsidR="00000000" w:rsidDel="00000000" w:rsidP="00000000" w:rsidRDefault="00000000" w:rsidRPr="00000000" w14:paraId="00000733">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34">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p>
    <w:p w:rsidR="00000000" w:rsidDel="00000000" w:rsidP="00000000" w:rsidRDefault="00000000" w:rsidRPr="00000000" w14:paraId="00000735">
      <w:pPr>
        <w:pStyle w:val="Heading4"/>
        <w:spacing w:after="0" w:before="0" w:lineRule="auto"/>
        <w:ind w:left="0" w:firstLine="0"/>
        <w:rPr/>
      </w:pPr>
      <w:bookmarkStart w:colFirst="0" w:colLast="0" w:name="_heading=h.des7747zmmjp" w:id="218"/>
      <w:bookmarkEnd w:id="218"/>
      <w:r w:rsidDel="00000000" w:rsidR="00000000" w:rsidRPr="00000000">
        <w:rPr>
          <w:rtl w:val="0"/>
        </w:rPr>
        <w:t xml:space="preserve">3.15.2.1 Retain Topic Aliases</w:t>
      </w:r>
    </w:p>
    <w:p w:rsidR="00000000" w:rsidDel="00000000" w:rsidP="00000000" w:rsidRDefault="00000000" w:rsidRPr="00000000" w14:paraId="00000736">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37">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hd w:fill="auto" w:val="clear"/>
          <w:rtl w:val="0"/>
        </w:rPr>
        <w:t xml:space="preserve"> during the Asleep state. “0” indicates Topic Aliases should be removed during the sleeping period and renegotiated </w:t>
      </w:r>
      <w:sdt>
        <w:sdtPr>
          <w:id w:val="409617850"/>
          <w:tag w:val="goog_rdk_38"/>
        </w:sdtPr>
        <w:sdtContent>
          <w:commentRangeStart w:id="31"/>
        </w:sdtContent>
      </w:sdt>
      <w:sdt>
        <w:sdtPr>
          <w:id w:val="1046746679"/>
          <w:tag w:val="goog_rdk_39"/>
        </w:sdtPr>
        <w:sdtContent>
          <w:commentRangeStart w:id="32"/>
        </w:sdtContent>
      </w:sdt>
      <w:sdt>
        <w:sdtPr>
          <w:id w:val="-1256129069"/>
          <w:tag w:val="goog_rdk_40"/>
        </w:sdtPr>
        <w:sdtContent>
          <w:commentRangeStart w:id="33"/>
        </w:sdtContent>
      </w:sdt>
      <w:r w:rsidDel="00000000" w:rsidR="00000000" w:rsidRPr="00000000">
        <w:rPr>
          <w:rFonts w:ascii="Arial" w:cs="Arial" w:eastAsia="Arial" w:hAnsi="Arial"/>
          <w:color w:val="000000"/>
          <w:shd w:fill="auto" w:val="clear"/>
          <w:rtl w:val="0"/>
        </w:rPr>
        <w:t xml:space="preserve">when Awake</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38">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w:t>
      </w:r>
    </w:p>
    <w:p w:rsidR="00000000" w:rsidDel="00000000" w:rsidP="00000000" w:rsidRDefault="00000000" w:rsidRPr="00000000" w14:paraId="00000739">
      <w:pPr>
        <w:pStyle w:val="Heading3"/>
        <w:ind w:left="0" w:firstLine="0"/>
        <w:rPr/>
      </w:pPr>
      <w:bookmarkStart w:colFirst="0" w:colLast="0" w:name="_heading=h.r9l470czcfcd" w:id="219"/>
      <w:bookmarkEnd w:id="219"/>
      <w:r w:rsidDel="00000000" w:rsidR="00000000" w:rsidRPr="00000000">
        <w:rPr>
          <w:rtl w:val="0"/>
        </w:rPr>
        <w:t xml:space="preserve">3.15.3 </w:t>
      </w:r>
      <w:r w:rsidDel="00000000" w:rsidR="00000000" w:rsidRPr="00000000">
        <w:rPr>
          <w:rtl w:val="0"/>
        </w:rPr>
        <w:t xml:space="preserve">Packet Identifier</w:t>
      </w:r>
    </w:p>
    <w:p w:rsidR="00000000" w:rsidDel="00000000" w:rsidP="00000000" w:rsidRDefault="00000000" w:rsidRPr="00000000" w14:paraId="0000073A">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73B">
      <w:pPr>
        <w:pStyle w:val="Heading3"/>
        <w:ind w:left="0" w:firstLine="0"/>
        <w:rPr/>
      </w:pPr>
      <w:bookmarkStart w:colFirst="0" w:colLast="0" w:name="_heading=h.lmowugbak9ff" w:id="220"/>
      <w:bookmarkEnd w:id="220"/>
      <w:r w:rsidDel="00000000" w:rsidR="00000000" w:rsidRPr="00000000">
        <w:rPr>
          <w:rtl w:val="0"/>
        </w:rPr>
        <w:t xml:space="preserve">3.15.4 </w:t>
      </w:r>
      <w:r w:rsidDel="00000000" w:rsidR="00000000" w:rsidRPr="00000000">
        <w:rPr>
          <w:rtl w:val="0"/>
        </w:rPr>
        <w:t xml:space="preserve">Sleep Duration</w:t>
      </w:r>
    </w:p>
    <w:p w:rsidR="00000000" w:rsidDel="00000000" w:rsidP="00000000" w:rsidRDefault="00000000" w:rsidRPr="00000000" w14:paraId="0000073C">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w:t>
      </w:r>
      <w:r w:rsidDel="00000000" w:rsidR="00000000" w:rsidRPr="00000000">
        <w:rPr>
          <w:rtl w:val="0"/>
        </w:rPr>
        <w:t xml:space="preserve">Server</w:t>
      </w:r>
      <w:r w:rsidDel="00000000" w:rsidR="00000000" w:rsidRPr="00000000">
        <w:rPr>
          <w:rFonts w:ascii="Arial" w:cs="Arial" w:eastAsia="Arial" w:hAnsi="Arial"/>
          <w:rtl w:val="0"/>
        </w:rPr>
        <w:t xml:space="preserve">.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3D">
      <w:pPr>
        <w:rPr>
          <w:highlight w:val="yellow"/>
        </w:rPr>
      </w:pPr>
      <w:r w:rsidDel="00000000" w:rsidR="00000000" w:rsidRPr="00000000">
        <w:rPr>
          <w:highlight w:val="yellow"/>
          <w:rtl w:val="0"/>
        </w:rPr>
        <w:t xml:space="preserve">The Sleep Duration MUST be greater than 0. </w:t>
      </w:r>
      <w:r w:rsidDel="00000000" w:rsidR="00000000" w:rsidRPr="00000000">
        <w:rPr>
          <w:rtl w:val="0"/>
        </w:rPr>
      </w:r>
    </w:p>
    <w:p w:rsidR="00000000" w:rsidDel="00000000" w:rsidP="00000000" w:rsidRDefault="00000000" w:rsidRPr="00000000" w14:paraId="0000073E">
      <w:pPr>
        <w:pStyle w:val="Heading3"/>
        <w:ind w:left="0" w:firstLine="0"/>
        <w:rPr/>
      </w:pPr>
      <w:bookmarkStart w:colFirst="0" w:colLast="0" w:name="_heading=h.1za85wfbb30f" w:id="221"/>
      <w:bookmarkEnd w:id="221"/>
      <w:r w:rsidDel="00000000" w:rsidR="00000000" w:rsidRPr="00000000">
        <w:rPr>
          <w:rtl w:val="0"/>
        </w:rPr>
        <w:t xml:space="preserve">3.15.5 </w:t>
      </w:r>
      <w:r w:rsidDel="00000000" w:rsidR="00000000" w:rsidRPr="00000000">
        <w:rPr>
          <w:rtl w:val="0"/>
        </w:rPr>
        <w:t xml:space="preserve">SLEEPREQ Actions</w:t>
      </w:r>
    </w:p>
    <w:p w:rsidR="00000000" w:rsidDel="00000000" w:rsidP="00000000" w:rsidRDefault="00000000" w:rsidRPr="00000000" w14:paraId="0000073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w:t>
      </w:r>
      <w:sdt>
        <w:sdtPr>
          <w:id w:val="-1864207070"/>
          <w:tag w:val="goog_rdk_41"/>
        </w:sdtPr>
        <w:sdtContent>
          <w:commentRangeStart w:id="34"/>
        </w:sdtContent>
      </w:sdt>
      <w:r w:rsidDel="00000000" w:rsidR="00000000" w:rsidRPr="00000000">
        <w:rPr>
          <w:rFonts w:ascii="Arial" w:cs="Arial" w:eastAsia="Arial" w:hAnsi="Arial"/>
          <w:color w:val="000000"/>
          <w:highlight w:val="yellow"/>
          <w:rtl w:val="0"/>
        </w:rPr>
        <w:t xml:space="preserve"> Server</w:t>
      </w:r>
      <w:commentRangeEnd w:id="34"/>
      <w:r w:rsidDel="00000000" w:rsidR="00000000" w:rsidRPr="00000000">
        <w:commentReference w:id="34"/>
      </w:r>
      <w:r w:rsidDel="00000000" w:rsidR="00000000" w:rsidRPr="00000000">
        <w:rPr>
          <w:rFonts w:ascii="Arial" w:cs="Arial" w:eastAsia="Arial" w:hAnsi="Arial"/>
          <w:color w:val="000000"/>
          <w:highlight w:val="yellow"/>
          <w:rtl w:val="0"/>
        </w:rPr>
        <w:t xml:space="preserve">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0">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41">
      <w:pPr>
        <w:numPr>
          <w:ilvl w:val="0"/>
          <w:numId w:val="30"/>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42">
      <w:pPr>
        <w:spacing w:after="240" w:before="240" w:lineRule="auto"/>
        <w:ind w:left="0" w:right="0" w:firstLine="0"/>
        <w:rPr>
          <w:rFonts w:ascii="Arial" w:cs="Arial" w:eastAsia="Arial" w:hAnsi="Arial"/>
        </w:rPr>
      </w:pPr>
      <w:sdt>
        <w:sdtPr>
          <w:id w:val="1562129315"/>
          <w:tag w:val="goog_rdk_42"/>
        </w:sdtPr>
        <w:sdtContent>
          <w:commentRangeStart w:id="35"/>
        </w:sdtContent>
      </w:sdt>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743">
      <w:pPr>
        <w:numPr>
          <w:ilvl w:val="0"/>
          <w:numId w:val="16"/>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744">
      <w:pPr>
        <w:numPr>
          <w:ilvl w:val="0"/>
          <w:numId w:val="16"/>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74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74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47">
      <w:pPr>
        <w:pStyle w:val="Heading2"/>
        <w:keepLines w:val="1"/>
        <w:spacing w:after="77" w:before="0" w:line="259" w:lineRule="auto"/>
        <w:ind w:left="0" w:firstLine="0"/>
        <w:rPr>
          <w:rFonts w:ascii="Arial" w:cs="Arial" w:eastAsia="Arial" w:hAnsi="Arial"/>
        </w:rPr>
      </w:pPr>
      <w:bookmarkStart w:colFirst="0" w:colLast="0" w:name="_heading=h.jym8s7ogwu9n" w:id="222"/>
      <w:bookmarkEnd w:id="222"/>
      <w:r w:rsidDel="00000000" w:rsidR="00000000" w:rsidRPr="00000000">
        <w:rPr>
          <w:rtl w:val="0"/>
        </w:rPr>
        <w:t xml:space="preserve">3.16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48">
      <w:pPr>
        <w:rPr/>
      </w:pPr>
      <w:r w:rsidDel="00000000" w:rsidR="00000000" w:rsidRPr="00000000">
        <w:rPr>
          <w:i w:val="1"/>
          <w:sz w:val="19"/>
          <w:szCs w:val="19"/>
          <w:rtl w:val="0"/>
        </w:rPr>
        <w:t xml:space="preserve">Figure 3-29 – SLEEPRESP Packet</w:t>
      </w:r>
      <w:r w:rsidDel="00000000" w:rsidR="00000000" w:rsidRPr="00000000">
        <w:rPr>
          <w:rtl w:val="0"/>
        </w:rPr>
      </w:r>
    </w:p>
    <w:p w:rsidR="00000000" w:rsidDel="00000000" w:rsidP="00000000" w:rsidRDefault="00000000" w:rsidRPr="00000000" w14:paraId="00000749">
      <w:pPr>
        <w:rPr/>
      </w:pPr>
      <w:r w:rsidDel="00000000" w:rsidR="00000000" w:rsidRPr="00000000">
        <w:rPr/>
        <w:drawing>
          <wp:inline distB="114300" distT="114300" distL="114300" distR="114300">
            <wp:extent cx="5943600" cy="1092200"/>
            <wp:effectExtent b="0" l="0" r="0" t="0"/>
            <wp:docPr id="25" name="image24.png"/>
            <a:graphic>
              <a:graphicData uri="http://schemas.openxmlformats.org/drawingml/2006/picture">
                <pic:pic>
                  <pic:nvPicPr>
                    <pic:cNvPr id="0" name="image24.png"/>
                    <pic:cNvPicPr preferRelativeResize="0"/>
                  </pic:nvPicPr>
                  <pic:blipFill>
                    <a:blip r:embed="rId83"/>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pStyle w:val="Heading3"/>
        <w:ind w:left="0" w:firstLine="0"/>
        <w:rPr/>
      </w:pPr>
      <w:bookmarkStart w:colFirst="0" w:colLast="0" w:name="_heading=h.lhdh9flvorts" w:id="223"/>
      <w:bookmarkEnd w:id="223"/>
      <w:r w:rsidDel="00000000" w:rsidR="00000000" w:rsidRPr="00000000">
        <w:rPr>
          <w:rtl w:val="0"/>
        </w:rPr>
        <w:t xml:space="preserve">3.16.1 SLEEPRESP Header</w:t>
      </w:r>
    </w:p>
    <w:p w:rsidR="00000000" w:rsidDel="00000000" w:rsidP="00000000" w:rsidRDefault="00000000" w:rsidRPr="00000000" w14:paraId="0000074B">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4C">
      <w:pPr>
        <w:pStyle w:val="Heading3"/>
        <w:ind w:left="0" w:firstLine="0"/>
        <w:rPr/>
      </w:pPr>
      <w:bookmarkStart w:colFirst="0" w:colLast="0" w:name="_heading=h.ts4rruwfri54" w:id="224"/>
      <w:bookmarkEnd w:id="224"/>
      <w:r w:rsidDel="00000000" w:rsidR="00000000" w:rsidRPr="00000000">
        <w:rPr>
          <w:rtl w:val="0"/>
        </w:rPr>
        <w:t xml:space="preserve">3.16.2 </w:t>
      </w:r>
      <w:r w:rsidDel="00000000" w:rsidR="00000000" w:rsidRPr="00000000">
        <w:rPr>
          <w:rtl w:val="0"/>
        </w:rPr>
        <w:t xml:space="preserve">Packet Identifier</w:t>
      </w:r>
    </w:p>
    <w:p w:rsidR="00000000" w:rsidDel="00000000" w:rsidP="00000000" w:rsidRDefault="00000000" w:rsidRPr="00000000" w14:paraId="0000074D">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4E">
      <w:pPr>
        <w:pStyle w:val="Heading2"/>
        <w:ind w:left="0" w:firstLine="0"/>
        <w:rPr/>
      </w:pPr>
      <w:bookmarkStart w:colFirst="0" w:colLast="0" w:name="_heading=h.20g8pmrelzu7" w:id="225"/>
      <w:bookmarkEnd w:id="225"/>
      <w:r w:rsidDel="00000000" w:rsidR="00000000" w:rsidRPr="00000000">
        <w:br w:type="page"/>
      </w:r>
      <w:r w:rsidDel="00000000" w:rsidR="00000000" w:rsidRPr="00000000">
        <w:rPr>
          <w:rtl w:val="0"/>
        </w:rPr>
      </w:r>
    </w:p>
    <w:p w:rsidR="00000000" w:rsidDel="00000000" w:rsidP="00000000" w:rsidRDefault="00000000" w:rsidRPr="00000000" w14:paraId="0000074F">
      <w:pPr>
        <w:pStyle w:val="Heading2"/>
        <w:ind w:left="0" w:firstLine="0"/>
        <w:rPr/>
      </w:pPr>
      <w:bookmarkStart w:colFirst="0" w:colLast="0" w:name="_heading=h.15cqrsoyxc87" w:id="226"/>
      <w:bookmarkEnd w:id="226"/>
      <w:r w:rsidDel="00000000" w:rsidR="00000000" w:rsidRPr="00000000">
        <w:rPr>
          <w:rtl w:val="0"/>
        </w:rPr>
        <w:t xml:space="preserve">3.17 Protection Encapsulation</w:t>
      </w:r>
    </w:p>
    <w:p w:rsidR="00000000" w:rsidDel="00000000" w:rsidP="00000000" w:rsidRDefault="00000000" w:rsidRPr="00000000" w14:paraId="00000750">
      <w:pPr>
        <w:rPr/>
      </w:pPr>
      <w:r w:rsidDel="00000000" w:rsidR="00000000" w:rsidRPr="00000000">
        <w:rPr>
          <w:i w:val="1"/>
          <w:sz w:val="19"/>
          <w:szCs w:val="19"/>
          <w:rtl w:val="0"/>
        </w:rPr>
        <w:t xml:space="preserve">Figure 3-31 – Format of an Protection Encapsulated MQTT-SN Packet</w:t>
      </w:r>
      <w:r w:rsidDel="00000000" w:rsidR="00000000" w:rsidRPr="00000000">
        <w:rPr>
          <w:rtl w:val="0"/>
        </w:rPr>
      </w:r>
    </w:p>
    <w:p w:rsidR="00000000" w:rsidDel="00000000" w:rsidP="00000000" w:rsidRDefault="00000000" w:rsidRPr="00000000" w14:paraId="00000751">
      <w:pPr>
        <w:rPr/>
      </w:pPr>
      <w:r w:rsidDel="00000000" w:rsidR="00000000" w:rsidRPr="00000000">
        <w:rPr/>
        <w:drawing>
          <wp:inline distB="114300" distT="114300" distL="114300" distR="114300">
            <wp:extent cx="5943600" cy="5803900"/>
            <wp:effectExtent b="0" l="0" r="0" t="0"/>
            <wp:docPr id="53" name="image35.png"/>
            <a:graphic>
              <a:graphicData uri="http://schemas.openxmlformats.org/drawingml/2006/picture">
                <pic:pic>
                  <pic:nvPicPr>
                    <pic:cNvPr id="0" name="image35.png"/>
                    <pic:cNvPicPr preferRelativeResize="0"/>
                  </pic:nvPicPr>
                  <pic:blipFill>
                    <a:blip r:embed="rId84"/>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53">
      <w:pPr>
        <w:spacing w:after="9" w:line="276" w:lineRule="auto"/>
        <w:ind w:left="-5" w:right="4"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The Sender identified by Sender Identifier is the originator of the protected MQTT-SN Packet and responsible for its protection. This responsibility MUST NOT be delegated to a third party like a Forwarder. </w:t>
      </w:r>
    </w:p>
    <w:p w:rsidR="00000000" w:rsidDel="00000000" w:rsidP="00000000" w:rsidRDefault="00000000" w:rsidRPr="00000000" w14:paraId="00000754">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Identification is required as the Sender and the Receiver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Sender.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55">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56">
      <w:pPr>
        <w:spacing w:line="276" w:lineRule="auto"/>
        <w:rPr>
          <w:rFonts w:ascii="Arial" w:cs="Arial" w:eastAsia="Arial" w:hAnsi="Arial"/>
          <w:sz w:val="22"/>
          <w:szCs w:val="22"/>
          <w:highlight w:val="yellow"/>
        </w:rPr>
      </w:pPr>
      <w:sdt>
        <w:sdtPr>
          <w:id w:val="451675569"/>
          <w:tag w:val="goog_rdk_43"/>
        </w:sdtPr>
        <w:sdtContent>
          <w:commentRangeStart w:id="36"/>
        </w:sdtContent>
      </w:sdt>
      <w:sdt>
        <w:sdtPr>
          <w:id w:val="1515265178"/>
          <w:tag w:val="goog_rdk_44"/>
        </w:sdtPr>
        <w:sdtContent>
          <w:commentRangeStart w:id="37"/>
        </w:sdtContent>
      </w:sdt>
      <w:sdt>
        <w:sdtPr>
          <w:id w:val="-484266672"/>
          <w:tag w:val="goog_rdk_45"/>
        </w:sdtPr>
        <w:sdtContent>
          <w:commentRangeStart w:id="38"/>
        </w:sdtContent>
      </w:sdt>
      <w:r w:rsidDel="00000000" w:rsidR="00000000" w:rsidRPr="00000000">
        <w:rPr>
          <w:rFonts w:ascii="Arial" w:cs="Arial" w:eastAsia="Arial" w:hAnsi="Arial"/>
          <w:sz w:val="22"/>
          <w:szCs w:val="22"/>
          <w:highlight w:val="yellow"/>
          <w:rtl w:val="0"/>
        </w:rPr>
        <w:t xml:space="preserve">When the PROTECTION packet is handled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be used to protect all MQTT-SN packets exchanged with a Client for which a shared key (indexed by its Sender Identifier) is available.</w:t>
      </w:r>
    </w:p>
    <w:p w:rsidR="00000000" w:rsidDel="00000000" w:rsidP="00000000" w:rsidRDefault="00000000" w:rsidRPr="00000000" w14:paraId="00000757">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58">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(so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has no access to a key shared with it on the basis of its Sender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that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process only MQTT-SN packets received over a DTLS session initiated with mutual authentication by the Client.</w:t>
      </w:r>
    </w:p>
    <w:p w:rsidR="00000000" w:rsidDel="00000000" w:rsidP="00000000" w:rsidRDefault="00000000" w:rsidRPr="00000000" w14:paraId="00000759">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for which a shared key (indexed by its </w:t>
      </w:r>
      <w:r w:rsidDel="00000000" w:rsidR="00000000" w:rsidRPr="00000000">
        <w:rPr>
          <w:color w:val="222222"/>
          <w:highlight w:val="yellow"/>
          <w:rtl w:val="0"/>
        </w:rPr>
        <w:t xml:space="preserve">Server</w:t>
      </w:r>
      <w:r w:rsidDel="00000000" w:rsidR="00000000" w:rsidRPr="00000000">
        <w:rPr>
          <w:rFonts w:ascii="Arial" w:cs="Arial" w:eastAsia="Arial" w:hAnsi="Arial"/>
          <w:color w:val="222222"/>
          <w:sz w:val="22"/>
          <w:szCs w:val="22"/>
          <w:highlight w:val="yellow"/>
          <w:rtl w:val="0"/>
        </w:rPr>
        <w:t xml:space="preserve"> Identifier</w:t>
      </w:r>
      <w:r w:rsidDel="00000000" w:rsidR="00000000" w:rsidRPr="00000000">
        <w:rPr>
          <w:rFonts w:ascii="Arial" w:cs="Arial" w:eastAsia="Arial" w:hAnsi="Arial"/>
          <w:sz w:val="22"/>
          <w:szCs w:val="22"/>
          <w:highlight w:val="yellow"/>
          <w:rtl w:val="0"/>
        </w:rPr>
        <w:t xml:space="preserve">) is available.</w:t>
      </w:r>
    </w:p>
    <w:p w:rsidR="00000000" w:rsidDel="00000000" w:rsidP="00000000" w:rsidRDefault="00000000" w:rsidRPr="00000000" w14:paraId="0000075A">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5B">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is not enrolled to the Client (so the Client has no access to a key shared with it on the basis of its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for the Client to open a DTLS session and process only MQTT-SN packets received over it.</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75C">
      <w:pPr>
        <w:pStyle w:val="Heading3"/>
        <w:ind w:left="0" w:firstLine="0"/>
        <w:rPr/>
      </w:pPr>
      <w:bookmarkStart w:colFirst="0" w:colLast="0" w:name="_heading=h.j9tutdzg8gdj" w:id="227"/>
      <w:bookmarkEnd w:id="227"/>
      <w:r w:rsidDel="00000000" w:rsidR="00000000" w:rsidRPr="00000000">
        <w:rPr>
          <w:rtl w:val="0"/>
        </w:rPr>
        <w:t xml:space="preserve">3.17.1 Protection Encapsulation Header</w:t>
      </w:r>
    </w:p>
    <w:p w:rsidR="00000000" w:rsidDel="00000000" w:rsidP="00000000" w:rsidRDefault="00000000" w:rsidRPr="00000000" w14:paraId="0000075D">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5E">
      <w:pPr>
        <w:pStyle w:val="Heading3"/>
        <w:ind w:left="0" w:firstLine="0"/>
        <w:rPr/>
      </w:pPr>
      <w:bookmarkStart w:colFirst="0" w:colLast="0" w:name="_heading=h.g1mmf1c4lvqh" w:id="228"/>
      <w:bookmarkEnd w:id="228"/>
      <w:r w:rsidDel="00000000" w:rsidR="00000000" w:rsidRPr="00000000">
        <w:rPr>
          <w:rtl w:val="0"/>
        </w:rPr>
        <w:t xml:space="preserve">3.17.2 Protection Flags</w:t>
      </w:r>
    </w:p>
    <w:p w:rsidR="00000000" w:rsidDel="00000000" w:rsidP="00000000" w:rsidRDefault="00000000" w:rsidRPr="00000000" w14:paraId="0000075F">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1 byte field specifying the properties of the Protection Encapsulation. </w:t>
      </w:r>
    </w:p>
    <w:p w:rsidR="00000000" w:rsidDel="00000000" w:rsidP="00000000" w:rsidRDefault="00000000" w:rsidRPr="00000000" w14:paraId="00000760">
      <w:pPr>
        <w:pStyle w:val="Heading4"/>
        <w:spacing w:after="0" w:before="0" w:lineRule="auto"/>
        <w:ind w:left="0" w:firstLine="0"/>
        <w:rPr/>
      </w:pPr>
      <w:bookmarkStart w:colFirst="0" w:colLast="0" w:name="_heading=h.dgr37fcn70h7" w:id="229"/>
      <w:bookmarkEnd w:id="229"/>
      <w:r w:rsidDel="00000000" w:rsidR="00000000" w:rsidRPr="00000000">
        <w:rPr>
          <w:rtl w:val="0"/>
        </w:rPr>
        <w:t xml:space="preserve">3.17.2.1 Monotonic Counter Length</w:t>
      </w:r>
    </w:p>
    <w:p w:rsidR="00000000" w:rsidDel="00000000" w:rsidP="00000000" w:rsidRDefault="00000000" w:rsidRPr="00000000" w14:paraId="00000761">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62">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63">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 0x3 is Reserved;</w:t>
      </w:r>
      <w:r w:rsidDel="00000000" w:rsidR="00000000" w:rsidRPr="00000000">
        <w:rPr>
          <w:rtl w:val="0"/>
        </w:rPr>
      </w:r>
    </w:p>
    <w:p w:rsidR="00000000" w:rsidDel="00000000" w:rsidP="00000000" w:rsidRDefault="00000000" w:rsidRPr="00000000" w14:paraId="00000764">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765">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766">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monotonic counter field is not present.</w:t>
      </w:r>
    </w:p>
    <w:p w:rsidR="00000000" w:rsidDel="00000000" w:rsidP="00000000" w:rsidRDefault="00000000" w:rsidRPr="00000000" w14:paraId="00000767">
      <w:pPr>
        <w:pStyle w:val="Heading4"/>
        <w:spacing w:after="0" w:before="200" w:lineRule="auto"/>
        <w:ind w:left="0" w:firstLine="0"/>
        <w:rPr/>
      </w:pPr>
      <w:bookmarkStart w:colFirst="0" w:colLast="0" w:name="_heading=h.ur276rc44plv" w:id="230"/>
      <w:bookmarkEnd w:id="230"/>
      <w:r w:rsidDel="00000000" w:rsidR="00000000" w:rsidRPr="00000000">
        <w:rPr>
          <w:rtl w:val="0"/>
        </w:rPr>
        <w:t xml:space="preserve">3.17.2.2 Cryptographic Material Length</w:t>
      </w:r>
    </w:p>
    <w:p w:rsidR="00000000" w:rsidDel="00000000" w:rsidP="00000000" w:rsidRDefault="00000000" w:rsidRPr="00000000" w14:paraId="00000768">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69">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76A">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76B">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76C">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76D">
      <w:pPr>
        <w:numPr>
          <w:ilvl w:val="0"/>
          <w:numId w:val="51"/>
        </w:numPr>
        <w:spacing w:after="20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cryptographic material field is not present.</w:t>
      </w:r>
      <w:r w:rsidDel="00000000" w:rsidR="00000000" w:rsidRPr="00000000">
        <w:rPr>
          <w:rtl w:val="0"/>
        </w:rPr>
      </w:r>
    </w:p>
    <w:p w:rsidR="00000000" w:rsidDel="00000000" w:rsidP="00000000" w:rsidRDefault="00000000" w:rsidRPr="00000000" w14:paraId="0000076E">
      <w:pPr>
        <w:pStyle w:val="Heading4"/>
        <w:spacing w:after="98" w:before="0" w:line="248.00000000000006" w:lineRule="auto"/>
        <w:ind w:left="0" w:firstLine="0"/>
        <w:rPr/>
      </w:pPr>
      <w:bookmarkStart w:colFirst="0" w:colLast="0" w:name="_heading=h.dvegbdq024g" w:id="231"/>
      <w:bookmarkEnd w:id="231"/>
      <w:r w:rsidDel="00000000" w:rsidR="00000000" w:rsidRPr="00000000">
        <w:rPr>
          <w:rtl w:val="0"/>
        </w:rPr>
        <w:t xml:space="preserve">3.17.2.3 Authentication Tag Length</w:t>
      </w:r>
    </w:p>
    <w:p w:rsidR="00000000" w:rsidDel="00000000" w:rsidP="00000000" w:rsidRDefault="00000000" w:rsidRPr="00000000" w14:paraId="0000076F">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70">
      <w:pPr>
        <w:spacing w:after="98" w:before="0" w:line="276" w:lineRule="auto"/>
        <w:ind w:left="0" w:right="4"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D</w:t>
      </w:r>
      <w:r w:rsidDel="00000000" w:rsidR="00000000" w:rsidRPr="00000000">
        <w:rPr>
          <w:rFonts w:ascii="Arial" w:cs="Arial" w:eastAsia="Arial" w:hAnsi="Arial"/>
          <w:color w:val="222222"/>
          <w:sz w:val="22"/>
          <w:szCs w:val="22"/>
          <w:rtl w:val="0"/>
        </w:rPr>
        <w:t xml:space="preserve">efines the size of the authentication tag.</w:t>
      </w:r>
      <w:r w:rsidDel="00000000" w:rsidR="00000000" w:rsidRPr="00000000">
        <w:rPr>
          <w:rtl w:val="0"/>
        </w:rPr>
      </w:r>
    </w:p>
    <w:p w:rsidR="00000000" w:rsidDel="00000000" w:rsidP="00000000" w:rsidRDefault="00000000" w:rsidRPr="00000000" w14:paraId="00000771">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14 of the 16 possible values are allowed:</w:t>
      </w:r>
    </w:p>
    <w:p w:rsidR="00000000" w:rsidDel="00000000" w:rsidP="00000000" w:rsidRDefault="00000000" w:rsidRPr="00000000" w14:paraId="00000772">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Arial" w:cs="Arial" w:eastAsia="Arial" w:hAnsi="Arial"/>
          <w:color w:val="222222"/>
          <w:sz w:val="22"/>
          <w:szCs w:val="22"/>
          <w:rtl w:val="0"/>
        </w:rPr>
        <w:t xml:space="preserve">f 0x00, the authentication tag length is provider defined;</w:t>
      </w:r>
    </w:p>
    <w:p w:rsidR="00000000" w:rsidDel="00000000" w:rsidP="00000000" w:rsidRDefault="00000000" w:rsidRPr="00000000" w14:paraId="00000773">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774">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values from 0x2 to 0x3 are Reserved;</w:t>
      </w:r>
    </w:p>
    <w:p w:rsidR="00000000" w:rsidDel="00000000" w:rsidP="00000000" w:rsidRDefault="00000000" w:rsidRPr="00000000" w14:paraId="00000775">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any other value 0xZ, so between 0x4 and 0xF, is allowed only for the truncation of “Authentication Only” protection schemes and the authentication tag length will be (0xZ)*16 bits; for example</w:t>
      </w:r>
    </w:p>
    <w:p w:rsidR="00000000" w:rsidDel="00000000" w:rsidP="00000000" w:rsidRDefault="00000000" w:rsidRPr="00000000" w14:paraId="00000776">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Authentication tag length will be (0xF)*16=240 bits;</w:t>
      </w:r>
    </w:p>
    <w:p w:rsidR="00000000" w:rsidDel="00000000" w:rsidP="00000000" w:rsidRDefault="00000000" w:rsidRPr="00000000" w14:paraId="00000777">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Authentication tag length will be (0x4)*16=64 bits.</w:t>
      </w:r>
    </w:p>
    <w:p w:rsidR="00000000" w:rsidDel="00000000" w:rsidP="00000000" w:rsidRDefault="00000000" w:rsidRPr="00000000" w14:paraId="00000778">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0779">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7A">
      <w:pPr>
        <w:pStyle w:val="Heading3"/>
        <w:ind w:left="0" w:firstLine="0"/>
        <w:rPr/>
      </w:pPr>
      <w:bookmarkStart w:colFirst="0" w:colLast="0" w:name="_heading=h.m1zk7agco355" w:id="232"/>
      <w:bookmarkEnd w:id="232"/>
      <w:r w:rsidDel="00000000" w:rsidR="00000000" w:rsidRPr="00000000">
        <w:rPr>
          <w:rtl w:val="0"/>
        </w:rPr>
        <w:t xml:space="preserve">3.17.3 Protection Scheme</w:t>
      </w:r>
    </w:p>
    <w:p w:rsidR="00000000" w:rsidDel="00000000" w:rsidP="00000000" w:rsidRDefault="00000000" w:rsidRPr="00000000" w14:paraId="0000077B">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(1 byte) field which should contain one of the not Reserved indexes in the following table.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7C">
      <w:pPr>
        <w:rPr>
          <w:rFonts w:ascii="Arial" w:cs="Arial" w:eastAsia="Arial" w:hAnsi="Arial"/>
          <w:color w:val="222222"/>
        </w:rPr>
      </w:pPr>
      <w:r w:rsidDel="00000000" w:rsidR="00000000" w:rsidRPr="00000000">
        <w:rPr>
          <w:i w:val="1"/>
          <w:sz w:val="19"/>
          <w:szCs w:val="19"/>
          <w:rtl w:val="0"/>
        </w:rPr>
        <w:t xml:space="preserve">Figure 3-32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D">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E">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F">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80">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81">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82">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4">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9">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B">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E">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3">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8">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D">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E">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F">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0">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2">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7">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C">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1">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6">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B">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0">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5">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A">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F">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4">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B">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C">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E">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7E2">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7E3">
      <w:pPr>
        <w:numPr>
          <w:ilvl w:val="0"/>
          <w:numId w:val="46"/>
        </w:numPr>
        <w:spacing w:after="0" w:before="0" w:line="276" w:lineRule="auto"/>
        <w:ind w:left="720" w:hanging="360"/>
        <w:rPr>
          <w:rFonts w:ascii="Arial" w:cs="Arial" w:eastAsia="Arial" w:hAnsi="Arial"/>
          <w:sz w:val="22"/>
          <w:szCs w:val="22"/>
        </w:rPr>
      </w:pPr>
      <w:sdt>
        <w:sdtPr>
          <w:id w:val="802579270"/>
          <w:tag w:val="goog_rdk_46"/>
        </w:sdtPr>
        <w:sdtContent>
          <w:commentRangeStart w:id="39"/>
        </w:sdtContent>
      </w:sdt>
      <w:r w:rsidDel="00000000" w:rsidR="00000000" w:rsidRPr="00000000">
        <w:rPr>
          <w:rFonts w:ascii="Arial" w:cs="Arial" w:eastAsia="Arial" w:hAnsi="Arial"/>
          <w:color w:val="222222"/>
          <w:sz w:val="22"/>
          <w:szCs w:val="22"/>
          <w:rtl w:val="0"/>
        </w:rPr>
        <w:t xml:space="preserve">Reference </w:t>
      </w:r>
      <w:hyperlink r:id="rId85">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7E4">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6">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7E5">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7">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88">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7E6">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89">
        <w:r w:rsidDel="00000000" w:rsidR="00000000" w:rsidRPr="00000000">
          <w:rPr>
            <w:rFonts w:ascii="Arial" w:cs="Arial" w:eastAsia="Arial" w:hAnsi="Arial"/>
            <w:sz w:val="22"/>
            <w:szCs w:val="22"/>
            <w:rtl w:val="0"/>
          </w:rPr>
          <w:t xml:space="preserve"> </w:t>
        </w:r>
      </w:hyperlink>
      <w:hyperlink r:id="rId90">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1">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7E7">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7E8">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7E9">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7EA">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7EB">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7EC">
      <w:pPr>
        <w:pStyle w:val="Heading3"/>
        <w:ind w:left="0" w:firstLine="0"/>
        <w:rPr/>
      </w:pPr>
      <w:bookmarkStart w:colFirst="0" w:colLast="0" w:name="_heading=h.jo2d2fngx6hj" w:id="233"/>
      <w:bookmarkEnd w:id="233"/>
      <w:r w:rsidDel="00000000" w:rsidR="00000000" w:rsidRPr="00000000">
        <w:rPr>
          <w:rtl w:val="0"/>
        </w:rPr>
        <w:t xml:space="preserve">3.17.4 Sender Identifier</w:t>
      </w:r>
    </w:p>
    <w:p w:rsidR="00000000" w:rsidDel="00000000" w:rsidP="00000000" w:rsidRDefault="00000000" w:rsidRPr="00000000" w14:paraId="000007ED">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Sender Id field (8 bytes) should contain:</w:t>
      </w:r>
    </w:p>
    <w:p w:rsidR="00000000" w:rsidDel="00000000" w:rsidP="00000000" w:rsidRDefault="00000000" w:rsidRPr="00000000" w14:paraId="000007EE">
      <w:pPr>
        <w:spacing w:after="0" w:before="0" w:line="276" w:lineRule="auto"/>
        <w:ind w:left="0" w:firstLine="72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b w:val="1"/>
          <w:i w:val="1"/>
          <w:color w:val="222222"/>
          <w:rtl w:val="0"/>
        </w:rPr>
        <w:t xml:space="preserve">Server</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7EF">
      <w:pPr>
        <w:numPr>
          <w:ilvl w:val="0"/>
          <w:numId w:val="45"/>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SHA256 of the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rtl w:val="0"/>
        </w:rPr>
        <w:t xml:space="preserve"> Identifier truncated to the leftmost 64 bits (8 bytes); </w:t>
      </w:r>
    </w:p>
    <w:p w:rsidR="00000000" w:rsidDel="00000000" w:rsidP="00000000" w:rsidRDefault="00000000" w:rsidRPr="00000000" w14:paraId="000007F0">
      <w:pPr>
        <w:spacing w:after="0" w:before="0" w:line="276" w:lineRule="auto"/>
        <w:ind w:left="72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Client</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7F1">
      <w:pPr>
        <w:numPr>
          <w:ilvl w:val="0"/>
          <w:numId w:val="52"/>
        </w:numPr>
        <w:spacing w:after="0" w:before="0" w:line="276" w:lineRule="auto"/>
        <w:ind w:left="1440" w:hanging="360"/>
        <w:rPr>
          <w:rFonts w:ascii="Roboto" w:cs="Roboto" w:eastAsia="Roboto" w:hAnsi="Roboto"/>
          <w:color w:val="222222"/>
          <w:sz w:val="22"/>
          <w:szCs w:val="22"/>
        </w:rPr>
      </w:pPr>
      <w:r w:rsidDel="00000000" w:rsidR="00000000" w:rsidRPr="00000000">
        <w:rPr>
          <w:rFonts w:ascii="Arial" w:cs="Arial" w:eastAsia="Arial" w:hAnsi="Arial"/>
          <w:b w:val="1"/>
          <w:color w:val="222222"/>
          <w:sz w:val="22"/>
          <w:szCs w:val="22"/>
          <w:rtl w:val="0"/>
        </w:rPr>
        <w:t xml:space="preserve">If a session is available</w:t>
      </w:r>
      <w:r w:rsidDel="00000000" w:rsidR="00000000" w:rsidRPr="00000000">
        <w:rPr>
          <w:rFonts w:ascii="Arial" w:cs="Arial" w:eastAsia="Arial" w:hAnsi="Arial"/>
          <w:color w:val="222222"/>
          <w:sz w:val="22"/>
          <w:szCs w:val="22"/>
          <w:rtl w:val="0"/>
        </w:rPr>
        <w:t xml:space="preserve">: the SHA256 of the [Client Identifier] truncated to the leftmost 64 bits (8 bytes);</w:t>
      </w:r>
    </w:p>
    <w:p w:rsidR="00000000" w:rsidDel="00000000" w:rsidP="00000000" w:rsidRDefault="00000000" w:rsidRPr="00000000" w14:paraId="000007F2">
      <w:pPr>
        <w:numPr>
          <w:ilvl w:val="0"/>
          <w:numId w:val="52"/>
        </w:numPr>
        <w:spacing w:after="0" w:before="0" w:line="276" w:lineRule="auto"/>
        <w:ind w:left="1440" w:hanging="360"/>
        <w:rPr>
          <w:rFonts w:ascii="Roboto" w:cs="Roboto" w:eastAsia="Roboto" w:hAnsi="Roboto"/>
          <w:sz w:val="22"/>
          <w:szCs w:val="22"/>
        </w:rPr>
      </w:pPr>
      <w:r w:rsidDel="00000000" w:rsidR="00000000" w:rsidRPr="00000000">
        <w:rPr>
          <w:rFonts w:ascii="Arial" w:cs="Arial" w:eastAsia="Arial" w:hAnsi="Arial"/>
          <w:b w:val="1"/>
          <w:color w:val="222222"/>
          <w:sz w:val="22"/>
          <w:szCs w:val="22"/>
          <w:rtl w:val="0"/>
        </w:rPr>
        <w:t xml:space="preserve">If a session is not available</w:t>
      </w:r>
      <w:r w:rsidDel="00000000" w:rsidR="00000000" w:rsidRPr="00000000">
        <w:rPr>
          <w:rFonts w:ascii="Arial" w:cs="Arial" w:eastAsia="Arial" w:hAnsi="Arial"/>
          <w:color w:val="222222"/>
          <w:sz w:val="22"/>
          <w:szCs w:val="22"/>
          <w:rtl w:val="0"/>
        </w:rPr>
        <w:t xml:space="preserve">: a unique value per sender over 8 bytes (like a MAC address, or other identifying characteristics). </w:t>
      </w:r>
      <w:r w:rsidDel="00000000" w:rsidR="00000000" w:rsidRPr="00000000">
        <w:rPr>
          <w:rFonts w:ascii="Arial" w:cs="Arial" w:eastAsia="Arial" w:hAnsi="Arial"/>
          <w:sz w:val="22"/>
          <w:szCs w:val="22"/>
          <w:rtl w:val="0"/>
        </w:rPr>
        <w:t xml:space="preserve">The methods to guarantee the uniqueness of the Sender Id in this case are out of scope.</w:t>
      </w:r>
    </w:p>
    <w:p w:rsidR="00000000" w:rsidDel="00000000" w:rsidP="00000000" w:rsidRDefault="00000000" w:rsidRPr="00000000" w14:paraId="000007F3">
      <w:pPr>
        <w:spacing w:after="240" w:before="240" w:line="276" w:lineRule="auto"/>
        <w:ind w:left="720" w:firstLine="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4">
      <w:pPr>
        <w:spacing w:after="174" w:before="0" w:line="276" w:lineRule="auto"/>
        <w:ind w:left="720" w:right="4"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8 bytes for the Sender Identifier field is calculated with a cryptographic hash, so the probability of collision is 1/2^64=5.42x10</w:t>
      </w:r>
      <w:r w:rsidDel="00000000" w:rsidR="00000000" w:rsidRPr="00000000">
        <w:rPr>
          <w:rFonts w:ascii="Arial" w:cs="Arial" w:eastAsia="Arial" w:hAnsi="Arial"/>
          <w:color w:val="222222"/>
          <w:sz w:val="22"/>
          <w:szCs w:val="22"/>
          <w:shd w:fill="fff2cc" w:val="clear"/>
          <w:vertAlign w:val="superscript"/>
          <w:rtl w:val="0"/>
        </w:rPr>
        <w:t xml:space="preserve">-20</w:t>
      </w:r>
      <w:r w:rsidDel="00000000" w:rsidR="00000000" w:rsidRPr="00000000">
        <w:rPr>
          <w:rFonts w:ascii="Arial" w:cs="Arial" w:eastAsia="Arial" w:hAnsi="Arial"/>
          <w:color w:val="222222"/>
          <w:sz w:val="22"/>
          <w:szCs w:val="22"/>
          <w:shd w:fill="fff2cc" w:val="clear"/>
          <w:rtl w:val="0"/>
        </w:rPr>
        <w:t xml:space="preserve">. </w:t>
      </w:r>
    </w:p>
    <w:p w:rsidR="00000000" w:rsidDel="00000000" w:rsidP="00000000" w:rsidRDefault="00000000" w:rsidRPr="00000000" w14:paraId="000007F5">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6">
      <w:pPr>
        <w:spacing w:after="0" w:before="0" w:line="276" w:lineRule="auto"/>
        <w:ind w:left="720"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Client should store a map of Gateway Identifiers and SHA256 (Gateway Identifier) truncated to the leftmost 64 bits. The Gateway Identifier can be obtained from pre-configuration, from an ADVERTISE packet or from a GWINFO packet.</w:t>
      </w:r>
    </w:p>
    <w:p w:rsidR="00000000" w:rsidDel="00000000" w:rsidP="00000000" w:rsidRDefault="00000000" w:rsidRPr="00000000" w14:paraId="000007F7">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8">
      <w:pPr>
        <w:spacing w:after="0" w:before="0" w:line="276" w:lineRule="auto"/>
        <w:ind w:left="720" w:firstLine="0"/>
        <w:rPr>
          <w:rFonts w:ascii="Arial" w:cs="Arial" w:eastAsia="Arial" w:hAnsi="Arial"/>
          <w:b w:val="1"/>
          <w:u w:val="single"/>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MQTT-SN </w:t>
      </w:r>
      <w:r w:rsidDel="00000000" w:rsidR="00000000" w:rsidRPr="00000000">
        <w:rPr>
          <w:color w:val="222222"/>
          <w:shd w:fill="fff2cc" w:val="clear"/>
          <w:rtl w:val="0"/>
        </w:rPr>
        <w:t xml:space="preserve">Server</w:t>
      </w:r>
      <w:r w:rsidDel="00000000" w:rsidR="00000000" w:rsidRPr="00000000">
        <w:rPr>
          <w:rFonts w:ascii="Arial" w:cs="Arial" w:eastAsia="Arial" w:hAnsi="Arial"/>
          <w:color w:val="222222"/>
          <w:sz w:val="22"/>
          <w:szCs w:val="22"/>
          <w:shd w:fill="fff2cc" w:val="clear"/>
          <w:rtl w:val="0"/>
        </w:rPr>
        <w:t xml:space="preserve"> should store a map of Client Identifier and SHA256(Client Identifier) truncated to the leftmost 64 bits (8 bytes for each registered Client Identifier) for the Clients having an active Session and store a list of authorized Sender Identifiers for the clients not capable to establish sessions. </w:t>
      </w:r>
      <w:r w:rsidDel="00000000" w:rsidR="00000000" w:rsidRPr="00000000">
        <w:rPr>
          <w:rtl w:val="0"/>
        </w:rPr>
      </w:r>
    </w:p>
    <w:p w:rsidR="00000000" w:rsidDel="00000000" w:rsidP="00000000" w:rsidRDefault="00000000" w:rsidRPr="00000000" w14:paraId="000007F9">
      <w:pPr>
        <w:pStyle w:val="Heading3"/>
        <w:ind w:left="0" w:firstLine="0"/>
        <w:rPr/>
      </w:pPr>
      <w:bookmarkStart w:colFirst="0" w:colLast="0" w:name="_heading=h.vjl219ghlhvi" w:id="234"/>
      <w:bookmarkEnd w:id="234"/>
      <w:r w:rsidDel="00000000" w:rsidR="00000000" w:rsidRPr="00000000">
        <w:rPr>
          <w:rtl w:val="0"/>
        </w:rPr>
        <w:t xml:space="preserve">3.17.5 Random</w:t>
      </w:r>
    </w:p>
    <w:p w:rsidR="00000000" w:rsidDel="00000000" w:rsidP="00000000" w:rsidRDefault="00000000" w:rsidRPr="00000000" w14:paraId="000007FA">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u w:val="single"/>
          <w:rtl w:val="0"/>
        </w:rPr>
        <w:t xml:space="preserve">T</w:t>
      </w:r>
      <w:r w:rsidDel="00000000" w:rsidR="00000000" w:rsidRPr="00000000">
        <w:rPr>
          <w:rFonts w:ascii="Arial" w:cs="Arial" w:eastAsia="Arial" w:hAnsi="Arial"/>
          <w:color w:val="222222"/>
          <w:sz w:val="22"/>
          <w:szCs w:val="22"/>
          <w:rtl w:val="0"/>
        </w:rPr>
        <w:t xml:space="preserve">he 4 byte Random field should contain a random number which is not guessable, generated at the time of Protection Encapsulation packet creation.</w:t>
      </w:r>
    </w:p>
    <w:p w:rsidR="00000000" w:rsidDel="00000000" w:rsidP="00000000" w:rsidRDefault="00000000" w:rsidRPr="00000000" w14:paraId="000007FB">
      <w:pPr>
        <w:numPr>
          <w:ilvl w:val="0"/>
          <w:numId w:val="41"/>
        </w:numPr>
        <w:spacing w:after="240" w:before="240" w:line="276" w:lineRule="auto"/>
        <w:ind w:left="720" w:hanging="36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C">
      <w:pPr>
        <w:spacing w:after="0" w:before="0" w:line="276" w:lineRule="auto"/>
        <w:ind w:left="720" w:firstLine="0"/>
        <w:rPr>
          <w:rFonts w:ascii="Arial" w:cs="Arial" w:eastAsia="Arial" w:hAnsi="Arial"/>
          <w:b w:val="1"/>
          <w:sz w:val="22"/>
          <w:szCs w:val="22"/>
          <w:u w:val="single"/>
          <w:shd w:fill="fff2cc" w:val="clear"/>
        </w:rPr>
      </w:pPr>
      <w:r w:rsidDel="00000000" w:rsidR="00000000" w:rsidRPr="00000000">
        <w:rPr>
          <w:rFonts w:ascii="Arial" w:cs="Arial" w:eastAsia="Arial" w:hAnsi="Arial"/>
          <w:color w:val="222222"/>
          <w:sz w:val="22"/>
          <w:szCs w:val="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fff2cc" w:val="clear"/>
          <w:vertAlign w:val="superscript"/>
          <w:rtl w:val="0"/>
        </w:rPr>
        <w:t xml:space="preserve">-10</w:t>
      </w:r>
      <w:r w:rsidDel="00000000" w:rsidR="00000000" w:rsidRPr="00000000">
        <w:rPr>
          <w:rFonts w:ascii="Arial" w:cs="Arial" w:eastAsia="Arial" w:hAnsi="Arial"/>
          <w:color w:val="222222"/>
          <w:sz w:val="22"/>
          <w:szCs w:val="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fff2cc" w:val="clear"/>
          <w:vertAlign w:val="superscript"/>
          <w:rtl w:val="0"/>
        </w:rPr>
        <w:t xml:space="preserve">-5</w:t>
      </w:r>
      <w:r w:rsidDel="00000000" w:rsidR="00000000" w:rsidRPr="00000000">
        <w:rPr>
          <w:rFonts w:ascii="Arial" w:cs="Arial" w:eastAsia="Arial" w:hAnsi="Arial"/>
          <w:color w:val="222222"/>
          <w:sz w:val="22"/>
          <w:szCs w:val="22"/>
          <w:shd w:fill="fff2cc" w:val="clear"/>
          <w:rtl w:val="0"/>
        </w:rPr>
        <w:t xml:space="preserve">. As CCM is a derivation of CTR (see </w:t>
      </w:r>
      <w:hyperlink r:id="rId92">
        <w:r w:rsidDel="00000000" w:rsidR="00000000" w:rsidRPr="00000000">
          <w:rPr>
            <w:rFonts w:ascii="Arial" w:cs="Arial" w:eastAsia="Arial" w:hAnsi="Arial"/>
            <w:color w:val="1155cc"/>
            <w:sz w:val="22"/>
            <w:szCs w:val="22"/>
            <w:u w:val="single"/>
            <w:shd w:fill="fff2cc" w:val="clear"/>
            <w:rtl w:val="0"/>
          </w:rPr>
          <w:t xml:space="preserve">https://en.wikipedia.org/wiki/CCM_mode</w:t>
        </w:r>
      </w:hyperlink>
      <w:r w:rsidDel="00000000" w:rsidR="00000000" w:rsidRPr="00000000">
        <w:rPr>
          <w:rFonts w:ascii="Arial" w:cs="Arial" w:eastAsia="Arial" w:hAnsi="Arial"/>
          <w:color w:val="222222"/>
          <w:sz w:val="22"/>
          <w:szCs w:val="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3">
        <w:r w:rsidDel="00000000" w:rsidR="00000000" w:rsidRPr="00000000">
          <w:rPr>
            <w:rFonts w:ascii="Arial" w:cs="Arial" w:eastAsia="Arial" w:hAnsi="Arial"/>
            <w:color w:val="1155cc"/>
            <w:sz w:val="22"/>
            <w:szCs w:val="22"/>
            <w:u w:val="single"/>
            <w:shd w:fill="fff2cc" w:val="clear"/>
            <w:rtl w:val="0"/>
          </w:rPr>
          <w:t xml:space="preserve">https://en.wikipedia.org/wiki/Galois/Counter_Mode</w:t>
        </w:r>
      </w:hyperlink>
      <w:r w:rsidDel="00000000" w:rsidR="00000000" w:rsidRPr="00000000">
        <w:rPr>
          <w:rFonts w:ascii="Arial" w:cs="Arial" w:eastAsia="Arial" w:hAnsi="Arial"/>
          <w:color w:val="222222"/>
          <w:sz w:val="22"/>
          <w:szCs w:val="22"/>
          <w:shd w:fill="fff2cc" w:val="clear"/>
          <w:rtl w:val="0"/>
        </w:rPr>
        <w:t xml:space="preserve">).</w:t>
      </w:r>
      <w:r w:rsidDel="00000000" w:rsidR="00000000" w:rsidRPr="00000000">
        <w:rPr>
          <w:rtl w:val="0"/>
        </w:rPr>
      </w:r>
    </w:p>
    <w:p w:rsidR="00000000" w:rsidDel="00000000" w:rsidP="00000000" w:rsidRDefault="00000000" w:rsidRPr="00000000" w14:paraId="000007FD">
      <w:pPr>
        <w:pStyle w:val="Heading3"/>
        <w:ind w:left="0" w:firstLine="0"/>
        <w:rPr/>
      </w:pPr>
      <w:bookmarkStart w:colFirst="0" w:colLast="0" w:name="_heading=h.q30yx1mc4rc1" w:id="235"/>
      <w:bookmarkEnd w:id="235"/>
      <w:r w:rsidDel="00000000" w:rsidR="00000000" w:rsidRPr="00000000">
        <w:rPr>
          <w:rtl w:val="0"/>
        </w:rPr>
        <w:t xml:space="preserve">3.17.6 Cryptographic Material</w:t>
      </w:r>
    </w:p>
    <w:p w:rsidR="00000000" w:rsidDel="00000000" w:rsidP="00000000" w:rsidRDefault="00000000" w:rsidRPr="00000000" w14:paraId="000007FE">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Cryptographic Material contains </w:t>
      </w:r>
      <w:r w:rsidDel="00000000" w:rsidR="00000000" w:rsidRPr="00000000">
        <w:rPr>
          <w:rFonts w:ascii="Arial" w:cs="Arial" w:eastAsia="Arial" w:hAnsi="Arial"/>
          <w:color w:val="222222"/>
          <w:sz w:val="22"/>
          <w:szCs w:val="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7FF">
      <w:pPr>
        <w:pStyle w:val="Heading3"/>
        <w:ind w:left="0" w:firstLine="0"/>
        <w:rPr/>
      </w:pPr>
      <w:bookmarkStart w:colFirst="0" w:colLast="0" w:name="_heading=h.3y6o9vhqakro" w:id="236"/>
      <w:bookmarkEnd w:id="236"/>
      <w:r w:rsidDel="00000000" w:rsidR="00000000" w:rsidRPr="00000000">
        <w:rPr>
          <w:rtl w:val="0"/>
        </w:rPr>
        <w:t xml:space="preserve">3.17.7 Monotonic Counter</w:t>
      </w:r>
    </w:p>
    <w:p w:rsidR="00000000" w:rsidDel="00000000" w:rsidP="00000000" w:rsidRDefault="00000000" w:rsidRPr="00000000" w14:paraId="00000800">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Monotonic Counter contains a </w:t>
      </w:r>
      <w:r w:rsidDel="00000000" w:rsidR="00000000" w:rsidRPr="00000000">
        <w:rPr>
          <w:rFonts w:ascii="Arial" w:cs="Arial" w:eastAsia="Arial" w:hAnsi="Arial"/>
          <w:color w:val="222222"/>
          <w:sz w:val="22"/>
          <w:szCs w:val="22"/>
          <w:highlight w:val="white"/>
          <w:rtl w:val="0"/>
        </w:rPr>
        <w:t xml:space="preserve">0, 2 or 4 byte number that when defined, is increased by the Client or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 for every packet sent. The counters should be considered independent of session or destination.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01">
      <w:pPr>
        <w:pStyle w:val="Heading3"/>
        <w:ind w:left="0" w:firstLine="0"/>
        <w:rPr/>
      </w:pPr>
      <w:bookmarkStart w:colFirst="0" w:colLast="0" w:name="_heading=h.dovnwl46a7is" w:id="237"/>
      <w:bookmarkEnd w:id="237"/>
      <w:r w:rsidDel="00000000" w:rsidR="00000000" w:rsidRPr="00000000">
        <w:rPr>
          <w:rtl w:val="0"/>
        </w:rPr>
        <w:t xml:space="preserve">3.17.8 Protected MQTT-SN Packet</w:t>
      </w:r>
    </w:p>
    <w:p w:rsidR="00000000" w:rsidDel="00000000" w:rsidP="00000000" w:rsidRDefault="00000000" w:rsidRPr="00000000" w14:paraId="00000802">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as per its packet type.</w:t>
      </w:r>
    </w:p>
    <w:p w:rsidR="00000000" w:rsidDel="00000000" w:rsidP="00000000" w:rsidRDefault="00000000" w:rsidRPr="00000000" w14:paraId="00000803">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04">
      <w:pPr>
        <w:pStyle w:val="Heading3"/>
        <w:ind w:left="0" w:firstLine="0"/>
        <w:rPr/>
      </w:pPr>
      <w:bookmarkStart w:colFirst="0" w:colLast="0" w:name="_heading=h.j75p96o6vesm" w:id="238"/>
      <w:bookmarkEnd w:id="238"/>
      <w:r w:rsidDel="00000000" w:rsidR="00000000" w:rsidRPr="00000000">
        <w:rPr>
          <w:rtl w:val="0"/>
        </w:rPr>
        <w:t xml:space="preserve">3.17.9 Authentication Tag</w:t>
      </w:r>
    </w:p>
    <w:p w:rsidR="00000000" w:rsidDel="00000000" w:rsidP="00000000" w:rsidRDefault="00000000" w:rsidRPr="00000000" w14:paraId="00000805">
      <w:pPr>
        <w:spacing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0806">
      <w:pPr>
        <w:pStyle w:val="Heading2"/>
        <w:ind w:left="0" w:firstLine="0"/>
        <w:rPr/>
      </w:pPr>
      <w:bookmarkStart w:colFirst="0" w:colLast="0" w:name="_heading=h.tsbcoj339o52" w:id="239"/>
      <w:bookmarkEnd w:id="239"/>
      <w:r w:rsidDel="00000000" w:rsidR="00000000" w:rsidRPr="00000000">
        <w:br w:type="page"/>
      </w:r>
      <w:r w:rsidDel="00000000" w:rsidR="00000000" w:rsidRPr="00000000">
        <w:rPr>
          <w:rtl w:val="0"/>
        </w:rPr>
      </w:r>
    </w:p>
    <w:p w:rsidR="00000000" w:rsidDel="00000000" w:rsidP="00000000" w:rsidRDefault="00000000" w:rsidRPr="00000000" w14:paraId="00000807">
      <w:pPr>
        <w:pStyle w:val="Heading2"/>
        <w:ind w:left="0" w:firstLine="0"/>
        <w:rPr/>
      </w:pPr>
      <w:bookmarkStart w:colFirst="0" w:colLast="0" w:name="_heading=h.1e03kqp" w:id="240"/>
      <w:bookmarkEnd w:id="240"/>
      <w:r w:rsidDel="00000000" w:rsidR="00000000" w:rsidRPr="00000000">
        <w:rPr>
          <w:rtl w:val="0"/>
        </w:rPr>
        <w:t xml:space="preserve">3.18 </w:t>
      </w:r>
      <w:sdt>
        <w:sdtPr>
          <w:id w:val="-1756751289"/>
          <w:tag w:val="goog_rdk_47"/>
        </w:sdtPr>
        <w:sdtContent>
          <w:commentRangeStart w:id="40"/>
        </w:sdtContent>
      </w:sdt>
      <w:sdt>
        <w:sdtPr>
          <w:id w:val="-1728156739"/>
          <w:tag w:val="goog_rdk_48"/>
        </w:sdtPr>
        <w:sdtContent>
          <w:commentRangeStart w:id="41"/>
        </w:sdtContent>
      </w:sdt>
      <w:r w:rsidDel="00000000" w:rsidR="00000000" w:rsidRPr="00000000">
        <w:rPr>
          <w:rtl w:val="0"/>
        </w:rPr>
        <w:t xml:space="preserve">Forwarder Encapsulation</w:t>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808">
      <w:pPr>
        <w:rPr/>
      </w:pPr>
      <w:r w:rsidDel="00000000" w:rsidR="00000000" w:rsidRPr="00000000">
        <w:rPr>
          <w:i w:val="1"/>
          <w:sz w:val="19"/>
          <w:szCs w:val="19"/>
          <w:rtl w:val="0"/>
        </w:rPr>
        <w:t xml:space="preserve">Figure 3-30 – Format of an Forwarder Encapsulated MQTT-SN Packet</w:t>
      </w:r>
      <w:r w:rsidDel="00000000" w:rsidR="00000000" w:rsidRPr="00000000">
        <w:rPr>
          <w:rtl w:val="0"/>
        </w:rPr>
      </w:r>
    </w:p>
    <w:p w:rsidR="00000000" w:rsidDel="00000000" w:rsidP="00000000" w:rsidRDefault="00000000" w:rsidRPr="00000000" w14:paraId="00000809">
      <w:pPr>
        <w:spacing w:after="9" w:lineRule="auto"/>
        <w:ind w:left="-5" w:right="990" w:firstLine="0"/>
        <w:rPr/>
      </w:pPr>
      <w:r w:rsidDel="00000000" w:rsidR="00000000" w:rsidRPr="00000000">
        <w:rPr/>
        <w:drawing>
          <wp:inline distB="114300" distT="114300" distL="114300" distR="114300">
            <wp:extent cx="5943600" cy="2082800"/>
            <wp:effectExtent b="0" l="0" r="0" t="0"/>
            <wp:docPr id="65" name="image42.png"/>
            <a:graphic>
              <a:graphicData uri="http://schemas.openxmlformats.org/drawingml/2006/picture">
                <pic:pic>
                  <pic:nvPicPr>
                    <pic:cNvPr id="0" name="image42.png"/>
                    <pic:cNvPicPr preferRelativeResize="0"/>
                  </pic:nvPicPr>
                  <pic:blipFill>
                    <a:blip r:embed="rId9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spacing w:after="9" w:lineRule="auto"/>
        <w:ind w:left="-5" w:firstLine="0"/>
        <w:rPr/>
      </w:pPr>
      <w:r w:rsidDel="00000000" w:rsidR="00000000" w:rsidRPr="00000000">
        <w:rPr>
          <w:rtl w:val="0"/>
        </w:rPr>
        <w:t xml:space="preserve">An MQTT-SN Client can access a Server through a Forwarder in case the Server is not directly attached to the same Underlying Network as the Client. The Forwarder encapsulates the MQTT-SN Packets it receives from the Client</w:t>
      </w:r>
      <w:r w:rsidDel="00000000" w:rsidR="00000000" w:rsidRPr="00000000">
        <w:rPr>
          <w:rtl w:val="0"/>
        </w:rPr>
        <w:t xml:space="preserve"> </w:t>
      </w:r>
      <w:r w:rsidDel="00000000" w:rsidR="00000000" w:rsidRPr="00000000">
        <w:rPr>
          <w:rtl w:val="0"/>
        </w:rPr>
        <w:t xml:space="preserve">and sends them unchanged to the Server. In the opposite direction, it decapsulates the</w:t>
      </w:r>
      <w:r w:rsidDel="00000000" w:rsidR="00000000" w:rsidRPr="00000000">
        <w:rPr>
          <w:rtl w:val="0"/>
        </w:rPr>
        <w:t xml:space="preserve"> Packets</w:t>
      </w:r>
      <w:r w:rsidDel="00000000" w:rsidR="00000000" w:rsidRPr="00000000">
        <w:rPr>
          <w:rtl w:val="0"/>
        </w:rPr>
        <w:t xml:space="preserve"> it receives from the Server and sends them unchanged to the Clients. </w:t>
      </w:r>
    </w:p>
    <w:p w:rsidR="00000000" w:rsidDel="00000000" w:rsidP="00000000" w:rsidRDefault="00000000" w:rsidRPr="00000000" w14:paraId="0000080B">
      <w:pPr>
        <w:spacing w:after="9" w:lineRule="auto"/>
        <w:ind w:left="-5" w:firstLine="0"/>
        <w:rPr/>
      </w:pPr>
      <w:r w:rsidDel="00000000" w:rsidR="00000000" w:rsidRPr="00000000">
        <w:rPr>
          <w:rtl w:val="0"/>
        </w:rPr>
        <w:t xml:space="preserve">The Forwarder Encapsulation contains the addressing information needed by the Forwarder to allow MQTT-SN Packets reach their intended destination(s). Refer to </w:t>
      </w:r>
      <w:hyperlink w:anchor="_heading=h.ydw0bb14xbf">
        <w:r w:rsidDel="00000000" w:rsidR="00000000" w:rsidRPr="00000000">
          <w:rPr>
            <w:color w:val="1155cc"/>
            <w:u w:val="single"/>
            <w:rtl w:val="0"/>
          </w:rPr>
          <w:t xml:space="preserve">C.1.3 Forwarder</w:t>
        </w:r>
      </w:hyperlink>
      <w:r w:rsidDel="00000000" w:rsidR="00000000" w:rsidRPr="00000000">
        <w:rPr>
          <w:rtl w:val="0"/>
        </w:rPr>
        <w:t xml:space="preserve"> for examples.</w:t>
      </w:r>
    </w:p>
    <w:p w:rsidR="00000000" w:rsidDel="00000000" w:rsidP="00000000" w:rsidRDefault="00000000" w:rsidRPr="00000000" w14:paraId="0000080C">
      <w:pPr>
        <w:pStyle w:val="Heading3"/>
        <w:ind w:left="0" w:firstLine="0"/>
        <w:rPr/>
      </w:pPr>
      <w:bookmarkStart w:colFirst="0" w:colLast="0" w:name="_heading=h.3xzr3ei" w:id="241"/>
      <w:bookmarkEnd w:id="241"/>
      <w:r w:rsidDel="00000000" w:rsidR="00000000" w:rsidRPr="00000000">
        <w:rPr>
          <w:rtl w:val="0"/>
        </w:rPr>
        <w:t xml:space="preserve">3.18.1 Forwarder Encapsulation Header</w:t>
      </w:r>
    </w:p>
    <w:p w:rsidR="00000000" w:rsidDel="00000000" w:rsidP="00000000" w:rsidRDefault="00000000" w:rsidRPr="00000000" w14:paraId="0000080D">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0E">
      <w:pPr>
        <w:spacing w:after="174" w:before="0" w:lineRule="auto"/>
        <w:rPr/>
      </w:pPr>
      <w:r w:rsidDel="00000000" w:rsidR="00000000" w:rsidRPr="00000000">
        <w:rPr>
          <w:rtl w:val="0"/>
        </w:rPr>
        <w:t xml:space="preserve">The Length field specifies the number of bytes up to the end of the Wireless Node Identifier field, including the Length field itself.</w:t>
      </w:r>
    </w:p>
    <w:p w:rsidR="00000000" w:rsidDel="00000000" w:rsidP="00000000" w:rsidRDefault="00000000" w:rsidRPr="00000000" w14:paraId="0000080F">
      <w:pPr>
        <w:pStyle w:val="Heading3"/>
        <w:ind w:left="0" w:firstLine="0"/>
        <w:rPr/>
      </w:pPr>
      <w:bookmarkStart w:colFirst="0" w:colLast="0" w:name="_heading=h.1rf9gpq" w:id="242"/>
      <w:bookmarkEnd w:id="242"/>
      <w:r w:rsidDel="00000000" w:rsidR="00000000" w:rsidRPr="00000000">
        <w:rPr>
          <w:rtl w:val="0"/>
        </w:rPr>
        <w:t xml:space="preserve">3.18.2 Client Addressing Information</w:t>
      </w:r>
    </w:p>
    <w:p w:rsidR="00000000" w:rsidDel="00000000" w:rsidP="00000000" w:rsidRDefault="00000000" w:rsidRPr="00000000" w14:paraId="00000810">
      <w:pPr>
        <w:spacing w:after="174" w:before="0" w:lineRule="auto"/>
        <w:rPr/>
      </w:pPr>
      <w:r w:rsidDel="00000000" w:rsidR="00000000" w:rsidRPr="00000000">
        <w:rPr>
          <w:rtl w:val="0"/>
        </w:rPr>
        <w:t xml:space="preserve">Identifies the MQTT-SN Client which has sent or should receive the encapsulated MQTT-SN packet. The receiving Gateway can pass this information back to the Forwarder in the MQTT-SN response packet encapsulation, to allow the Forwarder to send packets to the appropriate destination.</w:t>
      </w:r>
    </w:p>
    <w:p w:rsidR="00000000" w:rsidDel="00000000" w:rsidP="00000000" w:rsidRDefault="00000000" w:rsidRPr="00000000" w14:paraId="00000811">
      <w:pPr>
        <w:spacing w:after="174" w:before="0" w:lineRule="auto"/>
        <w:rPr/>
      </w:pPr>
      <w:r w:rsidDel="00000000" w:rsidR="00000000" w:rsidRPr="00000000">
        <w:rPr>
          <w:rtl w:val="0"/>
        </w:rPr>
        <w:t xml:space="preserve">The mapping between this information and the address of the sending or receiving Client node is implemented by the Forwarder, if needed. It can contain any other information needed to allow the packets to reach the correct destination.</w:t>
      </w:r>
    </w:p>
    <w:p w:rsidR="00000000" w:rsidDel="00000000" w:rsidP="00000000" w:rsidRDefault="00000000" w:rsidRPr="00000000" w14:paraId="00000812">
      <w:pPr>
        <w:pStyle w:val="Heading3"/>
        <w:ind w:left="0" w:firstLine="0"/>
        <w:rPr/>
      </w:pPr>
      <w:bookmarkStart w:colFirst="0" w:colLast="0" w:name="_heading=h.4bewzdj" w:id="243"/>
      <w:bookmarkEnd w:id="243"/>
      <w:r w:rsidDel="00000000" w:rsidR="00000000" w:rsidRPr="00000000">
        <w:rPr>
          <w:rtl w:val="0"/>
        </w:rPr>
        <w:t xml:space="preserve">3.18.3 MQTT-SN Packet</w:t>
      </w:r>
    </w:p>
    <w:p w:rsidR="00000000" w:rsidDel="00000000" w:rsidP="00000000" w:rsidRDefault="00000000" w:rsidRPr="00000000" w14:paraId="00000813">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14">
      <w:pPr>
        <w:pStyle w:val="Heading2"/>
        <w:keepLines w:val="1"/>
        <w:spacing w:after="77" w:before="0" w:line="259" w:lineRule="auto"/>
        <w:ind w:left="0" w:firstLine="0"/>
        <w:rPr/>
      </w:pPr>
      <w:bookmarkStart w:colFirst="0" w:colLast="0" w:name="_heading=h.2dlolyb" w:id="244"/>
      <w:bookmarkEnd w:id="244"/>
      <w:r w:rsidDel="00000000" w:rsidR="00000000" w:rsidRPr="00000000">
        <w:rPr>
          <w:rtl w:val="0"/>
        </w:rPr>
        <w:t xml:space="preserve">3.19 </w:t>
      </w:r>
      <w:sdt>
        <w:sdtPr>
          <w:id w:val="-97222231"/>
          <w:tag w:val="goog_rdk_49"/>
        </w:sdtPr>
        <w:sdtContent>
          <w:commentRangeStart w:id="42"/>
        </w:sdtContent>
      </w:sdt>
      <w:sdt>
        <w:sdtPr>
          <w:id w:val="-529043687"/>
          <w:tag w:val="goog_rdk_50"/>
        </w:sdtPr>
        <w:sdtContent>
          <w:commentRangeStart w:id="43"/>
        </w:sdtContent>
      </w:sdt>
      <w:r w:rsidDel="00000000" w:rsidR="00000000" w:rsidRPr="00000000">
        <w:rPr>
          <w:rtl w:val="0"/>
        </w:rPr>
        <w:t xml:space="preserve">Gateway </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t xml:space="preserve">Discovery Packets</w:t>
      </w:r>
    </w:p>
    <w:p w:rsidR="00000000" w:rsidDel="00000000" w:rsidP="00000000" w:rsidRDefault="00000000" w:rsidRPr="00000000" w14:paraId="00000815">
      <w:pPr>
        <w:rPr/>
      </w:pPr>
      <w:r w:rsidDel="00000000" w:rsidR="00000000" w:rsidRPr="00000000">
        <w:rPr>
          <w:rtl w:val="0"/>
        </w:rPr>
        <w:t xml:space="preserve">The Packets in this section are optional. A description of how this functionality works can be found in </w:t>
      </w:r>
      <w:hyperlink w:anchor="_heading=h.kble35c09nw4">
        <w:r w:rsidDel="00000000" w:rsidR="00000000" w:rsidRPr="00000000">
          <w:rPr>
            <w:color w:val="1155cc"/>
            <w:u w:val="single"/>
            <w:rtl w:val="0"/>
          </w:rPr>
          <w:t xml:space="preserve">C.2 Gateway Advertisement and Discovery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16">
      <w:pPr>
        <w:pStyle w:val="Heading3"/>
        <w:keepLines w:val="1"/>
        <w:spacing w:after="77" w:before="200" w:line="259" w:lineRule="auto"/>
        <w:ind w:left="0" w:firstLine="0"/>
        <w:rPr/>
      </w:pPr>
      <w:bookmarkStart w:colFirst="0" w:colLast="0" w:name="_heading=h.d4gdb1y3emqv" w:id="245"/>
      <w:bookmarkEnd w:id="245"/>
      <w:r w:rsidDel="00000000" w:rsidR="00000000" w:rsidRPr="00000000">
        <w:rPr>
          <w:rtl w:val="0"/>
        </w:rPr>
        <w:t xml:space="preserve">3.19.1 </w:t>
      </w:r>
      <w:sdt>
        <w:sdtPr>
          <w:id w:val="2124178693"/>
          <w:tag w:val="goog_rdk_51"/>
        </w:sdtPr>
        <w:sdtContent>
          <w:commentRangeStart w:id="44"/>
        </w:sdtContent>
      </w:sdt>
      <w:sdt>
        <w:sdtPr>
          <w:id w:val="2127354845"/>
          <w:tag w:val="goog_rdk_52"/>
        </w:sdtPr>
        <w:sdtContent>
          <w:commentRangeStart w:id="45"/>
        </w:sdtContent>
      </w:sdt>
      <w:r w:rsidDel="00000000" w:rsidR="00000000" w:rsidRPr="00000000">
        <w:rPr>
          <w:rtl w:val="0"/>
        </w:rPr>
        <w:t xml:space="preserve">ADVERTISE - Gateway Advertisement</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817">
      <w:pPr>
        <w:rPr/>
      </w:pPr>
      <w:r w:rsidDel="00000000" w:rsidR="00000000" w:rsidRPr="00000000">
        <w:rPr>
          <w:i w:val="1"/>
          <w:sz w:val="19"/>
          <w:szCs w:val="19"/>
          <w:rtl w:val="0"/>
        </w:rPr>
        <w:t xml:space="preserve">Figure 3-1 – ADVERTISE Packet</w:t>
      </w:r>
      <w:r w:rsidDel="00000000" w:rsidR="00000000" w:rsidRPr="00000000">
        <w:rPr>
          <w:rtl w:val="0"/>
        </w:rPr>
      </w:r>
    </w:p>
    <w:p w:rsidR="00000000" w:rsidDel="00000000" w:rsidP="00000000" w:rsidRDefault="00000000" w:rsidRPr="00000000" w14:paraId="00000818">
      <w:pPr>
        <w:rPr/>
      </w:pPr>
      <w:r w:rsidDel="00000000" w:rsidR="00000000" w:rsidRPr="00000000">
        <w:rPr/>
        <w:drawing>
          <wp:inline distB="114300" distT="114300" distL="114300" distR="114300">
            <wp:extent cx="5943600" cy="1295400"/>
            <wp:effectExtent b="0" l="0" r="0" t="0"/>
            <wp:docPr id="51" name="image30.png"/>
            <a:graphic>
              <a:graphicData uri="http://schemas.openxmlformats.org/drawingml/2006/picture">
                <pic:pic>
                  <pic:nvPicPr>
                    <pic:cNvPr id="0" name="image30.png"/>
                    <pic:cNvPicPr preferRelativeResize="0"/>
                  </pic:nvPicPr>
                  <pic:blipFill>
                    <a:blip r:embed="rId9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The ADVERTISE packet is sent periodically by a Gateway to advertise its presence. The time interval until the next transmission is indicated by the </w:t>
      </w:r>
      <w:r w:rsidDel="00000000" w:rsidR="00000000" w:rsidRPr="00000000">
        <w:rPr>
          <w:i w:val="1"/>
          <w:rtl w:val="0"/>
        </w:rPr>
        <w:t xml:space="preserve">Duration </w:t>
      </w:r>
      <w:r w:rsidDel="00000000" w:rsidR="00000000" w:rsidRPr="00000000">
        <w:rPr>
          <w:rtl w:val="0"/>
        </w:rPr>
        <w:t xml:space="preserve">field.</w:t>
      </w:r>
    </w:p>
    <w:p w:rsidR="00000000" w:rsidDel="00000000" w:rsidP="00000000" w:rsidRDefault="00000000" w:rsidRPr="00000000" w14:paraId="0000081A">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1B">
      <w:pPr>
        <w:ind w:left="720" w:firstLine="0"/>
        <w:rPr/>
      </w:pPr>
      <w:r w:rsidDel="00000000" w:rsidR="00000000" w:rsidRPr="00000000">
        <w:rPr>
          <w:shd w:fill="fff2cc" w:val="clear"/>
          <w:rtl w:val="0"/>
        </w:rPr>
        <w:t xml:space="preserve">If the Transport Layer supports multicast, like UDP/IP, the ADVERTISE packet is generally sent using a Multicast Address as the destination.</w:t>
      </w:r>
      <w:r w:rsidDel="00000000" w:rsidR="00000000" w:rsidRPr="00000000">
        <w:rPr>
          <w:rtl w:val="0"/>
        </w:rPr>
      </w:r>
    </w:p>
    <w:p w:rsidR="00000000" w:rsidDel="00000000" w:rsidP="00000000" w:rsidRDefault="00000000" w:rsidRPr="00000000" w14:paraId="0000081C">
      <w:pPr>
        <w:pStyle w:val="Heading4"/>
        <w:ind w:left="0" w:firstLine="0"/>
        <w:rPr/>
      </w:pPr>
      <w:bookmarkStart w:colFirst="0" w:colLast="0" w:name="_heading=h.sqyw64" w:id="246"/>
      <w:bookmarkEnd w:id="246"/>
      <w:r w:rsidDel="00000000" w:rsidR="00000000" w:rsidRPr="00000000">
        <w:rPr>
          <w:rtl w:val="0"/>
        </w:rPr>
        <w:t xml:space="preserve">3.19.1.1 ADVERTISE Header</w:t>
      </w:r>
    </w:p>
    <w:p w:rsidR="00000000" w:rsidDel="00000000" w:rsidP="00000000" w:rsidRDefault="00000000" w:rsidRPr="00000000" w14:paraId="0000081D">
      <w:pPr>
        <w:spacing w:after="174" w:before="0" w:lineRule="auto"/>
        <w:jc w:val="both"/>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1E">
      <w:pPr>
        <w:pStyle w:val="Heading4"/>
        <w:ind w:left="0" w:firstLine="0"/>
        <w:rPr/>
      </w:pPr>
      <w:bookmarkStart w:colFirst="0" w:colLast="0" w:name="_heading=h.3cqmetx" w:id="247"/>
      <w:bookmarkEnd w:id="247"/>
      <w:r w:rsidDel="00000000" w:rsidR="00000000" w:rsidRPr="00000000">
        <w:rPr>
          <w:rtl w:val="0"/>
        </w:rPr>
        <w:t xml:space="preserve">3.19.1.2 Gateway Identifier</w:t>
      </w:r>
    </w:p>
    <w:p w:rsidR="00000000" w:rsidDel="00000000" w:rsidP="00000000" w:rsidRDefault="00000000" w:rsidRPr="00000000" w14:paraId="0000081F">
      <w:pPr>
        <w:spacing w:after="174" w:before="0" w:lineRule="auto"/>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1 byte and uniquely identifies a Gateway which is advertising its presence on the network.</w:t>
      </w:r>
    </w:p>
    <w:p w:rsidR="00000000" w:rsidDel="00000000" w:rsidP="00000000" w:rsidRDefault="00000000" w:rsidRPr="00000000" w14:paraId="00000820">
      <w:pPr>
        <w:spacing w:after="174" w:before="0" w:lineRule="auto"/>
        <w:jc w:val="both"/>
        <w:rPr/>
      </w:pPr>
      <w:r w:rsidDel="00000000" w:rsidR="00000000" w:rsidRPr="00000000">
        <w:rPr>
          <w:rtl w:val="0"/>
        </w:rPr>
        <w:t xml:space="preserve">The MQTT-SN protocol itself does not guarantee the uniqueness of the </w:t>
      </w:r>
      <w:r w:rsidDel="00000000" w:rsidR="00000000" w:rsidRPr="00000000">
        <w:rPr>
          <w:i w:val="1"/>
          <w:rtl w:val="0"/>
        </w:rPr>
        <w:t xml:space="preserve">Gateway Identifier</w:t>
      </w:r>
      <w:r w:rsidDel="00000000" w:rsidR="00000000" w:rsidRPr="00000000">
        <w:rPr>
          <w:rtl w:val="0"/>
        </w:rPr>
        <w:t xml:space="preserve">.</w:t>
      </w:r>
    </w:p>
    <w:p w:rsidR="00000000" w:rsidDel="00000000" w:rsidP="00000000" w:rsidRDefault="00000000" w:rsidRPr="00000000" w14:paraId="00000821">
      <w:pPr>
        <w:pStyle w:val="Heading4"/>
        <w:ind w:left="0" w:firstLine="0"/>
        <w:rPr/>
      </w:pPr>
      <w:bookmarkStart w:colFirst="0" w:colLast="0" w:name="_heading=h.1rvwp1q" w:id="248"/>
      <w:bookmarkEnd w:id="248"/>
      <w:r w:rsidDel="00000000" w:rsidR="00000000" w:rsidRPr="00000000">
        <w:rPr>
          <w:rtl w:val="0"/>
        </w:rPr>
        <w:t xml:space="preserve">3.19.1.3 Duration</w:t>
      </w:r>
    </w:p>
    <w:p w:rsidR="00000000" w:rsidDel="00000000" w:rsidP="00000000" w:rsidRDefault="00000000" w:rsidRPr="00000000" w14:paraId="00000822">
      <w:pPr>
        <w:spacing w:after="120" w:lineRule="auto"/>
        <w:rPr/>
      </w:pPr>
      <w:r w:rsidDel="00000000" w:rsidR="00000000" w:rsidRPr="00000000">
        <w:rPr>
          <w:rtl w:val="0"/>
        </w:rPr>
        <w:t xml:space="preserve">The </w:t>
      </w:r>
      <w:r w:rsidDel="00000000" w:rsidR="00000000" w:rsidRPr="00000000">
        <w:rPr>
          <w:i w:val="1"/>
          <w:rtl w:val="0"/>
        </w:rPr>
        <w:t xml:space="preserve">Duration </w:t>
      </w:r>
      <w:r w:rsidDel="00000000" w:rsidR="00000000" w:rsidRPr="00000000">
        <w:rPr>
          <w:rtl w:val="0"/>
        </w:rPr>
        <w:t xml:space="preserve">field is a 2-byte integer. It specifies the time interval in seconds until the next ADVERTISE packet is transmitted by this Gateway. </w:t>
      </w:r>
    </w:p>
    <w:p w:rsidR="00000000" w:rsidDel="00000000" w:rsidP="00000000" w:rsidRDefault="00000000" w:rsidRPr="00000000" w14:paraId="00000823">
      <w:pPr>
        <w:spacing w:after="306" w:lineRule="auto"/>
        <w:ind w:left="-5" w:firstLine="0"/>
        <w:rPr/>
      </w:pPr>
      <w:r w:rsidDel="00000000" w:rsidR="00000000" w:rsidRPr="00000000">
        <w:rPr>
          <w:rtl w:val="0"/>
        </w:rPr>
        <w:t xml:space="preserve">The maximum value that can be encoded is approximately 18 hours.</w:t>
      </w:r>
    </w:p>
    <w:p w:rsidR="00000000" w:rsidDel="00000000" w:rsidP="00000000" w:rsidRDefault="00000000" w:rsidRPr="00000000" w14:paraId="00000824">
      <w:pPr>
        <w:pStyle w:val="Heading3"/>
        <w:keepLines w:val="1"/>
        <w:spacing w:after="77" w:before="0" w:line="259" w:lineRule="auto"/>
        <w:ind w:left="0" w:firstLine="0"/>
        <w:rPr/>
      </w:pPr>
      <w:bookmarkStart w:colFirst="0" w:colLast="0" w:name="_heading=h.4bvk7pj" w:id="249"/>
      <w:bookmarkEnd w:id="249"/>
      <w:r w:rsidDel="00000000" w:rsidR="00000000" w:rsidRPr="00000000">
        <w:rPr>
          <w:rtl w:val="0"/>
        </w:rPr>
        <w:t xml:space="preserve">3.19.2 </w:t>
      </w:r>
      <w:sdt>
        <w:sdtPr>
          <w:id w:val="1297047637"/>
          <w:tag w:val="goog_rdk_53"/>
        </w:sdtPr>
        <w:sdtContent>
          <w:commentRangeStart w:id="46"/>
        </w:sdtContent>
      </w:sdt>
      <w:sdt>
        <w:sdtPr>
          <w:id w:val="-8941242"/>
          <w:tag w:val="goog_rdk_54"/>
        </w:sdtPr>
        <w:sdtContent>
          <w:commentRangeStart w:id="47"/>
        </w:sdtContent>
      </w:sdt>
      <w:r w:rsidDel="00000000" w:rsidR="00000000" w:rsidRPr="00000000">
        <w:rPr>
          <w:rtl w:val="0"/>
        </w:rPr>
        <w:t xml:space="preserve">SEARCHGW - Search for A Gateway</w:t>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825">
      <w:pPr>
        <w:rPr/>
      </w:pPr>
      <w:r w:rsidDel="00000000" w:rsidR="00000000" w:rsidRPr="00000000">
        <w:rPr>
          <w:i w:val="1"/>
          <w:sz w:val="19"/>
          <w:szCs w:val="19"/>
          <w:rtl w:val="0"/>
        </w:rPr>
        <w:t xml:space="preserve">Figure 3-2 – SEARCHGW Packet</w:t>
      </w:r>
      <w:r w:rsidDel="00000000" w:rsidR="00000000" w:rsidRPr="00000000">
        <w:rPr>
          <w:rtl w:val="0"/>
        </w:rPr>
      </w:r>
    </w:p>
    <w:p w:rsidR="00000000" w:rsidDel="00000000" w:rsidP="00000000" w:rsidRDefault="00000000" w:rsidRPr="00000000" w14:paraId="00000826">
      <w:pPr>
        <w:rPr/>
      </w:pPr>
      <w:r w:rsidDel="00000000" w:rsidR="00000000" w:rsidRPr="00000000">
        <w:rPr/>
        <w:drawing>
          <wp:inline distB="114300" distT="114300" distL="114300" distR="114300">
            <wp:extent cx="5943600" cy="1371600"/>
            <wp:effectExtent b="0" l="0" r="0" t="0"/>
            <wp:docPr id="59" name="image38.png"/>
            <a:graphic>
              <a:graphicData uri="http://schemas.openxmlformats.org/drawingml/2006/picture">
                <pic:pic>
                  <pic:nvPicPr>
                    <pic:cNvPr id="0" name="image38.png"/>
                    <pic:cNvPicPr preferRelativeResize="0"/>
                  </pic:nvPicPr>
                  <pic:blipFill>
                    <a:blip r:embed="rId9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The SEARCHGW packet is sent by a Client to find a </w:t>
      </w:r>
      <w:r w:rsidDel="00000000" w:rsidR="00000000" w:rsidRPr="00000000">
        <w:rPr>
          <w:color w:val="000000"/>
          <w:rtl w:val="0"/>
        </w:rPr>
        <w:t xml:space="preserve">Gateway to send Application Messages to, and receive Application Messages from</w:t>
      </w:r>
      <w:r w:rsidDel="00000000" w:rsidR="00000000" w:rsidRPr="00000000">
        <w:rPr>
          <w:rtl w:val="0"/>
        </w:rPr>
        <w:t xml:space="preserve">. </w:t>
      </w:r>
    </w:p>
    <w:p w:rsidR="00000000" w:rsidDel="00000000" w:rsidP="00000000" w:rsidRDefault="00000000" w:rsidRPr="00000000" w14:paraId="00000828">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29">
      <w:pPr>
        <w:ind w:left="720" w:firstLine="0"/>
        <w:rPr>
          <w:b w:val="1"/>
          <w:shd w:fill="fff2cc" w:val="clear"/>
        </w:rPr>
      </w:pPr>
      <w:r w:rsidDel="00000000" w:rsidR="00000000" w:rsidRPr="00000000">
        <w:rPr>
          <w:shd w:fill="fff2cc" w:val="clear"/>
          <w:rtl w:val="0"/>
        </w:rPr>
        <w:t xml:space="preserve">If the Transport Layer supports multicast, like UDP/IP, the SEARCHGW packet is generally sent using the multicast address as the destination.</w:t>
      </w:r>
      <w:r w:rsidDel="00000000" w:rsidR="00000000" w:rsidRPr="00000000">
        <w:rPr>
          <w:rtl w:val="0"/>
        </w:rPr>
      </w:r>
    </w:p>
    <w:p w:rsidR="00000000" w:rsidDel="00000000" w:rsidP="00000000" w:rsidRDefault="00000000" w:rsidRPr="00000000" w14:paraId="0000082A">
      <w:pPr>
        <w:ind w:left="705" w:firstLine="0"/>
        <w:rPr>
          <w:b w:val="1"/>
          <w:shd w:fill="fff2cc" w:val="clear"/>
        </w:rPr>
      </w:pPr>
      <w:r w:rsidDel="00000000" w:rsidR="00000000" w:rsidRPr="00000000">
        <w:rPr>
          <w:rtl w:val="0"/>
        </w:rPr>
        <w:t xml:space="preserve">To prevent flooding the network, the transmission radius of the SEARCHGW packet may be limited, if the underlying Transport Layer supports the concept.</w:t>
      </w:r>
      <w:r w:rsidDel="00000000" w:rsidR="00000000" w:rsidRPr="00000000">
        <w:rPr>
          <w:rtl w:val="0"/>
        </w:rPr>
      </w:r>
    </w:p>
    <w:p w:rsidR="00000000" w:rsidDel="00000000" w:rsidP="00000000" w:rsidRDefault="00000000" w:rsidRPr="00000000" w14:paraId="0000082B">
      <w:pPr>
        <w:pStyle w:val="Heading4"/>
        <w:ind w:left="0" w:firstLine="0"/>
        <w:rPr/>
      </w:pPr>
      <w:bookmarkStart w:colFirst="0" w:colLast="0" w:name="_heading=h.2r0uhxc" w:id="250"/>
      <w:bookmarkEnd w:id="250"/>
      <w:r w:rsidDel="00000000" w:rsidR="00000000" w:rsidRPr="00000000">
        <w:rPr>
          <w:rtl w:val="0"/>
        </w:rPr>
        <w:t xml:space="preserve">3.19.2.1 SEARCHGW Header</w:t>
      </w:r>
    </w:p>
    <w:p w:rsidR="00000000" w:rsidDel="00000000" w:rsidP="00000000" w:rsidRDefault="00000000" w:rsidRPr="00000000" w14:paraId="0000082C">
      <w:pPr>
        <w:spacing w:after="174" w:before="0" w:line="248.00000000000006" w:lineRule="auto"/>
        <w:rPr/>
      </w:pPr>
      <w:r w:rsidDel="00000000" w:rsidR="00000000" w:rsidRPr="00000000">
        <w:rPr>
          <w:rtl w:val="0"/>
        </w:rPr>
        <w:t xml:space="preserve">The first 2 or 4 bytes of the packet are encoded according to the </w:t>
      </w:r>
      <w:r w:rsidDel="00000000" w:rsidR="00000000" w:rsidRPr="00000000">
        <w:rPr>
          <w:rtl w:val="0"/>
        </w:rPr>
        <w:t xml:space="preserve">variable length packet header </w:t>
      </w:r>
      <w:r w:rsidDel="00000000" w:rsidR="00000000" w:rsidRPr="00000000">
        <w:rPr>
          <w:rtl w:val="0"/>
        </w:rPr>
        <w:t xml:space="preserve">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2D">
      <w:pPr>
        <w:pStyle w:val="Heading4"/>
        <w:ind w:left="0" w:firstLine="0"/>
        <w:rPr/>
      </w:pPr>
      <w:bookmarkStart w:colFirst="0" w:colLast="0" w:name="_heading=h.1664s55" w:id="251"/>
      <w:bookmarkEnd w:id="251"/>
      <w:r w:rsidDel="00000000" w:rsidR="00000000" w:rsidRPr="00000000">
        <w:rPr>
          <w:rtl w:val="0"/>
        </w:rPr>
        <w:t xml:space="preserve">3.19.2.2 Additional Network Information</w:t>
      </w:r>
    </w:p>
    <w:p w:rsidR="00000000" w:rsidDel="00000000" w:rsidP="00000000" w:rsidRDefault="00000000" w:rsidRPr="00000000" w14:paraId="0000082E">
      <w:pPr>
        <w:spacing w:after="0" w:lineRule="auto"/>
        <w:rPr>
          <w:highlight w:val="yellow"/>
        </w:rPr>
      </w:pPr>
      <w:r w:rsidDel="00000000" w:rsidR="00000000" w:rsidRPr="00000000">
        <w:rPr>
          <w:rtl w:val="0"/>
        </w:rPr>
        <w:t xml:space="preserve">Any extra information that the underlying network needs to control the search process can be included in this variable length field. It will be available to the receiver of this packet and could be used to affect the transmission of the GWINFO response packet.</w:t>
      </w: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830">
      <w:pPr>
        <w:ind w:left="705" w:firstLine="0"/>
        <w:rPr>
          <w:b w:val="1"/>
        </w:rPr>
      </w:pPr>
      <w:r w:rsidDel="00000000" w:rsidR="00000000" w:rsidRPr="00000000">
        <w:rPr>
          <w:b w:val="1"/>
          <w:rtl w:val="0"/>
        </w:rPr>
        <w:tab/>
        <w:t xml:space="preserve">Informative Comment</w:t>
      </w:r>
    </w:p>
    <w:p w:rsidR="00000000" w:rsidDel="00000000" w:rsidP="00000000" w:rsidRDefault="00000000" w:rsidRPr="00000000" w14:paraId="00000831">
      <w:pPr>
        <w:ind w:left="705" w:firstLine="0"/>
        <w:rPr/>
      </w:pPr>
      <w:r w:rsidDel="00000000" w:rsidR="00000000" w:rsidRPr="00000000">
        <w:rPr>
          <w:rtl w:val="0"/>
        </w:rPr>
        <w:t xml:space="preserve">In ZigBee mesh networks, this field could contain the ZigBee 1-byte broadcast radius, for instance.</w:t>
      </w:r>
    </w:p>
    <w:p w:rsidR="00000000" w:rsidDel="00000000" w:rsidP="00000000" w:rsidRDefault="00000000" w:rsidRPr="00000000" w14:paraId="00000832">
      <w:pPr>
        <w:pStyle w:val="Heading3"/>
        <w:keepLines w:val="1"/>
        <w:spacing w:after="77" w:before="200" w:line="259" w:lineRule="auto"/>
        <w:ind w:left="0" w:firstLine="0"/>
        <w:rPr/>
      </w:pPr>
      <w:bookmarkStart w:colFirst="0" w:colLast="0" w:name="_heading=h.3q5sasy" w:id="252"/>
      <w:bookmarkEnd w:id="252"/>
      <w:r w:rsidDel="00000000" w:rsidR="00000000" w:rsidRPr="00000000">
        <w:rPr>
          <w:rtl w:val="0"/>
        </w:rPr>
        <w:t xml:space="preserve">3.19.3 </w:t>
      </w:r>
      <w:sdt>
        <w:sdtPr>
          <w:id w:val="-1463139988"/>
          <w:tag w:val="goog_rdk_55"/>
        </w:sdtPr>
        <w:sdtContent>
          <w:commentRangeStart w:id="48"/>
        </w:sdtContent>
      </w:sdt>
      <w:sdt>
        <w:sdtPr>
          <w:id w:val="1046537724"/>
          <w:tag w:val="goog_rdk_56"/>
        </w:sdtPr>
        <w:sdtContent>
          <w:commentRangeStart w:id="49"/>
        </w:sdtContent>
      </w:sdt>
      <w:r w:rsidDel="00000000" w:rsidR="00000000" w:rsidRPr="00000000">
        <w:rPr>
          <w:rtl w:val="0"/>
        </w:rPr>
        <w:t xml:space="preserve">GWINFO - Gateway Information</w:t>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833">
      <w:pPr>
        <w:rPr/>
      </w:pPr>
      <w:r w:rsidDel="00000000" w:rsidR="00000000" w:rsidRPr="00000000">
        <w:rPr>
          <w:i w:val="1"/>
          <w:sz w:val="19"/>
          <w:szCs w:val="19"/>
          <w:rtl w:val="0"/>
        </w:rPr>
        <w:t xml:space="preserve">Figure 3-3 – GWINFO Packet</w:t>
      </w:r>
      <w:r w:rsidDel="00000000" w:rsidR="00000000" w:rsidRPr="00000000">
        <w:rPr>
          <w:rtl w:val="0"/>
        </w:rPr>
      </w:r>
    </w:p>
    <w:p w:rsidR="00000000" w:rsidDel="00000000" w:rsidP="00000000" w:rsidRDefault="00000000" w:rsidRPr="00000000" w14:paraId="00000834">
      <w:pPr>
        <w:rPr/>
      </w:pPr>
      <w:r w:rsidDel="00000000" w:rsidR="00000000" w:rsidRPr="00000000">
        <w:rPr/>
        <w:drawing>
          <wp:inline distB="114300" distT="114300" distL="114300" distR="114300">
            <wp:extent cx="5943600" cy="1587500"/>
            <wp:effectExtent b="0" l="0" r="0" t="0"/>
            <wp:docPr id="61" name="image23.png"/>
            <a:graphic>
              <a:graphicData uri="http://schemas.openxmlformats.org/drawingml/2006/picture">
                <pic:pic>
                  <pic:nvPicPr>
                    <pic:cNvPr id="0" name="image23.png"/>
                    <pic:cNvPicPr preferRelativeResize="0"/>
                  </pic:nvPicPr>
                  <pic:blipFill>
                    <a:blip r:embed="rId9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The GWINFO packet is sent as response to a SEARCHGW packet. If sent by a </w:t>
      </w:r>
      <w:r w:rsidDel="00000000" w:rsidR="00000000" w:rsidRPr="00000000">
        <w:rPr>
          <w:color w:val="000000"/>
          <w:rtl w:val="0"/>
        </w:rPr>
        <w:t xml:space="preserve">Gateway</w:t>
      </w:r>
      <w:r w:rsidDel="00000000" w:rsidR="00000000" w:rsidRPr="00000000">
        <w:rPr>
          <w:rtl w:val="0"/>
        </w:rPr>
        <w:t xml:space="preserve">, it contains only the identifier of the sending </w:t>
      </w:r>
      <w:r w:rsidDel="00000000" w:rsidR="00000000" w:rsidRPr="00000000">
        <w:rPr>
          <w:color w:val="000000"/>
          <w:rtl w:val="0"/>
        </w:rPr>
        <w:t xml:space="preserve">Gateway</w:t>
      </w:r>
      <w:r w:rsidDel="00000000" w:rsidR="00000000" w:rsidRPr="00000000">
        <w:rPr>
          <w:rtl w:val="0"/>
        </w:rPr>
        <w:t xml:space="preserve">; otherwise, if sent by a client, it also includes the Network Address of the </w:t>
      </w:r>
      <w:r w:rsidDel="00000000" w:rsidR="00000000" w:rsidRPr="00000000">
        <w:rPr>
          <w:color w:val="000000"/>
          <w:rtl w:val="0"/>
        </w:rPr>
        <w:t xml:space="preserve">Gateway</w:t>
      </w:r>
      <w:r w:rsidDel="00000000" w:rsidR="00000000" w:rsidRPr="00000000">
        <w:rPr>
          <w:rtl w:val="0"/>
        </w:rPr>
        <w:t xml:space="preserve">.</w:t>
      </w:r>
    </w:p>
    <w:p w:rsidR="00000000" w:rsidDel="00000000" w:rsidP="00000000" w:rsidRDefault="00000000" w:rsidRPr="00000000" w14:paraId="00000836">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37">
      <w:pPr>
        <w:ind w:left="720" w:firstLine="0"/>
        <w:rPr>
          <w:shd w:fill="fff2cc" w:val="clear"/>
        </w:rPr>
      </w:pPr>
      <w:r w:rsidDel="00000000" w:rsidR="00000000" w:rsidRPr="00000000">
        <w:rPr>
          <w:shd w:fill="fff2cc" w:val="clear"/>
          <w:rtl w:val="0"/>
        </w:rPr>
        <w:t xml:space="preserve">If the Transport Layer supports multicast, like UDP/IP, the GWINFO packet is generally sent using a Multicast Address as destination.</w:t>
      </w:r>
    </w:p>
    <w:p w:rsidR="00000000" w:rsidDel="00000000" w:rsidP="00000000" w:rsidRDefault="00000000" w:rsidRPr="00000000" w14:paraId="00000838">
      <w:pPr>
        <w:pStyle w:val="Heading4"/>
        <w:ind w:left="0" w:firstLine="0"/>
        <w:rPr/>
      </w:pPr>
      <w:bookmarkStart w:colFirst="0" w:colLast="0" w:name="_heading=h.25b2l0r" w:id="253"/>
      <w:bookmarkEnd w:id="253"/>
      <w:r w:rsidDel="00000000" w:rsidR="00000000" w:rsidRPr="00000000">
        <w:rPr>
          <w:rtl w:val="0"/>
        </w:rPr>
        <w:t xml:space="preserve">3.19.3.1 GWINFO Header</w:t>
      </w:r>
    </w:p>
    <w:p w:rsidR="00000000" w:rsidDel="00000000" w:rsidP="00000000" w:rsidRDefault="00000000" w:rsidRPr="00000000" w14:paraId="00000839">
      <w:pPr>
        <w:spacing w:after="174" w:before="0" w:line="248.00000000000006"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3A">
      <w:pPr>
        <w:pStyle w:val="Heading4"/>
        <w:ind w:left="0" w:firstLine="0"/>
        <w:rPr/>
      </w:pPr>
      <w:bookmarkStart w:colFirst="0" w:colLast="0" w:name="_heading=h.kgcv8k" w:id="254"/>
      <w:bookmarkEnd w:id="254"/>
      <w:r w:rsidDel="00000000" w:rsidR="00000000" w:rsidRPr="00000000">
        <w:rPr>
          <w:rtl w:val="0"/>
        </w:rPr>
        <w:t xml:space="preserve">3.19.3.2 Gateway Identifier</w:t>
      </w:r>
    </w:p>
    <w:p w:rsidR="00000000" w:rsidDel="00000000" w:rsidP="00000000" w:rsidRDefault="00000000" w:rsidRPr="00000000" w14:paraId="0000083B">
      <w:pPr>
        <w:ind w:left="-5" w:firstLine="0"/>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w:t>
      </w:r>
      <w:r w:rsidDel="00000000" w:rsidR="00000000" w:rsidRPr="00000000">
        <w:rPr>
          <w:rtl w:val="0"/>
        </w:rPr>
        <w:t xml:space="preserve">1-byte long</w:t>
      </w:r>
      <w:r w:rsidDel="00000000" w:rsidR="00000000" w:rsidRPr="00000000">
        <w:rPr>
          <w:rtl w:val="0"/>
        </w:rPr>
        <w:t xml:space="preserve"> and uniquely identifies a </w:t>
      </w:r>
      <w:r w:rsidDel="00000000" w:rsidR="00000000" w:rsidRPr="00000000">
        <w:rPr>
          <w:color w:val="000000"/>
          <w:rtl w:val="0"/>
        </w:rPr>
        <w:t xml:space="preserve">Gateway </w:t>
      </w:r>
      <w:r w:rsidDel="00000000" w:rsidR="00000000" w:rsidRPr="00000000">
        <w:rPr>
          <w:rtl w:val="0"/>
        </w:rPr>
        <w:t xml:space="preserve">in the network.</w:t>
      </w:r>
    </w:p>
    <w:p w:rsidR="00000000" w:rsidDel="00000000" w:rsidP="00000000" w:rsidRDefault="00000000" w:rsidRPr="00000000" w14:paraId="0000083C">
      <w:pPr>
        <w:pStyle w:val="Heading4"/>
        <w:ind w:left="0" w:firstLine="0"/>
        <w:rPr/>
      </w:pPr>
      <w:bookmarkStart w:colFirst="0" w:colLast="0" w:name="_heading=h.34g0dwd" w:id="255"/>
      <w:bookmarkEnd w:id="255"/>
      <w:r w:rsidDel="00000000" w:rsidR="00000000" w:rsidRPr="00000000">
        <w:rPr>
          <w:rtl w:val="0"/>
        </w:rPr>
        <w:t xml:space="preserve">3.19.3.3 Gateway Address</w:t>
      </w:r>
    </w:p>
    <w:p w:rsidR="00000000" w:rsidDel="00000000" w:rsidP="00000000" w:rsidRDefault="00000000" w:rsidRPr="00000000" w14:paraId="0000083D">
      <w:pPr>
        <w:spacing w:after="101" w:before="0" w:line="248.00000000000006" w:lineRule="auto"/>
        <w:rPr/>
      </w:pPr>
      <w:r w:rsidDel="00000000" w:rsidR="00000000" w:rsidRPr="00000000">
        <w:rPr>
          <w:rtl w:val="0"/>
        </w:rPr>
        <w:t xml:space="preserve">The </w:t>
      </w:r>
      <w:r w:rsidDel="00000000" w:rsidR="00000000" w:rsidRPr="00000000">
        <w:rPr>
          <w:i w:val="1"/>
          <w:rtl w:val="0"/>
        </w:rPr>
        <w:t xml:space="preserve">Gateway Address </w:t>
      </w:r>
      <w:r w:rsidDel="00000000" w:rsidR="00000000" w:rsidRPr="00000000">
        <w:rPr>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83E">
      <w:pPr>
        <w:rPr/>
      </w:pPr>
      <w:r w:rsidDel="00000000" w:rsidR="00000000" w:rsidRPr="00000000">
        <w:rPr>
          <w:rtl w:val="0"/>
        </w:rPr>
        <w:t xml:space="preserve">This field is optional - its existence or absence is inferred from the Packet length. It is only included if the Packet is sent by a Client.</w:t>
      </w:r>
    </w:p>
    <w:p w:rsidR="00000000" w:rsidDel="00000000" w:rsidP="00000000" w:rsidRDefault="00000000" w:rsidRPr="00000000" w14:paraId="0000083F">
      <w:pPr>
        <w:spacing w:line="276" w:lineRule="auto"/>
        <w:ind w:left="0" w:firstLine="0"/>
        <w:rPr>
          <w:color w:val="222222"/>
        </w:rPr>
      </w:pPr>
      <w:r w:rsidDel="00000000" w:rsidR="00000000" w:rsidRPr="00000000">
        <w:rPr>
          <w:rtl w:val="0"/>
        </w:rPr>
      </w:r>
    </w:p>
    <w:p w:rsidR="00000000" w:rsidDel="00000000" w:rsidP="00000000" w:rsidRDefault="00000000" w:rsidRPr="00000000" w14:paraId="00000840">
      <w:pPr>
        <w:pStyle w:val="Heading1"/>
        <w:ind w:left="0" w:firstLine="0"/>
        <w:rPr>
          <w:rFonts w:ascii="Arial" w:cs="Arial" w:eastAsia="Arial" w:hAnsi="Arial"/>
        </w:rPr>
      </w:pPr>
      <w:bookmarkStart w:colFirst="0" w:colLast="0" w:name="_heading=h.2qk79lc" w:id="256"/>
      <w:bookmarkEnd w:id="25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41">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42">
      <w:pPr>
        <w:pStyle w:val="Heading2"/>
        <w:keepLines w:val="1"/>
        <w:spacing w:after="64" w:before="0" w:line="259" w:lineRule="auto"/>
        <w:ind w:left="0" w:firstLine="0"/>
        <w:rPr>
          <w:rFonts w:ascii="Arial" w:cs="Arial" w:eastAsia="Arial" w:hAnsi="Arial"/>
        </w:rPr>
      </w:pPr>
      <w:bookmarkStart w:colFirst="0" w:colLast="0" w:name="_heading=h.21od6so" w:id="257"/>
      <w:bookmarkEnd w:id="257"/>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43">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44">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45">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46">
      <w:pPr>
        <w:numPr>
          <w:ilvl w:val="0"/>
          <w:numId w:val="71"/>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47">
      <w:pPr>
        <w:numPr>
          <w:ilvl w:val="0"/>
          <w:numId w:val="71"/>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48">
      <w:pPr>
        <w:numPr>
          <w:ilvl w:val="0"/>
          <w:numId w:val="71"/>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49">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4A">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4B">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4C">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4D">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4E">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4F">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50">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51">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52">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53">
      <w:pPr>
        <w:pStyle w:val="Heading3"/>
        <w:keepNext w:val="0"/>
        <w:pBdr>
          <w:top w:color="auto" w:space="0" w:sz="0" w:val="none"/>
        </w:pBdr>
        <w:spacing w:after="80" w:before="280" w:lineRule="auto"/>
        <w:ind w:left="0" w:right="0" w:firstLine="0"/>
        <w:rPr/>
      </w:pPr>
      <w:bookmarkStart w:colFirst="0" w:colLast="0" w:name="_heading=h.nasxg3iedd75" w:id="258"/>
      <w:bookmarkEnd w:id="258"/>
      <w:r w:rsidDel="00000000" w:rsidR="00000000" w:rsidRPr="00000000">
        <w:rPr>
          <w:rtl w:val="0"/>
        </w:rPr>
        <w:t xml:space="preserve">4.1.1 Storing Session State</w:t>
      </w:r>
    </w:p>
    <w:p w:rsidR="00000000" w:rsidDel="00000000" w:rsidP="00000000" w:rsidRDefault="00000000" w:rsidRPr="00000000" w14:paraId="00000854">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55">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56">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57">
      <w:pPr>
        <w:spacing w:after="24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58">
      <w:pPr>
        <w:spacing w:after="240" w:before="24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59">
      <w:pPr>
        <w:pStyle w:val="Heading3"/>
        <w:keepLines w:val="1"/>
        <w:spacing w:after="64" w:before="0" w:line="259" w:lineRule="auto"/>
        <w:ind w:left="0" w:firstLine="0"/>
        <w:rPr/>
      </w:pPr>
      <w:bookmarkStart w:colFirst="0" w:colLast="0" w:name="_heading=h.434ayfz" w:id="259"/>
      <w:bookmarkEnd w:id="259"/>
      <w:r w:rsidDel="00000000" w:rsidR="00000000" w:rsidRPr="00000000">
        <w:rPr>
          <w:rtl w:val="0"/>
        </w:rPr>
        <w:t xml:space="preserve">4.1.2 Session Establishment</w:t>
      </w:r>
    </w:p>
    <w:p w:rsidR="00000000" w:rsidDel="00000000" w:rsidP="00000000" w:rsidRDefault="00000000" w:rsidRPr="00000000" w14:paraId="0000085A">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5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that authentication interactions, with the AUTH packet, should take place.</w:t>
      </w:r>
    </w:p>
    <w:p w:rsidR="00000000" w:rsidDel="00000000" w:rsidP="00000000" w:rsidRDefault="00000000" w:rsidRPr="00000000" w14:paraId="0000085C">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5D">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0" name="image3.png"/>
            <a:graphic>
              <a:graphicData uri="http://schemas.openxmlformats.org/drawingml/2006/picture">
                <pic:pic>
                  <pic:nvPicPr>
                    <pic:cNvPr id="0" name="image3.png"/>
                    <pic:cNvPicPr preferRelativeResize="0"/>
                  </pic:nvPicPr>
                  <pic:blipFill>
                    <a:blip r:embed="rId98"/>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5F">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2" name="image41.png"/>
            <a:graphic>
              <a:graphicData uri="http://schemas.openxmlformats.org/drawingml/2006/picture">
                <pic:pic>
                  <pic:nvPicPr>
                    <pic:cNvPr id="0" name="image41.png"/>
                    <pic:cNvPicPr preferRelativeResize="0"/>
                  </pic:nvPicPr>
                  <pic:blipFill>
                    <a:blip r:embed="rId99"/>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can not accept the CONNECT request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returns a CONNACK packet with the rejection Reason Code.</w:t>
      </w:r>
    </w:p>
    <w:p w:rsidR="00000000" w:rsidDel="00000000" w:rsidP="00000000" w:rsidRDefault="00000000" w:rsidRPr="00000000" w14:paraId="00000861">
      <w:pPr>
        <w:spacing w:after="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 </w:t>
      </w:r>
    </w:p>
    <w:p w:rsidR="00000000" w:rsidDel="00000000" w:rsidP="00000000" w:rsidRDefault="00000000" w:rsidRPr="00000000" w14:paraId="00000862">
      <w:pPr>
        <w:spacing w:after="346" w:line="276" w:lineRule="auto"/>
        <w:rPr>
          <w:sz w:val="22"/>
          <w:szCs w:val="22"/>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863">
      <w:pPr>
        <w:pStyle w:val="Heading2"/>
        <w:keepLines w:val="1"/>
        <w:spacing w:after="64" w:before="0" w:line="259" w:lineRule="auto"/>
        <w:ind w:left="0" w:firstLine="0"/>
        <w:rPr>
          <w:rFonts w:ascii="Arial" w:cs="Arial" w:eastAsia="Arial" w:hAnsi="Arial"/>
        </w:rPr>
      </w:pPr>
      <w:bookmarkStart w:colFirst="0" w:colLast="0" w:name="_heading=h.fc1j1f7dq6oy" w:id="260"/>
      <w:bookmarkEnd w:id="26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64">
      <w:pPr>
        <w:spacing w:after="240" w:before="240" w:line="276" w:lineRule="auto"/>
        <w:rPr>
          <w:sz w:val="22"/>
          <w:szCs w:val="22"/>
        </w:rPr>
      </w:pPr>
      <w:r w:rsidDel="00000000" w:rsidR="00000000" w:rsidRPr="00000000">
        <w:rPr>
          <w:sz w:val="22"/>
          <w:szCs w:val="22"/>
          <w:rtl w:val="0"/>
        </w:rPr>
        <w:t xml:space="preserve">The MQTT-SN protocol requires an Underlying Network to create a Virtual Connection. This carries Packets from a Client to a </w:t>
      </w:r>
      <w:r w:rsidDel="00000000" w:rsidR="00000000" w:rsidRPr="00000000">
        <w:rPr>
          <w:rtl w:val="0"/>
        </w:rPr>
        <w:t xml:space="preserve">Server</w:t>
      </w:r>
      <w:r w:rsidDel="00000000" w:rsidR="00000000" w:rsidRPr="00000000">
        <w:rPr>
          <w:sz w:val="22"/>
          <w:szCs w:val="22"/>
          <w:rtl w:val="0"/>
        </w:rPr>
        <w:t xml:space="preserve"> and from a </w:t>
      </w:r>
      <w:r w:rsidDel="00000000" w:rsidR="00000000" w:rsidRPr="00000000">
        <w:rPr>
          <w:rtl w:val="0"/>
        </w:rPr>
        <w:t xml:space="preserve">Server</w:t>
      </w:r>
      <w:r w:rsidDel="00000000" w:rsidR="00000000" w:rsidRPr="00000000">
        <w:rPr>
          <w:sz w:val="22"/>
          <w:szCs w:val="22"/>
          <w:rtl w:val="0"/>
        </w:rPr>
        <w:t xml:space="preserve"> to a Client. </w:t>
      </w:r>
    </w:p>
    <w:p w:rsidR="00000000" w:rsidDel="00000000" w:rsidP="00000000" w:rsidRDefault="00000000" w:rsidRPr="00000000" w14:paraId="00000865">
      <w:pPr>
        <w:spacing w:after="240" w:before="240" w:line="276" w:lineRule="auto"/>
        <w:rPr>
          <w:sz w:val="22"/>
          <w:szCs w:val="22"/>
        </w:rPr>
      </w:pPr>
      <w:r w:rsidDel="00000000" w:rsidR="00000000" w:rsidRPr="00000000">
        <w:rPr>
          <w:sz w:val="22"/>
          <w:szCs w:val="22"/>
          <w:rtl w:val="0"/>
        </w:rPr>
        <w:t xml:space="preserve">The Underlying Network may also be able to </w:t>
      </w:r>
      <w:r w:rsidDel="00000000" w:rsidR="00000000" w:rsidRPr="00000000">
        <w:rPr>
          <w:rtl w:val="0"/>
        </w:rPr>
        <w:t xml:space="preserve">send</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Packets from a Client to more than one </w:t>
      </w:r>
      <w:r w:rsidDel="00000000" w:rsidR="00000000" w:rsidRPr="00000000">
        <w:rPr>
          <w:rtl w:val="0"/>
        </w:rPr>
        <w:t xml:space="preserve">Server at once</w:t>
      </w:r>
      <w:r w:rsidDel="00000000" w:rsidR="00000000" w:rsidRPr="00000000">
        <w:rPr>
          <w:sz w:val="22"/>
          <w:szCs w:val="22"/>
          <w:rtl w:val="0"/>
        </w:rPr>
        <w:t xml:space="preserve">, and from a </w:t>
      </w:r>
      <w:r w:rsidDel="00000000" w:rsidR="00000000" w:rsidRPr="00000000">
        <w:rPr>
          <w:rtl w:val="0"/>
        </w:rPr>
        <w:t xml:space="preserve">Server</w:t>
      </w:r>
      <w:r w:rsidDel="00000000" w:rsidR="00000000" w:rsidRPr="00000000">
        <w:rPr>
          <w:sz w:val="22"/>
          <w:szCs w:val="22"/>
          <w:rtl w:val="0"/>
        </w:rPr>
        <w:t xml:space="preserve"> to more than one Client</w:t>
      </w:r>
      <w:r w:rsidDel="00000000" w:rsidR="00000000" w:rsidRPr="00000000">
        <w:rPr>
          <w:rtl w:val="0"/>
        </w:rPr>
        <w:t xml:space="preserve"> (multicast).</w:t>
      </w:r>
      <w:r w:rsidDel="00000000" w:rsidR="00000000" w:rsidRPr="00000000">
        <w:rPr>
          <w:rtl w:val="0"/>
        </w:rPr>
      </w:r>
    </w:p>
    <w:p w:rsidR="00000000" w:rsidDel="00000000" w:rsidP="00000000" w:rsidRDefault="00000000" w:rsidRPr="00000000" w14:paraId="00000866">
      <w:pPr>
        <w:spacing w:after="240" w:before="240" w:line="276" w:lineRule="auto"/>
        <w:rPr>
          <w:sz w:val="22"/>
          <w:szCs w:val="22"/>
        </w:rPr>
      </w:pPr>
      <w:r w:rsidDel="00000000" w:rsidR="00000000" w:rsidRPr="00000000">
        <w:rPr>
          <w:sz w:val="22"/>
          <w:szCs w:val="22"/>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67">
      <w:pPr>
        <w:numPr>
          <w:ilvl w:val="0"/>
          <w:numId w:val="42"/>
        </w:numPr>
        <w:spacing w:after="0" w:before="240" w:line="276" w:lineRule="auto"/>
        <w:ind w:left="720" w:hanging="360"/>
        <w:rPr>
          <w:sz w:val="22"/>
          <w:szCs w:val="22"/>
        </w:rPr>
      </w:pPr>
      <w:r w:rsidDel="00000000" w:rsidR="00000000" w:rsidRPr="00000000">
        <w:rPr>
          <w:sz w:val="22"/>
          <w:szCs w:val="22"/>
          <w:rtl w:val="0"/>
        </w:rPr>
        <w:t xml:space="preserve">The Underlying Network does not need to be reliable, it is expected that Packets can be lost or delivered out of order.</w:t>
      </w:r>
    </w:p>
    <w:p w:rsidR="00000000" w:rsidDel="00000000" w:rsidP="00000000" w:rsidRDefault="00000000" w:rsidRPr="00000000" w14:paraId="00000868">
      <w:pPr>
        <w:numPr>
          <w:ilvl w:val="0"/>
          <w:numId w:val="42"/>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69">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protocol will tolerate out of order Packets and it will retransmit lost Packets in the case that an expected </w:t>
      </w:r>
      <w:r w:rsidDel="00000000" w:rsidR="00000000" w:rsidRPr="00000000">
        <w:rPr>
          <w:sz w:val="22"/>
          <w:szCs w:val="22"/>
          <w:rtl w:val="0"/>
        </w:rPr>
        <w:t xml:space="preserve">acknowledgement</w:t>
      </w:r>
      <w:r w:rsidDel="00000000" w:rsidR="00000000" w:rsidRPr="00000000">
        <w:rPr>
          <w:sz w:val="22"/>
          <w:szCs w:val="22"/>
          <w:rtl w:val="0"/>
        </w:rPr>
        <w:t xml:space="preserve"> has not been received.</w:t>
      </w:r>
    </w:p>
    <w:p w:rsidR="00000000" w:rsidDel="00000000" w:rsidP="00000000" w:rsidRDefault="00000000" w:rsidRPr="00000000" w14:paraId="0000086A">
      <w:pPr>
        <w:numPr>
          <w:ilvl w:val="0"/>
          <w:numId w:val="42"/>
        </w:numPr>
        <w:spacing w:after="0" w:before="0" w:line="276" w:lineRule="auto"/>
        <w:ind w:left="720" w:hanging="360"/>
        <w:rPr>
          <w:sz w:val="22"/>
          <w:szCs w:val="22"/>
        </w:rPr>
      </w:pPr>
      <w:r w:rsidDel="00000000" w:rsidR="00000000" w:rsidRPr="00000000">
        <w:rPr>
          <w:sz w:val="22"/>
          <w:szCs w:val="22"/>
          <w:rtl w:val="0"/>
        </w:rPr>
        <w:t xml:space="preserve">There is no packet error correction in MQTT-SN. If a corrupted or partial packet is received it will cause a protocol error.</w:t>
      </w:r>
    </w:p>
    <w:p w:rsidR="00000000" w:rsidDel="00000000" w:rsidP="00000000" w:rsidRDefault="00000000" w:rsidRPr="00000000" w14:paraId="0000086B">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implementation may use the origin network address, the DTLS connection identifier, the sender identifier in the </w:t>
      </w:r>
      <w:r w:rsidDel="00000000" w:rsidR="00000000" w:rsidRPr="00000000">
        <w:rPr>
          <w:sz w:val="22"/>
          <w:szCs w:val="22"/>
          <w:rtl w:val="0"/>
        </w:rPr>
        <w:t xml:space="preserve">PROTECTION ENCAPSULATION</w:t>
      </w:r>
      <w:r w:rsidDel="00000000" w:rsidR="00000000" w:rsidRPr="00000000">
        <w:rPr>
          <w:sz w:val="22"/>
          <w:szCs w:val="22"/>
          <w:rtl w:val="0"/>
        </w:rPr>
        <w:t xml:space="preserve">, or some other identifier in the Underlying Network to determine the identity of the Virtual Connection.</w:t>
      </w:r>
    </w:p>
    <w:p w:rsidR="00000000" w:rsidDel="00000000" w:rsidP="00000000" w:rsidRDefault="00000000" w:rsidRPr="00000000" w14:paraId="0000086C">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6D">
      <w:pPr>
        <w:numPr>
          <w:ilvl w:val="0"/>
          <w:numId w:val="42"/>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6E">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6F">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70">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71">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72">
      <w:pPr>
        <w:numPr>
          <w:ilvl w:val="0"/>
          <w:numId w:val="39"/>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73">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74">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75">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76">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77">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78">
      <w:pPr>
        <w:numPr>
          <w:ilvl w:val="0"/>
          <w:numId w:val="39"/>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79">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7A">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id w:val="1806103308"/>
          <w:tag w:val="goog_rdk_57"/>
        </w:sdtPr>
        <w:sdtContent>
          <w:commentRangeStart w:id="50"/>
        </w:sdtContent>
      </w:sdt>
      <w:sdt>
        <w:sdtPr>
          <w:id w:val="-275343821"/>
          <w:tag w:val="goog_rdk_58"/>
        </w:sdtPr>
        <w:sdtContent>
          <w:commentRangeStart w:id="51"/>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87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087C">
      <w:pPr>
        <w:numPr>
          <w:ilvl w:val="0"/>
          <w:numId w:val="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87D">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87E">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087F">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880">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881">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882">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883">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r w:rsidDel="00000000" w:rsidR="00000000" w:rsidRPr="00000000">
        <w:rPr>
          <w:rFonts w:ascii="Arial" w:cs="Arial" w:eastAsia="Arial" w:hAnsi="Arial"/>
          <w:color w:val="000000"/>
          <w:sz w:val="22"/>
          <w:szCs w:val="22"/>
          <w:shd w:fill="auto" w:val="clear"/>
          <w:rtl w:val="0"/>
        </w:rPr>
        <w:t xml:space="preserve"> (and PUBLISH QoS -1 if implemented)</w:t>
      </w:r>
    </w:p>
    <w:p w:rsidR="00000000" w:rsidDel="00000000" w:rsidP="00000000" w:rsidRDefault="00000000" w:rsidRPr="00000000" w14:paraId="00000884">
      <w:pPr>
        <w:numPr>
          <w:ilvl w:val="1"/>
          <w:numId w:val="5"/>
        </w:numPr>
        <w:spacing w:after="24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885">
      <w:pPr>
        <w:pStyle w:val="Heading2"/>
        <w:keepLines w:val="1"/>
        <w:spacing w:after="64" w:before="0" w:line="259" w:lineRule="auto"/>
        <w:ind w:left="0" w:firstLine="0"/>
        <w:rPr>
          <w:rFonts w:ascii="Arial" w:cs="Arial" w:eastAsia="Arial" w:hAnsi="Arial"/>
        </w:rPr>
      </w:pPr>
      <w:bookmarkStart w:colFirst="0" w:colLast="0" w:name="_heading=h.2i9l8ns" w:id="261"/>
      <w:bookmarkEnd w:id="26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being the receiver, or the role of the sender can be taken by the Server with the Client being the receiver.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87">
      <w:pPr>
        <w:pStyle w:val="Heading3"/>
        <w:ind w:left="0" w:firstLine="0"/>
        <w:rPr/>
      </w:pPr>
      <w:bookmarkStart w:colFirst="0" w:colLast="0" w:name="_heading=h.be76rdrlcegt" w:id="262"/>
      <w:bookmarkEnd w:id="262"/>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88">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8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8A">
      <w:pPr>
        <w:numPr>
          <w:ilvl w:val="0"/>
          <w:numId w:val="6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8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8C">
      <w:pPr>
        <w:numPr>
          <w:ilvl w:val="0"/>
          <w:numId w:val="2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8D">
      <w:pPr>
        <w:numPr>
          <w:ilvl w:val="0"/>
          <w:numId w:val="2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8E">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8F">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PUBWOS packets may be Multicast or Unicast.</w:t>
      </w:r>
    </w:p>
    <w:p w:rsidR="00000000" w:rsidDel="00000000" w:rsidP="00000000" w:rsidRDefault="00000000" w:rsidRPr="00000000" w14:paraId="00000890">
      <w:pPr>
        <w:pStyle w:val="Heading3"/>
        <w:ind w:left="0" w:firstLine="0"/>
        <w:rPr>
          <w:rFonts w:ascii="Arial" w:cs="Arial" w:eastAsia="Arial" w:hAnsi="Arial"/>
        </w:rPr>
      </w:pPr>
      <w:bookmarkStart w:colFirst="0" w:colLast="0" w:name="_heading=h.xevivl" w:id="263"/>
      <w:bookmarkEnd w:id="26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9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92">
      <w:pPr>
        <w:spacing w:line="276" w:lineRule="auto"/>
        <w:rPr>
          <w:rFonts w:ascii="Arial" w:cs="Arial" w:eastAsia="Arial" w:hAnsi="Arial"/>
          <w:sz w:val="22"/>
          <w:szCs w:val="22"/>
        </w:rPr>
      </w:pPr>
      <w:bookmarkStart w:colFirst="0" w:colLast="0" w:name="_heading=h.3hej1je" w:id="264"/>
      <w:bookmarkEnd w:id="264"/>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93">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894">
      <w:pPr>
        <w:spacing w:line="276" w:lineRule="auto"/>
        <w:rPr>
          <w:rFonts w:ascii="Arial" w:cs="Arial" w:eastAsia="Arial" w:hAnsi="Arial"/>
          <w:sz w:val="22"/>
          <w:szCs w:val="22"/>
        </w:rPr>
      </w:pPr>
      <w:bookmarkStart w:colFirst="0" w:colLast="0" w:name="_heading=h.1wjtbr7" w:id="265"/>
      <w:bookmarkEnd w:id="265"/>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95">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96">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97">
            <w:pPr>
              <w:tabs>
                <w:tab w:val="left" w:leader="none" w:pos="756"/>
                <w:tab w:val="center" w:leader="none" w:pos="1566"/>
              </w:tabs>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98">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Control Packet</w:t>
            </w:r>
          </w:p>
        </w:tc>
        <w:tc>
          <w:tcPr>
            <w:shd w:fill="cfe2f3" w:val="clear"/>
          </w:tcPr>
          <w:p w:rsidR="00000000" w:rsidDel="00000000" w:rsidP="00000000" w:rsidRDefault="00000000" w:rsidRPr="00000000" w14:paraId="0000089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1"/>
          <w:tblHeader w:val="0"/>
        </w:trPr>
        <w:tc>
          <w:tcPr>
            <w:shd w:fill="auto" w:val="clear"/>
          </w:tcPr>
          <w:p w:rsidR="00000000" w:rsidDel="00000000" w:rsidP="00000000" w:rsidRDefault="00000000" w:rsidRPr="00000000" w14:paraId="0000089A">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9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C">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9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E">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9F">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A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2">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A3">
      <w:pPr>
        <w:pStyle w:val="Heading3"/>
        <w:ind w:left="0" w:firstLine="0"/>
        <w:rPr>
          <w:rFonts w:ascii="Arial" w:cs="Arial" w:eastAsia="Arial" w:hAnsi="Arial"/>
        </w:rPr>
      </w:pPr>
      <w:bookmarkStart w:colFirst="0" w:colLast="0" w:name="_heading=h.1au1eum" w:id="266"/>
      <w:bookmarkEnd w:id="266"/>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A4">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A5">
      <w:pPr>
        <w:spacing w:line="276" w:lineRule="auto"/>
        <w:rPr>
          <w:rFonts w:ascii="Arial" w:cs="Arial" w:eastAsia="Arial" w:hAnsi="Arial"/>
          <w:sz w:val="22"/>
          <w:szCs w:val="22"/>
        </w:rPr>
      </w:pPr>
      <w:bookmarkStart w:colFirst="0" w:colLast="0" w:name="_heading=h.3utoxif" w:id="267"/>
      <w:bookmarkEnd w:id="267"/>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A6">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8A7">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8A8">
      <w:pPr>
        <w:numPr>
          <w:ilvl w:val="0"/>
          <w:numId w:val="47"/>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8A9">
      <w:pPr>
        <w:spacing w:line="276" w:lineRule="auto"/>
        <w:rPr>
          <w:rFonts w:ascii="Arial" w:cs="Arial" w:eastAsia="Arial" w:hAnsi="Arial"/>
          <w:sz w:val="22"/>
          <w:szCs w:val="22"/>
          <w:highlight w:val="yellow"/>
        </w:rPr>
      </w:pPr>
      <w:bookmarkStart w:colFirst="0" w:colLast="0" w:name="_heading=h.29yz7q8" w:id="268"/>
      <w:bookmarkEnd w:id="268"/>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8AA">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rtl w:val="0"/>
        </w:rPr>
      </w:r>
    </w:p>
    <w:p w:rsidR="00000000" w:rsidDel="00000000" w:rsidP="00000000" w:rsidRDefault="00000000" w:rsidRPr="00000000" w14:paraId="000008AB">
      <w:pPr>
        <w:spacing w:line="276" w:lineRule="auto"/>
        <w:rPr>
          <w:rFonts w:ascii="Arial" w:cs="Arial" w:eastAsia="Arial" w:hAnsi="Arial"/>
          <w:sz w:val="22"/>
          <w:szCs w:val="22"/>
        </w:rPr>
      </w:pPr>
      <w:bookmarkStart w:colFirst="0" w:colLast="0" w:name="_heading=h.p49hy1" w:id="269"/>
      <w:bookmarkEnd w:id="269"/>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8AC">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AD">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p>
    <w:p w:rsidR="00000000" w:rsidDel="00000000" w:rsidP="00000000" w:rsidRDefault="00000000" w:rsidRPr="00000000" w14:paraId="000008AE">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8AF">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B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MQTT-SN Control Packet</w:t>
            </w:r>
          </w:p>
        </w:tc>
        <w:tc>
          <w:tcPr>
            <w:shd w:fill="cfe2f3" w:val="clear"/>
          </w:tcPr>
          <w:p w:rsidR="00000000" w:rsidDel="00000000" w:rsidP="00000000" w:rsidRDefault="00000000" w:rsidRPr="00000000" w14:paraId="000008B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0"/>
          <w:tblHeader w:val="0"/>
        </w:trPr>
        <w:tc>
          <w:tcPr>
            <w:shd w:fill="auto" w:val="clear"/>
          </w:tcPr>
          <w:p w:rsidR="00000000" w:rsidDel="00000000" w:rsidP="00000000" w:rsidRDefault="00000000" w:rsidRPr="00000000" w14:paraId="000008B2">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8B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4">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8B6">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B7">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A">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C">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8BD">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8BE">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8B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C0">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8C1">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8C2">
      <w:pPr>
        <w:pStyle w:val="Heading3"/>
        <w:ind w:left="0" w:firstLine="0"/>
        <w:rPr>
          <w:rFonts w:ascii="Arial" w:cs="Arial" w:eastAsia="Arial" w:hAnsi="Arial"/>
        </w:rPr>
      </w:pPr>
      <w:bookmarkStart w:colFirst="0" w:colLast="0" w:name="_heading=h.1o97atn" w:id="270"/>
      <w:bookmarkEnd w:id="270"/>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8C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8C4">
      <w:pPr>
        <w:spacing w:line="276" w:lineRule="auto"/>
        <w:rPr>
          <w:rFonts w:ascii="Arial" w:cs="Arial" w:eastAsia="Arial" w:hAnsi="Arial"/>
          <w:sz w:val="22"/>
          <w:szCs w:val="22"/>
        </w:rPr>
      </w:pPr>
      <w:bookmarkStart w:colFirst="0" w:colLast="0" w:name="_heading=h.488uthg" w:id="271"/>
      <w:bookmarkEnd w:id="271"/>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C5">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rtl w:val="0"/>
        </w:rPr>
      </w:r>
    </w:p>
    <w:p w:rsidR="00000000" w:rsidDel="00000000" w:rsidP="00000000" w:rsidRDefault="00000000" w:rsidRPr="00000000" w14:paraId="000008C6">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p>
    <w:p w:rsidR="00000000" w:rsidDel="00000000" w:rsidP="00000000" w:rsidRDefault="00000000" w:rsidRPr="00000000" w14:paraId="000008C7">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w:t>
      </w:r>
      <w:r w:rsidDel="00000000" w:rsidR="00000000" w:rsidRPr="00000000">
        <w:rPr>
          <w:highlight w:val="yellow"/>
          <w:rtl w:val="0"/>
        </w:rPr>
        <w:t xml:space="preserve">send</w:t>
      </w:r>
      <w:r w:rsidDel="00000000" w:rsidR="00000000" w:rsidRPr="00000000">
        <w:rPr>
          <w:rFonts w:ascii="Arial" w:cs="Arial" w:eastAsia="Arial" w:hAnsi="Arial"/>
          <w:sz w:val="22"/>
          <w:szCs w:val="22"/>
          <w:highlight w:val="yellow"/>
          <w:rtl w:val="0"/>
        </w:rPr>
        <w:t xml:space="preserve"> a PUBLISH packet for the first time</w:t>
      </w:r>
    </w:p>
    <w:p w:rsidR="00000000" w:rsidDel="00000000" w:rsidP="00000000" w:rsidRDefault="00000000" w:rsidRPr="00000000" w14:paraId="000008C8">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resend a PUBLISH packet</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8C9">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A">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8CB">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8CC">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tl w:val="0"/>
        </w:rPr>
      </w:r>
    </w:p>
    <w:p w:rsidR="00000000" w:rsidDel="00000000" w:rsidP="00000000" w:rsidRDefault="00000000" w:rsidRPr="00000000" w14:paraId="000008CD">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8CE">
      <w:pPr>
        <w:spacing w:line="276" w:lineRule="auto"/>
        <w:rPr>
          <w:rFonts w:ascii="Arial" w:cs="Arial" w:eastAsia="Arial" w:hAnsi="Arial"/>
          <w:b w:val="1"/>
          <w:color w:val="000000"/>
          <w:sz w:val="22"/>
          <w:szCs w:val="22"/>
        </w:rPr>
      </w:pPr>
      <w:bookmarkStart w:colFirst="0" w:colLast="0" w:name="_heading=h.2ne53p9" w:id="272"/>
      <w:bookmarkEnd w:id="272"/>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CF">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8D0">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D1">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D2">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08D3">
      <w:pPr>
        <w:numPr>
          <w:ilvl w:val="0"/>
          <w:numId w:val="50"/>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w:t>
      </w:r>
      <w:r w:rsidDel="00000000" w:rsidR="00000000" w:rsidRPr="00000000">
        <w:rPr>
          <w:rtl w:val="0"/>
        </w:rPr>
      </w:r>
    </w:p>
    <w:p w:rsidR="00000000" w:rsidDel="00000000" w:rsidP="00000000" w:rsidRDefault="00000000" w:rsidRPr="00000000" w14:paraId="000008D4">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8D5">
            <w:pPr>
              <w:spacing w:after="0" w:before="0" w:lineRule="auto"/>
              <w:ind w:left="20" w:right="0" w:firstLine="0"/>
              <w:jc w:val="center"/>
              <w:rPr>
                <w:b w:val="1"/>
                <w:shd w:fill="cfe2f3" w:val="clear"/>
              </w:rPr>
            </w:pPr>
            <w:r w:rsidDel="00000000" w:rsidR="00000000" w:rsidRPr="00000000">
              <w:rPr>
                <w:b w:val="1"/>
                <w:shd w:fill="cfe2f3" w:val="clear"/>
                <w:rtl w:val="0"/>
              </w:rPr>
              <w:t xml:space="preserve">Sender Action</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8D6">
            <w:pPr>
              <w:spacing w:after="0" w:before="0" w:lineRule="auto"/>
              <w:ind w:left="20" w:right="0" w:firstLine="0"/>
              <w:jc w:val="center"/>
              <w:rPr>
                <w:b w:val="1"/>
                <w:shd w:fill="cfe2f3" w:val="clear"/>
              </w:rPr>
            </w:pPr>
            <w:r w:rsidDel="00000000" w:rsidR="00000000" w:rsidRPr="00000000">
              <w:rPr>
                <w:b w:val="1"/>
                <w:shd w:fill="cfe2f3" w:val="clear"/>
                <w:rtl w:val="0"/>
              </w:rPr>
              <w:t xml:space="preserve">MQTT-SN Control Packet</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8D7">
            <w:pPr>
              <w:spacing w:after="0" w:before="0" w:lineRule="auto"/>
              <w:ind w:left="20" w:right="0" w:firstLine="0"/>
              <w:jc w:val="center"/>
              <w:rPr>
                <w:b w:val="1"/>
                <w:shd w:fill="cfe2f3" w:val="clear"/>
              </w:rPr>
            </w:pPr>
            <w:r w:rsidDel="00000000" w:rsidR="00000000" w:rsidRPr="00000000">
              <w:rPr>
                <w:b w:val="1"/>
                <w:shd w:fill="cfe2f3" w:val="clear"/>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8">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A">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B">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D">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F">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0">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3">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6">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8">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9">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A">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C">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D">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2">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5">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8F6">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7">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9">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A">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B">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C">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D">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F">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00">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901">
      <w:pPr>
        <w:pStyle w:val="Heading2"/>
        <w:ind w:left="0" w:firstLine="0"/>
        <w:rPr/>
      </w:pPr>
      <w:bookmarkStart w:colFirst="0" w:colLast="0" w:name="_heading=h.6udnv5yl5cv5" w:id="273"/>
      <w:bookmarkEnd w:id="273"/>
      <w:r w:rsidDel="00000000" w:rsidR="00000000" w:rsidRPr="00000000">
        <w:rPr>
          <w:rtl w:val="0"/>
        </w:rPr>
        <w:t xml:space="preserve">4.4 Packet delivery retry</w:t>
      </w:r>
    </w:p>
    <w:p w:rsidR="00000000" w:rsidDel="00000000" w:rsidP="00000000" w:rsidRDefault="00000000" w:rsidRPr="00000000" w14:paraId="0000090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903">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04">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0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06">
      <w:pPr>
        <w:pStyle w:val="Heading3"/>
        <w:ind w:left="0" w:firstLine="0"/>
        <w:rPr/>
      </w:pPr>
      <w:bookmarkStart w:colFirst="0" w:colLast="0" w:name="_heading=h.kc8msbstg9e" w:id="274"/>
      <w:bookmarkEnd w:id="274"/>
      <w:r w:rsidDel="00000000" w:rsidR="00000000" w:rsidRPr="00000000">
        <w:rPr>
          <w:rtl w:val="0"/>
        </w:rPr>
        <w:t xml:space="preserve">4.4.1 Virtual Connection End</w:t>
      </w:r>
    </w:p>
    <w:p w:rsidR="00000000" w:rsidDel="00000000" w:rsidP="00000000" w:rsidRDefault="00000000" w:rsidRPr="00000000" w14:paraId="00000907">
      <w:pPr>
        <w:spacing w:after="240" w:before="240" w:line="276" w:lineRule="auto"/>
        <w:ind w:left="0" w:right="0" w:firstLine="0"/>
        <w:rPr>
          <w:rFonts w:ascii="Arial" w:cs="Arial" w:eastAsia="Arial" w:hAnsi="Arial"/>
          <w:sz w:val="22"/>
          <w:szCs w:val="22"/>
          <w:highlight w:val="yellow"/>
        </w:rPr>
      </w:pPr>
      <w:sdt>
        <w:sdtPr>
          <w:id w:val="-1237255586"/>
          <w:tag w:val="goog_rdk_59"/>
        </w:sdtPr>
        <w:sdtContent>
          <w:commentRangeStart w:id="52"/>
        </w:sdtContent>
      </w:sdt>
      <w:r w:rsidDel="00000000" w:rsidR="00000000" w:rsidRPr="00000000">
        <w:rPr>
          <w:rFonts w:ascii="Arial" w:cs="Arial" w:eastAsia="Arial" w:hAnsi="Arial"/>
          <w:sz w:val="22"/>
          <w:szCs w:val="22"/>
          <w:highlight w:val="yellow"/>
          <w:rtl w:val="0"/>
        </w:rPr>
        <w:t xml:space="preserve">When</w:t>
      </w:r>
      <w:commentRangeEnd w:id="52"/>
      <w:r w:rsidDel="00000000" w:rsidR="00000000" w:rsidRPr="00000000">
        <w:commentReference w:id="52"/>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w:t>
      </w:r>
      <w:r w:rsidDel="00000000" w:rsidR="00000000" w:rsidRPr="00000000">
        <w:rPr>
          <w:rtl w:val="0"/>
        </w:rPr>
      </w:r>
    </w:p>
    <w:p w:rsidR="00000000" w:rsidDel="00000000" w:rsidP="00000000" w:rsidRDefault="00000000" w:rsidRPr="00000000" w14:paraId="0000090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0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resend a PUBLISH QoS 2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[MQTT-SN-4.4-3].</w:t>
      </w:r>
      <w:r w:rsidDel="00000000" w:rsidR="00000000" w:rsidRPr="00000000">
        <w:rPr>
          <w:rtl w:val="0"/>
        </w:rPr>
      </w:r>
    </w:p>
    <w:p w:rsidR="00000000" w:rsidDel="00000000" w:rsidP="00000000" w:rsidRDefault="00000000" w:rsidRPr="00000000" w14:paraId="0000090A">
      <w:pPr>
        <w:pStyle w:val="Heading3"/>
        <w:keepLines w:val="1"/>
        <w:spacing w:after="64" w:before="0" w:line="259" w:lineRule="auto"/>
        <w:ind w:left="0" w:firstLine="0"/>
        <w:rPr/>
      </w:pPr>
      <w:bookmarkStart w:colFirst="0" w:colLast="0" w:name="_heading=h.17nz8yj" w:id="275"/>
      <w:bookmarkEnd w:id="275"/>
      <w:r w:rsidDel="00000000" w:rsidR="00000000" w:rsidRPr="00000000">
        <w:rPr>
          <w:rtl w:val="0"/>
        </w:rPr>
        <w:t xml:space="preserve">4.4.2 Unacknowledged Packets</w:t>
      </w:r>
    </w:p>
    <w:p w:rsidR="00000000" w:rsidDel="00000000" w:rsidP="00000000" w:rsidRDefault="00000000" w:rsidRPr="00000000" w14:paraId="0000090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may also resend any packets for which a response is expected, but not received.</w:t>
      </w:r>
    </w:p>
    <w:p w:rsidR="00000000" w:rsidDel="00000000" w:rsidP="00000000" w:rsidRDefault="00000000" w:rsidRPr="00000000" w14:paraId="0000090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are:</w:t>
      </w:r>
    </w:p>
    <w:p w:rsidR="00000000" w:rsidDel="00000000" w:rsidP="00000000" w:rsidRDefault="00000000" w:rsidRPr="00000000" w14:paraId="0000090D">
      <w:pPr>
        <w:numPr>
          <w:ilvl w:val="0"/>
          <w:numId w:val="3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CONNECT</w:t>
      </w:r>
    </w:p>
    <w:p w:rsidR="00000000" w:rsidDel="00000000" w:rsidP="00000000" w:rsidRDefault="00000000" w:rsidRPr="00000000" w14:paraId="0000090E">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AUTH</w:t>
      </w:r>
    </w:p>
    <w:p w:rsidR="00000000" w:rsidDel="00000000" w:rsidP="00000000" w:rsidRDefault="00000000" w:rsidRPr="00000000" w14:paraId="0000090F">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10">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11">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12">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w:t>
      </w:r>
    </w:p>
    <w:p w:rsidR="00000000" w:rsidDel="00000000" w:rsidP="00000000" w:rsidRDefault="00000000" w:rsidRPr="00000000" w14:paraId="00000913">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14">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15">
      <w:pPr>
        <w:numPr>
          <w:ilvl w:val="0"/>
          <w:numId w:val="3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p>
    <w:p w:rsidR="00000000" w:rsidDel="00000000" w:rsidP="00000000" w:rsidRDefault="00000000" w:rsidRPr="00000000" w14:paraId="000009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17">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18">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w:t>
      </w:r>
      <w:r w:rsidDel="00000000" w:rsidR="00000000" w:rsidRPr="00000000">
        <w:rPr>
          <w:rFonts w:ascii="Arial" w:cs="Arial" w:eastAsia="Arial" w:hAnsi="Arial"/>
          <w:sz w:val="22"/>
          <w:szCs w:val="22"/>
          <w:rtl w:val="0"/>
        </w:rPr>
        <w:t xml:space="preserve">After</w:t>
      </w:r>
      <w:r w:rsidDel="00000000" w:rsidR="00000000" w:rsidRPr="00000000">
        <w:rPr>
          <w:rtl w:val="0"/>
        </w:rPr>
        <w:t xml:space="preserve"> the </w:t>
      </w:r>
      <w:r w:rsidDel="00000000" w:rsidR="00000000" w:rsidRPr="00000000">
        <w:rPr>
          <w:i w:val="1"/>
          <w:rtl w:val="0"/>
        </w:rPr>
        <w:t xml:space="preserve">Maximum Retry Count </w:t>
      </w:r>
      <w:r w:rsidDel="00000000" w:rsidR="00000000" w:rsidRPr="00000000">
        <w:rPr>
          <w:rtl w:val="0"/>
        </w:rPr>
        <w:t xml:space="preserve">is reached and a further </w:t>
      </w:r>
      <w:r w:rsidDel="00000000" w:rsidR="00000000" w:rsidRPr="00000000">
        <w:rPr>
          <w:i w:val="1"/>
          <w:rtl w:val="0"/>
        </w:rPr>
        <w:t xml:space="preserve">Retry Interval</w:t>
      </w:r>
      <w:r w:rsidDel="00000000" w:rsidR="00000000" w:rsidRPr="00000000">
        <w:rPr>
          <w:rtl w:val="0"/>
        </w:rPr>
        <w:t xml:space="preserve"> has passed without a response</w:t>
      </w:r>
      <w:r w:rsidDel="00000000" w:rsidR="00000000" w:rsidRPr="00000000">
        <w:rPr>
          <w:rFonts w:ascii="Arial" w:cs="Arial" w:eastAsia="Arial" w:hAnsi="Arial"/>
          <w:sz w:val="22"/>
          <w:szCs w:val="22"/>
          <w:rtl w:val="0"/>
        </w:rPr>
        <w:t xml:space="preserve">, it is deemed that there is no response.</w:t>
      </w:r>
    </w:p>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the Sender MUST delete the Virtual Connection.</w:t>
      </w:r>
      <w:r w:rsidDel="00000000" w:rsidR="00000000" w:rsidRPr="00000000">
        <w:rPr>
          <w:rFonts w:ascii="Arial" w:cs="Arial" w:eastAsia="Arial" w:hAnsi="Arial"/>
          <w:sz w:val="22"/>
          <w:szCs w:val="22"/>
          <w:shd w:fill="auto" w:val="clear"/>
          <w:rtl w:val="0"/>
        </w:rPr>
        <w:t xml:space="preserve"> A new connection will have to be established to continue.</w:t>
      </w:r>
      <w:r w:rsidDel="00000000" w:rsidR="00000000" w:rsidRPr="00000000">
        <w:rPr>
          <w:rtl w:val="0"/>
        </w:rPr>
      </w:r>
    </w:p>
    <w:p w:rsidR="00000000" w:rsidDel="00000000" w:rsidP="00000000" w:rsidRDefault="00000000" w:rsidRPr="00000000" w14:paraId="0000091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sdt>
        <w:sdtPr>
          <w:id w:val="1043071339"/>
          <w:tag w:val="goog_rdk_60"/>
        </w:sdtPr>
        <w:sdtContent>
          <w:commentRangeStart w:id="53"/>
        </w:sdtContent>
      </w:sdt>
      <w:sdt>
        <w:sdtPr>
          <w:id w:val="989695000"/>
          <w:tag w:val="goog_rdk_61"/>
        </w:sdtPr>
        <w:sdtContent>
          <w:commentRangeStart w:id="54"/>
        </w:sdtContent>
      </w:sdt>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91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sdt>
        <w:sdtPr>
          <w:id w:val="-131638530"/>
          <w:tag w:val="goog_rdk_62"/>
        </w:sdtPr>
        <w:sdtContent>
          <w:commentRangeStart w:id="55"/>
        </w:sdtContent>
      </w:sdt>
      <w:sdt>
        <w:sdtPr>
          <w:id w:val="-1276084286"/>
          <w:tag w:val="goog_rdk_63"/>
        </w:sdtPr>
        <w:sdtContent>
          <w:commentRangeStart w:id="56"/>
        </w:sdtContent>
      </w:sdt>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91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1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20">
      <w:pPr>
        <w:pStyle w:val="Heading2"/>
        <w:ind w:left="0" w:firstLine="0"/>
        <w:rPr/>
      </w:pPr>
      <w:bookmarkStart w:colFirst="0" w:colLast="0" w:name="_heading=h.xoc2pfhnyfst" w:id="276"/>
      <w:bookmarkEnd w:id="276"/>
      <w:r w:rsidDel="00000000" w:rsidR="00000000" w:rsidRPr="00000000">
        <w:rPr>
          <w:rtl w:val="0"/>
        </w:rPr>
        <w:t xml:space="preserve">4.5 Application Message receipt</w:t>
      </w:r>
    </w:p>
    <w:p w:rsidR="00000000" w:rsidDel="00000000" w:rsidP="00000000" w:rsidRDefault="00000000" w:rsidRPr="00000000" w14:paraId="00000921">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2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3">
      <w:pPr>
        <w:pStyle w:val="Heading2"/>
        <w:ind w:left="0" w:firstLine="0"/>
        <w:rPr/>
      </w:pPr>
      <w:bookmarkStart w:colFirst="0" w:colLast="0" w:name="_heading=h.rrfw7sclv8s" w:id="277"/>
      <w:bookmarkEnd w:id="277"/>
      <w:r w:rsidDel="00000000" w:rsidR="00000000" w:rsidRPr="00000000">
        <w:rPr>
          <w:rtl w:val="0"/>
        </w:rPr>
        <w:t xml:space="preserve">4.6 Application Message ordering</w:t>
      </w:r>
    </w:p>
    <w:p w:rsidR="00000000" w:rsidDel="00000000" w:rsidP="00000000" w:rsidRDefault="00000000" w:rsidRPr="00000000" w14:paraId="0000092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26">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7">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28">
      <w:pPr>
        <w:pStyle w:val="Heading2"/>
        <w:keepNext w:val="0"/>
        <w:spacing w:after="80" w:before="360" w:lineRule="auto"/>
        <w:ind w:left="0" w:right="990" w:firstLine="0"/>
        <w:rPr/>
      </w:pPr>
      <w:bookmarkStart w:colFirst="0" w:colLast="0" w:name="_heading=h.sznt7pux1885" w:id="278"/>
      <w:bookmarkEnd w:id="278"/>
      <w:r w:rsidDel="00000000" w:rsidR="00000000" w:rsidRPr="00000000">
        <w:rPr>
          <w:rtl w:val="0"/>
        </w:rPr>
        <w:t xml:space="preserve">4.7 Topics</w:t>
      </w:r>
    </w:p>
    <w:p w:rsidR="00000000" w:rsidDel="00000000" w:rsidP="00000000" w:rsidRDefault="00000000" w:rsidRPr="00000000" w14:paraId="00000929">
      <w:pPr>
        <w:pStyle w:val="Heading3"/>
        <w:keepNext w:val="0"/>
        <w:spacing w:after="80" w:before="360" w:lineRule="auto"/>
        <w:ind w:left="0" w:right="990" w:firstLine="0"/>
        <w:rPr/>
      </w:pPr>
      <w:bookmarkStart w:colFirst="0" w:colLast="0" w:name="_heading=h.g7vjj8m1vj3z" w:id="279"/>
      <w:bookmarkEnd w:id="279"/>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2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2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2C">
      <w:pPr>
        <w:pStyle w:val="Heading4"/>
        <w:ind w:left="0" w:firstLine="0"/>
        <w:rPr/>
      </w:pPr>
      <w:bookmarkStart w:colFirst="0" w:colLast="0" w:name="_heading=h.q0s32id4lv9p" w:id="280"/>
      <w:bookmarkEnd w:id="280"/>
      <w:r w:rsidDel="00000000" w:rsidR="00000000" w:rsidRPr="00000000">
        <w:rPr>
          <w:rtl w:val="0"/>
        </w:rPr>
        <w:t xml:space="preserve">4.7.1.1 Topic wildcards</w:t>
      </w:r>
    </w:p>
    <w:p w:rsidR="00000000" w:rsidDel="00000000" w:rsidP="00000000" w:rsidRDefault="00000000" w:rsidRPr="00000000" w14:paraId="0000092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2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2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30">
      <w:pPr>
        <w:pStyle w:val="Heading5"/>
        <w:ind w:left="0" w:firstLine="0"/>
        <w:rPr/>
      </w:pPr>
      <w:bookmarkStart w:colFirst="0" w:colLast="0" w:name="_heading=h.3kbulner4ob4" w:id="281"/>
      <w:bookmarkEnd w:id="281"/>
      <w:r w:rsidDel="00000000" w:rsidR="00000000" w:rsidRPr="00000000">
        <w:rPr>
          <w:rtl w:val="0"/>
        </w:rPr>
        <w:t xml:space="preserve">4.7.1.1.1 Topic level separator</w:t>
      </w:r>
    </w:p>
    <w:p w:rsidR="00000000" w:rsidDel="00000000" w:rsidP="00000000" w:rsidRDefault="00000000" w:rsidRPr="00000000" w14:paraId="0000093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32">
      <w:pPr>
        <w:pStyle w:val="Heading5"/>
        <w:ind w:left="0" w:firstLine="0"/>
        <w:rPr/>
      </w:pPr>
      <w:bookmarkStart w:colFirst="0" w:colLast="0" w:name="_heading=h.ychcrpqsu69r" w:id="282"/>
      <w:bookmarkEnd w:id="282"/>
      <w:r w:rsidDel="00000000" w:rsidR="00000000" w:rsidRPr="00000000">
        <w:rPr>
          <w:rtl w:val="0"/>
        </w:rPr>
        <w:t xml:space="preserve">4.7.1.1.2 Multi-level wildcard</w:t>
      </w:r>
    </w:p>
    <w:p w:rsidR="00000000" w:rsidDel="00000000" w:rsidP="00000000" w:rsidRDefault="00000000" w:rsidRPr="00000000" w14:paraId="0000093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34">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5">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highlight w:val="yellow"/>
          <w:rtl w:val="0"/>
        </w:rPr>
        <w:t xml:space="preserve">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36">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37">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38">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39">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A">
      <w:pPr>
        <w:numPr>
          <w:ilvl w:val="0"/>
          <w:numId w:val="8"/>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3B">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3C">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3D">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3E">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3F">
      <w:pPr>
        <w:pStyle w:val="Heading5"/>
        <w:ind w:left="0" w:firstLine="0"/>
        <w:rPr/>
      </w:pPr>
      <w:bookmarkStart w:colFirst="0" w:colLast="0" w:name="_heading=h.x4yye38w41vd" w:id="283"/>
      <w:bookmarkEnd w:id="283"/>
      <w:r w:rsidDel="00000000" w:rsidR="00000000" w:rsidRPr="00000000">
        <w:rPr>
          <w:rtl w:val="0"/>
        </w:rPr>
        <w:t xml:space="preserve">4.7.1.1.3 Single-level wildcard</w:t>
      </w:r>
    </w:p>
    <w:p w:rsidR="00000000" w:rsidDel="00000000" w:rsidP="00000000" w:rsidRDefault="00000000" w:rsidRPr="00000000" w14:paraId="0000094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4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42">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3">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44">
      <w:pPr>
        <w:numPr>
          <w:ilvl w:val="0"/>
          <w:numId w:val="31"/>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45">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46">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47">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48">
      <w:pPr>
        <w:numPr>
          <w:ilvl w:val="0"/>
          <w:numId w:val="31"/>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49">
      <w:pPr>
        <w:pStyle w:val="Heading4"/>
        <w:ind w:left="0" w:firstLine="0"/>
        <w:rPr/>
      </w:pPr>
      <w:bookmarkStart w:colFirst="0" w:colLast="0" w:name="_heading=h.p61p07rh2x26" w:id="284"/>
      <w:bookmarkEnd w:id="284"/>
      <w:r w:rsidDel="00000000" w:rsidR="00000000" w:rsidRPr="00000000">
        <w:rPr>
          <w:rtl w:val="0"/>
        </w:rPr>
        <w:t xml:space="preserve">4.7.1.2 Topics beginning with $</w:t>
      </w:r>
    </w:p>
    <w:p w:rsidR="00000000" w:rsidDel="00000000" w:rsidP="00000000" w:rsidRDefault="00000000" w:rsidRPr="00000000" w14:paraId="0000094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4B">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C">
      <w:pPr>
        <w:numPr>
          <w:ilvl w:val="0"/>
          <w:numId w:val="1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4D">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4E">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F">
      <w:pPr>
        <w:numPr>
          <w:ilvl w:val="0"/>
          <w:numId w:val="7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50">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51">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52">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53">
      <w:pPr>
        <w:numPr>
          <w:ilvl w:val="0"/>
          <w:numId w:val="75"/>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54">
      <w:pPr>
        <w:pStyle w:val="Heading4"/>
        <w:ind w:left="0" w:firstLine="0"/>
        <w:rPr/>
      </w:pPr>
      <w:bookmarkStart w:colFirst="0" w:colLast="0" w:name="_heading=h.rvcur5x0am" w:id="285"/>
      <w:bookmarkEnd w:id="285"/>
      <w:r w:rsidDel="00000000" w:rsidR="00000000" w:rsidRPr="00000000">
        <w:rPr>
          <w:rtl w:val="0"/>
        </w:rPr>
        <w:t xml:space="preserve">4.7.1.3 Topic semantic and usage</w:t>
      </w:r>
    </w:p>
    <w:p w:rsidR="00000000" w:rsidDel="00000000" w:rsidP="00000000" w:rsidRDefault="00000000" w:rsidRPr="00000000" w14:paraId="0000095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56">
      <w:pPr>
        <w:numPr>
          <w:ilvl w:val="0"/>
          <w:numId w:val="25"/>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[MQTT-SN-4.7.3-1]</w:t>
      </w:r>
    </w:p>
    <w:p w:rsidR="00000000" w:rsidDel="00000000" w:rsidP="00000000" w:rsidRDefault="00000000" w:rsidRPr="00000000" w14:paraId="00000957">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58">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59">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5A">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5B">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0">
        <w:r w:rsidDel="00000000" w:rsidR="00000000" w:rsidRPr="00000000">
          <w:rPr>
            <w:rFonts w:ascii="Arial" w:cs="Arial" w:eastAsia="Arial" w:hAnsi="Arial"/>
            <w:sz w:val="22"/>
            <w:szCs w:val="22"/>
            <w:rtl w:val="0"/>
          </w:rPr>
          <w:t xml:space="preserve"> </w:t>
        </w:r>
      </w:hyperlink>
      <w:hyperlink r:id="rId101">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[MQTT-SN-4.7.3-2]</w:t>
      </w:r>
    </w:p>
    <w:p w:rsidR="00000000" w:rsidDel="00000000" w:rsidP="00000000" w:rsidRDefault="00000000" w:rsidRPr="00000000" w14:paraId="0000095C">
      <w:pPr>
        <w:numPr>
          <w:ilvl w:val="0"/>
          <w:numId w:val="25"/>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5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5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5F">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60">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61">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62">
      <w:pPr>
        <w:numPr>
          <w:ilvl w:val="0"/>
          <w:numId w:val="56"/>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63">
      <w:pPr>
        <w:numPr>
          <w:ilvl w:val="0"/>
          <w:numId w:val="5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64">
      <w:pPr>
        <w:numPr>
          <w:ilvl w:val="0"/>
          <w:numId w:val="56"/>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6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66">
      <w:pPr>
        <w:pStyle w:val="Heading3"/>
        <w:keepLines w:val="1"/>
        <w:spacing w:after="64" w:before="0" w:line="276" w:lineRule="auto"/>
        <w:ind w:left="0" w:firstLine="0"/>
        <w:rPr/>
      </w:pPr>
      <w:bookmarkStart w:colFirst="0" w:colLast="0" w:name="_heading=h.1fyl9w3" w:id="286"/>
      <w:bookmarkEnd w:id="286"/>
      <w:r w:rsidDel="00000000" w:rsidR="00000000" w:rsidRPr="00000000">
        <w:rPr>
          <w:rtl w:val="0"/>
        </w:rPr>
        <w:t xml:space="preserve">4.7.2 Topic Aliases</w:t>
      </w:r>
    </w:p>
    <w:p w:rsidR="00000000" w:rsidDel="00000000" w:rsidP="00000000" w:rsidRDefault="00000000" w:rsidRPr="00000000" w14:paraId="0000096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6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6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6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6B">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use that Topic Alias and not the Topic Name in any PUBLISH packet.</w:t>
      </w:r>
      <w:r w:rsidDel="00000000" w:rsidR="00000000" w:rsidRPr="00000000">
        <w:rPr>
          <w:rtl w:val="0"/>
        </w:rPr>
      </w:r>
    </w:p>
    <w:p w:rsidR="00000000" w:rsidDel="00000000" w:rsidP="00000000" w:rsidRDefault="00000000" w:rsidRPr="00000000" w14:paraId="0000096C">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87"/>
      <w:bookmarkEnd w:id="287"/>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6D">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is the same for all Clients that connect to it. </w:t>
      </w:r>
    </w:p>
    <w:p w:rsidR="00000000" w:rsidDel="00000000" w:rsidP="00000000" w:rsidRDefault="00000000" w:rsidRPr="00000000" w14:paraId="0000096E">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6F">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MUST NOT change for the duration of any MQTT-SN Session.</w:t>
      </w:r>
    </w:p>
    <w:p w:rsidR="00000000" w:rsidDel="00000000" w:rsidP="00000000" w:rsidRDefault="00000000" w:rsidRPr="00000000" w14:paraId="0000097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 </w:t>
      </w:r>
      <w:r w:rsidDel="00000000" w:rsidR="00000000" w:rsidRPr="00000000">
        <w:rPr>
          <w:rtl w:val="0"/>
        </w:rPr>
      </w:r>
    </w:p>
    <w:p w:rsidR="00000000" w:rsidDel="00000000" w:rsidP="00000000" w:rsidRDefault="00000000" w:rsidRPr="00000000" w14:paraId="00000971">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88"/>
      <w:bookmarkEnd w:id="288"/>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72">
      <w:pPr>
        <w:spacing w:after="20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not the Client.</w:t>
      </w:r>
    </w:p>
    <w:p w:rsidR="00000000" w:rsidDel="00000000" w:rsidP="00000000" w:rsidRDefault="00000000" w:rsidRPr="00000000" w14:paraId="00000973">
      <w:pPr>
        <w:spacing w:after="200" w:before="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p>
    <w:p w:rsidR="00000000" w:rsidDel="00000000" w:rsidP="00000000" w:rsidRDefault="00000000" w:rsidRPr="00000000" w14:paraId="00000974">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75">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76">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77">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78">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If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successfully creates a Session Topic Alias, its value is returned in the REGACK packet.</w:t>
      </w:r>
    </w:p>
    <w:p w:rsidR="00000000" w:rsidDel="00000000" w:rsidP="00000000" w:rsidRDefault="00000000" w:rsidRPr="00000000" w14:paraId="00000979">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needs to send a PUBLISH packet to a Client, and no Topic Alias, Predefined or Session, exists for the Topic Name.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creates a Session Topic Alias and informs the Client by sending it a REGISTER packet.</w:t>
      </w:r>
    </w:p>
    <w:p w:rsidR="00000000" w:rsidDel="00000000" w:rsidP="00000000" w:rsidRDefault="00000000" w:rsidRPr="00000000" w14:paraId="0000097A">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7B">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rtl w:val="0"/>
        </w:rPr>
      </w:r>
    </w:p>
    <w:p w:rsidR="00000000" w:rsidDel="00000000" w:rsidP="00000000" w:rsidRDefault="00000000" w:rsidRPr="00000000" w14:paraId="0000097C">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p>
    <w:p w:rsidR="00000000" w:rsidDel="00000000" w:rsidP="00000000" w:rsidRDefault="00000000" w:rsidRPr="00000000" w14:paraId="0000097D">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 </w:t>
      </w:r>
    </w:p>
    <w:p w:rsidR="00000000" w:rsidDel="00000000" w:rsidP="00000000" w:rsidRDefault="00000000" w:rsidRPr="00000000" w14:paraId="0000097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return a REGACK with the Topic Type “Predefined Topic Alias”, the Predefined Topic Alias, and the Reason Code “Topic Alias Exists”.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7F">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rtl w:val="0"/>
        </w:rPr>
      </w:r>
    </w:p>
    <w:p w:rsidR="00000000" w:rsidDel="00000000" w:rsidP="00000000" w:rsidRDefault="00000000" w:rsidRPr="00000000" w14:paraId="00000980">
      <w:pPr>
        <w:pStyle w:val="Heading2"/>
        <w:ind w:left="0" w:firstLine="0"/>
        <w:rPr/>
      </w:pPr>
      <w:bookmarkStart w:colFirst="0" w:colLast="0" w:name="_heading=h.zh9mgr3i86c2" w:id="289"/>
      <w:bookmarkEnd w:id="289"/>
      <w:r w:rsidDel="00000000" w:rsidR="00000000" w:rsidRPr="00000000">
        <w:rPr>
          <w:rtl w:val="0"/>
        </w:rPr>
        <w:t xml:space="preserve">4.8 Subscriptions</w:t>
      </w:r>
    </w:p>
    <w:p w:rsidR="00000000" w:rsidDel="00000000" w:rsidP="00000000" w:rsidRDefault="00000000" w:rsidRPr="00000000" w14:paraId="00000981">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82">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83">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84">
      <w:pPr>
        <w:pStyle w:val="Heading2"/>
        <w:spacing w:after="80" w:before="360" w:lineRule="auto"/>
        <w:ind w:left="0" w:firstLine="0"/>
        <w:rPr/>
      </w:pPr>
      <w:bookmarkStart w:colFirst="0" w:colLast="0" w:name="_heading=h.bfojn6tjnvgm" w:id="290"/>
      <w:bookmarkEnd w:id="290"/>
      <w:r w:rsidDel="00000000" w:rsidR="00000000" w:rsidRPr="00000000">
        <w:rPr>
          <w:rtl w:val="0"/>
        </w:rPr>
        <w:t xml:space="preserve">4.9 Flow Control</w:t>
      </w:r>
    </w:p>
    <w:p w:rsidR="00000000" w:rsidDel="00000000" w:rsidP="00000000" w:rsidRDefault="00000000" w:rsidRPr="00000000" w14:paraId="00000985">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86">
      <w:pPr>
        <w:numPr>
          <w:ilvl w:val="0"/>
          <w:numId w:val="62"/>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87">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88">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89">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8A">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8B">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8C">
      <w:pPr>
        <w:numPr>
          <w:ilvl w:val="0"/>
          <w:numId w:val="62"/>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8D">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8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8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color w:val="1155cc"/>
            <w:u w:val="single"/>
            <w:rtl w:val="0"/>
          </w:rPr>
          <w:t xml:space="preserve">4.4 Packet delivery retry</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90">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1">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92">
      <w:pPr>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3">
      <w:pPr>
        <w:spacing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94">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u w:val="single"/>
            <w:rtl w:val="0"/>
          </w:rPr>
          <w:t xml:space="preserve">3.6.3.7 PUBLISH Actions</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95">
      <w:pPr>
        <w:pStyle w:val="Heading2"/>
        <w:spacing w:line="276" w:lineRule="auto"/>
        <w:ind w:left="0" w:firstLine="0"/>
        <w:rPr/>
      </w:pPr>
      <w:bookmarkStart w:colFirst="0" w:colLast="0" w:name="_heading=h.k5nujtaz6h05" w:id="291"/>
      <w:bookmarkEnd w:id="291"/>
      <w:r w:rsidDel="00000000" w:rsidR="00000000" w:rsidRPr="00000000">
        <w:rPr>
          <w:rtl w:val="0"/>
        </w:rPr>
        <w:t xml:space="preserve">4.10 Server redirection</w:t>
      </w:r>
    </w:p>
    <w:p w:rsidR="00000000" w:rsidDel="00000000" w:rsidP="00000000" w:rsidRDefault="00000000" w:rsidRPr="00000000" w14:paraId="0000099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9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9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99">
      <w:pPr>
        <w:pStyle w:val="Heading2"/>
        <w:spacing w:line="276" w:lineRule="auto"/>
        <w:ind w:left="0" w:firstLine="0"/>
        <w:rPr/>
      </w:pPr>
      <w:bookmarkStart w:colFirst="0" w:colLast="0" w:name="_heading=h.n3l7hni8c3ae" w:id="292"/>
      <w:bookmarkEnd w:id="292"/>
      <w:r w:rsidDel="00000000" w:rsidR="00000000" w:rsidRPr="00000000">
        <w:rPr>
          <w:rtl w:val="0"/>
        </w:rPr>
        <w:t xml:space="preserve">4.11 Authentication</w:t>
      </w:r>
    </w:p>
    <w:p w:rsidR="00000000" w:rsidDel="00000000" w:rsidP="00000000" w:rsidRDefault="00000000" w:rsidRPr="00000000" w14:paraId="0000099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9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9D">
      <w:pPr>
        <w:pStyle w:val="Heading3"/>
        <w:ind w:left="0" w:firstLine="0"/>
        <w:rPr/>
      </w:pPr>
      <w:bookmarkStart w:colFirst="0" w:colLast="0" w:name="_heading=h.wz7zobqrpqj8" w:id="293"/>
      <w:bookmarkEnd w:id="293"/>
      <w:r w:rsidDel="00000000" w:rsidR="00000000" w:rsidRPr="00000000">
        <w:rPr>
          <w:rtl w:val="0"/>
        </w:rPr>
        <w:t xml:space="preserve">4.11.1 CONNECT and AUTH packets</w:t>
      </w:r>
    </w:p>
    <w:p w:rsidR="00000000" w:rsidDel="00000000" w:rsidP="00000000" w:rsidRDefault="00000000" w:rsidRPr="00000000" w14:paraId="0000099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9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2.3 Reason Code</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color w:val="ff0000"/>
          <w:sz w:val="22"/>
          <w:szCs w:val="22"/>
          <w:rtl w:val="0"/>
        </w:rPr>
        <w:t xml:space="preserve">[MQTT-SN-4.10-1]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A1">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2">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2">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A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A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9A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9A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9A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[MQTT-SN-4.10-4]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A">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9AB">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9AC">
      <w:pPr>
        <w:numPr>
          <w:ilvl w:val="0"/>
          <w:numId w:val="66"/>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9AD">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9AE">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9AF">
      <w:pPr>
        <w:numPr>
          <w:ilvl w:val="0"/>
          <w:numId w:val="66"/>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9B0">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9B1">
      <w:pPr>
        <w:numPr>
          <w:ilvl w:val="0"/>
          <w:numId w:val="1"/>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9B2">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9B3">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9B4">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9B5">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9B6">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9B7">
      <w:pPr>
        <w:pStyle w:val="Heading4"/>
        <w:ind w:left="0" w:firstLine="0"/>
        <w:rPr/>
      </w:pPr>
      <w:bookmarkStart w:colFirst="0" w:colLast="0" w:name="_heading=h.ut22r1f7l7us" w:id="294"/>
      <w:bookmarkEnd w:id="294"/>
      <w:r w:rsidDel="00000000" w:rsidR="00000000" w:rsidRPr="00000000">
        <w:rPr>
          <w:rtl w:val="0"/>
        </w:rPr>
        <w:t xml:space="preserve">4.11.1.1 Re-authentication</w:t>
      </w:r>
    </w:p>
    <w:p w:rsidR="00000000" w:rsidDel="00000000" w:rsidP="00000000" w:rsidRDefault="00000000" w:rsidRPr="00000000" w14:paraId="000009B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9B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9B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9BC">
      <w:pPr>
        <w:spacing w:after="24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D">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9BE">
      <w:pPr>
        <w:pStyle w:val="Heading4"/>
        <w:ind w:left="0" w:firstLine="0"/>
        <w:rPr>
          <w:rFonts w:ascii="Arial" w:cs="Arial" w:eastAsia="Arial" w:hAnsi="Arial"/>
          <w:sz w:val="22"/>
          <w:szCs w:val="22"/>
        </w:rPr>
      </w:pPr>
      <w:bookmarkStart w:colFirst="0" w:colLast="0" w:name="_heading=h.nhp24wh46om4" w:id="295"/>
      <w:bookmarkEnd w:id="295"/>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9B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9C0">
      <w:pPr>
        <w:numPr>
          <w:ilvl w:val="0"/>
          <w:numId w:val="3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9C1">
      <w:pPr>
        <w:numPr>
          <w:ilvl w:val="0"/>
          <w:numId w:val="3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9C2">
      <w:pPr>
        <w:numPr>
          <w:ilvl w:val="0"/>
          <w:numId w:val="7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3">
      <w:pPr>
        <w:numPr>
          <w:ilvl w:val="0"/>
          <w:numId w:val="73"/>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9C4">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9C5">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9C6">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7">
      <w:pPr>
        <w:spacing w:after="240" w:before="24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9C8">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9C9">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9CA">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48" name="image44.png"/>
            <a:graphic>
              <a:graphicData uri="http://schemas.openxmlformats.org/drawingml/2006/picture">
                <pic:pic>
                  <pic:nvPicPr>
                    <pic:cNvPr id="0" name="image44.png"/>
                    <pic:cNvPicPr preferRelativeResize="0"/>
                  </pic:nvPicPr>
                  <pic:blipFill>
                    <a:blip r:embed="rId103"/>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9CC">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9CD">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9CE">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F">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9D0">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D1">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9D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9D3">
      <w:pPr>
        <w:numPr>
          <w:ilvl w:val="0"/>
          <w:numId w:val="36"/>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9D4">
      <w:pPr>
        <w:numPr>
          <w:ilvl w:val="0"/>
          <w:numId w:val="36"/>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9D5">
      <w:pPr>
        <w:pStyle w:val="Heading2"/>
        <w:ind w:left="0" w:firstLine="0"/>
        <w:rPr/>
      </w:pPr>
      <w:bookmarkStart w:colFirst="0" w:colLast="0" w:name="_heading=h.v8vlgf6xm72a" w:id="296"/>
      <w:bookmarkEnd w:id="296"/>
      <w:r w:rsidDel="00000000" w:rsidR="00000000" w:rsidRPr="00000000">
        <w:rPr>
          <w:rtl w:val="0"/>
        </w:rPr>
        <w:t xml:space="preserve">4.12 Handling errors</w:t>
      </w:r>
    </w:p>
    <w:p w:rsidR="00000000" w:rsidDel="00000000" w:rsidP="00000000" w:rsidRDefault="00000000" w:rsidRPr="00000000" w14:paraId="000009D6">
      <w:pPr>
        <w:pStyle w:val="Heading3"/>
        <w:ind w:left="0" w:firstLine="0"/>
        <w:rPr/>
      </w:pPr>
      <w:bookmarkStart w:colFirst="0" w:colLast="0" w:name="_heading=h.kbby30dtgah8" w:id="297"/>
      <w:bookmarkEnd w:id="297"/>
      <w:r w:rsidDel="00000000" w:rsidR="00000000" w:rsidRPr="00000000">
        <w:rPr>
          <w:rtl w:val="0"/>
        </w:rPr>
        <w:t xml:space="preserve">4.12.1 Malformed Packet and Protocol Errors</w:t>
      </w:r>
    </w:p>
    <w:p w:rsidR="00000000" w:rsidDel="00000000" w:rsidP="00000000" w:rsidRDefault="00000000" w:rsidRPr="00000000" w14:paraId="000009D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color w:val="1155cc"/>
            <w:u w:val="single"/>
            <w:rtl w:val="0"/>
          </w:rPr>
          <w:t xml:space="preserve">1.3 Terminology</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9D8">
      <w:pPr>
        <w:numPr>
          <w:ilvl w:val="0"/>
          <w:numId w:val="72"/>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9D9">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9DA">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9DB">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9DC">
      <w:pPr>
        <w:numPr>
          <w:ilvl w:val="0"/>
          <w:numId w:val="72"/>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9D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9DE">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w:t>
        <w:tab/>
        <w:t xml:space="preserve">Malformed Packet</w:t>
      </w:r>
    </w:p>
    <w:p w:rsidR="00000000" w:rsidDel="00000000" w:rsidP="00000000" w:rsidRDefault="00000000" w:rsidRPr="00000000" w14:paraId="000009DF">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9E0">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9E1">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9E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[MQTT-4.13.1-1]</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9E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9E5">
      <w:pPr>
        <w:pStyle w:val="Heading3"/>
        <w:ind w:left="0" w:firstLine="0"/>
        <w:rPr/>
      </w:pPr>
      <w:bookmarkStart w:colFirst="0" w:colLast="0" w:name="_heading=h.j0ufrffgt029" w:id="298"/>
      <w:bookmarkEnd w:id="298"/>
      <w:r w:rsidDel="00000000" w:rsidR="00000000" w:rsidRPr="00000000">
        <w:rPr>
          <w:rtl w:val="0"/>
        </w:rPr>
        <w:t xml:space="preserve">4.12.2 Other errors</w:t>
      </w:r>
    </w:p>
    <w:p w:rsidR="00000000" w:rsidDel="00000000" w:rsidP="00000000" w:rsidRDefault="00000000" w:rsidRPr="00000000" w14:paraId="000009E6">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9E7">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9E8">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[MQTT-4.13.2-1]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9E9">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9EA">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9EB">
      <w:pPr>
        <w:pStyle w:val="Heading2"/>
        <w:ind w:left="0" w:firstLine="0"/>
        <w:rPr>
          <w:rFonts w:ascii="Arial" w:cs="Arial" w:eastAsia="Arial" w:hAnsi="Arial"/>
        </w:rPr>
      </w:pPr>
      <w:bookmarkStart w:colFirst="0" w:colLast="0" w:name="_heading=h.ly7c1y" w:id="299"/>
      <w:bookmarkEnd w:id="299"/>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9EC">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9EF">
      <w:pPr>
        <w:numPr>
          <w:ilvl w:val="0"/>
          <w:numId w:val="74"/>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0">
      <w:pPr>
        <w:numPr>
          <w:ilvl w:val="0"/>
          <w:numId w:val="74"/>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1">
      <w:pPr>
        <w:numPr>
          <w:ilvl w:val="0"/>
          <w:numId w:val="74"/>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F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9F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F5">
      <w:pPr>
        <w:numPr>
          <w:ilvl w:val="0"/>
          <w:numId w:val="59"/>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6">
      <w:pPr>
        <w:numPr>
          <w:ilvl w:val="0"/>
          <w:numId w:val="59"/>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7">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8">
      <w:pPr>
        <w:spacing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9F9">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A">
      <w:pPr>
        <w:spacing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9FB">
      <w:pPr>
        <w:pStyle w:val="Heading2"/>
        <w:keepLines w:val="1"/>
        <w:spacing w:after="64" w:before="0" w:line="259" w:lineRule="auto"/>
        <w:ind w:left="0" w:firstLine="0"/>
        <w:rPr>
          <w:rFonts w:ascii="Arial" w:cs="Arial" w:eastAsia="Arial" w:hAnsi="Arial"/>
        </w:rPr>
      </w:pPr>
      <w:bookmarkStart w:colFirst="0" w:colLast="0" w:name="_heading=h.3mj2wkv" w:id="300"/>
      <w:bookmarkEnd w:id="300"/>
      <w:r w:rsidDel="00000000" w:rsidR="00000000" w:rsidRPr="00000000">
        <w:rPr>
          <w:rFonts w:ascii="Arial" w:cs="Arial" w:eastAsia="Arial" w:hAnsi="Arial"/>
          <w:rtl w:val="0"/>
        </w:rPr>
        <w:t xml:space="preserve">4.14 Client states</w:t>
      </w:r>
    </w:p>
    <w:p w:rsidR="00000000" w:rsidDel="00000000" w:rsidP="00000000" w:rsidRDefault="00000000" w:rsidRPr="00000000" w14:paraId="000009F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D">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9FE">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9FF">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0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01">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02">
            <w:pPr>
              <w:rPr>
                <w:rFonts w:ascii="Arial" w:cs="Arial" w:eastAsia="Arial" w:hAnsi="Arial"/>
              </w:rPr>
            </w:pPr>
            <w:r w:rsidDel="00000000" w:rsidR="00000000" w:rsidRPr="00000000">
              <w:rPr>
                <w:rFonts w:ascii="Arial" w:cs="Arial" w:eastAsia="Arial" w:hAnsi="Arial"/>
                <w:rtl w:val="0"/>
              </w:rPr>
              <w:t xml:space="preserve">The Client is unknown to the Server. There is no Session State nor Virtual Connection.</w:t>
            </w:r>
          </w:p>
          <w:p w:rsidR="00000000" w:rsidDel="00000000" w:rsidP="00000000" w:rsidRDefault="00000000" w:rsidRPr="00000000" w14:paraId="00000A03">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w:t>
            </w:r>
            <w:r w:rsidDel="00000000" w:rsidR="00000000" w:rsidRPr="00000000">
              <w:rPr>
                <w:rtl w:val="0"/>
              </w:rPr>
            </w:r>
          </w:p>
        </w:tc>
        <w:tc>
          <w:tcPr/>
          <w:p w:rsidR="00000000" w:rsidDel="00000000" w:rsidP="00000000" w:rsidRDefault="00000000" w:rsidRPr="00000000" w14:paraId="00000A04">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05">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06">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Server by way of a CONNECT. The Server has Session state for this Client, but there is no Virtual Connection.</w:t>
            </w:r>
            <w:r w:rsidDel="00000000" w:rsidR="00000000" w:rsidRPr="00000000">
              <w:rPr>
                <w:rtl w:val="0"/>
              </w:rPr>
            </w:r>
          </w:p>
          <w:p w:rsidR="00000000" w:rsidDel="00000000" w:rsidP="00000000" w:rsidRDefault="00000000" w:rsidRPr="00000000" w14:paraId="00000A07">
            <w:pPr>
              <w:rPr>
                <w:rFonts w:ascii="Arial" w:cs="Arial" w:eastAsia="Arial" w:hAnsi="Arial"/>
                <w:b w:val="1"/>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08">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09">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0A">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0B">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Server with the associated Keep Alive timer.</w:t>
            </w:r>
          </w:p>
          <w:p w:rsidR="00000000" w:rsidDel="00000000" w:rsidP="00000000" w:rsidRDefault="00000000" w:rsidRPr="00000000" w14:paraId="00000A0C">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0D">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0E">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0F">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r w:rsidDel="00000000" w:rsidR="00000000" w:rsidRPr="00000000">
              <w:rPr>
                <w:rtl w:val="0"/>
              </w:rPr>
            </w:r>
          </w:p>
        </w:tc>
        <w:tc>
          <w:tcPr/>
          <w:p w:rsidR="00000000" w:rsidDel="00000000" w:rsidP="00000000" w:rsidRDefault="00000000" w:rsidRPr="00000000" w14:paraId="00000A10">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Server should not expect a response from the client in this state until further packets are received from the client. </w:t>
            </w:r>
          </w:p>
          <w:p w:rsidR="00000000" w:rsidDel="00000000" w:rsidP="00000000" w:rsidRDefault="00000000" w:rsidRPr="00000000" w14:paraId="00000A11">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w:t>
            </w:r>
          </w:p>
          <w:p w:rsidR="00000000" w:rsidDel="00000000" w:rsidP="00000000" w:rsidRDefault="00000000" w:rsidRPr="00000000" w14:paraId="00000A12">
            <w:pPr>
              <w:rPr>
                <w:rFonts w:ascii="Arial" w:cs="Arial" w:eastAsia="Arial" w:hAnsi="Arial"/>
              </w:rPr>
            </w:pPr>
            <w:r w:rsidDel="00000000" w:rsidR="00000000" w:rsidRPr="00000000">
              <w:rPr>
                <w:rFonts w:ascii="Arial" w:cs="Arial" w:eastAsia="Arial" w:hAnsi="Arial"/>
                <w:rtl w:val="0"/>
              </w:rPr>
              <w:t xml:space="preserve">The Server may send a WAKEUP packet to the Client, as an indication that messages are waiting - it is up to the Client to act, if it is even able to notice it.</w:t>
            </w:r>
          </w:p>
        </w:tc>
        <w:tc>
          <w:tcPr/>
          <w:p w:rsidR="00000000" w:rsidDel="00000000" w:rsidP="00000000" w:rsidRDefault="00000000" w:rsidRPr="00000000" w14:paraId="00000A13">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14">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15">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16">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17">
            <w:pPr>
              <w:rPr>
                <w:rFonts w:ascii="Arial" w:cs="Arial" w:eastAsia="Arial" w:hAnsi="Arial"/>
              </w:rPr>
            </w:pPr>
            <w:r w:rsidDel="00000000" w:rsidR="00000000" w:rsidRPr="00000000">
              <w:rPr>
                <w:rFonts w:ascii="Arial" w:cs="Arial" w:eastAsia="Arial" w:hAnsi="Arial"/>
                <w:rtl w:val="0"/>
              </w:rPr>
              <w:t xml:space="preserve">The Client is </w:t>
            </w:r>
            <w:r w:rsidDel="00000000" w:rsidR="00000000" w:rsidRPr="00000000">
              <w:rPr>
                <w:rFonts w:ascii="Arial" w:cs="Arial" w:eastAsia="Arial" w:hAnsi="Arial"/>
                <w:rtl w:val="0"/>
              </w:rPr>
              <w:t xml:space="preserve">partially </w:t>
            </w:r>
            <w:r w:rsidDel="00000000" w:rsidR="00000000" w:rsidRPr="00000000">
              <w:rPr>
                <w:rFonts w:ascii="Arial" w:cs="Arial" w:eastAsia="Arial" w:hAnsi="Arial"/>
                <w:rtl w:val="0"/>
              </w:rPr>
              <w:t xml:space="preserve">engaged in an ongoing session and a Virtual Connection exists.</w:t>
            </w:r>
          </w:p>
          <w:p w:rsidR="00000000" w:rsidDel="00000000" w:rsidP="00000000" w:rsidRDefault="00000000" w:rsidRPr="00000000" w14:paraId="00000A18">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19">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1A">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1B">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1C">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1D">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rFonts w:ascii="Arial" w:cs="Arial" w:eastAsia="Arial" w:hAnsi="Arial"/>
          <w:b w:val="1"/>
          <w:sz w:val="22"/>
          <w:szCs w:val="22"/>
          <w:highlight w:val="yellow"/>
          <w:rtl w:val="0"/>
        </w:rPr>
        <w:t xml:space="preserve">. </w:t>
      </w:r>
    </w:p>
    <w:p w:rsidR="00000000" w:rsidDel="00000000" w:rsidP="00000000" w:rsidRDefault="00000000" w:rsidRPr="00000000" w14:paraId="00000A1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1F">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w:t>
      </w:r>
    </w:p>
    <w:p w:rsidR="00000000" w:rsidDel="00000000" w:rsidP="00000000" w:rsidRDefault="00000000" w:rsidRPr="00000000" w14:paraId="00000A20">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21">
      <w:pPr>
        <w:rPr>
          <w:highlight w:val="yellow"/>
        </w:rPr>
      </w:pPr>
      <w:r w:rsidDel="00000000" w:rsidR="00000000" w:rsidRPr="00000000">
        <w:rPr>
          <w:highlight w:val="yellow"/>
          <w:rtl w:val="0"/>
        </w:rPr>
        <w:t xml:space="preserve">Whenever a CONNECT is received by a Server, any existing Virtual Connection for that Client MUST be deleted and a new one created with all CONNECT Packet processing, regardless of the state of the Client.</w:t>
      </w:r>
    </w:p>
    <w:p w:rsidR="00000000" w:rsidDel="00000000" w:rsidP="00000000" w:rsidRDefault="00000000" w:rsidRPr="00000000" w14:paraId="00000A2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receives a CONNECT packet from that Client. This state is supervised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with the </w:t>
      </w:r>
      <w:hyperlink w:anchor="_heading=h.4ddeoix">
        <w:r w:rsidDel="00000000" w:rsidR="00000000" w:rsidRPr="00000000">
          <w:rPr>
            <w:rFonts w:ascii="Arial" w:cs="Arial" w:eastAsia="Arial" w:hAnsi="Arial"/>
            <w:color w:val="1155cc"/>
            <w:sz w:val="22"/>
            <w:szCs w:val="22"/>
            <w:u w:val="single"/>
            <w:rtl w:val="0"/>
          </w:rPr>
          <w:t xml:space="preserve">Keep Alive</w:t>
        </w:r>
      </w:hyperlink>
      <w:r w:rsidDel="00000000" w:rsidR="00000000" w:rsidRPr="00000000">
        <w:rPr>
          <w:rFonts w:ascii="Arial" w:cs="Arial" w:eastAsia="Arial" w:hAnsi="Arial"/>
          <w:sz w:val="22"/>
          <w:szCs w:val="22"/>
          <w:rtl w:val="0"/>
        </w:rPr>
        <w:t xml:space="preserve"> timer. 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does not receive any packet from the Client in a defined perio</w:t>
      </w:r>
      <w:r w:rsidDel="00000000" w:rsidR="00000000" w:rsidRPr="00000000">
        <w:rPr>
          <w:rtl w:val="0"/>
        </w:rPr>
        <w:t xml:space="preserve">d,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delete the Virtual Connection. The Disconnected state is governed by the Session Expiry timer - on expiry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free to remove the Client session. A Client moves into the Asleep state by issuing a SLEEPREQ packet</w:t>
      </w:r>
      <w:r w:rsidDel="00000000" w:rsidR="00000000" w:rsidRPr="00000000">
        <w:rPr>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tl w:val="0"/>
        </w:rPr>
        <w:t xml:space="preserve">o be certain that the Server has also recorded the Client as being asleep, the Client </w:t>
      </w:r>
      <w:r w:rsidDel="00000000" w:rsidR="00000000" w:rsidRPr="00000000">
        <w:rPr>
          <w:rFonts w:ascii="Arial" w:cs="Arial" w:eastAsia="Arial" w:hAnsi="Arial"/>
          <w:sz w:val="22"/>
          <w:szCs w:val="22"/>
          <w:rtl w:val="0"/>
        </w:rPr>
        <w:t xml:space="preserve">needs</w:t>
      </w:r>
      <w:r w:rsidDel="00000000" w:rsidR="00000000" w:rsidRPr="00000000">
        <w:rPr>
          <w:rtl w:val="0"/>
        </w:rPr>
        <w:t xml:space="preserve"> to wait </w:t>
      </w:r>
      <w:r w:rsidDel="00000000" w:rsidR="00000000" w:rsidRPr="00000000">
        <w:rPr>
          <w:rFonts w:ascii="Arial" w:cs="Arial" w:eastAsia="Arial" w:hAnsi="Arial"/>
          <w:sz w:val="22"/>
          <w:szCs w:val="22"/>
          <w:rtl w:val="0"/>
        </w:rPr>
        <w:t xml:space="preserve">for a positive SLEEPRESP respon</w:t>
      </w:r>
      <w:r w:rsidDel="00000000" w:rsidR="00000000" w:rsidRPr="00000000">
        <w:rPr>
          <w:rtl w:val="0"/>
        </w:rPr>
        <w:t xml:space="preserve">se</w:t>
      </w:r>
      <w:r w:rsidDel="00000000" w:rsidR="00000000" w:rsidRPr="00000000">
        <w:rPr>
          <w:rFonts w:ascii="Arial" w:cs="Arial" w:eastAsia="Arial" w:hAnsi="Arial"/>
          <w:sz w:val="22"/>
          <w:szCs w:val="22"/>
          <w:rtl w:val="0"/>
        </w:rPr>
        <w:t xml:space="preserve">. For more information on the Asleep state, refer to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3">
      <w:pPr>
        <w:rPr/>
      </w:pPr>
      <w:r w:rsidDel="00000000" w:rsidR="00000000" w:rsidRPr="00000000">
        <w:rPr>
          <w:shd w:fill="auto" w:val="clear"/>
          <w:rtl w:val="0"/>
        </w:rPr>
        <w:t xml:space="preserve">See </w:t>
      </w:r>
      <w:hyperlink w:anchor="_heading=h.gc2bf5yxnvwt">
        <w:r w:rsidDel="00000000" w:rsidR="00000000" w:rsidRPr="00000000">
          <w:rPr>
            <w:color w:val="1155cc"/>
            <w:u w:val="single"/>
            <w:shd w:fill="auto" w:val="clear"/>
            <w:rtl w:val="0"/>
          </w:rPr>
          <w:t xml:space="preserve">C.5 Client State Diagrams</w:t>
        </w:r>
      </w:hyperlink>
      <w:r w:rsidDel="00000000" w:rsidR="00000000" w:rsidRPr="00000000">
        <w:rPr>
          <w:shd w:fill="auto" w:val="clear"/>
          <w:rtl w:val="0"/>
        </w:rPr>
        <w:t xml:space="preserve"> for informative state diagrams to help illustrate these transitions.</w:t>
      </w:r>
      <w:r w:rsidDel="00000000" w:rsidR="00000000" w:rsidRPr="00000000">
        <w:rPr>
          <w:rtl w:val="0"/>
        </w:rPr>
      </w:r>
    </w:p>
    <w:p w:rsidR="00000000" w:rsidDel="00000000" w:rsidP="00000000" w:rsidRDefault="00000000" w:rsidRPr="00000000" w14:paraId="00000A24">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5">
      <w:pPr>
        <w:spacing w:after="303"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rather than an explicit Disconnect request from the Client. As the Lost state was not really different from Disconnected except for the history of Client events, similar information may be kept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for instance its administrative logs.</w:t>
      </w:r>
    </w:p>
    <w:p w:rsidR="00000000" w:rsidDel="00000000" w:rsidP="00000000" w:rsidRDefault="00000000" w:rsidRPr="00000000" w14:paraId="00000A26">
      <w:pPr>
        <w:pStyle w:val="Heading3"/>
        <w:ind w:left="0" w:firstLine="0"/>
        <w:rPr/>
      </w:pPr>
      <w:bookmarkStart w:colFirst="0" w:colLast="0" w:name="_heading=h.qfa0p4gzzbmu" w:id="301"/>
      <w:bookmarkEnd w:id="301"/>
      <w:r w:rsidDel="00000000" w:rsidR="00000000" w:rsidRPr="00000000">
        <w:rPr>
          <w:rtl w:val="0"/>
        </w:rPr>
        <w:t xml:space="preserve">4.14.1 Session Timers</w:t>
      </w:r>
    </w:p>
    <w:p w:rsidR="00000000" w:rsidDel="00000000" w:rsidP="00000000" w:rsidRDefault="00000000" w:rsidRPr="00000000" w14:paraId="00000A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28">
      <w:pPr>
        <w:spacing w:after="0" w:before="0" w:line="276" w:lineRule="auto"/>
        <w:rPr/>
      </w:pPr>
      <w:r w:rsidDel="00000000" w:rsidR="00000000" w:rsidRPr="00000000">
        <w:rPr>
          <w:i w:val="1"/>
          <w:sz w:val="19"/>
          <w:szCs w:val="19"/>
          <w:rtl w:val="0"/>
        </w:rPr>
        <w:t xml:space="preserve">Figure 4-10 – Session Timers</w:t>
      </w:r>
      <w:r w:rsidDel="00000000" w:rsidR="00000000" w:rsidRPr="00000000">
        <w:rPr>
          <w:rtl w:val="0"/>
        </w:rPr>
      </w:r>
    </w:p>
    <w:sdt>
      <w:sdtPr>
        <w:lock w:val="contentLocked"/>
        <w:id w:val="-367022696"/>
        <w:tag w:val="goog_rdk_64"/>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29">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2E">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h042r0">
                  <w:r w:rsidDel="00000000" w:rsidR="00000000" w:rsidRPr="00000000">
                    <w:rPr>
                      <w:color w:val="1155cc"/>
                      <w:u w:val="single"/>
                      <w:rtl w:val="0"/>
                    </w:rPr>
                    <w:t xml:space="preserve">3.1.6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3">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4.14.2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8">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D">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44">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Only one timer is operational at a time on an MQTT-SN component. The Keep Alive timer is suspended while the Packet Retry timer is running. </w:t>
      </w:r>
    </w:p>
    <w:p w:rsidR="00000000" w:rsidDel="00000000" w:rsidP="00000000" w:rsidRDefault="00000000" w:rsidRPr="00000000" w14:paraId="00000A45">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color w:val="1155cc"/>
            <w:u w:val="single"/>
            <w:rtl w:val="0"/>
          </w:rPr>
          <w:t xml:space="preserve">C.3 Example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46">
      <w:pPr>
        <w:pStyle w:val="Heading3"/>
        <w:keepLines w:val="1"/>
        <w:spacing w:after="94" w:before="200" w:line="259" w:lineRule="auto"/>
        <w:ind w:left="0" w:firstLine="0"/>
        <w:rPr/>
      </w:pPr>
      <w:bookmarkStart w:colFirst="0" w:colLast="0" w:name="_heading=h.pj8yyjomhafn" w:id="302"/>
      <w:bookmarkEnd w:id="302"/>
      <w:r w:rsidDel="00000000" w:rsidR="00000000" w:rsidRPr="00000000">
        <w:rPr>
          <w:rtl w:val="0"/>
        </w:rPr>
        <w:t xml:space="preserve">4.14.2 Sleeping Clients</w:t>
      </w:r>
    </w:p>
    <w:p w:rsidR="00000000" w:rsidDel="00000000" w:rsidP="00000000" w:rsidRDefault="00000000" w:rsidRPr="00000000" w14:paraId="00000A47">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w:t>
      </w:r>
      <w:r w:rsidDel="00000000" w:rsidR="00000000" w:rsidRPr="00000000">
        <w:rPr>
          <w:rFonts w:ascii="Arial" w:cs="Arial" w:eastAsia="Arial" w:hAnsi="Arial"/>
          <w:sz w:val="22"/>
          <w:szCs w:val="22"/>
          <w:rtl w:val="0"/>
        </w:rPr>
        <w:t xml:space="preserve">may be running on battery powered devices</w:t>
      </w:r>
      <w:r w:rsidDel="00000000" w:rsidR="00000000" w:rsidRPr="00000000">
        <w:rPr>
          <w:rFonts w:ascii="Arial" w:cs="Arial" w:eastAsia="Arial" w:hAnsi="Arial"/>
          <w:sz w:val="22"/>
          <w:szCs w:val="22"/>
          <w:rtl w:val="0"/>
        </w:rPr>
        <w:t xml:space="preserve">,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w:t>
      </w:r>
      <w:r w:rsidDel="00000000" w:rsidR="00000000" w:rsidRPr="00000000">
        <w:rPr>
          <w:rtl w:val="0"/>
        </w:rPr>
        <w:t xml:space="preserve">Server</w:t>
      </w:r>
      <w:r w:rsidDel="00000000" w:rsidR="00000000" w:rsidRPr="00000000">
        <w:rPr>
          <w:rFonts w:ascii="Arial" w:cs="Arial" w:eastAsia="Arial" w:hAnsi="Arial"/>
          <w:rtl w:val="0"/>
        </w:rPr>
        <w:t xml:space="preserve">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4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acknowledges that packet with a SLEEPRESP packet and considers the Client to be Asleep. </w:t>
      </w:r>
      <w:r w:rsidDel="00000000" w:rsidR="00000000" w:rsidRPr="00000000">
        <w:rPr>
          <w:rtl w:val="0"/>
        </w:rPr>
      </w:r>
    </w:p>
    <w:p w:rsidR="00000000" w:rsidDel="00000000" w:rsidP="00000000" w:rsidRDefault="00000000" w:rsidRPr="00000000" w14:paraId="00000A4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the Client within one and a half times the Sleep Duration, it MUST delete the Virtual Connection to the Client.</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4A">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buffer Application Messages of QoS 1 and 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B">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4C">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4D">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The Client wakes by sending a PINGREQ, which may contain the Client Identifier. </w:t>
      </w:r>
      <w:r w:rsidDel="00000000" w:rsidR="00000000" w:rsidRPr="00000000">
        <w:rPr>
          <w:rFonts w:ascii="Arial" w:cs="Arial" w:eastAsia="Arial" w:hAnsi="Arial"/>
          <w:color w:val="000000"/>
          <w:sz w:val="22"/>
          <w:szCs w:val="22"/>
          <w:rtl w:val="0"/>
        </w:rPr>
        <w:t xml:space="preserve">If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buffer or 0xFFFF (meaning undetermined number of messages greater than 0 remaining).</w:t>
      </w:r>
    </w:p>
    <w:p w:rsidR="00000000" w:rsidDel="00000000" w:rsidP="00000000" w:rsidRDefault="00000000" w:rsidRPr="00000000" w14:paraId="00000A4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rFonts w:ascii="Arial" w:cs="Arial" w:eastAsia="Arial" w:hAnsi="Arial"/>
          <w:color w:val="000000"/>
          <w:sz w:val="22"/>
          <w:szCs w:val="22"/>
          <w:rtl w:val="0"/>
        </w:rPr>
        <w:t xml:space="preserve"> If, during the delivery of Application Messages from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the Client, </w:t>
      </w:r>
      <w:r w:rsidDel="00000000" w:rsidR="00000000" w:rsidRPr="00000000">
        <w:rPr>
          <w:rFonts w:ascii="Arial" w:cs="Arial" w:eastAsia="Arial" w:hAnsi="Arial"/>
          <w:color w:val="000000"/>
          <w:sz w:val="22"/>
          <w:szCs w:val="22"/>
          <w:rtl w:val="0"/>
        </w:rPr>
        <w:t xml:space="preserve">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detects a Retry timeout,</w:t>
      </w:r>
      <w:r w:rsidDel="00000000" w:rsidR="00000000" w:rsidRPr="00000000">
        <w:rPr>
          <w:rFonts w:ascii="Arial" w:cs="Arial" w:eastAsia="Arial" w:hAnsi="Arial"/>
          <w:color w:val="000000"/>
          <w:sz w:val="22"/>
          <w:szCs w:val="22"/>
          <w:rtl w:val="0"/>
        </w:rPr>
        <w:t xml:space="preserve"> it should consider the Client disconnected, and send a DISCONNECT packet with an error Reason Code.</w:t>
      </w:r>
      <w:r w:rsidDel="00000000" w:rsidR="00000000" w:rsidRPr="00000000">
        <w:rPr>
          <w:rtl w:val="0"/>
        </w:rPr>
      </w:r>
    </w:p>
    <w:p w:rsidR="00000000" w:rsidDel="00000000" w:rsidP="00000000" w:rsidRDefault="00000000" w:rsidRPr="00000000" w14:paraId="00000A4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restartings the Sleep Duration timer for that Client. </w:t>
      </w:r>
    </w:p>
    <w:p w:rsidR="00000000" w:rsidDel="00000000" w:rsidP="00000000" w:rsidRDefault="00000000" w:rsidRPr="00000000" w14:paraId="00000A5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5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return either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5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(other </w:t>
      </w:r>
      <w:r w:rsidDel="00000000" w:rsidR="00000000" w:rsidRPr="00000000">
        <w:rPr>
          <w:color w:val="000000"/>
          <w:rtl w:val="0"/>
        </w:rPr>
        <w:t xml:space="preserve">than PUBACK, PUBREC, PUBCOMP or REGACK)</w:t>
      </w:r>
      <w:r w:rsidDel="00000000" w:rsidR="00000000" w:rsidRPr="00000000">
        <w:rPr>
          <w:rFonts w:ascii="Arial" w:cs="Arial" w:eastAsia="Arial" w:hAnsi="Arial"/>
          <w:color w:val="000000"/>
          <w:sz w:val="22"/>
          <w:szCs w:val="22"/>
          <w:rtl w:val="0"/>
        </w:rPr>
        <w:t xml:space="preserve">. </w:t>
      </w:r>
      <w:r w:rsidDel="00000000" w:rsidR="00000000" w:rsidRPr="00000000">
        <w:rPr>
          <w:color w:val="000000"/>
          <w:rtl w:val="0"/>
        </w:rPr>
        <w:t xml:space="preserve">If it wants to do more than this,</w:t>
      </w:r>
      <w:sdt>
        <w:sdtPr>
          <w:id w:val="677880297"/>
          <w:tag w:val="goog_rdk_65"/>
        </w:sdtPr>
        <w:sdtContent>
          <w:commentRangeStart w:id="57"/>
        </w:sdtContent>
      </w:sdt>
      <w:sdt>
        <w:sdtPr>
          <w:id w:val="-1743069404"/>
          <w:tag w:val="goog_rdk_66"/>
        </w:sdtPr>
        <w:sdtContent>
          <w:commentRangeStart w:id="58"/>
        </w:sdtContent>
      </w:sdt>
      <w:sdt>
        <w:sdtPr>
          <w:id w:val="-914740718"/>
          <w:tag w:val="goog_rdk_67"/>
        </w:sdtPr>
        <w:sdtContent>
          <w:commentRangeStart w:id="59"/>
        </w:sdtContent>
      </w:sdt>
      <w:r w:rsidDel="00000000" w:rsidR="00000000" w:rsidRPr="00000000">
        <w:rPr>
          <w:rFonts w:ascii="Arial" w:cs="Arial" w:eastAsia="Arial" w:hAnsi="Arial"/>
          <w:color w:val="000000"/>
          <w:sz w:val="22"/>
          <w:szCs w:val="22"/>
          <w:rtl w:val="0"/>
        </w:rPr>
        <w:t xml:space="preserve"> it </w:t>
      </w:r>
      <w:r w:rsidDel="00000000" w:rsidR="00000000" w:rsidRPr="00000000">
        <w:rPr>
          <w:color w:val="000000"/>
          <w:rtl w:val="0"/>
        </w:rPr>
        <w:t xml:space="preserve">needs to create a new Virtual Connection </w:t>
      </w:r>
      <w:r w:rsidDel="00000000" w:rsidR="00000000" w:rsidRPr="00000000">
        <w:rPr>
          <w:rFonts w:ascii="Arial" w:cs="Arial" w:eastAsia="Arial" w:hAnsi="Arial"/>
          <w:color w:val="000000"/>
          <w:sz w:val="22"/>
          <w:szCs w:val="22"/>
          <w:rtl w:val="0"/>
        </w:rPr>
        <w:t xml:space="preserve">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t>
      </w:r>
      <w:commentRangeEnd w:id="57"/>
      <w:r w:rsidDel="00000000" w:rsidR="00000000" w:rsidRPr="00000000">
        <w:commentReference w:id="57"/>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A53">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w:t>
      </w:r>
      <w:r w:rsidDel="00000000" w:rsidR="00000000" w:rsidRPr="00000000">
        <w:rPr>
          <w:color w:val="000000"/>
          <w:shd w:fill="auto" w:val="clear"/>
          <w:rtl w:val="0"/>
        </w:rPr>
        <w:t xml:space="preserve">t</w:t>
      </w:r>
      <w:r w:rsidDel="00000000" w:rsidR="00000000" w:rsidRPr="00000000">
        <w:rPr>
          <w:rFonts w:ascii="Arial" w:cs="Arial" w:eastAsia="Arial" w:hAnsi="Arial"/>
          <w:color w:val="000000"/>
          <w:sz w:val="22"/>
          <w:szCs w:val="22"/>
          <w:shd w:fill="auto" w:val="clear"/>
          <w:rtl w:val="0"/>
        </w:rPr>
        <w:t xml:space="preserve">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54">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55">
      <w:pPr>
        <w:spacing w:after="0" w:before="0" w:lineRule="auto"/>
        <w:rPr>
          <w:i w:val="1"/>
          <w:sz w:val="19"/>
          <w:szCs w:val="19"/>
        </w:rPr>
      </w:pPr>
      <w:r w:rsidDel="00000000" w:rsidR="00000000" w:rsidRPr="00000000">
        <w:rPr>
          <w:rtl w:val="0"/>
        </w:rPr>
      </w:r>
    </w:p>
    <w:p w:rsidR="00000000" w:rsidDel="00000000" w:rsidP="00000000" w:rsidRDefault="00000000" w:rsidRPr="00000000" w14:paraId="00000A56">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4-11 – Awake PINGRESP Packet flush</w:t>
      </w:r>
      <w:r w:rsidDel="00000000" w:rsidR="00000000" w:rsidRPr="00000000">
        <w:rPr>
          <w:rtl w:val="0"/>
        </w:rPr>
      </w:r>
    </w:p>
    <w:p w:rsidR="00000000" w:rsidDel="00000000" w:rsidP="00000000" w:rsidRDefault="00000000" w:rsidRPr="00000000" w14:paraId="00000A57">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6" name="image5.png"/>
            <a:graphic>
              <a:graphicData uri="http://schemas.openxmlformats.org/drawingml/2006/picture">
                <pic:pic>
                  <pic:nvPicPr>
                    <pic:cNvPr id="0" name="image5.png"/>
                    <pic:cNvPicPr preferRelativeResize="0"/>
                  </pic:nvPicPr>
                  <pic:blipFill>
                    <a:blip r:embed="rId104"/>
                    <a:srcRect b="0" l="5023" r="5023"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pStyle w:val="Heading2"/>
        <w:ind w:left="0" w:firstLine="0"/>
        <w:rPr>
          <w:rFonts w:ascii="Arial" w:cs="Arial" w:eastAsia="Arial" w:hAnsi="Arial"/>
        </w:rPr>
      </w:pPr>
      <w:bookmarkStart w:colFirst="0" w:colLast="0" w:name="_heading=h.mo7ahow0t2fa" w:id="303"/>
      <w:bookmarkEnd w:id="303"/>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5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the MQTT-SN Clients interact over a secure communication channel, such as DTLS or any communication channel assuring the authenticity and optionally the confidentiality protection. </w:t>
      </w:r>
    </w:p>
    <w:p w:rsidR="00000000" w:rsidDel="00000000" w:rsidP="00000000" w:rsidRDefault="00000000" w:rsidRPr="00000000" w14:paraId="00000A5C">
      <w:pPr>
        <w:pStyle w:val="Heading1"/>
        <w:ind w:left="0" w:firstLine="0"/>
        <w:rPr/>
      </w:pPr>
      <w:bookmarkStart w:colFirst="0" w:colLast="0" w:name="_heading=h.ao41zqqg0txn" w:id="304"/>
      <w:bookmarkEnd w:id="304"/>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5D">
      <w:pPr>
        <w:pStyle w:val="Heading2"/>
        <w:ind w:left="0" w:firstLine="0"/>
        <w:rPr/>
      </w:pPr>
      <w:bookmarkStart w:colFirst="0" w:colLast="0" w:name="_heading=h.2w9qaq2wvr46" w:id="305"/>
      <w:bookmarkEnd w:id="305"/>
      <w:r w:rsidDel="00000000" w:rsidR="00000000" w:rsidRPr="00000000">
        <w:rPr>
          <w:rtl w:val="0"/>
        </w:rPr>
        <w:t xml:space="preserve">5.1 Introduction</w:t>
      </w:r>
    </w:p>
    <w:p w:rsidR="00000000" w:rsidDel="00000000" w:rsidP="00000000" w:rsidRDefault="00000000" w:rsidRPr="00000000" w14:paraId="00000A5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5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5">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6">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6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61">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62">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63">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64">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65">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66">
      <w:pPr>
        <w:numPr>
          <w:ilvl w:val="0"/>
          <w:numId w:val="26"/>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6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68">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69">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6A">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6B">
      <w:pPr>
        <w:numPr>
          <w:ilvl w:val="0"/>
          <w:numId w:val="69"/>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6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07">
        <w:r w:rsidDel="00000000" w:rsidR="00000000" w:rsidRPr="00000000">
          <w:rPr>
            <w:rFonts w:ascii="Arial" w:cs="Arial" w:eastAsia="Arial" w:hAnsi="Arial"/>
            <w:color w:val="000000"/>
            <w:shd w:fill="auto" w:val="clear"/>
            <w:rtl w:val="0"/>
          </w:rPr>
          <w:t xml:space="preserve"> </w:t>
        </w:r>
      </w:hyperlink>
      <w:hyperlink r:id="rId108">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09">
        <w:r w:rsidDel="00000000" w:rsidR="00000000" w:rsidRPr="00000000">
          <w:rPr>
            <w:rFonts w:ascii="Arial" w:cs="Arial" w:eastAsia="Arial" w:hAnsi="Arial"/>
            <w:color w:val="000000"/>
            <w:shd w:fill="auto" w:val="clear"/>
            <w:rtl w:val="0"/>
          </w:rPr>
          <w:t xml:space="preserve"> </w:t>
        </w:r>
      </w:hyperlink>
      <w:hyperlink r:id="rId110">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1">
        <w:r w:rsidDel="00000000" w:rsidR="00000000" w:rsidRPr="00000000">
          <w:rPr>
            <w:rFonts w:ascii="Arial" w:cs="Arial" w:eastAsia="Arial" w:hAnsi="Arial"/>
            <w:color w:val="000000"/>
            <w:shd w:fill="auto" w:val="clear"/>
            <w:rtl w:val="0"/>
          </w:rPr>
          <w:t xml:space="preserve"> </w:t>
        </w:r>
      </w:hyperlink>
      <w:hyperlink r:id="rId112">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6D">
      <w:pPr>
        <w:pStyle w:val="Heading2"/>
        <w:ind w:left="0" w:firstLine="0"/>
        <w:rPr/>
      </w:pPr>
      <w:bookmarkStart w:colFirst="0" w:colLast="0" w:name="_heading=h.igt8todq2le2" w:id="306"/>
      <w:bookmarkEnd w:id="306"/>
      <w:r w:rsidDel="00000000" w:rsidR="00000000" w:rsidRPr="00000000">
        <w:rPr>
          <w:rtl w:val="0"/>
        </w:rPr>
        <w:t xml:space="preserve">5.2 MQTT-SN solutions: security and certification</w:t>
      </w:r>
    </w:p>
    <w:p w:rsidR="00000000" w:rsidDel="00000000" w:rsidP="00000000" w:rsidRDefault="00000000" w:rsidRPr="00000000" w14:paraId="00000A6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3">
        <w:r w:rsidDel="00000000" w:rsidR="00000000" w:rsidRPr="00000000">
          <w:rPr>
            <w:rFonts w:ascii="Arial" w:cs="Arial" w:eastAsia="Arial" w:hAnsi="Arial"/>
            <w:color w:val="000000"/>
            <w:shd w:fill="auto" w:val="clear"/>
            <w:rtl w:val="0"/>
          </w:rPr>
          <w:t xml:space="preserve"> </w:t>
        </w:r>
      </w:hyperlink>
      <w:hyperlink r:id="rId114">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5">
        <w:r w:rsidDel="00000000" w:rsidR="00000000" w:rsidRPr="00000000">
          <w:rPr>
            <w:rFonts w:ascii="Arial" w:cs="Arial" w:eastAsia="Arial" w:hAnsi="Arial"/>
            <w:color w:val="000000"/>
            <w:shd w:fill="auto" w:val="clear"/>
            <w:rtl w:val="0"/>
          </w:rPr>
          <w:t xml:space="preserve"> </w:t>
        </w:r>
      </w:hyperlink>
      <w:hyperlink r:id="rId116">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17">
        <w:r w:rsidDel="00000000" w:rsidR="00000000" w:rsidRPr="00000000">
          <w:rPr>
            <w:rFonts w:ascii="Arial" w:cs="Arial" w:eastAsia="Arial" w:hAnsi="Arial"/>
            <w:color w:val="000000"/>
            <w:shd w:fill="auto" w:val="clear"/>
            <w:rtl w:val="0"/>
          </w:rPr>
          <w:t xml:space="preserve"> </w:t>
        </w:r>
      </w:hyperlink>
      <w:hyperlink r:id="rId118">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19">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6F">
      <w:pPr>
        <w:pStyle w:val="Heading2"/>
        <w:ind w:left="0" w:firstLine="0"/>
        <w:rPr/>
      </w:pPr>
      <w:bookmarkStart w:colFirst="0" w:colLast="0" w:name="_heading=h.t81ayj7ar2ac" w:id="307"/>
      <w:bookmarkEnd w:id="307"/>
      <w:r w:rsidDel="00000000" w:rsidR="00000000" w:rsidRPr="00000000">
        <w:rPr>
          <w:rtl w:val="0"/>
        </w:rPr>
        <w:t xml:space="preserve">5.3 Lightweight cryptography and constrained devices</w:t>
      </w:r>
    </w:p>
    <w:p w:rsidR="00000000" w:rsidDel="00000000" w:rsidP="00000000" w:rsidRDefault="00000000" w:rsidRPr="00000000" w14:paraId="00000A7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color w:val="1155cc"/>
            <w:u w:val="single"/>
            <w:shd w:fill="auto" w:val="clear"/>
            <w:rtl w:val="0"/>
          </w:rPr>
          <w:t xml:space="preserve">4.2 Networks and Virtual Connections</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7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color w:val="1155cc"/>
            <w:u w:val="single"/>
            <w:shd w:fill="auto" w:val="clear"/>
            <w:rtl w:val="0"/>
          </w:rPr>
          <w:t xml:space="preserve">3.17 Protection Encapsulation</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7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73">
      <w:pPr>
        <w:numPr>
          <w:ilvl w:val="0"/>
          <w:numId w:val="19"/>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74">
      <w:pPr>
        <w:numPr>
          <w:ilvl w:val="0"/>
          <w:numId w:val="1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0">
        <w:r w:rsidDel="00000000" w:rsidR="00000000" w:rsidRPr="00000000">
          <w:rPr>
            <w:rFonts w:ascii="Arial" w:cs="Arial" w:eastAsia="Arial" w:hAnsi="Arial"/>
            <w:color w:val="000000"/>
            <w:shd w:fill="auto" w:val="clear"/>
            <w:rtl w:val="0"/>
          </w:rPr>
          <w:t xml:space="preserve"> </w:t>
        </w:r>
      </w:hyperlink>
      <w:hyperlink r:id="rId121">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75">
      <w:pPr>
        <w:numPr>
          <w:ilvl w:val="0"/>
          <w:numId w:val="19"/>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2">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7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3">
        <w:r w:rsidDel="00000000" w:rsidR="00000000" w:rsidRPr="00000000">
          <w:rPr>
            <w:rFonts w:ascii="Arial" w:cs="Arial" w:eastAsia="Arial" w:hAnsi="Arial"/>
            <w:color w:val="000000"/>
            <w:shd w:fill="auto" w:val="clear"/>
            <w:rtl w:val="0"/>
          </w:rPr>
          <w:t xml:space="preserve"> </w:t>
        </w:r>
      </w:hyperlink>
      <w:hyperlink r:id="rId124">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7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78">
      <w:pPr>
        <w:pStyle w:val="Heading2"/>
        <w:ind w:left="0" w:firstLine="0"/>
        <w:rPr/>
      </w:pPr>
      <w:bookmarkStart w:colFirst="0" w:colLast="0" w:name="_heading=h.g0bezd2bi3zn" w:id="308"/>
      <w:bookmarkEnd w:id="308"/>
      <w:r w:rsidDel="00000000" w:rsidR="00000000" w:rsidRPr="00000000">
        <w:rPr>
          <w:rtl w:val="0"/>
        </w:rPr>
        <w:t xml:space="preserve">5.4 Implementation notes</w:t>
      </w:r>
    </w:p>
    <w:p w:rsidR="00000000" w:rsidDel="00000000" w:rsidP="00000000" w:rsidRDefault="00000000" w:rsidRPr="00000000" w14:paraId="00000A7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7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7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7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7D">
      <w:pPr>
        <w:pStyle w:val="Heading3"/>
        <w:ind w:left="0" w:firstLine="0"/>
        <w:rPr/>
      </w:pPr>
      <w:bookmarkStart w:colFirst="0" w:colLast="0" w:name="_heading=h.h5vxo4k0bdpo" w:id="309"/>
      <w:bookmarkEnd w:id="309"/>
      <w:r w:rsidDel="00000000" w:rsidR="00000000" w:rsidRPr="00000000">
        <w:rPr>
          <w:rtl w:val="0"/>
        </w:rPr>
        <w:t xml:space="preserve">5.4.1 Authentication of Clients by the Server</w:t>
      </w:r>
    </w:p>
    <w:p w:rsidR="00000000" w:rsidDel="00000000" w:rsidP="00000000" w:rsidRDefault="00000000" w:rsidRPr="00000000" w14:paraId="00000A7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color w:val="1155cc"/>
            <w:u w:val="single"/>
            <w:shd w:fill="auto" w:val="clear"/>
            <w:rtl w:val="0"/>
          </w:rPr>
          <w:t xml:space="preserve">4.11.1.2 MQTT User Name and Password Support</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5">
        <w:r w:rsidDel="00000000" w:rsidR="00000000" w:rsidRPr="00000000">
          <w:rPr>
            <w:rFonts w:ascii="Arial" w:cs="Arial" w:eastAsia="Arial" w:hAnsi="Arial"/>
            <w:color w:val="000000"/>
            <w:shd w:fill="auto" w:val="clear"/>
            <w:rtl w:val="0"/>
          </w:rPr>
          <w:t xml:space="preserve"> </w:t>
        </w:r>
      </w:hyperlink>
      <w:hyperlink r:id="rId126">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27">
        <w:r w:rsidDel="00000000" w:rsidR="00000000" w:rsidRPr="00000000">
          <w:rPr>
            <w:rFonts w:ascii="Arial" w:cs="Arial" w:eastAsia="Arial" w:hAnsi="Arial"/>
            <w:color w:val="000000"/>
            <w:shd w:fill="auto" w:val="clear"/>
            <w:rtl w:val="0"/>
          </w:rPr>
          <w:t xml:space="preserve"> </w:t>
        </w:r>
      </w:hyperlink>
      <w:hyperlink r:id="rId128">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7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8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color w:val="1155cc"/>
            <w:u w:val="single"/>
            <w:shd w:fill="auto" w:val="clear"/>
            <w:rtl w:val="0"/>
          </w:rPr>
          <w:t xml:space="preserve">5.4.5 Privacy of Application Messages and MQTT-SN Control Packets</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8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8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29">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83">
      <w:pPr>
        <w:pStyle w:val="Heading3"/>
        <w:ind w:left="0" w:firstLine="0"/>
        <w:rPr/>
      </w:pPr>
      <w:bookmarkStart w:colFirst="0" w:colLast="0" w:name="_heading=h.lexe5j11rq4v" w:id="310"/>
      <w:bookmarkEnd w:id="310"/>
      <w:r w:rsidDel="00000000" w:rsidR="00000000" w:rsidRPr="00000000">
        <w:rPr>
          <w:rtl w:val="0"/>
        </w:rPr>
        <w:t xml:space="preserve">5.4.2 Authorization of Clients by the Server</w:t>
      </w:r>
    </w:p>
    <w:p w:rsidR="00000000" w:rsidDel="00000000" w:rsidP="00000000" w:rsidRDefault="00000000" w:rsidRPr="00000000" w14:paraId="00000A8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8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8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8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88">
      <w:pPr>
        <w:pStyle w:val="Heading3"/>
        <w:ind w:left="0" w:firstLine="0"/>
        <w:rPr/>
      </w:pPr>
      <w:bookmarkStart w:colFirst="0" w:colLast="0" w:name="_heading=h.jysh3cxpsb6d" w:id="311"/>
      <w:bookmarkEnd w:id="311"/>
      <w:r w:rsidDel="00000000" w:rsidR="00000000" w:rsidRPr="00000000">
        <w:rPr>
          <w:rtl w:val="0"/>
        </w:rPr>
        <w:t xml:space="preserve">5.4.3 Authentication of the Server by the Client</w:t>
      </w:r>
    </w:p>
    <w:p w:rsidR="00000000" w:rsidDel="00000000" w:rsidP="00000000" w:rsidRDefault="00000000" w:rsidRPr="00000000" w14:paraId="00000A8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8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0">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8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8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8D">
      <w:pPr>
        <w:pStyle w:val="Heading3"/>
        <w:ind w:left="0" w:firstLine="0"/>
        <w:rPr/>
      </w:pPr>
      <w:bookmarkStart w:colFirst="0" w:colLast="0" w:name="_heading=h.ot7sd3b9qzjh" w:id="312"/>
      <w:bookmarkEnd w:id="312"/>
      <w:r w:rsidDel="00000000" w:rsidR="00000000" w:rsidRPr="00000000">
        <w:rPr>
          <w:rtl w:val="0"/>
        </w:rPr>
        <w:t xml:space="preserve">5.4.4 Integrity of Application Messages and MQTT-SN Control Packets</w:t>
      </w:r>
    </w:p>
    <w:p w:rsidR="00000000" w:rsidDel="00000000" w:rsidP="00000000" w:rsidRDefault="00000000" w:rsidRPr="00000000" w14:paraId="00000A8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8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9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91">
      <w:pPr>
        <w:pStyle w:val="Heading3"/>
        <w:ind w:left="0" w:firstLine="0"/>
        <w:rPr/>
      </w:pPr>
      <w:bookmarkStart w:colFirst="0" w:colLast="0" w:name="_heading=h.zdgt1oam65sj" w:id="313"/>
      <w:bookmarkEnd w:id="313"/>
      <w:r w:rsidDel="00000000" w:rsidR="00000000" w:rsidRPr="00000000">
        <w:rPr>
          <w:rtl w:val="0"/>
        </w:rPr>
        <w:t xml:space="preserve">5.4.5 Privacy of Application Messages and MQTT-SN Control Packets</w:t>
      </w:r>
    </w:p>
    <w:p w:rsidR="00000000" w:rsidDel="00000000" w:rsidP="00000000" w:rsidRDefault="00000000" w:rsidRPr="00000000" w14:paraId="00000A9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2">
        <w:r w:rsidDel="00000000" w:rsidR="00000000" w:rsidRPr="00000000">
          <w:rPr>
            <w:rFonts w:ascii="Arial" w:cs="Arial" w:eastAsia="Arial" w:hAnsi="Arial"/>
            <w:color w:val="000000"/>
            <w:shd w:fill="auto" w:val="clear"/>
            <w:rtl w:val="0"/>
          </w:rPr>
          <w:t xml:space="preserve"> </w:t>
        </w:r>
      </w:hyperlink>
      <w:hyperlink r:id="rId133">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9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9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9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96">
      <w:pPr>
        <w:pStyle w:val="Heading3"/>
        <w:ind w:left="0" w:firstLine="0"/>
        <w:rPr/>
      </w:pPr>
      <w:bookmarkStart w:colFirst="0" w:colLast="0" w:name="_heading=h.xh57vyfcv2nk" w:id="314"/>
      <w:bookmarkEnd w:id="314"/>
      <w:r w:rsidDel="00000000" w:rsidR="00000000" w:rsidRPr="00000000">
        <w:rPr>
          <w:rtl w:val="0"/>
        </w:rPr>
        <w:t xml:space="preserve">5.4.6 Non-repudiation of message transmission</w:t>
      </w:r>
    </w:p>
    <w:p w:rsidR="00000000" w:rsidDel="00000000" w:rsidP="00000000" w:rsidRDefault="00000000" w:rsidRPr="00000000" w14:paraId="00000A9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98">
      <w:pPr>
        <w:pStyle w:val="Heading3"/>
        <w:ind w:left="0" w:firstLine="0"/>
        <w:rPr/>
      </w:pPr>
      <w:bookmarkStart w:colFirst="0" w:colLast="0" w:name="_heading=h.e8wrqxkc3xaj" w:id="315"/>
      <w:bookmarkEnd w:id="315"/>
      <w:r w:rsidDel="00000000" w:rsidR="00000000" w:rsidRPr="00000000">
        <w:rPr>
          <w:rtl w:val="0"/>
        </w:rPr>
        <w:t xml:space="preserve">5.4.7 Detecting compromise of Clients and Servers</w:t>
      </w:r>
    </w:p>
    <w:p w:rsidR="00000000" w:rsidDel="00000000" w:rsidP="00000000" w:rsidRDefault="00000000" w:rsidRPr="00000000" w14:paraId="00000A9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4">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9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5">
        <w:r w:rsidDel="00000000" w:rsidR="00000000" w:rsidRPr="00000000">
          <w:rPr>
            <w:rFonts w:ascii="Arial" w:cs="Arial" w:eastAsia="Arial" w:hAnsi="Arial"/>
            <w:color w:val="000000"/>
            <w:shd w:fill="auto" w:val="clear"/>
            <w:rtl w:val="0"/>
          </w:rPr>
          <w:t xml:space="preserve"> </w:t>
        </w:r>
      </w:hyperlink>
      <w:hyperlink r:id="rId136">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37">
        <w:r w:rsidDel="00000000" w:rsidR="00000000" w:rsidRPr="00000000">
          <w:rPr>
            <w:rFonts w:ascii="Arial" w:cs="Arial" w:eastAsia="Arial" w:hAnsi="Arial"/>
            <w:color w:val="000000"/>
            <w:shd w:fill="auto" w:val="clear"/>
            <w:rtl w:val="0"/>
          </w:rPr>
          <w:t xml:space="preserve"> </w:t>
        </w:r>
      </w:hyperlink>
      <w:hyperlink r:id="rId138">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9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39">
        <w:r w:rsidDel="00000000" w:rsidR="00000000" w:rsidRPr="00000000">
          <w:rPr>
            <w:rFonts w:ascii="Arial" w:cs="Arial" w:eastAsia="Arial" w:hAnsi="Arial"/>
            <w:color w:val="000000"/>
            <w:shd w:fill="auto" w:val="clear"/>
            <w:rtl w:val="0"/>
          </w:rPr>
          <w:t xml:space="preserve"> </w:t>
        </w:r>
      </w:hyperlink>
      <w:hyperlink r:id="rId140">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9C">
      <w:pPr>
        <w:pStyle w:val="Heading3"/>
        <w:ind w:left="0" w:firstLine="0"/>
        <w:rPr/>
      </w:pPr>
      <w:bookmarkStart w:colFirst="0" w:colLast="0" w:name="_heading=h.z4zuc51rmam1" w:id="316"/>
      <w:bookmarkEnd w:id="316"/>
      <w:r w:rsidDel="00000000" w:rsidR="00000000" w:rsidRPr="00000000">
        <w:rPr>
          <w:rtl w:val="0"/>
        </w:rPr>
        <w:t xml:space="preserve">5.4.8 Detecting abnormal behaviors</w:t>
      </w:r>
    </w:p>
    <w:p w:rsidR="00000000" w:rsidDel="00000000" w:rsidP="00000000" w:rsidRDefault="00000000" w:rsidRPr="00000000" w14:paraId="00000A9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9E">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9F">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AA0">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AA1">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AA2">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AA3">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AA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AA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AA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AA7">
      <w:pPr>
        <w:pStyle w:val="Heading3"/>
        <w:ind w:left="0" w:firstLine="0"/>
        <w:rPr/>
      </w:pPr>
      <w:bookmarkStart w:colFirst="0" w:colLast="0" w:name="_heading=h.wh4qb21u9cfo" w:id="317"/>
      <w:bookmarkEnd w:id="317"/>
      <w:r w:rsidDel="00000000" w:rsidR="00000000" w:rsidRPr="00000000">
        <w:rPr>
          <w:rtl w:val="0"/>
        </w:rPr>
        <w:t xml:space="preserve">5.4.9 Handling of Disallowed Unicode code points</w:t>
      </w:r>
    </w:p>
    <w:p w:rsidR="00000000" w:rsidDel="00000000" w:rsidP="00000000" w:rsidRDefault="00000000" w:rsidRPr="00000000" w14:paraId="00000AA8">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AA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AA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AAB">
      <w:pPr>
        <w:pStyle w:val="Heading4"/>
        <w:ind w:left="0" w:firstLine="0"/>
        <w:rPr/>
      </w:pPr>
      <w:bookmarkStart w:colFirst="0" w:colLast="0" w:name="_heading=h.nz5eemy59ri" w:id="318"/>
      <w:bookmarkEnd w:id="318"/>
      <w:r w:rsidDel="00000000" w:rsidR="00000000" w:rsidRPr="00000000">
        <w:rPr>
          <w:rtl w:val="0"/>
        </w:rPr>
        <w:t xml:space="preserve">5.4.9.1 Considerations for the use of Disallowed Unicode code points</w:t>
      </w:r>
    </w:p>
    <w:p w:rsidR="00000000" w:rsidDel="00000000" w:rsidP="00000000" w:rsidRDefault="00000000" w:rsidRPr="00000000" w14:paraId="00000AA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AA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AAE">
      <w:pPr>
        <w:pStyle w:val="Heading4"/>
        <w:ind w:left="0" w:firstLine="0"/>
        <w:rPr/>
      </w:pPr>
      <w:bookmarkStart w:colFirst="0" w:colLast="0" w:name="_heading=h.bynx7fjpvxum" w:id="319"/>
      <w:bookmarkEnd w:id="319"/>
      <w:r w:rsidDel="00000000" w:rsidR="00000000" w:rsidRPr="00000000">
        <w:rPr>
          <w:rtl w:val="0"/>
        </w:rPr>
        <w:t xml:space="preserve">5.4.9.2 Interactions between Publishers and Subscribers</w:t>
      </w:r>
    </w:p>
    <w:p w:rsidR="00000000" w:rsidDel="00000000" w:rsidP="00000000" w:rsidRDefault="00000000" w:rsidRPr="00000000" w14:paraId="00000AA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AB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AB1">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AB2">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AB3">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AB4">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AB5">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AB6">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AB7">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AB8">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AB9">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ABA">
      <w:pPr>
        <w:numPr>
          <w:ilvl w:val="1"/>
          <w:numId w:val="70"/>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AB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ABC">
      <w:pPr>
        <w:pStyle w:val="Heading4"/>
        <w:ind w:left="0" w:firstLine="0"/>
        <w:rPr/>
      </w:pPr>
      <w:bookmarkStart w:colFirst="0" w:colLast="0" w:name="_heading=h.d4dvwf8lgj0z" w:id="320"/>
      <w:bookmarkEnd w:id="320"/>
      <w:r w:rsidDel="00000000" w:rsidR="00000000" w:rsidRPr="00000000">
        <w:rPr>
          <w:rtl w:val="0"/>
        </w:rPr>
        <w:t xml:space="preserve">5.4.9.3 Remedies</w:t>
      </w:r>
    </w:p>
    <w:p w:rsidR="00000000" w:rsidDel="00000000" w:rsidP="00000000" w:rsidRDefault="00000000" w:rsidRPr="00000000" w14:paraId="00000AB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ABE">
      <w:pPr>
        <w:numPr>
          <w:ilvl w:val="0"/>
          <w:numId w:val="57"/>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ABF">
      <w:pPr>
        <w:numPr>
          <w:ilvl w:val="0"/>
          <w:numId w:val="57"/>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AC0">
      <w:pPr>
        <w:pStyle w:val="Heading3"/>
        <w:ind w:left="0" w:firstLine="0"/>
        <w:rPr/>
      </w:pPr>
      <w:bookmarkStart w:colFirst="0" w:colLast="0" w:name="_heading=h.tdlqgir6zrnb" w:id="321"/>
      <w:bookmarkEnd w:id="321"/>
      <w:r w:rsidDel="00000000" w:rsidR="00000000" w:rsidRPr="00000000">
        <w:rPr>
          <w:rtl w:val="0"/>
        </w:rPr>
        <w:t xml:space="preserve">5.4.10 Other security considerations</w:t>
      </w:r>
    </w:p>
    <w:p w:rsidR="00000000" w:rsidDel="00000000" w:rsidP="00000000" w:rsidRDefault="00000000" w:rsidRPr="00000000" w14:paraId="00000AC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1">
        <w:r w:rsidDel="00000000" w:rsidR="00000000" w:rsidRPr="00000000">
          <w:rPr>
            <w:rFonts w:ascii="Arial" w:cs="Arial" w:eastAsia="Arial" w:hAnsi="Arial"/>
            <w:color w:val="000000"/>
            <w:shd w:fill="auto" w:val="clear"/>
            <w:rtl w:val="0"/>
          </w:rPr>
          <w:t xml:space="preserve"> </w:t>
        </w:r>
      </w:hyperlink>
      <w:hyperlink r:id="rId142">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3">
        <w:r w:rsidDel="00000000" w:rsidR="00000000" w:rsidRPr="00000000">
          <w:rPr>
            <w:rFonts w:ascii="Arial" w:cs="Arial" w:eastAsia="Arial" w:hAnsi="Arial"/>
            <w:color w:val="000000"/>
            <w:shd w:fill="auto" w:val="clear"/>
            <w:rtl w:val="0"/>
          </w:rPr>
          <w:t xml:space="preserve"> </w:t>
        </w:r>
      </w:hyperlink>
      <w:hyperlink r:id="rId144">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AC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AC4">
      <w:pPr>
        <w:numPr>
          <w:ilvl w:val="0"/>
          <w:numId w:val="3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AC5">
      <w:pPr>
        <w:numPr>
          <w:ilvl w:val="0"/>
          <w:numId w:val="3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AC6">
      <w:pPr>
        <w:numPr>
          <w:ilvl w:val="0"/>
          <w:numId w:val="3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color w:val="1155cc"/>
            <w:u w:val="single"/>
            <w:shd w:fill="auto" w:val="clear"/>
            <w:rtl w:val="0"/>
          </w:rPr>
          <w:t xml:space="preserve">4.11.1.1 Re-authentication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AC8">
      <w:pPr>
        <w:pStyle w:val="Heading3"/>
        <w:ind w:left="0" w:firstLine="0"/>
        <w:rPr/>
      </w:pPr>
      <w:bookmarkStart w:colFirst="0" w:colLast="0" w:name="_heading=h.ndkmfsfe6rvr" w:id="322"/>
      <w:bookmarkEnd w:id="322"/>
      <w:r w:rsidDel="00000000" w:rsidR="00000000" w:rsidRPr="00000000">
        <w:rPr>
          <w:rtl w:val="0"/>
        </w:rPr>
        <w:t xml:space="preserve">5.4.11 Use of SOCKS</w:t>
      </w:r>
    </w:p>
    <w:p w:rsidR="00000000" w:rsidDel="00000000" w:rsidP="00000000" w:rsidRDefault="00000000" w:rsidRPr="00000000" w14:paraId="00000AC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5">
        <w:r w:rsidDel="00000000" w:rsidR="00000000" w:rsidRPr="00000000">
          <w:rPr>
            <w:rFonts w:ascii="Arial" w:cs="Arial" w:eastAsia="Arial" w:hAnsi="Arial"/>
            <w:color w:val="000000"/>
            <w:shd w:fill="auto" w:val="clear"/>
            <w:rtl w:val="0"/>
          </w:rPr>
          <w:t xml:space="preserve"> </w:t>
        </w:r>
      </w:hyperlink>
      <w:hyperlink r:id="rId146">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ACA">
      <w:pPr>
        <w:pStyle w:val="Heading3"/>
        <w:ind w:left="0" w:firstLine="0"/>
        <w:rPr/>
      </w:pPr>
      <w:bookmarkStart w:colFirst="0" w:colLast="0" w:name="_heading=h.3e16slc3oya2" w:id="323"/>
      <w:bookmarkEnd w:id="323"/>
      <w:r w:rsidDel="00000000" w:rsidR="00000000" w:rsidRPr="00000000">
        <w:rPr>
          <w:rtl w:val="0"/>
        </w:rPr>
        <w:t xml:space="preserve">5.4.12 Security profiles</w:t>
      </w:r>
    </w:p>
    <w:p w:rsidR="00000000" w:rsidDel="00000000" w:rsidP="00000000" w:rsidRDefault="00000000" w:rsidRPr="00000000" w14:paraId="00000AC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ACC">
      <w:pPr>
        <w:pStyle w:val="Heading4"/>
        <w:ind w:left="0" w:firstLine="0"/>
        <w:rPr/>
      </w:pPr>
      <w:bookmarkStart w:colFirst="0" w:colLast="0" w:name="_heading=h.mkfs4hgl2fw9" w:id="324"/>
      <w:bookmarkEnd w:id="324"/>
      <w:r w:rsidDel="00000000" w:rsidR="00000000" w:rsidRPr="00000000">
        <w:rPr>
          <w:rtl w:val="0"/>
        </w:rPr>
        <w:t xml:space="preserve">5.4.12.1 Clear communication profile</w:t>
      </w:r>
    </w:p>
    <w:p w:rsidR="00000000" w:rsidDel="00000000" w:rsidP="00000000" w:rsidRDefault="00000000" w:rsidRPr="00000000" w14:paraId="00000AC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ACE">
      <w:pPr>
        <w:pStyle w:val="Heading4"/>
        <w:ind w:left="0" w:firstLine="0"/>
        <w:rPr/>
      </w:pPr>
      <w:bookmarkStart w:colFirst="0" w:colLast="0" w:name="_heading=h.z2enj073z0k8" w:id="325"/>
      <w:bookmarkEnd w:id="325"/>
      <w:r w:rsidDel="00000000" w:rsidR="00000000" w:rsidRPr="00000000">
        <w:rPr>
          <w:rtl w:val="0"/>
        </w:rPr>
        <w:t xml:space="preserve">5.4.12.2 Secured network communication profile</w:t>
      </w:r>
    </w:p>
    <w:p w:rsidR="00000000" w:rsidDel="00000000" w:rsidP="00000000" w:rsidRDefault="00000000" w:rsidRPr="00000000" w14:paraId="00000AC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AD0">
      <w:pPr>
        <w:pStyle w:val="Heading4"/>
        <w:ind w:left="0" w:firstLine="0"/>
        <w:rPr/>
      </w:pPr>
      <w:bookmarkStart w:colFirst="0" w:colLast="0" w:name="_heading=h.uimbujrr2hqo" w:id="326"/>
      <w:bookmarkEnd w:id="326"/>
      <w:r w:rsidDel="00000000" w:rsidR="00000000" w:rsidRPr="00000000">
        <w:rPr>
          <w:rtl w:val="0"/>
        </w:rPr>
        <w:t xml:space="preserve">5.4.12.3 Secured transport profile</w:t>
      </w:r>
    </w:p>
    <w:p w:rsidR="00000000" w:rsidDel="00000000" w:rsidP="00000000" w:rsidRDefault="00000000" w:rsidRPr="00000000" w14:paraId="00000AD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AD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7">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AD3">
      <w:pPr>
        <w:pStyle w:val="Heading4"/>
        <w:ind w:left="0" w:firstLine="0"/>
        <w:rPr/>
      </w:pPr>
      <w:bookmarkStart w:colFirst="0" w:colLast="0" w:name="_heading=h.5h0rls4zwxer" w:id="327"/>
      <w:bookmarkEnd w:id="327"/>
      <w:r w:rsidDel="00000000" w:rsidR="00000000" w:rsidRPr="00000000">
        <w:rPr>
          <w:rtl w:val="0"/>
        </w:rPr>
        <w:t xml:space="preserve">5.4.12.4 Industry specific security profiles</w:t>
      </w:r>
    </w:p>
    <w:p w:rsidR="00000000" w:rsidDel="00000000" w:rsidP="00000000" w:rsidRDefault="00000000" w:rsidRPr="00000000" w14:paraId="00000AD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AD5">
      <w:pPr>
        <w:spacing w:after="0" w:before="0" w:line="276" w:lineRule="auto"/>
        <w:ind w:left="0" w:right="0" w:firstLine="0"/>
        <w:rPr>
          <w:rFonts w:ascii="Arial" w:cs="Arial" w:eastAsia="Arial" w:hAnsi="Arial"/>
          <w:color w:val="000000"/>
          <w:shd w:fill="auto" w:val="clear"/>
        </w:rPr>
      </w:pPr>
      <w:hyperlink r:id="rId148">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49">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A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AD7">
      <w:pPr>
        <w:pStyle w:val="Heading1"/>
        <w:ind w:left="0" w:firstLine="0"/>
        <w:rPr>
          <w:rFonts w:ascii="Arial" w:cs="Arial" w:eastAsia="Arial" w:hAnsi="Arial"/>
        </w:rPr>
      </w:pPr>
      <w:bookmarkStart w:colFirst="0" w:colLast="0" w:name="_heading=h.2k82xt6" w:id="328"/>
      <w:bookmarkEnd w:id="328"/>
      <w:r w:rsidDel="00000000" w:rsidR="00000000" w:rsidRPr="00000000">
        <w:rPr>
          <w:rFonts w:ascii="Arial" w:cs="Arial" w:eastAsia="Arial" w:hAnsi="Arial"/>
          <w:rtl w:val="0"/>
        </w:rPr>
        <w:t xml:space="preserve">6 Conformance</w:t>
      </w:r>
    </w:p>
    <w:p w:rsidR="00000000" w:rsidDel="00000000" w:rsidP="00000000" w:rsidRDefault="00000000" w:rsidRPr="00000000" w14:paraId="00000AD8">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0">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AD9">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1">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DA">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2">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DB">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ADC">
      <w:pPr>
        <w:pStyle w:val="Heading1"/>
        <w:spacing w:after="360" w:before="360" w:lineRule="auto"/>
        <w:ind w:left="0" w:firstLine="0"/>
        <w:rPr/>
      </w:pPr>
      <w:bookmarkStart w:colFirst="0" w:colLast="0" w:name="_heading=h.bc8w7ov5oli4" w:id="329"/>
      <w:bookmarkEnd w:id="329"/>
      <w:r w:rsidDel="00000000" w:rsidR="00000000" w:rsidRPr="00000000">
        <w:rPr>
          <w:rtl w:val="0"/>
        </w:rPr>
        <w:t xml:space="preserve">Appendix A. Acknowledgments</w:t>
      </w:r>
    </w:p>
    <w:p w:rsidR="00000000" w:rsidDel="00000000" w:rsidP="00000000" w:rsidRDefault="00000000" w:rsidRPr="00000000" w14:paraId="00000ADD">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ADE">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ADF">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AE0">
      <w:pPr>
        <w:pStyle w:val="Heading2"/>
        <w:spacing w:after="120" w:before="240" w:lineRule="auto"/>
        <w:ind w:left="0" w:firstLine="0"/>
        <w:rPr/>
      </w:pPr>
      <w:bookmarkStart w:colFirst="0" w:colLast="0" w:name="_heading=h.glow6i83isd5" w:id="330"/>
      <w:bookmarkEnd w:id="330"/>
      <w:r w:rsidDel="00000000" w:rsidR="00000000" w:rsidRPr="00000000">
        <w:rPr>
          <w:rtl w:val="0"/>
        </w:rPr>
        <w:t xml:space="preserve">A.1 Special Thanks</w:t>
      </w:r>
    </w:p>
    <w:p w:rsidR="00000000" w:rsidDel="00000000" w:rsidP="00000000" w:rsidRDefault="00000000" w:rsidRPr="00000000" w14:paraId="00000AE1">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AE2">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AE3">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AE4">
      <w:pPr>
        <w:pStyle w:val="Heading2"/>
        <w:spacing w:after="120" w:before="240" w:lineRule="auto"/>
        <w:ind w:left="0" w:firstLine="0"/>
        <w:rPr/>
      </w:pPr>
      <w:bookmarkStart w:colFirst="0" w:colLast="0" w:name="_heading=h.tdeowwajj1wf" w:id="331"/>
      <w:bookmarkEnd w:id="331"/>
      <w:r w:rsidDel="00000000" w:rsidR="00000000" w:rsidRPr="00000000">
        <w:rPr>
          <w:rtl w:val="0"/>
        </w:rPr>
        <w:t xml:space="preserve">A.2 Participants</w:t>
      </w:r>
    </w:p>
    <w:p w:rsidR="00000000" w:rsidDel="00000000" w:rsidP="00000000" w:rsidRDefault="00000000" w:rsidRPr="00000000" w14:paraId="00000AE5">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AE6">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AE7">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AE8">
      <w:pPr>
        <w:pStyle w:val="Heading1"/>
        <w:spacing w:after="0" w:before="0" w:lineRule="auto"/>
        <w:ind w:left="0" w:right="0" w:firstLine="0"/>
        <w:rPr>
          <w:rFonts w:ascii="Arial" w:cs="Arial" w:eastAsia="Arial" w:hAnsi="Arial"/>
        </w:rPr>
      </w:pPr>
      <w:bookmarkStart w:colFirst="0" w:colLast="0" w:name="_heading=h.v94r25kxc2gv" w:id="332"/>
      <w:bookmarkEnd w:id="332"/>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AE9">
      <w:pPr>
        <w:pStyle w:val="Heading1"/>
        <w:spacing w:after="200" w:before="0" w:lineRule="auto"/>
        <w:ind w:left="0" w:right="0" w:firstLine="0"/>
        <w:rPr/>
      </w:pPr>
      <w:bookmarkStart w:colFirst="0" w:colLast="0" w:name="_heading=h.xawx99h7jb7d" w:id="333"/>
      <w:bookmarkEnd w:id="333"/>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AEA">
      <w:pPr>
        <w:pStyle w:val="Heading2"/>
        <w:spacing w:after="0" w:before="0" w:lineRule="auto"/>
        <w:ind w:left="0" w:right="0" w:firstLine="0"/>
        <w:rPr/>
      </w:pPr>
      <w:bookmarkStart w:colFirst="0" w:colLast="0" w:name="_heading=h.x64cg1dbuhix" w:id="334"/>
      <w:bookmarkEnd w:id="334"/>
      <w:r w:rsidDel="00000000" w:rsidR="00000000" w:rsidRPr="00000000">
        <w:rPr>
          <w:rtl w:val="0"/>
        </w:rPr>
        <w:t xml:space="preserve">C.1 Example MQTT-SN Architectures</w:t>
      </w:r>
    </w:p>
    <w:p w:rsidR="00000000" w:rsidDel="00000000" w:rsidP="00000000" w:rsidRDefault="00000000" w:rsidRPr="00000000" w14:paraId="00000AE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 and Servers</w:t>
      </w:r>
      <w:r w:rsidDel="00000000" w:rsidR="00000000" w:rsidRPr="00000000">
        <w:rPr>
          <w:rFonts w:ascii="Arial" w:cs="Arial" w:eastAsia="Arial" w:hAnsi="Arial"/>
          <w:sz w:val="22"/>
          <w:szCs w:val="22"/>
          <w:rtl w:val="0"/>
        </w:rPr>
        <w:t xml:space="preserve"> (sub</w:t>
      </w:r>
      <w:r w:rsidDel="00000000" w:rsidR="00000000" w:rsidRPr="00000000">
        <w:rPr>
          <w:rtl w:val="0"/>
        </w:rPr>
        <w:t xml:space="preserve">-divided into </w:t>
      </w:r>
      <w:r w:rsidDel="00000000" w:rsidR="00000000" w:rsidRPr="00000000">
        <w:rPr>
          <w:rFonts w:ascii="Arial" w:cs="Arial" w:eastAsia="Arial" w:hAnsi="Arial"/>
          <w:i w:val="1"/>
          <w:sz w:val="22"/>
          <w:szCs w:val="22"/>
          <w:rtl w:val="0"/>
        </w:rPr>
        <w:t xml:space="preserve">Gateway</w:t>
      </w:r>
      <w:r w:rsidDel="00000000" w:rsidR="00000000" w:rsidRPr="00000000">
        <w:rPr>
          <w:i w:val="1"/>
          <w:rtl w:val="0"/>
        </w:rPr>
        <w:t xml:space="preserve">s, </w:t>
      </w:r>
      <w:r w:rsidDel="00000000" w:rsidR="00000000" w:rsidRPr="00000000">
        <w:rPr>
          <w:rFonts w:ascii="Arial" w:cs="Arial" w:eastAsia="Arial" w:hAnsi="Arial"/>
          <w:i w:val="1"/>
          <w:sz w:val="22"/>
          <w:szCs w:val="22"/>
          <w:rtl w:val="0"/>
        </w:rPr>
        <w:t xml:space="preserve">Brokers and Forwarders)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E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AED">
      <w:pPr>
        <w:numPr>
          <w:ilvl w:val="0"/>
          <w:numId w:val="53"/>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w:t>
      </w:r>
      <w:r w:rsidDel="00000000" w:rsidR="00000000" w:rsidRPr="00000000">
        <w:rPr>
          <w:rtl w:val="0"/>
        </w:rPr>
        <w:t xml:space="preserve">Server</w:t>
      </w:r>
    </w:p>
    <w:p w:rsidR="00000000" w:rsidDel="00000000" w:rsidP="00000000" w:rsidRDefault="00000000" w:rsidRPr="00000000" w14:paraId="00000AEE">
      <w:pPr>
        <w:numPr>
          <w:ilvl w:val="0"/>
          <w:numId w:val="53"/>
        </w:numPr>
        <w:spacing w:after="0" w:afterAutospacing="0" w:before="0" w:beforeAutospacing="0" w:lineRule="auto"/>
        <w:ind w:left="720" w:hanging="360"/>
      </w:pPr>
      <w:r w:rsidDel="00000000" w:rsidR="00000000" w:rsidRPr="00000000">
        <w:rPr>
          <w:rtl w:val="0"/>
        </w:rPr>
        <w:t xml:space="preserve">communicate with an MQTT Server through an MQTT-SN Gateway</w:t>
      </w:r>
    </w:p>
    <w:p w:rsidR="00000000" w:rsidDel="00000000" w:rsidP="00000000" w:rsidRDefault="00000000" w:rsidRPr="00000000" w14:paraId="00000AEF">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Server which is acting as an MQTT-SN Broker</w:t>
      </w:r>
    </w:p>
    <w:p w:rsidR="00000000" w:rsidDel="00000000" w:rsidP="00000000" w:rsidRDefault="00000000" w:rsidRPr="00000000" w14:paraId="00000AF0">
      <w:pPr>
        <w:numPr>
          <w:ilvl w:val="0"/>
          <w:numId w:val="53"/>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by using PUBWOS packets.</w:t>
      </w:r>
    </w:p>
    <w:p w:rsidR="00000000" w:rsidDel="00000000" w:rsidP="00000000" w:rsidRDefault="00000000" w:rsidRPr="00000000" w14:paraId="00000AF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or may not communicate with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An MQTT-SN Gateway is a Server which connects to an MQTT Server back end. An MQTT-SN Gateway</w:t>
      </w:r>
      <w:r w:rsidDel="00000000" w:rsidR="00000000" w:rsidRPr="00000000">
        <w:rPr>
          <w:rFonts w:ascii="Arial" w:cs="Arial" w:eastAsia="Arial" w:hAnsi="Arial"/>
          <w:sz w:val="22"/>
          <w:szCs w:val="22"/>
          <w:rtl w:val="0"/>
        </w:rPr>
        <w:t xml:space="preserve"> </w:t>
      </w:r>
      <w:r w:rsidDel="00000000" w:rsidR="00000000" w:rsidRPr="00000000">
        <w:rPr>
          <w:rtl w:val="0"/>
        </w:rPr>
        <w:t xml:space="preserve">uses the</w:t>
      </w:r>
      <w:r w:rsidDel="00000000" w:rsidR="00000000" w:rsidRPr="00000000">
        <w:rPr>
          <w:rFonts w:ascii="Arial" w:cs="Arial" w:eastAsia="Arial" w:hAnsi="Arial"/>
          <w:sz w:val="22"/>
          <w:szCs w:val="22"/>
          <w:rtl w:val="0"/>
        </w:rPr>
        <w:t xml:space="preserve"> MQTT protocol</w:t>
      </w:r>
      <w:r w:rsidDel="00000000" w:rsidR="00000000" w:rsidRPr="00000000">
        <w:rPr>
          <w:rtl w:val="0"/>
        </w:rPr>
        <w:t xml:space="preserve"> between itself </w:t>
      </w:r>
      <w:r w:rsidDel="00000000" w:rsidR="00000000" w:rsidRPr="00000000">
        <w:rPr>
          <w:rFonts w:ascii="Arial" w:cs="Arial" w:eastAsia="Arial" w:hAnsi="Arial"/>
          <w:sz w:val="22"/>
          <w:szCs w:val="22"/>
          <w:rtl w:val="0"/>
        </w:rPr>
        <w:t xml:space="preserve">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which acts as an intermediary </w:t>
      </w:r>
      <w:r w:rsidDel="00000000" w:rsidR="00000000" w:rsidRPr="00000000">
        <w:rPr>
          <w:rFonts w:ascii="Arial" w:cs="Arial" w:eastAsia="Arial" w:hAnsi="Arial"/>
          <w:sz w:val="22"/>
          <w:szCs w:val="22"/>
          <w:rtl w:val="0"/>
        </w:rPr>
        <w:t xml:space="preserve">between MQTT-SN Clients is called a</w:t>
      </w:r>
      <w:r w:rsidDel="00000000" w:rsidR="00000000" w:rsidRPr="00000000">
        <w:rPr>
          <w:rtl w:val="0"/>
        </w:rPr>
        <w:t xml:space="preserve"> Broker</w:t>
      </w:r>
      <w:r w:rsidDel="00000000" w:rsidR="00000000" w:rsidRPr="00000000">
        <w:rPr>
          <w:rFonts w:ascii="Arial" w:cs="Arial" w:eastAsia="Arial" w:hAnsi="Arial"/>
          <w:sz w:val="22"/>
          <w:szCs w:val="22"/>
          <w:rtl w:val="0"/>
        </w:rPr>
        <w:t xml:space="preserve">. If a Server</w:t>
      </w:r>
      <w:r w:rsidDel="00000000" w:rsidR="00000000" w:rsidRPr="00000000">
        <w:rPr>
          <w:rtl w:val="0"/>
        </w:rPr>
        <w:t xml:space="preserve"> </w:t>
      </w:r>
      <w:r w:rsidDel="00000000" w:rsidR="00000000" w:rsidRPr="00000000">
        <w:rPr>
          <w:rFonts w:ascii="Arial" w:cs="Arial" w:eastAsia="Arial" w:hAnsi="Arial"/>
          <w:sz w:val="22"/>
          <w:szCs w:val="22"/>
          <w:rtl w:val="0"/>
        </w:rPr>
        <w:t xml:space="preserve">does not act as a Broker itself but is connected to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the Gateway’s main function is the translation between MQTT and MQTT-SN.</w:t>
      </w:r>
    </w:p>
    <w:p w:rsidR="00000000" w:rsidDel="00000000" w:rsidP="00000000" w:rsidRDefault="00000000" w:rsidRPr="00000000" w14:paraId="00000AF2">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w:t>
      </w:r>
      <w:hyperlink w:anchor="_heading=h.1e03kqp">
        <w:r w:rsidDel="00000000" w:rsidR="00000000" w:rsidRPr="00000000">
          <w:rPr>
            <w:color w:val="1155cc"/>
            <w:u w:val="single"/>
            <w:rtl w:val="0"/>
          </w:rPr>
          <w:t xml:space="preserve">3.18 Forwarder Encapsulation</w:t>
        </w:r>
      </w:hyperlink>
      <w:r w:rsidDel="00000000" w:rsidR="00000000" w:rsidRPr="00000000">
        <w:rPr>
          <w:rFonts w:ascii="Arial" w:cs="Arial" w:eastAsia="Arial" w:hAnsi="Arial"/>
          <w:sz w:val="22"/>
          <w:szCs w:val="22"/>
          <w:rtl w:val="0"/>
        </w:rPr>
        <w:t xml:space="preserve">)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AF3">
      <w:pPr>
        <w:pStyle w:val="Heading3"/>
        <w:ind w:left="0" w:firstLine="0"/>
        <w:rPr>
          <w:rFonts w:ascii="Arial" w:cs="Arial" w:eastAsia="Arial" w:hAnsi="Arial"/>
        </w:rPr>
      </w:pPr>
      <w:bookmarkStart w:colFirst="0" w:colLast="0" w:name="_heading=h.2b4f1fsjt2po" w:id="335"/>
      <w:bookmarkEnd w:id="335"/>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AF4">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AF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AF6">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AF7">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69" name="image34.png"/>
            <a:graphic>
              <a:graphicData uri="http://schemas.openxmlformats.org/drawingml/2006/picture">
                <pic:pic>
                  <pic:nvPicPr>
                    <pic:cNvPr id="0" name="image34.png"/>
                    <pic:cNvPicPr preferRelativeResize="0"/>
                  </pic:nvPicPr>
                  <pic:blipFill>
                    <a:blip r:embed="rId153"/>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AF8">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AF9">
      <w:pPr>
        <w:pStyle w:val="Heading3"/>
        <w:spacing w:line="276" w:lineRule="auto"/>
        <w:ind w:left="0" w:firstLine="0"/>
        <w:rPr>
          <w:rFonts w:ascii="Arial" w:cs="Arial" w:eastAsia="Arial" w:hAnsi="Arial"/>
        </w:rPr>
      </w:pPr>
      <w:bookmarkStart w:colFirst="0" w:colLast="0" w:name="_heading=h.c0y537komx52" w:id="336"/>
      <w:bookmarkEnd w:id="336"/>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AFA">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AFB">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AFC">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5" name="image10.png"/>
            <a:graphic>
              <a:graphicData uri="http://schemas.openxmlformats.org/drawingml/2006/picture">
                <pic:pic>
                  <pic:nvPicPr>
                    <pic:cNvPr id="0" name="image10.png"/>
                    <pic:cNvPicPr preferRelativeResize="0"/>
                  </pic:nvPicPr>
                  <pic:blipFill>
                    <a:blip r:embed="rId154"/>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AFD">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AFE">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AFF">
      <w:pPr>
        <w:pStyle w:val="Heading3"/>
        <w:keepLines w:val="1"/>
        <w:spacing w:after="64" w:before="0" w:line="276" w:lineRule="auto"/>
        <w:ind w:left="0" w:firstLine="0"/>
        <w:rPr/>
      </w:pPr>
      <w:bookmarkStart w:colFirst="0" w:colLast="0" w:name="_heading=h.ydw0bb14xbf" w:id="337"/>
      <w:bookmarkEnd w:id="337"/>
      <w:r w:rsidDel="00000000" w:rsidR="00000000" w:rsidRPr="00000000">
        <w:rPr>
          <w:rtl w:val="0"/>
        </w:rPr>
        <w:t xml:space="preserve">C.1.3 Forwarder </w:t>
      </w:r>
    </w:p>
    <w:p w:rsidR="00000000" w:rsidDel="00000000" w:rsidP="00000000" w:rsidRDefault="00000000" w:rsidRPr="00000000" w14:paraId="00000B00">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B01">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B02">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B03">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50" name="image11.png"/>
            <a:graphic>
              <a:graphicData uri="http://schemas.openxmlformats.org/drawingml/2006/picture">
                <pic:pic>
                  <pic:nvPicPr>
                    <pic:cNvPr id="0" name="image11.png"/>
                    <pic:cNvPicPr preferRelativeResize="0"/>
                  </pic:nvPicPr>
                  <pic:blipFill>
                    <a:blip r:embed="rId155"/>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B04">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B05">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7" name="image26.png"/>
            <a:graphic>
              <a:graphicData uri="http://schemas.openxmlformats.org/drawingml/2006/picture">
                <pic:pic>
                  <pic:nvPicPr>
                    <pic:cNvPr id="0" name="image26.png"/>
                    <pic:cNvPicPr preferRelativeResize="0"/>
                  </pic:nvPicPr>
                  <pic:blipFill>
                    <a:blip r:embed="rId156"/>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B06">
      <w:pPr>
        <w:pStyle w:val="Heading3"/>
        <w:keepLines w:val="1"/>
        <w:spacing w:after="64" w:before="0" w:line="259" w:lineRule="auto"/>
        <w:ind w:left="0" w:firstLine="0"/>
        <w:rPr/>
      </w:pPr>
      <w:bookmarkStart w:colFirst="0" w:colLast="0" w:name="_heading=h.ss5hrr76rn" w:id="338"/>
      <w:bookmarkEnd w:id="338"/>
      <w:r w:rsidDel="00000000" w:rsidR="00000000" w:rsidRPr="00000000">
        <w:rPr>
          <w:rtl w:val="0"/>
        </w:rPr>
        <w:t xml:space="preserve">C.1.4 MQTT-SN Broker</w:t>
      </w:r>
    </w:p>
    <w:p w:rsidR="00000000" w:rsidDel="00000000" w:rsidP="00000000" w:rsidRDefault="00000000" w:rsidRPr="00000000" w14:paraId="00000B07">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it will act as an intermediary between MQTT-SN Clients. </w:t>
      </w:r>
    </w:p>
    <w:p w:rsidR="00000000" w:rsidDel="00000000" w:rsidP="00000000" w:rsidRDefault="00000000" w:rsidRPr="00000000" w14:paraId="00000B08">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 sending of PUBWOS packets - it is an implementation decision on how to handle them. </w:t>
      </w:r>
    </w:p>
    <w:p w:rsidR="00000000" w:rsidDel="00000000" w:rsidP="00000000" w:rsidRDefault="00000000" w:rsidRPr="00000000" w14:paraId="00000B09">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B0A">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4" name="image37.png"/>
            <a:graphic>
              <a:graphicData uri="http://schemas.openxmlformats.org/drawingml/2006/picture">
                <pic:pic>
                  <pic:nvPicPr>
                    <pic:cNvPr id="0" name="image37.png"/>
                    <pic:cNvPicPr preferRelativeResize="0"/>
                  </pic:nvPicPr>
                  <pic:blipFill>
                    <a:blip r:embed="rId157"/>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B0B">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B0C">
      <w:pPr>
        <w:pStyle w:val="Heading2"/>
        <w:keepLines w:val="1"/>
        <w:spacing w:after="64" w:before="200" w:line="259" w:lineRule="auto"/>
        <w:ind w:left="0" w:firstLine="0"/>
        <w:rPr/>
      </w:pPr>
      <w:bookmarkStart w:colFirst="0" w:colLast="0" w:name="_heading=h.4ekjvzaoz0kn" w:id="339"/>
      <w:bookmarkEnd w:id="339"/>
      <w:r w:rsidDel="00000000" w:rsidR="00000000" w:rsidRPr="00000000">
        <w:rPr>
          <w:rtl w:val="0"/>
        </w:rPr>
        <w:t xml:space="preserve">C.2 Server Congestion</w:t>
      </w:r>
    </w:p>
    <w:p w:rsidR="00000000" w:rsidDel="00000000" w:rsidP="00000000" w:rsidRDefault="00000000" w:rsidRPr="00000000" w14:paraId="00000B0D">
      <w:pPr>
        <w:spacing w:after="4"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CONNECT, PUBLISH, SUBSCRIBE and REGISTER requests,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B0E">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0F">
      <w:pPr>
        <w:pStyle w:val="Heading2"/>
        <w:ind w:left="0" w:firstLine="0"/>
        <w:rPr/>
      </w:pPr>
      <w:bookmarkStart w:colFirst="0" w:colLast="0" w:name="_heading=h.te266ghzmyuk" w:id="340"/>
      <w:bookmarkEnd w:id="340"/>
      <w:r w:rsidDel="00000000" w:rsidR="00000000" w:rsidRPr="00000000">
        <w:br w:type="page"/>
      </w:r>
      <w:r w:rsidDel="00000000" w:rsidR="00000000" w:rsidRPr="00000000">
        <w:rPr>
          <w:rtl w:val="0"/>
        </w:rPr>
      </w:r>
    </w:p>
    <w:p w:rsidR="00000000" w:rsidDel="00000000" w:rsidP="00000000" w:rsidRDefault="00000000" w:rsidRPr="00000000" w14:paraId="00000B10">
      <w:pPr>
        <w:pStyle w:val="Heading2"/>
        <w:ind w:left="0" w:firstLine="0"/>
        <w:rPr/>
      </w:pPr>
      <w:bookmarkStart w:colFirst="0" w:colLast="0" w:name="_heading=h.b7gl7rjnh27t" w:id="341"/>
      <w:bookmarkEnd w:id="341"/>
      <w:r w:rsidDel="00000000" w:rsidR="00000000" w:rsidRPr="00000000">
        <w:rPr>
          <w:rtl w:val="0"/>
        </w:rPr>
        <w:t xml:space="preserve">C.3 Example Timer and Counter Values</w:t>
      </w:r>
    </w:p>
    <w:p w:rsidR="00000000" w:rsidDel="00000000" w:rsidP="00000000" w:rsidRDefault="00000000" w:rsidRPr="00000000" w14:paraId="00000B11">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12">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3">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4">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5">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6">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7">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8">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9">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A">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B">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C">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D">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E">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F">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0">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1">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2">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3">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C.2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4">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5">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6">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7">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8">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9">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A">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B">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C">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D">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2E">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w:t>
      </w:r>
      <w:r w:rsidDel="00000000" w:rsidR="00000000" w:rsidRPr="00000000">
        <w:rPr>
          <w:rtl w:val="0"/>
        </w:rPr>
        <w:t xml:space="preserve">Server</w:t>
      </w:r>
      <w:r w:rsidDel="00000000" w:rsidR="00000000" w:rsidRPr="00000000">
        <w:rPr>
          <w:rFonts w:ascii="Arial" w:cs="Arial" w:eastAsia="Arial" w:hAnsi="Arial"/>
          <w:b w:val="0"/>
          <w:color w:val="172b4d"/>
          <w:sz w:val="22"/>
          <w:szCs w:val="22"/>
          <w:rtl w:val="0"/>
        </w:rPr>
        <w:t xml:space="preserve">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2F">
      <w:pPr>
        <w:pStyle w:val="Heading2"/>
        <w:ind w:left="0" w:firstLine="0"/>
        <w:rPr>
          <w:rFonts w:ascii="Arial" w:cs="Arial" w:eastAsia="Arial" w:hAnsi="Arial"/>
        </w:rPr>
      </w:pPr>
      <w:bookmarkStart w:colFirst="0" w:colLast="0" w:name="_heading=h.5w55l32vza10" w:id="342"/>
      <w:bookmarkEnd w:id="342"/>
      <w:r w:rsidDel="00000000" w:rsidR="00000000" w:rsidRPr="00000000">
        <w:br w:type="page"/>
      </w:r>
      <w:r w:rsidDel="00000000" w:rsidR="00000000" w:rsidRPr="00000000">
        <w:rPr>
          <w:rtl w:val="0"/>
        </w:rPr>
      </w:r>
    </w:p>
    <w:p w:rsidR="00000000" w:rsidDel="00000000" w:rsidP="00000000" w:rsidRDefault="00000000" w:rsidRPr="00000000" w14:paraId="00000B30">
      <w:pPr>
        <w:pStyle w:val="Heading2"/>
        <w:ind w:left="0" w:firstLine="0"/>
        <w:rPr/>
      </w:pPr>
      <w:bookmarkStart w:colFirst="0" w:colLast="0" w:name="_heading=h.x5dohv2o2038" w:id="343"/>
      <w:bookmarkEnd w:id="343"/>
      <w:r w:rsidDel="00000000" w:rsidR="00000000" w:rsidRPr="00000000">
        <w:rPr>
          <w:rFonts w:ascii="Arial" w:cs="Arial" w:eastAsia="Arial" w:hAnsi="Arial"/>
          <w:rtl w:val="0"/>
        </w:rPr>
        <w:t xml:space="preserve">C.</w:t>
      </w:r>
      <w:r w:rsidDel="00000000" w:rsidR="00000000" w:rsidRPr="00000000">
        <w:rPr>
          <w:rtl w:val="0"/>
        </w:rPr>
        <w:t xml:space="preserve">4</w:t>
      </w:r>
      <w:r w:rsidDel="00000000" w:rsidR="00000000" w:rsidRPr="00000000">
        <w:rPr>
          <w:rFonts w:ascii="Arial" w:cs="Arial" w:eastAsia="Arial" w:hAnsi="Arial"/>
          <w:rtl w:val="0"/>
        </w:rPr>
        <w:t xml:space="preserve">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31">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32">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33">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34">
      <w:pPr>
        <w:numPr>
          <w:ilvl w:val="0"/>
          <w:numId w:val="44"/>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35">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36">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37">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38">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39">
      <w:pPr>
        <w:numPr>
          <w:ilvl w:val="0"/>
          <w:numId w:val="44"/>
        </w:numPr>
        <w:spacing w:after="280" w:before="0" w:line="276" w:lineRule="auto"/>
        <w:ind w:left="720" w:hanging="360"/>
        <w:rPr>
          <w:rFonts w:ascii="Arial" w:cs="Arial" w:eastAsia="Arial" w:hAnsi="Arial"/>
          <w:color w:val="333333"/>
          <w:sz w:val="22"/>
          <w:szCs w:val="22"/>
        </w:rPr>
      </w:pPr>
      <w:sdt>
        <w:sdtPr>
          <w:id w:val="-1467413810"/>
          <w:tag w:val="goog_rdk_68"/>
        </w:sdtPr>
        <w:sdtContent>
          <w:commentRangeStart w:id="60"/>
        </w:sdtContent>
      </w:sdt>
      <w:sdt>
        <w:sdtPr>
          <w:id w:val="1515346815"/>
          <w:tag w:val="goog_rdk_69"/>
        </w:sdtPr>
        <w:sdtContent>
          <w:commentRangeStart w:id="61"/>
        </w:sdtContent>
      </w:sdt>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commentRangeEnd w:id="60"/>
      <w:r w:rsidDel="00000000" w:rsidR="00000000" w:rsidRPr="00000000">
        <w:commentReference w:id="60"/>
      </w:r>
      <w:commentRangeEnd w:id="61"/>
      <w:r w:rsidDel="00000000" w:rsidR="00000000" w:rsidRPr="00000000">
        <w:commentReference w:id="61"/>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3A">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B3B">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B3C">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B3D">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3E">
      <w:pPr>
        <w:pStyle w:val="Heading2"/>
        <w:keepLines w:val="1"/>
        <w:spacing w:after="77" w:before="0" w:line="259" w:lineRule="auto"/>
        <w:ind w:left="0" w:firstLine="0"/>
        <w:rPr/>
      </w:pPr>
      <w:bookmarkStart w:colFirst="0" w:colLast="0" w:name="_heading=h.gc2bf5yxnvwt" w:id="344"/>
      <w:bookmarkEnd w:id="344"/>
      <w:r w:rsidDel="00000000" w:rsidR="00000000" w:rsidRPr="00000000">
        <w:rPr>
          <w:rtl w:val="0"/>
        </w:rPr>
        <w:t xml:space="preserve">C.5 Client State Diagrams</w:t>
      </w:r>
    </w:p>
    <w:p w:rsidR="00000000" w:rsidDel="00000000" w:rsidP="00000000" w:rsidRDefault="00000000" w:rsidRPr="00000000" w14:paraId="00000B3F">
      <w:pPr>
        <w:rPr>
          <w:sz w:val="19"/>
          <w:szCs w:val="19"/>
        </w:rPr>
      </w:pPr>
      <w:r w:rsidDel="00000000" w:rsidR="00000000" w:rsidRPr="00000000">
        <w:rPr>
          <w:rtl w:val="0"/>
        </w:rPr>
        <w:t xml:space="preserve">The following diagrams are </w:t>
      </w:r>
      <w:r w:rsidDel="00000000" w:rsidR="00000000" w:rsidRPr="00000000">
        <w:rPr>
          <w:rtl w:val="0"/>
        </w:rPr>
        <w:t xml:space="preserve">illustrative, graphical views of the states and transitions. They are not comprehensive but included for guidance.</w:t>
      </w:r>
      <w:r w:rsidDel="00000000" w:rsidR="00000000" w:rsidRPr="00000000">
        <w:rPr>
          <w:rtl w:val="0"/>
        </w:rPr>
      </w:r>
    </w:p>
    <w:p w:rsidR="00000000" w:rsidDel="00000000" w:rsidP="00000000" w:rsidRDefault="00000000" w:rsidRPr="00000000" w14:paraId="00000B40">
      <w:pPr>
        <w:spacing w:after="0" w:before="200" w:lineRule="auto"/>
        <w:rPr>
          <w:i w:val="1"/>
          <w:sz w:val="19"/>
          <w:szCs w:val="19"/>
        </w:rPr>
      </w:pPr>
      <w:r w:rsidDel="00000000" w:rsidR="00000000" w:rsidRPr="00000000">
        <w:rPr>
          <w:i w:val="1"/>
          <w:sz w:val="19"/>
          <w:szCs w:val="19"/>
          <w:rtl w:val="0"/>
        </w:rPr>
        <w:t xml:space="preserve">Figure 4-8 – Server View of Client States - informative</w:t>
      </w:r>
    </w:p>
    <w:p w:rsidR="00000000" w:rsidDel="00000000" w:rsidP="00000000" w:rsidRDefault="00000000" w:rsidRPr="00000000" w14:paraId="00000B41">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66" name="image33.jpg"/>
            <a:graphic>
              <a:graphicData uri="http://schemas.openxmlformats.org/drawingml/2006/picture">
                <pic:pic>
                  <pic:nvPicPr>
                    <pic:cNvPr id="0" name="image33.jpg"/>
                    <pic:cNvPicPr preferRelativeResize="0"/>
                  </pic:nvPicPr>
                  <pic:blipFill>
                    <a:blip r:embed="rId158"/>
                    <a:srcRect b="0" l="0" r="0" t="0"/>
                    <a:stretch>
                      <a:fillRect/>
                    </a:stretch>
                  </pic:blipFill>
                  <pic:spPr>
                    <a:xfrm>
                      <a:off x="0" y="0"/>
                      <a:ext cx="5943600" cy="636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42">
      <w:pPr>
        <w:keepLines w:val="1"/>
        <w:spacing w:after="77" w:before="0" w:line="259" w:lineRule="auto"/>
        <w:ind w:left="0" w:firstLine="0"/>
        <w:rPr/>
      </w:pPr>
      <w:r w:rsidDel="00000000" w:rsidR="00000000" w:rsidRPr="00000000">
        <w:rPr>
          <w:rtl w:val="0"/>
        </w:rPr>
        <w:t xml:space="preserve">Figure 4-8 – Server View of Client States - informative</w:t>
      </w:r>
    </w:p>
    <w:p w:rsidR="00000000" w:rsidDel="00000000" w:rsidP="00000000" w:rsidRDefault="00000000" w:rsidRPr="00000000" w14:paraId="00000B43">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55" name="image33.jpg"/>
            <a:graphic>
              <a:graphicData uri="http://schemas.openxmlformats.org/drawingml/2006/picture">
                <pic:pic>
                  <pic:nvPicPr>
                    <pic:cNvPr id="0" name="image33.jpg"/>
                    <pic:cNvPicPr preferRelativeResize="0"/>
                  </pic:nvPicPr>
                  <pic:blipFill>
                    <a:blip r:embed="rId158"/>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B44">
      <w:pPr>
        <w:pStyle w:val="Heading2"/>
        <w:keepLines w:val="1"/>
        <w:spacing w:after="77" w:before="0" w:line="259" w:lineRule="auto"/>
        <w:ind w:left="0" w:firstLine="0"/>
        <w:rPr/>
      </w:pPr>
      <w:bookmarkStart w:colFirst="0" w:colLast="0" w:name="_heading=h.3zgec4ysq2bq" w:id="345"/>
      <w:bookmarkEnd w:id="345"/>
      <w:r w:rsidDel="00000000" w:rsidR="00000000" w:rsidRPr="00000000">
        <w:br w:type="page"/>
      </w:r>
      <w:r w:rsidDel="00000000" w:rsidR="00000000" w:rsidRPr="00000000">
        <w:rPr>
          <w:rtl w:val="0"/>
        </w:rPr>
      </w:r>
    </w:p>
    <w:p w:rsidR="00000000" w:rsidDel="00000000" w:rsidP="00000000" w:rsidRDefault="00000000" w:rsidRPr="00000000" w14:paraId="00000B45">
      <w:pPr>
        <w:pStyle w:val="Heading2"/>
        <w:keepLines w:val="1"/>
        <w:spacing w:after="77" w:before="0" w:line="259" w:lineRule="auto"/>
        <w:ind w:left="0" w:firstLine="0"/>
        <w:rPr/>
      </w:pPr>
      <w:bookmarkStart w:colFirst="0" w:colLast="0" w:name="_heading=h.7bsjt8k2wcnj" w:id="346"/>
      <w:bookmarkEnd w:id="346"/>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B46">
      <w:pPr>
        <w:rPr/>
      </w:pPr>
      <w:r w:rsidDel="00000000" w:rsidR="00000000" w:rsidRPr="00000000">
        <w:rPr>
          <w:i w:val="1"/>
          <w:sz w:val="19"/>
          <w:szCs w:val="19"/>
          <w:rtl w:val="0"/>
        </w:rPr>
        <w:t xml:space="preserve">Figure C-7 – PUBLISH Packet for QoS -1</w:t>
      </w:r>
      <w:r w:rsidDel="00000000" w:rsidR="00000000" w:rsidRPr="00000000">
        <w:rPr>
          <w:rtl w:val="0"/>
        </w:rPr>
      </w:r>
    </w:p>
    <w:p w:rsidR="00000000" w:rsidDel="00000000" w:rsidP="00000000" w:rsidRDefault="00000000" w:rsidRPr="00000000" w14:paraId="00000B47">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31" name="image18.png"/>
            <a:graphic>
              <a:graphicData uri="http://schemas.openxmlformats.org/drawingml/2006/picture">
                <pic:pic>
                  <pic:nvPicPr>
                    <pic:cNvPr id="0" name="image18.png"/>
                    <pic:cNvPicPr preferRelativeResize="0"/>
                  </pic:nvPicPr>
                  <pic:blipFill>
                    <a:blip r:embed="rId159"/>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w:t>
      </w:r>
      <w:r w:rsidDel="00000000" w:rsidR="00000000" w:rsidRPr="00000000">
        <w:rPr>
          <w:rtl w:val="0"/>
        </w:rPr>
        <w:t xml:space="preserve">Server</w:t>
      </w:r>
      <w:r w:rsidDel="00000000" w:rsidR="00000000" w:rsidRPr="00000000">
        <w:rPr>
          <w:rFonts w:ascii="Arial" w:cs="Arial" w:eastAsia="Arial" w:hAnsi="Arial"/>
          <w:rtl w:val="0"/>
        </w:rPr>
        <w:t xml:space="preserve"> if there are existing MQTT-SN 1.2 transmitters that the </w:t>
      </w:r>
      <w:r w:rsidDel="00000000" w:rsidR="00000000" w:rsidRPr="00000000">
        <w:rPr>
          <w:rtl w:val="0"/>
        </w:rPr>
        <w:t xml:space="preserve">Server</w:t>
      </w:r>
      <w:r w:rsidDel="00000000" w:rsidR="00000000" w:rsidRPr="00000000">
        <w:rPr>
          <w:rFonts w:ascii="Arial" w:cs="Arial" w:eastAsia="Arial" w:hAnsi="Arial"/>
          <w:rtl w:val="0"/>
        </w:rPr>
        <w:t xml:space="preserve"> wants to listen to, or receivers it wants to send to. Implementation of this packet is optional.</w:t>
      </w:r>
    </w:p>
    <w:p w:rsidR="00000000" w:rsidDel="00000000" w:rsidP="00000000" w:rsidRDefault="00000000" w:rsidRPr="00000000" w14:paraId="00000B49">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to a topic without establishing a Virtual Connection or Session.</w:t>
      </w:r>
      <w:r w:rsidDel="00000000" w:rsidR="00000000" w:rsidRPr="00000000">
        <w:rPr>
          <w:rtl w:val="0"/>
        </w:rPr>
      </w:r>
    </w:p>
    <w:p w:rsidR="00000000" w:rsidDel="00000000" w:rsidP="00000000" w:rsidRDefault="00000000" w:rsidRPr="00000000" w14:paraId="00000B4A">
      <w:pPr>
        <w:pStyle w:val="Heading3"/>
        <w:ind w:left="0" w:firstLine="0"/>
        <w:rPr/>
      </w:pPr>
      <w:bookmarkStart w:colFirst="0" w:colLast="0" w:name="_heading=h.d1955xpjj9qi" w:id="347"/>
      <w:bookmarkEnd w:id="347"/>
      <w:r w:rsidDel="00000000" w:rsidR="00000000" w:rsidRPr="00000000">
        <w:rPr>
          <w:rtl w:val="0"/>
        </w:rPr>
        <w:t xml:space="preserve">C.6.1 PUBLISH Header</w:t>
      </w:r>
      <w:r w:rsidDel="00000000" w:rsidR="00000000" w:rsidRPr="00000000">
        <w:rPr>
          <w:rtl w:val="0"/>
        </w:rPr>
      </w:r>
    </w:p>
    <w:p w:rsidR="00000000" w:rsidDel="00000000" w:rsidP="00000000" w:rsidRDefault="00000000" w:rsidRPr="00000000" w14:paraId="00000B4B">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4C">
      <w:pPr>
        <w:pStyle w:val="Heading3"/>
        <w:ind w:left="0" w:firstLine="0"/>
        <w:rPr/>
      </w:pPr>
      <w:bookmarkStart w:colFirst="0" w:colLast="0" w:name="_heading=h.z6s5szoqybu9" w:id="348"/>
      <w:bookmarkEnd w:id="348"/>
      <w:r w:rsidDel="00000000" w:rsidR="00000000" w:rsidRPr="00000000">
        <w:rPr>
          <w:rtl w:val="0"/>
        </w:rPr>
        <w:t xml:space="preserve">C.6.2 PUBLISH Flags</w:t>
      </w:r>
    </w:p>
    <w:p w:rsidR="00000000" w:rsidDel="00000000" w:rsidP="00000000" w:rsidRDefault="00000000" w:rsidRPr="00000000" w14:paraId="00000B4D">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4E">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4F">
      <w:pPr>
        <w:pStyle w:val="Heading4"/>
        <w:spacing w:after="0" w:before="0" w:line="248.00000000000006" w:lineRule="auto"/>
        <w:ind w:left="0" w:right="6" w:firstLine="0"/>
        <w:rPr/>
      </w:pPr>
      <w:bookmarkStart w:colFirst="0" w:colLast="0" w:name="_heading=h.k49fswnusgzd" w:id="349"/>
      <w:bookmarkEnd w:id="349"/>
      <w:r w:rsidDel="00000000" w:rsidR="00000000" w:rsidRPr="00000000">
        <w:rPr>
          <w:rtl w:val="0"/>
        </w:rPr>
        <w:t xml:space="preserve">C.6.2.1 Topic Type</w:t>
      </w:r>
    </w:p>
    <w:p w:rsidR="00000000" w:rsidDel="00000000" w:rsidP="00000000" w:rsidRDefault="00000000" w:rsidRPr="00000000" w14:paraId="00000B50">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51">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52">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53">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54">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55">
      <w:pPr>
        <w:numPr>
          <w:ilvl w:val="0"/>
          <w:numId w:val="13"/>
        </w:numPr>
        <w:spacing w:after="200" w:before="0" w:line="248.00000000000006" w:lineRule="auto"/>
        <w:ind w:left="720" w:right="6" w:hanging="360"/>
        <w:rPr>
          <w:rFonts w:ascii="Arial" w:cs="Arial" w:eastAsia="Arial" w:hAnsi="Arial"/>
        </w:rPr>
      </w:pPr>
      <w:sdt>
        <w:sdtPr>
          <w:id w:val="-64166572"/>
          <w:tag w:val="goog_rdk_70"/>
        </w:sdtPr>
        <w:sdtContent>
          <w:commentRangeStart w:id="62"/>
        </w:sdtContent>
      </w:sdt>
      <w:sdt>
        <w:sdtPr>
          <w:id w:val="-1614573830"/>
          <w:tag w:val="goog_rdk_71"/>
        </w:sdtPr>
        <w:sdtContent>
          <w:commentRangeStart w:id="63"/>
        </w:sdtContent>
      </w:sdt>
      <w:r w:rsidDel="00000000" w:rsidR="00000000" w:rsidRPr="00000000">
        <w:rPr>
          <w:rFonts w:ascii="Arial" w:cs="Arial" w:eastAsia="Arial" w:hAnsi="Arial"/>
          <w:rtl w:val="0"/>
        </w:rPr>
        <w:t xml:space="preserve">0b10 - Short Topic Name. A two byte Topic Name, with the same syntax</w:t>
      </w:r>
      <w:commentRangeEnd w:id="62"/>
      <w:r w:rsidDel="00000000" w:rsidR="00000000" w:rsidRPr="00000000">
        <w:commentReference w:id="62"/>
      </w:r>
      <w:commentRangeEnd w:id="63"/>
      <w:r w:rsidDel="00000000" w:rsidR="00000000" w:rsidRPr="00000000">
        <w:commentReference w:id="63"/>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B56">
      <w:pPr>
        <w:pStyle w:val="Heading4"/>
        <w:spacing w:after="0" w:before="0" w:line="248.00000000000006" w:lineRule="auto"/>
        <w:ind w:left="0" w:right="6" w:firstLine="0"/>
        <w:rPr/>
      </w:pPr>
      <w:bookmarkStart w:colFirst="0" w:colLast="0" w:name="_heading=h.f8v6o4gdlqm1" w:id="350"/>
      <w:bookmarkEnd w:id="350"/>
      <w:r w:rsidDel="00000000" w:rsidR="00000000" w:rsidRPr="00000000">
        <w:rPr>
          <w:rtl w:val="0"/>
        </w:rPr>
        <w:t xml:space="preserve">C.6.2.2 QoS</w:t>
      </w:r>
    </w:p>
    <w:p w:rsidR="00000000" w:rsidDel="00000000" w:rsidP="00000000" w:rsidRDefault="00000000" w:rsidRPr="00000000" w14:paraId="00000B57">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58">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59">
      <w:pPr>
        <w:pStyle w:val="Heading4"/>
        <w:spacing w:after="0" w:before="0" w:line="248.00000000000006" w:lineRule="auto"/>
        <w:ind w:left="0" w:right="6" w:firstLine="0"/>
        <w:rPr/>
      </w:pPr>
      <w:bookmarkStart w:colFirst="0" w:colLast="0" w:name="_heading=h.k1um9syapc89" w:id="351"/>
      <w:bookmarkEnd w:id="351"/>
      <w:r w:rsidDel="00000000" w:rsidR="00000000" w:rsidRPr="00000000">
        <w:rPr>
          <w:rtl w:val="0"/>
        </w:rPr>
        <w:t xml:space="preserve">C.6.2.3 DUP</w:t>
      </w:r>
    </w:p>
    <w:p w:rsidR="00000000" w:rsidDel="00000000" w:rsidP="00000000" w:rsidRDefault="00000000" w:rsidRPr="00000000" w14:paraId="00000B5A">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5B">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5C">
      <w:pPr>
        <w:pStyle w:val="Heading4"/>
        <w:spacing w:after="0" w:before="0" w:line="246.99999999999994" w:lineRule="auto"/>
        <w:ind w:left="0" w:right="6" w:firstLine="0"/>
        <w:rPr/>
      </w:pPr>
      <w:bookmarkStart w:colFirst="0" w:colLast="0" w:name="_heading=h.fdqzktr96rsl" w:id="352"/>
      <w:bookmarkEnd w:id="352"/>
      <w:r w:rsidDel="00000000" w:rsidR="00000000" w:rsidRPr="00000000">
        <w:rPr>
          <w:rtl w:val="0"/>
        </w:rPr>
        <w:t xml:space="preserve">C.6.2.4 Retain</w:t>
      </w:r>
    </w:p>
    <w:p w:rsidR="00000000" w:rsidDel="00000000" w:rsidP="00000000" w:rsidRDefault="00000000" w:rsidRPr="00000000" w14:paraId="00000B5D">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5E">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5F">
      <w:pPr>
        <w:pStyle w:val="Heading3"/>
        <w:ind w:left="0" w:firstLine="0"/>
        <w:rPr/>
      </w:pPr>
      <w:bookmarkStart w:colFirst="0" w:colLast="0" w:name="_heading=h.vdd4u1anmq9" w:id="353"/>
      <w:bookmarkEnd w:id="353"/>
      <w:r w:rsidDel="00000000" w:rsidR="00000000" w:rsidRPr="00000000">
        <w:rPr>
          <w:rtl w:val="0"/>
        </w:rPr>
        <w:t xml:space="preserve">C.6.3 Topic Alias </w:t>
      </w:r>
    </w:p>
    <w:p w:rsidR="00000000" w:rsidDel="00000000" w:rsidP="00000000" w:rsidRDefault="00000000" w:rsidRPr="00000000" w14:paraId="00000B60">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61">
      <w:pPr>
        <w:pStyle w:val="Heading3"/>
        <w:spacing w:after="200" w:before="0" w:line="248.00000000000006" w:lineRule="auto"/>
        <w:ind w:left="0" w:firstLine="0"/>
        <w:rPr/>
      </w:pPr>
      <w:bookmarkStart w:colFirst="0" w:colLast="0" w:name="_heading=h.qpk20o16bg3e" w:id="354"/>
      <w:bookmarkEnd w:id="354"/>
      <w:r w:rsidDel="00000000" w:rsidR="00000000" w:rsidRPr="00000000">
        <w:rPr>
          <w:rtl w:val="0"/>
        </w:rPr>
        <w:t xml:space="preserve">C.6.4 Topic Short Name</w:t>
      </w:r>
    </w:p>
    <w:p w:rsidR="00000000" w:rsidDel="00000000" w:rsidP="00000000" w:rsidRDefault="00000000" w:rsidRPr="00000000" w14:paraId="00000B62">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63">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64">
      <w:pPr>
        <w:pStyle w:val="Heading3"/>
        <w:ind w:left="0" w:firstLine="0"/>
        <w:rPr/>
      </w:pPr>
      <w:bookmarkStart w:colFirst="0" w:colLast="0" w:name="_heading=h.n3kci6se3415" w:id="355"/>
      <w:bookmarkEnd w:id="355"/>
      <w:r w:rsidDel="00000000" w:rsidR="00000000" w:rsidRPr="00000000">
        <w:rPr>
          <w:rtl w:val="0"/>
        </w:rPr>
        <w:t xml:space="preserve">C.6.5 Topic Name Length</w:t>
      </w:r>
    </w:p>
    <w:p w:rsidR="00000000" w:rsidDel="00000000" w:rsidP="00000000" w:rsidRDefault="00000000" w:rsidRPr="00000000" w14:paraId="00000B65">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66">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67">
      <w:pPr>
        <w:pStyle w:val="Heading3"/>
        <w:ind w:left="0" w:firstLine="0"/>
        <w:rPr/>
      </w:pPr>
      <w:bookmarkStart w:colFirst="0" w:colLast="0" w:name="_heading=h.fuo62t3iil3s" w:id="356"/>
      <w:bookmarkEnd w:id="356"/>
      <w:r w:rsidDel="00000000" w:rsidR="00000000" w:rsidRPr="00000000">
        <w:rPr>
          <w:rtl w:val="0"/>
        </w:rPr>
        <w:t xml:space="preserve">C.6.6 Topic Name</w:t>
      </w:r>
    </w:p>
    <w:p w:rsidR="00000000" w:rsidDel="00000000" w:rsidP="00000000" w:rsidRDefault="00000000" w:rsidRPr="00000000" w14:paraId="00000B68">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69">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6A">
      <w:pPr>
        <w:pStyle w:val="Heading3"/>
        <w:ind w:left="0" w:firstLine="0"/>
        <w:rPr/>
      </w:pPr>
      <w:bookmarkStart w:colFirst="0" w:colLast="0" w:name="_heading=h.krzmgvozyfdn" w:id="357"/>
      <w:bookmarkEnd w:id="357"/>
      <w:r w:rsidDel="00000000" w:rsidR="00000000" w:rsidRPr="00000000">
        <w:rPr>
          <w:rtl w:val="0"/>
        </w:rPr>
        <w:t xml:space="preserve">C.6.7 Payload</w:t>
      </w:r>
    </w:p>
    <w:p w:rsidR="00000000" w:rsidDel="00000000" w:rsidP="00000000" w:rsidRDefault="00000000" w:rsidRPr="00000000" w14:paraId="00000B6B">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6C">
      <w:pPr>
        <w:pStyle w:val="Heading3"/>
        <w:spacing w:after="306" w:lineRule="auto"/>
        <w:ind w:left="-5" w:firstLine="0"/>
        <w:rPr/>
      </w:pPr>
      <w:bookmarkStart w:colFirst="0" w:colLast="0" w:name="_heading=h.q6351elzwqpo" w:id="358"/>
      <w:bookmarkEnd w:id="358"/>
      <w:r w:rsidDel="00000000" w:rsidR="00000000" w:rsidRPr="00000000">
        <w:rPr>
          <w:rtl w:val="0"/>
        </w:rPr>
        <w:t xml:space="preserve">C.6.8 PUBLISH with QoS -1 Actions</w:t>
      </w:r>
    </w:p>
    <w:p w:rsidR="00000000" w:rsidDel="00000000" w:rsidP="00000000" w:rsidRDefault="00000000" w:rsidRPr="00000000" w14:paraId="00000B6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6E">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6F">
      <w:pPr>
        <w:pStyle w:val="Heading2"/>
        <w:keepLines w:val="1"/>
        <w:spacing w:after="64" w:before="0" w:line="259" w:lineRule="auto"/>
        <w:ind w:left="0" w:firstLine="0"/>
        <w:rPr/>
      </w:pPr>
      <w:bookmarkStart w:colFirst="0" w:colLast="0" w:name="_heading=h.em3zx8yhqijk" w:id="359"/>
      <w:bookmarkEnd w:id="359"/>
      <w:r w:rsidDel="00000000" w:rsidR="00000000" w:rsidRPr="00000000">
        <w:br w:type="page"/>
      </w:r>
      <w:r w:rsidDel="00000000" w:rsidR="00000000" w:rsidRPr="00000000">
        <w:rPr>
          <w:rtl w:val="0"/>
        </w:rPr>
      </w:r>
    </w:p>
    <w:p w:rsidR="00000000" w:rsidDel="00000000" w:rsidP="00000000" w:rsidRDefault="00000000" w:rsidRPr="00000000" w14:paraId="00000B70">
      <w:pPr>
        <w:pStyle w:val="Heading2"/>
        <w:keepLines w:val="1"/>
        <w:spacing w:after="64" w:before="0" w:line="259" w:lineRule="auto"/>
        <w:ind w:left="0" w:firstLine="0"/>
        <w:rPr/>
      </w:pPr>
      <w:bookmarkStart w:colFirst="0" w:colLast="0" w:name="_heading=h.kble35c09nw4" w:id="360"/>
      <w:bookmarkEnd w:id="360"/>
      <w:r w:rsidDel="00000000" w:rsidR="00000000" w:rsidRPr="00000000">
        <w:rPr>
          <w:rtl w:val="0"/>
        </w:rPr>
        <w:t xml:space="preserve">C.7 Gateway Advertisement and Discovery</w:t>
      </w:r>
    </w:p>
    <w:p w:rsidR="00000000" w:rsidDel="00000000" w:rsidP="00000000" w:rsidRDefault="00000000" w:rsidRPr="00000000" w14:paraId="00000B71">
      <w:pPr>
        <w:spacing w:after="200" w:before="0" w:lineRule="auto"/>
        <w:ind w:left="0" w:right="0" w:firstLine="0"/>
        <w:rPr>
          <w:color w:val="000000"/>
          <w:shd w:fill="auto" w:val="clear"/>
        </w:rPr>
      </w:pPr>
      <w:r w:rsidDel="00000000" w:rsidR="00000000" w:rsidRPr="00000000">
        <w:rPr>
          <w:color w:val="000000"/>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B72">
      <w:pPr>
        <w:spacing w:after="0" w:before="0" w:lineRule="auto"/>
        <w:ind w:left="0" w:right="0" w:firstLine="0"/>
        <w:rPr>
          <w:color w:val="000000"/>
          <w:shd w:fill="auto" w:val="clear"/>
        </w:rPr>
      </w:pPr>
      <w:r w:rsidDel="00000000" w:rsidR="00000000" w:rsidRPr="00000000">
        <w:rPr>
          <w:color w:val="000000"/>
          <w:shd w:fill="auto" w:val="clear"/>
          <w:rtl w:val="0"/>
        </w:rPr>
        <w:t xml:space="preserve">In MQTT-SN there are two principal ways for Clients and Gateways to find each other:</w:t>
      </w:r>
    </w:p>
    <w:p w:rsidR="00000000" w:rsidDel="00000000" w:rsidP="00000000" w:rsidRDefault="00000000" w:rsidRPr="00000000" w14:paraId="00000B73">
      <w:pPr>
        <w:numPr>
          <w:ilvl w:val="0"/>
          <w:numId w:val="65"/>
        </w:numPr>
        <w:spacing w:after="0" w:before="0" w:lineRule="auto"/>
        <w:ind w:left="720" w:right="0" w:hanging="360"/>
        <w:rPr>
          <w:color w:val="000000"/>
          <w:shd w:fill="auto" w:val="clear"/>
        </w:rPr>
      </w:pPr>
      <w:r w:rsidDel="00000000" w:rsidR="00000000" w:rsidRPr="00000000">
        <w:rPr>
          <w:color w:val="000000"/>
          <w:shd w:fill="auto" w:val="clear"/>
          <w:rtl w:val="0"/>
        </w:rPr>
        <w:t xml:space="preserve">The Gateway can periodically transmit, or broadcast, an ADVERTISE packet to its neighborhood.</w:t>
      </w:r>
    </w:p>
    <w:p w:rsidR="00000000" w:rsidDel="00000000" w:rsidP="00000000" w:rsidRDefault="00000000" w:rsidRPr="00000000" w14:paraId="00000B74">
      <w:pPr>
        <w:numPr>
          <w:ilvl w:val="0"/>
          <w:numId w:val="65"/>
        </w:numPr>
        <w:spacing w:after="0" w:before="0" w:lineRule="auto"/>
        <w:ind w:left="720" w:right="0" w:hanging="360"/>
        <w:rPr>
          <w:color w:val="000000"/>
          <w:shd w:fill="auto" w:val="clear"/>
        </w:rPr>
      </w:pPr>
      <w:r w:rsidDel="00000000" w:rsidR="00000000" w:rsidRPr="00000000">
        <w:rPr>
          <w:color w:val="000000"/>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B75">
      <w:pPr>
        <w:spacing w:after="0" w:before="200" w:lineRule="auto"/>
        <w:ind w:left="0" w:right="0" w:firstLine="0"/>
        <w:rPr/>
      </w:pPr>
      <w:r w:rsidDel="00000000" w:rsidR="00000000" w:rsidRPr="00000000">
        <w:rPr>
          <w:color w:val="000000"/>
          <w:shd w:fill="auto" w:val="clear"/>
          <w:rtl w:val="0"/>
        </w:rPr>
        <w:t xml:space="preserve">A Gateway should only advertise its presence, or respond to SEARCHGW requests, if it is able to accept subscriptions and forward messages. </w:t>
      </w:r>
      <w:r w:rsidDel="00000000" w:rsidR="00000000" w:rsidRPr="00000000">
        <w:rPr>
          <w:rtl w:val="0"/>
        </w:rPr>
        <w:t xml:space="preserve">For instance, a </w:t>
      </w:r>
      <w:hyperlink w:anchor="_heading=h.2b4f1fsjt2po">
        <w:r w:rsidDel="00000000" w:rsidR="00000000" w:rsidRPr="00000000">
          <w:rPr>
            <w:color w:val="1155cc"/>
            <w:u w:val="single"/>
            <w:rtl w:val="0"/>
          </w:rPr>
          <w:t xml:space="preserve">Transparent Gateway</w:t>
        </w:r>
      </w:hyperlink>
      <w:r w:rsidDel="00000000" w:rsidR="00000000" w:rsidRPr="00000000">
        <w:rPr>
          <w:rtl w:val="0"/>
        </w:rPr>
        <w:t xml:space="preserve"> which is not currently connected to an MQTT Server, should not advertise.</w:t>
      </w:r>
    </w:p>
    <w:p w:rsidR="00000000" w:rsidDel="00000000" w:rsidP="00000000" w:rsidRDefault="00000000" w:rsidRPr="00000000" w14:paraId="00000B76">
      <w:pPr>
        <w:spacing w:after="0" w:lineRule="auto"/>
        <w:ind w:left="0" w:firstLine="0"/>
        <w:rPr>
          <w:highlight w:val="yellow"/>
        </w:rPr>
      </w:pPr>
      <w:r w:rsidDel="00000000" w:rsidR="00000000" w:rsidRPr="00000000">
        <w:rPr>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B77">
      <w:pPr>
        <w:spacing w:after="0" w:lineRule="auto"/>
        <w:ind w:left="0" w:firstLine="0"/>
        <w:rPr/>
      </w:pPr>
      <w:r w:rsidDel="00000000" w:rsidR="00000000" w:rsidRPr="00000000">
        <w:rPr>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B78">
      <w:pPr>
        <w:spacing w:after="26" w:lineRule="auto"/>
        <w:ind w:left="0" w:firstLine="0"/>
        <w:rPr/>
      </w:pPr>
      <w:r w:rsidDel="00000000" w:rsidR="00000000" w:rsidRPr="00000000">
        <w:rPr>
          <w:rtl w:val="0"/>
        </w:rPr>
        <w:t xml:space="preserve">The time until the Gateway sends the next ADVERTISE packet is indicated in the </w:t>
      </w:r>
      <w:r w:rsidDel="00000000" w:rsidR="00000000" w:rsidRPr="00000000">
        <w:rPr>
          <w:i w:val="1"/>
          <w:rtl w:val="0"/>
        </w:rPr>
        <w:t xml:space="preserve">Duration </w:t>
      </w:r>
      <w:r w:rsidDel="00000000" w:rsidR="00000000" w:rsidRPr="00000000">
        <w:rPr>
          <w:rtl w:val="0"/>
        </w:rPr>
        <w:t xml:space="preserve">field of the ADVERTISE packet (</w:t>
      </w:r>
      <w:r w:rsidDel="00000000" w:rsidR="00000000" w:rsidRPr="00000000">
        <w:rPr>
          <w:i w:val="1"/>
          <w:u w:val="single"/>
          <w:rtl w:val="0"/>
        </w:rPr>
        <w:t xml:space="preserve">Advertise Duration</w:t>
      </w:r>
      <w:r w:rsidDel="00000000" w:rsidR="00000000" w:rsidRPr="00000000">
        <w:rPr>
          <w:rtl w:val="0"/>
        </w:rPr>
        <w:t xml:space="preserve">). A Client may use this information to monitor the availability of a Gateway. For example, if it does not receive ADVERTISE packets from a Gateway several times (</w:t>
      </w:r>
      <w:r w:rsidDel="00000000" w:rsidR="00000000" w:rsidRPr="00000000">
        <w:rPr>
          <w:i w:val="1"/>
          <w:u w:val="single"/>
          <w:rtl w:val="0"/>
        </w:rPr>
        <w:t xml:space="preserve">Advertise Count</w:t>
      </w:r>
      <w:r w:rsidDel="00000000" w:rsidR="00000000" w:rsidRPr="00000000">
        <w:rPr>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79">
      <w:pPr>
        <w:spacing w:after="30" w:lineRule="auto"/>
        <w:ind w:left="0" w:firstLine="0"/>
        <w:rPr/>
      </w:pPr>
      <w:r w:rsidDel="00000000" w:rsidR="00000000" w:rsidRPr="00000000">
        <w:rPr>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7A">
      <w:pPr>
        <w:spacing w:after="26" w:lineRule="auto"/>
        <w:ind w:left="0" w:firstLine="0"/>
        <w:rPr/>
      </w:pPr>
      <w:r w:rsidDel="00000000" w:rsidR="00000000" w:rsidRPr="00000000">
        <w:rPr>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i w:val="1"/>
          <w:u w:val="single"/>
          <w:rtl w:val="0"/>
        </w:rPr>
        <w:t xml:space="preserve">SEARCHGW Delay</w:t>
      </w:r>
      <w:r w:rsidDel="00000000" w:rsidR="00000000" w:rsidRPr="00000000">
        <w:rPr>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7B">
      <w:pPr>
        <w:spacing w:after="24" w:lineRule="auto"/>
        <w:ind w:left="0" w:firstLine="0"/>
        <w:rPr/>
      </w:pPr>
      <w:r w:rsidDel="00000000" w:rsidR="00000000" w:rsidRPr="00000000">
        <w:rPr>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7C">
      <w:pPr>
        <w:spacing w:after="200" w:lineRule="auto"/>
        <w:ind w:left="0" w:firstLine="0"/>
        <w:rPr/>
      </w:pPr>
      <w:r w:rsidDel="00000000" w:rsidR="00000000" w:rsidRPr="00000000">
        <w:rPr>
          <w:rtl w:val="0"/>
        </w:rPr>
        <w:t xml:space="preserve">To give priority to Gateways a client delays its sending of the GWINFO packet for a random time </w:t>
      </w:r>
      <w:r w:rsidDel="00000000" w:rsidR="00000000" w:rsidRPr="00000000">
        <w:rPr>
          <w:i w:val="1"/>
          <w:u w:val="single"/>
          <w:rtl w:val="0"/>
        </w:rPr>
        <w:t xml:space="preserve">GWINFO Delay</w:t>
      </w:r>
      <w:r w:rsidDel="00000000" w:rsidR="00000000" w:rsidRPr="00000000">
        <w:rPr>
          <w:rtl w:val="0"/>
        </w:rPr>
        <w:t xml:space="preserve">. If during this delay the Client receives a GWINFO packet it cancels the sending of its own GWINFO packet.</w:t>
      </w:r>
    </w:p>
    <w:p w:rsidR="00000000" w:rsidDel="00000000" w:rsidP="00000000" w:rsidRDefault="00000000" w:rsidRPr="00000000" w14:paraId="00000B7D">
      <w:pPr>
        <w:keepLines w:val="1"/>
        <w:spacing w:after="77" w:before="0" w:lineRule="auto"/>
        <w:ind w:left="0" w:firstLine="0"/>
        <w:rPr>
          <w:color w:val="000000"/>
        </w:rPr>
      </w:pPr>
      <w:r w:rsidDel="00000000" w:rsidR="00000000" w:rsidRPr="00000000">
        <w:rPr>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color w:val="1155cc"/>
            <w:u w:val="single"/>
            <w:rtl w:val="0"/>
          </w:rPr>
          <w:t xml:space="preserve">C.4 Exponential Backoff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7E">
      <w:pPr>
        <w:pStyle w:val="Heading1"/>
        <w:spacing w:after="360" w:before="360" w:lineRule="auto"/>
        <w:ind w:left="0" w:firstLine="0"/>
        <w:rPr>
          <w:rFonts w:ascii="Arial" w:cs="Arial" w:eastAsia="Arial" w:hAnsi="Arial"/>
          <w:highlight w:val="yellow"/>
        </w:rPr>
      </w:pPr>
      <w:bookmarkStart w:colFirst="0" w:colLast="0" w:name="_heading=h.ewpzaw2f211a" w:id="361"/>
      <w:bookmarkEnd w:id="361"/>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7F">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80">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81">
      <w:pPr>
        <w:rPr>
          <w:rFonts w:ascii="Arial" w:cs="Arial" w:eastAsia="Arial" w:hAnsi="Arial"/>
          <w:highlight w:val="yellow"/>
        </w:rPr>
      </w:pPr>
      <w:sdt>
        <w:sdtPr>
          <w:id w:val="1486291365"/>
          <w:tag w:val="goog_rdk_72"/>
        </w:sdtPr>
        <w:sdtContent>
          <w:commentRangeStart w:id="64"/>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64"/>
      <w:r w:rsidDel="00000000" w:rsidR="00000000" w:rsidRPr="00000000">
        <w:commentReference w:id="64"/>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2">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3">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4">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5">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6">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7">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8">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9">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A">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B">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8D">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E">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8F">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0">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1">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3">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4">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5">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7">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8">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9">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B">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C">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D">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F">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0">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1">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3">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4">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5">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7">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8">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B">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C">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E">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F">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0">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3">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4">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5">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7">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8">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B">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C">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D">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E">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F">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0">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4">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5">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9">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C">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D">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F">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1">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4">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5">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7">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BD9">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4">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BF7">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BF8">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BF9">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BFC">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[Davide Lenzarini, Stefan Hagen]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F">
            <w:pPr>
              <w:rPr>
                <w:rFonts w:ascii="Arial" w:cs="Arial" w:eastAsia="Arial" w:hAnsi="Arial"/>
                <w:highlight w:val="yellow"/>
              </w:rPr>
            </w:pPr>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1">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3">
            <w:pPr>
              <w:rPr>
                <w:rFonts w:ascii="Arial" w:cs="Arial" w:eastAsia="Arial" w:hAnsi="Arial"/>
                <w:highlight w:val="yellow"/>
              </w:rPr>
            </w:pPr>
            <w:r w:rsidDel="00000000" w:rsidR="00000000" w:rsidRPr="00000000">
              <w:rPr>
                <w:rFonts w:ascii="Arial" w:cs="Arial" w:eastAsia="Arial" w:hAnsi="Arial"/>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Will Data Sent in CONNECT</w:t>
            </w:r>
          </w:p>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Auth Data Sent in CONNECT &amp; CONNACK</w:t>
            </w:r>
          </w:p>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Suback granted QoS 0,1,2 now reason codes not flags.</w:t>
            </w:r>
          </w:p>
          <w:p w:rsidR="00000000" w:rsidDel="00000000" w:rsidP="00000000" w:rsidRDefault="00000000" w:rsidRPr="00000000" w14:paraId="00000C17">
            <w:pPr>
              <w:rPr>
                <w:rFonts w:ascii="Arial" w:cs="Arial" w:eastAsia="Arial" w:hAnsi="Arial"/>
                <w:highlight w:val="yellow"/>
              </w:rPr>
            </w:pPr>
            <w:r w:rsidDel="00000000" w:rsidR="00000000" w:rsidRPr="00000000">
              <w:rPr>
                <w:rFonts w:ascii="Arial" w:cs="Arial" w:eastAsia="Arial" w:hAnsi="Arial"/>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8">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Update Terminology section. Add Operational Behavior sections from MQTT 5.0. Workshop revisions to Operational Behavior responding to Davide’s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D">
            <w:pPr>
              <w:rPr>
                <w:rFonts w:ascii="Arial" w:cs="Arial" w:eastAsia="Arial" w:hAnsi="Arial"/>
                <w:highlight w:val="yellow"/>
              </w:rPr>
            </w:pPr>
            <w:r w:rsidDel="00000000" w:rsidR="00000000" w:rsidRPr="00000000">
              <w:rPr>
                <w:rFonts w:ascii="Arial" w:cs="Arial" w:eastAsia="Arial" w:hAnsi="Arial"/>
                <w:highlight w:val="yellow"/>
                <w:rtl w:val="0"/>
              </w:rPr>
              <w:t xml:space="preserve">June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Change CorrelId to Packet id. Move Virtual Connection semantics to Operational Behavior. Clarify MQTT-SN does not deduplicate. Do not preclude Unicast for PUBWOS.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Fonts w:ascii="Arial" w:cs="Arial" w:eastAsia="Arial" w:hAnsi="Arial"/>
                <w:highlight w:val="yellow"/>
                <w:rtl w:val="0"/>
              </w:rPr>
              <w:t xml:space="preserve">July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3">
            <w:pPr>
              <w:rPr>
                <w:rFonts w:ascii="Arial" w:cs="Arial" w:eastAsia="Arial" w:hAnsi="Arial"/>
                <w:highlight w:val="yellow"/>
              </w:rPr>
            </w:pPr>
            <w:r w:rsidDel="00000000" w:rsidR="00000000" w:rsidRPr="00000000">
              <w:rPr>
                <w:rFonts w:ascii="Arial" w:cs="Arial" w:eastAsia="Arial" w:hAnsi="Arial"/>
                <w:highlight w:val="yellow"/>
                <w:rtl w:val="0"/>
              </w:rPr>
              <w:t xml:space="preserve">Add Actions sections for all packets. Add a retained messages section. Add a flow control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5">
            <w:pPr>
              <w:rPr>
                <w:rFonts w:ascii="Arial" w:cs="Arial" w:eastAsia="Arial" w:hAnsi="Arial"/>
                <w:highlight w:val="yellow"/>
              </w:rPr>
            </w:pPr>
            <w:r w:rsidDel="00000000" w:rsidR="00000000" w:rsidRPr="00000000">
              <w:rPr>
                <w:rFonts w:ascii="Arial" w:cs="Arial" w:eastAsia="Arial" w:hAnsi="Arial"/>
                <w:highlight w:val="yellow"/>
                <w:rtl w:val="0"/>
              </w:rPr>
              <w:t xml:space="preserve">August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6">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7">
            <w:pPr>
              <w:rPr>
                <w:rFonts w:ascii="Arial" w:cs="Arial" w:eastAsia="Arial" w:hAnsi="Arial"/>
                <w:highlight w:val="yellow"/>
              </w:rPr>
            </w:pPr>
            <w:r w:rsidDel="00000000" w:rsidR="00000000" w:rsidRPr="00000000">
              <w:rPr>
                <w:rFonts w:ascii="Arial" w:cs="Arial" w:eastAsia="Arial" w:hAnsi="Arial"/>
                <w:highlight w:val="yellow"/>
                <w:rtl w:val="0"/>
              </w:rPr>
              <w:t xml:space="preserve">Add WAKEUP packet. Update will firing conditions. Update retained messages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B">
            <w:pPr>
              <w:rPr>
                <w:rFonts w:ascii="Arial" w:cs="Arial" w:eastAsia="Arial" w:hAnsi="Arial"/>
                <w:highlight w:val="yellow"/>
              </w:rPr>
            </w:pPr>
            <w:r w:rsidDel="00000000" w:rsidR="00000000" w:rsidRPr="00000000">
              <w:rPr>
                <w:rFonts w:ascii="Arial" w:cs="Arial" w:eastAsia="Arial" w:hAnsi="Arial"/>
                <w:highlight w:val="yellow"/>
                <w:rtl w:val="0"/>
              </w:rPr>
              <w:t xml:space="preserve">Remove one index level from the packet chapter. Disallow other packets before CONNACK.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D">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F">
            <w:pPr>
              <w:rPr>
                <w:rFonts w:ascii="Arial" w:cs="Arial" w:eastAsia="Arial" w:hAnsi="Arial"/>
                <w:highlight w:val="yellow"/>
              </w:rPr>
            </w:pPr>
            <w:r w:rsidDel="00000000" w:rsidR="00000000" w:rsidRPr="00000000">
              <w:rPr>
                <w:rFonts w:ascii="Arial" w:cs="Arial" w:eastAsia="Arial" w:hAnsi="Arial"/>
                <w:highlight w:val="yellow"/>
                <w:rtl w:val="0"/>
              </w:rPr>
              <w:t xml:space="preserve">Add SLEEPREQ and SLEEPRESP packets - disconnect now has no response. Rename Enhanced Authentication to Authentication. Add Gateway timer table. Add Security Chapter.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3">
            <w:pPr>
              <w:rPr>
                <w:rFonts w:ascii="Arial" w:cs="Arial" w:eastAsia="Arial" w:hAnsi="Arial"/>
                <w:highlight w:val="yellow"/>
              </w:rPr>
            </w:pPr>
            <w:r w:rsidDel="00000000" w:rsidR="00000000" w:rsidRPr="00000000">
              <w:rPr>
                <w:rFonts w:ascii="Arial" w:cs="Arial" w:eastAsia="Arial" w:hAnsi="Arial"/>
                <w:highlight w:val="yellow"/>
                <w:rtl w:val="0"/>
              </w:rPr>
              <w:t xml:space="preserve">Add MQTT-BASIC authentication method. Move Appendices to main doc, except those that exist in MQTT.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5">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6">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7">
            <w:pPr>
              <w:rPr>
                <w:rFonts w:ascii="Arial" w:cs="Arial" w:eastAsia="Arial" w:hAnsi="Arial"/>
                <w:highlight w:val="yellow"/>
              </w:rPr>
            </w:pPr>
            <w:r w:rsidDel="00000000" w:rsidR="00000000" w:rsidRPr="00000000">
              <w:rPr>
                <w:rFonts w:ascii="Arial" w:cs="Arial" w:eastAsia="Arial" w:hAnsi="Arial"/>
                <w:highlight w:val="yellow"/>
                <w:rtl w:val="0"/>
              </w:rPr>
              <w:t xml:space="preserve">Make session expiry in CONNACK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8">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9">
            <w:pPr>
              <w:rPr>
                <w:rFonts w:ascii="Arial" w:cs="Arial" w:eastAsia="Arial" w:hAnsi="Arial"/>
                <w:highlight w:val="yellow"/>
              </w:rPr>
            </w:pPr>
            <w:r w:rsidDel="00000000" w:rsidR="00000000" w:rsidRPr="00000000">
              <w:rPr>
                <w:rFonts w:ascii="Arial" w:cs="Arial" w:eastAsia="Arial" w:hAnsi="Arial"/>
                <w:highlight w:val="yellow"/>
                <w:rtl w:val="0"/>
              </w:rPr>
              <w:t xml:space="preserve">March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A">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B">
            <w:pPr>
              <w:rPr>
                <w:rFonts w:ascii="Arial" w:cs="Arial" w:eastAsia="Arial" w:hAnsi="Arial"/>
                <w:highlight w:val="yellow"/>
              </w:rPr>
            </w:pPr>
            <w:r w:rsidDel="00000000" w:rsidR="00000000" w:rsidRPr="00000000">
              <w:rPr>
                <w:rFonts w:ascii="Arial" w:cs="Arial" w:eastAsia="Arial" w:hAnsi="Arial"/>
                <w:highlight w:val="yellow"/>
                <w:rtl w:val="0"/>
              </w:rPr>
              <w:t xml:space="preserve">Reformat all packet diagrams. Remove Topic Short Name. Simplify UN/SUBSCRIBE packet diagrams. Make session expiry in CONNECT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D">
            <w:pPr>
              <w:rPr>
                <w:rFonts w:ascii="Arial" w:cs="Arial" w:eastAsia="Arial" w:hAnsi="Arial"/>
                <w:highlight w:val="yellow"/>
              </w:rPr>
            </w:pPr>
            <w:r w:rsidDel="00000000" w:rsidR="00000000" w:rsidRPr="00000000">
              <w:rPr>
                <w:rFonts w:ascii="Arial" w:cs="Arial" w:eastAsia="Arial" w:hAnsi="Arial"/>
                <w:highlight w:val="yellow"/>
                <w:rtl w:val="0"/>
              </w:rPr>
              <w:t xml:space="preserve">April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E">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F">
            <w:pPr>
              <w:rPr>
                <w:rFonts w:ascii="Arial" w:cs="Arial" w:eastAsia="Arial" w:hAnsi="Arial"/>
                <w:highlight w:val="yellow"/>
              </w:rPr>
            </w:pPr>
            <w:r w:rsidDel="00000000" w:rsidR="00000000" w:rsidRPr="00000000">
              <w:rPr>
                <w:rFonts w:ascii="Arial" w:cs="Arial" w:eastAsia="Arial" w:hAnsi="Arial"/>
                <w:highlight w:val="yellow"/>
                <w:rtl w:val="0"/>
              </w:rPr>
              <w:t xml:space="preserve">Make Topic Alias in SUBACK optional. Move Retain Registrations from DISCONNECT to SLEEPREQ. Move informative Operational Behavior sections to Appendices.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0">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1">
            <w:pPr>
              <w:rPr>
                <w:rFonts w:ascii="Arial" w:cs="Arial" w:eastAsia="Arial" w:hAnsi="Arial"/>
                <w:highlight w:val="yellow"/>
              </w:rPr>
            </w:pPr>
            <w:r w:rsidDel="00000000" w:rsidR="00000000" w:rsidRPr="00000000">
              <w:rPr>
                <w:rFonts w:ascii="Arial" w:cs="Arial" w:eastAsia="Arial" w:hAnsi="Arial"/>
                <w:highlight w:val="yellow"/>
                <w:rtl w:val="0"/>
              </w:rPr>
              <w:t xml:space="preserve">May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2">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3">
            <w:pPr>
              <w:rPr>
                <w:rFonts w:ascii="Arial" w:cs="Arial" w:eastAsia="Arial" w:hAnsi="Arial"/>
                <w:highlight w:val="yellow"/>
              </w:rPr>
            </w:pPr>
            <w:r w:rsidDel="00000000" w:rsidR="00000000" w:rsidRPr="00000000">
              <w:rPr>
                <w:rFonts w:ascii="Arial" w:cs="Arial" w:eastAsia="Arial" w:hAnsi="Arial"/>
                <w:highlight w:val="yellow"/>
                <w:rtl w:val="0"/>
              </w:rPr>
              <w:t xml:space="preserve">Move Advertise, GWINFO and SEARCHGW to the end of Chapter 3. Move C.2 Advertisement and Discovery Appendix to end of Appendix C. Redraft Client States section. Add Server Keepalive to CONNACK.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5">
            <w:pPr>
              <w:rPr>
                <w:rFonts w:ascii="Arial" w:cs="Arial" w:eastAsia="Arial" w:hAnsi="Arial"/>
                <w:highlight w:val="yellow"/>
              </w:rPr>
            </w:pPr>
            <w:r w:rsidDel="00000000" w:rsidR="00000000" w:rsidRPr="00000000">
              <w:rPr>
                <w:rFonts w:ascii="Arial" w:cs="Arial" w:eastAsia="Arial" w:hAnsi="Arial"/>
                <w:highlight w:val="yellow"/>
                <w:rtl w:val="0"/>
              </w:rPr>
              <w:t xml:space="preserve">June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6">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7">
            <w:pPr>
              <w:rPr>
                <w:rFonts w:ascii="Arial" w:cs="Arial" w:eastAsia="Arial" w:hAnsi="Arial"/>
                <w:highlight w:val="yellow"/>
              </w:rPr>
            </w:pPr>
            <w:r w:rsidDel="00000000" w:rsidR="00000000" w:rsidRPr="00000000">
              <w:rPr>
                <w:rFonts w:ascii="Arial" w:cs="Arial" w:eastAsia="Arial" w:hAnsi="Arial"/>
                <w:highlight w:val="yellow"/>
                <w:rtl w:val="0"/>
              </w:rPr>
              <w:t xml:space="preserve">Changed link format from section n.n to n.n xxxx. Updated PINGREQ actions. Reordered Control Packet Type to align with MQTT. </w:t>
            </w:r>
          </w:p>
        </w:tc>
      </w:tr>
    </w:tbl>
    <w:p w:rsidR="00000000" w:rsidDel="00000000" w:rsidP="00000000" w:rsidRDefault="00000000" w:rsidRPr="00000000" w14:paraId="00000C48">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62"/>
      <w:bookmarkEnd w:id="362"/>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31" w:date="2025-04-09T14:14:17Z">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renegotiate registrations during AWAKE state?</w:t>
      </w:r>
    </w:p>
  </w:comment>
  <w:comment w:author="Ian Craggs" w:id="32" w:date="2025-04-09T15:32:04Z">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recreated is a better word. The server has to send REGISTER packet for each Alias it wants to set up. REGISTER and REGACK are in the list of allowed packets in the Awake state.</w:t>
      </w:r>
    </w:p>
  </w:comment>
  <w:comment w:author="davide.lenzarini@u-blox.com" w:id="33" w:date="2025-04-10T15:17:15Z">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please add a note also in the REGISTER packet for that</w:t>
      </w:r>
    </w:p>
  </w:comment>
  <w:comment w:author="Simon Johnson" w:id="36" w:date="2023-10-20T09:26:02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37" w:date="2024-01-04T16:48:28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38" w:date="2025-04-20T13:32:09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62" w:date="2025-04-09T14:19:26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2.4</w:t>
      </w:r>
    </w:p>
  </w:comment>
  <w:comment w:author="Ian Craggs" w:id="63" w:date="2025-04-09T15:36:30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this is a holdover from MQTT-SN 1.2, where short topic names still exist.</w:t>
      </w:r>
    </w:p>
  </w:comment>
  <w:comment w:author="davide.lenzarini@u-blox.com" w:id="27" w:date="2024-08-06T14:31:51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Ian Craggs" w:id="28" w:date="2025-06-17T14:43:58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discussion of this is in https://github.com/oasis-tcs/mqtt/issues/88</w:t>
      </w:r>
    </w:p>
  </w:comment>
  <w:comment w:author="davide.lenzarini@u-blox.com" w:id="29" w:date="2024-08-07T10:20:14Z">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Ian Craggs" w:id="30" w:date="2025-03-05T18:04:37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we should. The idea is that the WAKEUP packet is sent out of band (whatever that means for a particular networking technology) so in some sense the statement "cannot receive packets" still holds.</w:t>
      </w:r>
    </w:p>
  </w:comment>
  <w:comment w:author="davide.lenzarini@u-blox.com" w:id="5" w:date="2025-05-28T06:40:19Z">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only required for ADVERTISE, SEARCHGW, GWINFO, Forwarder Encapsulation. If we decide to remove those messages, this section can also be removed.</w:t>
      </w:r>
    </w:p>
  </w:comment>
  <w:comment w:author="davide.lenzarini@u-blox.com" w:id="17" w:date="2025-06-18T05:47:46Z">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minimum "Maximum Packet Size" value tolerable before to raise a Protocol Error?</w:t>
      </w:r>
    </w:p>
  </w:comment>
  <w:comment w:author="Ian Craggs" w:id="18" w:date="2025-06-18T08:45:21Z">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not defined a minimum, nor does MQTT.</w:t>
      </w:r>
    </w:p>
  </w:comment>
  <w:comment w:author="davide.lenzarini@u-blox.com" w:id="19" w:date="2025-06-18T09:41:52Z">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should be considered a protocol error if the "Maximum Packet Size" value is &lt;3 for instance as 3 bytes is the min size of a DISCONNECT packet.</w:t>
      </w:r>
    </w:p>
  </w:comment>
  <w:comment w:author="davide.lenzarini@u-blox.com" w:id="26" w:date="2025-06-18T04:42:47Z">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paragraph can be removed.</w:t>
      </w:r>
    </w:p>
  </w:comment>
  <w:comment w:author="davide.lenzarini@u-blox.com" w:id="0" w:date="2023-12-08T14:13:08Z">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46" w:date="2025-05-28T06:37:57Z">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Ian Craggs" w:id="47" w:date="2025-06-04T13:05:20Z">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compromise for now, I moved this packet to the end of Chapter 3</w:t>
      </w:r>
    </w:p>
  </w:comment>
  <w:comment w:author="davide.lenzarini@u-blox.com" w:id="42" w:date="2025-05-28T06:37:49Z">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Ian Craggs" w:id="43" w:date="2025-06-04T13:05:13Z">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compromise for now, I moved this packet to the end of Chapter 3</w:t>
      </w:r>
    </w:p>
  </w:comment>
  <w:comment w:author="davide.lenzarini@u-blox.com" w:id="44" w:date="2025-05-28T06:37:49Z">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Ian Craggs" w:id="45" w:date="2025-06-04T13:05:13Z">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compromise for now, I moved this packet to the end of Chapter 3</w:t>
      </w:r>
    </w:p>
  </w:comment>
  <w:comment w:author="davide.lenzarini@u-blox.com" w:id="2" w:date="2025-05-28T06:36:45Z">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are only required for ADVERTISE, SEARCHGW, GWINFO, Forwarder Encapsulation. If we decide to remove those messages, this section can also be removed.</w:t>
      </w:r>
    </w:p>
  </w:comment>
  <w:comment w:author="Ian Craggs" w:id="3" w:date="2025-06-12T08:46:34Z">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applies to PUBWOS. I will suggest a rewording anyway.</w:t>
      </w:r>
    </w:p>
  </w:comment>
  <w:comment w:author="davide.lenzarini@u-blox.com" w:id="4" w:date="2025-06-18T04:45:11Z">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PUBWOS should not be associated to the multicast address concept.</w:t>
      </w:r>
    </w:p>
  </w:comment>
  <w:comment w:author="Ian Craggs" w:id="6" w:date="2025-06-05T11:03:52Z">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text is taken from MQTT 5 - I'd prefer to leave it as it is.</w:t>
      </w:r>
    </w:p>
  </w:comment>
  <w:comment w:author="davide.lenzarini@u-blox.com" w:id="7" w:date="2025-06-18T04:40:47Z">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can be represented over different set of bytes, we should be more precise here.</w:t>
      </w:r>
    </w:p>
  </w:comment>
  <w:comment w:author="davide.lenzarini@u-blox.com" w:id="20" w:date="2025-06-18T07:27:43Z">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for the "Will Payload" it is clearly mentioned that it is Binary Data and for publish messages' Payload this is not mentioned?</w:t>
      </w:r>
    </w:p>
  </w:comment>
  <w:comment w:author="Ian Craggs" w:id="21" w:date="2025-06-18T08:49:51Z">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these texts are copied from MQTT exactly.</w:t>
      </w:r>
    </w:p>
  </w:comment>
  <w:comment w:author="davide.lenzarini@u-blox.com" w:id="40" w:date="2025-05-28T06:38:48Z">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propose to remove this message as the mesh networks have already protocols for routing and reaching the proper destination.</w:t>
      </w:r>
    </w:p>
  </w:comment>
  <w:comment w:author="Ian Craggs" w:id="41" w:date="2025-06-03T16:49:49Z">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forwarder sits at the boundary of different network technologies that do not directly communicate with each other, for instance between ZigBee and UDP. So I think there's a better case for this wrapper than advertise and discovery.</w:t>
      </w:r>
    </w:p>
  </w:comment>
  <w:comment w:author="davide.lenzarini@u-blox.com" w:id="8" w:date="2025-05-28T06:55:09Z">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definition of "Publish Packet". Can we introduce the term "Publish Packet": A publish packet has an Application Message as payload.</w:t>
      </w:r>
    </w:p>
  </w:comment>
  <w:comment w:author="davide.lenzarini@u-blox.com" w:id="48" w:date="2025-05-28T06:38:07Z">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Ian Craggs" w:id="49" w:date="2025-06-04T13:05:25Z">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compromise for now, I moved this packet to the end of Chapter 3</w:t>
      </w:r>
    </w:p>
  </w:comment>
  <w:comment w:author="Andrew Banks" w:id="34" w:date="2025-05-29T15:46:15Z">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make the terminology consistent and use either Server or Gateway.</w:t>
      </w:r>
    </w:p>
  </w:comment>
  <w:comment w:author="Andrew Banks" w:id="35" w:date="2025-05-29T15:45:10Z">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seems to be some conformance clauses missing here. For example its not clear whether the server deletes the Virtual Connection when it receives the SLEEPREQ and hence starts the Session expiry timer. If the Client wakes without having received SLEEPRESP and continues without sending CONNECT to establish a new Virtual Connection, it may see no response from the Server, because it has deleted the Virtual Connection.</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that if the client wants to save power and delete the Virtual Connection it can send DISCONNECT. So, may be we should reserve SLEEPREQ t to be where the client wishes to pause, keep the Virtual Connection and resume without sending CONNECT to establish a new one.</w:t>
      </w:r>
    </w:p>
  </w:comment>
  <w:comment w:author="Simon Johnson" w:id="57" w:date="2025-05-28T09:14:48Z">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nmeed to talk thru if there are semantics that mean CONNECt is changing something that the client may oth3erwise want</w:t>
      </w:r>
    </w:p>
  </w:comment>
  <w:comment w:author="Ian Craggs" w:id="58" w:date="2025-06-18T09:31:15Z">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making it clear that CONNECT creates a new Virtual Connection using all the data in the CONNECT satisfy your concern?</w:t>
      </w:r>
    </w:p>
  </w:comment>
  <w:comment w:author="Ian Craggs" w:id="59" w:date="2025-06-18T09:35:00Z">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changed the text to hopefully make this clear.</w:t>
      </w:r>
    </w:p>
  </w:comment>
  <w:comment w:author="Simon Johnson" w:id="55" w:date="2025-05-28T10:10:44Z">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not need to increment packet id in some cases (CONNECT)</w:t>
      </w:r>
    </w:p>
  </w:comment>
  <w:comment w:author="Ian Craggs" w:id="56" w:date="2025-06-18T09:05:43Z">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thought about it, i think we do for connect, yes</w:t>
      </w:r>
    </w:p>
  </w:comment>
  <w:comment w:author="Stefan Hagen" w:id="39" w:date="2024-03-03T17:43:50Z">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53" w:date="2025-05-28T10:09:53Z">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54" w:date="2025-06-04T13:19:18Z">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Andrew Banks" w:id="52" w:date="2025-04-28T15:22:13Z">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this here instead of in the CONNACK section we ought to be explicit in saying that the retried Packets must flow after CONNACK is sent or received.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not allow an initial publish by the client immediately after sending connect because we require the virtual connection to exist before messages other than PUBWOS are sent. This is different to the MQTT behaviour which does not prevent the Client sending its initial messages before receipt of CONACK.</w:t>
      </w:r>
    </w:p>
  </w:comment>
  <w:comment w:author="davide.lenzarini@u-blox.com" w:id="22" w:date="2025-06-18T07:20:52Z">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change from "23" to "36" to accommodate the suggestion of UUID as client identifier written in chapter 3.2.11?</w:t>
      </w:r>
    </w:p>
  </w:comment>
  <w:comment w:author="Ian Craggs" w:id="23" w:date="2025-06-18T08:55:55Z">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copied from MQTT which has this text for historical reasons and is for interoperability. We could add an informative note referencing the other section.</w:t>
      </w:r>
    </w:p>
  </w:comment>
  <w:comment w:author="Andrew Banks" w:id="24" w:date="2025-04-28T14:46:28Z">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25" w:date="2025-06-05T11:13:14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5 has those conformance statements in 4.4 Message Delivery Retry, so I put them in the equivalent section.</w:t>
      </w:r>
    </w:p>
  </w:comment>
  <w:comment w:author="Ian Craggs" w:id="64" w:date="2025-02-05T10:40:54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davide.lenzarini@u-blox.com" w:id="1" w:date="2023-12-08T14:25:46Z">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11" w:date="2025-04-18T16:50:19Z">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12" w:date="2024-02-07T16:41:05Z">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3" w:date="2024-06-24T14:39:36Z">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14" w:date="2025-02-27T14:34:47Z">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15" w:date="2025-05-28T07:20:22Z">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also 0x1A "Topic Alias Exists"?</w:t>
      </w:r>
    </w:p>
  </w:comment>
  <w:comment w:author="Ian Craggs" w:id="16" w:date="2025-05-28T08:15:48Z">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range for positive MQTT-SN reason codes</w:t>
      </w:r>
    </w:p>
  </w:comment>
  <w:comment w:author="davide.lenzarini@u-blox.com" w:id="60" w:date="2024-08-08T12:22:41Z">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Ian Craggs" w:id="61" w:date="2025-04-20T13:09:29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clarified in section 4.4.2</w:t>
      </w:r>
    </w:p>
  </w:comment>
  <w:comment w:author="davide.lenzarini@u-blox.com" w:id="9" w:date="2023-12-08T14:31:19Z">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10" w:date="2024-01-11T09:01:06Z">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50" w:date="2023-11-23T17:39:04Z">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51" w:date="2023-11-23T17:42:22Z">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4E" w15:done="0"/>
  <w15:commentEx w15:paraId="00000C4F" w15:paraIdParent="00000C4E" w15:done="0"/>
  <w15:commentEx w15:paraId="00000C50" w15:paraIdParent="00000C4E" w15:done="0"/>
  <w15:commentEx w15:paraId="00000C51" w15:done="0"/>
  <w15:commentEx w15:paraId="00000C53" w15:paraIdParent="00000C51" w15:done="0"/>
  <w15:commentEx w15:paraId="00000C54" w15:paraIdParent="00000C51" w15:done="0"/>
  <w15:commentEx w15:paraId="00000C55" w15:done="0"/>
  <w15:commentEx w15:paraId="00000C56" w15:paraIdParent="00000C55" w15:done="0"/>
  <w15:commentEx w15:paraId="00000C58" w15:done="0"/>
  <w15:commentEx w15:paraId="00000C59" w15:paraIdParent="00000C58" w15:done="0"/>
  <w15:commentEx w15:paraId="00000C5A" w15:done="0"/>
  <w15:commentEx w15:paraId="00000C5B" w15:paraIdParent="00000C5A" w15:done="0"/>
  <w15:commentEx w15:paraId="00000C5C" w15:done="0"/>
  <w15:commentEx w15:paraId="00000C5D" w15:done="0"/>
  <w15:commentEx w15:paraId="00000C5E" w15:paraIdParent="00000C5D" w15:done="0"/>
  <w15:commentEx w15:paraId="00000C5F" w15:paraIdParent="00000C5D" w15:done="0"/>
  <w15:commentEx w15:paraId="00000C60" w15:done="0"/>
  <w15:commentEx w15:paraId="00000C61" w15:done="0"/>
  <w15:commentEx w15:paraId="00000C62" w15:done="0"/>
  <w15:commentEx w15:paraId="00000C63" w15:paraIdParent="00000C62" w15:done="0"/>
  <w15:commentEx w15:paraId="00000C64" w15:done="0"/>
  <w15:commentEx w15:paraId="00000C65" w15:paraIdParent="00000C64" w15:done="0"/>
  <w15:commentEx w15:paraId="00000C66" w15:done="0"/>
  <w15:commentEx w15:paraId="00000C67" w15:paraIdParent="00000C66" w15:done="0"/>
  <w15:commentEx w15:paraId="00000C68" w15:done="0"/>
  <w15:commentEx w15:paraId="00000C69" w15:paraIdParent="00000C68" w15:done="0"/>
  <w15:commentEx w15:paraId="00000C6A" w15:paraIdParent="00000C68" w15:done="0"/>
  <w15:commentEx w15:paraId="00000C6B" w15:done="0"/>
  <w15:commentEx w15:paraId="00000C6C" w15:paraIdParent="00000C6B" w15:done="0"/>
  <w15:commentEx w15:paraId="00000C6D" w15:done="0"/>
  <w15:commentEx w15:paraId="00000C6E" w15:paraIdParent="00000C6D" w15:done="0"/>
  <w15:commentEx w15:paraId="00000C6F" w15:done="0"/>
  <w15:commentEx w15:paraId="00000C70" w15:paraIdParent="00000C6F" w15:done="0"/>
  <w15:commentEx w15:paraId="00000C71" w15:done="0"/>
  <w15:commentEx w15:paraId="00000C72" w15:done="0"/>
  <w15:commentEx w15:paraId="00000C73" w15:paraIdParent="00000C72" w15:done="0"/>
  <w15:commentEx w15:paraId="00000C74" w15:done="0"/>
  <w15:commentEx w15:paraId="00000C77" w15:done="0"/>
  <w15:commentEx w15:paraId="00000C78" w15:done="0"/>
  <w15:commentEx w15:paraId="00000C79" w15:paraIdParent="00000C78" w15:done="0"/>
  <w15:commentEx w15:paraId="00000C7A" w15:paraIdParent="00000C78" w15:done="0"/>
  <w15:commentEx w15:paraId="00000C7B" w15:done="0"/>
  <w15:commentEx w15:paraId="00000C7C" w15:paraIdParent="00000C7B" w15:done="0"/>
  <w15:commentEx w15:paraId="00000C7D" w15:done="0"/>
  <w15:commentEx w15:paraId="00000C7E" w15:done="0"/>
  <w15:commentEx w15:paraId="00000C7F" w15:paraIdParent="00000C7E" w15:done="0"/>
  <w15:commentEx w15:paraId="00000C82" w15:done="0"/>
  <w15:commentEx w15:paraId="00000C83" w15:done="0"/>
  <w15:commentEx w15:paraId="00000C84" w15:paraIdParent="00000C83" w15:done="0"/>
  <w15:commentEx w15:paraId="00000C89" w15:done="0"/>
  <w15:commentEx w15:paraId="00000C8A" w15:paraIdParent="00000C89" w15:done="0"/>
  <w15:commentEx w15:paraId="00000C8B" w15:done="0"/>
  <w15:commentEx w15:paraId="00000C8C" w15:done="0"/>
  <w15:commentEx w15:paraId="00000C8D" w15:done="0"/>
  <w15:commentEx w15:paraId="00000C8E" w15:done="0"/>
  <w15:commentEx w15:paraId="00000C8F" w15:paraIdParent="00000C8E" w15:done="0"/>
  <w15:commentEx w15:paraId="00000C90" w15:paraIdParent="00000C8E" w15:done="0"/>
  <w15:commentEx w15:paraId="00000C91" w15:paraIdParent="00000C8E" w15:done="0"/>
  <w15:commentEx w15:paraId="00000C92" w15:paraIdParent="00000C8E" w15:done="0"/>
  <w15:commentEx w15:paraId="00000C95" w15:done="0"/>
  <w15:commentEx w15:paraId="00000C96" w15:paraIdParent="00000C95" w15:done="0"/>
  <w15:commentEx w15:paraId="00000C97" w15:done="0"/>
  <w15:commentEx w15:paraId="00000C98" w15:paraIdParent="00000C97" w15:done="0"/>
  <w15:commentEx w15:paraId="00000C9A" w15:done="0"/>
  <w15:commentEx w15:paraId="00000C9C" w15:paraIdParent="00000C9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C4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9">
    <w:pPr>
      <w:rPr/>
    </w:pPr>
    <w:r w:rsidDel="00000000" w:rsidR="00000000" w:rsidRPr="00000000">
      <w:rPr/>
      <w:drawing>
        <wp:inline distB="114300" distT="114300" distL="114300" distR="114300">
          <wp:extent cx="2200275" cy="457200"/>
          <wp:effectExtent b="0" l="0" r="0" t="0"/>
          <wp:docPr id="68" name="image43.png"/>
          <a:graphic>
            <a:graphicData uri="http://schemas.openxmlformats.org/drawingml/2006/picture">
              <pic:pic>
                <pic:nvPicPr>
                  <pic:cNvPr id="0" name="image43.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1">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hyperlink" Target="https://docs.oasis-open.org/mqtt/mqtt/v5.0/cos02/mqtt-v5.0-cos02.html#USEUPRIVSH" TargetMode="External"/><Relationship Id="rId106" Type="http://schemas.openxmlformats.org/officeDocument/2006/relationships/hyperlink" Target="https://docs.oasis-open.org/mqtt/mqtt/v5.0/mqtt-v5.0.html" TargetMode="External"/><Relationship Id="rId105" Type="http://schemas.openxmlformats.org/officeDocument/2006/relationships/hyperlink" Target="https://docs.oasis-open.org/mqtt/mqtt/v3.1.1/os/mqtt-v3.1.1-os.html" TargetMode="External"/><Relationship Id="rId104" Type="http://schemas.openxmlformats.org/officeDocument/2006/relationships/image" Target="media/image5.png"/><Relationship Id="rId109" Type="http://schemas.openxmlformats.org/officeDocument/2006/relationships/hyperlink" Target="https://docs.oasis-open.org/mqtt/mqtt/v5.0/cos02/mqtt-v5.0-cos02.html#PCIDSS" TargetMode="External"/><Relationship Id="rId108" Type="http://schemas.openxmlformats.org/officeDocument/2006/relationships/hyperlink" Target="https://docs.oasis-open.org/mqtt/mqtt/v5.0/cos02/mqtt-v5.0-cos02.html#USEUPRIVSH"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image" Target="media/image44.png"/><Relationship Id="rId102" Type="http://schemas.openxmlformats.org/officeDocument/2006/relationships/hyperlink" Target="https://datatracker.ietf.org/doc/html/rfc4422" TargetMode="External"/><Relationship Id="rId101" Type="http://schemas.openxmlformats.org/officeDocument/2006/relationships/hyperlink" Target="https://docs.oasis-open.org/mqtt/mqtt/v5.0/os/mqtt-v5.0-os.html#Unicode" TargetMode="External"/><Relationship Id="rId100" Type="http://schemas.openxmlformats.org/officeDocument/2006/relationships/hyperlink" Target="https://docs.oasis-open.org/mqtt/mqtt/v5.0/os/mqtt-v5.0-os.html#Unicode"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atatracker.ietf.org/doc/rfc9147/" TargetMode="External"/><Relationship Id="rId128" Type="http://schemas.openxmlformats.org/officeDocument/2006/relationships/hyperlink" Target="https://docs.oasis-open.org/mqtt/mqtt/v5.0/cos02/mqtt-v5.0-cos02.html#RFC6749" TargetMode="External"/><Relationship Id="rId127" Type="http://schemas.openxmlformats.org/officeDocument/2006/relationships/hyperlink" Target="https://docs.oasis-open.org/mqtt/mqtt/v5.0/cos02/mqtt-v5.0-cos02.html#RFC6749" TargetMode="External"/><Relationship Id="rId126" Type="http://schemas.openxmlformats.org/officeDocument/2006/relationships/hyperlink" Target="https://docs.oasis-open.org/mqtt/mqtt/v5.0/cos02/mqtt-v5.0-cos02.html#RFC4511"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AE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AES"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RFC4511"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ISO29192" TargetMode="External"/><Relationship Id="rId123" Type="http://schemas.openxmlformats.org/officeDocument/2006/relationships/hyperlink" Target="https://docs.oasis-open.org/mqtt/mqtt/v5.0/cos02/mqtt-v5.0-cos02.html#ISO29192" TargetMode="External"/><Relationship Id="rId122" Type="http://schemas.openxmlformats.org/officeDocument/2006/relationships/hyperlink" Target="https://docs.oasis-open.org/mqtt/mqtt/v5.0/cos02/mqtt-v5.0-cos02.html#CHACHA20" TargetMode="External"/><Relationship Id="rId95" Type="http://schemas.openxmlformats.org/officeDocument/2006/relationships/image" Target="media/image30.png"/><Relationship Id="rId94" Type="http://schemas.openxmlformats.org/officeDocument/2006/relationships/image" Target="media/image42.png"/><Relationship Id="rId97" Type="http://schemas.openxmlformats.org/officeDocument/2006/relationships/image" Target="media/image23.png"/><Relationship Id="rId96" Type="http://schemas.openxmlformats.org/officeDocument/2006/relationships/image" Target="media/image38.png"/><Relationship Id="rId11" Type="http://schemas.openxmlformats.org/officeDocument/2006/relationships/hyperlink" Target="mailto:davide.lenzarini@u-blox.com" TargetMode="External"/><Relationship Id="rId99" Type="http://schemas.openxmlformats.org/officeDocument/2006/relationships/image" Target="media/image41.png"/><Relationship Id="rId10" Type="http://schemas.openxmlformats.org/officeDocument/2006/relationships/hyperlink" Target="mailto:icraggs@gmail.com" TargetMode="External"/><Relationship Id="rId98" Type="http://schemas.openxmlformats.org/officeDocument/2006/relationships/image" Target="media/image3.png"/><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90" Type="http://schemas.openxmlformats.org/officeDocument/2006/relationships/hyperlink" Target="https://www.rfc-editor.org/rfc/rfc3610" TargetMode="External"/><Relationship Id="rId93" Type="http://schemas.openxmlformats.org/officeDocument/2006/relationships/hyperlink" Target="https://en.wikipedia.org/wiki/Galois/Counter_Mode" TargetMode="External"/><Relationship Id="rId92" Type="http://schemas.openxmlformats.org/officeDocument/2006/relationships/hyperlink" Target="https://en.wikipedia.org/wiki/CCM_mode" TargetMode="External"/><Relationship Id="rId118" Type="http://schemas.openxmlformats.org/officeDocument/2006/relationships/hyperlink" Target="https://docs.oasis-open.org/mqtt/mqtt/v5.0/cos02/mqtt-v5.0-cos02.html#FIPS1402" TargetMode="External"/><Relationship Id="rId117" Type="http://schemas.openxmlformats.org/officeDocument/2006/relationships/hyperlink" Target="https://docs.oasis-open.org/mqtt/mqtt/v5.0/cos02/mqtt-v5.0-cos02.html#FIPS1402" TargetMode="External"/><Relationship Id="rId116" Type="http://schemas.openxmlformats.org/officeDocument/2006/relationships/hyperlink" Target="https://docs.oasis-open.org/mqtt/mqtt/v5.0/cos02/mqtt-v5.0-cos02.html#PCIDSS" TargetMode="External"/><Relationship Id="rId115" Type="http://schemas.openxmlformats.org/officeDocument/2006/relationships/hyperlink" Target="https://docs.oasis-open.org/mqtt/mqtt/v5.0/cos02/mqtt-v5.0-cos02.html#PCIDSS" TargetMode="External"/><Relationship Id="rId119" Type="http://schemas.openxmlformats.org/officeDocument/2006/relationships/hyperlink" Target="https://media.defense.gov/2022/Sep/07/2003071834/-1/-1/0/CSA_CNSA_2.0_ALGORITHMS_.PDF"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PCIDSS"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NISTCSF"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NISTCSF" TargetMode="External"/><Relationship Id="rId112" Type="http://schemas.openxmlformats.org/officeDocument/2006/relationships/hyperlink" Target="https://docs.oasis-open.org/mqtt/mqtt/v5.0/cos02/mqtt-v5.0-cos02.html#SARBANES" TargetMode="External"/><Relationship Id="rId111" Type="http://schemas.openxmlformats.org/officeDocument/2006/relationships/hyperlink" Target="https://docs.oasis-open.org/mqtt/mqtt/v5.0/cos02/mqtt-v5.0-cos02.html#SARBANES" TargetMode="External"/><Relationship Id="rId84" Type="http://schemas.openxmlformats.org/officeDocument/2006/relationships/image" Target="media/image35.png"/><Relationship Id="rId83" Type="http://schemas.openxmlformats.org/officeDocument/2006/relationships/image" Target="media/image24.png"/><Relationship Id="rId86" Type="http://schemas.openxmlformats.org/officeDocument/2006/relationships/hyperlink" Target="https://nvlpubs.nist.gov/nistpubs/FIPS/NIST.FIPS.198-1.pdf" TargetMode="External"/><Relationship Id="rId85" Type="http://schemas.openxmlformats.org/officeDocument/2006/relationships/hyperlink" Target="https://www.rfc-editor.org/rfc/rfc2104" TargetMode="External"/><Relationship Id="rId88" Type="http://schemas.openxmlformats.org/officeDocument/2006/relationships/hyperlink" Target="https://nvlpubs.nist.gov/nistpubs/SpecialPublications/NIST.SP.800-38b.pdf" TargetMode="External"/><Relationship Id="rId150" Type="http://schemas.openxmlformats.org/officeDocument/2006/relationships/hyperlink" Target="https://www.oasis-open.org/policies-guidelines/tc-process#wpComponentsConfClause" TargetMode="External"/><Relationship Id="rId8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0" Type="http://schemas.openxmlformats.org/officeDocument/2006/relationships/image" Target="media/image39.png"/><Relationship Id="rId82" Type="http://schemas.openxmlformats.org/officeDocument/2006/relationships/image" Target="media/image36.png"/><Relationship Id="rId81"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media.defense.gov/2022/Sep/07/2003071834/-1/-1/0/CSA_CNSA_2.0_ALGORITHMS_.PDF"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NSAB"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6960" TargetMode="External"/><Relationship Id="rId142" Type="http://schemas.openxmlformats.org/officeDocument/2006/relationships/hyperlink" Target="https://docs.oasis-open.org/mqtt/mqtt/v5.0/cos02/mqtt-v5.0-cos02.html#RFC5280" TargetMode="External"/><Relationship Id="rId141" Type="http://schemas.openxmlformats.org/officeDocument/2006/relationships/hyperlink" Target="https://docs.oasis-open.org/mqtt/mqtt/v5.0/cos02/mqtt-v5.0-cos02.html#RFC5280" TargetMode="External"/><Relationship Id="rId140" Type="http://schemas.openxmlformats.org/officeDocument/2006/relationships/hyperlink" Target="https://docs.oasis-open.org/mqtt/mqtt/v5.0/cos02/mqtt-v5.0-cos02.html#IEEE8021AR"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5246"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1928"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1928"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6960" TargetMode="External"/><Relationship Id="rId73" Type="http://schemas.openxmlformats.org/officeDocument/2006/relationships/image" Target="media/image19.png"/><Relationship Id="rId72" Type="http://schemas.openxmlformats.org/officeDocument/2006/relationships/image" Target="media/image13.png"/><Relationship Id="rId75" Type="http://schemas.openxmlformats.org/officeDocument/2006/relationships/image" Target="media/image16.png"/><Relationship Id="rId74" Type="http://schemas.openxmlformats.org/officeDocument/2006/relationships/image" Target="media/image4.png"/><Relationship Id="rId77" Type="http://schemas.openxmlformats.org/officeDocument/2006/relationships/image" Target="media/image15.png"/><Relationship Id="rId76" Type="http://schemas.openxmlformats.org/officeDocument/2006/relationships/image" Target="media/image32.png"/><Relationship Id="rId79" Type="http://schemas.openxmlformats.org/officeDocument/2006/relationships/image" Target="media/image7.png"/><Relationship Id="rId78" Type="http://schemas.openxmlformats.org/officeDocument/2006/relationships/image" Target="media/image6.png"/><Relationship Id="rId71" Type="http://schemas.openxmlformats.org/officeDocument/2006/relationships/image" Target="media/image14.png"/><Relationship Id="rId70" Type="http://schemas.openxmlformats.org/officeDocument/2006/relationships/image" Target="media/image12.png"/><Relationship Id="rId139" Type="http://schemas.openxmlformats.org/officeDocument/2006/relationships/hyperlink" Target="https://docs.oasis-open.org/mqtt/mqtt/v5.0/cos02/mqtt-v5.0-cos02.html#IEEE8021AR" TargetMode="External"/><Relationship Id="rId138" Type="http://schemas.openxmlformats.org/officeDocument/2006/relationships/hyperlink" Target="https://docs.oasis-open.org/mqtt/mqtt/v5.0/cos02/mqtt-v5.0-cos02.html#RFC6960" TargetMode="External"/><Relationship Id="rId137" Type="http://schemas.openxmlformats.org/officeDocument/2006/relationships/hyperlink" Target="https://docs.oasis-open.org/mqtt/mqtt/v5.0/cos02/mqtt-v5.0-cos02.html#RFC6960" TargetMode="External"/><Relationship Id="rId132" Type="http://schemas.openxmlformats.org/officeDocument/2006/relationships/hyperlink" Target="https://docs.oasis-open.org/mqtt/mqtt/v5.0/cos02/mqtt-v5.0-cos02.html#RFC5246" TargetMode="External"/><Relationship Id="rId131" Type="http://schemas.openxmlformats.org/officeDocument/2006/relationships/hyperlink" Target="https://docs.oasis-open.org/mqtt/mqtt/v5.0/cos02/mqtt-v5.0-cos02.html#RFC5246" TargetMode="External"/><Relationship Id="rId130" Type="http://schemas.openxmlformats.org/officeDocument/2006/relationships/hyperlink" Target="https://docs.oasis-open.org/mqtt/mqtt/v5.0/cos02/mqtt-v5.0-cos02.html#RFC5246" TargetMode="External"/><Relationship Id="rId136" Type="http://schemas.openxmlformats.org/officeDocument/2006/relationships/hyperlink" Target="https://docs.oasis-open.org/mqtt/mqtt/v5.0/cos02/mqtt-v5.0-cos02.html#RFC5280" TargetMode="External"/><Relationship Id="rId135" Type="http://schemas.openxmlformats.org/officeDocument/2006/relationships/hyperlink" Target="https://docs.oasis-open.org/mqtt/mqtt/v5.0/cos02/mqtt-v5.0-cos02.html#RFC5280" TargetMode="External"/><Relationship Id="rId134" Type="http://schemas.openxmlformats.org/officeDocument/2006/relationships/hyperlink" Target="https://docs.oasis-open.org/mqtt/mqtt/v5.0/cos02/mqtt-v5.0-cos02.html#RFC5246" TargetMode="External"/><Relationship Id="rId133" Type="http://schemas.openxmlformats.org/officeDocument/2006/relationships/hyperlink" Target="https://datatracker.ietf.org/doc/rfc9147/" TargetMode="External"/><Relationship Id="rId62" Type="http://schemas.openxmlformats.org/officeDocument/2006/relationships/image" Target="media/image40.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29.png"/><Relationship Id="rId63" Type="http://schemas.openxmlformats.org/officeDocument/2006/relationships/image" Target="media/image1.png"/><Relationship Id="rId66" Type="http://schemas.openxmlformats.org/officeDocument/2006/relationships/image" Target="media/image25.png"/><Relationship Id="rId65" Type="http://schemas.openxmlformats.org/officeDocument/2006/relationships/image" Target="media/image22.png"/><Relationship Id="rId68" Type="http://schemas.openxmlformats.org/officeDocument/2006/relationships/image" Target="media/image21.png"/><Relationship Id="rId67" Type="http://schemas.openxmlformats.org/officeDocument/2006/relationships/image" Target="media/image28.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31.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54" Type="http://schemas.openxmlformats.org/officeDocument/2006/relationships/hyperlink" Target="https://www.rfc-editor.org/info/rfc3552" TargetMode="External"/><Relationship Id="rId57" Type="http://schemas.openxmlformats.org/officeDocument/2006/relationships/image" Target="media/image2.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18.png"/><Relationship Id="rId59" Type="http://schemas.openxmlformats.org/officeDocument/2006/relationships/hyperlink" Target="https://docs.oasis-open.org/mqtt/mqtt/v5.0/cos02/mqtt-v5.0-cos02.html#RFC3629" TargetMode="External"/><Relationship Id="rId154" Type="http://schemas.openxmlformats.org/officeDocument/2006/relationships/image" Target="media/image10.png"/><Relationship Id="rId58" Type="http://schemas.openxmlformats.org/officeDocument/2006/relationships/hyperlink" Target="https://docs.oasis-open.org/mqtt/mqtt/v5.0/cos02/mqtt-v5.0-cos02.html#Unicode" TargetMode="External"/><Relationship Id="rId153" Type="http://schemas.openxmlformats.org/officeDocument/2006/relationships/image" Target="media/image34.png"/><Relationship Id="rId152" Type="http://schemas.openxmlformats.org/officeDocument/2006/relationships/hyperlink" Target="https://docs.oasis-open.org/templates/TCHandbook/ConformanceGuidelines.html" TargetMode="External"/><Relationship Id="rId151" Type="http://schemas.openxmlformats.org/officeDocument/2006/relationships/hyperlink" Target="https://www.oasis-open.org/policies-guidelines/oasis-defined-terms-2017-05-26#dConformanceClause" TargetMode="External"/><Relationship Id="rId158" Type="http://schemas.openxmlformats.org/officeDocument/2006/relationships/image" Target="media/image33.jpg"/><Relationship Id="rId157" Type="http://schemas.openxmlformats.org/officeDocument/2006/relationships/image" Target="media/image37.png"/><Relationship Id="rId156" Type="http://schemas.openxmlformats.org/officeDocument/2006/relationships/image" Target="media/image26.png"/><Relationship Id="rId155"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GmsXz010RF450ZXvbU0Va1fg==">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kumYm+Uy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pwCCgtBQUFCSmg0aG5IURLmAQoLQUFBQkpoNGhuSFESC0FBQUJKaDRobkhRGg0KCXRleHQvaHRtbBIAIg4KCnRleHQvcGxhaW4SACobIhUxMTU2MjYzNTcxNDI3MzU4MTIyNjYoADgAMN2Lo7zlMTi3kqO85TFKRgokYXBwbGljYXRpb24vdm5kLmdvb2dsZS1hcHBzLmRvY3MubWRzGh7C19rkARgSCgoGCgAQExgAEAEaCgoGCgAQExgAEAFaDGlna291aWRtN2JlNHICIAB4AIIBFHN1Z2dlc3QueDUzZ3B4MjEyYWF6mgEGCAAQABgAsAEAuAEAGN2Lo7zlMSC3kqO85TEwAEIUc3VnZ2VzdC54NTNncHgyMTJhYXo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KTAgoLQUFBQlZDNlIxNTgS3QEKC0FBQUJWQzZSMTU4EgtBQUFCVkM2UjE1OBoNCgl0ZXh0L2h0bWwSACIOCgp0ZXh0L3BsYWluEgAqGyIVMTE1NjI2MzU3MTQyNzM1ODEyMjY2KAA4ADCUkYnKszI4n5uJyrMySj0KJGFwcGxpY2F0aW9uL3ZuZC5nb29nbGUtYXBwcy5kb2NzLm1kcxoVwtfa5AEPEg0KCQoDWisxEAEYABABWgwzazNmenBqZndyenJyAiAAeACCARRzdWdnZXN0Ljl1aWM2Z2wzdDFkOJoBBggAEAAYALABALgBABiUkYnKszIgn5uJyrMyMABCFHN1Z2dlc3QuOXVpYzZnbDN0MWQ4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7gwKC0FBQUJpajZCblU0ErwMCgtBQUFCaWo2Qm5VNBILQUFBQmlqNkJuVTQazgIKCXRleHQvaHRtbB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tcCCgtBQUFCaUMxbGJjbxKlAgoLQUFBQmlDMWxiY28SC0FBQUJpQzFsYmNvGjoKCXRleHQvaHRtbBItQWRkZWQgYW4gTVFUVC1TTiBzcGVjaWZpYyBzdWNjZXNzIFJlYXNvbiBDb2RlIjsKCnRleHQvcGxhaW4SLUFkZGVkIGFuIE1RVFQtU04gc3BlY2lmaWMgc3VjY2VzcyBSZWFzb24gQ29kZSobIhUxMDM5NzQxMTg5MTQ0MDMwNzg4NzYoADgAMMzTu87kMjjM07vO5DJKEAoKdGV4dC9wbGFpbhICMjZaDGJ0OGpwbWJwMmdrc3ICIAB4AJoBBggAEAAYAKoBLxItQWRkZWQgYW4gTVFUVC1TTiBzcGVjaWZpYyBzdWNjZXNzIFJlYXNvbiBDb2RlsAEAuAEAGMzTu87kMiDM07vO5DIwAEIQa2l4LmhxOTF6ZWZtOTVlYiLsDgoLQUFBQkdKSnBsWU0Sug4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sAEAuAEAGMjzw4+TMiDy68Wa5TIwAEIQa2l4LmV4NGFxa3hiYWVtbC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XFQoLQUFBQkJMUkdMNEES5RQKC0FBQUJCTFJHTDRBEgtBQUFCQkxSR0w0QRrRAwoJdGV4dC9odG1sEsMDRnJvbSA8YSBocmVmPSJodHRwczovL3d3dy5nb29nbGUuY29tL3VybD9xPWh0dHBzOi8vaXNzdWVzLm9hc2lzLW9wZW4ub3JnL2Jyb3dzZS9NUVRULTYwNCZhbXA7c2E9RCZhbXA7c291cmNlPWRvY3MmYW1wO3VzdD0xNzUwMjY3NDE5NjA3ODE0JmFtcDt1c2c9QU92VmF3MnhQWDBobHViUkhnblRzcXhLUVFmNS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1MDI2NzQxOTYwNzgxNCZhbXA7dXNnPUFPdlZhdzJ4UFgwaGx1YlJIZ25Uc3F4S1FRZjU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