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5">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6">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7">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8">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9">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B">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D">
      <w:pPr>
        <w:numPr>
          <w:ilvl w:val="0"/>
          <w:numId w:val="6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2">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3">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4">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5">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6">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8">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A">
      <w:pPr>
        <w:numPr>
          <w:ilvl w:val="0"/>
          <w:numId w:val="6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6B">
      <w:pPr>
        <w:numPr>
          <w:ilvl w:val="0"/>
          <w:numId w:val="6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C">
      <w:pPr>
        <w:numPr>
          <w:ilvl w:val="0"/>
          <w:numId w:val="6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E">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6">
      <w:pPr>
        <w:numPr>
          <w:ilvl w:val="0"/>
          <w:numId w:val="2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7">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8">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9">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A">
      <w:pPr>
        <w:numPr>
          <w:ilvl w:val="0"/>
          <w:numId w:val="2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7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4">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99">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9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9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C">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A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E">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F">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0">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1">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2">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3">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B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B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9">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A">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D">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F">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0">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7">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C">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F">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0">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A">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C">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D">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5E">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8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0">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3">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6">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8">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9">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3">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5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8">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20"/>
      </w:sdtPr>
      <w:sdtContent>
        <w:p w:rsidR="00000000" w:rsidDel="00000000" w:rsidP="00000000" w:rsidRDefault="00000000" w:rsidRPr="00000000" w14:paraId="000004C5">
          <w:pPr>
            <w:numPr>
              <w:ilvl w:val="0"/>
              <w:numId w:val="65"/>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65"/>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0">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9">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5">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2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2F">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8">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5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5E">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5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3">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4">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8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8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2">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4">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6">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1">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2">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A">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FF">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2">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0">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8">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7">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9">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B">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0">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1">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4">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7">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8">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B">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C">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1">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7">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8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8F">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0">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1">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9">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A">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B">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E">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9F">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1">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2">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3">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4">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5">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6">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7">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8">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A">
      <w:pPr>
        <w:numPr>
          <w:ilvl w:val="0"/>
          <w:numId w:val="30"/>
        </w:numPr>
        <w:spacing w:after="0" w:afterAutospacing="0" w:before="0" w:lineRule="auto"/>
        <w:ind w:left="720" w:right="0" w:hanging="360"/>
        <w:rPr>
          <w:rFonts w:ascii="Arial" w:cs="Arial" w:eastAsia="Arial" w:hAnsi="Arial"/>
          <w:color w:val="000000"/>
          <w:sz w:val="20"/>
          <w:szCs w:val="20"/>
        </w:rPr>
      </w:pPr>
      <w:sdt>
        <w:sdtPr>
          <w:tag w:val="goog_rdk_34"/>
        </w:sdtPr>
        <w:sdtContent>
          <w:commentRangeStart w:id="29"/>
        </w:sdtContent>
      </w:sdt>
      <w:r w:rsidDel="00000000" w:rsidR="00000000" w:rsidRPr="00000000">
        <w:rPr>
          <w:rFonts w:ascii="Arial" w:cs="Arial" w:eastAsia="Arial" w:hAnsi="Arial"/>
          <w:color w:val="000000"/>
          <w:sz w:val="20"/>
          <w:szCs w:val="20"/>
          <w:rtl w:val="0"/>
        </w:rPr>
        <w:t xml:space="preserve">An I/O error or network failure detected by the Server.</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AB">
      <w:pPr>
        <w:numPr>
          <w:ilvl w:val="0"/>
          <w:numId w:val="30"/>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w:t>
      </w:r>
      <w:sdt>
        <w:sdtPr>
          <w:tag w:val="goog_rdk_35"/>
        </w:sdtPr>
        <w:sdtContent>
          <w:commentRangeStart w:id="30"/>
        </w:sdtContent>
      </w:sdt>
      <w:sdt>
        <w:sdtPr>
          <w:tag w:val="goog_rdk_36"/>
        </w:sdtPr>
        <w:sdtContent>
          <w:commentRangeStart w:id="31"/>
        </w:sdtContent>
      </w:sdt>
      <w:r w:rsidDel="00000000" w:rsidR="00000000" w:rsidRPr="00000000">
        <w:rPr>
          <w:rFonts w:ascii="Arial" w:cs="Arial" w:eastAsia="Arial" w:hAnsi="Arial"/>
          <w:color w:val="000000"/>
          <w:sz w:val="20"/>
          <w:szCs w:val="20"/>
          <w:rtl w:val="0"/>
        </w:rPr>
        <w:t xml:space="preserve">Session</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color w:val="000000"/>
          <w:sz w:val="20"/>
          <w:szCs w:val="20"/>
          <w:rtl w:val="0"/>
        </w:rPr>
        <w:t xml:space="preserve">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AE">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0">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2">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3">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4">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7">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9">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B">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C">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D">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B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BF">
      <w:pPr>
        <w:numPr>
          <w:ilvl w:val="0"/>
          <w:numId w:val="3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37"/>
        </w:sdtPr>
        <w:sdtContent>
          <w:commentRangeStart w:id="32"/>
        </w:sdtContent>
      </w:sdt>
      <w:r w:rsidDel="00000000" w:rsidR="00000000" w:rsidRPr="00000000">
        <w:rPr>
          <w:rFonts w:ascii="Arial" w:cs="Arial" w:eastAsia="Arial" w:hAnsi="Arial"/>
          <w:color w:val="000000"/>
          <w:rtl w:val="0"/>
        </w:rPr>
        <w:t xml:space="preserve"> 4.13</w:t>
      </w:r>
      <w:commentRangeEnd w:id="32"/>
      <w:r w:rsidDel="00000000" w:rsidR="00000000" w:rsidRPr="00000000">
        <w:commentReference w:id="32"/>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0">
      <w:pPr>
        <w:numPr>
          <w:ilvl w:val="0"/>
          <w:numId w:val="6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38"/>
        </w:sdtPr>
        <w:sdtContent>
          <w:commentRangeStart w:id="33"/>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2">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3">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4">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5">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6">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9"/>
        </w:sdtPr>
        <w:sdtContent>
          <w:commentRangeStart w:id="34"/>
        </w:sdtContent>
      </w:sdt>
      <w:sdt>
        <w:sdtPr>
          <w:tag w:val="goog_rdk_40"/>
        </w:sdtPr>
        <w:sdtContent>
          <w:commentRangeStart w:id="35"/>
        </w:sdtContent>
      </w:sdt>
      <w:sdt>
        <w:sdtPr>
          <w:tag w:val="goog_rdk_41"/>
        </w:sdtPr>
        <w:sdtContent>
          <w:commentRangeStart w:id="36"/>
        </w:sdtContent>
      </w:sdt>
      <w:r w:rsidDel="00000000" w:rsidR="00000000" w:rsidRPr="00000000">
        <w:rPr>
          <w:rFonts w:ascii="Arial" w:cs="Arial" w:eastAsia="Arial" w:hAnsi="Arial"/>
          <w:rtl w:val="0"/>
        </w:rPr>
        <w:t xml:space="preserve">ents are allowed to send further MQTT Control Packets im</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A">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B">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C">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CD">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E">
      <w:pPr>
        <w:spacing w:after="240" w:before="240" w:lineRule="auto"/>
        <w:ind w:left="580" w:right="0" w:firstLine="0"/>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7CF">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0">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D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E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F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F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9">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A">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8">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6">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2">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EE">
            <w:pPr>
              <w:rPr>
                <w:rFonts w:ascii="Arial" w:cs="Arial" w:eastAsia="Arial" w:hAnsi="Arial"/>
              </w:rPr>
            </w:pPr>
            <w:sdt>
              <w:sdtPr>
                <w:tag w:val="goog_rdk_43"/>
              </w:sdtPr>
              <w:sdtContent>
                <w:commentRangeStart w:id="38"/>
              </w:sdtContent>
            </w:sdt>
            <w:r w:rsidDel="00000000" w:rsidR="00000000" w:rsidRPr="00000000">
              <w:rPr>
                <w:rFonts w:ascii="Arial" w:cs="Arial" w:eastAsia="Arial" w:hAnsi="Arial"/>
                <w:rtl w:val="0"/>
              </w:rPr>
              <w:t xml:space="preserve">Byte 11</w:t>
            </w:r>
            <w:commentRangeEnd w:id="38"/>
            <w:r w:rsidDel="00000000" w:rsidR="00000000" w:rsidRPr="00000000">
              <w:commentReference w:id="38"/>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E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F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FF">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1">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3">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4">
      <w:pPr>
        <w:numPr>
          <w:ilvl w:val="0"/>
          <w:numId w:val="5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5">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6">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7">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9">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44"/>
        </w:sdtPr>
        <w:sdtContent>
          <w:commentRangeStart w:id="39"/>
        </w:sdtContent>
      </w:sdt>
      <w:r w:rsidDel="00000000" w:rsidR="00000000" w:rsidRPr="00000000">
        <w:rPr>
          <w:rFonts w:ascii="Arial" w:cs="Arial" w:eastAsia="Arial" w:hAnsi="Arial"/>
          <w:rtl w:val="0"/>
        </w:rPr>
        <w:t xml:space="preserve">should</w:t>
      </w:r>
      <w:commentRangeEnd w:id="39"/>
      <w:r w:rsidDel="00000000" w:rsidR="00000000" w:rsidRPr="00000000">
        <w:commentReference w:id="39"/>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B">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0D">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0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5"/>
        </w:sdtPr>
        <w:sdtContent>
          <w:commentRangeStart w:id="40"/>
        </w:sdtContent>
      </w:sdt>
      <w:sdt>
        <w:sdtPr>
          <w:tag w:val="goog_rdk_46"/>
        </w:sdtPr>
        <w:sdtContent>
          <w:commentRangeStart w:id="41"/>
        </w:sdtContent>
      </w:sdt>
      <w:r w:rsidDel="00000000" w:rsidR="00000000" w:rsidRPr="00000000">
        <w:rPr>
          <w:highlight w:val="yellow"/>
          <w:rtl w:val="0"/>
        </w:rPr>
        <w:t xml:space="preserve">128</w:t>
      </w:r>
      <w:commentRangeEnd w:id="40"/>
      <w:r w:rsidDel="00000000" w:rsidR="00000000" w:rsidRPr="00000000">
        <w:commentReference w:id="40"/>
      </w:r>
      <w:commentRangeEnd w:id="41"/>
      <w:r w:rsidDel="00000000" w:rsidR="00000000" w:rsidRPr="00000000">
        <w:commentReference w:id="41"/>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0">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2">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4">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6">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1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1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1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1">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0">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9">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2">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B">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5">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7">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9">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B">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7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2">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3">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4">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5">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4">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D">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C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0">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2">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4">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6">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8">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D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DA">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C">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D">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4">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E">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F">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6">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8">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9">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A">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C">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1">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2">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3">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6D">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D">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8">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D">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0">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1">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2">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4">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7">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8">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0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0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0B">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7">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8">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9">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A">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D">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3">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4">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6">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2">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1">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2">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4">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5">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6D">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1">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3">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5">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7">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7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7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5">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6">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88">
      <w:pPr>
        <w:spacing w:after="240" w:before="240" w:lineRule="auto"/>
        <w:ind w:left="0" w:right="0" w:firstLine="0"/>
        <w:rPr>
          <w:rFonts w:ascii="Arial" w:cs="Arial" w:eastAsia="Arial" w:hAnsi="Arial"/>
        </w:rPr>
      </w:pPr>
      <w:sdt>
        <w:sdtPr>
          <w:tag w:val="goog_rdk_47"/>
        </w:sdtPr>
        <w:sdtContent>
          <w:commentRangeStart w:id="42"/>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8"/>
        </w:sdtPr>
        <w:sdtContent>
          <w:commentRangeStart w:id="43"/>
        </w:sdtContent>
      </w:sdt>
      <w:r w:rsidDel="00000000" w:rsidR="00000000" w:rsidRPr="00000000">
        <w:rPr>
          <w:rFonts w:ascii="Arial" w:cs="Arial" w:eastAsia="Arial" w:hAnsi="Arial"/>
          <w:highlight w:val="yellow"/>
          <w:rtl w:val="0"/>
        </w:rPr>
        <w:t xml:space="preserve">Server</w:t>
      </w:r>
      <w:commentRangeEnd w:id="43"/>
      <w:r w:rsidDel="00000000" w:rsidR="00000000" w:rsidRPr="00000000">
        <w:commentReference w:id="4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C8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8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D">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8E">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8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9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9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B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7">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9">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C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CB">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CD">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CE">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CF">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D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D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5">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7">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08">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0A">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0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0C">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0E">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0">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1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48">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49">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4A">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4B">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4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4D">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4F">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1">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5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5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8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8A">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8C">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8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8E">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0">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2">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9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BD">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BE">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C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C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D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D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EA">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EB">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F8">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F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7">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5">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6">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4">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5">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7">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28">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2">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4">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6">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3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3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3A">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3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3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is received by the Client. On the other hand, a QoS 2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3D">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3E">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3F">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0">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1">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4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5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6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6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7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9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A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6">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1">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1">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3">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4">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9"/>
        </w:sdtPr>
        <w:sdtContent>
          <w:commentRangeStart w:id="44"/>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4"/>
      <w:r w:rsidDel="00000000" w:rsidR="00000000" w:rsidRPr="00000000">
        <w:commentReference w:id="4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6">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7">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50"/>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51"/>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52"/>
        </w:sdtPr>
        <w:sdtContent>
          <w:commentRangeStart w:id="45"/>
        </w:sdtContent>
      </w:sdt>
      <w:r w:rsidDel="00000000" w:rsidR="00000000" w:rsidRPr="00000000">
        <w:rPr>
          <w:rFonts w:ascii="Arial" w:cs="Arial" w:eastAsia="Arial" w:hAnsi="Arial"/>
          <w:rtl w:val="0"/>
        </w:rPr>
        <w:t xml:space="preserve">not relevant</w:t>
      </w:r>
      <w:sdt>
        <w:sdtPr>
          <w:tag w:val="goog_rdk_53"/>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5"/>
      <w:r w:rsidDel="00000000" w:rsidR="00000000" w:rsidRPr="00000000">
        <w:commentReference w:id="45"/>
      </w:r>
      <w:r w:rsidDel="00000000" w:rsidR="00000000" w:rsidRPr="00000000">
        <w:rPr>
          <w:rFonts w:ascii="Arial" w:cs="Arial" w:eastAsia="Arial" w:hAnsi="Arial"/>
          <w:rtl w:val="0"/>
        </w:rPr>
        <w:t xml:space="preserve">)</w:t>
      </w:r>
    </w:p>
    <w:p w:rsidR="00000000" w:rsidDel="00000000" w:rsidP="00000000" w:rsidRDefault="00000000" w:rsidRPr="00000000" w14:paraId="00000EE8">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E9">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EC">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E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E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F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1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1B">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2A">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2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4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4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7">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6">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7">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9">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8A">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8B">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8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1">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4">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5">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6">
      <w:pPr>
        <w:numPr>
          <w:ilvl w:val="0"/>
          <w:numId w:val="5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98">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1">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3">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5">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7">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6">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100F">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1010">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2">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4">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5">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7">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8">
      <w:pPr>
        <w:spacing w:after="240" w:before="240" w:lineRule="auto"/>
        <w:ind w:left="0" w:right="0" w:firstLine="0"/>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1019">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1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1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1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1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1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2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2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3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48">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53">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5">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6">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7">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58">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59">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5B">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5C">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D">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5E">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F">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0">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2">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6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4">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5">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6">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7">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A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0">
            <w:pPr>
              <w:jc w:val="center"/>
              <w:rPr>
                <w:rFonts w:ascii="Arial" w:cs="Arial" w:eastAsia="Arial" w:hAnsi="Arial"/>
                <w:i w:val="1"/>
                <w:sz w:val="18"/>
                <w:szCs w:val="18"/>
              </w:rPr>
            </w:pPr>
            <w:sdt>
              <w:sdtPr>
                <w:tag w:val="goog_rdk_54"/>
              </w:sdtPr>
              <w:sdtContent>
                <w:commentRangeStart w:id="46"/>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7">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B8">
            <w:pPr>
              <w:rPr>
                <w:rFonts w:ascii="Arial" w:cs="Arial" w:eastAsia="Arial" w:hAnsi="Arial"/>
              </w:rPr>
            </w:pPr>
            <w:commentRangeEnd w:id="46"/>
            <w:r w:rsidDel="00000000" w:rsidR="00000000" w:rsidRPr="00000000">
              <w:commentReference w:id="46"/>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B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C9">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CA">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DA">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DB">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EB">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EC">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C">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FD">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D">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0E">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1F">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0">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5"/>
        </w:sdtPr>
        <w:sdtContent>
          <w:commentRangeStart w:id="47"/>
        </w:sdtContent>
      </w:sdt>
      <w:r w:rsidDel="00000000" w:rsidR="00000000" w:rsidRPr="00000000">
        <w:rPr>
          <w:rFonts w:ascii="Arial" w:cs="Arial" w:eastAsia="Arial" w:hAnsi="Arial"/>
          <w:rtl w:val="0"/>
        </w:rPr>
        <w:t xml:space="preserve">wants to </w:t>
      </w:r>
      <w:commentRangeEnd w:id="47"/>
      <w:r w:rsidDel="00000000" w:rsidR="00000000" w:rsidRPr="00000000">
        <w:commentReference w:id="47"/>
      </w:r>
      <w:r w:rsidDel="00000000" w:rsidR="00000000" w:rsidRPr="00000000">
        <w:rPr>
          <w:rFonts w:ascii="Arial" w:cs="Arial" w:eastAsia="Arial" w:hAnsi="Arial"/>
          <w:rtl w:val="0"/>
        </w:rPr>
        <w:t xml:space="preserve">delete</w:t>
      </w:r>
      <w:sdt>
        <w:sdtPr>
          <w:tag w:val="goog_rdk_56"/>
        </w:sdtPr>
        <w:sdtContent>
          <w:commentRangeStart w:id="48"/>
        </w:sdtContent>
      </w:sdt>
      <w:r w:rsidDel="00000000" w:rsidR="00000000" w:rsidRPr="00000000">
        <w:rPr>
          <w:rFonts w:ascii="Arial" w:cs="Arial" w:eastAsia="Arial" w:hAnsi="Arial"/>
          <w:rtl w:val="0"/>
        </w:rPr>
        <w:t xml:space="preserve"> </w:t>
      </w:r>
      <w:commentRangeEnd w:id="48"/>
      <w:r w:rsidDel="00000000" w:rsidR="00000000" w:rsidRPr="00000000">
        <w:commentReference w:id="48"/>
      </w:r>
      <w:r w:rsidDel="00000000" w:rsidR="00000000" w:rsidRPr="00000000">
        <w:rPr>
          <w:rFonts w:ascii="Arial" w:cs="Arial" w:eastAsia="Arial" w:hAnsi="Arial"/>
          <w:rtl w:val="0"/>
        </w:rPr>
        <w:t xml:space="preserve">the Virtual connection. </w:t>
      </w:r>
      <w:sdt>
        <w:sdtPr>
          <w:tag w:val="goog_rdk_57"/>
        </w:sdtPr>
        <w:sdtContent>
          <w:commentRangeStart w:id="49"/>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9"/>
      <w:r w:rsidDel="00000000" w:rsidR="00000000" w:rsidRPr="00000000">
        <w:commentReference w:id="49"/>
      </w:r>
      <w:r w:rsidDel="00000000" w:rsidR="00000000" w:rsidRPr="00000000">
        <w:rPr>
          <w:rFonts w:ascii="Arial" w:cs="Arial" w:eastAsia="Arial" w:hAnsi="Arial"/>
          <w:rtl w:val="0"/>
        </w:rPr>
        <w:t xml:space="preserve"> </w:t>
      </w:r>
      <w:sdt>
        <w:sdtPr>
          <w:tag w:val="goog_rdk_58"/>
        </w:sdtPr>
        <w:sdtContent>
          <w:commentRangeStart w:id="50"/>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50"/>
      <w:r w:rsidDel="00000000" w:rsidR="00000000" w:rsidRPr="00000000">
        <w:commentReference w:id="50"/>
      </w:r>
      <w:sdt>
        <w:sdtPr>
          <w:tag w:val="goog_rdk_59"/>
        </w:sdtPr>
        <w:sdtContent>
          <w:commentRangeStart w:id="51"/>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131">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2">
      <w:pPr>
        <w:spacing w:after="306" w:lineRule="auto"/>
        <w:ind w:right="4"/>
        <w:rPr>
          <w:rFonts w:ascii="Arial" w:cs="Arial" w:eastAsia="Arial" w:hAnsi="Arial"/>
        </w:rPr>
      </w:pPr>
      <w:sdt>
        <w:sdtPr>
          <w:tag w:val="goog_rdk_60"/>
        </w:sdtPr>
        <w:sdtContent>
          <w:commentRangeStart w:id="52"/>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1133">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5">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6">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7">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3D">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61"/>
        </w:sdtPr>
        <w:sdtContent>
          <w:commentRangeStart w:id="53"/>
        </w:sdtContent>
      </w:sdt>
      <w:r w:rsidDel="00000000" w:rsidR="00000000" w:rsidRPr="00000000">
        <w:rPr>
          <w:rFonts w:ascii="Arial" w:cs="Arial" w:eastAsia="Arial" w:hAnsi="Arial"/>
          <w:highlight w:val="yellow"/>
          <w:rtl w:val="0"/>
        </w:rPr>
        <w:t xml:space="preserve">Gateway</w:t>
      </w:r>
      <w:commentRangeEnd w:id="53"/>
      <w:r w:rsidDel="00000000" w:rsidR="00000000" w:rsidRPr="00000000">
        <w:commentReference w:id="53"/>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3E">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3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0">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1">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4">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5">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6">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48">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4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4A">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4B">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4C">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4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4E">
      <w:pPr>
        <w:numPr>
          <w:ilvl w:val="0"/>
          <w:numId w:val="3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4F">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1">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52">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53">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5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6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9">
            <w:pPr>
              <w:jc w:val="center"/>
              <w:rPr>
                <w:rFonts w:ascii="Arial" w:cs="Arial" w:eastAsia="Arial" w:hAnsi="Arial"/>
              </w:rPr>
            </w:pPr>
            <w:sdt>
              <w:sdtPr>
                <w:tag w:val="goog_rdk_62"/>
              </w:sdtPr>
              <w:sdtContent>
                <w:commentRangeStart w:id="54"/>
              </w:sdtContent>
            </w:sdt>
            <w:sdt>
              <w:sdtPr>
                <w:tag w:val="goog_rdk_63"/>
              </w:sdtPr>
              <w:sdtContent>
                <w:commentRangeStart w:id="55"/>
              </w:sdtContent>
            </w:sdt>
            <w:sdt>
              <w:sdtPr>
                <w:tag w:val="goog_rdk_64"/>
              </w:sdtPr>
              <w:sdtContent>
                <w:commentRangeStart w:id="56"/>
              </w:sdtContent>
            </w:sdt>
            <w:r w:rsidDel="00000000" w:rsidR="00000000" w:rsidRPr="00000000">
              <w:rPr>
                <w:rFonts w:ascii="Arial" w:cs="Arial" w:eastAsia="Arial" w:hAnsi="Arial"/>
                <w:rtl w:val="0"/>
              </w:rPr>
              <w:t xml:space="preserve">Wireless Node Id</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tc>
      </w:tr>
      <w:tr>
        <w:trPr>
          <w:cantSplit w:val="0"/>
          <w:tblHeader w:val="0"/>
        </w:trPr>
        <w:tc>
          <w:tcPr/>
          <w:p w:rsidR="00000000" w:rsidDel="00000000" w:rsidP="00000000" w:rsidRDefault="00000000" w:rsidRPr="00000000" w14:paraId="00001181">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82">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65"/>
        </w:sdtPr>
        <w:sdtContent>
          <w:commentRangeStart w:id="57"/>
        </w:sdtContent>
      </w:sdt>
      <w:r w:rsidDel="00000000" w:rsidR="00000000" w:rsidRPr="00000000">
        <w:rPr>
          <w:rFonts w:ascii="Arial" w:cs="Arial" w:eastAsia="Arial" w:hAnsi="Arial"/>
          <w:rtl w:val="0"/>
        </w:rPr>
        <w:t xml:space="preserve">frames </w:t>
      </w:r>
      <w:commentRangeEnd w:id="57"/>
      <w:r w:rsidDel="00000000" w:rsidR="00000000" w:rsidRPr="00000000">
        <w:commentReference w:id="57"/>
      </w:r>
      <w:r w:rsidDel="00000000" w:rsidR="00000000" w:rsidRPr="00000000">
        <w:rPr>
          <w:rFonts w:ascii="Arial" w:cs="Arial" w:eastAsia="Arial" w:hAnsi="Arial"/>
          <w:rtl w:val="0"/>
        </w:rPr>
        <w:t xml:space="preserve">it receives on the</w:t>
      </w:r>
      <w:sdt>
        <w:sdtPr>
          <w:tag w:val="goog_rdk_66"/>
        </w:sdtPr>
        <w:sdtContent>
          <w:commentRangeStart w:id="58"/>
        </w:sdtContent>
      </w:sdt>
      <w:r w:rsidDel="00000000" w:rsidR="00000000" w:rsidRPr="00000000">
        <w:rPr>
          <w:rFonts w:ascii="Arial" w:cs="Arial" w:eastAsia="Arial" w:hAnsi="Arial"/>
          <w:rtl w:val="0"/>
        </w:rPr>
        <w:t xml:space="preserve"> wireless side </w:t>
      </w:r>
      <w:commentRangeEnd w:id="58"/>
      <w:r w:rsidDel="00000000" w:rsidR="00000000" w:rsidRPr="00000000">
        <w:commentReference w:id="58"/>
      </w:r>
      <w:r w:rsidDel="00000000" w:rsidR="00000000" w:rsidRPr="00000000">
        <w:rPr>
          <w:rFonts w:ascii="Arial" w:cs="Arial" w:eastAsia="Arial" w:hAnsi="Arial"/>
          <w:rtl w:val="0"/>
        </w:rPr>
        <w:t xml:space="preserve">and forwards them unchanged to the gateway; in the opposite direction, it decapsulates the</w:t>
      </w:r>
      <w:sdt>
        <w:sdtPr>
          <w:tag w:val="goog_rdk_67"/>
        </w:sdtPr>
        <w:sdtContent>
          <w:commentRangeStart w:id="59"/>
        </w:sdtContent>
      </w:sdt>
      <w:r w:rsidDel="00000000" w:rsidR="00000000" w:rsidRPr="00000000">
        <w:rPr>
          <w:rFonts w:ascii="Arial" w:cs="Arial" w:eastAsia="Arial" w:hAnsi="Arial"/>
          <w:rtl w:val="0"/>
        </w:rPr>
        <w:t xml:space="preserve"> frames</w:t>
      </w:r>
      <w:commentRangeEnd w:id="59"/>
      <w:r w:rsidDel="00000000" w:rsidR="00000000" w:rsidRPr="00000000">
        <w:commentReference w:id="59"/>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8C">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8E">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90">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2">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8">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A">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B">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C">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A2">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3">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5">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C">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D">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AF">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B0">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B1">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3">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B4">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5">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B6">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B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C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C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4">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D1">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D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DE">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DF">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C">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3">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6">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5">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6">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12">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3">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1F">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20">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C">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D">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9">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A">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6">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7">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3">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4">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60">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6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8"/>
        </w:sdtPr>
        <w:sdtContent>
          <w:commentRangeStart w:id="60"/>
        </w:sdtContent>
      </w:sdt>
      <w:sdt>
        <w:sdtPr>
          <w:tag w:val="goog_rdk_69"/>
        </w:sdtPr>
        <w:sdtContent>
          <w:commentRangeStart w:id="61"/>
        </w:sdtContent>
      </w:sdt>
      <w:r w:rsidDel="00000000" w:rsidR="00000000" w:rsidRPr="00000000">
        <w:rPr>
          <w:rFonts w:ascii="Arial" w:cs="Arial" w:eastAsia="Arial" w:hAnsi="Arial"/>
          <w:rtl w:val="0"/>
        </w:rPr>
        <w:t xml:space="preserve"> packet is protected</w:t>
      </w:r>
      <w:commentRangeEnd w:id="60"/>
      <w:r w:rsidDel="00000000" w:rsidR="00000000" w:rsidRPr="00000000">
        <w:commentReference w:id="60"/>
      </w:r>
      <w:commentRangeEnd w:id="61"/>
      <w:r w:rsidDel="00000000" w:rsidR="00000000" w:rsidRPr="00000000">
        <w:commentReference w:id="61"/>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6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63">
      <w:pPr>
        <w:spacing w:after="9" w:lineRule="auto"/>
        <w:ind w:left="-5" w:right="4" w:firstLine="0"/>
        <w:rPr>
          <w:rFonts w:ascii="Arial" w:cs="Arial" w:eastAsia="Arial" w:hAnsi="Arial"/>
        </w:rPr>
      </w:pPr>
      <w:sdt>
        <w:sdtPr>
          <w:tag w:val="goog_rdk_70"/>
        </w:sdtPr>
        <w:sdtContent>
          <w:commentRangeStart w:id="62"/>
        </w:sdtContent>
      </w:sdt>
      <w:sdt>
        <w:sdtPr>
          <w:tag w:val="goog_rdk_71"/>
        </w:sdtPr>
        <w:sdtContent>
          <w:commentRangeStart w:id="63"/>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62"/>
      <w:r w:rsidDel="00000000" w:rsidR="00000000" w:rsidRPr="00000000">
        <w:commentReference w:id="62"/>
      </w:r>
      <w:commentRangeEnd w:id="63"/>
      <w:r w:rsidDel="00000000" w:rsidR="00000000" w:rsidRPr="00000000">
        <w:commentReference w:id="63"/>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6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65">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6">
      <w:pPr>
        <w:spacing w:after="9" w:lineRule="auto"/>
        <w:ind w:left="-5" w:right="4" w:firstLine="0"/>
        <w:rPr>
          <w:rFonts w:ascii="Arial" w:cs="Arial" w:eastAsia="Arial" w:hAnsi="Arial"/>
          <w:b w:val="1"/>
        </w:rPr>
      </w:pPr>
      <w:sdt>
        <w:sdtPr>
          <w:tag w:val="goog_rdk_72"/>
        </w:sdtPr>
        <w:sdtContent>
          <w:commentRangeStart w:id="64"/>
        </w:sdtContent>
      </w:sdt>
      <w:sdt>
        <w:sdtPr>
          <w:tag w:val="goog_rdk_73"/>
        </w:sdtPr>
        <w:sdtContent>
          <w:commentRangeStart w:id="65"/>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7">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68">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69">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A">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26B">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6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6D">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6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6F">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70">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71">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2">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3">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6">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7">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8">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9">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A">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B">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C">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D">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7E">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7F">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80">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81">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3">
      <w:pPr>
        <w:numPr>
          <w:ilvl w:val="0"/>
          <w:numId w:val="5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4">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5">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6">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7">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8">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89">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A">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B">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C">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F">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EF">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0">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F1">
      <w:pPr>
        <w:numPr>
          <w:ilvl w:val="0"/>
          <w:numId w:val="17"/>
        </w:numPr>
        <w:spacing w:after="0" w:before="0" w:lineRule="auto"/>
        <w:ind w:left="720" w:hanging="360"/>
        <w:rPr>
          <w:rFonts w:ascii="Arial" w:cs="Arial" w:eastAsia="Arial" w:hAnsi="Arial"/>
          <w:u w:val="none"/>
        </w:rPr>
      </w:pPr>
      <w:sdt>
        <w:sdtPr>
          <w:tag w:val="goog_rdk_74"/>
        </w:sdtPr>
        <w:sdtContent>
          <w:commentRangeStart w:id="66"/>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F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F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F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F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F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F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F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F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2FA">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FB">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C">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D">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E">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FF">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00">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1">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2">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3">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4">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05">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6">
      <w:pPr>
        <w:spacing w:after="0" w:before="0" w:lineRule="auto"/>
        <w:ind w:left="720" w:firstLine="0"/>
        <w:rPr>
          <w:rFonts w:ascii="Arial" w:cs="Arial" w:eastAsia="Arial" w:hAnsi="Arial"/>
          <w:b w:val="1"/>
          <w:i w:val="1"/>
          <w:color w:val="222222"/>
          <w:u w:val="single"/>
          <w:shd w:fill="fff2cc" w:val="clear"/>
        </w:rPr>
      </w:pPr>
      <w:sdt>
        <w:sdtPr>
          <w:tag w:val="goog_rdk_75"/>
        </w:sdtPr>
        <w:sdtContent>
          <w:commentRangeStart w:id="67"/>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7">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8">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9">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A">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130B">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C">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30D">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0E">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0F">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10">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11">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312">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3">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314">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5">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316">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7">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8">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19">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1A">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1B">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1C">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76"/>
        </w:sdtPr>
        <w:sdtContent>
          <w:commentRangeStart w:id="68"/>
        </w:sdtContent>
      </w:sdt>
      <w:r w:rsidDel="00000000" w:rsidR="00000000" w:rsidRPr="00000000">
        <w:rPr>
          <w:rFonts w:ascii="Arial" w:cs="Arial" w:eastAsia="Arial" w:hAnsi="Arial"/>
          <w:rtl w:val="0"/>
        </w:rPr>
        <w:t xml:space="preserve">Session state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131D">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1E">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1F">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20">
      <w:pPr>
        <w:numPr>
          <w:ilvl w:val="0"/>
          <w:numId w:val="46"/>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321">
      <w:pPr>
        <w:numPr>
          <w:ilvl w:val="0"/>
          <w:numId w:val="46"/>
        </w:numPr>
        <w:spacing w:after="240" w:before="0" w:beforeAutospacing="0" w:lineRule="auto"/>
        <w:ind w:left="720" w:right="0" w:hanging="360"/>
        <w:rPr>
          <w:u w:val="none"/>
        </w:rPr>
      </w:pPr>
      <w:r w:rsidDel="00000000" w:rsidR="00000000" w:rsidRPr="00000000">
        <w:rPr>
          <w:rtl w:val="0"/>
        </w:rPr>
        <w:t xml:space="preserve">QoS 2 </w:t>
      </w:r>
      <w:sdt>
        <w:sdtPr>
          <w:tag w:val="goog_rdk_77"/>
        </w:sdtPr>
        <w:sdtContent>
          <w:commentRangeStart w:id="69"/>
        </w:sdtContent>
      </w:sdt>
      <w:r w:rsidDel="00000000" w:rsidR="00000000" w:rsidRPr="00000000">
        <w:rPr>
          <w:rtl w:val="0"/>
        </w:rPr>
        <w:t xml:space="preserve">messages </w:t>
      </w:r>
      <w:commentRangeEnd w:id="69"/>
      <w:r w:rsidDel="00000000" w:rsidR="00000000" w:rsidRPr="00000000">
        <w:commentReference w:id="69"/>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22">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23">
      <w:pPr>
        <w:numPr>
          <w:ilvl w:val="0"/>
          <w:numId w:val="4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24">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25">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326">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327">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328">
      <w:pPr>
        <w:numPr>
          <w:ilvl w:val="0"/>
          <w:numId w:val="42"/>
        </w:numPr>
        <w:spacing w:after="0" w:afterAutospacing="0" w:before="0" w:beforeAutospacing="0" w:lineRule="auto"/>
        <w:ind w:left="720" w:right="0" w:hanging="360"/>
        <w:rPr>
          <w:u w:val="none"/>
        </w:rPr>
      </w:pPr>
      <w:sdt>
        <w:sdtPr>
          <w:tag w:val="goog_rdk_78"/>
        </w:sdtPr>
        <w:sdtContent>
          <w:commentRangeStart w:id="70"/>
        </w:sdtContent>
      </w:sdt>
      <w:sdt>
        <w:sdtPr>
          <w:tag w:val="goog_rdk_79"/>
        </w:sdtPr>
        <w:sdtContent>
          <w:commentRangeStart w:id="71"/>
        </w:sdtContent>
      </w:sdt>
      <w:r w:rsidDel="00000000" w:rsidR="00000000" w:rsidRPr="00000000">
        <w:rPr>
          <w:rtl w:val="0"/>
        </w:rPr>
        <w:t xml:space="preserve">The Will Message</w:t>
      </w:r>
      <w:sdt>
        <w:sdtPr>
          <w:tag w:val="goog_rdk_80"/>
        </w:sdtPr>
        <w:sdtContent>
          <w:ins w:author="davide.lenzarini@u-blox.com" w:id="4" w:date="2024-03-19T17:48:32Z">
            <w:commentRangeEnd w:id="70"/>
            <w:r w:rsidDel="00000000" w:rsidR="00000000" w:rsidRPr="00000000">
              <w:commentReference w:id="70"/>
            </w:r>
            <w:commentRangeEnd w:id="71"/>
            <w:r w:rsidDel="00000000" w:rsidR="00000000" w:rsidRPr="00000000">
              <w:commentReference w:id="71"/>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29">
      <w:pPr>
        <w:numPr>
          <w:ilvl w:val="0"/>
          <w:numId w:val="4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2A">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2B">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2C">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2D">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81"/>
        </w:sdtPr>
        <w:sdtContent>
          <w:commentRangeStart w:id="72"/>
        </w:sdtContent>
      </w:sdt>
      <w:sdt>
        <w:sdtPr>
          <w:tag w:val="goog_rdk_82"/>
        </w:sdtPr>
        <w:sdtContent>
          <w:commentRangeStart w:id="73"/>
        </w:sdtContent>
      </w:sdt>
      <w:r w:rsidDel="00000000" w:rsidR="00000000" w:rsidRPr="00000000">
        <w:rPr>
          <w:highlight w:val="yellow"/>
          <w:rtl w:val="0"/>
        </w:rPr>
        <w:t xml:space="preserve"> </w:t>
      </w:r>
      <w:commentRangeEnd w:id="72"/>
      <w:r w:rsidDel="00000000" w:rsidR="00000000" w:rsidRPr="00000000">
        <w:commentReference w:id="72"/>
      </w:r>
      <w:commentRangeEnd w:id="73"/>
      <w:r w:rsidDel="00000000" w:rsidR="00000000" w:rsidRPr="00000000">
        <w:commentReference w:id="73"/>
      </w:r>
      <w:r w:rsidDel="00000000" w:rsidR="00000000" w:rsidRPr="00000000">
        <w:rPr>
          <w:highlight w:val="yellow"/>
          <w:rtl w:val="0"/>
        </w:rPr>
        <w:t xml:space="preserve">and </w:t>
      </w:r>
      <w:sdt>
        <w:sdtPr>
          <w:tag w:val="goog_rdk_83"/>
        </w:sdtPr>
        <w:sdtContent>
          <w:commentRangeStart w:id="74"/>
        </w:sdtContent>
      </w:sdt>
      <w:r w:rsidDel="00000000" w:rsidR="00000000" w:rsidRPr="00000000">
        <w:rPr>
          <w:highlight w:val="yellow"/>
          <w:rtl w:val="0"/>
        </w:rPr>
        <w:t xml:space="preserve">the Session Expiry Interval has passed</w:t>
      </w:r>
      <w:commentRangeEnd w:id="74"/>
      <w:r w:rsidDel="00000000" w:rsidR="00000000" w:rsidRPr="00000000">
        <w:commentReference w:id="7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2E">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2F">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30">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31">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32">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33">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34">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35">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37">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38">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39">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3A">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3B">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3C">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3D">
      <w:pPr>
        <w:numPr>
          <w:ilvl w:val="0"/>
          <w:numId w:val="6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3E">
      <w:pPr>
        <w:numPr>
          <w:ilvl w:val="0"/>
          <w:numId w:val="6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3F">
      <w:pPr>
        <w:numPr>
          <w:ilvl w:val="0"/>
          <w:numId w:val="6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40">
      <w:pPr>
        <w:numPr>
          <w:ilvl w:val="0"/>
          <w:numId w:val="6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41">
      <w:pPr>
        <w:numPr>
          <w:ilvl w:val="0"/>
          <w:numId w:val="6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42">
      <w:pPr>
        <w:numPr>
          <w:ilvl w:val="0"/>
          <w:numId w:val="6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43">
      <w:pPr>
        <w:numPr>
          <w:ilvl w:val="0"/>
          <w:numId w:val="6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44">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45">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46">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47">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48">
      <w:pPr>
        <w:numPr>
          <w:ilvl w:val="0"/>
          <w:numId w:val="3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49">
      <w:pPr>
        <w:numPr>
          <w:ilvl w:val="0"/>
          <w:numId w:val="3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4A">
      <w:pPr>
        <w:numPr>
          <w:ilvl w:val="0"/>
          <w:numId w:val="3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4B">
      <w:pPr>
        <w:numPr>
          <w:ilvl w:val="0"/>
          <w:numId w:val="3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4C">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4D">
      <w:pPr>
        <w:numPr>
          <w:ilvl w:val="0"/>
          <w:numId w:val="3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4E">
      <w:pPr>
        <w:numPr>
          <w:ilvl w:val="0"/>
          <w:numId w:val="3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4F">
      <w:pPr>
        <w:numPr>
          <w:ilvl w:val="0"/>
          <w:numId w:val="3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5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51">
      <w:pPr>
        <w:spacing w:after="240" w:before="240" w:lineRule="auto"/>
        <w:ind w:left="0" w:firstLine="0"/>
        <w:rPr>
          <w:shd w:fill="ffe599" w:val="clear"/>
        </w:rPr>
      </w:pPr>
      <w:r w:rsidDel="00000000" w:rsidR="00000000" w:rsidRPr="00000000">
        <w:rPr>
          <w:shd w:fill="ffe599" w:val="clear"/>
          <w:rtl w:val="0"/>
        </w:rPr>
        <w:t xml:space="preserve">Both </w:t>
      </w:r>
      <w:sdt>
        <w:sdtPr>
          <w:tag w:val="goog_rdk_84"/>
        </w:sdtPr>
        <w:sdtContent>
          <w:commentRangeStart w:id="75"/>
        </w:sdtContent>
      </w:sdt>
      <w:sdt>
        <w:sdtPr>
          <w:tag w:val="goog_rdk_85"/>
        </w:sdtPr>
        <w:sdtContent>
          <w:commentRangeStart w:id="76"/>
        </w:sdtContent>
      </w:sdt>
      <w:r w:rsidDel="00000000" w:rsidR="00000000" w:rsidRPr="00000000">
        <w:rPr>
          <w:shd w:fill="ffe599" w:val="clear"/>
          <w:rtl w:val="0"/>
        </w:rPr>
        <w:t xml:space="preserve">TCP and UDP ports 1883 and 8883 are registered with IANA for MQTT and secure communication respectively.</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53">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5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5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5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5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58">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5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5A">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5B">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5C">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5D">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5E">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5F">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60">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61">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62">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63">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64">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65">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66">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67">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68">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9">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A">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B">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C">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6D">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6E">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6F">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0">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1">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7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3">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6">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9">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A">
      <w:pPr>
        <w:rPr/>
      </w:pPr>
      <w:sdt>
        <w:sdtPr>
          <w:tag w:val="goog_rdk_86"/>
        </w:sdtPr>
        <w:sdtContent>
          <w:commentRangeStart w:id="77"/>
        </w:sdtContent>
      </w:sdt>
      <w:r w:rsidDel="00000000" w:rsidR="00000000" w:rsidRPr="00000000">
        <w:rPr>
          <w:rtl w:val="0"/>
        </w:rPr>
      </w:r>
    </w:p>
    <w:p w:rsidR="00000000" w:rsidDel="00000000" w:rsidP="00000000" w:rsidRDefault="00000000" w:rsidRPr="00000000" w14:paraId="0000137B">
      <w:pPr>
        <w:pStyle w:val="Heading3"/>
        <w:ind w:left="0" w:firstLine="0"/>
        <w:rPr>
          <w:rFonts w:ascii="Arial" w:cs="Arial" w:eastAsia="Arial" w:hAnsi="Arial"/>
        </w:rPr>
      </w:pPr>
      <w:bookmarkStart w:colFirst="0" w:colLast="0" w:name="_heading=h.1au1eum" w:id="217"/>
      <w:bookmarkEnd w:id="217"/>
      <w:commentRangeEnd w:id="77"/>
      <w:r w:rsidDel="00000000" w:rsidR="00000000" w:rsidRPr="00000000">
        <w:commentReference w:id="7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7C">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7D">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7E">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7F">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87"/>
        </w:sdtPr>
        <w:sdtContent>
          <w:commentRangeStart w:id="78"/>
        </w:sdtContent>
      </w:sdt>
      <w:sdt>
        <w:sdtPr>
          <w:tag w:val="goog_rdk_88"/>
        </w:sdtPr>
        <w:sdtContent>
          <w:commentRangeStart w:id="79"/>
        </w:sdtContent>
      </w:sdt>
      <w:r w:rsidDel="00000000" w:rsidR="00000000" w:rsidRPr="00000000">
        <w:rPr>
          <w:rFonts w:ascii="Arial" w:cs="Arial" w:eastAsia="Arial" w:hAnsi="Arial"/>
          <w:highlight w:val="yellow"/>
          <w:rtl w:val="0"/>
        </w:rPr>
        <w:t xml:space="preserve">and DUP flag set to 0</w:t>
      </w:r>
      <w:commentRangeEnd w:id="78"/>
      <w:r w:rsidDel="00000000" w:rsidR="00000000" w:rsidRPr="00000000">
        <w:commentReference w:id="78"/>
      </w:r>
      <w:commentRangeEnd w:id="79"/>
      <w:r w:rsidDel="00000000" w:rsidR="00000000" w:rsidRPr="00000000">
        <w:commentReference w:id="7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80">
      <w:pPr>
        <w:numPr>
          <w:ilvl w:val="0"/>
          <w:numId w:val="52"/>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81">
      <w:pPr>
        <w:numPr>
          <w:ilvl w:val="0"/>
          <w:numId w:val="52"/>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82">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3">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9"/>
        </w:sdtPr>
        <w:sdtContent>
          <w:commentRangeStart w:id="80"/>
        </w:sdtContent>
      </w:sdt>
      <w:r w:rsidDel="00000000" w:rsidR="00000000" w:rsidRPr="00000000">
        <w:rPr>
          <w:rFonts w:ascii="Arial" w:cs="Arial" w:eastAsia="Arial" w:hAnsi="Arial"/>
          <w:b w:val="1"/>
          <w:highlight w:val="yellow"/>
          <w:rtl w:val="0"/>
        </w:rPr>
        <w:t xml:space="preserve">At any given time a sender </w:t>
      </w:r>
      <w:sdt>
        <w:sdtPr>
          <w:tag w:val="goog_rdk_90"/>
        </w:sdtPr>
        <w:sdtContent>
          <w:commentRangeStart w:id="81"/>
        </w:sdtContent>
      </w:sdt>
      <w:r w:rsidDel="00000000" w:rsidR="00000000" w:rsidRPr="00000000">
        <w:rPr>
          <w:rFonts w:ascii="Arial" w:cs="Arial" w:eastAsia="Arial" w:hAnsi="Arial"/>
          <w:b w:val="1"/>
          <w:highlight w:val="yellow"/>
          <w:rtl w:val="0"/>
        </w:rPr>
        <w:t xml:space="preserve">must</w:t>
      </w:r>
      <w:commentRangeEnd w:id="81"/>
      <w:r w:rsidDel="00000000" w:rsidR="00000000" w:rsidRPr="00000000">
        <w:commentReference w:id="81"/>
      </w:r>
      <w:r w:rsidDel="00000000" w:rsidR="00000000" w:rsidRPr="00000000">
        <w:rPr>
          <w:rFonts w:ascii="Arial" w:cs="Arial" w:eastAsia="Arial" w:hAnsi="Arial"/>
          <w:b w:val="1"/>
          <w:highlight w:val="yellow"/>
          <w:rtl w:val="0"/>
        </w:rPr>
        <w:t xml:space="preserve"> ONLY have 1 outstanding application message in flight.</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384">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5">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6">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7">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8">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89">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8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8B">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8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D">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8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0">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3">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5">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6">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7">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9">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9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9B">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9C">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9D">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9E">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9F">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0">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A6">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7">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A8">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A9">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AA">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91"/>
        </w:sdtPr>
        <w:sdtContent>
          <w:commentRangeStart w:id="82"/>
        </w:sdtContent>
      </w:sdt>
      <w:sdt>
        <w:sdtPr>
          <w:tag w:val="goog_rdk_92"/>
        </w:sdtPr>
        <w:sdtContent>
          <w:commentRangeStart w:id="83"/>
        </w:sdtContent>
      </w:sdt>
      <w:sdt>
        <w:sdtPr>
          <w:tag w:val="goog_rdk_93"/>
        </w:sdtPr>
        <w:sdtContent>
          <w:commentRangeStart w:id="84"/>
        </w:sdtContent>
      </w:sdt>
      <w:sdt>
        <w:sdtPr>
          <w:tag w:val="goog_rdk_94"/>
        </w:sdtPr>
        <w:sdtContent>
          <w:commentRangeStart w:id="85"/>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commentRangeEnd w:id="85"/>
      <w:r w:rsidDel="00000000" w:rsidR="00000000" w:rsidRPr="00000000">
        <w:commentReference w:id="85"/>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AB">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97"/>
      </w:sdtPr>
      <w:sdtContent>
        <w:p w:rsidR="00000000" w:rsidDel="00000000" w:rsidP="00000000" w:rsidRDefault="00000000" w:rsidRPr="00000000" w14:paraId="000013AC">
          <w:pPr>
            <w:numPr>
              <w:ilvl w:val="0"/>
              <w:numId w:val="57"/>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95"/>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96"/>
            </w:sdtPr>
            <w:sdtContent>
              <w:r w:rsidDel="00000000" w:rsidR="00000000" w:rsidRPr="00000000">
                <w:rPr>
                  <w:rtl w:val="0"/>
                </w:rPr>
              </w:r>
            </w:sdtContent>
          </w:sdt>
        </w:p>
      </w:sdtContent>
    </w:sdt>
    <w:p w:rsidR="00000000" w:rsidDel="00000000" w:rsidP="00000000" w:rsidRDefault="00000000" w:rsidRPr="00000000" w14:paraId="000013AD">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AE">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AF">
      <w:pPr>
        <w:numPr>
          <w:ilvl w:val="0"/>
          <w:numId w:val="31"/>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B0">
      <w:pPr>
        <w:numPr>
          <w:ilvl w:val="0"/>
          <w:numId w:val="31"/>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B1">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B2">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B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B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B5">
      <w:pPr>
        <w:spacing w:after="240" w:before="240" w:lineRule="auto"/>
        <w:ind w:left="0" w:right="0" w:firstLine="0"/>
        <w:rPr/>
      </w:pPr>
      <w:sdt>
        <w:sdtPr>
          <w:tag w:val="goog_rdk_98"/>
        </w:sdtPr>
        <w:sdtContent>
          <w:commentRangeStart w:id="86"/>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13B6">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E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E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9"/>
        </w:sdtPr>
        <w:sdtContent>
          <w:commentRangeStart w:id="87"/>
        </w:sdtContent>
      </w:sdt>
      <w:r w:rsidDel="00000000" w:rsidR="00000000" w:rsidRPr="00000000">
        <w:rPr>
          <w:rtl w:val="0"/>
        </w:rPr>
        <w:t xml:space="preserve">he receiver does not need to complete delivery of the Application Message before sending the </w:t>
      </w:r>
      <w:sdt>
        <w:sdtPr>
          <w:tag w:val="goog_rdk_100"/>
        </w:sdtPr>
        <w:sdtContent>
          <w:commentRangeStart w:id="88"/>
        </w:sdtContent>
      </w:sdt>
      <w:r w:rsidDel="00000000" w:rsidR="00000000" w:rsidRPr="00000000">
        <w:rPr>
          <w:rtl w:val="0"/>
        </w:rPr>
        <w:t xml:space="preserve">PUBREC or</w:t>
      </w:r>
      <w:commentRangeEnd w:id="88"/>
      <w:r w:rsidDel="00000000" w:rsidR="00000000" w:rsidRPr="00000000">
        <w:commentReference w:id="88"/>
      </w:r>
      <w:r w:rsidDel="00000000" w:rsidR="00000000" w:rsidRPr="00000000">
        <w:rPr>
          <w:rtl w:val="0"/>
        </w:rPr>
        <w:t xml:space="preserve"> PUBCOMP.</w:t>
      </w:r>
      <w:commentRangeEnd w:id="87"/>
      <w:r w:rsidDel="00000000" w:rsidR="00000000" w:rsidRPr="00000000">
        <w:commentReference w:id="87"/>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E3">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01"/>
        </w:sdtPr>
        <w:sdtContent>
          <w:commentRangeStart w:id="89"/>
        </w:sdtContent>
      </w:sdt>
      <w:r w:rsidDel="00000000" w:rsidR="00000000" w:rsidRPr="00000000">
        <w:rPr>
          <w:rFonts w:ascii="Arial" w:cs="Arial" w:eastAsia="Arial" w:hAnsi="Arial"/>
          <w:highlight w:val="yellow"/>
          <w:rtl w:val="0"/>
        </w:rPr>
        <w:t xml:space="preserve">Packets</w:t>
      </w:r>
      <w:commentRangeEnd w:id="89"/>
      <w:r w:rsidDel="00000000" w:rsidR="00000000" w:rsidRPr="00000000">
        <w:commentReference w:id="8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02"/>
        </w:sdtPr>
        <w:sdtContent>
          <w:commentRangeStart w:id="90"/>
        </w:sdtContent>
      </w:sdt>
      <w:r w:rsidDel="00000000" w:rsidR="00000000" w:rsidRPr="00000000">
        <w:rPr>
          <w:rFonts w:ascii="Arial" w:cs="Arial" w:eastAsia="Arial" w:hAnsi="Arial"/>
          <w:highlight w:val="yellow"/>
          <w:rtl w:val="0"/>
        </w:rPr>
        <w:t xml:space="preserve">Packets</w:t>
      </w:r>
      <w:commentRangeEnd w:id="90"/>
      <w:r w:rsidDel="00000000" w:rsidR="00000000" w:rsidRPr="00000000">
        <w:commentReference w:id="9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03"/>
        </w:sdtPr>
        <w:sdtContent>
          <w:commentRangeStart w:id="9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04"/>
        </w:sdtPr>
        <w:sdtContent>
          <w:commentRangeStart w:id="92"/>
        </w:sdtContent>
      </w:sdt>
      <w:r w:rsidDel="00000000" w:rsidR="00000000" w:rsidRPr="00000000">
        <w:rPr>
          <w:rFonts w:ascii="Arial" w:cs="Arial" w:eastAsia="Arial" w:hAnsi="Arial"/>
          <w:rtl w:val="0"/>
        </w:rPr>
        <w:t xml:space="preserve">also </w:t>
      </w:r>
      <w:commentRangeEnd w:id="92"/>
      <w:r w:rsidDel="00000000" w:rsidR="00000000" w:rsidRPr="00000000">
        <w:commentReference w:id="92"/>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0">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F1">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F2">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F3">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F4">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F5">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F6">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F7">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F8">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F9">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FA">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FB">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FC">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FD">
      <w:pPr>
        <w:spacing w:after="240" w:before="240" w:lineRule="auto"/>
        <w:rPr>
          <w:rFonts w:ascii="Arial" w:cs="Arial" w:eastAsia="Arial" w:hAnsi="Arial"/>
        </w:rPr>
      </w:pPr>
      <w:sdt>
        <w:sdtPr>
          <w:tag w:val="goog_rdk_105"/>
        </w:sdtPr>
        <w:sdtContent>
          <w:commentRangeStart w:id="93"/>
        </w:sdtContent>
      </w:sdt>
      <w:sdt>
        <w:sdtPr>
          <w:tag w:val="goog_rdk_106"/>
        </w:sdtPr>
        <w:sdtContent>
          <w:commentRangeStart w:id="9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93"/>
      <w:r w:rsidDel="00000000" w:rsidR="00000000" w:rsidRPr="00000000">
        <w:commentReference w:id="93"/>
      </w:r>
      <w:commentRangeEnd w:id="94"/>
      <w:r w:rsidDel="00000000" w:rsidR="00000000" w:rsidRPr="00000000">
        <w:commentReference w:id="9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FE">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3FF">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00">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401">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0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04">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05">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06">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0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8">
      <w:pPr>
        <w:numPr>
          <w:ilvl w:val="0"/>
          <w:numId w:val="32"/>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09">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0A">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0B">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0C">
      <w:pPr>
        <w:numPr>
          <w:ilvl w:val="0"/>
          <w:numId w:val="32"/>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0D">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40E">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0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1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12">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13">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14">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15">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16">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17">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1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1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A">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1B">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1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D">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1E">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1F">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20">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21">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22">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23">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24">
      <w:pPr>
        <w:numPr>
          <w:ilvl w:val="0"/>
          <w:numId w:val="5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25">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26">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27">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28">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29">
      <w:pPr>
        <w:numPr>
          <w:ilvl w:val="0"/>
          <w:numId w:val="5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2A">
      <w:pPr>
        <w:numPr>
          <w:ilvl w:val="0"/>
          <w:numId w:val="5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2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2D">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2F">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0">
      <w:pPr>
        <w:numPr>
          <w:ilvl w:val="0"/>
          <w:numId w:val="3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31">
      <w:pPr>
        <w:numPr>
          <w:ilvl w:val="0"/>
          <w:numId w:val="3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32">
      <w:pPr>
        <w:numPr>
          <w:ilvl w:val="0"/>
          <w:numId w:val="3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33">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34">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35">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36">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38">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39">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3A">
      <w:pPr>
        <w:numPr>
          <w:ilvl w:val="0"/>
          <w:numId w:val="47"/>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3B">
      <w:pPr>
        <w:numPr>
          <w:ilvl w:val="0"/>
          <w:numId w:val="47"/>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3C">
      <w:pPr>
        <w:numPr>
          <w:ilvl w:val="0"/>
          <w:numId w:val="47"/>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3D">
      <w:pPr>
        <w:numPr>
          <w:ilvl w:val="0"/>
          <w:numId w:val="47"/>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3E">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3F">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40">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41">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42">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43">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44">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45">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46">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47">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48">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4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A">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4B">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4C">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4D">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4E">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4F">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9">
        <w:r w:rsidDel="00000000" w:rsidR="00000000" w:rsidRPr="00000000">
          <w:rPr>
            <w:highlight w:val="yellow"/>
            <w:rtl w:val="0"/>
          </w:rPr>
          <w:t xml:space="preserve"> </w:t>
        </w:r>
      </w:hyperlink>
      <w:hyperlink r:id="rId80">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50">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52">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53">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54">
      <w:pPr>
        <w:numPr>
          <w:ilvl w:val="0"/>
          <w:numId w:val="5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55">
      <w:pPr>
        <w:numPr>
          <w:ilvl w:val="0"/>
          <w:numId w:val="5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56">
      <w:pPr>
        <w:numPr>
          <w:ilvl w:val="0"/>
          <w:numId w:val="5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57">
      <w:pPr>
        <w:numPr>
          <w:ilvl w:val="0"/>
          <w:numId w:val="5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58">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59">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5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5B">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5C">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5D">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5E">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5F">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60">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62">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64">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65">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66">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67">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68">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69">
      <w:pPr>
        <w:numPr>
          <w:ilvl w:val="0"/>
          <w:numId w:val="4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6A">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6B">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6C">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6D">
      <w:pPr>
        <w:numPr>
          <w:ilvl w:val="0"/>
          <w:numId w:val="4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70">
      <w:pPr>
        <w:numPr>
          <w:ilvl w:val="0"/>
          <w:numId w:val="28"/>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71">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72">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73">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74">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75">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76">
      <w:pPr>
        <w:numPr>
          <w:ilvl w:val="0"/>
          <w:numId w:val="28"/>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77">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79">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7A">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7D">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7F">
      <w:pPr>
        <w:spacing w:after="240" w:before="240" w:lineRule="auto"/>
        <w:ind w:left="0" w:right="0" w:firstLine="0"/>
        <w:rPr/>
      </w:pPr>
      <w:r w:rsidDel="00000000" w:rsidR="00000000" w:rsidRPr="00000000">
        <w:rPr>
          <w:rtl w:val="0"/>
        </w:rPr>
        <w:t xml:space="preserve">Refer to section </w:t>
      </w:r>
      <w:sdt>
        <w:sdtPr>
          <w:tag w:val="goog_rdk_107"/>
        </w:sdtPr>
        <w:sdtContent>
          <w:commentRangeStart w:id="95"/>
        </w:sdtContent>
      </w:sdt>
      <w:sdt>
        <w:sdtPr>
          <w:tag w:val="goog_rdk_108"/>
        </w:sdtPr>
        <w:sdtContent>
          <w:commentRangeStart w:id="96"/>
        </w:sdtContent>
      </w:sdt>
      <w:r w:rsidDel="00000000" w:rsidR="00000000" w:rsidRPr="00000000">
        <w:rPr>
          <w:rtl w:val="0"/>
        </w:rPr>
        <w:t xml:space="preserve">5.4.9</w:t>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t xml:space="preserve"> for information about handling Disallowed Unicode code points.</w:t>
      </w:r>
    </w:p>
    <w:p w:rsidR="00000000" w:rsidDel="00000000" w:rsidP="00000000" w:rsidRDefault="00000000" w:rsidRPr="00000000" w14:paraId="00001480">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82">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83">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85">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86">
      <w:pPr>
        <w:spacing w:after="303" w:line="259" w:lineRule="auto"/>
        <w:ind w:left="284" w:right="4" w:firstLine="0"/>
        <w:rPr>
          <w:rFonts w:ascii="Arial" w:cs="Arial" w:eastAsia="Arial" w:hAnsi="Arial"/>
        </w:rPr>
      </w:pPr>
      <w:sdt>
        <w:sdtPr>
          <w:tag w:val="goog_rdk_110"/>
        </w:sdtPr>
        <w:sdtContent>
          <w:del w:author="davide.lenzarini@u-blox.com" w:id="7" w:date="2024-03-14T11:37:29Z"/>
          <w:sdt>
            <w:sdtPr>
              <w:tag w:val="goog_rdk_111"/>
            </w:sdtPr>
            <w:sdtContent>
              <w:commentRangeStart w:id="97"/>
            </w:sdtContent>
          </w:sdt>
          <w:del w:author="davide.lenzarini@u-blox.com" w:id="7" w:date="2024-03-14T11:37:29Z">
            <w:sdt>
              <w:sdtPr>
                <w:tag w:val="goog_rdk_112"/>
              </w:sdtPr>
              <w:sdtContent>
                <w:commentRangeStart w:id="98"/>
              </w:sdtContent>
            </w:sdt>
            <w:r w:rsidDel="00000000" w:rsidR="00000000" w:rsidRPr="00000000">
              <w:rPr>
                <w:rFonts w:ascii="Arial" w:cs="Arial" w:eastAsia="Arial" w:hAnsi="Arial"/>
              </w:rPr>
              <w:drawing>
                <wp:inline distB="0" distT="0" distL="0" distR="0">
                  <wp:extent cx="5729288" cy="5321408"/>
                  <wp:effectExtent b="0" l="0" r="0" t="0"/>
                  <wp:docPr id="29" name="image5.png"/>
                  <a:graphic>
                    <a:graphicData uri="http://schemas.openxmlformats.org/drawingml/2006/picture">
                      <pic:pic>
                        <pic:nvPicPr>
                          <pic:cNvPr id="0" name="image5.png"/>
                          <pic:cNvPicPr preferRelativeResize="0"/>
                        </pic:nvPicPr>
                        <pic:blipFill>
                          <a:blip r:embed="rId85"/>
                          <a:srcRect b="1599" l="-1824" r="-1388" t="0"/>
                          <a:stretch>
                            <a:fillRect/>
                          </a:stretch>
                        </pic:blipFill>
                        <pic:spPr>
                          <a:xfrm>
                            <a:off x="0" y="0"/>
                            <a:ext cx="5729288" cy="5321408"/>
                          </a:xfrm>
                          <a:prstGeom prst="rect"/>
                          <a:ln/>
                        </pic:spPr>
                      </pic:pic>
                    </a:graphicData>
                  </a:graphic>
                </wp:inline>
              </w:drawing>
            </w:r>
          </w:del>
        </w:sdtContent>
      </w:sdt>
      <w:commentRangeEnd w:id="97"/>
      <w:r w:rsidDel="00000000" w:rsidR="00000000" w:rsidRPr="00000000">
        <w:commentReference w:id="97"/>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1487">
      <w:pPr>
        <w:spacing w:after="203" w:line="265" w:lineRule="auto"/>
        <w:ind w:right="4"/>
        <w:jc w:val="center"/>
        <w:rPr>
          <w:rFonts w:ascii="Arial" w:cs="Arial" w:eastAsia="Arial" w:hAnsi="Arial"/>
        </w:rPr>
      </w:pPr>
      <w:sdt>
        <w:sdtPr>
          <w:tag w:val="goog_rdk_114"/>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88">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8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8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20"/>
      </w:sdtPr>
      <w:sdtContent>
        <w:p w:rsidR="00000000" w:rsidDel="00000000" w:rsidP="00000000" w:rsidRDefault="00000000" w:rsidRPr="00000000" w14:paraId="0000148B">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15"/>
            </w:sdtPr>
            <w:sdtContent>
              <w:del w:author="davide.lenzarini@u-blox.com" w:id="9" w:date="2024-03-14T11:32:00Z"/>
              <w:sdt>
                <w:sdtPr>
                  <w:tag w:val="goog_rdk_116"/>
                </w:sdtPr>
                <w:sdtContent>
                  <w:commentRangeStart w:id="99"/>
                </w:sdtContent>
              </w:sdt>
              <w:del w:author="davide.lenzarini@u-blox.com" w:id="9" w:date="2024-03-14T11:32:00Z">
                <w:sdt>
                  <w:sdtPr>
                    <w:tag w:val="goog_rdk_117"/>
                  </w:sdtPr>
                  <w:sdtContent>
                    <w:commentRangeStart w:id="100"/>
                  </w:sdtContent>
                </w:sdt>
                <w:sdt>
                  <w:sdtPr>
                    <w:tag w:val="goog_rdk_118"/>
                  </w:sdtPr>
                  <w:sdtContent>
                    <w:commentRangeStart w:id="10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3.png"/>
                      <a:graphic>
                        <a:graphicData uri="http://schemas.openxmlformats.org/drawingml/2006/picture">
                          <pic:pic>
                            <pic:nvPicPr>
                              <pic:cNvPr descr="A close up of a map&#10;&#10;Description automatically generated" id="0" name="image3.png"/>
                              <pic:cNvPicPr preferRelativeResize="0"/>
                            </pic:nvPicPr>
                            <pic:blipFill>
                              <a:blip r:embed="rId86"/>
                              <a:srcRect b="0" l="0" r="0" t="0"/>
                              <a:stretch>
                                <a:fillRect/>
                              </a:stretch>
                            </pic:blipFill>
                            <pic:spPr>
                              <a:xfrm>
                                <a:off x="0" y="0"/>
                                <a:ext cx="4861756" cy="1810693"/>
                              </a:xfrm>
                              <a:prstGeom prst="rect"/>
                              <a:ln/>
                            </pic:spPr>
                          </pic:pic>
                        </a:graphicData>
                      </a:graphic>
                    </wp:inline>
                  </w:drawing>
                </w:r>
              </w:del>
            </w:sdtContent>
          </w:sdt>
          <w:sdt>
            <w:sdtPr>
              <w:tag w:val="goog_rdk_119"/>
            </w:sdtPr>
            <w:sdtContent>
              <w:ins w:author="davide.lenzarini@u-blox.com" w:id="9" w:date="2024-03-14T11:32:00Z">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r w:rsidDel="00000000" w:rsidR="00000000" w:rsidRPr="00000000">
                  <w:rPr>
                    <w:rtl w:val="0"/>
                  </w:rPr>
                </w:r>
              </w:ins>
            </w:sdtContent>
          </w:sdt>
        </w:p>
      </w:sdtContent>
    </w:sdt>
    <w:sdt>
      <w:sdtPr>
        <w:tag w:val="goog_rdk_123"/>
      </w:sdtPr>
      <w:sdtContent>
        <w:p w:rsidR="00000000" w:rsidDel="00000000" w:rsidP="00000000" w:rsidRDefault="00000000" w:rsidRPr="00000000" w14:paraId="0000148C">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22"/>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8D">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24"/>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25"/>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26"/>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27"/>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28"/>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8E">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30"/>
      </w:sdtPr>
      <w:sdtContent>
        <w:p w:rsidR="00000000" w:rsidDel="00000000" w:rsidP="00000000" w:rsidRDefault="00000000" w:rsidRPr="00000000" w14:paraId="0000148F">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9"/>
            </w:sdtPr>
            <w:sdtContent>
              <w:ins w:author="davide.lenzarini@u-blox.com" w:id="15" w:date="2024-03-14T11:38:25Z">
                <w:r w:rsidDel="00000000" w:rsidR="00000000" w:rsidRPr="00000000">
                  <w:rPr>
                    <w:rtl w:val="0"/>
                  </w:rPr>
                </w:r>
              </w:ins>
            </w:sdtContent>
          </w:sdt>
        </w:p>
      </w:sdtContent>
    </w:sdt>
    <w:sdt>
      <w:sdtPr>
        <w:tag w:val="goog_rdk_132"/>
      </w:sdtPr>
      <w:sdtContent>
        <w:p w:rsidR="00000000" w:rsidDel="00000000" w:rsidP="00000000" w:rsidRDefault="00000000" w:rsidRPr="00000000" w14:paraId="00001490">
          <w:pPr>
            <w:spacing w:after="460" w:lineRule="auto"/>
            <w:ind w:left="-5" w:right="4" w:firstLine="0"/>
            <w:jc w:val="center"/>
            <w:rPr>
              <w:ins w:author="davide.lenzarini@u-blox.com" w:id="15" w:date="2024-03-14T11:38:25Z"/>
              <w:rFonts w:ascii="Arial" w:cs="Arial" w:eastAsia="Arial" w:hAnsi="Arial"/>
            </w:rPr>
          </w:pPr>
          <w:sdt>
            <w:sdtPr>
              <w:tag w:val="goog_rdk_131"/>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34"/>
      </w:sdtPr>
      <w:sdtContent>
        <w:p w:rsidR="00000000" w:rsidDel="00000000" w:rsidP="00000000" w:rsidRDefault="00000000" w:rsidRPr="00000000" w14:paraId="00001491">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33"/>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37"/>
      </w:sdtPr>
      <w:sdtContent>
        <w:p w:rsidR="00000000" w:rsidDel="00000000" w:rsidP="00000000" w:rsidRDefault="00000000" w:rsidRPr="00000000" w14:paraId="00001492">
          <w:pPr>
            <w:pStyle w:val="Heading3"/>
            <w:keepLines w:val="1"/>
            <w:spacing w:after="64" w:before="0" w:line="259" w:lineRule="auto"/>
            <w:ind w:left="0" w:firstLine="0"/>
            <w:rPr>
              <w:ins w:author="davide.lenzarini@u-blox.com" w:id="17" w:date="2024-03-14T11:39:33Z"/>
            </w:rPr>
          </w:pPr>
          <w:sdt>
            <w:sdtPr>
              <w:tag w:val="goog_rdk_136"/>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39"/>
      </w:sdtPr>
      <w:sdtContent>
        <w:p w:rsidR="00000000" w:rsidDel="00000000" w:rsidP="00000000" w:rsidRDefault="00000000" w:rsidRPr="00000000" w14:paraId="00001493">
          <w:pPr>
            <w:spacing w:after="572" w:line="265" w:lineRule="auto"/>
            <w:jc w:val="center"/>
            <w:rPr>
              <w:ins w:author="davide.lenzarini@u-blox.com" w:id="17" w:date="2024-03-14T11:39:33Z"/>
              <w:rFonts w:ascii="Arial" w:cs="Arial" w:eastAsia="Arial" w:hAnsi="Arial"/>
            </w:rPr>
          </w:pPr>
          <w:sdt>
            <w:sdtPr>
              <w:tag w:val="goog_rdk_138"/>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41"/>
      </w:sdtPr>
      <w:sdtContent>
        <w:p w:rsidR="00000000" w:rsidDel="00000000" w:rsidP="00000000" w:rsidRDefault="00000000" w:rsidRPr="00000000" w14:paraId="00001494">
          <w:pPr>
            <w:spacing w:after="572" w:line="265" w:lineRule="auto"/>
            <w:jc w:val="center"/>
            <w:rPr>
              <w:ins w:author="davide.lenzarini@u-blox.com" w:id="17" w:date="2024-03-14T11:39:33Z"/>
              <w:rFonts w:ascii="Arial" w:cs="Arial" w:eastAsia="Arial" w:hAnsi="Arial"/>
            </w:rPr>
          </w:pPr>
          <w:sdt>
            <w:sdtPr>
              <w:tag w:val="goog_rdk_140"/>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43"/>
      </w:sdtPr>
      <w:sdtContent>
        <w:p w:rsidR="00000000" w:rsidDel="00000000" w:rsidP="00000000" w:rsidRDefault="00000000" w:rsidRPr="00000000" w14:paraId="00001495">
          <w:pPr>
            <w:spacing w:after="572" w:line="265" w:lineRule="auto"/>
            <w:jc w:val="center"/>
            <w:rPr>
              <w:ins w:author="davide.lenzarini@u-blox.com" w:id="17" w:date="2024-03-14T11:39:33Z"/>
              <w:rFonts w:ascii="Arial" w:cs="Arial" w:eastAsia="Arial" w:hAnsi="Arial"/>
            </w:rPr>
          </w:pPr>
          <w:sdt>
            <w:sdtPr>
              <w:tag w:val="goog_rdk_142"/>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45"/>
      </w:sdtPr>
      <w:sdtContent>
        <w:p w:rsidR="00000000" w:rsidDel="00000000" w:rsidP="00000000" w:rsidRDefault="00000000" w:rsidRPr="00000000" w14:paraId="00001496">
          <w:pPr>
            <w:pStyle w:val="Heading3"/>
            <w:keepLines w:val="1"/>
            <w:spacing w:after="64" w:before="0" w:line="259" w:lineRule="auto"/>
            <w:ind w:left="0" w:firstLine="0"/>
            <w:rPr>
              <w:ins w:author="davide.lenzarini@u-blox.com" w:id="17" w:date="2024-03-14T11:39:33Z"/>
            </w:rPr>
          </w:pPr>
          <w:sdt>
            <w:sdtPr>
              <w:tag w:val="goog_rdk_144"/>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47"/>
      </w:sdtPr>
      <w:sdtContent>
        <w:p w:rsidR="00000000" w:rsidDel="00000000" w:rsidP="00000000" w:rsidRDefault="00000000" w:rsidRPr="00000000" w14:paraId="00001497">
          <w:pPr>
            <w:spacing w:after="572" w:line="265" w:lineRule="auto"/>
            <w:jc w:val="center"/>
            <w:rPr>
              <w:ins w:author="davide.lenzarini@u-blox.com" w:id="17" w:date="2024-03-14T11:39:33Z"/>
              <w:rFonts w:ascii="Arial" w:cs="Arial" w:eastAsia="Arial" w:hAnsi="Arial"/>
            </w:rPr>
          </w:pPr>
          <w:sdt>
            <w:sdtPr>
              <w:tag w:val="goog_rdk_146"/>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9"/>
      </w:sdtPr>
      <w:sdtContent>
        <w:p w:rsidR="00000000" w:rsidDel="00000000" w:rsidP="00000000" w:rsidRDefault="00000000" w:rsidRPr="00000000" w14:paraId="00001498">
          <w:pPr>
            <w:spacing w:after="572" w:line="265" w:lineRule="auto"/>
            <w:jc w:val="center"/>
            <w:rPr>
              <w:ins w:author="davide.lenzarini@u-blox.com" w:id="17" w:date="2024-03-14T11:39:33Z"/>
              <w:rFonts w:ascii="Arial" w:cs="Arial" w:eastAsia="Arial" w:hAnsi="Arial"/>
            </w:rPr>
          </w:pPr>
          <w:sdt>
            <w:sdtPr>
              <w:tag w:val="goog_rdk_148"/>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99">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9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9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50"/>
        </w:sdtPr>
        <w:sdtContent>
          <w:commentRangeStart w:id="102"/>
        </w:sdtContent>
      </w:sdt>
      <w:sdt>
        <w:sdtPr>
          <w:tag w:val="goog_rdk_151"/>
        </w:sdtPr>
        <w:sdtContent>
          <w:commentRangeStart w:id="103"/>
        </w:sdtContent>
      </w:sdt>
      <w:sdt>
        <w:sdtPr>
          <w:tag w:val="goog_rdk_152"/>
        </w:sdtPr>
        <w:sdtContent>
          <w:commentRangeStart w:id="104"/>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149E">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3"/>
        </w:sdtPr>
        <w:sdtContent>
          <w:commentRangeStart w:id="105"/>
        </w:sdtContent>
      </w:sdt>
      <w:r w:rsidDel="00000000" w:rsidR="00000000" w:rsidRPr="00000000">
        <w:rPr>
          <w:rFonts w:ascii="Arial" w:cs="Arial" w:eastAsia="Arial" w:hAnsi="Arial"/>
          <w:rtl w:val="0"/>
        </w:rPr>
        <w:t xml:space="preserve">should</w:t>
      </w:r>
      <w:commentRangeEnd w:id="105"/>
      <w:r w:rsidDel="00000000" w:rsidR="00000000" w:rsidRPr="00000000">
        <w:commentReference w:id="10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9F">
      <w:pPr>
        <w:spacing w:after="26" w:lineRule="auto"/>
        <w:ind w:left="-15" w:right="4" w:firstLine="0"/>
        <w:rPr>
          <w:rFonts w:ascii="Arial" w:cs="Arial" w:eastAsia="Arial" w:hAnsi="Arial"/>
        </w:rPr>
      </w:pPr>
      <w:sdt>
        <w:sdtPr>
          <w:tag w:val="goog_rdk_154"/>
        </w:sdtPr>
        <w:sdtContent>
          <w:commentRangeStart w:id="106"/>
        </w:sdtContent>
      </w:sdt>
      <w:r w:rsidDel="00000000" w:rsidR="00000000" w:rsidRPr="00000000">
        <w:rPr>
          <w:rFonts w:ascii="Arial" w:cs="Arial" w:eastAsia="Arial" w:hAnsi="Arial"/>
          <w:rtl w:val="0"/>
        </w:rPr>
        <w:t xml:space="preserve">The time duration</w:t>
      </w:r>
      <w:commentRangeEnd w:id="106"/>
      <w:r w:rsidDel="00000000" w:rsidR="00000000" w:rsidRPr="00000000">
        <w:commentReference w:id="106"/>
      </w:r>
      <w:r w:rsidDel="00000000" w:rsidR="00000000" w:rsidRPr="00000000">
        <w:rPr>
          <w:rFonts w:ascii="Arial" w:cs="Arial" w:eastAsia="Arial" w:hAnsi="Arial"/>
          <w:rtl w:val="0"/>
        </w:rPr>
        <w:t xml:space="preserve"> </w:t>
      </w:r>
      <w:sdt>
        <w:sdtPr>
          <w:tag w:val="goog_rdk_155"/>
        </w:sdtPr>
        <w:sdtContent>
          <w:commentRangeStart w:id="10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07"/>
      <w:r w:rsidDel="00000000" w:rsidR="00000000" w:rsidRPr="00000000">
        <w:commentReference w:id="10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A0">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A1">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6"/>
        </w:sdtPr>
        <w:sdtContent>
          <w:commentRangeStart w:id="10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08"/>
      <w:r w:rsidDel="00000000" w:rsidR="00000000" w:rsidRPr="00000000">
        <w:commentReference w:id="10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A2">
      <w:pPr>
        <w:spacing w:after="0" w:lineRule="auto"/>
        <w:ind w:left="-15" w:right="4" w:firstLine="0"/>
        <w:rPr>
          <w:rFonts w:ascii="Arial" w:cs="Arial" w:eastAsia="Arial" w:hAnsi="Arial"/>
        </w:rPr>
      </w:pPr>
      <w:sdt>
        <w:sdtPr>
          <w:tag w:val="goog_rdk_157"/>
        </w:sdtPr>
        <w:sdtContent>
          <w:commentRangeStart w:id="10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A3">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A4">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A5">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A6">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A7">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A8">
      <w:pPr>
        <w:rPr>
          <w:rFonts w:ascii="Arial" w:cs="Arial" w:eastAsia="Arial" w:hAnsi="Arial"/>
        </w:rPr>
      </w:pPr>
      <w:sdt>
        <w:sdtPr>
          <w:tag w:val="goog_rdk_158"/>
        </w:sdtPr>
        <w:sdtContent>
          <w:commentRangeStart w:id="110"/>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10"/>
      <w:r w:rsidDel="00000000" w:rsidR="00000000" w:rsidRPr="00000000">
        <w:commentReference w:id="110"/>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A9">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AA">
            <w:pPr>
              <w:jc w:val="center"/>
              <w:rPr>
                <w:rFonts w:ascii="Arial" w:cs="Arial" w:eastAsia="Arial" w:hAnsi="Arial"/>
                <w:b w:val="1"/>
              </w:rPr>
            </w:pPr>
            <w:sdt>
              <w:sdtPr>
                <w:tag w:val="goog_rdk_159"/>
              </w:sdtPr>
              <w:sdtContent>
                <w:commentRangeStart w:id="111"/>
              </w:sdtContent>
            </w:sdt>
            <w:sdt>
              <w:sdtPr>
                <w:tag w:val="goog_rdk_160"/>
              </w:sdtPr>
              <w:sdtContent>
                <w:commentRangeStart w:id="11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AB">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AC">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AD">
            <w:pPr>
              <w:rPr>
                <w:rFonts w:ascii="Arial" w:cs="Arial" w:eastAsia="Arial" w:hAnsi="Arial"/>
                <w:b w:val="1"/>
              </w:rPr>
            </w:pP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AF">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B0">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61"/>
              </w:sdtPr>
              <w:sdtContent>
                <w:commentRangeStart w:id="113"/>
              </w:sdtContent>
            </w:sdt>
            <w:r w:rsidDel="00000000" w:rsidR="00000000" w:rsidRPr="00000000">
              <w:rPr>
                <w:rFonts w:ascii="Arial" w:cs="Arial" w:eastAsia="Arial" w:hAnsi="Arial"/>
                <w:rtl w:val="0"/>
              </w:rPr>
              <w:t xml:space="preserve">by way of supervised gateway timers</w:t>
            </w:r>
            <w:commentRangeEnd w:id="113"/>
            <w:r w:rsidDel="00000000" w:rsidR="00000000" w:rsidRPr="00000000">
              <w:commentReference w:id="11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2">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B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4">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B5">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62"/>
              </w:sdtPr>
              <w:sdtContent>
                <w:commentRangeStart w:id="114"/>
              </w:sdtContent>
            </w:sdt>
            <w:r w:rsidDel="00000000" w:rsidR="00000000" w:rsidRPr="00000000">
              <w:rPr>
                <w:rFonts w:ascii="Arial" w:cs="Arial" w:eastAsia="Arial" w:hAnsi="Arial"/>
                <w:rtl w:val="0"/>
              </w:rPr>
              <w:t xml:space="preserve">way of supervised gateway timers</w:t>
            </w:r>
            <w:commentRangeEnd w:id="114"/>
            <w:r w:rsidDel="00000000" w:rsidR="00000000" w:rsidRPr="00000000">
              <w:commentReference w:id="11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6">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B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B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A">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63"/>
              </w:sdtPr>
              <w:sdtContent>
                <w:commentRangeStart w:id="115"/>
              </w:sdtContent>
            </w:sdt>
            <w:sdt>
              <w:sdtPr>
                <w:tag w:val="goog_rdk_164"/>
              </w:sdtPr>
              <w:sdtContent>
                <w:commentRangeStart w:id="116"/>
              </w:sdtContent>
            </w:sdt>
            <w:sdt>
              <w:sdtPr>
                <w:tag w:val="goog_rdk_165"/>
              </w:sdtPr>
              <w:sdtContent>
                <w:commentRangeStart w:id="117"/>
              </w:sdtContent>
            </w:sdt>
            <w:sdt>
              <w:sdtPr>
                <w:tag w:val="goog_rdk_166"/>
              </w:sdtPr>
              <w:sdtContent>
                <w:commentRangeStart w:id="118"/>
              </w:sdtContent>
            </w:sdt>
            <w:r w:rsidDel="00000000" w:rsidR="00000000" w:rsidRPr="00000000">
              <w:rPr>
                <w:rFonts w:ascii="Arial" w:cs="Arial" w:eastAsia="Arial" w:hAnsi="Arial"/>
                <w:rtl w:val="0"/>
              </w:rPr>
              <w:t xml:space="preserve">by way of supervised gateway timers</w:t>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C">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BD">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F">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C1">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C2">
      <w:pPr>
        <w:jc w:val="left"/>
        <w:rPr>
          <w:rFonts w:ascii="Arial" w:cs="Arial" w:eastAsia="Arial" w:hAnsi="Arial"/>
        </w:rPr>
      </w:pPr>
      <w:r w:rsidDel="00000000" w:rsidR="00000000" w:rsidRPr="00000000">
        <w:rPr>
          <w:rtl w:val="0"/>
        </w:rPr>
      </w:r>
    </w:p>
    <w:p w:rsidR="00000000" w:rsidDel="00000000" w:rsidP="00000000" w:rsidRDefault="00000000" w:rsidRPr="00000000" w14:paraId="000014C3">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1.png"/>
            <a:graphic>
              <a:graphicData uri="http://schemas.openxmlformats.org/drawingml/2006/picture">
                <pic:pic>
                  <pic:nvPicPr>
                    <pic:cNvPr id="0" name="image11.png"/>
                    <pic:cNvPicPr preferRelativeResize="0"/>
                  </pic:nvPicPr>
                  <pic:blipFill>
                    <a:blip r:embed="rId92"/>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C4">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67"/>
        </w:sdtPr>
        <w:sdtContent>
          <w:commentRangeStart w:id="119"/>
        </w:sdtContent>
      </w:sdt>
      <w:r w:rsidDel="00000000" w:rsidR="00000000" w:rsidRPr="00000000">
        <w:rPr>
          <w:rFonts w:ascii="Arial" w:cs="Arial" w:eastAsia="Arial" w:hAnsi="Arial"/>
          <w:rtl w:val="0"/>
        </w:rPr>
        <w:t xml:space="preserve">The Server View of the Client State</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14C5">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C6">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C7">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C8">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C9">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CA">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CB">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CC">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CD">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CE">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CF">
      <w:pPr>
        <w:numPr>
          <w:ilvl w:val="0"/>
          <w:numId w:val="4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D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D1">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D2">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D3">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D4">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D5">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68"/>
        </w:sdtPr>
        <w:sdtContent>
          <w:commentRangeStart w:id="120"/>
        </w:sdtContent>
      </w:sdt>
      <w:sdt>
        <w:sdtPr>
          <w:tag w:val="goog_rdk_169"/>
        </w:sdtPr>
        <w:sdtContent>
          <w:commentRangeStart w:id="121"/>
        </w:sdtContent>
      </w:sdt>
      <w:sdt>
        <w:sdtPr>
          <w:tag w:val="goog_rdk_170"/>
        </w:sdtPr>
        <w:sdtContent>
          <w:commentRangeStart w:id="12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20"/>
      <w:r w:rsidDel="00000000" w:rsidR="00000000" w:rsidRPr="00000000">
        <w:commentReference w:id="120"/>
      </w:r>
      <w:commentRangeEnd w:id="121"/>
      <w:r w:rsidDel="00000000" w:rsidR="00000000" w:rsidRPr="00000000">
        <w:commentReference w:id="121"/>
      </w:r>
      <w:commentRangeEnd w:id="122"/>
      <w:r w:rsidDel="00000000" w:rsidR="00000000" w:rsidRPr="00000000">
        <w:commentReference w:id="12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D6">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DB">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DC">
      <w:pPr>
        <w:ind w:left="720" w:firstLine="0"/>
        <w:rPr>
          <w:rFonts w:ascii="Arial" w:cs="Arial" w:eastAsia="Arial" w:hAnsi="Arial"/>
        </w:rPr>
      </w:pPr>
      <w:sdt>
        <w:sdtPr>
          <w:tag w:val="goog_rdk_171"/>
        </w:sdtPr>
        <w:sdtContent>
          <w:commentRangeStart w:id="123"/>
        </w:sdtContent>
      </w:sdt>
      <w:sdt>
        <w:sdtPr>
          <w:tag w:val="goog_rdk_172"/>
        </w:sdtPr>
        <w:sdtContent>
          <w:commentRangeStart w:id="124"/>
        </w:sdtContent>
      </w:sdt>
      <w:sdt>
        <w:sdtPr>
          <w:tag w:val="goog_rdk_173"/>
        </w:sdtPr>
        <w:sdtContent>
          <w:commentRangeStart w:id="12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3"/>
      <w:r w:rsidDel="00000000" w:rsidR="00000000" w:rsidRPr="00000000">
        <w:commentReference w:id="123"/>
      </w:r>
      <w:commentRangeEnd w:id="124"/>
      <w:r w:rsidDel="00000000" w:rsidR="00000000" w:rsidRPr="00000000">
        <w:commentReference w:id="124"/>
      </w:r>
      <w:commentRangeEnd w:id="125"/>
      <w:r w:rsidDel="00000000" w:rsidR="00000000" w:rsidRPr="00000000">
        <w:commentReference w:id="12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DD">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DF">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E0">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E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E2">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E3">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E4">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E5">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74"/>
        </w:sdtPr>
        <w:sdtContent>
          <w:commentRangeStart w:id="126"/>
        </w:sdtContent>
      </w:sdt>
      <w:r w:rsidDel="00000000" w:rsidR="00000000" w:rsidRPr="00000000">
        <w:rPr>
          <w:rFonts w:ascii="Arial" w:cs="Arial" w:eastAsia="Arial" w:hAnsi="Arial"/>
          <w:rtl w:val="0"/>
        </w:rPr>
        <w:t xml:space="preserve">name </w:t>
      </w:r>
      <w:commentRangeEnd w:id="126"/>
      <w:r w:rsidDel="00000000" w:rsidR="00000000" w:rsidRPr="00000000">
        <w:commentReference w:id="12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75"/>
        </w:sdtPr>
        <w:sdtContent>
          <w:commentRangeStart w:id="12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7"/>
      <w:r w:rsidDel="00000000" w:rsidR="00000000" w:rsidRPr="00000000">
        <w:commentReference w:id="12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E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E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E9">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EA">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4E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E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ED">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EE">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EF">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F0">
      <w:pPr>
        <w:rPr>
          <w:rFonts w:ascii="Arial" w:cs="Arial" w:eastAsia="Arial" w:hAnsi="Arial"/>
        </w:rPr>
      </w:pPr>
      <w:sdt>
        <w:sdtPr>
          <w:tag w:val="goog_rdk_176"/>
        </w:sdtPr>
        <w:sdtContent>
          <w:commentRangeStart w:id="128"/>
        </w:sdtContent>
      </w:sdt>
      <w:sdt>
        <w:sdtPr>
          <w:tag w:val="goog_rdk_177"/>
        </w:sdtPr>
        <w:sdtContent>
          <w:commentRangeStart w:id="129"/>
        </w:sdtContent>
      </w:sdt>
      <w:r w:rsidDel="00000000" w:rsidR="00000000" w:rsidRPr="00000000">
        <w:rPr>
          <w:rFonts w:ascii="Arial" w:cs="Arial" w:eastAsia="Arial" w:hAnsi="Arial"/>
          <w:rtl w:val="0"/>
        </w:rPr>
        <w:t xml:space="preserve">A Client or Gateway processes a single outbound QoS 1 or QoS 2 message at a time</w:t>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Arial" w:cs="Arial" w:eastAsia="Arial" w:hAnsi="Arial"/>
          <w:rtl w:val="0"/>
        </w:rPr>
        <w:t xml:space="preserve">.</w:t>
      </w:r>
    </w:p>
    <w:p w:rsidR="00000000" w:rsidDel="00000000" w:rsidP="00000000" w:rsidRDefault="00000000" w:rsidRPr="00000000" w14:paraId="000014F1">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F2">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4F3">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4F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F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F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F7">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F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F9">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FA">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F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F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78"/>
        </w:sdtPr>
        <w:sdtContent>
          <w:ins w:author="davide.lenzarini@u-blox.com" w:id="18" w:date="2024-03-20T08:48:04Z"/>
          <w:sdt>
            <w:sdtPr>
              <w:tag w:val="goog_rdk_179"/>
            </w:sdtPr>
            <w:sdtContent>
              <w:commentRangeStart w:id="130"/>
            </w:sdtContent>
          </w:sdt>
          <w:ins w:author="davide.lenzarini@u-blox.com" w:id="18" w:date="2024-03-20T08:48:04Z">
            <w:sdt>
              <w:sdtPr>
                <w:tag w:val="goog_rdk_180"/>
              </w:sdtPr>
              <w:sdtContent>
                <w:commentRangeStart w:id="131"/>
              </w:sdtContent>
            </w:sdt>
            <w:r w:rsidDel="00000000" w:rsidR="00000000" w:rsidRPr="00000000">
              <w:rPr>
                <w:rFonts w:ascii="Arial" w:cs="Arial" w:eastAsia="Arial" w:hAnsi="Arial"/>
                <w:rtl w:val="0"/>
              </w:rPr>
              <w:t xml:space="preserve">virtually </w:t>
            </w:r>
          </w:ins>
        </w:sdtContent>
      </w:sdt>
      <w:commentRangeEnd w:id="130"/>
      <w:r w:rsidDel="00000000" w:rsidR="00000000" w:rsidRPr="00000000">
        <w:commentReference w:id="130"/>
      </w:r>
      <w:commentRangeEnd w:id="131"/>
      <w:r w:rsidDel="00000000" w:rsidR="00000000" w:rsidRPr="00000000">
        <w:commentReference w:id="131"/>
      </w:r>
      <w:r w:rsidDel="00000000" w:rsidR="00000000" w:rsidRPr="00000000">
        <w:rPr>
          <w:rFonts w:ascii="Arial" w:cs="Arial" w:eastAsia="Arial" w:hAnsi="Arial"/>
          <w:rtl w:val="0"/>
        </w:rPr>
        <w:t xml:space="preserve">connected. </w:t>
      </w:r>
      <w:sdt>
        <w:sdtPr>
          <w:tag w:val="goog_rdk_181"/>
        </w:sdtPr>
        <w:sdtContent>
          <w:commentRangeStart w:id="132"/>
        </w:sdtContent>
      </w:sdt>
      <w:r w:rsidDel="00000000" w:rsidR="00000000" w:rsidRPr="00000000">
        <w:rPr>
          <w:rFonts w:ascii="Arial" w:cs="Arial" w:eastAsia="Arial" w:hAnsi="Arial"/>
          <w:rtl w:val="0"/>
        </w:rPr>
        <w:t xml:space="preserve">Otherwise, the received PINGREQ packet is ignored.</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4FD">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FE">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4F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00">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01">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04">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0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6">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07">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0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82"/>
        </w:sdtPr>
        <w:sdtContent>
          <w:commentRangeStart w:id="133"/>
        </w:sdtContent>
      </w:sdt>
      <w:r w:rsidDel="00000000" w:rsidR="00000000" w:rsidRPr="00000000">
        <w:rPr>
          <w:rFonts w:ascii="Arial" w:cs="Arial" w:eastAsia="Arial" w:hAnsi="Arial"/>
          <w:color w:val="000000"/>
          <w:rtl w:val="0"/>
        </w:rPr>
        <w:t xml:space="preserve">the gateway detects a timeout in the delivery,</w:t>
      </w:r>
      <w:commentRangeEnd w:id="133"/>
      <w:r w:rsidDel="00000000" w:rsidR="00000000" w:rsidRPr="00000000">
        <w:commentReference w:id="13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09">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0A">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83"/>
        </w:sdtPr>
        <w:sdtContent>
          <w:commentRangeStart w:id="134"/>
        </w:sdtContent>
      </w:sdt>
      <w:r w:rsidDel="00000000" w:rsidR="00000000" w:rsidRPr="00000000">
        <w:rPr>
          <w:rFonts w:ascii="Arial" w:cs="Arial" w:eastAsia="Arial" w:hAnsi="Arial"/>
          <w:rtl w:val="0"/>
        </w:rPr>
        <w:t xml:space="preserve">3.18</w:t>
      </w:r>
      <w:commentRangeEnd w:id="134"/>
      <w:r w:rsidDel="00000000" w:rsidR="00000000" w:rsidRPr="00000000">
        <w:commentReference w:id="13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8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85"/>
        </w:sdtPr>
        <w:sdtContent>
          <w:commentRangeStart w:id="135"/>
        </w:sdtContent>
      </w:sdt>
      <w:r w:rsidDel="00000000" w:rsidR="00000000" w:rsidRPr="00000000">
        <w:rPr>
          <w:rFonts w:ascii="Arial" w:cs="Arial" w:eastAsia="Arial" w:hAnsi="Arial"/>
          <w:color w:val="000000"/>
          <w:rtl w:val="0"/>
        </w:rPr>
        <w:t xml:space="preserve">receives </w:t>
      </w:r>
      <w:commentRangeEnd w:id="135"/>
      <w:r w:rsidDel="00000000" w:rsidR="00000000" w:rsidRPr="00000000">
        <w:commentReference w:id="13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86"/>
        </w:sdtPr>
        <w:sdtContent>
          <w:commentRangeStart w:id="136"/>
        </w:sdtContent>
      </w:sdt>
      <w:r w:rsidDel="00000000" w:rsidR="00000000" w:rsidRPr="00000000">
        <w:rPr>
          <w:rFonts w:ascii="Arial" w:cs="Arial" w:eastAsia="Arial" w:hAnsi="Arial"/>
          <w:color w:val="000000"/>
          <w:rtl w:val="0"/>
        </w:rPr>
        <w:t xml:space="preserve">PINGRESP</w:t>
      </w:r>
      <w:commentRangeEnd w:id="136"/>
      <w:r w:rsidDel="00000000" w:rsidR="00000000" w:rsidRPr="00000000">
        <w:commentReference w:id="13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8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8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B">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9"/>
        </w:sdtPr>
        <w:sdtContent>
          <w:commentRangeStart w:id="137"/>
        </w:sdtContent>
      </w:sdt>
      <w:sdt>
        <w:sdtPr>
          <w:tag w:val="goog_rdk_190"/>
        </w:sdtPr>
        <w:sdtContent>
          <w:commentRangeStart w:id="138"/>
        </w:sdtContent>
      </w:sdt>
      <w:sdt>
        <w:sdtPr>
          <w:tag w:val="goog_rdk_191"/>
        </w:sdtPr>
        <w:sdtContent>
          <w:commentRangeStart w:id="13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C">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0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0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92"/>
        </w:sdtPr>
        <w:sdtContent>
          <w:commentRangeStart w:id="14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40"/>
      <w:r w:rsidDel="00000000" w:rsidR="00000000" w:rsidRPr="00000000">
        <w:commentReference w:id="140"/>
      </w:r>
      <w:r w:rsidDel="00000000" w:rsidR="00000000" w:rsidRPr="00000000">
        <w:rPr>
          <w:rFonts w:ascii="Arial" w:cs="Arial" w:eastAsia="Arial" w:hAnsi="Arial"/>
          <w:color w:val="000000"/>
          <w:highlight w:val="yellow"/>
          <w:rtl w:val="0"/>
        </w:rPr>
        <w:t xml:space="preserve">.</w:t>
      </w:r>
      <w:sdt>
        <w:sdtPr>
          <w:tag w:val="goog_rdk_193"/>
        </w:sdtPr>
        <w:sdtContent>
          <w:commentRangeStart w:id="141"/>
        </w:sdtContent>
      </w:sdt>
      <w:r w:rsidDel="00000000" w:rsidR="00000000" w:rsidRPr="00000000">
        <w:rPr>
          <w:rFonts w:ascii="Arial" w:cs="Arial" w:eastAsia="Arial" w:hAnsi="Arial"/>
          <w:color w:val="000000"/>
          <w:highlight w:val="yellow"/>
          <w:rtl w:val="0"/>
        </w:rPr>
        <w:t xml:space="preserve"> </w:t>
      </w:r>
      <w:sdt>
        <w:sdtPr>
          <w:tag w:val="goog_rdk_194"/>
        </w:sdtPr>
        <w:sdtContent>
          <w:commentRangeStart w:id="142"/>
        </w:sdtContent>
      </w:sdt>
      <w:sdt>
        <w:sdtPr>
          <w:tag w:val="goog_rdk_195"/>
        </w:sdtPr>
        <w:sdtContent>
          <w:commentRangeStart w:id="143"/>
        </w:sdtContent>
      </w:sdt>
      <w:sdt>
        <w:sdtPr>
          <w:tag w:val="goog_rdk_196"/>
        </w:sdtPr>
        <w:sdtContent>
          <w:commentRangeStart w:id="144"/>
        </w:sdtContent>
      </w:sdt>
      <w:sdt>
        <w:sdtPr>
          <w:tag w:val="goog_rdk_197"/>
        </w:sdtPr>
        <w:sdtContent>
          <w:commentRangeStart w:id="14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commentRangeEnd w:id="145"/>
      <w:r w:rsidDel="00000000" w:rsidR="00000000" w:rsidRPr="00000000">
        <w:commentReference w:id="14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50F">
      <w:pPr>
        <w:rPr>
          <w:rFonts w:ascii="Arial" w:cs="Arial" w:eastAsia="Arial" w:hAnsi="Arial"/>
          <w:color w:val="000000"/>
        </w:rPr>
      </w:pPr>
      <w:r w:rsidDel="00000000" w:rsidR="00000000" w:rsidRPr="00000000">
        <w:rPr>
          <w:rtl w:val="0"/>
        </w:rPr>
      </w:r>
    </w:p>
    <w:p w:rsidR="00000000" w:rsidDel="00000000" w:rsidP="00000000" w:rsidRDefault="00000000" w:rsidRPr="00000000" w14:paraId="00001510">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11">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12">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13.png"/>
            <a:graphic>
              <a:graphicData uri="http://schemas.openxmlformats.org/drawingml/2006/picture">
                <pic:pic>
                  <pic:nvPicPr>
                    <pic:cNvPr id="0" name="image13.png"/>
                    <pic:cNvPicPr preferRelativeResize="0"/>
                  </pic:nvPicPr>
                  <pic:blipFill>
                    <a:blip r:embed="rId93"/>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13">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98"/>
        </w:sdtPr>
        <w:sdtContent>
          <w:commentRangeStart w:id="146"/>
        </w:sdtContent>
      </w:sdt>
      <w:r w:rsidDel="00000000" w:rsidR="00000000" w:rsidRPr="00000000">
        <w:rPr>
          <w:rFonts w:ascii="Arial" w:cs="Arial" w:eastAsia="Arial" w:hAnsi="Arial"/>
          <w:rtl w:val="0"/>
        </w:rPr>
        <w:t xml:space="preserve">Awake ping packet flush</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514">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15">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1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1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18">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19">
      <w:pPr>
        <w:numPr>
          <w:ilvl w:val="0"/>
          <w:numId w:val="2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2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1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1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E">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1F">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2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1">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22">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6">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27">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28">
      <w:pPr>
        <w:numPr>
          <w:ilvl w:val="0"/>
          <w:numId w:val="33"/>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29">
      <w:pPr>
        <w:numPr>
          <w:ilvl w:val="1"/>
          <w:numId w:val="33"/>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2A">
      <w:pPr>
        <w:numPr>
          <w:ilvl w:val="1"/>
          <w:numId w:val="33"/>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2B">
      <w:pPr>
        <w:numPr>
          <w:ilvl w:val="1"/>
          <w:numId w:val="33"/>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2C">
      <w:pPr>
        <w:numPr>
          <w:ilvl w:val="1"/>
          <w:numId w:val="33"/>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2D">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2E">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4">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5">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6">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2">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33">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4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4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9">
      <w:pPr>
        <w:spacing w:after="40" w:before="40" w:lineRule="auto"/>
        <w:rPr>
          <w:rFonts w:ascii="Arial" w:cs="Arial" w:eastAsia="Arial" w:hAnsi="Arial"/>
          <w:highlight w:val="yellow"/>
        </w:rPr>
      </w:pPr>
      <w:hyperlink r:id="rId97">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8">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C">
      <w:pPr>
        <w:spacing w:after="40" w:before="40" w:lineRule="auto"/>
        <w:rPr>
          <w:rFonts w:ascii="Arial" w:cs="Arial" w:eastAsia="Arial" w:hAnsi="Arial"/>
          <w:highlight w:val="yellow"/>
        </w:rPr>
      </w:pPr>
      <w:hyperlink r:id="rId99">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4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F">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50">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5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0">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5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1">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9">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A">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B">
      <w:pPr>
        <w:rPr>
          <w:rFonts w:ascii="Arial" w:cs="Arial" w:eastAsia="Arial" w:hAnsi="Arial"/>
          <w:color w:val="0000ee"/>
        </w:rPr>
      </w:pPr>
      <w:hyperlink r:id="rId102">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C">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5D">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5F">
      <w:pPr>
        <w:rPr>
          <w:rFonts w:ascii="Arial" w:cs="Arial" w:eastAsia="Arial" w:hAnsi="Arial"/>
        </w:rPr>
      </w:pPr>
      <w:hyperlink r:id="rId103">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60">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61">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63">
      <w:pPr>
        <w:rPr>
          <w:rFonts w:ascii="Arial" w:cs="Arial" w:eastAsia="Arial" w:hAnsi="Arial"/>
        </w:rPr>
      </w:pPr>
      <w:hyperlink r:id="rId104">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64">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65">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66">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67">
      <w:pPr>
        <w:rPr>
          <w:rFonts w:ascii="Arial" w:cs="Arial" w:eastAsia="Arial" w:hAnsi="Arial"/>
          <w:highlight w:val="yellow"/>
        </w:rPr>
      </w:pPr>
      <w:hyperlink r:id="rId105">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8">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6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6">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6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6F">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70">
      <w:pPr>
        <w:pStyle w:val="Heading1"/>
        <w:ind w:left="0" w:firstLine="0"/>
        <w:rPr/>
      </w:pPr>
      <w:bookmarkStart w:colFirst="0" w:colLast="0" w:name="_heading=h.twhu880t27o" w:id="274"/>
      <w:bookmarkEnd w:id="274"/>
      <w:sdt>
        <w:sdtPr>
          <w:tag w:val="goog_rdk_199"/>
        </w:sdtPr>
        <w:sdtContent>
          <w:commentRangeStart w:id="147"/>
        </w:sdtContent>
      </w:sdt>
      <w:r w:rsidDel="00000000" w:rsidR="00000000" w:rsidRPr="00000000">
        <w:rPr>
          <w:rtl w:val="0"/>
        </w:rPr>
        <w:t xml:space="preserve">Appendix B. Backwards Compatibility</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73">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7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7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7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7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7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7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7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7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8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8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9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9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9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9F">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A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A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B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B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B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B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B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B8">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B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B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C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C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CC">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DA">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E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E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F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F6">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03">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0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11">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12">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1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1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15">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7"/>
      <w:r w:rsidDel="00000000" w:rsidR="00000000" w:rsidRPr="00000000">
        <w:commentReference w:id="14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00"/>
        </w:sdtPr>
        <w:sdtContent>
          <w:commentRangeStart w:id="148"/>
        </w:sdtContent>
      </w:sdt>
      <w:r w:rsidDel="00000000" w:rsidR="00000000" w:rsidRPr="00000000">
        <w:rPr>
          <w:rtl w:val="0"/>
        </w:rPr>
      </w:r>
    </w:p>
    <w:p w:rsidR="00000000" w:rsidDel="00000000" w:rsidP="00000000" w:rsidRDefault="00000000" w:rsidRPr="00000000" w14:paraId="00001617">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18">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19">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1A">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1B">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1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1D">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1E">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1F">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20">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21">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622">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2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28">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29">
      <w:pPr>
        <w:rPr>
          <w:rFonts w:ascii="Arial" w:cs="Arial" w:eastAsia="Arial" w:hAnsi="Arial"/>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2B">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2C">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2E">
      <w:pPr>
        <w:rPr>
          <w:rFonts w:ascii="Arial" w:cs="Arial" w:eastAsia="Arial" w:hAnsi="Arial"/>
        </w:rPr>
      </w:pPr>
      <w:r w:rsidDel="00000000" w:rsidR="00000000" w:rsidRPr="00000000">
        <w:rPr>
          <w:rtl w:val="0"/>
        </w:rPr>
      </w:r>
    </w:p>
    <w:p w:rsidR="00000000" w:rsidDel="00000000" w:rsidP="00000000" w:rsidRDefault="00000000" w:rsidRPr="00000000" w14:paraId="000016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3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36">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3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B">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3D">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1">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43">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4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47">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C0">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C1">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C5">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D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D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D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E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E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E6">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E7">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E8">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E9">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EA">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E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C">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D">
            <w:pPr>
              <w:spacing w:after="0" w:line="259" w:lineRule="auto"/>
              <w:ind w:right="4"/>
              <w:jc w:val="center"/>
              <w:rPr>
                <w:rFonts w:ascii="Arial" w:cs="Arial" w:eastAsia="Arial" w:hAnsi="Arial"/>
                <w:b w:val="1"/>
              </w:rPr>
            </w:pPr>
            <w:sdt>
              <w:sdtPr>
                <w:tag w:val="goog_rdk_201"/>
              </w:sdtPr>
              <w:sdtContent>
                <w:commentRangeStart w:id="14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E">
            <w:pPr>
              <w:spacing w:after="0" w:line="259" w:lineRule="auto"/>
              <w:ind w:right="4"/>
              <w:rPr>
                <w:rFonts w:ascii="Arial" w:cs="Arial" w:eastAsia="Arial" w:hAnsi="Arial"/>
                <w:sz w:val="20"/>
                <w:szCs w:val="20"/>
                <w:vertAlign w:val="subscript"/>
              </w:rPr>
            </w:pPr>
            <w:commentRangeEnd w:id="149"/>
            <w:r w:rsidDel="00000000" w:rsidR="00000000" w:rsidRPr="00000000">
              <w:commentReference w:id="14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FE">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FF">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00">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01">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02">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0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04">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0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06">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0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08">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09">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0A">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0B">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0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0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0E">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70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10">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7">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8">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14">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19">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9">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0">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7" w:date="2024-03-03T08:53:53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8" w:date="2024-03-03T08:53:53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27" w:date="2023-10-26T13:21:10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81" w:date="2024-03-19T16:49:34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30" w:date="2024-06-27T09:49:19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Virtual connection?</w:t>
      </w:r>
    </w:p>
  </w:comment>
  <w:comment w:author="Ian Craggs" w:id="31" w:date="2024-06-27T15:45:03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MQTT 3.1.1 for guidance</w:t>
      </w:r>
    </w:p>
  </w:comment>
  <w:comment w:author="Ian Craggs" w:id="6" w:date="2024-06-12T08:52:02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4" w:date="2023-10-20T09:26:02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5" w:date="2024-01-04T16:48:28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8" w:date="2024-03-19T16:09:39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93" w:date="2024-03-18T15:44:35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94" w:date="2024-06-20T11:10:24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19" w:date="2024-06-16T09:32:40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95" w:date="2024-03-19T17:42:59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96" w:date="2024-06-11T15:41:31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43" w:date="2024-06-27T15:24:32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42" w:date="2024-06-27T15:27:1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Andrew Banks" w:id="57" w:date="2024-03-19T16:08:19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9" w:date="2024-03-19T16:07:44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7" w:date="2024-03-19T16:07:38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20" w:date="2024-03-19T17:55:57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1" w:date="2024-03-20T14:04:25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22" w:date="2024-03-20T14:22:5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4" w:date="2024-03-20T08:38:34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8" w:date="2024-03-18T12:26:05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60" w:date="2024-03-19T16:20:12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61" w:date="2024-05-02T12:17:44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5" w:date="2024-03-14T09:44:26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4" w:date="2024-06-11T16:09:18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5" w:date="2024-06-13T15:32:08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6" w:date="2024-06-13T15:34:20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62" w:date="2024-03-19T16:39:58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3" w:date="2024-05-02T12:18:26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7" w:date="2024-06-11T16:15:50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32" w:date="2024-06-13T15:23:51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2" w:date="2024-02-01T16:59:35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3" w:date="2024-06-13T15:23:44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10" w:date="2024-06-13T16:05:28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89" w:date="2024-03-20T08:54:09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6" w:date="2023-10-12T19:28:02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4" w:date="2024-03-20T09:03:26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50" w:date="2024-03-19T15:53:0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92" w:date="2024-03-20T09:00:07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11" w:date="2023-10-12T19:20:15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12" w:date="2024-01-05T15:08:54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70" w:date="2024-03-19T15:21:48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71" w:date="2024-03-19T15:23:50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80" w:date="2024-02-22T16:19:54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6" w:date="2024-03-20T09:04:50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5" w:date="2024-03-20T09:04:24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97" w:date="2024-02-15T17:21:45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98" w:date="2024-03-18T16:06:47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6" w:date="2024-03-20T08:35:53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7" w:date="2024-03-20T10:34:54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86" w:date="2024-06-25T10:18:44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90" w:date="2024-03-20T08:55:23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32" w:date="2024-03-20T08:48:29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41" w:date="2024-03-20T09:07:26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9" w:date="2024-03-19T15:54:52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91" w:date="2024-03-20T08:57:22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28" w:date="2024-03-20T08:45:05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29" w:date="2024-03-20T14:33:2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30" w:date="2024-06-13T14:25:07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31" w:date="2024-06-13T15:41:53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8" w:date="2024-06-25T04:33:3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7" w:date="2023-11-16T16:45:21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53" w:date="2024-01-04T16:52:29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4" w:date="2024-02-14T10:03:36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82" w:date="2024-03-19T16:04:02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83" w:date="2024-06-27T08:24:14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84" w:date="2024-06-27T08:43:05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85" w:date="2024-06-27T08:43:35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06" w:date="2024-03-18T16:14:25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07" w:date="2024-03-18T16:13:21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8" w:date="2024-03-19T17:41:20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05" w:date="2024-03-18T16:09:57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3" w:date="2024-02-14T09:56:26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6" w:date="2023-10-12T14:50:37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09" w:date="2024-03-18T16:20:57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9" w:date="2023-10-05T18:07:12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08" w:date="2024-03-18T16:19:29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Ian Craggs" w:id="29" w:date="2024-07-04T15:21:38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sleep state too?</w:t>
      </w:r>
    </w:p>
  </w:comment>
  <w:comment w:author="davide.lenzarini@u-blox.com" w:id="8" w:date="2023-12-08T14:31:19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52" w:date="2024-03-19T15:33:30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72" w:date="2024-03-19T15:28:38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3" w:date="2024-03-20T11:16:49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40" w:date="2024-03-20T14:35:28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40" w:date="2024-02-13T14:12:29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1" w:date="2024-06-13T12:56:25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99" w:date="2023-11-16T15:43:09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00" w:date="2023-12-08T15:53:24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01" w:date="2024-01-11T20:17:16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7" w:date="2024-03-19T15:41:47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9" w:date="2024-03-19T14:40:45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51" w:date="2024-03-19T15:45:06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23" w:date="2023-10-05T17:47:17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24" w:date="2024-02-22T14:51:43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25" w:date="2024-02-22T15:37:09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8" w:date="2024-03-20T13:54:26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33" w:date="2023-10-05T17:55:10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7" w:date="2023-10-05T17:57:41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8" w:date="2024-02-07T15:54:50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9" w:date="2024-02-13T07:47:44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66" w:date="2024-03-03T17:43:50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4" w:date="2023-10-05T15:57:55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5" w:date="2023-10-20T08:48:53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6" w:date="2023-10-20T11:31:25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9" w:date="2024-03-20T10:06:31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4" w:date="2024-03-19T15:25:59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5" w:date="2023-11-23T17:39:04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6" w:date="2023-11-23T17:42:22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02" w:date="2023-10-12T19:15:52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3" w:date="2023-10-20T08:59:01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4" w:date="2023-10-20T08:59:10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42" w:date="2023-10-05T17:51:33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43" w:date="2024-03-20T14:36:59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4" w:date="2024-03-20T14:37:44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5" w:date="2024-03-20T14:39:15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8" w:date="2024-03-19T15:48:20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9" w:date="2024-06-20T11:05:09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15" w:date="2023-10-05T17:39:4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16" w:date="2024-02-02T15:09:56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7" w:date="2024-02-05T08:15:56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8" w:date="2024-02-05T08:16:22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720" w15:done="0"/>
  <w15:commentEx w15:paraId="00001722" w15:done="0"/>
  <w15:commentEx w15:paraId="00001723" w15:done="0"/>
  <w15:commentEx w15:paraId="00001724" w15:paraIdParent="00001723" w15:done="0"/>
  <w15:commentEx w15:paraId="00001725" w15:done="0"/>
  <w15:commentEx w15:paraId="00001726" w15:done="0"/>
  <w15:commentEx w15:paraId="00001727" w15:done="0"/>
  <w15:commentEx w15:paraId="00001728" w15:paraIdParent="00001727" w15:done="0"/>
  <w15:commentEx w15:paraId="00001729" w15:done="0"/>
  <w15:commentEx w15:paraId="0000172A" w15:paraIdParent="00001729" w15:done="0"/>
  <w15:commentEx w15:paraId="0000172B" w15:done="0"/>
  <w15:commentEx w15:paraId="0000172D" w15:paraIdParent="0000172B" w15:done="0"/>
  <w15:commentEx w15:paraId="0000172E" w15:done="0"/>
  <w15:commentEx w15:paraId="0000172F" w15:paraIdParent="0000172E" w15:done="0"/>
  <w15:commentEx w15:paraId="00001730" w15:paraIdParent="0000172E" w15:done="0"/>
  <w15:commentEx w15:paraId="00001731" w15:paraIdParent="0000172E" w15:done="0"/>
  <w15:commentEx w15:paraId="00001733" w15:paraIdParent="0000172E" w15:done="0"/>
  <w15:commentEx w15:paraId="00001734" w15:done="0"/>
  <w15:commentEx w15:paraId="0000173F" w15:done="0"/>
  <w15:commentEx w15:paraId="00001740" w15:paraIdParent="0000173F" w15:done="0"/>
  <w15:commentEx w15:paraId="00001743" w15:done="0"/>
  <w15:commentEx w15:paraId="00001744" w15:done="0"/>
  <w15:commentEx w15:paraId="00001745" w15:paraIdParent="00001744" w15:done="0"/>
  <w15:commentEx w15:paraId="00001746" w15:done="0"/>
  <w15:commentEx w15:paraId="00001747" w15:done="0"/>
  <w15:commentEx w15:paraId="00001748" w15:done="0"/>
  <w15:commentEx w15:paraId="00001749" w15:done="0"/>
  <w15:commentEx w15:paraId="0000174A" w15:done="0"/>
  <w15:commentEx w15:paraId="0000174B" w15:done="0"/>
  <w15:commentEx w15:paraId="0000174E" w15:done="0"/>
  <w15:commentEx w15:paraId="0000174F" w15:done="0"/>
  <w15:commentEx w15:paraId="00001750" w15:done="0"/>
  <w15:commentEx w15:paraId="00001751" w15:paraIdParent="00001750" w15:done="0"/>
  <w15:commentEx w15:paraId="00001752" w15:done="0"/>
  <w15:commentEx w15:paraId="00001753" w15:paraIdParent="00001752" w15:done="0"/>
  <w15:commentEx w15:paraId="00001754" w15:paraIdParent="00001752" w15:done="0"/>
  <w15:commentEx w15:paraId="00001755" w15:done="0"/>
  <w15:commentEx w15:paraId="0000175E" w15:done="0"/>
  <w15:commentEx w15:paraId="0000175F" w15:done="0"/>
  <w15:commentEx w15:paraId="00001760" w15:paraIdParent="0000175F" w15:done="0"/>
  <w15:commentEx w15:paraId="00001761" w15:done="0"/>
  <w15:commentEx w15:paraId="00001762" w15:done="0"/>
  <w15:commentEx w15:paraId="00001763" w15:done="0"/>
  <w15:commentEx w15:paraId="00001764" w15:done="0"/>
  <w15:commentEx w15:paraId="00001765" w15:paraIdParent="00001764" w15:done="0"/>
  <w15:commentEx w15:paraId="00001766" w15:paraIdParent="00001764" w15:done="0"/>
  <w15:commentEx w15:paraId="00001767" w15:done="0"/>
  <w15:commentEx w15:paraId="00001768" w15:paraIdParent="00001767" w15:done="0"/>
  <w15:commentEx w15:paraId="00001769" w15:done="0"/>
  <w15:commentEx w15:paraId="0000176A" w15:done="0"/>
  <w15:commentEx w15:paraId="0000176D" w15:done="0"/>
  <w15:commentEx w15:paraId="0000176E" w15:paraIdParent="0000176D" w15:done="0"/>
  <w15:commentEx w15:paraId="0000176F" w15:done="0"/>
  <w15:commentEx w15:paraId="00001770" w15:done="0"/>
  <w15:commentEx w15:paraId="00001771" w15:done="0"/>
  <w15:commentEx w15:paraId="00001772" w15:done="0"/>
  <w15:commentEx w15:paraId="00001773" w15:done="0"/>
  <w15:commentEx w15:paraId="00001774" w15:done="0"/>
  <w15:commentEx w15:paraId="00001775" w15:done="0"/>
  <w15:commentEx w15:paraId="00001776" w15:done="0"/>
  <w15:commentEx w15:paraId="0000177B" w15:done="0"/>
  <w15:commentEx w15:paraId="0000177C" w15:done="0"/>
  <w15:commentEx w15:paraId="00001781" w15:done="0"/>
  <w15:commentEx w15:paraId="00001782" w15:paraIdParent="00001781" w15:done="0"/>
  <w15:commentEx w15:paraId="00001783" w15:done="0"/>
  <w15:commentEx w15:paraId="00001784" w15:paraIdParent="00001783" w15:done="0"/>
  <w15:commentEx w15:paraId="00001785" w15:done="0"/>
  <w15:commentEx w15:paraId="00001786" w15:done="0"/>
  <w15:commentEx w15:paraId="00001787" w15:done="0"/>
  <w15:commentEx w15:paraId="00001788" w15:done="0"/>
  <w15:commentEx w15:paraId="0000178A" w15:paraIdParent="00001788" w15:done="0"/>
  <w15:commentEx w15:paraId="0000178B" w15:done="0"/>
  <w15:commentEx w15:paraId="0000178C" w15:done="0"/>
  <w15:commentEx w15:paraId="0000178D" w15:done="0"/>
  <w15:commentEx w15:paraId="0000178F" w15:done="0"/>
  <w15:commentEx w15:paraId="00001790" w15:done="0"/>
  <w15:commentEx w15:paraId="00001791" w15:done="0"/>
  <w15:commentEx w15:paraId="00001792" w15:done="0"/>
  <w15:commentEx w15:paraId="00001793" w15:done="0"/>
  <w15:commentEx w15:paraId="00001794" w15:done="0"/>
  <w15:commentEx w15:paraId="00001795" w15:done="0"/>
  <w15:commentEx w15:paraId="00001796" w15:done="0"/>
  <w15:commentEx w15:paraId="00001797" w15:paraIdParent="00001796" w15:done="0"/>
  <w15:commentEx w15:paraId="00001798" w15:done="0"/>
  <w15:commentEx w15:paraId="00001799" w15:paraIdParent="00001798" w15:done="0"/>
  <w15:commentEx w15:paraId="0000179A" w15:done="0"/>
  <w15:commentEx w15:paraId="0000179B" w15:paraIdParent="0000179A" w15:done="0"/>
  <w15:commentEx w15:paraId="0000179E" w15:done="0"/>
  <w15:commentEx w15:paraId="0000179F" w15:done="0"/>
  <w15:commentEx w15:paraId="000017A0" w15:done="0"/>
  <w15:commentEx w15:paraId="000017A1" w15:done="0"/>
  <w15:commentEx w15:paraId="000017A2" w15:done="0"/>
  <w15:commentEx w15:paraId="000017A3" w15:paraIdParent="000017A2" w15:done="0"/>
  <w15:commentEx w15:paraId="000017A4" w15:paraIdParent="000017A2" w15:done="0"/>
  <w15:commentEx w15:paraId="000017A5" w15:paraIdParent="000017A2" w15:done="0"/>
  <w15:commentEx w15:paraId="000017A6" w15:done="0"/>
  <w15:commentEx w15:paraId="000017A8" w15:done="0"/>
  <w15:commentEx w15:paraId="000017A9" w15:done="0"/>
  <w15:commentEx w15:paraId="000017AA" w15:done="0"/>
  <w15:commentEx w15:paraId="000017AB" w15:done="0"/>
  <w15:commentEx w15:paraId="000017AC" w15:done="0"/>
  <w15:commentEx w15:paraId="000017AD" w15:done="0"/>
  <w15:commentEx w15:paraId="000017AE" w15:done="0"/>
  <w15:commentEx w15:paraId="000017B1" w15:done="0"/>
  <w15:commentEx w15:paraId="000017B2" w15:done="0"/>
  <w15:commentEx w15:paraId="000017B3" w15:done="0"/>
  <w15:commentEx w15:paraId="000017B4" w15:paraIdParent="000017B3" w15:done="0"/>
  <w15:commentEx w15:paraId="000017B5" w15:done="0"/>
  <w15:commentEx w15:paraId="000017B6" w15:done="0"/>
  <w15:commentEx w15:paraId="000017B7" w15:paraIdParent="000017B6" w15:done="0"/>
  <w15:commentEx w15:paraId="000017B8" w15:done="0"/>
  <w15:commentEx w15:paraId="000017B9" w15:done="0"/>
  <w15:commentEx w15:paraId="000017BA" w15:paraIdParent="000017B9" w15:done="0"/>
  <w15:commentEx w15:paraId="000017BB" w15:done="0"/>
  <w15:commentEx w15:paraId="000017BC" w15:done="0"/>
  <w15:commentEx w15:paraId="000017BD" w15:paraIdParent="000017BC" w15:done="0"/>
  <w15:commentEx w15:paraId="000017BE" w15:paraIdParent="000017BC" w15:done="0"/>
  <w15:commentEx w15:paraId="000017BF" w15:done="0"/>
  <w15:commentEx w15:paraId="000017C0" w15:done="0"/>
  <w15:commentEx w15:paraId="000017C1" w15:done="0"/>
  <w15:commentEx w15:paraId="000017C4" w15:done="0"/>
  <w15:commentEx w15:paraId="000017C5" w15:done="0"/>
  <w15:commentEx w15:paraId="000017C6" w15:paraIdParent="000017C5" w15:done="0"/>
  <w15:commentEx w15:paraId="000017C7" w15:paraIdParent="000017C5" w15:done="0"/>
  <w15:commentEx w15:paraId="000017C8" w15:done="0"/>
  <w15:commentEx w15:paraId="000017C9" w15:done="0"/>
  <w15:commentEx w15:paraId="000017CA" w15:done="0"/>
  <w15:commentEx w15:paraId="000017CB" w15:paraIdParent="000017CA" w15:done="0"/>
  <w15:commentEx w15:paraId="000017CC" w15:paraIdParent="000017CA" w15:done="0"/>
  <w15:commentEx w15:paraId="000017CD" w15:done="0"/>
  <w15:commentEx w15:paraId="000017CE" w15:done="0"/>
  <w15:commentEx w15:paraId="000017CF" w15:paraIdParent="000017CE" w15:done="0"/>
  <w15:commentEx w15:paraId="000017D0" w15:paraIdParent="000017CE" w15:done="0"/>
  <w15:commentEx w15:paraId="000017D1" w15:done="0"/>
  <w15:commentEx w15:paraId="000017D2" w15:done="0"/>
  <w15:commentEx w15:paraId="000017D4" w15:done="0"/>
  <w15:commentEx w15:paraId="000017D6" w15:paraIdParent="000017D4" w15:done="0"/>
  <w15:commentEx w15:paraId="000017DB" w15:done="0"/>
  <w15:commentEx w15:paraId="000017DC" w15:paraIdParent="000017DB" w15:done="0"/>
  <w15:commentEx w15:paraId="000017DD" w15:paraIdParent="000017DB" w15:done="0"/>
  <w15:commentEx w15:paraId="000017DE" w15:done="0"/>
  <w15:commentEx w15:paraId="000017DF" w15:paraIdParent="000017DE" w15:done="0"/>
  <w15:commentEx w15:paraId="000017E0" w15:paraIdParent="000017DE" w15:done="0"/>
  <w15:commentEx w15:paraId="000017E1" w15:paraIdParent="000017DE" w15:done="0"/>
  <w15:commentEx w15:paraId="000017E2" w15:done="0"/>
  <w15:commentEx w15:paraId="000017E3" w15:paraIdParent="000017E2" w15:done="0"/>
  <w15:commentEx w15:paraId="000017E4" w15:done="0"/>
  <w15:commentEx w15:paraId="000017E5" w15:paraIdParent="000017E4" w15:done="0"/>
  <w15:commentEx w15:paraId="000017E6" w15:paraIdParent="000017E4" w15:done="0"/>
  <w15:commentEx w15:paraId="000017E7" w15:paraIdParent="000017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A">
    <w:pPr>
      <w:rPr/>
    </w:pPr>
    <w:r w:rsidDel="00000000" w:rsidR="00000000" w:rsidRPr="00000000">
      <w:rPr/>
      <w:drawing>
        <wp:inline distB="114300" distT="114300" distL="114300" distR="114300">
          <wp:extent cx="2200275" cy="457200"/>
          <wp:effectExtent b="0" l="0" r="0" t="0"/>
          <wp:docPr id="37"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oasis-open.org/policies-guidelines/ipr/" TargetMode="External"/><Relationship Id="rId106" Type="http://schemas.openxmlformats.org/officeDocument/2006/relationships/hyperlink" Target="https://www.rfc-editor.org/info/rfc3552" TargetMode="External"/><Relationship Id="rId105" Type="http://schemas.openxmlformats.org/officeDocument/2006/relationships/hyperlink" Target="http://www.unicode.org/versions/latest/" TargetMode="External"/><Relationship Id="rId104" Type="http://schemas.openxmlformats.org/officeDocument/2006/relationships/hyperlink" Target="http://www.rfc-editor.org/info/rfc6455" TargetMode="External"/><Relationship Id="rId109" Type="http://schemas.openxmlformats.org/officeDocument/2006/relationships/hyperlink" Target="https://www.oasis-open.org/" TargetMode="External"/><Relationship Id="rId108" Type="http://schemas.openxmlformats.org/officeDocument/2006/relationships/hyperlink" Target="https://www.oasis-open.org/policies-guidelines/ipr/"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www.rfc-editor.org/info/rfc3629" TargetMode="External"/><Relationship Id="rId102" Type="http://schemas.openxmlformats.org/officeDocument/2006/relationships/hyperlink" Target="http://www.rfc-editor.org/info/rfc2119" TargetMode="External"/><Relationship Id="rId101" Type="http://schemas.openxmlformats.org/officeDocument/2006/relationships/hyperlink" Target="https://www.rfc-editor.org/info/rfc8174" TargetMode="External"/><Relationship Id="rId100" Type="http://schemas.openxmlformats.org/officeDocument/2006/relationships/hyperlink" Target="https://www.rfc-editor.org/info/rfc2119"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www.oasis-open.org/policies-guidelines/oasis-defined-terms-2017-05-26#dConformanceClause" TargetMode="External"/><Relationship Id="rId94" Type="http://schemas.openxmlformats.org/officeDocument/2006/relationships/hyperlink" Target="https://www.oasis-open.org/policies-guidelines/tc-process#wpComponentsConfClause" TargetMode="External"/><Relationship Id="rId97" Type="http://schemas.openxmlformats.org/officeDocument/2006/relationships/hyperlink" Target="https://docs.oasis-open.org/templates/ietf-rfc-list/ietf-rfc-list.html" TargetMode="External"/><Relationship Id="rId96" Type="http://schemas.openxmlformats.org/officeDocument/2006/relationships/hyperlink" Target="https://docs.oasis-open.org/templates/TCHandbook/ConformanceGuidelines.html" TargetMode="External"/><Relationship Id="rId11" Type="http://schemas.openxmlformats.org/officeDocument/2006/relationships/hyperlink" Target="mailto:Andrew_Banks@uk.ibm.com" TargetMode="External"/><Relationship Id="rId99" Type="http://schemas.openxmlformats.org/officeDocument/2006/relationships/hyperlink" Target="https://docs.oasis-open.org/templates/w3c-recommendations-list/w3c-recommendations-list.html"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notes/rfc-ref.txt"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10.png"/><Relationship Id="rId90" Type="http://schemas.openxmlformats.org/officeDocument/2006/relationships/image" Target="media/image8.png"/><Relationship Id="rId93" Type="http://schemas.openxmlformats.org/officeDocument/2006/relationships/image" Target="media/image13.png"/><Relationship Id="rId92" Type="http://schemas.openxmlformats.org/officeDocument/2006/relationships/image" Target="media/image11.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trademark/"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_CONNECT_Actions" TargetMode="External"/><Relationship Id="rId86" Type="http://schemas.openxmlformats.org/officeDocument/2006/relationships/image" Target="media/image3.png"/><Relationship Id="rId85" Type="http://schemas.openxmlformats.org/officeDocument/2006/relationships/image" Target="media/image5.png"/><Relationship Id="rId88" Type="http://schemas.openxmlformats.org/officeDocument/2006/relationships/image" Target="media/image6.png"/><Relationship Id="rId87" Type="http://schemas.openxmlformats.org/officeDocument/2006/relationships/image" Target="media/image7.png"/><Relationship Id="rId89" Type="http://schemas.openxmlformats.org/officeDocument/2006/relationships/image" Target="media/image9.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1.png"/><Relationship Id="rId77" Type="http://schemas.openxmlformats.org/officeDocument/2006/relationships/hyperlink" Target="https://docs.oasis-open.org/mqtt/mqtt/v5.0/os/mqtt-v5.0-os.html#S4_13_Error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4.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l3t4YvbX5sfQo34JB1u0Atv+Sg==">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wMTA1MTYzNDM0NjU1JmFtcDt1c2c9QU92VmF3MEZQelJ1Tksxc1lzVEtxRDdCVXEydi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MDEwNTE2MzQzNDY1NSZhbXA7dXNnPUFPdlZhdzBGUHpSdU5LMXNZc1RLcUQ3QlVxMnY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R3EtQBCgtBQUFCS0JJMmJkdxILQUFBQktCSTJiZHcaDQoJdGV4dC9odG1sEgAiDgoKdGV4dC9wbGFpbhIAKhsiFTExNTYyNjM1NzE0MjczNTgxMjI2NigAOAAwo5nw2OUxOPKf8NjlMUo0CiRhcHBsaWNhdGlvbi92bmQuZ29vZ2xlLWFwcHMuZG9jcy5tZHMaDMLX2uQBBiIECAkQAVoMdWlhbHd3OHRxbG11cgIgAHgAggEUc3VnZ2VzdC5yb2RyenN1OHUyczeaAQYIABAAGACwAQC4AQAYo5nw2OUxIPKf8NjlMTAAQhRzdWdnZXN0LnJvZHJ6c3U4dTJzNyKGCQoLQUFBQTZkZXRhM00S1AgKC0FBQUE2ZGV0YTNNEgtBQUFBNmRldGEzTRrvAQoJdGV4dC9odG1s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sAEAuAEBGJuy1KqyMSCuiq7RzTEwAEIQa2l4LjU2bWVtcXBobnZ1M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NEvkCCgtBQUFCSEpMb250TRILQUFBQkhKTG9udE0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xAIKC0FBQUJQRDkyUk9BEpICCgtBQUFCUEQ5MlJPQRILQUFBQlBEOTJST0EaKQoJdGV4dC9odG1sEhxFeHRlbmQgbGlzdCB0byBjb21wbGV0ZSBzZXQuIioKCnRleHQvcGxhaW4SHEV4dGVuZCBsaXN0IHRvIGNvbXBsZXRlIHNldC4qGyIVMTAzOTc0MTE4OTE0NDAzMDc4ODc2KAA4ADD5n/3O/DE4+Z/9zvwxSjAKCnRleHQvcGxhaW4SIlNVQlNDUklCRSwgVU5TVUJTQ1JJQkUsIG9yIFBVQkxJU0haDDN2MzN5amQxangxZHICIAB4AJoBBggAEAAYAKoBHhIcRXh0ZW5kIGxpc3QgdG8gY29tcGxldGUgc2V0LrABALgBABj5n/3O/DEg+Z/9zvwxMABCEGtpeC42cTRqbXNiZTUxeXMisw0KC0FBQUJLQldFQ05ZEoEN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jby22+UxWgxtMzBtNG1ta2QyNDFyAiAAeACaAQYIABAAGACqAfsD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sAEAuAEAGI28ttvlMSCNvLbb5TEwAEIQa2l4LmY4MXF2dndqb2FtZC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K2AgoLQUFBQktCSTJiY1kShAIKC0FBQUJLQkkyYmNZEgtBQUFCS0JJMmJjWRofCgl0ZXh0L2h0bWwSEldoYXQgZG9lcyBpdCBtZWFuPyIgCgp0ZXh0L3BsYWluEhJXaGF0IGRvZXMgaXQgbWVhbj8qGyIVMTE1NjI2MzU3MTQyNzM1ODEyMjY2KAA4ADDu5bDY5TE47uWw2OUxSkAKCnRleHQvcGxhaW4SMk90aGVyd2lzZSwgdGhlIHJlY2VpdmVkIFBJTkdSRVEgcGFja2V0IGlzIGlnbm9yZWQuWgxrY3p5N3g3NzJvNnVyAiAAeACaAQYIABAAGACqARQSEldoYXQgZG9lcyBpdCBtZWFuP7ABALgBABju5bDY5TEg7uWw2OUxMABCEGtpeC5iZ2VmNnlkNGE5bHk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OXKwNWE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aDGp1MXExbm5lZWNqYXICIAB4AIgBApoBBggAEAAYAKoBPRI7SWFuIHRvIHZlcmlmeSBpZiB0aGlzIHJlc2VydmF0aW9uIGlzIHBvc3NpYmxlIGFuZCBjb25maXJtZWSwAQC4AQEYx4rHo9gxIOXKwNWEMjAAQhBraXguOGl2Y2R1dDJoZHNnItQHCgtBQUFCT1BCSWN2URKiBwoLQUFBQk9QQkljdlESC0FBQUJPUEJJY3ZRGpECCgl0ZXh0L2h0bWw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IoICCgp0ZXh0L3BsYWluEvMBSXQgZGVwZW5kcyBvbiB0aGUgIkF1dGggRGF0YSBMZW5ndGgiIHJpZ2h0PyBJdCBpcyBub3QgQnl0ZSAxMSBpbiBnZW5lcmFsLgpXZSBjb3VsZCBpbmRpY2F0ZSB3aXRoIGEgbGV0dGVyIHRoZSBmaW5hbCBCeXRlIG9mIGVhY2ggc2VjdGlvbiBzbyB0aGUgbmV4dCBvbmUgY2FuIGJlIHBhcmFtZXRyaWMuCkZvciBpbnN0YW5jZSBoZXJlIEJ5dGUoMTArNSkgY291bGQgYnkgWCwgQnl0ZSAxMCBjb3VsZCBieSBZLiBCeXRlMTE9WStYKhsiFTExNTYyNjM1NzE0MjczNTgxMjI2NigAOAAw9P2u7YQyOLmyte2EMkoVCgp0ZXh0L3BsYWluEgdCeXRlIDExWgxsbjN2aWJuNzlzcnVyAiAAeACaAQYIABAAGACqAYYC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LABALgBABj0/a7thDIgubK17YQyMABCEGtpeC40d2hkdG8yNmEwank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uwFCgtBQUFCRG5NRFRLTRK6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tgIKC0FBQUJKaDRobmM0EoQCCgtBQUFCSmg0aG5jNBILQUFBQkpoNGhuYzQaLgoJdGV4dC9odG1sEiFJbmNvbnNpc3RlbnQgd2l0aCB0aGUgdGVybWlub2xvZ3kiLwoKdGV4dC9wbGFpbhIhSW5jb25zaXN0ZW50IHdpdGggdGhlIHRlcm1pbm9sb2d5KhsiFTExNTYyNjM1NzE0MjczNTgxMjI2NigAOAAwp9e2vuUxOKfXtr7lMUoTCgp0ZXh0L3BsYWluEgVjbG9zZVoMdDY1M3pveWdoNmgxcgIgAHgAmgEGCAAQABgAqgEjEiFJbmNvbnNpc3RlbnQgd2l0aCB0aGUgdGVybWlub2xvZ3mwAQC4AQAYp9e2vuUxIKfXtr7lMTAAQhBraXgubnA2Mmx2dzgzMHNi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LHAgoLQUFBQkdsSzF5dG8SlQIKC0FBQUJHbEsxeXRvEgtBQUFCR2xLMXl0bxo9Cgl0ZXh0L2h0bWwSMFRoaXMgaXMgdGhlICZxdW90O2tlZXAgYWxpdmUmcXVvdDsgdGltZXIsIHJpZ2h0PyI0Cgp0ZXh0L3BsYWluEiZUaGlzIGlzIHRoZSAia2VlcCBhbGl2ZSIgdGltZXIsIHJpZ2h0PyobIhUxMTU2MjYzNTcxNDI3MzU4MTIyNjYoADgAMOGkr7jaMTjhpK+42jFaDHUxcmNhZWFmNDF1anICIAB4AIgBApoBBggAEAAYAKoBMhIwVGhpcyBpcyB0aGUgJnF1b3Q7a2VlcCBhbGl2ZSZxdW90OyB0aW1lciwgcmlnaHQ/sAEAuAEBGOGkr7jaMSDhpK+42jEwAEIQa2l4LmRrejkxMWhyYnB3Yi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bCgoLQUFBQkhicmVib2cS6QkKC0FBQUJIYnJlYm9nEgtBQUFCSGJyZWJvZxrlAgoJdGV4dC9odG1s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wAQC4AQAY7LzxkuUxIOy88ZLlMTAAQhBraXgucnpyY3dobHhxdXVkIq0CCgtBQUFCT1VDcXFsbxL9AQoLQUFBQk9VQ3FxbG8SC0FBQUJPVUNxcWxvGh0KCXRleHQvaHRtbBIQc2xlZXAgc3RhdGUgdG9vPyIeCgp0ZXh0L3BsYWluEhBzbGVlcCBzdGF0ZSB0b28/KhsiFTEwMzk3NDExODkxNDQwMzA3ODg3NigAOAAwkPbY8ocyOJD22PKHMkpFCgp0ZXh0L3BsYWluEjdBbiBJL08gZXJyb3Igb3IgbmV0d29yayBmYWlsdXJlIGRldGVjdGVkIGJ5IHRoZSBTZXJ2ZXIuWgw0azRlNnhwYnIyZnZyAiAAeACaAQYIABAAGACqARISEHNsZWVwIHN0YXRlIHRvbz8YkPbY8ocyIJD22PKHMkIQa2l4LmdzZzJ6aHNoZ2Zmdi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VCgtBQUFCQkxSR0w0QRLlFAoLQUFBQkJMUkdMNEESC0FBQUJCTFJHTDRBGtEDCgl0ZXh0L2h0bWwSwwNGcm9tIDxhIGhyZWY9Imh0dHBzOi8vd3d3Lmdvb2dsZS5jb20vdXJsP3E9aHR0cHM6Ly9pc3N1ZXMub2FzaXMtb3Blbi5vcmcvYnJvd3NlL01RVFQtNjA0JmFtcDtzYT1EJmFtcDtzb3VyY2U9ZG9jcyZhbXA7dXN0PTE3MjAxMDUxNjM0MTQ1NDAmYW1wO3VzZz1BT3ZWYXczWmhJVlV1NmhSVkJnemF3dmJWZGNV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IwMTA1MTYzNDE0NTQwJmFtcDt1c2c9QU92VmF3M1poSVZVdTZoUlZCZ3phd3ZiVmRjV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