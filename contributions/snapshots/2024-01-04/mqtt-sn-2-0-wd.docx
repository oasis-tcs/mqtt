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w:t>
      </w:r>
      <w:r w:rsidDel="00000000" w:rsidR="00000000" w:rsidRPr="00000000">
        <w:rPr>
          <w:rFonts w:ascii="Arial" w:cs="Arial" w:eastAsia="Arial" w:hAnsi="Arial"/>
          <w:b w:val="1"/>
          <w:color w:val="446caa"/>
          <w:rtl w:val="0"/>
        </w:rPr>
        <w:t xml:space="preserve">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sz w:val="20"/>
          <w:szCs w:val="20"/>
          <w:shd w:fill="auto" w:val="clear"/>
          <w:vertAlign w:val="baseline"/>
        </w:rPr>
      </w:pPr>
      <w:r w:rsidDel="00000000" w:rsidR="00000000" w:rsidRPr="00000000">
        <w:rPr>
          <w:rFonts w:ascii="Arial" w:cs="Arial" w:eastAsia="Arial" w:hAnsi="Arial"/>
          <w:b w:val="0"/>
          <w:i w:val="0"/>
          <w:smallCaps w:val="0"/>
          <w:strike w:val="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Davide Lenzarini (</w:t>
      </w:r>
      <w:hyperlink r:id="rId13">
        <w:r w:rsidDel="00000000" w:rsidR="00000000" w:rsidRPr="00000000">
          <w:rPr>
            <w:rFonts w:ascii="Arial" w:cs="Arial" w:eastAsia="Arial" w:hAnsi="Arial"/>
            <w:color w:val="1155cc"/>
            <w:u w:val="single"/>
            <w:rtl w:val="0"/>
          </w:rPr>
          <w:t xml:space="preserve">davide.lenzarini@u-blox.com</w:t>
        </w:r>
      </w:hyperlink>
      <w:r w:rsidDel="00000000" w:rsidR="00000000" w:rsidRPr="00000000">
        <w:rPr>
          <w:rFonts w:ascii="Arial" w:cs="Arial" w:eastAsia="Arial" w:hAnsi="Arial"/>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rPr>
      </w:pPr>
      <w:r w:rsidDel="00000000" w:rsidR="00000000" w:rsidRPr="00000000">
        <w:rPr>
          <w:rFonts w:ascii="Arial" w:cs="Arial" w:eastAsia="Arial" w:hAnsi="Arial"/>
          <w:highlight w:val="white"/>
          <w:rtl w:val="0"/>
        </w:rPr>
        <w:t xml:space="preserve">Ian Craggs (</w:t>
      </w:r>
      <w:hyperlink r:id="rId14">
        <w:r w:rsidDel="00000000" w:rsidR="00000000" w:rsidRPr="00000000">
          <w:rPr>
            <w:rFonts w:ascii="Arial" w:cs="Arial" w:eastAsia="Arial" w:hAnsi="Arial"/>
            <w:highlight w:val="white"/>
            <w:rtl w:val="0"/>
          </w:rPr>
          <w:t xml:space="preserve">icraggs@gmail.com</w:t>
        </w:r>
      </w:hyperlink>
      <w:r w:rsidDel="00000000" w:rsidR="00000000" w:rsidRPr="00000000">
        <w:rPr>
          <w:rFonts w:ascii="Arial" w:cs="Arial" w:eastAsia="Arial" w:hAnsi="Arial"/>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ee"/>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Simon Johnson (</w:t>
      </w:r>
      <w:hyperlink r:id="rId17">
        <w:r w:rsidDel="00000000" w:rsidR="00000000" w:rsidRPr="00000000">
          <w:rPr>
            <w:rFonts w:ascii="Arial" w:cs="Arial" w:eastAsia="Arial" w:hAnsi="Arial"/>
            <w:color w:val="0000ee"/>
            <w:rtl w:val="0"/>
          </w:rPr>
          <w:t xml:space="preserve">simon</w:t>
        </w:r>
      </w:hyperlink>
      <w:r w:rsidDel="00000000" w:rsidR="00000000" w:rsidRPr="00000000">
        <w:rPr>
          <w:rFonts w:ascii="Arial" w:cs="Arial" w:eastAsia="Arial" w:hAnsi="Arial"/>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Stefan Hagen (</w:t>
      </w:r>
      <w:hyperlink r:id="rId18">
        <w:r w:rsidDel="00000000" w:rsidR="00000000" w:rsidRPr="00000000">
          <w:rPr>
            <w:rFonts w:ascii="Arial" w:cs="Arial" w:eastAsia="Arial" w:hAnsi="Arial"/>
            <w:color w:val="1155cc"/>
            <w:u w:val="single"/>
            <w:rtl w:val="0"/>
          </w:rPr>
          <w:t xml:space="preserve">stefan@hagen.link</w:t>
        </w:r>
      </w:hyperlink>
      <w:r w:rsidDel="00000000" w:rsidR="00000000" w:rsidRPr="00000000">
        <w:rPr>
          <w:rFonts w:ascii="Arial" w:cs="Arial" w:eastAsia="Arial" w:hAnsi="Arial"/>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znysh7"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bookmark=id.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D">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E">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i w:val="1"/>
          <w:rtl w:val="0"/>
        </w:rPr>
        <w:t xml:space="preserve">MQTT for Sensor Networks Version 2.0</w:t>
      </w:r>
      <w:r w:rsidDel="00000000" w:rsidR="00000000" w:rsidRPr="00000000">
        <w:rPr>
          <w:rFonts w:ascii="Arial" w:cs="Arial" w:eastAsia="Arial" w:hAnsi="Arial"/>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1155cc"/>
            <w:u w:val="single"/>
            <w:rtl w:val="0"/>
          </w:rPr>
          <w:t xml:space="preserve">https://docs.oasis-open.org/mqtt/mqtt-sn/v2.0/csd01/mqtt-sn-v2.0-csd01.docx</w:t>
        </w:r>
      </w:hyperlink>
      <w:r w:rsidDel="00000000" w:rsidR="00000000" w:rsidRPr="00000000">
        <w:rPr>
          <w:rFonts w:ascii="Arial" w:cs="Arial" w:eastAsia="Arial" w:hAnsi="Arial"/>
          <w:rtl w:val="0"/>
        </w:rPr>
        <w:t xml:space="preserve">. Latest stage: </w:t>
      </w:r>
      <w:hyperlink r:id="rId32">
        <w:r w:rsidDel="00000000" w:rsidR="00000000" w:rsidRPr="00000000">
          <w:rPr>
            <w:rFonts w:ascii="Arial" w:cs="Arial" w:eastAsia="Arial" w:hAnsi="Arial"/>
            <w:color w:val="1155cc"/>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ee"/>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4">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please see the full Notices section in an Appendix below.</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MQTT For Sensor Networks (MQTT-SN)</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MQTT-SN and MQTT Differences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Changes from earlier Versions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MQTT-SN v1.2</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Organization of the MQTT-SN specification</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Glossary</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Liberation Sans" w:cs="Liberation Sans" w:eastAsia="Liberation Sans" w:hAnsi="Liberation Sans"/>
                <w:b w:val="0"/>
                <w:i w:val="0"/>
                <w:smallCaps w:val="0"/>
                <w:strike w:val="0"/>
                <w:color w:val="000000"/>
                <w:sz w:val="20"/>
                <w:szCs w:val="20"/>
                <w:u w:val="none"/>
                <w:shd w:fill="auto" w:val="clear"/>
                <w:vertAlign w:val="baseline"/>
                <w:rtl w:val="0"/>
              </w:rPr>
              <w:t xml:space="preserve">8.1 </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 Data representation</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1.4.1 Bits (Byte)</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1.4.2 Two Byte Integer</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1.4.3 Four Byte Integer</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1.4.4 UTF-8 Encoded String</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MQTT-SN Control Packet format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 Structure of an MQTT-SN Control Packet</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2.1.1 Packet Header</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2.1.2 Length</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2.1.3 MQTT-SN Control Packet Type</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Packet Identifier</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 MQTT-SN Packet Fields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2.3.1 Protocol Id</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2.3.2 Radius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2.3.3 Reason Code</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2.3.4 Topic Alias Type</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2.3.5 Topic Name</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2.3.6 Will Packet</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2.3.7 Will Topic</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 Topic Alias Types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MQTT-SN Control Packets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Format of Individual Packets</w:t>
              <w:tab/>
              <w:t xml:space="preserve">23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 ADVERTISE</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 Length &amp; Packet Type</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 GwId</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3.1.1.3 Duration</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 SEARCHGW</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 Length &amp; Packet Type</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 Radius</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 GWINFO</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 Length &amp; Packet Type</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 GwId</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 GwAdd</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3.1.4 CONNECT</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3.1.4.1 Length &amp; Packet Type</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3.1.4.2 Connect Flags</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3.1.4.3 Protocol Version</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3.1.4.4 Keep Alive Timer</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3.1.4.5 Session Expiry Interval</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3.1.4.6 Max Packet Size</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3.1.4.7 Client Identifier</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3.1.5 CONNACK</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3.1.5.1 Length &amp; Packet Type</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3.1.5.2 Reason Code</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3.1.5.3 Connack Flags</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3.1.5.4 Session Expiry Interval</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3.1.5.5 Assigned Client Identifier</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19y80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3.1.6 WILLTOPICREQ</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gf8i8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3.1.7 WILLMSGREQ</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0ew0v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3.1.8 WILLTOPIC</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fk6b3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3.1.8.1 Length &amp; Packet Type</w:t>
              <w:tab/>
              <w:t xml:space="preserve">32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pglb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3.1.8.2 WILLTOPIC Flags</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ep43z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3.1.8.3 Will Topic</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uee7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3.1.9 WILLMSG</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du1wu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3.1.9.1 Length &amp; Packet Type</w:t>
              <w:tab/>
              <w:t xml:space="preserve">33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szc72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3.1.9.2 Will Message</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3.1.10 AUTH</w:t>
              <w:tab/>
              <w:t xml:space="preserve">33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3.1.10.1 Length &amp; Packet Type</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3.1.10.2 Reason Code</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3.1.10.3 Auth Method Length</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3.1.10.4 Auth Method</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3.1.10.5 Auth Data</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3.1.11 REGISTER</w:t>
              <w:tab/>
              <w:t xml:space="preserve">34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3.1.11.1 Length &amp; Packet Type</w:t>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3.1.11.2 Topic Alias</w:t>
              <w:tab/>
              <w:t xml:space="preserve">34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3.1.11.3 Packet Id</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3.1.11.4 Topic Name</w:t>
              <w:tab/>
              <w:t xml:space="preserve">35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3.1.12 REGACK</w:t>
              <w:tab/>
              <w:t xml:space="preserve">35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3.1.12.1 Length &amp; Packet Type</w:t>
              <w:tab/>
              <w:t xml:space="preserve">35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3.1.12.2 REGACK Flags</w:t>
              <w:tab/>
              <w:t xml:space="preserve">35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3.1.12.3 Topic Alias</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3.1.12.4 Packet Id</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3.1.12.5 Reason Code</w:t>
              <w:tab/>
              <w:t xml:space="preserve">35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0"/>
                <w:szCs w:val="20"/>
                <w:u w:val="none"/>
                <w:shd w:fill="auto" w:val="clear"/>
                <w:vertAlign w:val="baseline"/>
                <w:rtl w:val="0"/>
              </w:rPr>
              <w:t xml:space="preserve">3.1.13 Publish Variants</w:t>
              <w:tab/>
              <w:t xml:space="preserve">36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3.1.14 PUBLISH MINUS -1 (Reference from 1.2)</w:t>
              <w:tab/>
              <w:t xml:space="preserve">37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3.1.14.1 Length &amp; Packet Type</w:t>
              <w:tab/>
              <w:t xml:space="preserve">37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3.1.14.2 PUBLISH Flags</w:t>
              <w:tab/>
              <w:t xml:space="preserve">37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3.1.14.3 Topic Alias or Topic Length</w:t>
              <w:tab/>
              <w:t xml:space="preserve">37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3.1.14.4 Data</w:t>
              <w:tab/>
              <w:t xml:space="preserve">38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3.1.15 PUBLISH OUT OF BAND</w:t>
              <w:tab/>
              <w:t xml:space="preserve">38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3.1.15.1 Length &amp; Packet Type</w:t>
              <w:tab/>
              <w:t xml:space="preserve">38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3.1.15.2 PUBLISH Flags</w:t>
              <w:tab/>
              <w:t xml:space="preserve">38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3.1.15.3 Topic Alias or Topic Length</w:t>
              <w:tab/>
              <w:t xml:space="preserve">39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3.1.15.4 Data</w:t>
              <w:tab/>
              <w:t xml:space="preserve">39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3.1.16 PUBLISH (used for QoS 0)</w:t>
              <w:tab/>
              <w:t xml:space="preserve">39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3.1.16.1 Length &amp; Packet Type</w:t>
              <w:tab/>
              <w:t xml:space="preserve">39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3.1.16.2 PUBLISH Flags</w:t>
              <w:tab/>
              <w:t xml:space="preserve">39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3.1.16.3 Topic Alias or Topic Length</w:t>
              <w:tab/>
              <w:t xml:space="preserve">40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3.1.16.4 Data</w:t>
              <w:tab/>
              <w:t xml:space="preserve">40</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3.1.17 PUBLISH (used for QoS 1 &amp; 2)</w:t>
              <w:tab/>
              <w:t xml:space="preserve">41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3.1.17.1 Length &amp; Packet Type</w:t>
              <w:tab/>
              <w:t xml:space="preserve">41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3.1.17.2 PUBLISH Flags</w:t>
              <w:tab/>
              <w:t xml:space="preserve">41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8czs7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3.1.17.3 Topic Length</w:t>
              <w:tab/>
              <w:t xml:space="preserve">42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3.1.17.4 Packet Id</w:t>
              <w:tab/>
              <w:t xml:space="preserve">42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3.1.17.5 Topic Alias or Topic Name</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3.1.17.6 Data</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3.1.18 PUBACK – Publish Acknowledgement</w:t>
              <w:tab/>
              <w:t xml:space="preserve">42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3.1.18.1 Length &amp; Packet Type</w:t>
              <w:tab/>
              <w:t xml:space="preserve">42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3.1.18.2 Packet Id</w:t>
              <w:tab/>
              <w:t xml:space="preserve">42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3.1.18.3 Reason Code</w:t>
              <w:tab/>
              <w:t xml:space="preserve">42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3.1.19 PUBREC (QoS 2 delivery part 1)</w:t>
              <w:tab/>
              <w:t xml:space="preserve">43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3.1.19.1 Length &amp; Packet Type</w:t>
              <w:tab/>
              <w:t xml:space="preserve">43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3.1.19.2 Packet Id</w:t>
              <w:tab/>
              <w:t xml:space="preserve">43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3.1.20 PUBREL (QoS 2 delivery part 2)</w:t>
              <w:tab/>
              <w:t xml:space="preserve">43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3.1.20.1 Length &amp; Packet Type</w:t>
              <w:tab/>
              <w:t xml:space="preserve">44</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3.1.20.2 Packet Id</w:t>
              <w:tab/>
              <w:t xml:space="preserve">44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3.1.21 PUBCOMP (QoS 2 delivery part 3)</w:t>
              <w:tab/>
              <w:t xml:space="preserve">44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3.1.21.1 Length &amp; Packet Type</w:t>
              <w:tab/>
              <w:t xml:space="preserve">44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3.1.21.2 Packet Identifier</w:t>
              <w:tab/>
              <w:t xml:space="preserve">44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3.1.22 SUBSCRIBE</w:t>
              <w:tab/>
              <w:t xml:space="preserve">45</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3.1.22.1 Length &amp; Packet Type</w:t>
              <w:tab/>
              <w:t xml:space="preserve">45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3.1.22.2 SUBSCRIBE Flags</w:t>
              <w:tab/>
              <w:t xml:space="preserve">45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3.1.22.3 Packet Id</w:t>
              <w:tab/>
              <w:t xml:space="preserve">45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3.1.22.4 Topic Alias or Topic Filter</w:t>
              <w:tab/>
              <w:t xml:space="preserve">46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3.1.23 SUBACK</w:t>
              <w:tab/>
              <w:t xml:space="preserve">46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3.1.23.1 Length &amp; Packet Type</w:t>
              <w:tab/>
              <w:t xml:space="preserve">46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3.1.23.2 Flags</w:t>
              <w:tab/>
              <w:t xml:space="preserve">46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3.1.23.3 Topic Alias</w:t>
              <w:tab/>
              <w:t xml:space="preserve">46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3.1.23.4 Packet Identifier</w:t>
              <w:tab/>
              <w:t xml:space="preserve">46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3.1.23.5 Reason Code</w:t>
              <w:tab/>
              <w:t xml:space="preserve">47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3.1.24 UNSUBSCRIBE</w:t>
              <w:tab/>
              <w:t xml:space="preserve">47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3.1.24.1 Length &amp; Packet Type</w:t>
              <w:tab/>
              <w:t xml:space="preserve">48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3.1.24.2 UNSUBSCRIBE Flags</w:t>
              <w:tab/>
              <w:t xml:space="preserve">48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3.1.24.3 Packet Identifier</w:t>
              <w:tab/>
              <w:t xml:space="preserve">48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3.1.24.4 Topic Alias or Topic Filter</w:t>
              <w:tab/>
              <w:t xml:space="preserve">48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3.1.25 UNSUBACK</w:t>
              <w:tab/>
              <w:t xml:space="preserve">48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3.1.25.1 Length &amp; Packet Type</w:t>
              <w:tab/>
              <w:t xml:space="preserve">48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3.1.25.2 Packet Identifier</w:t>
              <w:tab/>
              <w:t xml:space="preserve">48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3.1.25.3 Reason Code</w:t>
              <w:tab/>
              <w:t xml:space="preserve">48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3.1.26 PINGREQ</w:t>
              <w:tab/>
              <w:t xml:space="preserve">49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3.1.26.1 Length &amp; Packet Type</w:t>
              <w:tab/>
              <w:t xml:space="preserve">49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3.1.26.2 Client Identifier (optional)</w:t>
              <w:tab/>
              <w:t xml:space="preserve">49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3.1.27 PINGRESP</w:t>
              <w:tab/>
              <w:t xml:space="preserve">49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3.1.27.1 Length &amp; Packet Type</w:t>
              <w:tab/>
              <w:t xml:space="preserve">50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3.1.27.2 Messages Remaining</w:t>
              <w:tab/>
              <w:t xml:space="preserve">50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3.1.28 DISCONNECT</w:t>
              <w:tab/>
              <w:t xml:space="preserve">50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3.1.28.1 Length &amp; Packet Type</w:t>
              <w:tab/>
              <w:t xml:space="preserve">51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3.1.28.2 Disconnect Flags</w:t>
              <w:tab/>
              <w:t xml:space="preserve">51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3.1.28.3 Reason Code</w:t>
              <w:tab/>
              <w:t xml:space="preserve">51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3.1.28.4 Session Expiry Interval</w:t>
              <w:tab/>
              <w:t xml:space="preserve">52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3.1.28.5 Reason String</w:t>
              <w:tab/>
              <w:t xml:space="preserve">52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tq9fh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3.1.29 WILLTOPICUPD</w:t>
              <w:tab/>
              <w:t xml:space="preserve">52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8vjpp8">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3.1.29.1 Length &amp; Packet Type</w:t>
              <w:tab/>
              <w:t xml:space="preserve">52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sv78d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3.1.29.2 Flags</w:t>
              <w:tab/>
              <w:t xml:space="preserve">52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80hiku">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3.1.29.3 Will Topic</w:t>
              <w:tab/>
              <w:t xml:space="preserve">52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5rss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3.1.30 WILLMSGUPD</w:t>
              <w:tab/>
              <w:t xml:space="preserve">52</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75fbgg">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3.1.30.1 Length &amp; Packet Type</w:t>
              <w:tab/>
              <w:t xml:space="preserve">53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maplo9">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3.1.30.2 Will Message</w:t>
              <w:tab/>
              <w:t xml:space="preserve">53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6ad4c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3.1.31 WILLTOPICRESP</w:t>
              <w:tab/>
              <w:t xml:space="preserve">53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0kxoro">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3.1.31.1 Length &amp; Packet Type</w:t>
              <w:tab/>
              <w:t xml:space="preserve">53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kkl7fh">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3.1.31.2 Reason Code</w:t>
              <w:tab/>
              <w:t xml:space="preserve">53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zpvhn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3.1.32 WILLMSGRESP</w:t>
              <w:tab/>
              <w:t xml:space="preserve">54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jpj0b3">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3.1.32.1 Length &amp; Packet Type</w:t>
              <w:tab/>
              <w:t xml:space="preserve">54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yutaiw">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3.1.32.2 Reason Code</w:t>
              <w:tab/>
              <w:t xml:space="preserve">54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3.1.33 Forwarder Encapsulation</w:t>
              <w:tab/>
              <w:t xml:space="preserve">55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3.1.33.1 Length</w:t>
              <w:tab/>
              <w:t xml:space="preserve">55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3.1.33.2 Packet Type</w:t>
              <w:tab/>
              <w:t xml:space="preserve">55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3.1.33.3 Ctrl</w:t>
              <w:tab/>
              <w:t xml:space="preserve">55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3.1.33.4 Radius</w:t>
              <w:tab/>
              <w:t xml:space="preserve">55</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3.1.33.5 Wireless Node Id</w:t>
              <w:tab/>
              <w:t xml:space="preserve">55</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3.1.33.6 MQTT SN Packet</w:t>
              <w:tab/>
              <w:t xml:space="preserve">55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 PROTECTION</w:t>
              <w:tab/>
              <w:t xml:space="preserve">56</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3.1.34.1 Length</w:t>
              <w:tab/>
              <w:t xml:space="preserve">57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3.1.34.2 Packet Type</w:t>
              <w:tab/>
              <w:t xml:space="preserve">57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3.1.34.3 Protection Flags</w:t>
              <w:tab/>
              <w:t xml:space="preserve">57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3.1.34.4 Protection Scheme</w:t>
              <w:tab/>
              <w:t xml:space="preserve">58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3.1.34.5 Sender Id</w:t>
              <w:tab/>
              <w:t xml:space="preserve">59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3.1.34.6 Random</w:t>
              <w:tab/>
              <w:t xml:space="preserve">59</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3.1.34.7 Crypto Material</w:t>
              <w:tab/>
              <w:t xml:space="preserve">60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3.1.34.8 Monotonic Counter</w:t>
              <w:tab/>
              <w:t xml:space="preserve">60</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3.1.34.9 Protected MQTT-SN Packet</w:t>
              <w:tab/>
              <w:t xml:space="preserve">60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3.1.34.10 Authentication Tag</w:t>
              <w:tab/>
              <w:t xml:space="preserve">60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Operational behavior</w:t>
              <w:tab/>
              <w:t xml:space="preserve">61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5phjt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 MQTT-SN Architecture</w:t>
              <w:tab/>
              <w:t xml:space="preserve">61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Transparent Gateway</w:t>
              <w:tab/>
              <w:t xml:space="preserve">62</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Aggregating Gateway</w:t>
              <w:tab/>
              <w:t xml:space="preserve">62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zpmw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 Networks &amp; Transport Layers</w:t>
              <w:tab/>
              <w:t xml:space="preserve">63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4.3 Gateway Advertisement and Discovery</w:t>
              <w:tab/>
              <w:t xml:space="preserve">64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4.4 Session Establishment</w:t>
              <w:tab/>
              <w:t xml:space="preserve">65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 Quality of Service levels and protocol flows</w:t>
              <w:tab/>
              <w:t xml:space="preserve">66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4.5.1 QoS 0: At most once delivery</w:t>
              <w:tab/>
              <w:t xml:space="preserve">66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4.5.2 QoS 1: At least once delivery</w:t>
              <w:tab/>
              <w:t xml:space="preserve">67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4.5.3 QoS 2: Exactly once delivery</w:t>
              <w:tab/>
              <w:t xml:space="preserve">68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2jfdx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4.5.4 QoS -1: Constrained client delivery</w:t>
              <w:tab/>
              <w:t xml:space="preserve">68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u8d3npbm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4.5.5 OUT OF BAND: Constrained client delivery</w:t>
              <w:tab/>
              <w:t xml:space="preserve">69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4.6 Client states</w:t>
              <w:tab/>
              <w:t xml:space="preserve">69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4.7 Session state</w:t>
              <w:tab/>
              <w:t xml:space="preserve">72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4.8 Clean start</w:t>
              <w:tab/>
              <w:t xml:space="preserve">72</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tazo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4.9 Procedure for updating the Will data</w:t>
              <w:tab/>
              <w:t xml:space="preserve">72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4.10 Topic Name and Topic Filter Registration Procedure</w:t>
              <w:tab/>
              <w:t xml:space="preserve">73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4.11 Topic Name and Topic Filter Mapping and Aliasing</w:t>
              <w:tab/>
              <w:t xml:space="preserve">74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4.12 Pre-defined topic alias’ and short topic names</w:t>
              <w:tab/>
              <w:t xml:space="preserve">74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4.13 Client’s Topic Subscribe/Unsubscribe Procedure</w:t>
              <w:tab/>
              <w:t xml:space="preserve">74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4.14 Client’s Publish Procedure</w:t>
              <w:tab/>
              <w:t xml:space="preserve">75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4.15 Gateway’s Publish Procedure</w:t>
              <w:tab/>
              <w:t xml:space="preserve">75</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4.16 Keep Alive and PING Procedure</w:t>
              <w:tab/>
              <w:t xml:space="preserve">76</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4.17 Client’s Disconnect Procedure</w:t>
              <w:tab/>
              <w:t xml:space="preserve">76</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4.18 Client’s Retransmission Procedure</w:t>
              <w:tab/>
              <w:t xml:space="preserve">76</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4.19 Sleeping clients</w:t>
              <w:tab/>
              <w:t xml:space="preserve">76</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4.20 Authentication</w:t>
              <w:tab/>
              <w:t xml:space="preserve">78</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 Retained Packets</w:t>
              <w:tab/>
              <w:t xml:space="preserve">79</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Optional Features</w:t>
              <w:tab/>
              <w:t xml:space="preserve">80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Conformance</w:t>
              <w:tab/>
              <w:t xml:space="preserve">81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A. References</w:t>
              <w:tab/>
              <w:t xml:space="preserve">82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A.1 Normative References</w:t>
              <w:tab/>
              <w:t xml:space="preserve">82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A.2 Informative References</w:t>
              <w:tab/>
              <w:t xml:space="preserve">83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Security and Privacy Considerations</w:t>
              <w:tab/>
              <w:t xml:space="preserve">84</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Acknowledgments</w:t>
              <w:tab/>
              <w:t xml:space="preserve">85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Special Thanks</w:t>
              <w:tab/>
              <w:t xml:space="preserve">85</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Participants</w:t>
              <w:tab/>
              <w:t xml:space="preserve">85</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D. Revision History</w:t>
              <w:tab/>
              <w:t xml:space="preserve">86</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E. Implementation Notes</w:t>
              <w:tab/>
              <w:t xml:space="preserve">91</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E.1 Support of QoS Level -1 and OUT OF BAND</w:t>
              <w:tab/>
              <w:t xml:space="preserve">91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E.2 “Best practice” values for timers and counters</w:t>
              <w:tab/>
              <w:t xml:space="preserve">91</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E.3 Mapping of Topic Alias to Topic Names and Topic Filters</w:t>
              <w:tab/>
              <w:t xml:space="preserve">91</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E.4 Exponential Backoff</w:t>
              <w:tab/>
              <w:t xml:space="preserve">91</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F. Notices</w:t>
              <w:tab/>
              <w:t xml:space="preserve">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4"/>
      <w:bookmarkEnd w:id="4"/>
      <w:r w:rsidDel="00000000" w:rsidR="00000000" w:rsidRPr="00000000">
        <w:rPr>
          <w:rtl w:val="0"/>
        </w:rPr>
      </w:r>
    </w:p>
    <w:p w:rsidR="00000000" w:rsidDel="00000000" w:rsidP="00000000" w:rsidRDefault="00000000" w:rsidRPr="00000000" w14:paraId="0000011F">
      <w:pPr>
        <w:pStyle w:val="Heading1"/>
        <w:rPr/>
      </w:pPr>
      <w:bookmarkStart w:colFirst="0" w:colLast="0" w:name="_heading=h.3dy6vkm" w:id="5"/>
      <w:bookmarkEnd w:id="5"/>
      <w:r w:rsidDel="00000000" w:rsidR="00000000" w:rsidRPr="00000000">
        <w:rPr>
          <w:rtl w:val="0"/>
        </w:rPr>
        <w:t xml:space="preserve">1 </w:t>
      </w:r>
      <w:r w:rsidDel="00000000" w:rsidR="00000000" w:rsidRPr="00000000">
        <w:rPr>
          <w:rtl w:val="0"/>
        </w:rPr>
        <w:t xml:space="preserve">Introduction</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21">
      <w:pPr>
        <w:pStyle w:val="Heading2"/>
        <w:rPr/>
      </w:pPr>
      <w:bookmarkStart w:colFirst="0" w:colLast="0" w:name="_heading=h.4olrp2glo5nb" w:id="6"/>
      <w:bookmarkEnd w:id="6"/>
      <w:r w:rsidDel="00000000" w:rsidR="00000000" w:rsidRPr="00000000">
        <w:rPr>
          <w:rtl w:val="0"/>
        </w:rPr>
        <w:t xml:space="preserve">1.1 MQTT For Sensor Networks (MQTT-SN) </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of many battery-powered sensors and actuators, each containing a limited amount of storage and processing capability. They usually communicate wirelessly.</w:t>
      </w:r>
    </w:p>
    <w:p w:rsidR="00000000" w:rsidDel="00000000" w:rsidP="00000000" w:rsidRDefault="00000000" w:rsidRPr="00000000" w14:paraId="00000123">
      <w:pPr>
        <w:rPr>
          <w:rFonts w:ascii="Arial" w:cs="Arial" w:eastAsia="Arial" w:hAnsi="Arial"/>
        </w:rPr>
      </w:pPr>
      <w:r w:rsidDel="00000000" w:rsidR="00000000" w:rsidRPr="00000000">
        <w:rPr>
          <w:rtl w:val="0"/>
        </w:rPr>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Sensor Networks are self-forming, continually change,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the information between a set of applications and the correct set of devices based on its knowledge of the network and the applications designer’s choice of Topic Names. </w:t>
      </w:r>
    </w:p>
    <w:p w:rsidR="00000000" w:rsidDel="00000000" w:rsidP="00000000" w:rsidRDefault="00000000" w:rsidRPr="00000000" w14:paraId="00000125">
      <w:pPr>
        <w:rPr>
          <w:rFonts w:ascii="Arial" w:cs="Arial" w:eastAsia="Arial" w:hAnsi="Arial"/>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to and from the Topics rather than the other devices and applications.</w:t>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29">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2B">
      <w:pPr>
        <w:spacing w:after="0"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2D">
      <w:pPr>
        <w:pStyle w:val="Heading3"/>
        <w:rPr/>
      </w:pPr>
      <w:bookmarkStart w:colFirst="0" w:colLast="0" w:name="_heading=h.ox4v8n854qgm" w:id="7"/>
      <w:bookmarkEnd w:id="7"/>
      <w:r w:rsidDel="00000000" w:rsidR="00000000" w:rsidRPr="00000000">
        <w:rPr>
          <w:rtl w:val="0"/>
        </w:rPr>
        <w:t xml:space="preserve">1.1.1 MQTT-SN and MQTT </w:t>
      </w:r>
      <w:r w:rsidDel="00000000" w:rsidR="00000000" w:rsidRPr="00000000">
        <w:rPr>
          <w:rtl w:val="0"/>
        </w:rPr>
        <w:t xml:space="preserve">Differences</w:t>
      </w:r>
      <w:r w:rsidDel="00000000" w:rsidR="00000000" w:rsidRPr="00000000">
        <w:rPr>
          <w:rtl w:val="0"/>
        </w:rPr>
      </w:r>
    </w:p>
    <w:p w:rsidR="00000000" w:rsidDel="00000000" w:rsidP="00000000" w:rsidRDefault="00000000" w:rsidRPr="00000000" w14:paraId="0000012E">
      <w:pPr>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MQTT and MQTT-SN specifications are similar in many ways and meant to interoperate with each other, but the two specifications are independent of each other.</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30">
      <w:pPr>
        <w:numPr>
          <w:ilvl w:val="0"/>
          <w:numId w:val="13"/>
        </w:numPr>
        <w:ind w:left="432"/>
        <w:rPr>
          <w:rFonts w:ascii="Arial" w:cs="Arial" w:eastAsia="Arial" w:hAnsi="Arial"/>
        </w:rPr>
      </w:pPr>
      <w:r w:rsidDel="00000000" w:rsidR="00000000" w:rsidRPr="00000000">
        <w:rPr>
          <w:rFonts w:ascii="Arial" w:cs="Arial" w:eastAsia="Arial" w:hAnsi="Arial"/>
          <w:rtl w:val="0"/>
        </w:rPr>
        <w:t xml:space="preserve">MQTT-SN uses separate packets to transfer the Will Topic and Will Payload if they are used. The Will Topic and Will Payload can be modified during the lifetime of a Session.</w:t>
      </w:r>
    </w:p>
    <w:p w:rsidR="00000000" w:rsidDel="00000000" w:rsidP="00000000" w:rsidRDefault="00000000" w:rsidRPr="00000000" w14:paraId="00000131">
      <w:pPr>
        <w:numPr>
          <w:ilvl w:val="0"/>
          <w:numId w:val="13"/>
        </w:numPr>
        <w:ind w:left="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32">
      <w:pPr>
        <w:numPr>
          <w:ilvl w:val="0"/>
          <w:numId w:val="13"/>
        </w:numPr>
        <w:ind w:left="432"/>
        <w:rPr>
          <w:rFonts w:ascii="Arial" w:cs="Arial" w:eastAsia="Arial" w:hAnsi="Arial"/>
        </w:rPr>
      </w:pPr>
      <w:r w:rsidDel="00000000" w:rsidR="00000000" w:rsidRPr="00000000">
        <w:rPr>
          <w:rFonts w:ascii="Arial" w:cs="Arial" w:eastAsia="Arial" w:hAnsi="Arial"/>
          <w:rtl w:val="0"/>
        </w:rPr>
        <w:t xml:space="preserve">If the network supports multicast</w:t>
      </w:r>
      <w:sdt>
        <w:sdtPr>
          <w:tag w:val="goog_rdk_2"/>
        </w:sdtPr>
        <w:sdtContent>
          <w:del w:author="davide.lenzarini@u-blox.com" w:id="0" w:date="2023-12-08T14:21:53Z">
            <w:r w:rsidDel="00000000" w:rsidR="00000000" w:rsidRPr="00000000">
              <w:rPr>
                <w:rFonts w:ascii="Arial" w:cs="Arial" w:eastAsia="Arial" w:hAnsi="Arial"/>
                <w:rtl w:val="0"/>
              </w:rPr>
              <w:delText xml:space="preserve">broadcast</w:delText>
            </w:r>
          </w:del>
        </w:sdtContent>
      </w:sdt>
      <w:r w:rsidDel="00000000" w:rsidR="00000000" w:rsidRPr="00000000">
        <w:rPr>
          <w:rFonts w:ascii="Arial" w:cs="Arial" w:eastAsia="Arial" w:hAnsi="Arial"/>
          <w:rtl w:val="0"/>
        </w:rPr>
        <w:t xml:space="preserve">, Gateway discovery can be implemented, otherwise the Gateway addresses must be configured in the nodes.</w:t>
      </w:r>
    </w:p>
    <w:p w:rsidR="00000000" w:rsidDel="00000000" w:rsidP="00000000" w:rsidRDefault="00000000" w:rsidRPr="00000000" w14:paraId="00000133">
      <w:pPr>
        <w:numPr>
          <w:ilvl w:val="0"/>
          <w:numId w:val="13"/>
        </w:numPr>
        <w:ind w:left="432"/>
        <w:rPr>
          <w:rFonts w:ascii="Arial" w:cs="Arial" w:eastAsia="Arial" w:hAnsi="Arial"/>
        </w:rPr>
      </w:pPr>
      <w:r w:rsidDel="00000000" w:rsidR="00000000" w:rsidRPr="00000000">
        <w:rPr>
          <w:rFonts w:ascii="Arial" w:cs="Arial" w:eastAsia="Arial" w:hAnsi="Arial"/>
          <w:rtl w:val="0"/>
        </w:rPr>
        <w:t xml:space="preserve">The Will message is part of the Session State and is discarded as part of Clean Start processing.</w:t>
      </w:r>
    </w:p>
    <w:p w:rsidR="00000000" w:rsidDel="00000000" w:rsidP="00000000" w:rsidRDefault="00000000" w:rsidRPr="00000000" w14:paraId="00000134">
      <w:pPr>
        <w:numPr>
          <w:ilvl w:val="0"/>
          <w:numId w:val="13"/>
        </w:numPr>
        <w:ind w:left="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35">
      <w:pPr>
        <w:numPr>
          <w:ilvl w:val="0"/>
          <w:numId w:val="13"/>
        </w:numPr>
        <w:ind w:left="432"/>
        <w:rPr>
          <w:rFonts w:ascii="Arial" w:cs="Arial" w:eastAsia="Arial" w:hAnsi="Arial"/>
        </w:rPr>
      </w:pPr>
      <w:r w:rsidDel="00000000" w:rsidR="00000000" w:rsidRPr="00000000">
        <w:rPr>
          <w:rFonts w:ascii="Arial" w:cs="Arial" w:eastAsia="Arial" w:hAnsi="Arial"/>
          <w:rtl w:val="0"/>
        </w:rPr>
        <w:t xml:space="preserve">A new Quality of Service level (OUT OF BAND) is introduced in MQTT-SN, allowing devices to publish without a GW session having been established.</w:t>
      </w:r>
    </w:p>
    <w:p w:rsidR="00000000" w:rsidDel="00000000" w:rsidP="00000000" w:rsidRDefault="00000000" w:rsidRPr="00000000" w14:paraId="00000136">
      <w:pPr>
        <w:numPr>
          <w:ilvl w:val="0"/>
          <w:numId w:val="13"/>
        </w:numPr>
        <w:ind w:left="432"/>
        <w:rPr>
          <w:rFonts w:ascii="Arial" w:cs="Arial" w:eastAsia="Arial" w:hAnsi="Arial"/>
        </w:rPr>
      </w:pPr>
      <w:r w:rsidDel="00000000" w:rsidR="00000000" w:rsidRPr="00000000">
        <w:rPr>
          <w:rFonts w:ascii="Arial" w:cs="Arial" w:eastAsia="Arial" w:hAnsi="Arial"/>
          <w:rtl w:val="0"/>
        </w:rPr>
        <w:t xml:space="preserve">MQTT-SN doesn’t have any requirement on the underlying transport and it can use connectionless network transports such as User Datagram Protocol (UDP).</w:t>
      </w:r>
    </w:p>
    <w:p w:rsidR="00000000" w:rsidDel="00000000" w:rsidP="00000000" w:rsidRDefault="00000000" w:rsidRPr="00000000" w14:paraId="00000137">
      <w:pPr>
        <w:numPr>
          <w:ilvl w:val="0"/>
          <w:numId w:val="13"/>
        </w:numPr>
        <w:ind w:left="432"/>
        <w:rPr>
          <w:rFonts w:ascii="Arial" w:cs="Arial" w:eastAsia="Arial" w:hAnsi="Arial"/>
        </w:rPr>
      </w:pPr>
      <w:r w:rsidDel="00000000" w:rsidR="00000000" w:rsidRPr="00000000">
        <w:rPr>
          <w:rFonts w:ascii="Arial" w:cs="Arial" w:eastAsia="Arial" w:hAnsi="Arial"/>
          <w:rtl w:val="0"/>
        </w:rPr>
        <w:t xml:space="preserve">MQTT-SN introduced the Protection packet for message-based security based on symmetric cryptography. </w:t>
      </w:r>
      <w:r w:rsidDel="00000000" w:rsidR="00000000" w:rsidRPr="00000000">
        <w:rPr>
          <w:rtl w:val="0"/>
        </w:rPr>
      </w:r>
    </w:p>
    <w:p w:rsidR="00000000" w:rsidDel="00000000" w:rsidP="00000000" w:rsidRDefault="00000000" w:rsidRPr="00000000" w14:paraId="00000138">
      <w:pPr>
        <w:pStyle w:val="Heading2"/>
        <w:ind w:left="0" w:hanging="45"/>
        <w:rPr/>
      </w:pPr>
      <w:bookmarkStart w:colFirst="0" w:colLast="0" w:name="_heading=h.v5qicb1pcnem" w:id="8"/>
      <w:bookmarkEnd w:id="8"/>
      <w:r w:rsidDel="00000000" w:rsidR="00000000" w:rsidRPr="00000000">
        <w:rPr>
          <w:rtl w:val="0"/>
        </w:rPr>
        <w:t xml:space="preserve">1.2 Changes from earlier Versions</w:t>
      </w:r>
    </w:p>
    <w:p w:rsidR="00000000" w:rsidDel="00000000" w:rsidP="00000000" w:rsidRDefault="00000000" w:rsidRPr="00000000" w14:paraId="00000139">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A">
      <w:pPr>
        <w:spacing w:after="120" w:before="0" w:lineRule="auto"/>
        <w:rPr>
          <w:rFonts w:ascii="Arial" w:cs="Arial" w:eastAsia="Arial" w:hAnsi="Arial"/>
          <w:color w:val="0000ee"/>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pStyle w:val="Heading3"/>
        <w:rPr>
          <w:rFonts w:ascii="Arial" w:cs="Arial" w:eastAsia="Arial" w:hAnsi="Arial"/>
        </w:rPr>
      </w:pPr>
      <w:bookmarkStart w:colFirst="0" w:colLast="0" w:name="_heading=h.5u7dbejbytfw" w:id="9"/>
      <w:bookmarkEnd w:id="9"/>
      <w:r w:rsidDel="00000000" w:rsidR="00000000" w:rsidRPr="00000000">
        <w:rPr>
          <w:rFonts w:ascii="Arial" w:cs="Arial" w:eastAsia="Arial" w:hAnsi="Arial"/>
          <w:rtl w:val="0"/>
        </w:rPr>
        <w:t xml:space="preserve">1.2.1 MQTT-SN v1.2</w:t>
      </w:r>
    </w:p>
    <w:p w:rsidR="00000000" w:rsidDel="00000000" w:rsidP="00000000" w:rsidRDefault="00000000" w:rsidRPr="00000000" w14:paraId="0000013D">
      <w:pPr>
        <w:rPr>
          <w:rFonts w:ascii="Arial" w:cs="Arial" w:eastAsia="Arial" w:hAnsi="Arial"/>
        </w:rPr>
      </w:pPr>
      <w:sdt>
        <w:sdtPr>
          <w:tag w:val="goog_rdk_3"/>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E">
      <w:pPr>
        <w:pStyle w:val="Heading3"/>
        <w:ind w:left="0" w:firstLine="0"/>
        <w:rPr/>
      </w:pPr>
      <w:bookmarkStart w:colFirst="0" w:colLast="0" w:name="_heading=h.msufoaw194p2" w:id="10"/>
      <w:bookmarkEnd w:id="10"/>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4d34og8" w:id="11"/>
      <w:bookmarkEnd w:id="11"/>
      <w:r w:rsidDel="00000000" w:rsidR="00000000" w:rsidRPr="00000000">
        <w:rPr>
          <w:rtl w:val="0"/>
        </w:rPr>
        <w:t xml:space="preserve">1.3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The specification is split into seven chapters:</w:t>
      </w:r>
    </w:p>
    <w:p w:rsidR="00000000" w:rsidDel="00000000" w:rsidP="00000000" w:rsidRDefault="00000000" w:rsidRPr="00000000" w14: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12"/>
      <w:bookmarkEnd w:id="12"/>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 listing</w:t>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46">
      <w:pPr>
        <w:pStyle w:val="Heading2"/>
        <w:ind w:left="0" w:firstLine="0"/>
        <w:rPr>
          <w:rFonts w:ascii="Arial" w:cs="Arial" w:eastAsia="Arial" w:hAnsi="Arial"/>
        </w:rPr>
      </w:pPr>
      <w:bookmarkStart w:colFirst="0" w:colLast="0" w:name="_heading=h.17dp8vu" w:id="13"/>
      <w:bookmarkEnd w:id="13"/>
      <w:r w:rsidDel="00000000" w:rsidR="00000000" w:rsidRPr="00000000">
        <w:rPr>
          <w:rFonts w:ascii="Arial" w:cs="Arial" w:eastAsia="Arial" w:hAnsi="Arial"/>
          <w:rtl w:val="0"/>
        </w:rPr>
        <w:t xml:space="preserve">1.4 Glossary</w:t>
      </w:r>
      <w:r w:rsidDel="00000000" w:rsidR="00000000" w:rsidRPr="00000000">
        <w:rPr>
          <w:rtl w:val="0"/>
        </w:rPr>
      </w:r>
    </w:p>
    <w:p w:rsidR="00000000" w:rsidDel="00000000" w:rsidP="00000000" w:rsidRDefault="00000000" w:rsidRPr="00000000" w14:paraId="00000147">
      <w:pPr>
        <w:rPr>
          <w:rFonts w:ascii="Arial" w:cs="Arial" w:eastAsia="Arial" w:hAnsi="Arial"/>
          <w:b w:val="1"/>
        </w:rPr>
      </w:pPr>
      <w:bookmarkStart w:colFirst="0" w:colLast="0" w:name="_heading=h.3rdcrjn" w:id="14"/>
      <w:bookmarkEnd w:id="14"/>
      <w:r w:rsidDel="00000000" w:rsidR="00000000" w:rsidRPr="00000000">
        <w:rPr>
          <w:rtl w:val="0"/>
        </w:rPr>
      </w:r>
    </w:p>
    <w:p w:rsidR="00000000" w:rsidDel="00000000" w:rsidP="00000000" w:rsidRDefault="00000000" w:rsidRPr="00000000" w14:paraId="00000148">
      <w:pPr>
        <w:rPr>
          <w:rFonts w:ascii="Arial" w:cs="Arial" w:eastAsia="Arial" w:hAnsi="Arial"/>
          <w:b w:val="1"/>
        </w:rPr>
      </w:pPr>
      <w:bookmarkStart w:colFirst="0" w:colLast="0" w:name="_heading=h.26in1rg" w:id="15"/>
      <w:bookmarkEnd w:id="15"/>
      <w:r w:rsidDel="00000000" w:rsidR="00000000" w:rsidRPr="00000000">
        <w:rPr>
          <w:rFonts w:ascii="Arial" w:cs="Arial" w:eastAsia="Arial" w:hAnsi="Arial"/>
          <w:b w:val="1"/>
          <w:rtl w:val="0"/>
        </w:rPr>
        <w:t xml:space="preserve">Application Message:</w:t>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A">
      <w:pPr>
        <w:rPr>
          <w:rFonts w:ascii="Arial" w:cs="Arial" w:eastAsia="Arial" w:hAnsi="Arial"/>
        </w:rPr>
      </w:pPr>
      <w:r w:rsidDel="00000000" w:rsidR="00000000" w:rsidRPr="00000000">
        <w:rPr>
          <w:rtl w:val="0"/>
        </w:rPr>
      </w:r>
    </w:p>
    <w:bookmarkStart w:colFirst="0" w:colLast="0" w:name="bookmark=id.lnxbz9" w:id="16"/>
    <w:bookmarkEnd w:id="16"/>
    <w:p w:rsidR="00000000" w:rsidDel="00000000" w:rsidP="00000000" w:rsidRDefault="00000000" w:rsidRPr="00000000" w14:paraId="0000014B">
      <w:pPr>
        <w:rPr>
          <w:rFonts w:ascii="Arial" w:cs="Arial" w:eastAsia="Arial" w:hAnsi="Arial"/>
          <w:b w:val="1"/>
        </w:rPr>
      </w:pPr>
      <w:bookmarkStart w:colFirst="0" w:colLast="0" w:name="_heading=h.35nkun2" w:id="17"/>
      <w:bookmarkEnd w:id="17"/>
      <w:r w:rsidDel="00000000" w:rsidR="00000000" w:rsidRPr="00000000">
        <w:rPr>
          <w:rFonts w:ascii="Arial" w:cs="Arial" w:eastAsia="Arial" w:hAnsi="Arial"/>
          <w:b w:val="1"/>
          <w:rtl w:val="0"/>
        </w:rPr>
        <w:t xml:space="preserve">Client:</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A program or device that uses MQTT-SN. A Client:</w:t>
      </w:r>
    </w:p>
    <w:p w:rsidR="00000000" w:rsidDel="00000000" w:rsidP="00000000" w:rsidRDefault="00000000" w:rsidRPr="00000000" w14:paraId="000001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Optionally Connects to the Gateway</w:t>
      </w:r>
    </w:p>
    <w:p w:rsidR="00000000" w:rsidDel="00000000" w:rsidP="00000000" w:rsidRDefault="00000000" w:rsidRPr="00000000" w14:paraId="000001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publishes Application Messages to topics.</w:t>
      </w:r>
    </w:p>
    <w:p w:rsidR="00000000" w:rsidDel="00000000" w:rsidP="00000000" w:rsidRDefault="00000000" w:rsidRPr="00000000" w14:paraId="0000014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subscribes to request Application Messages that it is interested in receiving.</w:t>
      </w:r>
    </w:p>
    <w:p w:rsidR="00000000" w:rsidDel="00000000" w:rsidP="00000000" w:rsidRDefault="00000000" w:rsidRPr="00000000" w14:paraId="000001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unsubscribes to remove a request for Application Messages.</w:t>
      </w:r>
    </w:p>
    <w:p w:rsidR="00000000" w:rsidDel="00000000" w:rsidP="00000000" w:rsidRDefault="00000000" w:rsidRPr="00000000" w14:paraId="000001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Issues a DISCONNECT to the Gateway.</w:t>
      </w:r>
    </w:p>
    <w:p w:rsidR="00000000" w:rsidDel="00000000" w:rsidP="00000000" w:rsidRDefault="00000000" w:rsidRPr="00000000" w14:paraId="00000152">
      <w:pPr>
        <w:rPr>
          <w:rFonts w:ascii="Arial" w:cs="Arial" w:eastAsia="Arial" w:hAnsi="Arial"/>
          <w:b w:val="1"/>
        </w:rPr>
      </w:pPr>
      <w:r w:rsidDel="00000000" w:rsidR="00000000" w:rsidRPr="00000000">
        <w:rPr>
          <w:rtl w:val="0"/>
        </w:rPr>
      </w:r>
    </w:p>
    <w:p w:rsidR="00000000" w:rsidDel="00000000" w:rsidP="00000000" w:rsidRDefault="00000000" w:rsidRPr="00000000" w14:paraId="00000153">
      <w:pPr>
        <w:rPr>
          <w:rFonts w:ascii="Arial" w:cs="Arial" w:eastAsia="Arial" w:hAnsi="Arial"/>
          <w:b w:val="1"/>
        </w:rPr>
      </w:pPr>
      <w:r w:rsidDel="00000000" w:rsidR="00000000" w:rsidRPr="00000000">
        <w:rPr>
          <w:rFonts w:ascii="Arial" w:cs="Arial" w:eastAsia="Arial" w:hAnsi="Arial"/>
          <w:b w:val="1"/>
          <w:rtl w:val="0"/>
        </w:rPr>
        <w:t xml:space="preserve">Gateway (abbrev. GW):</w:t>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A program or device accepting MQTT-SN protocol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from Clients. A Gateway:</w:t>
      </w:r>
    </w:p>
    <w:p w:rsidR="00000000" w:rsidDel="00000000" w:rsidP="00000000" w:rsidRDefault="00000000" w:rsidRPr="00000000" w14:paraId="000001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CONNECT packets from Clients and initializes Sessions.</w:t>
      </w:r>
    </w:p>
    <w:p w:rsidR="00000000" w:rsidDel="00000000" w:rsidP="00000000" w:rsidRDefault="00000000" w:rsidRPr="00000000" w14:paraId="000001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Application Messages published by Clients and sends them to the Server.</w:t>
      </w:r>
    </w:p>
    <w:p w:rsidR="00000000" w:rsidDel="00000000" w:rsidP="00000000" w:rsidRDefault="00000000" w:rsidRPr="00000000" w14:paraId="000001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from the Server to Clients.</w:t>
      </w:r>
    </w:p>
    <w:p w:rsidR="00000000" w:rsidDel="00000000" w:rsidP="00000000" w:rsidRDefault="00000000" w:rsidRPr="00000000" w14:paraId="000001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Gateway “Session” for each Client on the GW.</w:t>
      </w:r>
    </w:p>
    <w:p w:rsidR="00000000" w:rsidDel="00000000" w:rsidP="00000000" w:rsidRDefault="00000000" w:rsidRPr="00000000" w14:paraId="000001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maintains a dictionary of topic alias’s for each Client.</w:t>
      </w:r>
    </w:p>
    <w:p w:rsidR="00000000" w:rsidDel="00000000" w:rsidP="00000000" w:rsidRDefault="00000000" w:rsidRPr="00000000" w14:paraId="0000015B">
      <w:pPr>
        <w:rPr>
          <w:rFonts w:ascii="Arial" w:cs="Arial" w:eastAsia="Arial" w:hAnsi="Arial"/>
          <w:b w:val="1"/>
        </w:rPr>
      </w:pPr>
      <w:r w:rsidDel="00000000" w:rsidR="00000000" w:rsidRPr="00000000">
        <w:rPr>
          <w:rtl w:val="0"/>
        </w:rPr>
      </w:r>
    </w:p>
    <w:p w:rsidR="00000000" w:rsidDel="00000000" w:rsidP="00000000" w:rsidRDefault="00000000" w:rsidRPr="00000000" w14:paraId="0000015C">
      <w:pPr>
        <w:rPr>
          <w:rFonts w:ascii="Arial" w:cs="Arial" w:eastAsia="Arial" w:hAnsi="Arial"/>
          <w:b w:val="1"/>
        </w:rPr>
      </w:pPr>
      <w:r w:rsidDel="00000000" w:rsidR="00000000" w:rsidRPr="00000000">
        <w:rPr>
          <w:rFonts w:ascii="Arial" w:cs="Arial" w:eastAsia="Arial" w:hAnsi="Arial"/>
          <w:b w:val="1"/>
          <w:rtl w:val="0"/>
        </w:rPr>
        <w:t xml:space="preserve">Server or Broker:</w:t>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A program or device accepting MQTT protocol connections from the Gateways. A Server or Broker:</w:t>
      </w:r>
    </w:p>
    <w:p w:rsidR="00000000" w:rsidDel="00000000" w:rsidP="00000000" w:rsidRDefault="00000000" w:rsidRPr="00000000" w14:paraId="000001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accepts Network Connections from Gateways.</w:t>
      </w:r>
    </w:p>
    <w:p w:rsidR="00000000" w:rsidDel="00000000" w:rsidP="00000000" w:rsidRDefault="00000000" w:rsidRPr="00000000" w14:paraId="000001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Ultimately accepts Application Messages published by Clients.</w:t>
      </w:r>
    </w:p>
    <w:p w:rsidR="00000000" w:rsidDel="00000000" w:rsidP="00000000" w:rsidRDefault="00000000" w:rsidRPr="00000000" w14:paraId="000001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processes Subscribe and Unsubscribe requests from Clients.</w:t>
      </w:r>
    </w:p>
    <w:p w:rsidR="00000000" w:rsidDel="00000000" w:rsidP="00000000" w:rsidRDefault="00000000" w:rsidRPr="00000000" w14:paraId="000001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forwards Application Messages that match Client Subscriptions to the Gateways.</w:t>
      </w:r>
    </w:p>
    <w:p w:rsidR="00000000" w:rsidDel="00000000" w:rsidP="00000000" w:rsidRDefault="00000000" w:rsidRPr="00000000" w14:paraId="000001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closes the Network Connection from the Gateway.</w:t>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bookmarkStart w:colFirst="0" w:colLast="0" w:name="_heading=h.1ksv4uv" w:id="18"/>
      <w:bookmarkEnd w:id="18"/>
      <w:r w:rsidDel="00000000" w:rsidR="00000000" w:rsidRPr="00000000">
        <w:rPr>
          <w:rFonts w:ascii="Arial" w:cs="Arial" w:eastAsia="Arial" w:hAnsi="Arial"/>
          <w:b w:val="1"/>
          <w:rtl w:val="0"/>
        </w:rPr>
        <w:t xml:space="preserve">Session:</w:t>
      </w: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Fonts w:ascii="Roboto" w:cs="Roboto" w:eastAsia="Roboto" w:hAnsi="Roboto"/>
          <w:color w:val="444746"/>
          <w:sz w:val="21"/>
          <w:szCs w:val="21"/>
          <w:highlight w:val="white"/>
          <w:rtl w:val="0"/>
        </w:rPr>
        <w:t xml:space="preserve">A session is the shared state between client and gateway.</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sdt>
        <w:sdtPr>
          <w:tag w:val="goog_rdk_4"/>
        </w:sdtPr>
        <w:sdtContent>
          <w:commentRangeStart w:id="3"/>
        </w:sdtContent>
      </w:sdt>
      <w:r w:rsidDel="00000000" w:rsidR="00000000" w:rsidRPr="00000000">
        <w:rPr>
          <w:rFonts w:ascii="Arial" w:cs="Arial" w:eastAsia="Arial" w:hAnsi="Arial"/>
          <w:b w:val="1"/>
          <w:rtl w:val="0"/>
        </w:rPr>
        <w:t xml:space="preserve">Unicast: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8">
      <w:pPr>
        <w:rPr>
          <w:rFonts w:ascii="Arial" w:cs="Arial" w:eastAsia="Arial" w:hAnsi="Arial"/>
          <w:b w:val="1"/>
        </w:rPr>
      </w:pPr>
      <w:r w:rsidDel="00000000" w:rsidR="00000000" w:rsidRPr="00000000">
        <w:rPr>
          <w:rtl w:val="0"/>
        </w:rPr>
      </w:r>
    </w:p>
    <w:p w:rsidR="00000000" w:rsidDel="00000000" w:rsidP="00000000" w:rsidRDefault="00000000" w:rsidRPr="00000000" w14:paraId="00000169">
      <w:pPr>
        <w:rPr>
          <w:rFonts w:ascii="Arial" w:cs="Arial" w:eastAsia="Arial" w:hAnsi="Arial"/>
          <w:b w:val="1"/>
        </w:rPr>
      </w:pPr>
      <w:sdt>
        <w:sdtPr>
          <w:tag w:val="goog_rdk_5"/>
        </w:sdtPr>
        <w:sdtContent>
          <w:commentRangeStart w:id="4"/>
        </w:sdtContent>
      </w:sdt>
      <w:r w:rsidDel="00000000" w:rsidR="00000000" w:rsidRPr="00000000">
        <w:rPr>
          <w:rFonts w:ascii="Arial" w:cs="Arial" w:eastAsia="Arial" w:hAnsi="Arial"/>
          <w:b w:val="1"/>
          <w:rtl w:val="0"/>
        </w:rPr>
        <w:t xml:space="preserve">Multicast: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6A">
      <w:pPr>
        <w:rPr>
          <w:rFonts w:ascii="Arial" w:cs="Arial" w:eastAsia="Arial" w:hAnsi="Arial"/>
          <w:b w:val="1"/>
        </w:rPr>
      </w:pPr>
      <w:r w:rsidDel="00000000" w:rsidR="00000000" w:rsidRPr="00000000">
        <w:rPr>
          <w:rtl w:val="0"/>
        </w:rPr>
      </w:r>
    </w:p>
    <w:p w:rsidR="00000000" w:rsidDel="00000000" w:rsidP="00000000" w:rsidRDefault="00000000" w:rsidRPr="00000000" w14:paraId="0000016B">
      <w:pPr>
        <w:rPr>
          <w:rFonts w:ascii="Arial" w:cs="Arial" w:eastAsia="Arial" w:hAnsi="Arial"/>
          <w:b w:val="1"/>
        </w:rPr>
      </w:pPr>
      <w:r w:rsidDel="00000000" w:rsidR="00000000" w:rsidRPr="00000000">
        <w:rPr>
          <w:rFonts w:ascii="Arial" w:cs="Arial" w:eastAsia="Arial" w:hAnsi="Arial"/>
          <w:b w:val="1"/>
          <w:rtl w:val="0"/>
        </w:rPr>
        <w:t xml:space="preserve">Virtual Connection:</w:t>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Carries the MQTT-SN data between a Client and a Gateway, or a </w:t>
      </w:r>
      <w:sdt>
        <w:sdtPr>
          <w:tag w:val="goog_rdk_6"/>
        </w:sdtPr>
        <w:sdtContent>
          <w:ins w:author="davide.lenzarini@u-blox.com" w:id="1" w:date="2023-11-29T17:52:35Z">
            <w:r w:rsidDel="00000000" w:rsidR="00000000" w:rsidRPr="00000000">
              <w:rPr>
                <w:rFonts w:ascii="Arial" w:cs="Arial" w:eastAsia="Arial" w:hAnsi="Arial"/>
                <w:rtl w:val="0"/>
              </w:rPr>
              <w:t xml:space="preserve">multicast </w:t>
            </w:r>
          </w:ins>
        </w:sdtContent>
      </w:sdt>
      <w:sdt>
        <w:sdtPr>
          <w:tag w:val="goog_rdk_7"/>
        </w:sdtPr>
        <w:sdtContent>
          <w:del w:author="davide.lenzarini@u-blox.com" w:id="1" w:date="2023-11-29T17:52:35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to all Gateways and all clients.</w:t>
      </w:r>
    </w:p>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Refer to section 3.2 Networks &amp; Transport Layers for informative examples.</w:t>
      </w:r>
      <w:r w:rsidDel="00000000" w:rsidR="00000000" w:rsidRPr="00000000">
        <w:rPr>
          <w:rtl w:val="0"/>
        </w:rPr>
      </w:r>
    </w:p>
    <w:p w:rsidR="00000000" w:rsidDel="00000000" w:rsidP="00000000" w:rsidRDefault="00000000" w:rsidRPr="00000000" w14:paraId="0000016E">
      <w:pPr>
        <w:rPr>
          <w:rFonts w:ascii="Arial" w:cs="Arial" w:eastAsia="Arial" w:hAnsi="Arial"/>
          <w:b w:val="1"/>
        </w:rPr>
      </w:pPr>
      <w:r w:rsidDel="00000000" w:rsidR="00000000" w:rsidRPr="00000000">
        <w:rPr>
          <w:rtl w:val="0"/>
        </w:rPr>
      </w:r>
    </w:p>
    <w:p w:rsidR="00000000" w:rsidDel="00000000" w:rsidP="00000000" w:rsidRDefault="00000000" w:rsidRPr="00000000" w14:paraId="0000016F">
      <w:pPr>
        <w:rPr>
          <w:rFonts w:ascii="Arial" w:cs="Arial" w:eastAsia="Arial" w:hAnsi="Arial"/>
          <w:b w:val="1"/>
        </w:rPr>
      </w:pPr>
      <w:r w:rsidDel="00000000" w:rsidR="00000000" w:rsidRPr="00000000">
        <w:rPr>
          <w:rtl w:val="0"/>
        </w:rPr>
      </w:r>
    </w:p>
    <w:p w:rsidR="00000000" w:rsidDel="00000000" w:rsidP="00000000" w:rsidRDefault="00000000" w:rsidRPr="00000000" w14:paraId="00000170">
      <w:pPr>
        <w:rPr>
          <w:rFonts w:ascii="Arial" w:cs="Arial" w:eastAsia="Arial" w:hAnsi="Arial"/>
          <w:b w:val="1"/>
        </w:rPr>
      </w:pPr>
      <w:r w:rsidDel="00000000" w:rsidR="00000000" w:rsidRPr="00000000">
        <w:rPr>
          <w:rFonts w:ascii="Arial" w:cs="Arial" w:eastAsia="Arial" w:hAnsi="Arial"/>
          <w:b w:val="1"/>
          <w:rtl w:val="0"/>
        </w:rPr>
        <w:t xml:space="preserve">Subscription:</w:t>
      </w:r>
    </w:p>
    <w:p w:rsidR="00000000" w:rsidDel="00000000" w:rsidP="00000000" w:rsidRDefault="00000000" w:rsidRPr="00000000" w14:paraId="00000171">
      <w:pPr>
        <w:rPr>
          <w:rFonts w:ascii="Arial" w:cs="Arial" w:eastAsia="Arial" w:hAnsi="Arial"/>
          <w:b w:val="1"/>
        </w:rPr>
      </w:pPr>
      <w:r w:rsidDel="00000000" w:rsidR="00000000" w:rsidRPr="00000000">
        <w:rPr>
          <w:rFonts w:ascii="Arial" w:cs="Arial" w:eastAsia="Arial" w:hAnsi="Arial"/>
          <w:rtl w:val="0"/>
        </w:rPr>
        <w:t xml:space="preserve">A Subscription comprises a Topic Filter and a maximum QoS. A Subscription is associated with a single Session. A Session can contain more than one Subscription. Each Subscription within a Session has a different Topic Filter. </w:t>
      </w: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b w:val="1"/>
          <w:rtl w:val="0"/>
        </w:rPr>
        <w:t xml:space="preserve">Topic Alias:</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A topic alias is a 16-bit unsigned integer assigned by the Gateway during a session or pre-assigned by the application which represents and replaces a topic name or topic filter in the protocol packets.</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b w:val="1"/>
          <w:rtl w:val="0"/>
        </w:rPr>
        <w:t xml:space="preserve">Topic Name:</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The label attached to an Application Message which is matched against the Subscriptions known to the Gateway / Server.</w:t>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b w:val="1"/>
        </w:rPr>
      </w:pPr>
      <w:r w:rsidDel="00000000" w:rsidR="00000000" w:rsidRPr="00000000">
        <w:rPr>
          <w:rFonts w:ascii="Arial" w:cs="Arial" w:eastAsia="Arial" w:hAnsi="Arial"/>
          <w:b w:val="1"/>
          <w:rtl w:val="0"/>
        </w:rPr>
        <w:t xml:space="preserve">Topic Filter:</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b w:val="1"/>
        </w:rPr>
      </w:pPr>
      <w:r w:rsidDel="00000000" w:rsidR="00000000" w:rsidRPr="00000000">
        <w:rPr>
          <w:rFonts w:ascii="Arial" w:cs="Arial" w:eastAsia="Arial" w:hAnsi="Arial"/>
          <w:b w:val="1"/>
          <w:rtl w:val="0"/>
        </w:rPr>
        <w:t xml:space="preserve">Wildcard Subscription:</w:t>
      </w:r>
    </w:p>
    <w:p w:rsidR="00000000" w:rsidDel="00000000" w:rsidP="00000000" w:rsidRDefault="00000000" w:rsidRPr="00000000" w14:paraId="0000017D">
      <w:pPr>
        <w:rPr>
          <w:rFonts w:ascii="Arial" w:cs="Arial" w:eastAsia="Arial" w:hAnsi="Arial"/>
          <w:b w:val="1"/>
        </w:rPr>
      </w:pPr>
      <w:r w:rsidDel="00000000" w:rsidR="00000000" w:rsidRPr="00000000">
        <w:rPr>
          <w:rFonts w:ascii="Arial" w:cs="Arial" w:eastAsia="Arial" w:hAnsi="Arial"/>
          <w:rtl w:val="0"/>
        </w:rPr>
        <w:t xml:space="preserve">A Wildcard Subscription is a Subscription with a Topic Filter containing one or more wildcard characters. This allows the subscription to match more than one Topic Name. </w:t>
      </w: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b w:val="1"/>
        </w:rPr>
      </w:pPr>
      <w:bookmarkStart w:colFirst="0" w:colLast="0" w:name="_heading=h.44sinio" w:id="19"/>
      <w:bookmarkEnd w:id="19"/>
      <w:r w:rsidDel="00000000" w:rsidR="00000000" w:rsidRPr="00000000">
        <w:rPr>
          <w:rFonts w:ascii="Arial" w:cs="Arial" w:eastAsia="Arial" w:hAnsi="Arial"/>
          <w:b w:val="1"/>
          <w:rtl w:val="0"/>
        </w:rPr>
        <w:t xml:space="preserve">Control Packet:</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A packet of information that is sent across the Virtual Connection. The MQTT-SN specification defines 31</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(twenty nine) different types of MQTT-SN Control Packet, for example the PUBLISH packet is used to convey Application Messages.</w:t>
      </w:r>
    </w:p>
    <w:p w:rsidR="00000000" w:rsidDel="00000000" w:rsidP="00000000" w:rsidRDefault="00000000" w:rsidRPr="00000000" w14:paraId="00000181">
      <w:pPr>
        <w:rPr>
          <w:rFonts w:ascii="Arial" w:cs="Arial" w:eastAsia="Arial" w:hAnsi="Arial"/>
          <w:b w:val="1"/>
        </w:rPr>
      </w:pPr>
      <w:r w:rsidDel="00000000" w:rsidR="00000000" w:rsidRPr="00000000">
        <w:rPr>
          <w:rtl w:val="0"/>
        </w:rPr>
      </w:r>
    </w:p>
    <w:p w:rsidR="00000000" w:rsidDel="00000000" w:rsidP="00000000" w:rsidRDefault="00000000" w:rsidRPr="00000000" w14:paraId="00000182">
      <w:pPr>
        <w:rPr>
          <w:rFonts w:ascii="Arial" w:cs="Arial" w:eastAsia="Arial" w:hAnsi="Arial"/>
          <w:b w:val="1"/>
        </w:rPr>
      </w:pPr>
      <w:r w:rsidDel="00000000" w:rsidR="00000000" w:rsidRPr="00000000">
        <w:rPr>
          <w:rFonts w:ascii="Arial" w:cs="Arial" w:eastAsia="Arial" w:hAnsi="Arial"/>
          <w:b w:val="1"/>
          <w:rtl w:val="0"/>
        </w:rPr>
        <w:t xml:space="preserve">Wireless Sensor Networks (abbrev. WSN):</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color w:val="202124"/>
          <w:rtl w:val="0"/>
        </w:rPr>
        <w:t xml:space="preserve">N</w:t>
      </w:r>
      <w:r w:rsidDel="00000000" w:rsidR="00000000" w:rsidRPr="00000000">
        <w:rPr>
          <w:rFonts w:ascii="Arial" w:cs="Arial" w:eastAsia="Arial" w:hAnsi="Arial"/>
          <w:color w:val="202124"/>
          <w:highlight w:val="white"/>
          <w:rtl w:val="0"/>
        </w:rPr>
        <w:t xml:space="preserve">etworks of spatially dispersed and dedicated sensors that monitor and record the physical conditions of the environment and forward the collected data to a central location.</w:t>
      </w:r>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pStyle w:val="Heading2"/>
        <w:numPr>
          <w:ilvl w:val="1"/>
          <w:numId w:val="13"/>
        </w:numPr>
        <w:ind w:left="990" w:hanging="945"/>
        <w:rPr/>
      </w:pPr>
      <w:bookmarkStart w:colFirst="0" w:colLast="0" w:name="_heading=h.1ci93xb" w:id="20"/>
      <w:bookmarkEnd w:id="20"/>
      <w:r w:rsidDel="00000000" w:rsidR="00000000" w:rsidRPr="00000000">
        <w:rPr>
          <w:rtl w:val="0"/>
        </w:rPr>
      </w:r>
    </w:p>
    <w:p w:rsidR="00000000" w:rsidDel="00000000" w:rsidP="00000000" w:rsidRDefault="00000000" w:rsidRPr="00000000" w14:paraId="00000186">
      <w:pPr>
        <w:pStyle w:val="Heading3"/>
        <w:rPr/>
      </w:pPr>
      <w:bookmarkStart w:colFirst="0" w:colLast="0" w:name="_heading=h.uhokoxo9ekrg" w:id="21"/>
      <w:bookmarkEnd w:id="21"/>
      <w:r w:rsidDel="00000000" w:rsidR="00000000" w:rsidRPr="00000000">
        <w:rPr>
          <w:rtl w:val="0"/>
        </w:rPr>
      </w:r>
    </w:p>
    <w:p w:rsidR="00000000" w:rsidDel="00000000" w:rsidP="00000000" w:rsidRDefault="00000000" w:rsidRPr="00000000" w14:paraId="00000187">
      <w:pPr>
        <w:pStyle w:val="Heading2"/>
        <w:ind w:left="0" w:firstLine="0"/>
        <w:rPr/>
      </w:pPr>
      <w:bookmarkStart w:colFirst="0" w:colLast="0" w:name="_heading=h.2bn6wsx" w:id="22"/>
      <w:bookmarkEnd w:id="22"/>
      <w:r w:rsidDel="00000000" w:rsidR="00000000" w:rsidRPr="00000000">
        <w:rPr>
          <w:rtl w:val="0"/>
        </w:rPr>
        <w:t xml:space="preserve">1.4 </w:t>
      </w:r>
      <w:r w:rsidDel="00000000" w:rsidR="00000000" w:rsidRPr="00000000">
        <w:rPr>
          <w:rtl w:val="0"/>
        </w:rPr>
        <w:t xml:space="preserve">Data representation</w:t>
      </w:r>
    </w:p>
    <w:p w:rsidR="00000000" w:rsidDel="00000000" w:rsidP="00000000" w:rsidRDefault="00000000" w:rsidRPr="00000000" w14:paraId="00000188">
      <w:pPr>
        <w:pStyle w:val="Heading3"/>
        <w:ind w:left="0" w:firstLine="0"/>
        <w:rPr>
          <w:rFonts w:ascii="Arial" w:cs="Arial" w:eastAsia="Arial" w:hAnsi="Arial"/>
        </w:rPr>
      </w:pPr>
      <w:bookmarkStart w:colFirst="0" w:colLast="0" w:name="_heading=h.qsh70q" w:id="23"/>
      <w:bookmarkEnd w:id="23"/>
      <w:r w:rsidDel="00000000" w:rsidR="00000000" w:rsidRPr="00000000">
        <w:rPr>
          <w:rtl w:val="0"/>
        </w:rPr>
        <w:t xml:space="preserve">1.4.1 </w:t>
      </w:r>
      <w:r w:rsidDel="00000000" w:rsidR="00000000" w:rsidRPr="00000000">
        <w:rPr>
          <w:rFonts w:ascii="Arial" w:cs="Arial" w:eastAsia="Arial" w:hAnsi="Arial"/>
          <w:rtl w:val="0"/>
        </w:rPr>
        <w:t xml:space="preserve">Bits (Byte)</w:t>
      </w:r>
    </w:p>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8A">
      <w:pPr>
        <w:pStyle w:val="Heading3"/>
        <w:ind w:left="0" w:firstLine="0"/>
        <w:rPr>
          <w:rFonts w:ascii="Arial" w:cs="Arial" w:eastAsia="Arial" w:hAnsi="Arial"/>
        </w:rPr>
      </w:pPr>
      <w:bookmarkStart w:colFirst="0" w:colLast="0" w:name="_heading=h.3as4poj" w:id="24"/>
      <w:bookmarkEnd w:id="24"/>
      <w:r w:rsidDel="00000000" w:rsidR="00000000" w:rsidRPr="00000000">
        <w:rPr>
          <w:rtl w:val="0"/>
        </w:rPr>
        <w:t xml:space="preserve">1.4.2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8C">
      <w:pPr>
        <w:pStyle w:val="Heading3"/>
        <w:ind w:left="0" w:firstLine="0"/>
        <w:rPr>
          <w:rFonts w:ascii="Arial" w:cs="Arial" w:eastAsia="Arial" w:hAnsi="Arial"/>
        </w:rPr>
      </w:pPr>
      <w:bookmarkStart w:colFirst="0" w:colLast="0" w:name="_heading=h.1pxezwc" w:id="25"/>
      <w:bookmarkEnd w:id="25"/>
      <w:r w:rsidDel="00000000" w:rsidR="00000000" w:rsidRPr="00000000">
        <w:rPr>
          <w:rtl w:val="0"/>
        </w:rPr>
        <w:t xml:space="preserve">1.4.3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8E">
      <w:pPr>
        <w:pStyle w:val="Heading3"/>
        <w:ind w:left="0" w:firstLine="0"/>
        <w:rPr>
          <w:rFonts w:ascii="Arial" w:cs="Arial" w:eastAsia="Arial" w:hAnsi="Arial"/>
        </w:rPr>
      </w:pPr>
      <w:bookmarkStart w:colFirst="0" w:colLast="0" w:name="_heading=h.49x2ik5" w:id="26"/>
      <w:bookmarkEnd w:id="26"/>
      <w:r w:rsidDel="00000000" w:rsidR="00000000" w:rsidRPr="00000000">
        <w:rPr>
          <w:rtl w:val="0"/>
        </w:rPr>
        <w:t xml:space="preserve">1.4.4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8F">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0">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1">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90">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1">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92">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8">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9D">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A5">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A6">
      <w:pPr>
        <w:rPr>
          <w:rFonts w:ascii="Arial" w:cs="Arial" w:eastAsia="Arial" w:hAnsi="Arial"/>
          <w:color w:val="000000"/>
        </w:rPr>
      </w:pPr>
      <w:r w:rsidDel="00000000" w:rsidR="00000000" w:rsidRPr="00000000">
        <w:rPr>
          <w:rtl w:val="0"/>
        </w:rPr>
      </w:r>
    </w:p>
    <w:p w:rsidR="00000000" w:rsidDel="00000000" w:rsidP="00000000" w:rsidRDefault="00000000" w:rsidRPr="00000000" w14:paraId="000001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2">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43">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MQTT Control Packet containing ill-formed UTF-8 it is a Malformed Packet</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 receives an MQTT-SN Control Packet containing U+0000 it is a Malformed Packet.</w:t>
      </w:r>
    </w:p>
    <w:p w:rsidR="00000000" w:rsidDel="00000000" w:rsidP="00000000" w:rsidRDefault="00000000" w:rsidRPr="00000000" w14:paraId="000001AA">
      <w:pPr>
        <w:rPr>
          <w:rFonts w:ascii="Arial" w:cs="Arial" w:eastAsia="Arial" w:hAnsi="Arial"/>
          <w:color w:val="000000"/>
        </w:rPr>
      </w:pPr>
      <w:r w:rsidDel="00000000" w:rsidR="00000000" w:rsidRPr="00000000">
        <w:rPr>
          <w:rtl w:val="0"/>
        </w:rPr>
      </w:r>
    </w:p>
    <w:p w:rsidR="00000000" w:rsidDel="00000000" w:rsidP="00000000" w:rsidRDefault="00000000" w:rsidRPr="00000000" w14:paraId="000001AB">
      <w:pPr>
        <w:rPr>
          <w:rFonts w:ascii="Arial" w:cs="Arial" w:eastAsia="Arial" w:hAnsi="Arial"/>
          <w:color w:val="000000"/>
        </w:rPr>
      </w:pPr>
      <w:r w:rsidDel="00000000" w:rsidR="00000000" w:rsidRPr="00000000">
        <w:rPr>
          <w:rFonts w:ascii="Arial" w:cs="Arial" w:eastAsia="Arial" w:hAnsi="Arial"/>
          <w:color w:val="000000"/>
          <w:rtl w:val="0"/>
        </w:rPr>
        <w:t xml:space="preserve">The data SHOULD NOT include encodings of the Unicode [Unicode] code points listed below. If a receiver (Server or Client) receives an MQTT-SN Control Packet containing any of them it MAY treat it as a Malformed Packet. These are the Disallowed Unicode code points.</w:t>
      </w:r>
    </w:p>
    <w:p w:rsidR="00000000" w:rsidDel="00000000" w:rsidP="00000000" w:rsidRDefault="00000000" w:rsidRPr="00000000" w14:paraId="000001AC">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4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p>
    <w:p w:rsidR="00000000" w:rsidDel="00000000" w:rsidP="00000000" w:rsidRDefault="00000000" w:rsidRPr="00000000" w14:paraId="000001B0">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3">
      <w:pPr>
        <w:ind w:left="540" w:firstLine="0"/>
        <w:rPr>
          <w:rFonts w:ascii="Arial" w:cs="Arial" w:eastAsia="Arial" w:hAnsi="Arial"/>
          <w:b w:val="1"/>
        </w:rPr>
      </w:pPr>
      <w:bookmarkStart w:colFirst="0" w:colLast="0" w:name="_heading=h.2p2csry" w:id="27"/>
      <w:bookmarkEnd w:id="27"/>
      <w:r w:rsidDel="00000000" w:rsidR="00000000" w:rsidRPr="00000000">
        <w:rPr>
          <w:rFonts w:ascii="Arial" w:cs="Arial" w:eastAsia="Arial" w:hAnsi="Arial"/>
          <w:b w:val="1"/>
          <w:rtl w:val="0"/>
        </w:rPr>
        <w:t xml:space="preserve">Informative</w:t>
      </w:r>
      <w:r w:rsidDel="00000000" w:rsidR="00000000" w:rsidRPr="00000000">
        <w:rPr>
          <w:rFonts w:ascii="Arial" w:cs="Arial" w:eastAsia="Arial" w:hAnsi="Arial"/>
          <w:b w:val="1"/>
          <w:rtl w:val="0"/>
        </w:rPr>
        <w:t xml:space="preserve"> example</w:t>
      </w:r>
    </w:p>
    <w:p w:rsidR="00000000" w:rsidDel="00000000" w:rsidP="00000000" w:rsidRDefault="00000000" w:rsidRPr="00000000" w14:paraId="000001B4">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5"/>
        </w:sdtContent>
      </w:sdt>
      <w:r w:rsidDel="00000000" w:rsidR="00000000" w:rsidRPr="00000000">
        <w:rPr>
          <w:rFonts w:ascii="Arial" w:cs="Arial" w:eastAsia="Arial" w:hAnsi="Arial"/>
          <w:rtl w:val="0"/>
        </w:rPr>
        <w:t xml:space="preserve">the string A</w:t>
      </w:r>
      <w:r w:rsidDel="00000000" w:rsidR="00000000" w:rsidRPr="00000000">
        <w:rPr>
          <w:rFonts w:ascii="Arial" w:cs="Arial" w:eastAsia="Arial" w:hAnsi="Arial"/>
          <w:color w:val="000000"/>
          <w:rtl w:val="0"/>
        </w:rPr>
        <w:t xml:space="preserve">𪛔</w:t>
      </w:r>
      <w:r w:rsidDel="00000000" w:rsidR="00000000" w:rsidRPr="00000000">
        <w:rPr>
          <w:rFonts w:ascii="Arial" w:cs="Arial" w:eastAsia="Arial" w:hAnsi="Arial"/>
          <w:rtl w:val="0"/>
        </w:rPr>
        <w:t xml:space="preserve"> which</w:t>
      </w:r>
      <w:commentRangeEnd w:id="5"/>
      <w:r w:rsidDel="00000000" w:rsidR="00000000" w:rsidRPr="00000000">
        <w:commentReference w:id="5"/>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B5">
      <w:pPr>
        <w:rPr>
          <w:rFonts w:ascii="Arial" w:cs="Arial" w:eastAsia="Arial" w:hAnsi="Arial"/>
        </w:rPr>
      </w:pPr>
      <w:bookmarkStart w:colFirst="0" w:colLast="0" w:name="_heading=h.147n2zr" w:id="28"/>
      <w:bookmarkEnd w:id="28"/>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B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B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B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B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B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B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B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B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B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C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C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0">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2">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D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2">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E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1F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1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8">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1A">
      <w:pPr>
        <w:pStyle w:val="Heading1"/>
        <w:ind w:left="432" w:hanging="432"/>
        <w:rPr>
          <w:rFonts w:ascii="Arial" w:cs="Arial" w:eastAsia="Arial" w:hAnsi="Arial"/>
        </w:rPr>
      </w:pPr>
      <w:bookmarkStart w:colFirst="0" w:colLast="0" w:name="_heading=h.3o7alnk" w:id="29"/>
      <w:bookmarkEnd w:id="29"/>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MQTT-SN Control Packet format</w:t>
      </w:r>
    </w:p>
    <w:p w:rsidR="00000000" w:rsidDel="00000000" w:rsidP="00000000" w:rsidRDefault="00000000" w:rsidRPr="00000000" w14:paraId="0000021B">
      <w:pPr>
        <w:pStyle w:val="Heading2"/>
        <w:ind w:left="0" w:firstLine="0"/>
        <w:rPr>
          <w:rFonts w:ascii="Arial" w:cs="Arial" w:eastAsia="Arial" w:hAnsi="Arial"/>
        </w:rPr>
      </w:pPr>
      <w:bookmarkStart w:colFirst="0" w:colLast="0" w:name="_heading=h.23ckvvd" w:id="30"/>
      <w:bookmarkEnd w:id="30"/>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1F">
      <w:pPr>
        <w:rPr>
          <w:rFonts w:ascii="Arial" w:cs="Arial" w:eastAsia="Arial" w:hAnsi="Arial"/>
        </w:rPr>
      </w:pPr>
      <w:bookmarkStart w:colFirst="0" w:colLast="0" w:name="_heading=h.ihv636" w:id="31"/>
      <w:bookmarkEnd w:id="31"/>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21">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32hioqz" w:id="32"/>
      <w:bookmarkEnd w:id="32"/>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23">
      <w:pPr>
        <w:rPr>
          <w:rFonts w:ascii="Arial" w:cs="Arial" w:eastAsia="Arial" w:hAnsi="Arial"/>
        </w:rPr>
      </w:pPr>
      <w:r w:rsidDel="00000000" w:rsidR="00000000" w:rsidRPr="00000000">
        <w:rPr>
          <w:rtl w:val="0"/>
        </w:rPr>
      </w:r>
    </w:p>
    <w:p w:rsidR="00000000" w:rsidDel="00000000" w:rsidP="00000000" w:rsidRDefault="00000000" w:rsidRPr="00000000" w14:paraId="00000224">
      <w:pPr>
        <w:pStyle w:val="Heading3"/>
        <w:ind w:left="0" w:firstLine="0"/>
        <w:rPr>
          <w:rFonts w:ascii="Arial" w:cs="Arial" w:eastAsia="Arial" w:hAnsi="Arial"/>
        </w:rPr>
      </w:pPr>
      <w:bookmarkStart w:colFirst="0" w:colLast="0" w:name="_heading=h.1hmsyys" w:id="33"/>
      <w:bookmarkEnd w:id="33"/>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7">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28">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jc w:val="center"/>
              <w:rPr>
                <w:rFonts w:ascii="Arial" w:cs="Arial" w:eastAsia="Arial" w:hAnsi="Arial"/>
              </w:rPr>
            </w:pPr>
            <w:bookmarkStart w:colFirst="0" w:colLast="0" w:name="_heading=h.41mghml" w:id="34"/>
            <w:bookmarkEnd w:id="34"/>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B">
            <w:pPr>
              <w:jc w:val="center"/>
              <w:rPr>
                <w:rFonts w:ascii="Arial" w:cs="Arial" w:eastAsia="Arial" w:hAnsi="Arial"/>
              </w:rPr>
            </w:pPr>
            <w:bookmarkStart w:colFirst="0" w:colLast="0" w:name="_heading=h.2grqrue" w:id="35"/>
            <w:bookmarkEnd w:id="35"/>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2E">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2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3A">
      <w:pPr>
        <w:rPr>
          <w:rFonts w:ascii="Arial" w:cs="Arial" w:eastAsia="Arial" w:hAnsi="Arial"/>
        </w:rPr>
      </w:pPr>
      <w:r w:rsidDel="00000000" w:rsidR="00000000" w:rsidRPr="00000000">
        <w:rPr>
          <w:rtl w:val="0"/>
        </w:rPr>
      </w:r>
    </w:p>
    <w:p w:rsidR="00000000" w:rsidDel="00000000" w:rsidP="00000000" w:rsidRDefault="00000000" w:rsidRPr="00000000" w14:paraId="0000023B">
      <w:pPr>
        <w:pStyle w:val="Heading3"/>
        <w:keepLines w:val="1"/>
        <w:spacing w:after="145" w:before="0" w:line="259" w:lineRule="auto"/>
        <w:ind w:left="0" w:firstLine="0"/>
        <w:rPr>
          <w:rFonts w:ascii="Arial" w:cs="Arial" w:eastAsia="Arial" w:hAnsi="Arial"/>
        </w:rPr>
      </w:pPr>
      <w:bookmarkStart w:colFirst="0" w:colLast="0" w:name="_heading=h.vx1227" w:id="36"/>
      <w:bookmarkEnd w:id="36"/>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3C">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3D">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3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Packets with lengths up to and including 255 bytes MUST use the shorter byte format.</w:t>
      </w:r>
    </w:p>
    <w:p w:rsidR="00000000" w:rsidDel="00000000" w:rsidP="00000000" w:rsidRDefault="00000000" w:rsidRPr="00000000" w14:paraId="0000023F">
      <w:pPr>
        <w:spacing w:after="307" w:lineRule="auto"/>
        <w:ind w:left="-15" w:right="4" w:firstLine="299"/>
        <w:rPr>
          <w:rFonts w:ascii="Arial" w:cs="Arial" w:eastAsia="Arial" w:hAnsi="Arial"/>
        </w:rPr>
      </w:pPr>
      <w:r w:rsidDel="00000000" w:rsidR="00000000" w:rsidRPr="00000000">
        <w:rPr>
          <w:rtl w:val="0"/>
        </w:rPr>
      </w:r>
    </w:p>
    <w:p w:rsidR="00000000" w:rsidDel="00000000" w:rsidP="00000000" w:rsidRDefault="00000000" w:rsidRPr="00000000" w14:paraId="00000240">
      <w:pPr>
        <w:ind w:right="4" w:firstLine="583"/>
        <w:rPr>
          <w:rFonts w:ascii="Arial" w:cs="Arial" w:eastAsia="Arial" w:hAnsi="Arial"/>
          <w:b w:val="1"/>
        </w:rPr>
      </w:pPr>
      <w:bookmarkStart w:colFirst="0" w:colLast="0" w:name="_heading=h.3fwokq0" w:id="37"/>
      <w:bookmarkEnd w:id="37"/>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p>
    <w:p w:rsidR="00000000" w:rsidDel="00000000" w:rsidP="00000000" w:rsidRDefault="00000000" w:rsidRPr="00000000" w14:paraId="00000241">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2">
      <w:pPr>
        <w:pStyle w:val="Heading3"/>
        <w:keepLines w:val="1"/>
        <w:spacing w:after="145" w:before="0" w:line="259" w:lineRule="auto"/>
        <w:ind w:left="0" w:right="4" w:firstLine="0"/>
        <w:rPr>
          <w:rFonts w:ascii="Arial" w:cs="Arial" w:eastAsia="Arial" w:hAnsi="Arial"/>
        </w:rPr>
      </w:pPr>
      <w:bookmarkStart w:colFirst="0" w:colLast="0" w:name="_heading=h.1v1yuxt" w:id="38"/>
      <w:bookmarkEnd w:id="38"/>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245"/>
        <w:gridCol w:w="2010"/>
        <w:gridCol w:w="4680"/>
        <w:tblGridChange w:id="0">
          <w:tblGrid>
            <w:gridCol w:w="1980"/>
            <w:gridCol w:w="1245"/>
            <w:gridCol w:w="201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4">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5">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6">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7">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Gateway </w:t>
            </w:r>
            <w:sdt>
              <w:sdtPr>
                <w:tag w:val="goog_rdk_9"/>
              </w:sdtPr>
              <w:sdtContent>
                <w:ins w:author="davide.lenzarini@u-blox.com" w:id="2" w:date="2023-11-29T17:46:35Z">
                  <w:r w:rsidDel="00000000" w:rsidR="00000000" w:rsidRPr="00000000">
                    <w:rPr>
                      <w:rFonts w:ascii="Arial" w:cs="Arial" w:eastAsia="Arial" w:hAnsi="Arial"/>
                      <w:rtl w:val="0"/>
                    </w:rPr>
                    <w:t xml:space="preserve">multicast</w:t>
                  </w:r>
                </w:ins>
              </w:sdtContent>
            </w:sdt>
            <w:sdt>
              <w:sdtPr>
                <w:tag w:val="goog_rdk_10"/>
              </w:sdtPr>
              <w:sdtContent>
                <w:del w:author="davide.lenzarini@u-blox.com" w:id="2" w:date="2023-11-29T17:46:35Z">
                  <w:r w:rsidDel="00000000" w:rsidR="00000000" w:rsidRPr="00000000">
                    <w:rPr>
                      <w:rFonts w:ascii="Arial" w:cs="Arial" w:eastAsia="Arial" w:hAnsi="Arial"/>
                      <w:rtl w:val="0"/>
                    </w:rPr>
                    <w:delText xml:space="preserve">broadcast</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C">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center"/>
              <w:rPr>
                <w:rFonts w:ascii="Arial" w:cs="Arial" w:eastAsia="Arial" w:hAnsi="Arial"/>
              </w:rPr>
            </w:pPr>
            <w:r w:rsidDel="00000000" w:rsidR="00000000" w:rsidRPr="00000000">
              <w:rPr>
                <w:rFonts w:ascii="Arial" w:cs="Arial" w:eastAsia="Arial" w:hAnsi="Arial"/>
                <w:rtl w:val="0"/>
              </w:rPr>
              <w:t xml:space="preserve">Client </w:t>
            </w:r>
            <w:sdt>
              <w:sdtPr>
                <w:tag w:val="goog_rdk_11"/>
              </w:sdtPr>
              <w:sdtContent>
                <w:ins w:author="davide.lenzarini@u-blox.com" w:id="3" w:date="2023-11-29T17:46:40Z">
                  <w:r w:rsidDel="00000000" w:rsidR="00000000" w:rsidRPr="00000000">
                    <w:rPr>
                      <w:rFonts w:ascii="Arial" w:cs="Arial" w:eastAsia="Arial" w:hAnsi="Arial"/>
                      <w:rtl w:val="0"/>
                    </w:rPr>
                    <w:t xml:space="preserve">multicast</w:t>
                  </w:r>
                </w:ins>
              </w:sdtContent>
            </w:sdt>
            <w:sdt>
              <w:sdtPr>
                <w:tag w:val="goog_rdk_12"/>
              </w:sdtPr>
              <w:sdtContent>
                <w:del w:author="davide.lenzarini@u-blox.com" w:id="3" w:date="2023-11-29T17:46:40Z">
                  <w:r w:rsidDel="00000000" w:rsidR="00000000" w:rsidRPr="00000000">
                    <w:rPr>
                      <w:rFonts w:ascii="Arial" w:cs="Arial" w:eastAsia="Arial" w:hAnsi="Arial"/>
                      <w:rtl w:val="0"/>
                    </w:rPr>
                    <w:delText xml:space="preserve">broadcast</w:delText>
                  </w:r>
                </w:del>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4">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8">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C">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0">
            <w:pPr>
              <w:jc w:val="center"/>
              <w:rPr>
                <w:rFonts w:ascii="Arial" w:cs="Arial" w:eastAsia="Arial" w:hAnsi="Arial"/>
                <w:b w:val="1"/>
              </w:rPr>
            </w:pPr>
            <w:r w:rsidDel="00000000" w:rsidR="00000000" w:rsidRPr="00000000">
              <w:rPr>
                <w:rFonts w:ascii="Arial" w:cs="Arial" w:eastAsia="Arial" w:hAnsi="Arial"/>
                <w:b w:val="1"/>
                <w:rtl w:val="0"/>
              </w:rPr>
              <w:t xml:space="preserve">WILLTOPICREQ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Request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4">
            <w:pPr>
              <w:jc w:val="center"/>
              <w:rPr>
                <w:rFonts w:ascii="Arial" w:cs="Arial" w:eastAsia="Arial" w:hAnsi="Arial"/>
                <w:b w:val="1"/>
              </w:rPr>
            </w:pPr>
            <w:r w:rsidDel="00000000" w:rsidR="00000000" w:rsidRPr="00000000">
              <w:rPr>
                <w:rFonts w:ascii="Arial" w:cs="Arial" w:eastAsia="Arial" w:hAnsi="Arial"/>
                <w:b w:val="1"/>
                <w:rtl w:val="0"/>
              </w:rPr>
              <w:t xml:space="preserve">WILLTOPIC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Supply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8">
            <w:pPr>
              <w:jc w:val="center"/>
              <w:rPr>
                <w:rFonts w:ascii="Arial" w:cs="Arial" w:eastAsia="Arial" w:hAnsi="Arial"/>
                <w:b w:val="1"/>
              </w:rPr>
            </w:pPr>
            <w:r w:rsidDel="00000000" w:rsidR="00000000" w:rsidRPr="00000000">
              <w:rPr>
                <w:rFonts w:ascii="Arial" w:cs="Arial" w:eastAsia="Arial" w:hAnsi="Arial"/>
                <w:b w:val="1"/>
                <w:rtl w:val="0"/>
              </w:rPr>
              <w:t xml:space="preserve">WILLMSGREQ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Request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WILLMSG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Supply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0">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4">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8">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1">
            <w:pPr>
              <w:jc w:val="center"/>
              <w:rPr>
                <w:rFonts w:ascii="Arial" w:cs="Arial" w:eastAsia="Arial" w:hAnsi="Arial"/>
                <w:b w:val="1"/>
              </w:rPr>
            </w:pPr>
            <w:r w:rsidDel="00000000" w:rsidR="00000000" w:rsidRPr="00000000">
              <w:rPr>
                <w:rFonts w:ascii="Arial" w:cs="Arial" w:eastAsia="Arial" w:hAnsi="Arial"/>
                <w:b w:val="1"/>
                <w:rtl w:val="0"/>
              </w:rPr>
              <w:t xml:space="preserve">PUBLISH-OUT-OF BAND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packet for out of band messages which need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9">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D">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5">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9">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D">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2">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6">
            <w:pPr>
              <w:jc w:val="center"/>
              <w:rPr>
                <w:rFonts w:ascii="Arial" w:cs="Arial" w:eastAsia="Arial" w:hAnsi="Arial"/>
                <w:b w:val="1"/>
              </w:rPr>
            </w:pPr>
            <w:r w:rsidDel="00000000" w:rsidR="00000000" w:rsidRPr="00000000">
              <w:rPr>
                <w:rFonts w:ascii="Arial" w:cs="Arial" w:eastAsia="Arial" w:hAnsi="Arial"/>
                <w:b w:val="1"/>
                <w:rtl w:val="0"/>
              </w:rPr>
              <w:t xml:space="preserve">WILLTOPICUPD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rPr>
            </w:pPr>
            <w:r w:rsidDel="00000000" w:rsidR="00000000" w:rsidRPr="00000000">
              <w:rPr>
                <w:rFonts w:ascii="Arial" w:cs="Arial" w:eastAsia="Arial" w:hAnsi="Arial"/>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Modify the will topic name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A">
            <w:pPr>
              <w:jc w:val="center"/>
              <w:rPr>
                <w:rFonts w:ascii="Arial" w:cs="Arial" w:eastAsia="Arial" w:hAnsi="Arial"/>
                <w:b w:val="1"/>
              </w:rPr>
            </w:pPr>
            <w:r w:rsidDel="00000000" w:rsidR="00000000" w:rsidRPr="00000000">
              <w:rPr>
                <w:rFonts w:ascii="Arial" w:cs="Arial" w:eastAsia="Arial" w:hAnsi="Arial"/>
                <w:b w:val="1"/>
                <w:rtl w:val="0"/>
              </w:rPr>
              <w:t xml:space="preserve">WILLTOPICRESP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rPr>
            </w:pPr>
            <w:r w:rsidDel="00000000" w:rsidR="00000000" w:rsidRPr="00000000">
              <w:rPr>
                <w:rFonts w:ascii="Arial" w:cs="Arial" w:eastAsia="Arial" w:hAnsi="Arial"/>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Acknowledge the will topic name modification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E">
            <w:pPr>
              <w:jc w:val="center"/>
              <w:rPr>
                <w:rFonts w:ascii="Arial" w:cs="Arial" w:eastAsia="Arial" w:hAnsi="Arial"/>
                <w:b w:val="1"/>
              </w:rPr>
            </w:pPr>
            <w:r w:rsidDel="00000000" w:rsidR="00000000" w:rsidRPr="00000000">
              <w:rPr>
                <w:rFonts w:ascii="Arial" w:cs="Arial" w:eastAsia="Arial" w:hAnsi="Arial"/>
                <w:b w:val="1"/>
                <w:rtl w:val="0"/>
              </w:rPr>
              <w:t xml:space="preserve">WILLMSGUPD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0x1C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Modify the will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2">
            <w:pPr>
              <w:jc w:val="center"/>
              <w:rPr>
                <w:rFonts w:ascii="Arial" w:cs="Arial" w:eastAsia="Arial" w:hAnsi="Arial"/>
                <w:b w:val="1"/>
              </w:rPr>
            </w:pPr>
            <w:r w:rsidDel="00000000" w:rsidR="00000000" w:rsidRPr="00000000">
              <w:rPr>
                <w:rFonts w:ascii="Arial" w:cs="Arial" w:eastAsia="Arial" w:hAnsi="Arial"/>
                <w:b w:val="1"/>
                <w:rtl w:val="0"/>
              </w:rPr>
              <w:t xml:space="preserve">WILLMSGRESP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Acknowledge the will message modification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6">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FORWARDERENCAPSULATION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F">
            <w:pPr>
              <w:jc w:val="center"/>
              <w:rPr>
                <w:rFonts w:ascii="Arial" w:cs="Arial" w:eastAsia="Arial" w:hAnsi="Arial"/>
                <w:b w:val="1"/>
              </w:rPr>
            </w:pPr>
            <w:r w:rsidDel="00000000" w:rsidR="00000000" w:rsidRPr="00000000">
              <w:rPr>
                <w:rFonts w:ascii="Arial" w:cs="Arial" w:eastAsia="Arial" w:hAnsi="Arial"/>
                <w:b w:val="1"/>
                <w:rtl w:val="0"/>
              </w:rPr>
              <w:t xml:space="preserve">PROTECTION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r w:rsidDel="00000000" w:rsidR="00000000" w:rsidRPr="00000000">
        <w:rPr>
          <w:rtl w:val="0"/>
        </w:rPr>
      </w:r>
    </w:p>
    <w:p w:rsidR="00000000" w:rsidDel="00000000" w:rsidP="00000000" w:rsidRDefault="00000000" w:rsidRPr="00000000" w14:paraId="000002D5">
      <w:pPr>
        <w:pStyle w:val="Heading2"/>
        <w:ind w:left="0" w:firstLine="0"/>
        <w:rPr>
          <w:rFonts w:ascii="Arial" w:cs="Arial" w:eastAsia="Arial" w:hAnsi="Arial"/>
        </w:rPr>
      </w:pPr>
      <w:bookmarkStart w:colFirst="0" w:colLast="0" w:name="_heading=h.19c6y18" w:id="39"/>
      <w:bookmarkEnd w:id="39"/>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D6">
      <w:pPr>
        <w:rPr>
          <w:rFonts w:ascii="Arial" w:cs="Arial" w:eastAsia="Arial" w:hAnsi="Arial"/>
        </w:rPr>
      </w:pPr>
      <w:bookmarkStart w:colFirst="0" w:colLast="0" w:name="_heading=h.3tbugp1" w:id="40"/>
      <w:bookmarkEnd w:id="40"/>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3"/>
        </w:sdtPr>
        <w:sdtContent>
          <w:commentRangeStart w:id="6"/>
        </w:sdtContent>
      </w:sdt>
      <w:r w:rsidDel="00000000" w:rsidR="00000000" w:rsidRPr="00000000">
        <w:rPr>
          <w:rFonts w:ascii="Arial" w:cs="Arial" w:eastAsia="Arial" w:hAnsi="Arial"/>
          <w:rtl w:val="0"/>
        </w:rPr>
        <w:t xml:space="preserve">MQTT-SN Control Packets that require a Packet Identifier are shown below</w:t>
      </w:r>
      <w:commentRangeEnd w:id="6"/>
      <w:r w:rsidDel="00000000" w:rsidR="00000000" w:rsidRPr="00000000">
        <w:commentReference w:id="6"/>
      </w:r>
      <w:r w:rsidDel="00000000" w:rsidR="00000000" w:rsidRPr="00000000">
        <w:rPr>
          <w:rFonts w:ascii="Arial" w:cs="Arial" w:eastAsia="Arial" w:hAnsi="Arial"/>
          <w:rtl w:val="0"/>
        </w:rPr>
        <w:t xml:space="preserve">:</w:t>
      </w:r>
    </w:p>
    <w:p w:rsidR="00000000" w:rsidDel="00000000" w:rsidP="00000000" w:rsidRDefault="00000000" w:rsidRPr="00000000" w14:paraId="000002D7">
      <w:pPr>
        <w:rPr>
          <w:rFonts w:ascii="Arial" w:cs="Arial" w:eastAsia="Arial" w:hAnsi="Arial"/>
        </w:rPr>
      </w:pPr>
      <w:r w:rsidDel="00000000" w:rsidR="00000000" w:rsidRPr="00000000">
        <w:rPr>
          <w:rtl w:val="0"/>
        </w:rPr>
      </w:r>
    </w:p>
    <w:tbl>
      <w:tblPr>
        <w:tblStyle w:val="Table7"/>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D9">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PUBLISHOOB</w:t>
            </w:r>
          </w:p>
        </w:tc>
        <w:tc>
          <w:tcPr>
            <w:shd w:fill="auto" w:val="clear"/>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WILLTOPICREQ</w:t>
            </w:r>
          </w:p>
        </w:tc>
        <w:tc>
          <w:tcPr>
            <w:shd w:fill="auto" w:val="clear"/>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WILLTOPIC</w:t>
            </w:r>
          </w:p>
        </w:tc>
        <w:tc>
          <w:tcPr>
            <w:shd w:fill="auto" w:val="clear"/>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WILLMGSREQ</w:t>
            </w:r>
          </w:p>
        </w:tc>
        <w:tc>
          <w:tcPr>
            <w:shd w:fill="auto" w:val="clear"/>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WILLMSG</w:t>
            </w:r>
          </w:p>
        </w:tc>
        <w:tc>
          <w:tcPr>
            <w:shd w:fill="auto" w:val="clear"/>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WILLTOPICUPD</w:t>
            </w:r>
          </w:p>
        </w:tc>
        <w:tc>
          <w:tcPr>
            <w:shd w:fill="auto" w:val="clear"/>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WILLTOPICRESP</w:t>
            </w:r>
          </w:p>
        </w:tc>
        <w:tc>
          <w:tcPr>
            <w:shd w:fill="auto" w:val="clear"/>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WILLMSGUPD</w:t>
            </w:r>
          </w:p>
        </w:tc>
        <w:tc>
          <w:tcPr>
            <w:shd w:fill="auto" w:val="clear"/>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WILLMSGRESP</w:t>
            </w:r>
          </w:p>
        </w:tc>
        <w:tc>
          <w:tcPr>
            <w:shd w:fill="auto" w:val="clear"/>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Encapsulated Packet</w:t>
            </w:r>
          </w:p>
        </w:tc>
        <w:tc>
          <w:tcPr>
            <w:shd w:fill="auto" w:val="clear"/>
          </w:tcPr>
          <w:p w:rsidR="00000000" w:rsidDel="00000000" w:rsidP="00000000" w:rsidRDefault="00000000" w:rsidRPr="00000000" w14:paraId="00000315">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PROTECTION</w:t>
            </w:r>
          </w:p>
        </w:tc>
        <w:tc>
          <w:tcPr>
            <w:shd w:fill="auto" w:val="clear"/>
          </w:tcPr>
          <w:p w:rsidR="00000000" w:rsidDel="00000000" w:rsidP="00000000" w:rsidRDefault="00000000" w:rsidRPr="00000000" w14:paraId="00000317">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1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31A">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B">
      <w:pPr>
        <w:rPr>
          <w:rFonts w:ascii="Arial" w:cs="Arial" w:eastAsia="Arial" w:hAnsi="Arial"/>
          <w:color w:val="ff0000"/>
        </w:rPr>
      </w:pPr>
      <w:r w:rsidDel="00000000" w:rsidR="00000000" w:rsidRPr="00000000">
        <w:rPr>
          <w:rtl w:val="0"/>
        </w:rPr>
      </w:r>
    </w:p>
    <w:p w:rsidR="00000000" w:rsidDel="00000000" w:rsidP="00000000" w:rsidRDefault="00000000" w:rsidRPr="00000000" w14:paraId="0000031C">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w:t>
      </w:r>
      <w:r w:rsidDel="00000000" w:rsidR="00000000" w:rsidRPr="00000000">
        <w:rPr>
          <w:rFonts w:ascii="Arial" w:cs="Arial" w:eastAsia="Arial" w:hAnsi="Arial"/>
          <w:rtl w:val="0"/>
        </w:rPr>
        <w:t xml:space="preserve">-1</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D">
      <w:pPr>
        <w:rPr>
          <w:rFonts w:ascii="Arial" w:cs="Arial" w:eastAsia="Arial" w:hAnsi="Arial"/>
        </w:rPr>
      </w:pPr>
      <w:r w:rsidDel="00000000" w:rsidR="00000000" w:rsidRPr="00000000">
        <w:rPr>
          <w:rtl w:val="0"/>
        </w:rPr>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highlight w:val="yellow"/>
          <w:rtl w:val="0"/>
        </w:rPr>
        <w:t xml:space="preserve">Each time a Client sends a new SUBSCRIBE, UNSUBSCRIBE,or PUBLISH (where QoS &gt; 0 and it is not OUT OF BAND) MQTT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F">
      <w:pPr>
        <w:rPr>
          <w:rFonts w:ascii="Arial" w:cs="Arial" w:eastAsia="Arial" w:hAnsi="Arial"/>
        </w:rPr>
      </w:pPr>
      <w:r w:rsidDel="00000000" w:rsidR="00000000" w:rsidRPr="00000000">
        <w:rPr>
          <w:rtl w:val="0"/>
        </w:rPr>
      </w:r>
    </w:p>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21">
      <w:pPr>
        <w:rPr>
          <w:rFonts w:ascii="Arial" w:cs="Arial" w:eastAsia="Arial" w:hAnsi="Arial"/>
        </w:rPr>
      </w:pPr>
      <w:r w:rsidDel="00000000" w:rsidR="00000000" w:rsidRPr="00000000">
        <w:rPr>
          <w:rtl w:val="0"/>
        </w:rPr>
      </w:r>
    </w:p>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23">
      <w:pPr>
        <w:rPr>
          <w:rFonts w:ascii="Arial" w:cs="Arial" w:eastAsia="Arial" w:hAnsi="Arial"/>
        </w:rPr>
      </w:pPr>
      <w:r w:rsidDel="00000000" w:rsidR="00000000" w:rsidRPr="00000000">
        <w:rPr>
          <w:rtl w:val="0"/>
        </w:rPr>
      </w:r>
    </w:p>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p>
    <w:p w:rsidR="00000000" w:rsidDel="00000000" w:rsidP="00000000" w:rsidRDefault="00000000" w:rsidRPr="00000000" w14:paraId="00000325">
      <w:pPr>
        <w:rPr>
          <w:rFonts w:ascii="Arial" w:cs="Arial" w:eastAsia="Arial" w:hAnsi="Arial"/>
        </w:rPr>
      </w:pPr>
      <w:r w:rsidDel="00000000" w:rsidR="00000000" w:rsidRPr="00000000">
        <w:rPr>
          <w:rtl w:val="0"/>
        </w:rPr>
      </w:r>
    </w:p>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27">
      <w:pPr>
        <w:rPr>
          <w:rFonts w:ascii="Arial" w:cs="Arial" w:eastAsia="Arial" w:hAnsi="Arial"/>
        </w:rPr>
      </w:pPr>
      <w:r w:rsidDel="00000000" w:rsidR="00000000" w:rsidRPr="00000000">
        <w:rPr>
          <w:rtl w:val="0"/>
        </w:rPr>
      </w:r>
    </w:p>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p>
    <w:p w:rsidR="00000000" w:rsidDel="00000000" w:rsidP="00000000" w:rsidRDefault="00000000" w:rsidRPr="00000000" w14:paraId="00000329">
      <w:pPr>
        <w:rPr>
          <w:rFonts w:ascii="Arial" w:cs="Arial" w:eastAsia="Arial" w:hAnsi="Arial"/>
        </w:rPr>
      </w:pPr>
      <w:r w:rsidDel="00000000" w:rsidR="00000000" w:rsidRPr="00000000">
        <w:rPr>
          <w:rtl w:val="0"/>
        </w:rPr>
      </w:r>
    </w:p>
    <w:p w:rsidR="00000000" w:rsidDel="00000000" w:rsidP="00000000" w:rsidRDefault="00000000" w:rsidRPr="00000000" w14:paraId="0000032A">
      <w:pPr>
        <w:ind w:left="720" w:firstLine="0"/>
        <w:rPr>
          <w:rFonts w:ascii="Arial" w:cs="Arial" w:eastAsia="Arial" w:hAnsi="Arial"/>
          <w:b w:val="1"/>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p>
    <w:p w:rsidR="00000000" w:rsidDel="00000000" w:rsidP="00000000" w:rsidRDefault="00000000" w:rsidRPr="00000000" w14:paraId="0000032B">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2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D">
      <w:pPr>
        <w:ind w:left="720" w:firstLine="0"/>
        <w:rPr>
          <w:rFonts w:ascii="Arial" w:cs="Arial" w:eastAsia="Arial" w:hAnsi="Arial"/>
        </w:rPr>
      </w:pPr>
      <w:sdt>
        <w:sdtPr>
          <w:tag w:val="goog_rdk_14"/>
        </w:sdtPr>
        <w:sdtContent>
          <w:commentRangeStart w:id="7"/>
        </w:sdtContent>
      </w:sdt>
      <w:r w:rsidDel="00000000" w:rsidR="00000000" w:rsidRPr="00000000">
        <w:rPr>
          <w:rFonts w:ascii="Arial" w:cs="Arial" w:eastAsia="Arial" w:hAnsi="Arial"/>
          <w:rtl w:val="0"/>
        </w:rPr>
        <w:t xml:space="preserve"> Client   </w:t>
        <w:tab/>
        <w:tab/>
        <w:tab/>
        <w:tab/>
        <w:t xml:space="preserve">Server</w:t>
      </w:r>
    </w:p>
    <w:p w:rsidR="00000000" w:rsidDel="00000000" w:rsidP="00000000" w:rsidRDefault="00000000" w:rsidRPr="00000000" w14:paraId="0000032E">
      <w:pPr>
        <w:spacing w:after="0" w:before="0" w:lineRule="auto"/>
        <w:ind w:left="720" w:firstLine="0"/>
        <w:rPr>
          <w:rFonts w:ascii="Arial" w:cs="Arial" w:eastAsia="Arial" w:hAnsi="Arial"/>
          <w:sz w:val="17"/>
          <w:szCs w:val="17"/>
        </w:rPr>
      </w:pPr>
      <w:bookmarkStart w:colFirst="0" w:colLast="0" w:name="_heading=h.28h4qwu" w:id="41"/>
      <w:bookmarkEnd w:id="41"/>
      <w:r w:rsidDel="00000000" w:rsidR="00000000" w:rsidRPr="00000000">
        <w:rPr>
          <w:rFonts w:ascii="Arial" w:cs="Arial" w:eastAsia="Arial" w:hAnsi="Arial"/>
          <w:rtl w:val="0"/>
        </w:rPr>
        <w:t xml:space="preserve">PUBLISH Packet Identifier=0x1234 </w:t>
      </w:r>
      <w:sdt>
        <w:sdtPr>
          <w:tag w:val="goog_rdk_15"/>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p w:rsidR="00000000" w:rsidDel="00000000" w:rsidP="00000000" w:rsidRDefault="00000000" w:rsidRPr="00000000" w14:paraId="0000032F">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 </w:t>
        <w:tab/>
        <w:tab/>
        <w:tab/>
        <w:t xml:space="preserve">                  </w:t>
      </w:r>
      <w:sdt>
        <w:sdtPr>
          <w:tag w:val="goog_rdk_16"/>
        </w:sdtPr>
        <w:sdtContent>
          <w:r w:rsidDel="00000000" w:rsidR="00000000" w:rsidRPr="00000000">
            <w:rPr>
              <w:rFonts w:ascii="Arial Unicode MS" w:cs="Arial Unicode MS" w:eastAsia="Arial Unicode MS" w:hAnsi="Arial Unicode MS"/>
              <w:sz w:val="26"/>
              <w:szCs w:val="26"/>
              <w:rtl w:val="0"/>
            </w:rPr>
            <w:t xml:space="preserve">←‒ </w:t>
          </w:r>
        </w:sdtContent>
      </w:sdt>
      <w:r w:rsidDel="00000000" w:rsidR="00000000" w:rsidRPr="00000000">
        <w:rPr>
          <w:rFonts w:ascii="Arial" w:cs="Arial" w:eastAsia="Arial" w:hAnsi="Arial"/>
          <w:rtl w:val="0"/>
        </w:rPr>
        <w:t xml:space="preserve">PUBLISH Packet Identifier=0x1234</w:t>
      </w:r>
    </w:p>
    <w:p w:rsidR="00000000" w:rsidDel="00000000" w:rsidP="00000000" w:rsidRDefault="00000000" w:rsidRPr="00000000" w14:paraId="00000330">
      <w:pPr>
        <w:spacing w:after="0" w:before="0" w:lineRule="auto"/>
        <w:ind w:left="720" w:firstLine="0"/>
        <w:rPr>
          <w:rFonts w:ascii="Arial" w:cs="Arial" w:eastAsia="Arial" w:hAnsi="Arial"/>
          <w:sz w:val="17"/>
          <w:szCs w:val="17"/>
        </w:rPr>
      </w:pPr>
      <w:r w:rsidDel="00000000" w:rsidR="00000000" w:rsidRPr="00000000">
        <w:rPr>
          <w:rFonts w:ascii="Arial" w:cs="Arial" w:eastAsia="Arial" w:hAnsi="Arial"/>
          <w:rtl w:val="0"/>
        </w:rPr>
        <w:t xml:space="preserve">PUBACK Packet Identifier=0x1234 </w:t>
      </w:r>
      <w:sdt>
        <w:sdtPr>
          <w:tag w:val="goog_rdk_17"/>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tl w:val="0"/>
        </w:rPr>
      </w:r>
    </w:p>
    <w:p w:rsidR="00000000" w:rsidDel="00000000" w:rsidP="00000000" w:rsidRDefault="00000000" w:rsidRPr="00000000" w14:paraId="00000331">
      <w:pPr>
        <w:spacing w:after="0" w:before="0" w:lineRule="auto"/>
        <w:ind w:left="720" w:firstLine="0"/>
        <w:rPr>
          <w:rFonts w:ascii="Arial" w:cs="Arial" w:eastAsia="Arial" w:hAnsi="Arial"/>
        </w:rPr>
      </w:pPr>
      <w:r w:rsidDel="00000000" w:rsidR="00000000" w:rsidRPr="00000000">
        <w:rPr>
          <w:rFonts w:ascii="Arial" w:cs="Arial" w:eastAsia="Arial" w:hAnsi="Arial"/>
          <w:rtl w:val="0"/>
        </w:rPr>
        <w:t xml:space="preserve"> </w:t>
        <w:tab/>
        <w:tab/>
        <w:tab/>
        <w:t xml:space="preserve">  </w:t>
        <w:tab/>
        <w:t xml:space="preserve">     </w:t>
      </w:r>
      <w:sdt>
        <w:sdtPr>
          <w:tag w:val="goog_rdk_18"/>
        </w:sdtPr>
        <w:sdtContent>
          <w:r w:rsidDel="00000000" w:rsidR="00000000" w:rsidRPr="00000000">
            <w:rPr>
              <w:rFonts w:ascii="Arial Unicode MS" w:cs="Arial Unicode MS" w:eastAsia="Arial Unicode MS" w:hAnsi="Arial Unicode MS"/>
              <w:sz w:val="26"/>
              <w:szCs w:val="26"/>
              <w:rtl w:val="0"/>
            </w:rPr>
            <w:t xml:space="preserve">←‒ </w:t>
          </w:r>
        </w:sdtContent>
      </w:sdt>
      <w:r w:rsidDel="00000000" w:rsidR="00000000" w:rsidRPr="00000000">
        <w:rPr>
          <w:rFonts w:ascii="Arial" w:cs="Arial" w:eastAsia="Arial" w:hAnsi="Arial"/>
          <w:rtl w:val="0"/>
        </w:rPr>
        <w:t xml:space="preserve">PUBACK Packet Identifier=0x1234</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32">
      <w:pPr>
        <w:rPr>
          <w:rFonts w:ascii="Arial" w:cs="Arial" w:eastAsia="Arial" w:hAnsi="Arial"/>
        </w:rPr>
      </w:pPr>
      <w:r w:rsidDel="00000000" w:rsidR="00000000" w:rsidRPr="00000000">
        <w:rPr>
          <w:rtl w:val="0"/>
        </w:rPr>
      </w:r>
    </w:p>
    <w:p w:rsidR="00000000" w:rsidDel="00000000" w:rsidP="00000000" w:rsidRDefault="00000000" w:rsidRPr="00000000" w14:paraId="00000333">
      <w:pPr>
        <w:pStyle w:val="Heading2"/>
        <w:ind w:left="0" w:firstLine="0"/>
        <w:rPr>
          <w:rFonts w:ascii="Arial" w:cs="Arial" w:eastAsia="Arial" w:hAnsi="Arial"/>
        </w:rPr>
      </w:pPr>
      <w:bookmarkStart w:colFirst="0" w:colLast="0" w:name="_heading=h.nmf14n" w:id="42"/>
      <w:bookmarkEnd w:id="42"/>
      <w:r w:rsidDel="00000000" w:rsidR="00000000" w:rsidRPr="00000000">
        <w:rPr>
          <w:rFonts w:ascii="Arial" w:cs="Arial" w:eastAsia="Arial" w:hAnsi="Arial"/>
          <w:rtl w:val="0"/>
        </w:rPr>
        <w:t xml:space="preserve">2.3 MQTT-SN Packet Fields</w:t>
      </w:r>
    </w:p>
    <w:p w:rsidR="00000000" w:rsidDel="00000000" w:rsidP="00000000" w:rsidRDefault="00000000" w:rsidRPr="00000000" w14:paraId="00000334">
      <w:pPr>
        <w:pStyle w:val="Heading3"/>
        <w:keepLines w:val="1"/>
        <w:spacing w:after="145" w:before="0" w:line="259" w:lineRule="auto"/>
        <w:ind w:left="0" w:right="4" w:firstLine="0"/>
        <w:rPr>
          <w:rFonts w:ascii="Arial" w:cs="Arial" w:eastAsia="Arial" w:hAnsi="Arial"/>
        </w:rPr>
      </w:pPr>
      <w:bookmarkStart w:colFirst="0" w:colLast="0" w:name="_heading=h.37m2jsg" w:id="43"/>
      <w:bookmarkEnd w:id="43"/>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3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36">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37">
      <w:pPr>
        <w:pStyle w:val="Heading3"/>
        <w:keepLines w:val="1"/>
        <w:spacing w:after="145" w:before="0" w:line="259" w:lineRule="auto"/>
        <w:ind w:left="0" w:right="4" w:firstLine="0"/>
        <w:rPr>
          <w:rFonts w:ascii="Arial" w:cs="Arial" w:eastAsia="Arial" w:hAnsi="Arial"/>
        </w:rPr>
      </w:pPr>
      <w:bookmarkStart w:colFirst="0" w:colLast="0" w:name="_heading=h.1mrcu09" w:id="44"/>
      <w:bookmarkEnd w:id="44"/>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38">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w:t>
      </w:r>
      <w:sdt>
        <w:sdtPr>
          <w:tag w:val="goog_rdk_19"/>
        </w:sdtPr>
        <w:sdtContent>
          <w:ins w:author="davide.lenzarini@u-blox.com" w:id="4" w:date="2023-11-29T17:46:50Z">
            <w:r w:rsidDel="00000000" w:rsidR="00000000" w:rsidRPr="00000000">
              <w:rPr>
                <w:rFonts w:ascii="Arial" w:cs="Arial" w:eastAsia="Arial" w:hAnsi="Arial"/>
                <w:rtl w:val="0"/>
              </w:rPr>
              <w:t xml:space="preserve">transmission </w:t>
            </w:r>
          </w:ins>
        </w:sdtContent>
      </w:sdt>
      <w:sdt>
        <w:sdtPr>
          <w:tag w:val="goog_rdk_20"/>
        </w:sdtPr>
        <w:sdtContent>
          <w:del w:author="davide.lenzarini@u-blox.com" w:id="4" w:date="2023-11-29T17:46:50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The value 0x00 means “</w:t>
      </w:r>
      <w:sdt>
        <w:sdtPr>
          <w:tag w:val="goog_rdk_21"/>
        </w:sdtPr>
        <w:sdtContent>
          <w:ins w:author="davide.lenzarini@u-blox.com" w:id="5" w:date="2023-11-29T17:47:15Z">
            <w:r w:rsidDel="00000000" w:rsidR="00000000" w:rsidRPr="00000000">
              <w:rPr>
                <w:rFonts w:ascii="Arial" w:cs="Arial" w:eastAsia="Arial" w:hAnsi="Arial"/>
                <w:rtl w:val="0"/>
              </w:rPr>
              <w:t xml:space="preserve">send</w:t>
            </w:r>
          </w:ins>
        </w:sdtContent>
      </w:sdt>
      <w:sdt>
        <w:sdtPr>
          <w:tag w:val="goog_rdk_22"/>
        </w:sdtPr>
        <w:sdtContent>
          <w:del w:author="davide.lenzarini@u-blox.com" w:id="5" w:date="2023-11-29T17:47:15Z">
            <w:r w:rsidDel="00000000" w:rsidR="00000000" w:rsidRPr="00000000">
              <w:rPr>
                <w:rFonts w:ascii="Arial" w:cs="Arial" w:eastAsia="Arial" w:hAnsi="Arial"/>
                <w:rtl w:val="0"/>
              </w:rPr>
              <w:delText xml:space="preserve">broadcast</w:delText>
            </w:r>
          </w:del>
        </w:sdtContent>
      </w:sdt>
      <w:r w:rsidDel="00000000" w:rsidR="00000000" w:rsidRPr="00000000">
        <w:rPr>
          <w:rFonts w:ascii="Arial" w:cs="Arial" w:eastAsia="Arial" w:hAnsi="Arial"/>
          <w:rtl w:val="0"/>
        </w:rPr>
        <w:t xml:space="preserve"> to all nodes in the network”.</w:t>
      </w:r>
    </w:p>
    <w:p w:rsidR="00000000" w:rsidDel="00000000" w:rsidP="00000000" w:rsidRDefault="00000000" w:rsidRPr="00000000" w14:paraId="00000339">
      <w:pPr>
        <w:pStyle w:val="Heading3"/>
        <w:keepLines w:val="1"/>
        <w:spacing w:after="145" w:before="0" w:line="259" w:lineRule="auto"/>
        <w:ind w:left="0" w:right="4" w:firstLine="0"/>
        <w:rPr>
          <w:rFonts w:ascii="Arial" w:cs="Arial" w:eastAsia="Arial" w:hAnsi="Arial"/>
        </w:rPr>
      </w:pPr>
      <w:bookmarkStart w:colFirst="0" w:colLast="0" w:name="_heading=h.46r0co2" w:id="45"/>
      <w:bookmarkEnd w:id="45"/>
      <w:r w:rsidDel="00000000" w:rsidR="00000000" w:rsidRPr="00000000">
        <w:rPr>
          <w:rtl w:val="0"/>
        </w:rPr>
        <w:t xml:space="preserve">2.3.3 </w:t>
      </w:r>
      <w:sdt>
        <w:sdtPr>
          <w:tag w:val="goog_rdk_23"/>
        </w:sdtPr>
        <w:sdtContent>
          <w:commentRangeStart w:id="8"/>
        </w:sdtContent>
      </w:sdt>
      <w:sdt>
        <w:sdtPr>
          <w:tag w:val="goog_rdk_24"/>
        </w:sdtPr>
        <w:sdtContent>
          <w:commentRangeStart w:id="9"/>
        </w:sdtContent>
      </w:sdt>
      <w:sdt>
        <w:sdtPr>
          <w:tag w:val="goog_rdk_25"/>
        </w:sdtPr>
        <w:sdtContent>
          <w:commentRangeStart w:id="10"/>
        </w:sdtContent>
      </w:sdt>
      <w:r w:rsidDel="00000000" w:rsidR="00000000" w:rsidRPr="00000000">
        <w:rPr>
          <w:rFonts w:ascii="Arial" w:cs="Arial" w:eastAsia="Arial" w:hAnsi="Arial"/>
          <w:rtl w:val="0"/>
        </w:rPr>
        <w:t xml:space="preserve">Reason Code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3A">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long value that indicates the result of an operation. Reason Codes share a common set of values across the various Control Packet types. </w:t>
      </w:r>
    </w:p>
    <w:p w:rsidR="00000000" w:rsidDel="00000000" w:rsidP="00000000" w:rsidRDefault="00000000" w:rsidRPr="00000000" w14:paraId="0000033B">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p w:rsidR="00000000" w:rsidDel="00000000" w:rsidP="00000000" w:rsidRDefault="00000000" w:rsidRPr="00000000" w14:paraId="0000033C">
      <w:pPr>
        <w:spacing w:after="9" w:lineRule="auto"/>
        <w:ind w:left="-5" w:right="4" w:firstLine="0"/>
        <w:rPr>
          <w:rFonts w:ascii="Arial" w:cs="Arial" w:eastAsia="Arial" w:hAnsi="Arial"/>
        </w:rPr>
      </w:pPr>
      <w:r w:rsidDel="00000000" w:rsidR="00000000" w:rsidRPr="00000000">
        <w:rPr>
          <w:rtl w:val="0"/>
        </w:rPr>
      </w:r>
    </w:p>
    <w:tbl>
      <w:tblPr>
        <w:tblStyle w:val="Table8"/>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blHeader w:val="0"/>
        </w:trPr>
        <w:tc>
          <w:tcPr>
            <w:gridSpan w:val="2"/>
            <w:shd w:fill="cfe2f3" w:val="clear"/>
          </w:tcPr>
          <w:p w:rsidR="00000000" w:rsidDel="00000000" w:rsidP="00000000" w:rsidRDefault="00000000" w:rsidRPr="00000000" w14:paraId="0000033D">
            <w:pPr>
              <w:spacing w:after="9" w:lineRule="auto"/>
              <w:ind w:right="4"/>
              <w:rPr>
                <w:rFonts w:ascii="Arial" w:cs="Arial" w:eastAsia="Arial" w:hAnsi="Arial"/>
              </w:rPr>
            </w:pPr>
            <w:bookmarkStart w:colFirst="0" w:colLast="0" w:name="_heading=h.2lwamvv" w:id="46"/>
            <w:bookmarkEnd w:id="46"/>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Description</w:t>
            </w:r>
          </w:p>
        </w:tc>
        <w:tc>
          <w:tcPr>
            <w:vMerge w:val="restart"/>
            <w:shd w:fill="cfe2f3" w:val="clear"/>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Packet</w:t>
            </w:r>
          </w:p>
        </w:tc>
      </w:tr>
      <w:tr>
        <w:trPr>
          <w:cantSplit w:val="0"/>
          <w:tblHeader w:val="0"/>
        </w:trPr>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WILLTOPICRESP, WILLPACKETRESP, DISCONNECT</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 WILLTOPICRESP, WILLPACKETRESP</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F">
            <w:pPr>
              <w:spacing w:after="9" w:lineRule="auto"/>
              <w:ind w:right="4"/>
              <w:rPr>
                <w:rFonts w:ascii="Arial" w:cs="Arial" w:eastAsia="Arial" w:hAnsi="Arial"/>
              </w:rPr>
            </w:pPr>
            <w:sdt>
              <w:sdtPr>
                <w:tag w:val="goog_rdk_26"/>
              </w:sdtPr>
              <w:sdtContent>
                <w:commentRangeStart w:id="11"/>
              </w:sdtContent>
            </w:sdt>
            <w:sdt>
              <w:sdtPr>
                <w:tag w:val="goog_rdk_27"/>
              </w:sdtPr>
              <w:sdtContent>
                <w:commentRangeStart w:id="12"/>
              </w:sdtContent>
            </w:sdt>
            <w:r w:rsidDel="00000000" w:rsidR="00000000" w:rsidRPr="00000000">
              <w:rPr>
                <w:rFonts w:ascii="Arial" w:cs="Arial" w:eastAsia="Arial" w:hAnsi="Arial"/>
                <w:rtl w:val="0"/>
              </w:rPr>
              <w:t xml:space="preserve">Invalid topic alias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REGACK, PUBACK, WILLTOPICRESP, WILLMSGRESP</w:t>
            </w:r>
          </w:p>
        </w:tc>
      </w:tr>
      <w:tr>
        <w:trPr>
          <w:cantSplit w:val="0"/>
          <w:trHeight w:val="778.9414062499999" w:hRule="atLeast"/>
          <w:tblHeader w:val="0"/>
        </w:trPr>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CONNACK, SUBACK, UNSUBACK, REGACK, PUBACK, WILLTOPICRESP, WILLMSGRESP </w:t>
            </w:r>
          </w:p>
        </w:tc>
      </w:tr>
      <w:tr>
        <w:trPr>
          <w:cantSplit w:val="0"/>
          <w:trHeight w:val="778.9414062499999" w:hRule="atLeast"/>
          <w:tblHeader w:val="0"/>
        </w:trPr>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No session</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r>
      <w:tr>
        <w:trPr>
          <w:cantSplit w:val="0"/>
          <w:trHeight w:val="778.9414062499999" w:hRule="atLeast"/>
          <w:tblHeader w:val="0"/>
        </w:trPr>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color w:val="000000"/>
                <w:rtl w:val="0"/>
              </w:rPr>
              <w:t xml:space="preserve">0x84</w:t>
            </w:r>
            <w:r w:rsidDel="00000000" w:rsidR="00000000" w:rsidRPr="00000000">
              <w:rPr>
                <w:rtl w:val="0"/>
              </w:rPr>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r>
      <w:tr>
        <w:trPr>
          <w:cantSplit w:val="0"/>
          <w:trHeight w:val="778.9414062499999" w:hRule="atLeast"/>
          <w:tblHeader w:val="0"/>
        </w:trPr>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tr>
        <w:trPr>
          <w:cantSplit w:val="0"/>
          <w:trHeight w:val="778.9414062499999" w:hRule="atLeast"/>
          <w:tblHeader w:val="0"/>
        </w:trPr>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6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w:t>
            </w:r>
          </w:p>
        </w:tc>
      </w:tr>
      <w:tr>
        <w:trPr>
          <w:cantSplit w:val="0"/>
          <w:trHeight w:val="778.9414062499999" w:hRule="atLeast"/>
          <w:tblHeader w:val="0"/>
        </w:trPr>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153</w:t>
            </w:r>
            <w:r w:rsidDel="00000000" w:rsidR="00000000" w:rsidRPr="00000000">
              <w:rPr>
                <w:rtl w:val="0"/>
              </w:rPr>
            </w:r>
          </w:p>
        </w:tc>
        <w:tc>
          <w:tcPr/>
          <w:p w:rsidR="00000000" w:rsidDel="00000000" w:rsidP="00000000" w:rsidRDefault="00000000" w:rsidRPr="00000000" w14:paraId="0000036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r>
      <w:sdt>
        <w:sdtPr>
          <w:tag w:val="goog_rdk_29"/>
        </w:sdtPr>
        <w:sdtContent>
          <w:tr>
            <w:trPr>
              <w:cantSplit w:val="0"/>
              <w:trHeight w:val="778.9414062499999" w:hRule="atLeast"/>
              <w:tblHeader w:val="0"/>
              <w:ins w:author="davide.lenzarini@u-blox.com" w:id="6" w:date="2023-10-26T09:58:32Z"/>
            </w:trPr>
            <w:tc>
              <w:tcPr/>
              <w:sdt>
                <w:sdtPr>
                  <w:tag w:val="goog_rdk_31"/>
                </w:sdtPr>
                <w:sdtContent>
                  <w:p w:rsidR="00000000" w:rsidDel="00000000" w:rsidP="00000000" w:rsidRDefault="00000000" w:rsidRPr="00000000" w14:paraId="00000371">
                    <w:pPr>
                      <w:spacing w:after="9" w:lineRule="auto"/>
                      <w:ind w:right="4"/>
                      <w:rPr>
                        <w:ins w:author="davide.lenzarini@u-blox.com" w:id="6" w:date="2023-10-26T09:58:32Z"/>
                        <w:rFonts w:ascii="Arial" w:cs="Arial" w:eastAsia="Arial" w:hAnsi="Arial"/>
                      </w:rPr>
                    </w:pPr>
                    <w:sdt>
                      <w:sdtPr>
                        <w:tag w:val="goog_rdk_30"/>
                      </w:sdtPr>
                      <w:sdtContent>
                        <w:ins w:author="davide.lenzarini@u-blox.com" w:id="6" w:date="2023-10-26T09:58:32Z">
                          <w:r w:rsidDel="00000000" w:rsidR="00000000" w:rsidRPr="00000000">
                            <w:rPr>
                              <w:rFonts w:ascii="Arial" w:cs="Arial" w:eastAsia="Arial" w:hAnsi="Arial"/>
                              <w:rtl w:val="0"/>
                            </w:rPr>
                            <w:t xml:space="preserve">230</w:t>
                          </w:r>
                        </w:ins>
                      </w:sdtContent>
                    </w:sdt>
                  </w:p>
                </w:sdtContent>
              </w:sdt>
            </w:tc>
            <w:tc>
              <w:tcPr/>
              <w:sdt>
                <w:sdtPr>
                  <w:tag w:val="goog_rdk_33"/>
                </w:sdtPr>
                <w:sdtContent>
                  <w:p w:rsidR="00000000" w:rsidDel="00000000" w:rsidP="00000000" w:rsidRDefault="00000000" w:rsidRPr="00000000" w14:paraId="00000372">
                    <w:pPr>
                      <w:spacing w:after="9" w:lineRule="auto"/>
                      <w:ind w:right="4"/>
                      <w:rPr>
                        <w:ins w:author="davide.lenzarini@u-blox.com" w:id="6" w:date="2023-10-26T09:58:32Z"/>
                        <w:rFonts w:ascii="Arial" w:cs="Arial" w:eastAsia="Arial" w:hAnsi="Arial"/>
                      </w:rPr>
                    </w:pPr>
                    <w:sdt>
                      <w:sdtPr>
                        <w:tag w:val="goog_rdk_32"/>
                      </w:sdtPr>
                      <w:sdtContent>
                        <w:ins w:author="davide.lenzarini@u-blox.com" w:id="6" w:date="2023-10-26T09:58:32Z">
                          <w:r w:rsidDel="00000000" w:rsidR="00000000" w:rsidRPr="00000000">
                            <w:rPr>
                              <w:rFonts w:ascii="Arial" w:cs="Arial" w:eastAsia="Arial" w:hAnsi="Arial"/>
                              <w:rtl w:val="0"/>
                            </w:rPr>
                            <w:t xml:space="preserve">0xE6</w:t>
                          </w:r>
                        </w:ins>
                      </w:sdtContent>
                    </w:sdt>
                  </w:p>
                </w:sdtContent>
              </w:sdt>
            </w:tc>
            <w:tc>
              <w:tcPr/>
              <w:sdt>
                <w:sdtPr>
                  <w:tag w:val="goog_rdk_38"/>
                </w:sdtPr>
                <w:sdtContent>
                  <w:p w:rsidR="00000000" w:rsidDel="00000000" w:rsidP="00000000" w:rsidRDefault="00000000" w:rsidRPr="00000000" w14:paraId="00000373">
                    <w:pPr>
                      <w:spacing w:after="9" w:lineRule="auto"/>
                      <w:ind w:right="4"/>
                      <w:rPr>
                        <w:ins w:author="davide.lenzarini@u-blox.com" w:id="6" w:date="2023-10-26T09:58:32Z"/>
                        <w:rFonts w:ascii="Arial" w:cs="Arial" w:eastAsia="Arial" w:hAnsi="Arial"/>
                      </w:rPr>
                    </w:pPr>
                    <w:sdt>
                      <w:sdtPr>
                        <w:tag w:val="goog_rdk_34"/>
                      </w:sdtPr>
                      <w:sdtContent>
                        <w:ins w:author="davide.lenzarini@u-blox.com" w:id="6" w:date="2023-10-26T09:58:32Z">
                          <w:r w:rsidDel="00000000" w:rsidR="00000000" w:rsidRPr="00000000">
                            <w:rPr>
                              <w:rFonts w:ascii="Arial" w:cs="Arial" w:eastAsia="Arial" w:hAnsi="Arial"/>
                              <w:rtl w:val="0"/>
                            </w:rPr>
                            <w:t xml:space="preserve">Only PROTECTION packet supported</w:t>
                          </w:r>
                        </w:ins>
                      </w:sdtContent>
                    </w:sdt>
                    <w:sdt>
                      <w:sdtPr>
                        <w:tag w:val="goog_rdk_35"/>
                      </w:sdtPr>
                      <w:sdtContent>
                        <w:ins w:author="Stefan Hagen" w:id="7" w:date="2023-12-08T16:39:12Z">
                          <w:r w:rsidDel="00000000" w:rsidR="00000000" w:rsidRPr="00000000">
                            <w:rPr>
                              <w:rFonts w:ascii="Arial" w:cs="Arial" w:eastAsia="Arial" w:hAnsi="Arial"/>
                              <w:rtl w:val="0"/>
                            </w:rPr>
                            <w:t xml:space="preserve"> (Note 1)</w:t>
                          </w:r>
                        </w:ins>
                      </w:sdtContent>
                    </w:sdt>
                    <w:sdt>
                      <w:sdtPr>
                        <w:tag w:val="goog_rdk_36"/>
                      </w:sdtPr>
                      <w:sdtContent>
                        <w:ins w:author="davide.lenzarini@u-blox.com" w:id="6" w:date="2023-10-26T09:58:32Z">
                          <w:sdt>
                            <w:sdtPr>
                              <w:tag w:val="goog_rdk_37"/>
                            </w:sdtPr>
                            <w:sdtContent>
                              <w:del w:author="Stefan Hagen" w:id="7" w:date="2023-12-08T16:39:12Z">
                                <w:r w:rsidDel="00000000" w:rsidR="00000000" w:rsidRPr="00000000">
                                  <w:rPr>
                                    <w:rFonts w:ascii="Arial" w:cs="Arial" w:eastAsia="Arial" w:hAnsi="Arial"/>
                                    <w:rtl w:val="0"/>
                                  </w:rPr>
                                  <w:delText xml:space="preserve">1</w:delText>
                                </w:r>
                              </w:del>
                            </w:sdtContent>
                          </w:sdt>
                          <w:r w:rsidDel="00000000" w:rsidR="00000000" w:rsidRPr="00000000">
                            <w:rPr>
                              <w:rtl w:val="0"/>
                            </w:rPr>
                          </w:r>
                        </w:ins>
                      </w:sdtContent>
                    </w:sdt>
                  </w:p>
                </w:sdtContent>
              </w:sdt>
            </w:tc>
            <w:tc>
              <w:tcPr/>
              <w:sdt>
                <w:sdtPr>
                  <w:tag w:val="goog_rdk_40"/>
                </w:sdtPr>
                <w:sdtContent>
                  <w:p w:rsidR="00000000" w:rsidDel="00000000" w:rsidP="00000000" w:rsidRDefault="00000000" w:rsidRPr="00000000" w14:paraId="00000374">
                    <w:pPr>
                      <w:keepNext w:val="1"/>
                      <w:spacing w:after="9" w:lineRule="auto"/>
                      <w:ind w:right="4"/>
                      <w:rPr>
                        <w:ins w:author="davide.lenzarini@u-blox.com" w:id="6" w:date="2023-10-26T09:58:32Z"/>
                        <w:rFonts w:ascii="Arial" w:cs="Arial" w:eastAsia="Arial" w:hAnsi="Arial"/>
                      </w:rPr>
                    </w:pPr>
                    <w:sdt>
                      <w:sdtPr>
                        <w:tag w:val="goog_rdk_39"/>
                      </w:sdtPr>
                      <w:sdtContent>
                        <w:ins w:author="davide.lenzarini@u-blox.com" w:id="6" w:date="2023-10-26T09:58:32Z">
                          <w:r w:rsidDel="00000000" w:rsidR="00000000" w:rsidRPr="00000000">
                            <w:rPr>
                              <w:rFonts w:ascii="Arial" w:cs="Arial" w:eastAsia="Arial" w:hAnsi="Arial"/>
                              <w:rtl w:val="0"/>
                            </w:rPr>
                            <w:t xml:space="preserve">Any packet except PROTECTION and Forwarder Encapsulation</w:t>
                          </w:r>
                        </w:ins>
                      </w:sdtContent>
                    </w:sdt>
                  </w:p>
                </w:sdtContent>
              </w:sdt>
            </w:tc>
          </w:tr>
        </w:sdtContent>
      </w:sdt>
      <w:sdt>
        <w:sdtPr>
          <w:tag w:val="goog_rdk_41"/>
        </w:sdtPr>
        <w:sdtContent>
          <w:tr>
            <w:trPr>
              <w:cantSplit w:val="0"/>
              <w:trHeight w:val="778.9414062499999" w:hRule="atLeast"/>
              <w:tblHeader w:val="0"/>
              <w:ins w:author="davide.lenzarini@u-blox.com" w:id="6" w:date="2023-10-26T09:58:32Z"/>
            </w:trPr>
            <w:tc>
              <w:tcPr/>
              <w:sdt>
                <w:sdtPr>
                  <w:tag w:val="goog_rdk_43"/>
                </w:sdtPr>
                <w:sdtContent>
                  <w:p w:rsidR="00000000" w:rsidDel="00000000" w:rsidP="00000000" w:rsidRDefault="00000000" w:rsidRPr="00000000" w14:paraId="00000375">
                    <w:pPr>
                      <w:spacing w:after="9" w:lineRule="auto"/>
                      <w:ind w:right="4"/>
                      <w:rPr>
                        <w:ins w:author="davide.lenzarini@u-blox.com" w:id="6" w:date="2023-10-26T09:58:32Z"/>
                        <w:rFonts w:ascii="Arial" w:cs="Arial" w:eastAsia="Arial" w:hAnsi="Arial"/>
                      </w:rPr>
                    </w:pPr>
                    <w:sdt>
                      <w:sdtPr>
                        <w:tag w:val="goog_rdk_42"/>
                      </w:sdtPr>
                      <w:sdtContent>
                        <w:ins w:author="davide.lenzarini@u-blox.com" w:id="6" w:date="2023-10-26T09:58:32Z">
                          <w:r w:rsidDel="00000000" w:rsidR="00000000" w:rsidRPr="00000000">
                            <w:rPr>
                              <w:rFonts w:ascii="Arial" w:cs="Arial" w:eastAsia="Arial" w:hAnsi="Arial"/>
                              <w:rtl w:val="0"/>
                            </w:rPr>
                            <w:t xml:space="preserve">231</w:t>
                          </w:r>
                        </w:ins>
                      </w:sdtContent>
                    </w:sdt>
                  </w:p>
                </w:sdtContent>
              </w:sdt>
            </w:tc>
            <w:tc>
              <w:tcPr/>
              <w:sdt>
                <w:sdtPr>
                  <w:tag w:val="goog_rdk_45"/>
                </w:sdtPr>
                <w:sdtContent>
                  <w:p w:rsidR="00000000" w:rsidDel="00000000" w:rsidP="00000000" w:rsidRDefault="00000000" w:rsidRPr="00000000" w14:paraId="00000376">
                    <w:pPr>
                      <w:spacing w:after="9" w:lineRule="auto"/>
                      <w:ind w:right="4"/>
                      <w:rPr>
                        <w:ins w:author="davide.lenzarini@u-blox.com" w:id="6" w:date="2023-10-26T09:58:32Z"/>
                        <w:rFonts w:ascii="Arial" w:cs="Arial" w:eastAsia="Arial" w:hAnsi="Arial"/>
                      </w:rPr>
                    </w:pPr>
                    <w:sdt>
                      <w:sdtPr>
                        <w:tag w:val="goog_rdk_44"/>
                      </w:sdtPr>
                      <w:sdtContent>
                        <w:ins w:author="davide.lenzarini@u-blox.com" w:id="6" w:date="2023-10-26T09:58:32Z">
                          <w:r w:rsidDel="00000000" w:rsidR="00000000" w:rsidRPr="00000000">
                            <w:rPr>
                              <w:rFonts w:ascii="Arial" w:cs="Arial" w:eastAsia="Arial" w:hAnsi="Arial"/>
                              <w:rtl w:val="0"/>
                            </w:rPr>
                            <w:t xml:space="preserve">0xE7</w:t>
                          </w:r>
                        </w:ins>
                      </w:sdtContent>
                    </w:sdt>
                  </w:p>
                </w:sdtContent>
              </w:sdt>
            </w:tc>
            <w:tc>
              <w:tcPr/>
              <w:sdt>
                <w:sdtPr>
                  <w:tag w:val="goog_rdk_47"/>
                </w:sdtPr>
                <w:sdtContent>
                  <w:p w:rsidR="00000000" w:rsidDel="00000000" w:rsidP="00000000" w:rsidRDefault="00000000" w:rsidRPr="00000000" w14:paraId="00000377">
                    <w:pPr>
                      <w:spacing w:after="9" w:lineRule="auto"/>
                      <w:ind w:right="4"/>
                      <w:rPr>
                        <w:ins w:author="davide.lenzarini@u-blox.com" w:id="6" w:date="2023-10-26T09:58:32Z"/>
                        <w:rFonts w:ascii="Arial" w:cs="Arial" w:eastAsia="Arial" w:hAnsi="Arial"/>
                      </w:rPr>
                    </w:pPr>
                    <w:sdt>
                      <w:sdtPr>
                        <w:tag w:val="goog_rdk_46"/>
                      </w:sdtPr>
                      <w:sdtContent>
                        <w:ins w:author="davide.lenzarini@u-blox.com" w:id="6" w:date="2023-10-26T09:58:32Z">
                          <w:r w:rsidDel="00000000" w:rsidR="00000000" w:rsidRPr="00000000">
                            <w:rPr>
                              <w:rFonts w:ascii="Arial" w:cs="Arial" w:eastAsia="Arial" w:hAnsi="Arial"/>
                              <w:rtl w:val="0"/>
                            </w:rPr>
                            <w:t xml:space="preserve">Protection scheme invalid</w:t>
                          </w:r>
                        </w:ins>
                      </w:sdtContent>
                    </w:sdt>
                  </w:p>
                </w:sdtContent>
              </w:sdt>
            </w:tc>
            <w:tc>
              <w:tcPr/>
              <w:sdt>
                <w:sdtPr>
                  <w:tag w:val="goog_rdk_49"/>
                </w:sdtPr>
                <w:sdtContent>
                  <w:p w:rsidR="00000000" w:rsidDel="00000000" w:rsidP="00000000" w:rsidRDefault="00000000" w:rsidRPr="00000000" w14:paraId="00000378">
                    <w:pPr>
                      <w:keepNext w:val="1"/>
                      <w:spacing w:after="9" w:lineRule="auto"/>
                      <w:ind w:right="4"/>
                      <w:rPr>
                        <w:ins w:author="davide.lenzarini@u-blox.com" w:id="6" w:date="2023-10-26T09:58:32Z"/>
                        <w:rFonts w:ascii="Arial" w:cs="Arial" w:eastAsia="Arial" w:hAnsi="Arial"/>
                      </w:rPr>
                    </w:pPr>
                    <w:sdt>
                      <w:sdtPr>
                        <w:tag w:val="goog_rdk_48"/>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50"/>
        </w:sdtPr>
        <w:sdtContent>
          <w:tr>
            <w:trPr>
              <w:cantSplit w:val="0"/>
              <w:trHeight w:val="778.9414062499999" w:hRule="atLeast"/>
              <w:tblHeader w:val="0"/>
              <w:ins w:author="davide.lenzarini@u-blox.com" w:id="6" w:date="2023-10-26T09:58:32Z"/>
            </w:trPr>
            <w:tc>
              <w:tcPr/>
              <w:sdt>
                <w:sdtPr>
                  <w:tag w:val="goog_rdk_52"/>
                </w:sdtPr>
                <w:sdtContent>
                  <w:p w:rsidR="00000000" w:rsidDel="00000000" w:rsidP="00000000" w:rsidRDefault="00000000" w:rsidRPr="00000000" w14:paraId="00000379">
                    <w:pPr>
                      <w:spacing w:after="9" w:lineRule="auto"/>
                      <w:ind w:right="4"/>
                      <w:rPr>
                        <w:ins w:author="davide.lenzarini@u-blox.com" w:id="6" w:date="2023-10-26T09:58:32Z"/>
                        <w:rFonts w:ascii="Arial" w:cs="Arial" w:eastAsia="Arial" w:hAnsi="Arial"/>
                      </w:rPr>
                    </w:pPr>
                    <w:sdt>
                      <w:sdtPr>
                        <w:tag w:val="goog_rdk_51"/>
                      </w:sdtPr>
                      <w:sdtContent>
                        <w:ins w:author="davide.lenzarini@u-blox.com" w:id="6" w:date="2023-10-26T09:58:32Z">
                          <w:r w:rsidDel="00000000" w:rsidR="00000000" w:rsidRPr="00000000">
                            <w:rPr>
                              <w:rFonts w:ascii="Arial" w:cs="Arial" w:eastAsia="Arial" w:hAnsi="Arial"/>
                              <w:rtl w:val="0"/>
                            </w:rPr>
                            <w:t xml:space="preserve">232</w:t>
                          </w:r>
                        </w:ins>
                      </w:sdtContent>
                    </w:sdt>
                  </w:p>
                </w:sdtContent>
              </w:sdt>
            </w:tc>
            <w:tc>
              <w:tcPr/>
              <w:sdt>
                <w:sdtPr>
                  <w:tag w:val="goog_rdk_54"/>
                </w:sdtPr>
                <w:sdtContent>
                  <w:p w:rsidR="00000000" w:rsidDel="00000000" w:rsidP="00000000" w:rsidRDefault="00000000" w:rsidRPr="00000000" w14:paraId="0000037A">
                    <w:pPr>
                      <w:spacing w:after="9" w:lineRule="auto"/>
                      <w:ind w:right="4"/>
                      <w:rPr>
                        <w:ins w:author="davide.lenzarini@u-blox.com" w:id="6" w:date="2023-10-26T09:58:32Z"/>
                        <w:rFonts w:ascii="Arial" w:cs="Arial" w:eastAsia="Arial" w:hAnsi="Arial"/>
                      </w:rPr>
                    </w:pPr>
                    <w:sdt>
                      <w:sdtPr>
                        <w:tag w:val="goog_rdk_53"/>
                      </w:sdtPr>
                      <w:sdtContent>
                        <w:ins w:author="davide.lenzarini@u-blox.com" w:id="6" w:date="2023-10-26T09:58:32Z">
                          <w:r w:rsidDel="00000000" w:rsidR="00000000" w:rsidRPr="00000000">
                            <w:rPr>
                              <w:rFonts w:ascii="Arial" w:cs="Arial" w:eastAsia="Arial" w:hAnsi="Arial"/>
                              <w:rtl w:val="0"/>
                            </w:rPr>
                            <w:t xml:space="preserve">0xE8</w:t>
                          </w:r>
                        </w:ins>
                      </w:sdtContent>
                    </w:sdt>
                  </w:p>
                </w:sdtContent>
              </w:sdt>
            </w:tc>
            <w:tc>
              <w:tcPr/>
              <w:sdt>
                <w:sdtPr>
                  <w:tag w:val="goog_rdk_56"/>
                </w:sdtPr>
                <w:sdtContent>
                  <w:p w:rsidR="00000000" w:rsidDel="00000000" w:rsidP="00000000" w:rsidRDefault="00000000" w:rsidRPr="00000000" w14:paraId="0000037B">
                    <w:pPr>
                      <w:spacing w:after="9" w:lineRule="auto"/>
                      <w:ind w:right="4"/>
                      <w:rPr>
                        <w:ins w:author="davide.lenzarini@u-blox.com" w:id="6" w:date="2023-10-26T09:58:32Z"/>
                        <w:rFonts w:ascii="Arial" w:cs="Arial" w:eastAsia="Arial" w:hAnsi="Arial"/>
                      </w:rPr>
                    </w:pPr>
                    <w:sdt>
                      <w:sdtPr>
                        <w:tag w:val="goog_rdk_55"/>
                      </w:sdtPr>
                      <w:sdtContent>
                        <w:ins w:author="davide.lenzarini@u-blox.com" w:id="6" w:date="2023-10-26T09:58:32Z">
                          <w:r w:rsidDel="00000000" w:rsidR="00000000" w:rsidRPr="00000000">
                            <w:rPr>
                              <w:rFonts w:ascii="Arial" w:cs="Arial" w:eastAsia="Arial" w:hAnsi="Arial"/>
                              <w:rtl w:val="0"/>
                            </w:rPr>
                            <w:t xml:space="preserve">Unknown Sender Id</w:t>
                          </w:r>
                        </w:ins>
                      </w:sdtContent>
                    </w:sdt>
                  </w:p>
                </w:sdtContent>
              </w:sdt>
            </w:tc>
            <w:tc>
              <w:tcPr/>
              <w:sdt>
                <w:sdtPr>
                  <w:tag w:val="goog_rdk_58"/>
                </w:sdtPr>
                <w:sdtContent>
                  <w:p w:rsidR="00000000" w:rsidDel="00000000" w:rsidP="00000000" w:rsidRDefault="00000000" w:rsidRPr="00000000" w14:paraId="0000037C">
                    <w:pPr>
                      <w:keepNext w:val="1"/>
                      <w:spacing w:after="9" w:lineRule="auto"/>
                      <w:ind w:right="4"/>
                      <w:rPr>
                        <w:ins w:author="davide.lenzarini@u-blox.com" w:id="6" w:date="2023-10-26T09:58:32Z"/>
                        <w:rFonts w:ascii="Arial" w:cs="Arial" w:eastAsia="Arial" w:hAnsi="Arial"/>
                      </w:rPr>
                    </w:pPr>
                    <w:sdt>
                      <w:sdtPr>
                        <w:tag w:val="goog_rdk_57"/>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59"/>
        </w:sdtPr>
        <w:sdtContent>
          <w:tr>
            <w:trPr>
              <w:cantSplit w:val="0"/>
              <w:trHeight w:val="778.9414062499999" w:hRule="atLeast"/>
              <w:tblHeader w:val="0"/>
              <w:ins w:author="davide.lenzarini@u-blox.com" w:id="6" w:date="2023-10-26T09:58:32Z"/>
            </w:trPr>
            <w:tc>
              <w:tcPr/>
              <w:sdt>
                <w:sdtPr>
                  <w:tag w:val="goog_rdk_61"/>
                </w:sdtPr>
                <w:sdtContent>
                  <w:p w:rsidR="00000000" w:rsidDel="00000000" w:rsidP="00000000" w:rsidRDefault="00000000" w:rsidRPr="00000000" w14:paraId="0000037D">
                    <w:pPr>
                      <w:spacing w:after="9" w:lineRule="auto"/>
                      <w:ind w:right="4"/>
                      <w:rPr>
                        <w:ins w:author="davide.lenzarini@u-blox.com" w:id="6" w:date="2023-10-26T09:58:32Z"/>
                        <w:rFonts w:ascii="Arial" w:cs="Arial" w:eastAsia="Arial" w:hAnsi="Arial"/>
                      </w:rPr>
                    </w:pPr>
                    <w:sdt>
                      <w:sdtPr>
                        <w:tag w:val="goog_rdk_60"/>
                      </w:sdtPr>
                      <w:sdtContent>
                        <w:ins w:author="davide.lenzarini@u-blox.com" w:id="6" w:date="2023-10-26T09:58:32Z">
                          <w:r w:rsidDel="00000000" w:rsidR="00000000" w:rsidRPr="00000000">
                            <w:rPr>
                              <w:rFonts w:ascii="Arial" w:cs="Arial" w:eastAsia="Arial" w:hAnsi="Arial"/>
                              <w:rtl w:val="0"/>
                            </w:rPr>
                            <w:t xml:space="preserve">240</w:t>
                          </w:r>
                        </w:ins>
                      </w:sdtContent>
                    </w:sdt>
                  </w:p>
                </w:sdtContent>
              </w:sdt>
            </w:tc>
            <w:tc>
              <w:tcPr/>
              <w:sdt>
                <w:sdtPr>
                  <w:tag w:val="goog_rdk_63"/>
                </w:sdtPr>
                <w:sdtContent>
                  <w:p w:rsidR="00000000" w:rsidDel="00000000" w:rsidP="00000000" w:rsidRDefault="00000000" w:rsidRPr="00000000" w14:paraId="0000037E">
                    <w:pPr>
                      <w:spacing w:after="9" w:lineRule="auto"/>
                      <w:ind w:right="4"/>
                      <w:rPr>
                        <w:ins w:author="davide.lenzarini@u-blox.com" w:id="6" w:date="2023-10-26T09:58:32Z"/>
                        <w:rFonts w:ascii="Arial" w:cs="Arial" w:eastAsia="Arial" w:hAnsi="Arial"/>
                      </w:rPr>
                    </w:pPr>
                    <w:sdt>
                      <w:sdtPr>
                        <w:tag w:val="goog_rdk_62"/>
                      </w:sdtPr>
                      <w:sdtContent>
                        <w:ins w:author="davide.lenzarini@u-blox.com" w:id="6" w:date="2023-10-26T09:58:32Z">
                          <w:r w:rsidDel="00000000" w:rsidR="00000000" w:rsidRPr="00000000">
                            <w:rPr>
                              <w:rFonts w:ascii="Arial" w:cs="Arial" w:eastAsia="Arial" w:hAnsi="Arial"/>
                              <w:rtl w:val="0"/>
                            </w:rPr>
                            <w:t xml:space="preserve">0xF0</w:t>
                          </w:r>
                        </w:ins>
                      </w:sdtContent>
                    </w:sdt>
                  </w:p>
                </w:sdtContent>
              </w:sdt>
            </w:tc>
            <w:tc>
              <w:tcPr/>
              <w:sdt>
                <w:sdtPr>
                  <w:tag w:val="goog_rdk_65"/>
                </w:sdtPr>
                <w:sdtContent>
                  <w:p w:rsidR="00000000" w:rsidDel="00000000" w:rsidP="00000000" w:rsidRDefault="00000000" w:rsidRPr="00000000" w14:paraId="0000037F">
                    <w:pPr>
                      <w:spacing w:after="9" w:lineRule="auto"/>
                      <w:ind w:right="4"/>
                      <w:rPr>
                        <w:ins w:author="davide.lenzarini@u-blox.com" w:id="6" w:date="2023-10-26T09:58:32Z"/>
                        <w:rFonts w:ascii="Arial" w:cs="Arial" w:eastAsia="Arial" w:hAnsi="Arial"/>
                      </w:rPr>
                    </w:pPr>
                    <w:sdt>
                      <w:sdtPr>
                        <w:tag w:val="goog_rdk_64"/>
                      </w:sdtPr>
                      <w:sdtContent>
                        <w:ins w:author="davide.lenzarini@u-blox.com" w:id="6" w:date="2023-10-26T09:58:32Z">
                          <w:r w:rsidDel="00000000" w:rsidR="00000000" w:rsidRPr="00000000">
                            <w:rPr>
                              <w:rFonts w:ascii="Arial" w:cs="Arial" w:eastAsia="Arial" w:hAnsi="Arial"/>
                              <w:rtl w:val="0"/>
                            </w:rPr>
                            <w:t xml:space="preserve">Unknown Topic Alias</w:t>
                          </w:r>
                        </w:ins>
                      </w:sdtContent>
                    </w:sdt>
                  </w:p>
                </w:sdtContent>
              </w:sdt>
            </w:tc>
            <w:tc>
              <w:tcPr/>
              <w:sdt>
                <w:sdtPr>
                  <w:tag w:val="goog_rdk_67"/>
                </w:sdtPr>
                <w:sdtContent>
                  <w:p w:rsidR="00000000" w:rsidDel="00000000" w:rsidP="00000000" w:rsidRDefault="00000000" w:rsidRPr="00000000" w14:paraId="00000380">
                    <w:pPr>
                      <w:keepNext w:val="1"/>
                      <w:spacing w:after="9" w:lineRule="auto"/>
                      <w:ind w:right="4"/>
                      <w:rPr>
                        <w:ins w:author="davide.lenzarini@u-blox.com" w:id="6" w:date="2023-10-26T09:58:32Z"/>
                        <w:rFonts w:ascii="Arial" w:cs="Arial" w:eastAsia="Arial" w:hAnsi="Arial"/>
                      </w:rPr>
                    </w:pPr>
                    <w:sdt>
                      <w:sdtPr>
                        <w:tag w:val="goog_rdk_66"/>
                      </w:sdtPr>
                      <w:sdtContent>
                        <w:ins w:author="davide.lenzarini@u-blox.com" w:id="6" w:date="2023-10-26T09:58:32Z">
                          <w:r w:rsidDel="00000000" w:rsidR="00000000" w:rsidRPr="00000000">
                            <w:rPr>
                              <w:rFonts w:ascii="Arial" w:cs="Arial" w:eastAsia="Arial" w:hAnsi="Arial"/>
                              <w:rtl w:val="0"/>
                            </w:rPr>
                            <w:t xml:space="preserve">PUBACK, SUBACK</w:t>
                          </w:r>
                        </w:ins>
                      </w:sdtContent>
                    </w:sdt>
                  </w:p>
                </w:sdtContent>
              </w:sdt>
            </w:tc>
          </w:tr>
        </w:sdtContent>
      </w:sdt>
      <w:sdt>
        <w:sdtPr>
          <w:tag w:val="goog_rdk_68"/>
        </w:sdtPr>
        <w:sdtContent>
          <w:tr>
            <w:trPr>
              <w:cantSplit w:val="0"/>
              <w:trHeight w:val="778.9414062499999" w:hRule="atLeast"/>
              <w:tblHeader w:val="0"/>
              <w:ins w:author="davide.lenzarini@u-blox.com" w:id="6" w:date="2023-10-26T09:58:32Z"/>
            </w:trPr>
            <w:tc>
              <w:tcPr/>
              <w:sdt>
                <w:sdtPr>
                  <w:tag w:val="goog_rdk_70"/>
                </w:sdtPr>
                <w:sdtContent>
                  <w:p w:rsidR="00000000" w:rsidDel="00000000" w:rsidP="00000000" w:rsidRDefault="00000000" w:rsidRPr="00000000" w14:paraId="00000381">
                    <w:pPr>
                      <w:spacing w:after="9" w:lineRule="auto"/>
                      <w:ind w:right="4"/>
                      <w:rPr>
                        <w:ins w:author="davide.lenzarini@u-blox.com" w:id="6" w:date="2023-10-26T09:58:32Z"/>
                        <w:rFonts w:ascii="Arial" w:cs="Arial" w:eastAsia="Arial" w:hAnsi="Arial"/>
                      </w:rPr>
                    </w:pPr>
                    <w:sdt>
                      <w:sdtPr>
                        <w:tag w:val="goog_rdk_69"/>
                      </w:sdtPr>
                      <w:sdtContent>
                        <w:ins w:author="davide.lenzarini@u-blox.com" w:id="6" w:date="2023-10-26T09:58:32Z">
                          <w:r w:rsidDel="00000000" w:rsidR="00000000" w:rsidRPr="00000000">
                            <w:rPr>
                              <w:rFonts w:ascii="Arial" w:cs="Arial" w:eastAsia="Arial" w:hAnsi="Arial"/>
                              <w:rtl w:val="0"/>
                            </w:rPr>
                            <w:t xml:space="preserve">241</w:t>
                          </w:r>
                        </w:ins>
                      </w:sdtContent>
                    </w:sdt>
                  </w:p>
                </w:sdtContent>
              </w:sdt>
            </w:tc>
            <w:tc>
              <w:tcPr/>
              <w:sdt>
                <w:sdtPr>
                  <w:tag w:val="goog_rdk_72"/>
                </w:sdtPr>
                <w:sdtContent>
                  <w:p w:rsidR="00000000" w:rsidDel="00000000" w:rsidP="00000000" w:rsidRDefault="00000000" w:rsidRPr="00000000" w14:paraId="00000382">
                    <w:pPr>
                      <w:spacing w:after="9" w:lineRule="auto"/>
                      <w:ind w:right="4"/>
                      <w:rPr>
                        <w:ins w:author="davide.lenzarini@u-blox.com" w:id="6" w:date="2023-10-26T09:58:32Z"/>
                        <w:rFonts w:ascii="Arial" w:cs="Arial" w:eastAsia="Arial" w:hAnsi="Arial"/>
                      </w:rPr>
                    </w:pPr>
                    <w:sdt>
                      <w:sdtPr>
                        <w:tag w:val="goog_rdk_71"/>
                      </w:sdtPr>
                      <w:sdtContent>
                        <w:ins w:author="davide.lenzarini@u-blox.com" w:id="6" w:date="2023-10-26T09:58:32Z">
                          <w:r w:rsidDel="00000000" w:rsidR="00000000" w:rsidRPr="00000000">
                            <w:rPr>
                              <w:rFonts w:ascii="Arial" w:cs="Arial" w:eastAsia="Arial" w:hAnsi="Arial"/>
                              <w:rtl w:val="0"/>
                            </w:rPr>
                            <w:t xml:space="preserve">0xF1</w:t>
                          </w:r>
                        </w:ins>
                      </w:sdtContent>
                    </w:sdt>
                  </w:p>
                </w:sdtContent>
              </w:sdt>
            </w:tc>
            <w:tc>
              <w:tcPr/>
              <w:sdt>
                <w:sdtPr>
                  <w:tag w:val="goog_rdk_74"/>
                </w:sdtPr>
                <w:sdtContent>
                  <w:p w:rsidR="00000000" w:rsidDel="00000000" w:rsidP="00000000" w:rsidRDefault="00000000" w:rsidRPr="00000000" w14:paraId="00000383">
                    <w:pPr>
                      <w:spacing w:after="9" w:lineRule="auto"/>
                      <w:ind w:right="4"/>
                      <w:rPr>
                        <w:ins w:author="davide.lenzarini@u-blox.com" w:id="6" w:date="2023-10-26T09:58:32Z"/>
                        <w:rFonts w:ascii="Arial" w:cs="Arial" w:eastAsia="Arial" w:hAnsi="Arial"/>
                      </w:rPr>
                    </w:pPr>
                    <w:sdt>
                      <w:sdtPr>
                        <w:tag w:val="goog_rdk_73"/>
                      </w:sdtPr>
                      <w:sdtContent>
                        <w:ins w:author="davide.lenzarini@u-blox.com" w:id="6" w:date="2023-10-26T09:58:32Z">
                          <w:r w:rsidDel="00000000" w:rsidR="00000000" w:rsidRPr="00000000">
                            <w:rPr>
                              <w:rFonts w:ascii="Arial" w:cs="Arial" w:eastAsia="Arial" w:hAnsi="Arial"/>
                              <w:rtl w:val="0"/>
                            </w:rPr>
                            <w:t xml:space="preserve">Congestion</w:t>
                          </w:r>
                        </w:ins>
                      </w:sdtContent>
                    </w:sdt>
                  </w:p>
                </w:sdtContent>
              </w:sdt>
            </w:tc>
            <w:tc>
              <w:tcPr/>
              <w:sdt>
                <w:sdtPr>
                  <w:tag w:val="goog_rdk_76"/>
                </w:sdtPr>
                <w:sdtContent>
                  <w:p w:rsidR="00000000" w:rsidDel="00000000" w:rsidP="00000000" w:rsidRDefault="00000000" w:rsidRPr="00000000" w14:paraId="00000384">
                    <w:pPr>
                      <w:keepNext w:val="1"/>
                      <w:spacing w:after="9" w:lineRule="auto"/>
                      <w:ind w:right="4"/>
                      <w:rPr>
                        <w:ins w:author="davide.lenzarini@u-blox.com" w:id="6" w:date="2023-10-26T09:58:32Z"/>
                        <w:rFonts w:ascii="Arial" w:cs="Arial" w:eastAsia="Arial" w:hAnsi="Arial"/>
                      </w:rPr>
                    </w:pPr>
                    <w:sdt>
                      <w:sdtPr>
                        <w:tag w:val="goog_rdk_75"/>
                      </w:sdtPr>
                      <w:sdtContent>
                        <w:ins w:author="davide.lenzarini@u-blox.com" w:id="6" w:date="2023-10-26T09:58:32Z">
                          <w:r w:rsidDel="00000000" w:rsidR="00000000" w:rsidRPr="00000000">
                            <w:rPr>
                              <w:rFonts w:ascii="Arial" w:cs="Arial" w:eastAsia="Arial" w:hAnsi="Arial"/>
                              <w:rtl w:val="0"/>
                            </w:rPr>
                            <w:t xml:space="preserve">SUBACK, REGACK, CONNACK, PUBACK, WILLTOPICRESP, WILLMSGRESP</w:t>
                          </w:r>
                        </w:ins>
                      </w:sdtContent>
                    </w:sdt>
                  </w:p>
                </w:sdtContent>
              </w:sdt>
            </w:tc>
          </w:tr>
        </w:sdtContent>
      </w:sdt>
      <w:sdt>
        <w:sdtPr>
          <w:tag w:val="goog_rdk_77"/>
        </w:sdtPr>
        <w:sdtContent>
          <w:tr>
            <w:trPr>
              <w:cantSplit w:val="0"/>
              <w:trHeight w:val="778.9414062499999" w:hRule="atLeast"/>
              <w:tblHeader w:val="0"/>
              <w:ins w:author="davide.lenzarini@u-blox.com" w:id="6" w:date="2023-10-26T09:58:32Z"/>
            </w:trPr>
            <w:tc>
              <w:tcPr/>
              <w:sdt>
                <w:sdtPr>
                  <w:tag w:val="goog_rdk_79"/>
                </w:sdtPr>
                <w:sdtContent>
                  <w:p w:rsidR="00000000" w:rsidDel="00000000" w:rsidP="00000000" w:rsidRDefault="00000000" w:rsidRPr="00000000" w14:paraId="00000385">
                    <w:pPr>
                      <w:spacing w:after="9" w:lineRule="auto"/>
                      <w:ind w:right="4"/>
                      <w:rPr>
                        <w:ins w:author="davide.lenzarini@u-blox.com" w:id="6" w:date="2023-10-26T09:58:32Z"/>
                        <w:rFonts w:ascii="Arial" w:cs="Arial" w:eastAsia="Arial" w:hAnsi="Arial"/>
                      </w:rPr>
                    </w:pPr>
                    <w:sdt>
                      <w:sdtPr>
                        <w:tag w:val="goog_rdk_78"/>
                      </w:sdtPr>
                      <w:sdtContent>
                        <w:ins w:author="davide.lenzarini@u-blox.com" w:id="6" w:date="2023-10-26T09:58:32Z">
                          <w:r w:rsidDel="00000000" w:rsidR="00000000" w:rsidRPr="00000000">
                            <w:rPr>
                              <w:rFonts w:ascii="Arial" w:cs="Arial" w:eastAsia="Arial" w:hAnsi="Arial"/>
                              <w:rtl w:val="0"/>
                            </w:rPr>
                            <w:t xml:space="preserve">242</w:t>
                          </w:r>
                        </w:ins>
                      </w:sdtContent>
                    </w:sdt>
                  </w:p>
                </w:sdtContent>
              </w:sdt>
            </w:tc>
            <w:tc>
              <w:tcPr/>
              <w:sdt>
                <w:sdtPr>
                  <w:tag w:val="goog_rdk_81"/>
                </w:sdtPr>
                <w:sdtContent>
                  <w:p w:rsidR="00000000" w:rsidDel="00000000" w:rsidP="00000000" w:rsidRDefault="00000000" w:rsidRPr="00000000" w14:paraId="00000386">
                    <w:pPr>
                      <w:spacing w:after="9" w:lineRule="auto"/>
                      <w:ind w:right="4"/>
                      <w:rPr>
                        <w:ins w:author="davide.lenzarini@u-blox.com" w:id="6" w:date="2023-10-26T09:58:32Z"/>
                        <w:rFonts w:ascii="Arial" w:cs="Arial" w:eastAsia="Arial" w:hAnsi="Arial"/>
                      </w:rPr>
                    </w:pPr>
                    <w:sdt>
                      <w:sdtPr>
                        <w:tag w:val="goog_rdk_80"/>
                      </w:sdtPr>
                      <w:sdtContent>
                        <w:ins w:author="davide.lenzarini@u-blox.com" w:id="6" w:date="2023-10-26T09:58:32Z">
                          <w:r w:rsidDel="00000000" w:rsidR="00000000" w:rsidRPr="00000000">
                            <w:rPr>
                              <w:rFonts w:ascii="Arial" w:cs="Arial" w:eastAsia="Arial" w:hAnsi="Arial"/>
                              <w:rtl w:val="0"/>
                            </w:rPr>
                            <w:t xml:space="preserve">0xF2</w:t>
                          </w:r>
                        </w:ins>
                      </w:sdtContent>
                    </w:sdt>
                  </w:p>
                </w:sdtContent>
              </w:sdt>
            </w:tc>
            <w:tc>
              <w:tcPr/>
              <w:sdt>
                <w:sdtPr>
                  <w:tag w:val="goog_rdk_83"/>
                </w:sdtPr>
                <w:sdtContent>
                  <w:p w:rsidR="00000000" w:rsidDel="00000000" w:rsidP="00000000" w:rsidRDefault="00000000" w:rsidRPr="00000000" w14:paraId="00000387">
                    <w:pPr>
                      <w:spacing w:after="9" w:lineRule="auto"/>
                      <w:ind w:right="4"/>
                      <w:rPr>
                        <w:ins w:author="davide.lenzarini@u-blox.com" w:id="6" w:date="2023-10-26T09:58:32Z"/>
                        <w:rFonts w:ascii="Arial" w:cs="Arial" w:eastAsia="Arial" w:hAnsi="Arial"/>
                      </w:rPr>
                    </w:pPr>
                    <w:sdt>
                      <w:sdtPr>
                        <w:tag w:val="goog_rdk_82"/>
                      </w:sdtPr>
                      <w:sdtContent>
                        <w:ins w:author="davide.lenzarini@u-blox.com" w:id="6" w:date="2023-10-26T09:58:32Z">
                          <w:r w:rsidDel="00000000" w:rsidR="00000000" w:rsidRPr="00000000">
                            <w:rPr>
                              <w:rFonts w:ascii="Arial" w:cs="Arial" w:eastAsia="Arial" w:hAnsi="Arial"/>
                              <w:rtl w:val="0"/>
                            </w:rPr>
                            <w:t xml:space="preserve">Protection packet not supported</w:t>
                          </w:r>
                        </w:ins>
                      </w:sdtContent>
                    </w:sdt>
                  </w:p>
                </w:sdtContent>
              </w:sdt>
            </w:tc>
            <w:tc>
              <w:tcPr/>
              <w:sdt>
                <w:sdtPr>
                  <w:tag w:val="goog_rdk_85"/>
                </w:sdtPr>
                <w:sdtContent>
                  <w:p w:rsidR="00000000" w:rsidDel="00000000" w:rsidP="00000000" w:rsidRDefault="00000000" w:rsidRPr="00000000" w14:paraId="00000388">
                    <w:pPr>
                      <w:keepNext w:val="1"/>
                      <w:spacing w:after="9" w:lineRule="auto"/>
                      <w:ind w:right="4"/>
                      <w:rPr>
                        <w:ins w:author="davide.lenzarini@u-blox.com" w:id="6" w:date="2023-10-26T09:58:32Z"/>
                        <w:rFonts w:ascii="Arial" w:cs="Arial" w:eastAsia="Arial" w:hAnsi="Arial"/>
                      </w:rPr>
                    </w:pPr>
                    <w:sdt>
                      <w:sdtPr>
                        <w:tag w:val="goog_rdk_84"/>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86"/>
        </w:sdtPr>
        <w:sdtContent>
          <w:tr>
            <w:trPr>
              <w:cantSplit w:val="0"/>
              <w:trHeight w:val="778.9414062499999" w:hRule="atLeast"/>
              <w:tblHeader w:val="0"/>
              <w:ins w:author="davide.lenzarini@u-blox.com" w:id="6" w:date="2023-10-26T09:58:32Z"/>
            </w:trPr>
            <w:tc>
              <w:tcPr/>
              <w:sdt>
                <w:sdtPr>
                  <w:tag w:val="goog_rdk_88"/>
                </w:sdtPr>
                <w:sdtContent>
                  <w:p w:rsidR="00000000" w:rsidDel="00000000" w:rsidP="00000000" w:rsidRDefault="00000000" w:rsidRPr="00000000" w14:paraId="00000389">
                    <w:pPr>
                      <w:spacing w:after="9" w:lineRule="auto"/>
                      <w:ind w:right="4"/>
                      <w:rPr>
                        <w:ins w:author="davide.lenzarini@u-blox.com" w:id="6" w:date="2023-10-26T09:58:32Z"/>
                        <w:rFonts w:ascii="Arial" w:cs="Arial" w:eastAsia="Arial" w:hAnsi="Arial"/>
                      </w:rPr>
                    </w:pPr>
                    <w:sdt>
                      <w:sdtPr>
                        <w:tag w:val="goog_rdk_87"/>
                      </w:sdtPr>
                      <w:sdtContent>
                        <w:ins w:author="davide.lenzarini@u-blox.com" w:id="6" w:date="2023-10-26T09:58:32Z">
                          <w:r w:rsidDel="00000000" w:rsidR="00000000" w:rsidRPr="00000000">
                            <w:rPr>
                              <w:rFonts w:ascii="Arial" w:cs="Arial" w:eastAsia="Arial" w:hAnsi="Arial"/>
                              <w:rtl w:val="0"/>
                            </w:rPr>
                            <w:t xml:space="preserve">243</w:t>
                          </w:r>
                        </w:ins>
                      </w:sdtContent>
                    </w:sdt>
                  </w:p>
                </w:sdtContent>
              </w:sdt>
            </w:tc>
            <w:tc>
              <w:tcPr/>
              <w:sdt>
                <w:sdtPr>
                  <w:tag w:val="goog_rdk_90"/>
                </w:sdtPr>
                <w:sdtContent>
                  <w:p w:rsidR="00000000" w:rsidDel="00000000" w:rsidP="00000000" w:rsidRDefault="00000000" w:rsidRPr="00000000" w14:paraId="0000038A">
                    <w:pPr>
                      <w:spacing w:after="9" w:lineRule="auto"/>
                      <w:ind w:right="4"/>
                      <w:rPr>
                        <w:ins w:author="davide.lenzarini@u-blox.com" w:id="6" w:date="2023-10-26T09:58:32Z"/>
                        <w:rFonts w:ascii="Arial" w:cs="Arial" w:eastAsia="Arial" w:hAnsi="Arial"/>
                      </w:rPr>
                    </w:pPr>
                    <w:sdt>
                      <w:sdtPr>
                        <w:tag w:val="goog_rdk_89"/>
                      </w:sdtPr>
                      <w:sdtContent>
                        <w:ins w:author="davide.lenzarini@u-blox.com" w:id="6" w:date="2023-10-26T09:58:32Z">
                          <w:r w:rsidDel="00000000" w:rsidR="00000000" w:rsidRPr="00000000">
                            <w:rPr>
                              <w:rFonts w:ascii="Arial" w:cs="Arial" w:eastAsia="Arial" w:hAnsi="Arial"/>
                              <w:rtl w:val="0"/>
                            </w:rPr>
                            <w:t xml:space="preserve">0xF3</w:t>
                          </w:r>
                        </w:ins>
                      </w:sdtContent>
                    </w:sdt>
                  </w:p>
                </w:sdtContent>
              </w:sdt>
            </w:tc>
            <w:tc>
              <w:tcPr/>
              <w:sdt>
                <w:sdtPr>
                  <w:tag w:val="goog_rdk_92"/>
                </w:sdtPr>
                <w:sdtContent>
                  <w:p w:rsidR="00000000" w:rsidDel="00000000" w:rsidP="00000000" w:rsidRDefault="00000000" w:rsidRPr="00000000" w14:paraId="0000038B">
                    <w:pPr>
                      <w:spacing w:after="9" w:lineRule="auto"/>
                      <w:ind w:right="4"/>
                      <w:rPr>
                        <w:ins w:author="davide.lenzarini@u-blox.com" w:id="6" w:date="2023-10-26T09:58:32Z"/>
                        <w:rFonts w:ascii="Arial" w:cs="Arial" w:eastAsia="Arial" w:hAnsi="Arial"/>
                      </w:rPr>
                    </w:pPr>
                    <w:sdt>
                      <w:sdtPr>
                        <w:tag w:val="goog_rdk_91"/>
                      </w:sdtPr>
                      <w:sdtContent>
                        <w:ins w:author="davide.lenzarini@u-blox.com" w:id="6" w:date="2023-10-26T09:58:32Z">
                          <w:r w:rsidDel="00000000" w:rsidR="00000000" w:rsidRPr="00000000">
                            <w:rPr>
                              <w:rFonts w:ascii="Arial" w:cs="Arial" w:eastAsia="Arial" w:hAnsi="Arial"/>
                              <w:rtl w:val="0"/>
                            </w:rPr>
                            <w:t xml:space="preserve">Forwarder Encapsulation not supported</w:t>
                          </w:r>
                        </w:ins>
                      </w:sdtContent>
                    </w:sdt>
                  </w:p>
                </w:sdtContent>
              </w:sdt>
            </w:tc>
            <w:tc>
              <w:tcPr/>
              <w:sdt>
                <w:sdtPr>
                  <w:tag w:val="goog_rdk_94"/>
                </w:sdtPr>
                <w:sdtContent>
                  <w:p w:rsidR="00000000" w:rsidDel="00000000" w:rsidP="00000000" w:rsidRDefault="00000000" w:rsidRPr="00000000" w14:paraId="0000038C">
                    <w:pPr>
                      <w:keepNext w:val="1"/>
                      <w:spacing w:after="9" w:lineRule="auto"/>
                      <w:ind w:right="4"/>
                      <w:rPr>
                        <w:ins w:author="davide.lenzarini@u-blox.com" w:id="6" w:date="2023-10-26T09:58:32Z"/>
                        <w:rFonts w:ascii="Arial" w:cs="Arial" w:eastAsia="Arial" w:hAnsi="Arial"/>
                      </w:rPr>
                    </w:pPr>
                    <w:sdt>
                      <w:sdtPr>
                        <w:tag w:val="goog_rdk_93"/>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sdt>
        <w:sdtPr>
          <w:tag w:val="goog_rdk_95"/>
        </w:sdtPr>
        <w:sdtContent>
          <w:tr>
            <w:trPr>
              <w:cantSplit w:val="0"/>
              <w:trHeight w:val="778.9414062499999" w:hRule="atLeast"/>
              <w:tblHeader w:val="0"/>
              <w:ins w:author="davide.lenzarini@u-blox.com" w:id="6" w:date="2023-10-26T09:58:32Z"/>
            </w:trPr>
            <w:tc>
              <w:tcPr/>
              <w:sdt>
                <w:sdtPr>
                  <w:tag w:val="goog_rdk_97"/>
                </w:sdtPr>
                <w:sdtContent>
                  <w:p w:rsidR="00000000" w:rsidDel="00000000" w:rsidP="00000000" w:rsidRDefault="00000000" w:rsidRPr="00000000" w14:paraId="0000038D">
                    <w:pPr>
                      <w:spacing w:after="9" w:lineRule="auto"/>
                      <w:ind w:right="4"/>
                      <w:rPr>
                        <w:ins w:author="davide.lenzarini@u-blox.com" w:id="6" w:date="2023-10-26T09:58:32Z"/>
                        <w:rFonts w:ascii="Arial" w:cs="Arial" w:eastAsia="Arial" w:hAnsi="Arial"/>
                      </w:rPr>
                    </w:pPr>
                    <w:sdt>
                      <w:sdtPr>
                        <w:tag w:val="goog_rdk_96"/>
                      </w:sdtPr>
                      <w:sdtContent>
                        <w:ins w:author="davide.lenzarini@u-blox.com" w:id="6" w:date="2023-10-26T09:58:32Z">
                          <w:r w:rsidDel="00000000" w:rsidR="00000000" w:rsidRPr="00000000">
                            <w:rPr>
                              <w:rFonts w:ascii="Arial" w:cs="Arial" w:eastAsia="Arial" w:hAnsi="Arial"/>
                              <w:rtl w:val="0"/>
                            </w:rPr>
                            <w:t xml:space="preserve">244</w:t>
                          </w:r>
                        </w:ins>
                      </w:sdtContent>
                    </w:sdt>
                  </w:p>
                </w:sdtContent>
              </w:sdt>
            </w:tc>
            <w:tc>
              <w:tcPr/>
              <w:sdt>
                <w:sdtPr>
                  <w:tag w:val="goog_rdk_99"/>
                </w:sdtPr>
                <w:sdtContent>
                  <w:p w:rsidR="00000000" w:rsidDel="00000000" w:rsidP="00000000" w:rsidRDefault="00000000" w:rsidRPr="00000000" w14:paraId="0000038E">
                    <w:pPr>
                      <w:spacing w:after="9" w:lineRule="auto"/>
                      <w:ind w:right="4"/>
                      <w:rPr>
                        <w:ins w:author="davide.lenzarini@u-blox.com" w:id="6" w:date="2023-10-26T09:58:32Z"/>
                        <w:rFonts w:ascii="Arial" w:cs="Arial" w:eastAsia="Arial" w:hAnsi="Arial"/>
                      </w:rPr>
                    </w:pPr>
                    <w:sdt>
                      <w:sdtPr>
                        <w:tag w:val="goog_rdk_98"/>
                      </w:sdtPr>
                      <w:sdtContent>
                        <w:ins w:author="davide.lenzarini@u-blox.com" w:id="6" w:date="2023-10-26T09:58:32Z">
                          <w:r w:rsidDel="00000000" w:rsidR="00000000" w:rsidRPr="00000000">
                            <w:rPr>
                              <w:rFonts w:ascii="Arial" w:cs="Arial" w:eastAsia="Arial" w:hAnsi="Arial"/>
                              <w:rtl w:val="0"/>
                            </w:rPr>
                            <w:t xml:space="preserve">0xF4</w:t>
                          </w:r>
                        </w:ins>
                      </w:sdtContent>
                    </w:sdt>
                  </w:p>
                </w:sdtContent>
              </w:sdt>
            </w:tc>
            <w:tc>
              <w:tcPr/>
              <w:sdt>
                <w:sdtPr>
                  <w:tag w:val="goog_rdk_101"/>
                </w:sdtPr>
                <w:sdtContent>
                  <w:p w:rsidR="00000000" w:rsidDel="00000000" w:rsidP="00000000" w:rsidRDefault="00000000" w:rsidRPr="00000000" w14:paraId="0000038F">
                    <w:pPr>
                      <w:spacing w:after="9" w:lineRule="auto"/>
                      <w:ind w:right="4"/>
                      <w:rPr>
                        <w:ins w:author="davide.lenzarini@u-blox.com" w:id="6" w:date="2023-10-26T09:58:32Z"/>
                        <w:rFonts w:ascii="Arial" w:cs="Arial" w:eastAsia="Arial" w:hAnsi="Arial"/>
                      </w:rPr>
                    </w:pPr>
                    <w:sdt>
                      <w:sdtPr>
                        <w:tag w:val="goog_rdk_100"/>
                      </w:sdtPr>
                      <w:sdtContent>
                        <w:ins w:author="davide.lenzarini@u-blox.com" w:id="6" w:date="2023-10-26T09:58:32Z">
                          <w:r w:rsidDel="00000000" w:rsidR="00000000" w:rsidRPr="00000000">
                            <w:rPr>
                              <w:rFonts w:ascii="Arial" w:cs="Arial" w:eastAsia="Arial" w:hAnsi="Arial"/>
                              <w:rtl w:val="0"/>
                            </w:rPr>
                            <w:t xml:space="preserve">SearchGw not supported</w:t>
                          </w:r>
                        </w:ins>
                      </w:sdtContent>
                    </w:sdt>
                  </w:p>
                </w:sdtContent>
              </w:sdt>
            </w:tc>
            <w:tc>
              <w:tcPr/>
              <w:sdt>
                <w:sdtPr>
                  <w:tag w:val="goog_rdk_103"/>
                </w:sdtPr>
                <w:sdtContent>
                  <w:p w:rsidR="00000000" w:rsidDel="00000000" w:rsidP="00000000" w:rsidRDefault="00000000" w:rsidRPr="00000000" w14:paraId="00000390">
                    <w:pPr>
                      <w:keepNext w:val="1"/>
                      <w:spacing w:after="9" w:lineRule="auto"/>
                      <w:ind w:right="4"/>
                      <w:rPr>
                        <w:ins w:author="davide.lenzarini@u-blox.com" w:id="6" w:date="2023-10-26T09:58:32Z"/>
                        <w:rFonts w:ascii="Arial" w:cs="Arial" w:eastAsia="Arial" w:hAnsi="Arial"/>
                      </w:rPr>
                    </w:pPr>
                    <w:sdt>
                      <w:sdtPr>
                        <w:tag w:val="goog_rdk_102"/>
                      </w:sdtPr>
                      <w:sdtContent>
                        <w:ins w:author="davide.lenzarini@u-blox.com" w:id="6" w:date="2023-10-26T09:58:32Z">
                          <w:r w:rsidDel="00000000" w:rsidR="00000000" w:rsidRPr="00000000">
                            <w:rPr>
                              <w:rFonts w:ascii="Arial" w:cs="Arial" w:eastAsia="Arial" w:hAnsi="Arial"/>
                              <w:rtl w:val="0"/>
                            </w:rPr>
                            <w:t xml:space="preserve">DISCONNECT</w:t>
                          </w:r>
                        </w:ins>
                      </w:sdtContent>
                    </w:sdt>
                  </w:p>
                </w:sdtContent>
              </w:sdt>
            </w:tc>
          </w:tr>
        </w:sdtContent>
      </w:sdt>
    </w:tbl>
    <w:sdt>
      <w:sdtPr>
        <w:tag w:val="goog_rdk_105"/>
      </w:sdtPr>
      <w:sdtContent>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ins w:author="Stefan Hagen" w:id="8" w:date="2023-12-08T16:39:55Z"/>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sdt>
            <w:sdtPr>
              <w:tag w:val="goog_rdk_104"/>
            </w:sdtPr>
            <w:sdtContent>
              <w:ins w:author="Stefan Hagen" w:id="8" w:date="2023-12-08T16:39:55Z">
                <w:r w:rsidDel="00000000" w:rsidR="00000000" w:rsidRPr="00000000">
                  <w:rPr>
                    <w:rtl w:val="0"/>
                  </w:rPr>
                </w:r>
              </w:ins>
            </w:sdtContent>
          </w:sdt>
        </w:p>
      </w:sdtContent>
    </w:sdt>
    <w:sdt>
      <w:sdtPr>
        <w:tag w:val="goog_rdk_109"/>
      </w:sdtPr>
      <w:sdtContent>
        <w:p w:rsidR="00000000" w:rsidDel="00000000" w:rsidP="00000000" w:rsidRDefault="00000000" w:rsidRPr="00000000" w14:paraId="00000392">
          <w:pPr>
            <w:rPr>
              <w:ins w:author="davide.lenzarini@u-blox.com" w:id="9" w:date="2023-11-23T14:53:17Z"/>
              <w:rPrChange w:author="Stefan Hagen" w:id="10" w:date="2023-12-08T16:39:55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Stefan Hagen" w:id="0" w:date="2023-12-08T16:39:55Z">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pPr>
            </w:pPrChange>
          </w:pPr>
          <w:sdt>
            <w:sdtPr>
              <w:tag w:val="goog_rdk_106"/>
            </w:sdtPr>
            <w:sdtContent>
              <w:ins w:author="Stefan Hagen" w:id="8" w:date="2023-12-08T16:39:55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Note(s):</w:t>
                </w:r>
              </w:ins>
            </w:sdtContent>
          </w:sdt>
          <w:sdt>
            <w:sdtPr>
              <w:tag w:val="goog_rdk_107"/>
            </w:sdtPr>
            <w:sdtContent>
              <w:ins w:author="davide.lenzarini@u-blox.com" w:id="9" w:date="2023-11-23T14:53:17Z"/>
              <w:sdt>
                <w:sdtPr>
                  <w:tag w:val="goog_rdk_108"/>
                </w:sdtPr>
                <w:sdtContent>
                  <w:ins w:author="davide.lenzarini@u-blox.com" w:id="9" w:date="2023-11-23T14:53:17Z">
                    <w:r w:rsidDel="00000000" w:rsidR="00000000" w:rsidRPr="00000000">
                      <w:rPr>
                        <w:rtl w:val="0"/>
                      </w:rPr>
                    </w:r>
                  </w:ins>
                </w:sdtContent>
              </w:sdt>
              <w:ins w:author="davide.lenzarini@u-blox.com" w:id="9" w:date="2023-11-23T14:53:17Z"/>
            </w:sdtContent>
          </w:sdt>
        </w:p>
      </w:sdtContent>
    </w:sdt>
    <w:sdt>
      <w:sdtPr>
        <w:tag w:val="goog_rdk_113"/>
      </w:sdtPr>
      <w:sdtContent>
        <w:p w:rsidR="00000000" w:rsidDel="00000000" w:rsidP="00000000" w:rsidRDefault="00000000" w:rsidRPr="00000000" w14:paraId="00000393">
          <w:pPr>
            <w:numPr>
              <w:ilvl w:val="0"/>
              <w:numId w:val="14"/>
            </w:numPr>
            <w:spacing w:after="0" w:before="0" w:lineRule="auto"/>
            <w:ind w:left="720" w:hanging="360"/>
            <w:rPr>
              <w:ins w:author="davide.lenzarini@u-blox.com" w:id="9" w:date="2023-11-23T14:53:17Z"/>
              <w:rFonts w:ascii="Arial" w:cs="Arial" w:eastAsia="Arial" w:hAnsi="Arial"/>
              <w:u w:val="none"/>
              <w:rPrChange w:author="Stefan Hagen" w:id="12" w:date="2023-12-08T16:40:09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Stefan Hagen" w:id="0" w:date="2023-12-08T16:40:09Z">
              <w:pPr>
                <w:spacing w:after="0" w:before="0" w:lineRule="auto"/>
              </w:pPr>
            </w:pPrChange>
          </w:pPr>
          <w:sdt>
            <w:sdtPr>
              <w:tag w:val="goog_rdk_111"/>
            </w:sdtPr>
            <w:sdtContent>
              <w:ins w:author="davide.lenzarini@u-blox.com" w:id="9" w:date="2023-11-23T14:53:17Z">
                <w:sdt>
                  <w:sdtPr>
                    <w:tag w:val="goog_rdk_112"/>
                  </w:sdtPr>
                  <w:sdtContent>
                    <w:del w:author="Stefan Hagen" w:id="11" w:date="2023-12-08T16:40:11Z">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delText xml:space="preserve">1</w:delTex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delText xml:space="preserve"> </w:delText>
                      </w:r>
                    </w:del>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It is used by a receiver to indicate that it expected a packet to be protected and it wasn't.</w:t>
                </w:r>
                <w:r w:rsidDel="00000000" w:rsidR="00000000" w:rsidRPr="00000000">
                  <w:rPr>
                    <w:rtl w:val="0"/>
                  </w:rPr>
                </w:r>
              </w:ins>
            </w:sdtContent>
          </w:sdt>
        </w:p>
      </w:sdtContent>
    </w:sdt>
    <w:sdt>
      <w:sdtPr>
        <w:tag w:val="goog_rdk_115"/>
      </w:sdtPr>
      <w:sdtContent>
        <w:p w:rsidR="00000000" w:rsidDel="00000000" w:rsidP="00000000" w:rsidRDefault="00000000" w:rsidRPr="00000000" w14:paraId="00000394">
          <w:pPr>
            <w:spacing w:after="0" w:before="0" w:lineRule="auto"/>
            <w:rPr>
              <w:rFonts w:ascii="Arial" w:cs="Arial" w:eastAsia="Arial" w:hAnsi="Arial"/>
              <w:rPrChange w:author="davide.lenzarini@u-blox.com" w:id="13" w:date="2023-11-23T14:53:17Z">
                <w:rPr>
                  <w:rFonts w:ascii="Liberation Sans" w:cs="Liberation Sans" w:eastAsia="Liberation Sans" w:hAnsi="Liberation Sans"/>
                  <w:b w:val="0"/>
                  <w:i w:val="0"/>
                  <w:smallCaps w:val="0"/>
                  <w:strike w:val="0"/>
                  <w:color w:val="000000"/>
                  <w:sz w:val="20"/>
                  <w:szCs w:val="20"/>
                  <w:u w:val="single"/>
                  <w:shd w:fill="auto" w:val="clear"/>
                  <w:vertAlign w:val="baseline"/>
                </w:rPr>
              </w:rPrChange>
            </w:rPr>
            <w:pPrChange w:author="davide.lenzarini@u-blox.com" w:id="0" w:date="2023-11-23T14:53:17Z">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pPr>
            </w:pPrChange>
          </w:pPr>
          <w:sdt>
            <w:sdtPr>
              <w:tag w:val="goog_rdk_114"/>
            </w:sdtPr>
            <w:sdtContent>
              <w:r w:rsidDel="00000000" w:rsidR="00000000" w:rsidRPr="00000000">
                <w:rPr>
                  <w:rtl w:val="0"/>
                </w:rPr>
              </w:r>
            </w:sdtContent>
          </w:sdt>
        </w:p>
      </w:sdtContent>
    </w:sdt>
    <w:p w:rsidR="00000000" w:rsidDel="00000000" w:rsidP="00000000" w:rsidRDefault="00000000" w:rsidRPr="00000000" w14:paraId="00000395">
      <w:pPr>
        <w:pStyle w:val="Heading3"/>
        <w:keepLines w:val="1"/>
        <w:spacing w:after="145" w:before="0" w:line="259" w:lineRule="auto"/>
        <w:ind w:left="0" w:right="4" w:firstLine="0"/>
        <w:rPr>
          <w:rFonts w:ascii="Arial" w:cs="Arial" w:eastAsia="Arial" w:hAnsi="Arial"/>
        </w:rPr>
      </w:pPr>
      <w:bookmarkStart w:colFirst="0" w:colLast="0" w:name="_heading=h.111kx3o" w:id="47"/>
      <w:bookmarkEnd w:id="47"/>
      <w:sdt>
        <w:sdtPr>
          <w:tag w:val="goog_rdk_116"/>
        </w:sdtPr>
        <w:sdtContent>
          <w:r w:rsidDel="00000000" w:rsidR="00000000" w:rsidRPr="00000000">
            <w:rPr>
              <w:rtl w:val="0"/>
              <w:rPrChange w:author="davide.lenzarini@u-blox.com" w:id="13" w:date="2023-11-23T14:53:17Z">
                <w:rPr/>
              </w:rPrChange>
            </w:rPr>
            <w:t xml:space="preserve">2.3.4 </w:t>
          </w:r>
        </w:sdtContent>
      </w:sdt>
      <w:r w:rsidDel="00000000" w:rsidR="00000000" w:rsidRPr="00000000">
        <w:rPr>
          <w:rFonts w:ascii="Arial" w:cs="Arial" w:eastAsia="Arial" w:hAnsi="Arial"/>
          <w:rtl w:val="0"/>
        </w:rPr>
        <w:t xml:space="preserve">Topic Alias Type</w:t>
      </w:r>
    </w:p>
    <w:p w:rsidR="00000000" w:rsidDel="00000000" w:rsidP="00000000" w:rsidRDefault="00000000" w:rsidRPr="00000000" w14:paraId="0000039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is 2-byte long and contains the value of the topic alias. The values “0x0000” and “0xFFFF” are reserved and therefore should not be used.</w:t>
      </w:r>
    </w:p>
    <w:p w:rsidR="00000000" w:rsidDel="00000000" w:rsidP="00000000" w:rsidRDefault="00000000" w:rsidRPr="00000000" w14:paraId="00000397">
      <w:pPr>
        <w:pStyle w:val="Heading3"/>
        <w:keepLines w:val="1"/>
        <w:spacing w:after="145" w:before="0" w:line="259" w:lineRule="auto"/>
        <w:ind w:left="0" w:right="4" w:firstLine="0"/>
        <w:rPr>
          <w:rFonts w:ascii="Arial" w:cs="Arial" w:eastAsia="Arial" w:hAnsi="Arial"/>
        </w:rPr>
      </w:pPr>
      <w:bookmarkStart w:colFirst="0" w:colLast="0" w:name="_heading=h.3l18frh" w:id="48"/>
      <w:bookmarkEnd w:id="48"/>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398">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399">
      <w:pPr>
        <w:pStyle w:val="Heading3"/>
        <w:keepLines w:val="1"/>
        <w:spacing w:after="145" w:before="0" w:line="259" w:lineRule="auto"/>
        <w:ind w:left="0" w:right="4" w:firstLine="0"/>
        <w:rPr>
          <w:rFonts w:ascii="Arial" w:cs="Arial" w:eastAsia="Arial" w:hAnsi="Arial"/>
        </w:rPr>
      </w:pPr>
      <w:bookmarkStart w:colFirst="0" w:colLast="0" w:name="_heading=h.206ipza" w:id="49"/>
      <w:bookmarkEnd w:id="49"/>
      <w:r w:rsidDel="00000000" w:rsidR="00000000" w:rsidRPr="00000000">
        <w:rPr>
          <w:rtl w:val="0"/>
        </w:rPr>
        <w:t xml:space="preserve">2.3.6 </w:t>
      </w:r>
      <w:r w:rsidDel="00000000" w:rsidR="00000000" w:rsidRPr="00000000">
        <w:rPr>
          <w:rFonts w:ascii="Arial" w:cs="Arial" w:eastAsia="Arial" w:hAnsi="Arial"/>
          <w:rtl w:val="0"/>
        </w:rPr>
        <w:t xml:space="preserve">Will Packet</w:t>
      </w:r>
    </w:p>
    <w:p w:rsidR="00000000" w:rsidDel="00000000" w:rsidP="00000000" w:rsidRDefault="00000000" w:rsidRPr="00000000" w14:paraId="0000039A">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Packet </w:t>
      </w:r>
      <w:r w:rsidDel="00000000" w:rsidR="00000000" w:rsidRPr="00000000">
        <w:rPr>
          <w:rFonts w:ascii="Arial" w:cs="Arial" w:eastAsia="Arial" w:hAnsi="Arial"/>
          <w:rtl w:val="0"/>
        </w:rPr>
        <w:t xml:space="preserve">field has a variable length and contains the Will packet.</w:t>
      </w:r>
    </w:p>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4k668n3" w:id="50"/>
      <w:bookmarkEnd w:id="50"/>
      <w:r w:rsidDel="00000000" w:rsidR="00000000" w:rsidRPr="00000000">
        <w:rPr>
          <w:rtl w:val="0"/>
        </w:rPr>
        <w:t xml:space="preserve">2.3.7 </w:t>
      </w:r>
      <w:r w:rsidDel="00000000" w:rsidR="00000000" w:rsidRPr="00000000">
        <w:rPr>
          <w:rFonts w:ascii="Arial" w:cs="Arial" w:eastAsia="Arial" w:hAnsi="Arial"/>
          <w:rtl w:val="0"/>
        </w:rPr>
        <w:t xml:space="preserve">Will Topic</w:t>
      </w:r>
    </w:p>
    <w:p w:rsidR="00000000" w:rsidDel="00000000" w:rsidP="00000000" w:rsidRDefault="00000000" w:rsidRPr="00000000" w14:paraId="0000039C">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Topic </w:t>
      </w:r>
      <w:r w:rsidDel="00000000" w:rsidR="00000000" w:rsidRPr="00000000">
        <w:rPr>
          <w:rFonts w:ascii="Arial" w:cs="Arial" w:eastAsia="Arial" w:hAnsi="Arial"/>
          <w:rtl w:val="0"/>
        </w:rPr>
        <w:t xml:space="preserve">field has a variable length and contains the Will topic name.</w:t>
      </w:r>
    </w:p>
    <w:p w:rsidR="00000000" w:rsidDel="00000000" w:rsidP="00000000" w:rsidRDefault="00000000" w:rsidRPr="00000000" w14:paraId="0000039D">
      <w:pPr>
        <w:pStyle w:val="Heading2"/>
        <w:keepLines w:val="1"/>
        <w:spacing w:after="64" w:before="0" w:line="259" w:lineRule="auto"/>
        <w:ind w:left="0" w:firstLine="0"/>
        <w:rPr>
          <w:rFonts w:ascii="Arial" w:cs="Arial" w:eastAsia="Arial" w:hAnsi="Arial"/>
        </w:rPr>
      </w:pPr>
      <w:bookmarkStart w:colFirst="0" w:colLast="0" w:name="_heading=h.2zbgiuw" w:id="51"/>
      <w:bookmarkEnd w:id="51"/>
      <w:r w:rsidDel="00000000" w:rsidR="00000000" w:rsidRPr="00000000">
        <w:rPr>
          <w:rFonts w:ascii="Arial" w:cs="Arial" w:eastAsia="Arial" w:hAnsi="Arial"/>
          <w:rtl w:val="0"/>
        </w:rPr>
        <w:t xml:space="preserve">2.4 Topic Alias Types</w:t>
      </w:r>
    </w:p>
    <w:p w:rsidR="00000000" w:rsidDel="00000000" w:rsidP="00000000" w:rsidRDefault="00000000" w:rsidRPr="00000000" w14:paraId="0000039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alias type in their flags. This is a 2-bit field which determines the format of the topic Id value. </w:t>
      </w:r>
    </w:p>
    <w:p w:rsidR="00000000" w:rsidDel="00000000" w:rsidP="00000000" w:rsidRDefault="00000000" w:rsidRPr="00000000" w14:paraId="0000039F">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9"/>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3A0">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3A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Alias Type Value</w:t>
            </w:r>
          </w:p>
        </w:tc>
        <w:tc>
          <w:tcPr>
            <w:shd w:fill="cfe2f3" w:val="clear"/>
          </w:tcPr>
          <w:p w:rsidR="00000000" w:rsidDel="00000000" w:rsidP="00000000" w:rsidRDefault="00000000" w:rsidRPr="00000000" w14:paraId="000003A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3A3">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3A4">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3A5">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3A6">
            <w:pPr>
              <w:spacing w:after="353" w:lineRule="auto"/>
              <w:ind w:right="4"/>
              <w:rPr>
                <w:rFonts w:ascii="Arial" w:cs="Arial" w:eastAsia="Arial" w:hAnsi="Arial"/>
              </w:rPr>
            </w:pPr>
            <w:r w:rsidDel="00000000" w:rsidR="00000000" w:rsidRPr="00000000">
              <w:rPr>
                <w:rFonts w:ascii="Arial" w:cs="Arial" w:eastAsia="Arial" w:hAnsi="Arial"/>
                <w:rtl w:val="0"/>
              </w:rPr>
              <w:t xml:space="preserve">Normal Topic Alias</w:t>
            </w:r>
          </w:p>
        </w:tc>
        <w:tc>
          <w:tcPr>
            <w:vAlign w:val="center"/>
          </w:tcPr>
          <w:p w:rsidR="00000000" w:rsidDel="00000000" w:rsidP="00000000" w:rsidRDefault="00000000" w:rsidRPr="00000000" w14:paraId="000003A7">
            <w:pPr>
              <w:spacing w:after="353" w:lineRule="auto"/>
              <w:ind w:right="4"/>
              <w:rPr>
                <w:rFonts w:ascii="Arial" w:cs="Arial" w:eastAsia="Arial" w:hAnsi="Arial"/>
              </w:rPr>
            </w:pPr>
            <w:r w:rsidDel="00000000" w:rsidR="00000000" w:rsidRPr="00000000">
              <w:rPr>
                <w:rFonts w:ascii="Arial" w:cs="Arial" w:eastAsia="Arial" w:hAnsi="Arial"/>
                <w:rtl w:val="0"/>
              </w:rPr>
              <w:t xml:space="preserve">A normal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3A8">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3A9">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3AA">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3AB">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3AC">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3AD">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3AE">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3AF">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no negotiation.</w:t>
            </w:r>
          </w:p>
        </w:tc>
      </w:tr>
      <w:tr>
        <w:trPr>
          <w:cantSplit w:val="0"/>
          <w:tblHeader w:val="0"/>
        </w:trPr>
        <w:tc>
          <w:tcPr>
            <w:vAlign w:val="center"/>
          </w:tcPr>
          <w:p w:rsidR="00000000" w:rsidDel="00000000" w:rsidP="00000000" w:rsidRDefault="00000000" w:rsidRPr="00000000" w14:paraId="000003B0">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3B1">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3B2">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3B3">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alias types and their description</w:t>
      </w:r>
    </w:p>
    <w:p w:rsidR="00000000" w:rsidDel="00000000" w:rsidP="00000000" w:rsidRDefault="00000000" w:rsidRPr="00000000" w14:paraId="000003B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Please refer to operational behavior for detailed descriptions of topic types and aliases.</w:t>
      </w:r>
    </w:p>
    <w:p w:rsidR="00000000" w:rsidDel="00000000" w:rsidP="00000000" w:rsidRDefault="00000000" w:rsidRPr="00000000" w14:paraId="000003B6">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3B7">
      <w:pPr>
        <w:pStyle w:val="Heading1"/>
        <w:ind w:left="0" w:firstLine="0"/>
        <w:rPr>
          <w:rFonts w:ascii="Arial" w:cs="Arial" w:eastAsia="Arial" w:hAnsi="Arial"/>
        </w:rPr>
      </w:pPr>
      <w:bookmarkStart w:colFirst="0" w:colLast="0" w:name="_heading=h.1egqt2p" w:id="52"/>
      <w:bookmarkEnd w:id="52"/>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3B8">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3B9">
      <w:pPr>
        <w:pStyle w:val="Heading2"/>
        <w:keepLines w:val="1"/>
        <w:spacing w:after="64" w:before="0" w:line="259" w:lineRule="auto"/>
        <w:ind w:left="0" w:firstLine="0"/>
        <w:rPr>
          <w:rFonts w:ascii="Arial" w:cs="Arial" w:eastAsia="Arial" w:hAnsi="Arial"/>
        </w:rPr>
      </w:pPr>
      <w:bookmarkStart w:colFirst="0" w:colLast="0" w:name="_heading=h.3ygebqi" w:id="53"/>
      <w:bookmarkEnd w:id="53"/>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3BA">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3BB">
      <w:pPr>
        <w:rPr>
          <w:rFonts w:ascii="Arial" w:cs="Arial" w:eastAsia="Arial" w:hAnsi="Arial"/>
        </w:rPr>
      </w:pPr>
      <w:r w:rsidDel="00000000" w:rsidR="00000000" w:rsidRPr="00000000">
        <w:rPr>
          <w:rtl w:val="0"/>
        </w:rPr>
      </w:r>
    </w:p>
    <w:p w:rsidR="00000000" w:rsidDel="00000000" w:rsidP="00000000" w:rsidRDefault="00000000" w:rsidRPr="00000000" w14:paraId="000003BC">
      <w:pPr>
        <w:pStyle w:val="Heading3"/>
        <w:keepLines w:val="1"/>
        <w:spacing w:after="77" w:before="0" w:line="259" w:lineRule="auto"/>
        <w:ind w:left="0" w:right="4" w:firstLine="0"/>
        <w:rPr>
          <w:rFonts w:ascii="Arial" w:cs="Arial" w:eastAsia="Arial" w:hAnsi="Arial"/>
        </w:rPr>
      </w:pPr>
      <w:bookmarkStart w:colFirst="0" w:colLast="0" w:name="_heading=h.2dlolyb" w:id="54"/>
      <w:bookmarkEnd w:id="54"/>
      <w:r w:rsidDel="00000000" w:rsidR="00000000" w:rsidRPr="00000000">
        <w:rPr>
          <w:rtl w:val="0"/>
        </w:rPr>
        <w:t xml:space="preserve">3.1.1 </w:t>
      </w:r>
      <w:sdt>
        <w:sdtPr>
          <w:tag w:val="goog_rdk_117"/>
        </w:sdtPr>
        <w:sdtContent>
          <w:commentRangeStart w:id="13"/>
        </w:sdtContent>
      </w:sdt>
      <w:sdt>
        <w:sdtPr>
          <w:tag w:val="goog_rdk_118"/>
        </w:sdtPr>
        <w:sdtContent>
          <w:commentRangeStart w:id="14"/>
        </w:sdtContent>
      </w:sdt>
      <w:r w:rsidDel="00000000" w:rsidR="00000000" w:rsidRPr="00000000">
        <w:rPr>
          <w:rFonts w:ascii="Arial" w:cs="Arial" w:eastAsia="Arial" w:hAnsi="Arial"/>
          <w:rtl w:val="0"/>
        </w:rPr>
        <w:t xml:space="preserve">ADVERTISE</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BD">
      <w:pPr>
        <w:ind w:right="4"/>
        <w:rPr>
          <w:rFonts w:ascii="Arial" w:cs="Arial" w:eastAsia="Arial" w:hAnsi="Arial"/>
        </w:rPr>
      </w:pPr>
      <w:r w:rsidDel="00000000" w:rsidR="00000000" w:rsidRPr="00000000">
        <w:rPr>
          <w:rtl w:val="0"/>
        </w:rPr>
      </w:r>
    </w:p>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3B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3B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3C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3C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3C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3C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3C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3C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3C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3C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3C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3D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3D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3D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3DA">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3E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3E3">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3E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3EC">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3F5">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w:t>
      </w:r>
      <w:r w:rsidDel="00000000" w:rsidR="00000000" w:rsidRPr="00000000">
        <w:rPr>
          <w:rFonts w:ascii="Arial" w:cs="Arial" w:eastAsia="Arial" w:hAnsi="Arial"/>
          <w:rtl w:val="0"/>
        </w:rPr>
        <w:t xml:space="preserve">The time interval</w:t>
      </w:r>
      <w:r w:rsidDel="00000000" w:rsidR="00000000" w:rsidRPr="00000000">
        <w:rPr>
          <w:rFonts w:ascii="Arial" w:cs="Arial" w:eastAsia="Arial" w:hAnsi="Arial"/>
          <w:rtl w:val="0"/>
        </w:rPr>
        <w:t xml:space="preserve">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3F6">
      <w:pPr>
        <w:ind w:left="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3F7">
      <w:pPr>
        <w:ind w:left="0" w:firstLine="0"/>
        <w:rPr>
          <w:rFonts w:ascii="Arial" w:cs="Arial" w:eastAsia="Arial" w:hAnsi="Arial"/>
        </w:rPr>
      </w:pPr>
      <w:r w:rsidDel="00000000" w:rsidR="00000000" w:rsidRPr="00000000">
        <w:rPr>
          <w:rFonts w:ascii="Arial" w:cs="Arial" w:eastAsia="Arial" w:hAnsi="Arial"/>
          <w:shd w:fill="fff2cc" w:val="clear"/>
          <w:rtl w:val="0"/>
        </w:rPr>
        <w:t xml:space="preserve">If UDP is used as transport protocol, the ADVERTISE packet is generally sent using the broadcast address as destination.</w:t>
      </w:r>
      <w:r w:rsidDel="00000000" w:rsidR="00000000" w:rsidRPr="00000000">
        <w:rPr>
          <w:rtl w:val="0"/>
        </w:rPr>
      </w:r>
    </w:p>
    <w:p w:rsidR="00000000" w:rsidDel="00000000" w:rsidP="00000000" w:rsidRDefault="00000000" w:rsidRPr="00000000" w14:paraId="000003F8">
      <w:pPr>
        <w:pStyle w:val="Heading4"/>
        <w:ind w:left="0" w:right="4" w:firstLine="0"/>
        <w:rPr>
          <w:rFonts w:ascii="Arial" w:cs="Arial" w:eastAsia="Arial" w:hAnsi="Arial"/>
        </w:rPr>
      </w:pPr>
      <w:bookmarkStart w:colFirst="0" w:colLast="0" w:name="_heading=h.sqyw64" w:id="55"/>
      <w:bookmarkEnd w:id="55"/>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3F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3FA">
      <w:pPr>
        <w:pStyle w:val="Heading4"/>
        <w:ind w:left="0" w:right="4" w:firstLine="0"/>
        <w:rPr>
          <w:rFonts w:ascii="Arial" w:cs="Arial" w:eastAsia="Arial" w:hAnsi="Arial"/>
        </w:rPr>
      </w:pPr>
      <w:bookmarkStart w:colFirst="0" w:colLast="0" w:name="_heading=h.3cqmetx" w:id="56"/>
      <w:bookmarkEnd w:id="56"/>
      <w:r w:rsidDel="00000000" w:rsidR="00000000" w:rsidRPr="00000000">
        <w:rPr>
          <w:rFonts w:ascii="Arial" w:cs="Arial" w:eastAsia="Arial" w:hAnsi="Arial"/>
          <w:rtl w:val="0"/>
        </w:rPr>
        <w:t xml:space="preserve">3.1.1.2 GwId</w:t>
      </w:r>
    </w:p>
    <w:p w:rsidR="00000000" w:rsidDel="00000000" w:rsidP="00000000" w:rsidRDefault="00000000" w:rsidRPr="00000000" w14:paraId="000003F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w:t>
      </w:r>
      <w:r w:rsidDel="00000000" w:rsidR="00000000" w:rsidRPr="00000000">
        <w:rPr>
          <w:rFonts w:ascii="Arial" w:cs="Arial" w:eastAsia="Arial" w:hAnsi="Arial"/>
          <w:rtl w:val="0"/>
        </w:rPr>
        <w:t xml:space="preserve">uniquely identifies</w:t>
      </w:r>
      <w:r w:rsidDel="00000000" w:rsidR="00000000" w:rsidRPr="00000000">
        <w:rPr>
          <w:rFonts w:ascii="Arial" w:cs="Arial" w:eastAsia="Arial" w:hAnsi="Arial"/>
          <w:rtl w:val="0"/>
        </w:rPr>
        <w:t xml:space="preserve"> a gateway which is advertising itself in the network.</w:t>
      </w:r>
    </w:p>
    <w:p w:rsidR="00000000" w:rsidDel="00000000" w:rsidP="00000000" w:rsidRDefault="00000000" w:rsidRPr="00000000" w14:paraId="000003F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3FD">
      <w:pPr>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3FF">
      <w:pPr>
        <w:pStyle w:val="Heading4"/>
        <w:ind w:left="0" w:right="4" w:firstLine="0"/>
        <w:rPr>
          <w:rFonts w:ascii="Arial" w:cs="Arial" w:eastAsia="Arial" w:hAnsi="Arial"/>
        </w:rPr>
      </w:pPr>
      <w:bookmarkStart w:colFirst="0" w:colLast="0" w:name="_heading=h.1rvwp1q" w:id="57"/>
      <w:bookmarkEnd w:id="57"/>
      <w:r w:rsidDel="00000000" w:rsidR="00000000" w:rsidRPr="00000000">
        <w:rPr>
          <w:rFonts w:ascii="Arial" w:cs="Arial" w:eastAsia="Arial" w:hAnsi="Arial"/>
          <w:rtl w:val="0"/>
        </w:rPr>
        <w:t xml:space="preserve">3.1.1.3 Duration</w:t>
      </w:r>
    </w:p>
    <w:p w:rsidR="00000000" w:rsidDel="00000000" w:rsidP="00000000" w:rsidRDefault="00000000" w:rsidRPr="00000000" w14:paraId="00000400">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w:t>
      </w:r>
      <w:sdt>
        <w:sdtPr>
          <w:tag w:val="goog_rdk_119"/>
        </w:sdtPr>
        <w:sdtContent>
          <w:ins w:author="davide.lenzarini@u-blox.com" w:id="14" w:date="2023-11-29T17:03:59Z">
            <w:r w:rsidDel="00000000" w:rsidR="00000000" w:rsidRPr="00000000">
              <w:rPr>
                <w:rFonts w:ascii="Arial" w:cs="Arial" w:eastAsia="Arial" w:hAnsi="Arial"/>
                <w:rtl w:val="0"/>
              </w:rPr>
              <w:t xml:space="preserve">transmitted</w:t>
            </w:r>
          </w:ins>
        </w:sdtContent>
      </w:sdt>
      <w:sdt>
        <w:sdtPr>
          <w:tag w:val="goog_rdk_120"/>
        </w:sdtPr>
        <w:sdtContent>
          <w:del w:author="davide.lenzarini@u-blox.com" w:id="14" w:date="2023-11-29T17:03:59Z">
            <w:r w:rsidDel="00000000" w:rsidR="00000000" w:rsidRPr="00000000">
              <w:rPr>
                <w:rFonts w:ascii="Arial" w:cs="Arial" w:eastAsia="Arial" w:hAnsi="Arial"/>
                <w:rtl w:val="0"/>
              </w:rPr>
              <w:delText xml:space="preserve">broadcasted</w:delText>
            </w:r>
          </w:del>
        </w:sdtContent>
      </w:sdt>
      <w:r w:rsidDel="00000000" w:rsidR="00000000" w:rsidRPr="00000000">
        <w:rPr>
          <w:rFonts w:ascii="Arial" w:cs="Arial" w:eastAsia="Arial" w:hAnsi="Arial"/>
          <w:rtl w:val="0"/>
        </w:rPr>
        <w:t xml:space="preserve"> by this gateway period. </w:t>
      </w:r>
    </w:p>
    <w:p w:rsidR="00000000" w:rsidDel="00000000" w:rsidP="00000000" w:rsidRDefault="00000000" w:rsidRPr="00000000" w14:paraId="0000040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02">
      <w:pPr>
        <w:pStyle w:val="Heading3"/>
        <w:keepLines w:val="1"/>
        <w:spacing w:after="77" w:before="0" w:line="259" w:lineRule="auto"/>
        <w:ind w:left="0" w:right="4" w:firstLine="0"/>
        <w:rPr>
          <w:rFonts w:ascii="Arial" w:cs="Arial" w:eastAsia="Arial" w:hAnsi="Arial"/>
        </w:rPr>
      </w:pPr>
      <w:bookmarkStart w:colFirst="0" w:colLast="0" w:name="_heading=h.4bvk7pj" w:id="58"/>
      <w:bookmarkEnd w:id="58"/>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403">
      <w:pPr>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0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0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0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0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0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0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0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0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0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0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0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1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1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1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20">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29">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1-hop transmission in case of a very dense network in which every MQTT-SN client is reachable from each other within 1-hop transmission.</w:t>
      </w:r>
    </w:p>
    <w:p w:rsidR="00000000" w:rsidDel="00000000" w:rsidP="00000000" w:rsidRDefault="00000000" w:rsidRPr="00000000" w14:paraId="0000042A">
      <w:pPr>
        <w:pStyle w:val="Heading4"/>
        <w:ind w:left="0" w:right="4" w:firstLine="0"/>
        <w:rPr>
          <w:rFonts w:ascii="Arial" w:cs="Arial" w:eastAsia="Arial" w:hAnsi="Arial"/>
        </w:rPr>
      </w:pPr>
      <w:bookmarkStart w:colFirst="0" w:colLast="0" w:name="_heading=h.2r0uhxc" w:id="59"/>
      <w:bookmarkEnd w:id="59"/>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4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2C">
      <w:pPr>
        <w:pStyle w:val="Heading4"/>
        <w:ind w:left="0" w:right="4" w:firstLine="0"/>
        <w:rPr>
          <w:rFonts w:ascii="Arial" w:cs="Arial" w:eastAsia="Arial" w:hAnsi="Arial"/>
        </w:rPr>
      </w:pPr>
      <w:bookmarkStart w:colFirst="0" w:colLast="0" w:name="_heading=h.1664s55" w:id="60"/>
      <w:bookmarkEnd w:id="60"/>
      <w:r w:rsidDel="00000000" w:rsidR="00000000" w:rsidRPr="00000000">
        <w:rPr>
          <w:rFonts w:ascii="Arial" w:cs="Arial" w:eastAsia="Arial" w:hAnsi="Arial"/>
          <w:rtl w:val="0"/>
        </w:rPr>
        <w:t xml:space="preserve">3.1.2.2 Radius</w:t>
      </w:r>
    </w:p>
    <w:p w:rsidR="00000000" w:rsidDel="00000000" w:rsidP="00000000" w:rsidRDefault="00000000" w:rsidRPr="00000000" w14:paraId="0000042D">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w:t>
      </w:r>
      <w:r w:rsidDel="00000000" w:rsidR="00000000" w:rsidRPr="00000000">
        <w:rPr>
          <w:rFonts w:ascii="Arial" w:cs="Arial" w:eastAsia="Arial" w:hAnsi="Arial"/>
          <w:rtl w:val="0"/>
        </w:rPr>
        <w:t xml:space="preserve">network layer</w:t>
      </w:r>
      <w:r w:rsidDel="00000000" w:rsidR="00000000" w:rsidRPr="00000000">
        <w:rPr>
          <w:rFonts w:ascii="Arial" w:cs="Arial" w:eastAsia="Arial" w:hAnsi="Arial"/>
          <w:rtl w:val="0"/>
        </w:rPr>
        <w:t xml:space="preserve"> when MQTT-SN gives this packet for transmission.</w:t>
      </w:r>
    </w:p>
    <w:p w:rsidR="00000000" w:rsidDel="00000000" w:rsidP="00000000" w:rsidRDefault="00000000" w:rsidRPr="00000000" w14:paraId="0000042E">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w:t>
      </w:r>
      <w:r w:rsidDel="00000000" w:rsidR="00000000" w:rsidRPr="00000000">
        <w:rPr>
          <w:rFonts w:ascii="Arial" w:cs="Arial" w:eastAsia="Arial" w:hAnsi="Arial"/>
          <w:rtl w:val="0"/>
        </w:rPr>
        <w:t xml:space="preserve">the SEARCHGW received if the Radius value is 0.</w:t>
      </w:r>
      <w:r w:rsidDel="00000000" w:rsidR="00000000" w:rsidRPr="00000000">
        <w:rPr>
          <w:rtl w:val="0"/>
        </w:rPr>
      </w:r>
    </w:p>
    <w:p w:rsidR="00000000" w:rsidDel="00000000" w:rsidP="00000000" w:rsidRDefault="00000000" w:rsidRPr="00000000" w14:paraId="0000042F">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w:t>
      </w:r>
      <w:r w:rsidDel="00000000" w:rsidR="00000000" w:rsidRPr="00000000">
        <w:rPr>
          <w:rFonts w:ascii="Arial" w:cs="Arial" w:eastAsia="Arial" w:hAnsi="Arial"/>
          <w:rtl w:val="0"/>
        </w:rPr>
        <w:t xml:space="preserve">SEARCHGW received, it MUST reduce the Radius value by 1.</w:t>
      </w:r>
      <w:r w:rsidDel="00000000" w:rsidR="00000000" w:rsidRPr="00000000">
        <w:rPr>
          <w:rtl w:val="0"/>
        </w:rPr>
      </w:r>
    </w:p>
    <w:p w:rsidR="00000000" w:rsidDel="00000000" w:rsidP="00000000" w:rsidRDefault="00000000" w:rsidRPr="00000000" w14:paraId="00000430">
      <w:pPr>
        <w:pStyle w:val="Heading3"/>
        <w:keepLines w:val="1"/>
        <w:spacing w:after="77" w:before="0" w:line="259" w:lineRule="auto"/>
        <w:ind w:left="0" w:right="4" w:firstLine="0"/>
        <w:rPr>
          <w:rFonts w:ascii="Arial" w:cs="Arial" w:eastAsia="Arial" w:hAnsi="Arial"/>
        </w:rPr>
      </w:pPr>
      <w:bookmarkStart w:colFirst="0" w:colLast="0" w:name="_heading=h.3q5sasy" w:id="61"/>
      <w:bookmarkEnd w:id="61"/>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431">
      <w:pPr>
        <w:ind w:right="4"/>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3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3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3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3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3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3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3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3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3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3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3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4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4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4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4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56">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457">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60">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w:t>
      </w:r>
      <w:sdt>
        <w:sdtPr>
          <w:tag w:val="goog_rdk_121"/>
        </w:sdtPr>
        <w:sdtContent>
          <w:del w:author="davide.lenzarini@u-blox.com" w:id="15" w:date="2023-11-29T17:48:08Z">
            <w:r w:rsidDel="00000000" w:rsidR="00000000" w:rsidRPr="00000000">
              <w:rPr>
                <w:rFonts w:ascii="Arial" w:cs="Arial" w:eastAsia="Arial" w:hAnsi="Arial"/>
                <w:rtl w:val="0"/>
              </w:rPr>
              <w:delText xml:space="preserve"> using the broadcast service of the underlying layer,</w:delText>
            </w:r>
          </w:del>
        </w:sdtContent>
      </w:sdt>
      <w:r w:rsidDel="00000000" w:rsidR="00000000" w:rsidRPr="00000000">
        <w:rPr>
          <w:rFonts w:ascii="Arial" w:cs="Arial" w:eastAsia="Arial" w:hAnsi="Arial"/>
          <w:rtl w:val="0"/>
        </w:rPr>
        <w:t xml:space="preserve">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61">
      <w:pPr>
        <w:pStyle w:val="Heading4"/>
        <w:ind w:left="0" w:right="4" w:firstLine="0"/>
        <w:rPr>
          <w:rFonts w:ascii="Arial" w:cs="Arial" w:eastAsia="Arial" w:hAnsi="Arial"/>
        </w:rPr>
      </w:pPr>
      <w:bookmarkStart w:colFirst="0" w:colLast="0" w:name="_heading=h.25b2l0r" w:id="62"/>
      <w:bookmarkEnd w:id="62"/>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4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463">
      <w:pPr>
        <w:pStyle w:val="Heading4"/>
        <w:ind w:left="0" w:right="4" w:firstLine="0"/>
        <w:rPr>
          <w:rFonts w:ascii="Arial" w:cs="Arial" w:eastAsia="Arial" w:hAnsi="Arial"/>
        </w:rPr>
      </w:pPr>
      <w:bookmarkStart w:colFirst="0" w:colLast="0" w:name="_heading=h.kgcv8k" w:id="63"/>
      <w:bookmarkEnd w:id="63"/>
      <w:r w:rsidDel="00000000" w:rsidR="00000000" w:rsidRPr="00000000">
        <w:rPr>
          <w:rFonts w:ascii="Arial" w:cs="Arial" w:eastAsia="Arial" w:hAnsi="Arial"/>
          <w:rtl w:val="0"/>
        </w:rPr>
        <w:t xml:space="preserve">3.1.3.2 GwId</w:t>
      </w:r>
    </w:p>
    <w:p w:rsidR="00000000" w:rsidDel="00000000" w:rsidP="00000000" w:rsidRDefault="00000000" w:rsidRPr="00000000" w14:paraId="00000464">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65">
      <w:pPr>
        <w:pStyle w:val="Heading4"/>
        <w:ind w:left="0" w:right="4" w:firstLine="0"/>
        <w:rPr>
          <w:rFonts w:ascii="Arial" w:cs="Arial" w:eastAsia="Arial" w:hAnsi="Arial"/>
        </w:rPr>
      </w:pPr>
      <w:bookmarkStart w:colFirst="0" w:colLast="0" w:name="_heading=h.34g0dwd" w:id="64"/>
      <w:bookmarkEnd w:id="64"/>
      <w:r w:rsidDel="00000000" w:rsidR="00000000" w:rsidRPr="00000000">
        <w:rPr>
          <w:rFonts w:ascii="Arial" w:cs="Arial" w:eastAsia="Arial" w:hAnsi="Arial"/>
          <w:rtl w:val="0"/>
        </w:rPr>
        <w:t xml:space="preserve">3.1.3.3 GwAdd</w:t>
      </w:r>
    </w:p>
    <w:p w:rsidR="00000000" w:rsidDel="00000000" w:rsidP="00000000" w:rsidRDefault="00000000" w:rsidRPr="00000000" w14:paraId="00000466">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467">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468">
      <w:pPr>
        <w:rPr>
          <w:rFonts w:ascii="Arial" w:cs="Arial" w:eastAsia="Arial" w:hAnsi="Arial"/>
        </w:rPr>
      </w:pPr>
      <w:r w:rsidDel="00000000" w:rsidR="00000000" w:rsidRPr="00000000">
        <w:rPr>
          <w:rtl w:val="0"/>
        </w:rPr>
      </w:r>
    </w:p>
    <w:p w:rsidR="00000000" w:rsidDel="00000000" w:rsidP="00000000" w:rsidRDefault="00000000" w:rsidRPr="00000000" w14:paraId="00000469">
      <w:pPr>
        <w:rPr>
          <w:rFonts w:ascii="Arial" w:cs="Arial" w:eastAsia="Arial" w:hAnsi="Arial"/>
        </w:rPr>
      </w:pPr>
      <w:r w:rsidDel="00000000" w:rsidR="00000000" w:rsidRPr="00000000">
        <w:rPr>
          <w:rtl w:val="0"/>
        </w:rPr>
      </w:r>
    </w:p>
    <w:p w:rsidR="00000000" w:rsidDel="00000000" w:rsidP="00000000" w:rsidRDefault="00000000" w:rsidRPr="00000000" w14:paraId="0000046A">
      <w:pPr>
        <w:rPr>
          <w:rFonts w:ascii="Arial" w:cs="Arial" w:eastAsia="Arial" w:hAnsi="Arial"/>
        </w:rPr>
      </w:pPr>
      <w:r w:rsidDel="00000000" w:rsidR="00000000" w:rsidRPr="00000000">
        <w:rPr>
          <w:rtl w:val="0"/>
        </w:rPr>
      </w:r>
    </w:p>
    <w:p w:rsidR="00000000" w:rsidDel="00000000" w:rsidP="00000000" w:rsidRDefault="00000000" w:rsidRPr="00000000" w14:paraId="0000046B">
      <w:pPr>
        <w:rPr>
          <w:rFonts w:ascii="Arial" w:cs="Arial" w:eastAsia="Arial" w:hAnsi="Arial"/>
        </w:rPr>
      </w:pPr>
      <w:r w:rsidDel="00000000" w:rsidR="00000000" w:rsidRPr="00000000">
        <w:rPr>
          <w:rtl w:val="0"/>
        </w:rPr>
      </w:r>
    </w:p>
    <w:p w:rsidR="00000000" w:rsidDel="00000000" w:rsidP="00000000" w:rsidRDefault="00000000" w:rsidRPr="00000000" w14:paraId="0000046C">
      <w:pPr>
        <w:rPr>
          <w:rFonts w:ascii="Arial" w:cs="Arial" w:eastAsia="Arial" w:hAnsi="Arial"/>
        </w:rPr>
      </w:pPr>
      <w:r w:rsidDel="00000000" w:rsidR="00000000" w:rsidRPr="00000000">
        <w:rPr>
          <w:rtl w:val="0"/>
        </w:rPr>
      </w:r>
    </w:p>
    <w:p w:rsidR="00000000" w:rsidDel="00000000" w:rsidP="00000000" w:rsidRDefault="00000000" w:rsidRPr="00000000" w14:paraId="0000046D">
      <w:pPr>
        <w:rPr>
          <w:rFonts w:ascii="Arial" w:cs="Arial" w:eastAsia="Arial" w:hAnsi="Arial"/>
        </w:rPr>
      </w:pPr>
      <w:r w:rsidDel="00000000" w:rsidR="00000000" w:rsidRPr="00000000">
        <w:rPr>
          <w:rtl w:val="0"/>
        </w:rPr>
      </w:r>
    </w:p>
    <w:p w:rsidR="00000000" w:rsidDel="00000000" w:rsidP="00000000" w:rsidRDefault="00000000" w:rsidRPr="00000000" w14:paraId="0000046E">
      <w:pPr>
        <w:rPr>
          <w:rFonts w:ascii="Arial" w:cs="Arial" w:eastAsia="Arial" w:hAnsi="Arial"/>
        </w:rPr>
      </w:pPr>
      <w:r w:rsidDel="00000000" w:rsidR="00000000" w:rsidRPr="00000000">
        <w:rPr>
          <w:rtl w:val="0"/>
        </w:rPr>
      </w:r>
    </w:p>
    <w:p w:rsidR="00000000" w:rsidDel="00000000" w:rsidP="00000000" w:rsidRDefault="00000000" w:rsidRPr="00000000" w14:paraId="0000046F">
      <w:pPr>
        <w:rPr>
          <w:rFonts w:ascii="Arial" w:cs="Arial" w:eastAsia="Arial" w:hAnsi="Arial"/>
        </w:rPr>
      </w:pPr>
      <w:r w:rsidDel="00000000" w:rsidR="00000000" w:rsidRPr="00000000">
        <w:rPr>
          <w:rtl w:val="0"/>
        </w:rPr>
      </w:r>
    </w:p>
    <w:p w:rsidR="00000000" w:rsidDel="00000000" w:rsidP="00000000" w:rsidRDefault="00000000" w:rsidRPr="00000000" w14:paraId="00000470">
      <w:pPr>
        <w:rPr>
          <w:rFonts w:ascii="Arial" w:cs="Arial" w:eastAsia="Arial" w:hAnsi="Arial"/>
        </w:rPr>
      </w:pPr>
      <w:r w:rsidDel="00000000" w:rsidR="00000000" w:rsidRPr="00000000">
        <w:rPr>
          <w:rtl w:val="0"/>
        </w:rPr>
      </w:r>
    </w:p>
    <w:p w:rsidR="00000000" w:rsidDel="00000000" w:rsidP="00000000" w:rsidRDefault="00000000" w:rsidRPr="00000000" w14:paraId="00000471">
      <w:pPr>
        <w:rPr>
          <w:rFonts w:ascii="Arial" w:cs="Arial" w:eastAsia="Arial" w:hAnsi="Arial"/>
        </w:rPr>
      </w:pPr>
      <w:r w:rsidDel="00000000" w:rsidR="00000000" w:rsidRPr="00000000">
        <w:rPr>
          <w:rtl w:val="0"/>
        </w:rPr>
      </w:r>
    </w:p>
    <w:p w:rsidR="00000000" w:rsidDel="00000000" w:rsidP="00000000" w:rsidRDefault="00000000" w:rsidRPr="00000000" w14:paraId="00000472">
      <w:pPr>
        <w:rPr>
          <w:rFonts w:ascii="Arial" w:cs="Arial" w:eastAsia="Arial" w:hAnsi="Arial"/>
        </w:rPr>
      </w:pPr>
      <w:r w:rsidDel="00000000" w:rsidR="00000000" w:rsidRPr="00000000">
        <w:rPr>
          <w:rtl w:val="0"/>
        </w:rPr>
      </w:r>
    </w:p>
    <w:p w:rsidR="00000000" w:rsidDel="00000000" w:rsidP="00000000" w:rsidRDefault="00000000" w:rsidRPr="00000000" w14:paraId="00000473">
      <w:pPr>
        <w:rPr>
          <w:rFonts w:ascii="Arial" w:cs="Arial" w:eastAsia="Arial" w:hAnsi="Arial"/>
        </w:rPr>
      </w:pPr>
      <w:r w:rsidDel="00000000" w:rsidR="00000000" w:rsidRPr="00000000">
        <w:rPr>
          <w:rtl w:val="0"/>
        </w:rPr>
      </w:r>
    </w:p>
    <w:p w:rsidR="00000000" w:rsidDel="00000000" w:rsidP="00000000" w:rsidRDefault="00000000" w:rsidRPr="00000000" w14:paraId="00000474">
      <w:pPr>
        <w:rPr>
          <w:rFonts w:ascii="Arial" w:cs="Arial" w:eastAsia="Arial" w:hAnsi="Arial"/>
        </w:rPr>
      </w:pPr>
      <w:r w:rsidDel="00000000" w:rsidR="00000000" w:rsidRPr="00000000">
        <w:rPr>
          <w:rtl w:val="0"/>
        </w:rPr>
      </w:r>
    </w:p>
    <w:p w:rsidR="00000000" w:rsidDel="00000000" w:rsidP="00000000" w:rsidRDefault="00000000" w:rsidRPr="00000000" w14:paraId="00000475">
      <w:pPr>
        <w:rPr>
          <w:rFonts w:ascii="Arial" w:cs="Arial" w:eastAsia="Arial" w:hAnsi="Arial"/>
        </w:rPr>
      </w:pPr>
      <w:r w:rsidDel="00000000" w:rsidR="00000000" w:rsidRPr="00000000">
        <w:rPr>
          <w:rtl w:val="0"/>
        </w:rPr>
      </w:r>
    </w:p>
    <w:p w:rsidR="00000000" w:rsidDel="00000000" w:rsidP="00000000" w:rsidRDefault="00000000" w:rsidRPr="00000000" w14:paraId="00000476">
      <w:pPr>
        <w:rPr>
          <w:rFonts w:ascii="Arial" w:cs="Arial" w:eastAsia="Arial" w:hAnsi="Arial"/>
        </w:rPr>
      </w:pPr>
      <w:r w:rsidDel="00000000" w:rsidR="00000000" w:rsidRPr="00000000">
        <w:rPr>
          <w:rtl w:val="0"/>
        </w:rPr>
      </w:r>
    </w:p>
    <w:p w:rsidR="00000000" w:rsidDel="00000000" w:rsidP="00000000" w:rsidRDefault="00000000" w:rsidRPr="00000000" w14:paraId="00000477">
      <w:pPr>
        <w:rPr>
          <w:rFonts w:ascii="Arial" w:cs="Arial" w:eastAsia="Arial" w:hAnsi="Arial"/>
        </w:rPr>
      </w:pPr>
      <w:r w:rsidDel="00000000" w:rsidR="00000000" w:rsidRPr="00000000">
        <w:rPr>
          <w:rtl w:val="0"/>
        </w:rPr>
      </w:r>
    </w:p>
    <w:p w:rsidR="00000000" w:rsidDel="00000000" w:rsidP="00000000" w:rsidRDefault="00000000" w:rsidRPr="00000000" w14:paraId="00000478">
      <w:pPr>
        <w:rPr>
          <w:rFonts w:ascii="Arial" w:cs="Arial" w:eastAsia="Arial" w:hAnsi="Arial"/>
        </w:rPr>
      </w:pPr>
      <w:r w:rsidDel="00000000" w:rsidR="00000000" w:rsidRPr="00000000">
        <w:rPr>
          <w:rtl w:val="0"/>
        </w:rPr>
      </w:r>
    </w:p>
    <w:p w:rsidR="00000000" w:rsidDel="00000000" w:rsidP="00000000" w:rsidRDefault="00000000" w:rsidRPr="00000000" w14:paraId="00000479">
      <w:pPr>
        <w:rPr>
          <w:rFonts w:ascii="Arial" w:cs="Arial" w:eastAsia="Arial" w:hAnsi="Arial"/>
        </w:rPr>
      </w:pPr>
      <w:r w:rsidDel="00000000" w:rsidR="00000000" w:rsidRPr="00000000">
        <w:rPr>
          <w:rtl w:val="0"/>
        </w:rPr>
      </w:r>
    </w:p>
    <w:p w:rsidR="00000000" w:rsidDel="00000000" w:rsidP="00000000" w:rsidRDefault="00000000" w:rsidRPr="00000000" w14:paraId="0000047A">
      <w:pPr>
        <w:rPr>
          <w:rFonts w:ascii="Arial" w:cs="Arial" w:eastAsia="Arial" w:hAnsi="Arial"/>
        </w:rPr>
      </w:pPr>
      <w:r w:rsidDel="00000000" w:rsidR="00000000" w:rsidRPr="00000000">
        <w:rPr>
          <w:rtl w:val="0"/>
        </w:rPr>
      </w:r>
    </w:p>
    <w:p w:rsidR="00000000" w:rsidDel="00000000" w:rsidP="00000000" w:rsidRDefault="00000000" w:rsidRPr="00000000" w14:paraId="0000047B">
      <w:pPr>
        <w:rPr>
          <w:rFonts w:ascii="Arial" w:cs="Arial" w:eastAsia="Arial" w:hAnsi="Arial"/>
        </w:rPr>
      </w:pPr>
      <w:r w:rsidDel="00000000" w:rsidR="00000000" w:rsidRPr="00000000">
        <w:rPr>
          <w:rtl w:val="0"/>
        </w:rPr>
      </w:r>
    </w:p>
    <w:p w:rsidR="00000000" w:rsidDel="00000000" w:rsidP="00000000" w:rsidRDefault="00000000" w:rsidRPr="00000000" w14:paraId="0000047C">
      <w:pPr>
        <w:rPr>
          <w:rFonts w:ascii="Arial" w:cs="Arial" w:eastAsia="Arial" w:hAnsi="Arial"/>
        </w:rPr>
      </w:pPr>
      <w:r w:rsidDel="00000000" w:rsidR="00000000" w:rsidRPr="00000000">
        <w:rPr>
          <w:rtl w:val="0"/>
        </w:rPr>
      </w:r>
    </w:p>
    <w:p w:rsidR="00000000" w:rsidDel="00000000" w:rsidP="00000000" w:rsidRDefault="00000000" w:rsidRPr="00000000" w14:paraId="0000047D">
      <w:pPr>
        <w:rPr>
          <w:rFonts w:ascii="Arial" w:cs="Arial" w:eastAsia="Arial" w:hAnsi="Arial"/>
        </w:rPr>
      </w:pPr>
      <w:r w:rsidDel="00000000" w:rsidR="00000000" w:rsidRPr="00000000">
        <w:rPr>
          <w:rtl w:val="0"/>
        </w:rPr>
      </w:r>
    </w:p>
    <w:p w:rsidR="00000000" w:rsidDel="00000000" w:rsidP="00000000" w:rsidRDefault="00000000" w:rsidRPr="00000000" w14:paraId="0000047E">
      <w:pPr>
        <w:rPr>
          <w:rFonts w:ascii="Arial" w:cs="Arial" w:eastAsia="Arial" w:hAnsi="Arial"/>
        </w:rPr>
      </w:pPr>
      <w:r w:rsidDel="00000000" w:rsidR="00000000" w:rsidRPr="00000000">
        <w:rPr>
          <w:rtl w:val="0"/>
        </w:rPr>
      </w:r>
    </w:p>
    <w:p w:rsidR="00000000" w:rsidDel="00000000" w:rsidP="00000000" w:rsidRDefault="00000000" w:rsidRPr="00000000" w14:paraId="0000047F">
      <w:pPr>
        <w:rPr>
          <w:rFonts w:ascii="Arial" w:cs="Arial" w:eastAsia="Arial" w:hAnsi="Arial"/>
        </w:rPr>
      </w:pPr>
      <w:r w:rsidDel="00000000" w:rsidR="00000000" w:rsidRPr="00000000">
        <w:rPr>
          <w:rtl w:val="0"/>
        </w:rPr>
      </w:r>
    </w:p>
    <w:p w:rsidR="00000000" w:rsidDel="00000000" w:rsidP="00000000" w:rsidRDefault="00000000" w:rsidRPr="00000000" w14:paraId="00000480">
      <w:pPr>
        <w:rPr>
          <w:rFonts w:ascii="Arial" w:cs="Arial" w:eastAsia="Arial" w:hAnsi="Arial"/>
        </w:rPr>
      </w:pPr>
      <w:r w:rsidDel="00000000" w:rsidR="00000000" w:rsidRPr="00000000">
        <w:rPr>
          <w:rtl w:val="0"/>
        </w:rPr>
      </w:r>
    </w:p>
    <w:p w:rsidR="00000000" w:rsidDel="00000000" w:rsidP="00000000" w:rsidRDefault="00000000" w:rsidRPr="00000000" w14:paraId="00000481">
      <w:pPr>
        <w:rPr>
          <w:rFonts w:ascii="Arial" w:cs="Arial" w:eastAsia="Arial" w:hAnsi="Arial"/>
        </w:rPr>
      </w:pPr>
      <w:r w:rsidDel="00000000" w:rsidR="00000000" w:rsidRPr="00000000">
        <w:rPr>
          <w:rtl w:val="0"/>
        </w:rPr>
      </w:r>
    </w:p>
    <w:p w:rsidR="00000000" w:rsidDel="00000000" w:rsidP="00000000" w:rsidRDefault="00000000" w:rsidRPr="00000000" w14:paraId="00000482">
      <w:pPr>
        <w:rPr>
          <w:rFonts w:ascii="Arial" w:cs="Arial" w:eastAsia="Arial" w:hAnsi="Arial"/>
        </w:rPr>
      </w:pPr>
      <w:r w:rsidDel="00000000" w:rsidR="00000000" w:rsidRPr="00000000">
        <w:rPr>
          <w:rtl w:val="0"/>
        </w:rPr>
      </w:r>
    </w:p>
    <w:p w:rsidR="00000000" w:rsidDel="00000000" w:rsidP="00000000" w:rsidRDefault="00000000" w:rsidRPr="00000000" w14:paraId="00000483">
      <w:pPr>
        <w:rPr>
          <w:rFonts w:ascii="Arial" w:cs="Arial" w:eastAsia="Arial" w:hAnsi="Arial"/>
        </w:rPr>
      </w:pPr>
      <w:r w:rsidDel="00000000" w:rsidR="00000000" w:rsidRPr="00000000">
        <w:rPr>
          <w:rtl w:val="0"/>
        </w:rPr>
      </w:r>
    </w:p>
    <w:p w:rsidR="00000000" w:rsidDel="00000000" w:rsidP="00000000" w:rsidRDefault="00000000" w:rsidRPr="00000000" w14:paraId="00000484">
      <w:pPr>
        <w:rPr>
          <w:rFonts w:ascii="Arial" w:cs="Arial" w:eastAsia="Arial" w:hAnsi="Arial"/>
        </w:rPr>
      </w:pPr>
      <w:r w:rsidDel="00000000" w:rsidR="00000000" w:rsidRPr="00000000">
        <w:rPr>
          <w:rtl w:val="0"/>
        </w:rPr>
      </w:r>
    </w:p>
    <w:p w:rsidR="00000000" w:rsidDel="00000000" w:rsidP="00000000" w:rsidRDefault="00000000" w:rsidRPr="00000000" w14:paraId="00000485">
      <w:pPr>
        <w:rPr>
          <w:rFonts w:ascii="Arial" w:cs="Arial" w:eastAsia="Arial" w:hAnsi="Arial"/>
        </w:rPr>
      </w:pPr>
      <w:r w:rsidDel="00000000" w:rsidR="00000000" w:rsidRPr="00000000">
        <w:rPr>
          <w:rtl w:val="0"/>
        </w:rPr>
      </w:r>
    </w:p>
    <w:p w:rsidR="00000000" w:rsidDel="00000000" w:rsidP="00000000" w:rsidRDefault="00000000" w:rsidRPr="00000000" w14:paraId="00000486">
      <w:pPr>
        <w:rPr>
          <w:rFonts w:ascii="Arial" w:cs="Arial" w:eastAsia="Arial" w:hAnsi="Arial"/>
        </w:rPr>
      </w:pPr>
      <w:r w:rsidDel="00000000" w:rsidR="00000000" w:rsidRPr="00000000">
        <w:rPr>
          <w:rtl w:val="0"/>
        </w:rPr>
      </w:r>
    </w:p>
    <w:p w:rsidR="00000000" w:rsidDel="00000000" w:rsidP="00000000" w:rsidRDefault="00000000" w:rsidRPr="00000000" w14:paraId="00000487">
      <w:pPr>
        <w:rPr>
          <w:rFonts w:ascii="Arial" w:cs="Arial" w:eastAsia="Arial" w:hAnsi="Arial"/>
        </w:rPr>
      </w:pPr>
      <w:r w:rsidDel="00000000" w:rsidR="00000000" w:rsidRPr="00000000">
        <w:rPr>
          <w:rtl w:val="0"/>
        </w:rPr>
      </w:r>
    </w:p>
    <w:p w:rsidR="00000000" w:rsidDel="00000000" w:rsidP="00000000" w:rsidRDefault="00000000" w:rsidRPr="00000000" w14:paraId="00000488">
      <w:pPr>
        <w:rPr>
          <w:rFonts w:ascii="Arial" w:cs="Arial" w:eastAsia="Arial" w:hAnsi="Arial"/>
        </w:rPr>
      </w:pPr>
      <w:r w:rsidDel="00000000" w:rsidR="00000000" w:rsidRPr="00000000">
        <w:rPr>
          <w:rtl w:val="0"/>
        </w:rPr>
      </w:r>
    </w:p>
    <w:p w:rsidR="00000000" w:rsidDel="00000000" w:rsidP="00000000" w:rsidRDefault="00000000" w:rsidRPr="00000000" w14:paraId="00000489">
      <w:pPr>
        <w:rPr>
          <w:rFonts w:ascii="Arial" w:cs="Arial" w:eastAsia="Arial" w:hAnsi="Arial"/>
        </w:rPr>
      </w:pPr>
      <w:r w:rsidDel="00000000" w:rsidR="00000000" w:rsidRPr="00000000">
        <w:rPr>
          <w:rtl w:val="0"/>
        </w:rPr>
      </w:r>
    </w:p>
    <w:p w:rsidR="00000000" w:rsidDel="00000000" w:rsidP="00000000" w:rsidRDefault="00000000" w:rsidRPr="00000000" w14:paraId="0000048A">
      <w:pPr>
        <w:rPr>
          <w:rFonts w:ascii="Arial" w:cs="Arial" w:eastAsia="Arial" w:hAnsi="Arial"/>
        </w:rPr>
      </w:pPr>
      <w:r w:rsidDel="00000000" w:rsidR="00000000" w:rsidRPr="00000000">
        <w:rPr>
          <w:rtl w:val="0"/>
        </w:rPr>
      </w:r>
    </w:p>
    <w:p w:rsidR="00000000" w:rsidDel="00000000" w:rsidP="00000000" w:rsidRDefault="00000000" w:rsidRPr="00000000" w14:paraId="0000048B">
      <w:pPr>
        <w:pStyle w:val="Heading3"/>
        <w:keepLines w:val="1"/>
        <w:spacing w:after="52" w:before="0" w:line="259" w:lineRule="auto"/>
        <w:ind w:left="0" w:firstLine="0"/>
        <w:rPr>
          <w:rFonts w:ascii="Arial" w:cs="Arial" w:eastAsia="Arial" w:hAnsi="Arial"/>
        </w:rPr>
      </w:pPr>
      <w:bookmarkStart w:colFirst="0" w:colLast="0" w:name="_heading=h.1jlao46" w:id="65"/>
      <w:bookmarkEnd w:id="65"/>
      <w:r w:rsidDel="00000000" w:rsidR="00000000" w:rsidRPr="00000000">
        <w:rPr>
          <w:rtl w:val="0"/>
        </w:rPr>
        <w:t xml:space="preserve">3.1.4 </w:t>
      </w:r>
      <w:r w:rsidDel="00000000" w:rsidR="00000000" w:rsidRPr="00000000">
        <w:rPr>
          <w:rFonts w:ascii="Arial" w:cs="Arial" w:eastAsia="Arial" w:hAnsi="Arial"/>
          <w:rtl w:val="0"/>
        </w:rPr>
        <w:t xml:space="preserve">CONNECT</w:t>
      </w:r>
    </w:p>
    <w:p w:rsidR="00000000" w:rsidDel="00000000" w:rsidP="00000000" w:rsidRDefault="00000000" w:rsidRPr="00000000" w14:paraId="0000048C">
      <w:pPr>
        <w:spacing w:after="120" w:before="120" w:lineRule="auto"/>
        <w:rPr>
          <w:rFonts w:ascii="Arial" w:cs="Arial" w:eastAsia="Arial" w:hAnsi="Arial"/>
          <w:i w:val="1"/>
          <w:color w:val="000000"/>
          <w:sz w:val="18"/>
          <w:szCs w:val="18"/>
        </w:rPr>
      </w:pPr>
      <w:r w:rsidDel="00000000" w:rsidR="00000000" w:rsidRPr="00000000">
        <w:rPr>
          <w:rtl w:val="0"/>
        </w:rPr>
      </w:r>
    </w:p>
    <w:tbl>
      <w:tblPr>
        <w:tblStyle w:val="Table13"/>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495"/>
        <w:gridCol w:w="600"/>
        <w:gridCol w:w="405"/>
        <w:gridCol w:w="525"/>
        <w:gridCol w:w="105"/>
        <w:gridCol w:w="1110"/>
        <w:gridCol w:w="945"/>
        <w:gridCol w:w="450"/>
        <w:gridCol w:w="840"/>
        <w:gridCol w:w="705"/>
        <w:gridCol w:w="675"/>
        <w:gridCol w:w="105"/>
        <w:gridCol w:w="1275"/>
        <w:tblGridChange w:id="0">
          <w:tblGrid>
            <w:gridCol w:w="1425"/>
            <w:gridCol w:w="495"/>
            <w:gridCol w:w="600"/>
            <w:gridCol w:w="405"/>
            <w:gridCol w:w="525"/>
            <w:gridCol w:w="105"/>
            <w:gridCol w:w="1110"/>
            <w:gridCol w:w="945"/>
            <w:gridCol w:w="450"/>
            <w:gridCol w:w="840"/>
            <w:gridCol w:w="705"/>
            <w:gridCol w:w="675"/>
            <w:gridCol w:w="105"/>
            <w:gridCol w:w="1275"/>
          </w:tblGrid>
        </w:tblGridChange>
      </w:tblGrid>
      <w:tr>
        <w:trPr>
          <w:cantSplit w:val="0"/>
          <w:tblHeader w:val="0"/>
        </w:trPr>
        <w:tc>
          <w:tcPr>
            <w:shd w:fill="cfe2f3" w:val="clear"/>
          </w:tcPr>
          <w:p w:rsidR="00000000" w:rsidDel="00000000" w:rsidP="00000000" w:rsidRDefault="00000000" w:rsidRPr="00000000" w14:paraId="0000048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8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48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4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9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49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9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49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49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9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49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4A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4A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4B7">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4B8">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4C5">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4C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4C8">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4CE">
            <w:pPr>
              <w:jc w:val="center"/>
              <w:rPr>
                <w:rFonts w:ascii="Arial" w:cs="Arial" w:eastAsia="Arial" w:hAnsi="Arial"/>
                <w:i w:val="1"/>
              </w:rPr>
            </w:pPr>
            <w:r w:rsidDel="00000000" w:rsidR="00000000" w:rsidRPr="00000000">
              <w:rPr>
                <w:rFonts w:ascii="Arial" w:cs="Arial" w:eastAsia="Arial" w:hAnsi="Arial"/>
                <w:rtl w:val="0"/>
              </w:rPr>
              <w:t xml:space="preserve">Authentication</w:t>
            </w:r>
            <w:r w:rsidDel="00000000" w:rsidR="00000000" w:rsidRPr="00000000">
              <w:rPr>
                <w:rtl w:val="0"/>
              </w:rPr>
            </w:r>
          </w:p>
        </w:tc>
        <w:tc>
          <w:tcPr>
            <w:gridSpan w:val="2"/>
          </w:tcPr>
          <w:p w:rsidR="00000000" w:rsidDel="00000000" w:rsidP="00000000" w:rsidRDefault="00000000" w:rsidRPr="00000000" w14:paraId="000004D0">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4D2">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4D3">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4D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4D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D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4D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D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D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4D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4E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4E1">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4E2">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w:t>
            </w:r>
          </w:p>
        </w:tc>
      </w:tr>
      <w:tr>
        <w:trPr>
          <w:cantSplit w:val="0"/>
          <w:trHeight w:val="200" w:hRule="atLeast"/>
          <w:tblHeader w:val="0"/>
        </w:trPr>
        <w:tc>
          <w:tcPr/>
          <w:p w:rsidR="00000000" w:rsidDel="00000000" w:rsidP="00000000" w:rsidRDefault="00000000" w:rsidRPr="00000000" w14:paraId="000004EF">
            <w:pPr>
              <w:rPr>
                <w:rFonts w:ascii="Arial" w:cs="Arial" w:eastAsia="Arial" w:hAnsi="Arial"/>
              </w:rPr>
            </w:pPr>
            <w:r w:rsidDel="00000000" w:rsidR="00000000" w:rsidRPr="00000000">
              <w:rPr>
                <w:rtl w:val="0"/>
              </w:rPr>
            </w:r>
          </w:p>
        </w:tc>
        <w:tc>
          <w:tcPr>
            <w:gridSpan w:val="5"/>
          </w:tcPr>
          <w:p w:rsidR="00000000" w:rsidDel="00000000" w:rsidP="00000000" w:rsidRDefault="00000000" w:rsidRPr="00000000" w14:paraId="000004F0">
            <w:pPr>
              <w:jc w:val="center"/>
              <w:rPr>
                <w:rFonts w:ascii="Arial" w:cs="Arial" w:eastAsia="Arial" w:hAnsi="Arial"/>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Will Retained</w:t>
            </w:r>
          </w:p>
        </w:tc>
        <w:tc>
          <w:tcPr/>
          <w:p w:rsidR="00000000" w:rsidDel="00000000" w:rsidP="00000000" w:rsidRDefault="00000000" w:rsidRPr="00000000" w14:paraId="000004F6">
            <w:pPr>
              <w:jc w:val="center"/>
              <w:rPr>
                <w:rFonts w:ascii="Arial" w:cs="Arial" w:eastAsia="Arial" w:hAnsi="Arial"/>
              </w:rPr>
            </w:pPr>
            <w:r w:rsidDel="00000000" w:rsidR="00000000" w:rsidRPr="00000000">
              <w:rPr>
                <w:rFonts w:ascii="Arial" w:cs="Arial" w:eastAsia="Arial" w:hAnsi="Arial"/>
                <w:rtl w:val="0"/>
              </w:rPr>
              <w:t xml:space="preserve">Will QoS</w:t>
            </w:r>
          </w:p>
        </w:tc>
        <w:tc>
          <w:tcPr>
            <w:gridSpan w:val="6"/>
          </w:tcPr>
          <w:p w:rsidR="00000000" w:rsidDel="00000000" w:rsidP="00000000" w:rsidRDefault="00000000" w:rsidRPr="00000000" w14:paraId="000004F7">
            <w:pPr>
              <w:jc w:val="center"/>
              <w:rPr>
                <w:rFonts w:ascii="Arial" w:cs="Arial" w:eastAsia="Arial" w:hAnsi="Arial"/>
              </w:rPr>
            </w:pPr>
            <w:r w:rsidDel="00000000" w:rsidR="00000000" w:rsidRPr="00000000">
              <w:rPr>
                <w:rFonts w:ascii="Arial" w:cs="Arial" w:eastAsia="Arial" w:hAnsi="Arial"/>
                <w:rtl w:val="0"/>
              </w:rPr>
              <w:t xml:space="preserve">Will Topic Alias Type</w:t>
            </w:r>
          </w:p>
        </w:tc>
      </w:tr>
      <w:tr>
        <w:trPr>
          <w:cantSplit w:val="0"/>
          <w:trHeight w:val="200" w:hRule="atLeast"/>
          <w:tblHeader w:val="0"/>
        </w:trPr>
        <w:tc>
          <w:tcPr/>
          <w:p w:rsidR="00000000" w:rsidDel="00000000" w:rsidP="00000000" w:rsidRDefault="00000000" w:rsidRPr="00000000" w14:paraId="000004FD">
            <w:pPr>
              <w:rPr>
                <w:rFonts w:ascii="Arial" w:cs="Arial" w:eastAsia="Arial" w:hAnsi="Arial"/>
              </w:rPr>
            </w:pPr>
            <w:r w:rsidDel="00000000" w:rsidR="00000000" w:rsidRPr="00000000">
              <w:rPr>
                <w:rFonts w:ascii="Arial" w:cs="Arial" w:eastAsia="Arial" w:hAnsi="Arial"/>
                <w:rtl w:val="0"/>
              </w:rPr>
              <w:t xml:space="preserve">Byte (3 + 1)</w:t>
            </w:r>
          </w:p>
        </w:tc>
        <w:tc>
          <w:tcPr/>
          <w:p w:rsidR="00000000" w:rsidDel="00000000" w:rsidP="00000000" w:rsidRDefault="00000000" w:rsidRPr="00000000" w14:paraId="000004FE">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4F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500">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50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502">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504">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505">
            <w:pPr>
              <w:jc w:val="center"/>
              <w:rPr>
                <w:rFonts w:ascii="Arial" w:cs="Arial" w:eastAsia="Arial" w:hAnsi="Arial"/>
              </w:rPr>
            </w:pPr>
            <w:r w:rsidDel="00000000" w:rsidR="00000000" w:rsidRPr="00000000">
              <w:rPr>
                <w:rFonts w:ascii="Arial" w:cs="Arial" w:eastAsia="Arial" w:hAnsi="Arial"/>
                <w:rtl w:val="0"/>
              </w:rPr>
              <w:t xml:space="preserve">X</w:t>
            </w:r>
          </w:p>
        </w:tc>
        <w:tc>
          <w:tcPr>
            <w:gridSpan w:val="5"/>
          </w:tcPr>
          <w:p w:rsidR="00000000" w:rsidDel="00000000" w:rsidP="00000000" w:rsidRDefault="00000000" w:rsidRPr="00000000" w14:paraId="00000506">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50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50C">
            <w:pPr>
              <w:jc w:val="center"/>
              <w:rPr>
                <w:rFonts w:ascii="Arial" w:cs="Arial" w:eastAsia="Arial" w:hAnsi="Arial"/>
              </w:rPr>
            </w:pPr>
            <w:r w:rsidDel="00000000" w:rsidR="00000000" w:rsidRPr="00000000">
              <w:rPr>
                <w:rFonts w:ascii="Arial" w:cs="Arial" w:eastAsia="Arial" w:hAnsi="Arial"/>
                <w:rtl w:val="0"/>
              </w:rPr>
              <w:t xml:space="preserve">Protocol Version</w:t>
            </w:r>
          </w:p>
        </w:tc>
      </w:tr>
      <w:tr>
        <w:trPr>
          <w:cantSplit w:val="0"/>
          <w:tblHeader w:val="0"/>
        </w:trPr>
        <w:tc>
          <w:tcPr/>
          <w:p w:rsidR="00000000" w:rsidDel="00000000" w:rsidP="00000000" w:rsidRDefault="00000000" w:rsidRPr="00000000" w14:paraId="0000051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51A">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52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528">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53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536">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543">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54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51">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552">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55F">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560">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56D">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56E">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57B">
            <w:pPr>
              <w:rPr>
                <w:rFonts w:ascii="Arial" w:cs="Arial" w:eastAsia="Arial" w:hAnsi="Arial"/>
              </w:rPr>
            </w:pPr>
            <w:sdt>
              <w:sdtPr>
                <w:tag w:val="goog_rdk_122"/>
              </w:sdtPr>
              <w:sdtContent>
                <w:commentRangeStart w:id="15"/>
              </w:sdtContent>
            </w:sdt>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57C">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rHeight w:val="200" w:hRule="atLeast"/>
          <w:tblHeader w:val="0"/>
        </w:trPr>
        <w:tc>
          <w:tcPr/>
          <w:p w:rsidR="00000000" w:rsidDel="00000000" w:rsidP="00000000" w:rsidRDefault="00000000" w:rsidRPr="00000000" w14:paraId="00000589">
            <w:pPr>
              <w:rPr>
                <w:rFonts w:ascii="Arial" w:cs="Arial" w:eastAsia="Arial" w:hAnsi="Arial"/>
              </w:rPr>
            </w:pPr>
            <w:r w:rsidDel="00000000" w:rsidR="00000000" w:rsidRPr="00000000">
              <w:rPr>
                <w:rFonts w:ascii="Arial" w:cs="Arial" w:eastAsia="Arial" w:hAnsi="Arial"/>
                <w:rtl w:val="0"/>
              </w:rPr>
              <w:t xml:space="preserve">Byte (12 + 1)</w:t>
            </w:r>
          </w:p>
        </w:tc>
        <w:tc>
          <w:tcPr>
            <w:gridSpan w:val="13"/>
            <w:vMerge w:val="restart"/>
          </w:tcPr>
          <w:p w:rsidR="00000000" w:rsidDel="00000000" w:rsidP="00000000" w:rsidRDefault="00000000" w:rsidRPr="00000000" w14:paraId="0000058A">
            <w:pPr>
              <w:jc w:val="center"/>
              <w:rPr>
                <w:rFonts w:ascii="Arial" w:cs="Arial" w:eastAsia="Arial" w:hAnsi="Arial"/>
              </w:rPr>
            </w:pPr>
            <w:r w:rsidDel="00000000" w:rsidR="00000000" w:rsidRPr="00000000">
              <w:rPr>
                <w:rFonts w:ascii="Arial" w:cs="Arial" w:eastAsia="Arial" w:hAnsi="Arial"/>
                <w:rtl w:val="0"/>
              </w:rPr>
              <w:t xml:space="preserve">Will Topic Alias MSB                  </w:t>
            </w:r>
            <w:r w:rsidDel="00000000" w:rsidR="00000000" w:rsidRPr="00000000">
              <w:rPr>
                <w:rFonts w:ascii="Arial" w:cs="Arial" w:eastAsia="Arial" w:hAnsi="Arial"/>
                <w:b w:val="1"/>
                <w:rtl w:val="0"/>
              </w:rPr>
              <w:t xml:space="preserve">OR</w:t>
            </w:r>
            <w:r w:rsidDel="00000000" w:rsidR="00000000" w:rsidRPr="00000000">
              <w:rPr>
                <w:rFonts w:ascii="Arial" w:cs="Arial" w:eastAsia="Arial" w:hAnsi="Arial"/>
                <w:rtl w:val="0"/>
              </w:rPr>
              <w:t xml:space="preserve">             Will Topic Length MSB (TL)</w:t>
            </w:r>
          </w:p>
          <w:p w:rsidR="00000000" w:rsidDel="00000000" w:rsidP="00000000" w:rsidRDefault="00000000" w:rsidRPr="00000000" w14:paraId="0000058B">
            <w:pPr>
              <w:jc w:val="left"/>
              <w:rPr>
                <w:rFonts w:ascii="Arial" w:cs="Arial" w:eastAsia="Arial" w:hAnsi="Arial"/>
              </w:rPr>
            </w:pPr>
            <w:r w:rsidDel="00000000" w:rsidR="00000000" w:rsidRPr="00000000">
              <w:rPr>
                <w:rFonts w:ascii="Arial" w:cs="Arial" w:eastAsia="Arial" w:hAnsi="Arial"/>
                <w:rtl w:val="0"/>
              </w:rPr>
              <w:t xml:space="preserve">                  Will Topic Alias LSB                                     Will Topic Length LSB (TL)</w:t>
            </w:r>
          </w:p>
        </w:tc>
      </w:tr>
      <w:tr>
        <w:trPr>
          <w:cantSplit w:val="0"/>
          <w:trHeight w:val="200" w:hRule="atLeast"/>
          <w:tblHeader w:val="0"/>
        </w:trPr>
        <w:tc>
          <w:tcPr/>
          <w:p w:rsidR="00000000" w:rsidDel="00000000" w:rsidP="00000000" w:rsidRDefault="00000000" w:rsidRPr="00000000" w14:paraId="00000598">
            <w:pPr>
              <w:rPr>
                <w:rFonts w:ascii="Arial" w:cs="Arial" w:eastAsia="Arial" w:hAnsi="Arial"/>
              </w:rPr>
            </w:pPr>
            <w:r w:rsidDel="00000000" w:rsidR="00000000" w:rsidRPr="00000000">
              <w:rPr>
                <w:rFonts w:ascii="Arial" w:cs="Arial" w:eastAsia="Arial" w:hAnsi="Arial"/>
                <w:rtl w:val="0"/>
              </w:rPr>
              <w:t xml:space="preserve">Byte (12 + 2)</w:t>
            </w:r>
          </w:p>
        </w:tc>
        <w:tc>
          <w:tcPr>
            <w:gridSpan w:val="13"/>
            <w:vMerge w:val="continue"/>
          </w:tcPr>
          <w:p w:rsidR="00000000" w:rsidDel="00000000" w:rsidP="00000000" w:rsidRDefault="00000000" w:rsidRPr="00000000" w14:paraId="00000599">
            <w:pPr>
              <w:spacing w:after="0" w:before="0" w:line="240" w:lineRule="auto"/>
              <w:ind w:left="0" w:firstLine="0"/>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5A6">
            <w:pPr>
              <w:rPr>
                <w:rFonts w:ascii="Arial" w:cs="Arial" w:eastAsia="Arial" w:hAnsi="Arial"/>
              </w:rPr>
            </w:pPr>
            <w:r w:rsidDel="00000000" w:rsidR="00000000" w:rsidRPr="00000000">
              <w:rPr>
                <w:rFonts w:ascii="Arial" w:cs="Arial" w:eastAsia="Arial" w:hAnsi="Arial"/>
                <w:rtl w:val="0"/>
              </w:rPr>
              <w:t xml:space="preserve">Byte (12 + 3)</w:t>
            </w:r>
          </w:p>
        </w:tc>
        <w:tc>
          <w:tcPr>
            <w:gridSpan w:val="13"/>
          </w:tcPr>
          <w:p w:rsidR="00000000" w:rsidDel="00000000" w:rsidP="00000000" w:rsidRDefault="00000000" w:rsidRPr="00000000" w14:paraId="000005A7">
            <w:pPr>
              <w:keepNext w:val="1"/>
              <w:jc w:val="center"/>
              <w:rPr>
                <w:rFonts w:ascii="Arial" w:cs="Arial" w:eastAsia="Arial" w:hAnsi="Arial"/>
              </w:rPr>
            </w:pPr>
            <w:r w:rsidDel="00000000" w:rsidR="00000000" w:rsidRPr="00000000">
              <w:rPr>
                <w:rFonts w:ascii="Arial" w:cs="Arial" w:eastAsia="Arial" w:hAnsi="Arial"/>
                <w:rtl w:val="0"/>
              </w:rPr>
              <w:t xml:space="preserve">Full Will Topic Name + Will Data</w:t>
            </w:r>
          </w:p>
        </w:tc>
      </w:tr>
      <w:tr>
        <w:trPr>
          <w:cantSplit w:val="0"/>
          <w:tblHeader w:val="0"/>
        </w:trPr>
        <w:tc>
          <w:tcPr/>
          <w:p w:rsidR="00000000" w:rsidDel="00000000" w:rsidP="00000000" w:rsidRDefault="00000000" w:rsidRPr="00000000" w14:paraId="000005B4">
            <w:pPr>
              <w:rPr>
                <w:rFonts w:ascii="Arial" w:cs="Arial" w:eastAsia="Arial" w:hAnsi="Arial"/>
              </w:rPr>
            </w:pPr>
            <w:r w:rsidDel="00000000" w:rsidR="00000000" w:rsidRPr="00000000">
              <w:rPr>
                <w:rFonts w:ascii="Arial" w:cs="Arial" w:eastAsia="Arial" w:hAnsi="Arial"/>
                <w:rtl w:val="0"/>
              </w:rPr>
              <w:t xml:space="preserve">Byte 13 … N</w:t>
            </w:r>
          </w:p>
        </w:tc>
        <w:tc>
          <w:tcPr>
            <w:gridSpan w:val="13"/>
          </w:tcPr>
          <w:p w:rsidR="00000000" w:rsidDel="00000000" w:rsidP="00000000" w:rsidRDefault="00000000" w:rsidRPr="00000000" w14:paraId="000005B5">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p>
    <w:p w:rsidR="00000000" w:rsidDel="00000000" w:rsidP="00000000" w:rsidRDefault="00000000" w:rsidRPr="00000000" w14:paraId="000005C3">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w:t>
      </w:r>
      <w:sdt>
        <w:sdtPr>
          <w:tag w:val="goog_rdk_123"/>
        </w:sdtPr>
        <w:sdtContent>
          <w:commentRangeStart w:id="16"/>
        </w:sdtContent>
      </w:sdt>
      <w:sdt>
        <w:sdtPr>
          <w:tag w:val="goog_rdk_124"/>
        </w:sdtPr>
        <w:sdtContent>
          <w:commentRangeStart w:id="17"/>
        </w:sdtContent>
      </w:sdt>
      <w:r w:rsidDel="00000000" w:rsidR="00000000" w:rsidRPr="00000000">
        <w:rPr>
          <w:rFonts w:ascii="Arial" w:cs="Arial" w:eastAsia="Arial" w:hAnsi="Arial"/>
          <w:rtl w:val="0"/>
        </w:rPr>
        <w:t xml:space="preserve">set up a session</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5C4">
      <w:pPr>
        <w:pStyle w:val="Heading4"/>
        <w:ind w:left="0" w:firstLine="0"/>
        <w:rPr>
          <w:rFonts w:ascii="Arial" w:cs="Arial" w:eastAsia="Arial" w:hAnsi="Arial"/>
        </w:rPr>
      </w:pPr>
      <w:bookmarkStart w:colFirst="0" w:colLast="0" w:name="_heading=h.43ky6rz" w:id="66"/>
      <w:bookmarkEnd w:id="66"/>
      <w:r w:rsidDel="00000000" w:rsidR="00000000" w:rsidRPr="00000000">
        <w:rPr>
          <w:rFonts w:ascii="Arial" w:cs="Arial" w:eastAsia="Arial" w:hAnsi="Arial"/>
          <w:rtl w:val="0"/>
        </w:rPr>
        <w:t xml:space="preserve">3.1.4.1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5C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5C6">
      <w:pPr>
        <w:pStyle w:val="Heading4"/>
        <w:ind w:left="0" w:firstLine="0"/>
        <w:rPr>
          <w:rFonts w:ascii="Arial" w:cs="Arial" w:eastAsia="Arial" w:hAnsi="Arial"/>
        </w:rPr>
      </w:pPr>
      <w:bookmarkStart w:colFirst="0" w:colLast="0" w:name="_heading=h.2iq8gzs" w:id="67"/>
      <w:bookmarkEnd w:id="67"/>
      <w:r w:rsidDel="00000000" w:rsidR="00000000" w:rsidRPr="00000000">
        <w:rPr>
          <w:rFonts w:ascii="Arial" w:cs="Arial" w:eastAsia="Arial" w:hAnsi="Arial"/>
          <w:rtl w:val="0"/>
        </w:rPr>
        <w:t xml:space="preserve">3.1.4.2 Connect Flags</w:t>
      </w:r>
    </w:p>
    <w:p w:rsidR="00000000" w:rsidDel="00000000" w:rsidP="00000000" w:rsidRDefault="00000000" w:rsidRPr="00000000" w14:paraId="000005C7">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5C8">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5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5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client is asking for Will topic and Will message prompting </w:t>
      </w:r>
    </w:p>
    <w:p w:rsidR="00000000" w:rsidDel="00000000" w:rsidP="00000000" w:rsidRDefault="00000000" w:rsidRPr="00000000" w14:paraId="000005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Authentication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the authentication exchange to follow</w:t>
      </w:r>
    </w:p>
    <w:p w:rsidR="00000000" w:rsidDel="00000000" w:rsidP="00000000" w:rsidRDefault="00000000" w:rsidRPr="00000000" w14:paraId="000005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5CD">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5CE">
      <w:pPr>
        <w:pStyle w:val="Heading4"/>
        <w:ind w:left="0" w:firstLine="0"/>
        <w:rPr>
          <w:rFonts w:ascii="Arial" w:cs="Arial" w:eastAsia="Arial" w:hAnsi="Arial"/>
        </w:rPr>
      </w:pPr>
      <w:bookmarkStart w:colFirst="0" w:colLast="0" w:name="_heading=h.xvir7l" w:id="68"/>
      <w:bookmarkEnd w:id="68"/>
      <w:r w:rsidDel="00000000" w:rsidR="00000000" w:rsidRPr="00000000">
        <w:rPr>
          <w:rFonts w:ascii="Arial" w:cs="Arial" w:eastAsia="Arial" w:hAnsi="Arial"/>
          <w:rtl w:val="0"/>
        </w:rPr>
        <w:t xml:space="preserve">3.1.4.3 Protocol Version</w:t>
      </w:r>
    </w:p>
    <w:p w:rsidR="00000000" w:rsidDel="00000000" w:rsidP="00000000" w:rsidRDefault="00000000" w:rsidRPr="00000000" w14:paraId="000005CF">
      <w:pPr>
        <w:rPr>
          <w:rFonts w:ascii="Arial" w:cs="Arial" w:eastAsia="Arial" w:hAnsi="Arial"/>
          <w:color w:val="000000"/>
        </w:rPr>
      </w:pPr>
      <w:bookmarkStart w:colFirst="0" w:colLast="0" w:name="_heading=h.3hv69ve" w:id="69"/>
      <w:bookmarkEnd w:id="69"/>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5D0">
      <w:pPr>
        <w:rPr>
          <w:rFonts w:ascii="Arial" w:cs="Arial" w:eastAsia="Arial" w:hAnsi="Arial"/>
          <w:color w:val="000000"/>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5D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5D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5D3">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5D4">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5D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5D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5D7">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5D8">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5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5DB">
      <w:pPr>
        <w:rPr>
          <w:rFonts w:ascii="Arial" w:cs="Arial" w:eastAsia="Arial" w:hAnsi="Arial"/>
          <w:color w:val="000000"/>
        </w:rPr>
      </w:pPr>
      <w:r w:rsidDel="00000000" w:rsidR="00000000" w:rsidRPr="00000000">
        <w:rPr>
          <w:rtl w:val="0"/>
        </w:rPr>
      </w:r>
    </w:p>
    <w:p w:rsidR="00000000" w:rsidDel="00000000" w:rsidP="00000000" w:rsidRDefault="00000000" w:rsidRPr="00000000" w14:paraId="000005DC">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sdt>
        <w:sdtPr>
          <w:tag w:val="goog_rdk_125"/>
        </w:sdtPr>
        <w:sdtContent>
          <w:commentRangeStart w:id="18"/>
        </w:sdtContent>
      </w:sdt>
      <w:sdt>
        <w:sdtPr>
          <w:tag w:val="goog_rdk_126"/>
        </w:sdtPr>
        <w:sdtContent>
          <w:commentRangeStart w:id="19"/>
        </w:sdtContent>
      </w:sdt>
      <w:sdt>
        <w:sdtPr>
          <w:tag w:val="goog_rdk_127"/>
        </w:sdtPr>
        <w:sdtContent>
          <w:commentRangeStart w:id="20"/>
        </w:sdtContent>
      </w:sdt>
      <w:r w:rsidDel="00000000" w:rsidR="00000000" w:rsidRPr="00000000">
        <w:rPr>
          <w:rFonts w:ascii="Arial" w:cs="Arial" w:eastAsia="Arial" w:hAnsi="Arial"/>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r w:rsidDel="00000000" w:rsidR="00000000" w:rsidRPr="00000000">
        <w:rPr>
          <w:rFonts w:ascii="Arial" w:cs="Arial" w:eastAsia="Arial" w:hAnsi="Arial"/>
          <w:rtl w:val="0"/>
        </w:rPr>
        <w:t xml:space="preserve">.</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5DD">
      <w:pPr>
        <w:rPr>
          <w:rFonts w:ascii="Arial" w:cs="Arial" w:eastAsia="Arial" w:hAnsi="Arial"/>
          <w:color w:val="000000"/>
        </w:rPr>
      </w:pPr>
      <w:bookmarkStart w:colFirst="0" w:colLast="0" w:name="_heading=h.1x0gk37" w:id="70"/>
      <w:bookmarkEnd w:id="70"/>
      <w:r w:rsidDel="00000000" w:rsidR="00000000" w:rsidRPr="00000000">
        <w:rPr>
          <w:rtl w:val="0"/>
        </w:rPr>
      </w:r>
    </w:p>
    <w:p w:rsidR="00000000" w:rsidDel="00000000" w:rsidP="00000000" w:rsidRDefault="00000000" w:rsidRPr="00000000" w14:paraId="000005DE">
      <w:pPr>
        <w:pStyle w:val="Heading4"/>
        <w:ind w:left="0" w:firstLine="0"/>
        <w:rPr>
          <w:rFonts w:ascii="Arial" w:cs="Arial" w:eastAsia="Arial" w:hAnsi="Arial"/>
        </w:rPr>
      </w:pPr>
      <w:bookmarkStart w:colFirst="0" w:colLast="0" w:name="_heading=h.4h042r0" w:id="71"/>
      <w:bookmarkEnd w:id="71"/>
      <w:r w:rsidDel="00000000" w:rsidR="00000000" w:rsidRPr="00000000">
        <w:rPr>
          <w:rFonts w:ascii="Arial" w:cs="Arial" w:eastAsia="Arial" w:hAnsi="Arial"/>
          <w:rtl w:val="0"/>
        </w:rPr>
        <w:t xml:space="preserve">3.1.4.4 </w:t>
      </w:r>
      <w:r w:rsidDel="00000000" w:rsidR="00000000" w:rsidRPr="00000000">
        <w:rPr>
          <w:rFonts w:ascii="Arial" w:cs="Arial" w:eastAsia="Arial" w:hAnsi="Arial"/>
          <w:rtl w:val="0"/>
        </w:rPr>
        <w:t xml:space="preserve">Keep Alive Timer</w:t>
      </w:r>
    </w:p>
    <w:p w:rsidR="00000000" w:rsidDel="00000000" w:rsidP="00000000" w:rsidRDefault="00000000" w:rsidRPr="00000000" w14:paraId="000005DF">
      <w:pPr>
        <w:rPr>
          <w:rFonts w:ascii="Arial" w:cs="Arial" w:eastAsia="Arial" w:hAnsi="Arial"/>
          <w:color w:val="000000"/>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 Control Packets being sent does not exceed the Keep Alive value. In the absence of sending any other MQTT-SN Control Packets, the Client MUST send a PINGREQ packet.</w:t>
      </w:r>
    </w:p>
    <w:p w:rsidR="00000000" w:rsidDel="00000000" w:rsidP="00000000" w:rsidRDefault="00000000" w:rsidRPr="00000000" w14:paraId="000005E0">
      <w:pPr>
        <w:rPr>
          <w:rFonts w:ascii="Arial" w:cs="Arial" w:eastAsia="Arial" w:hAnsi="Arial"/>
          <w:color w:val="000000"/>
        </w:rPr>
      </w:pPr>
      <w:r w:rsidDel="00000000" w:rsidR="00000000" w:rsidRPr="00000000">
        <w:rPr>
          <w:rtl w:val="0"/>
        </w:rPr>
      </w:r>
    </w:p>
    <w:p w:rsidR="00000000" w:rsidDel="00000000" w:rsidP="00000000" w:rsidRDefault="00000000" w:rsidRPr="00000000" w14:paraId="000005E1">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tl w:val="0"/>
        </w:rPr>
      </w:r>
    </w:p>
    <w:p w:rsidR="00000000" w:rsidDel="00000000" w:rsidP="00000000" w:rsidRDefault="00000000" w:rsidRPr="00000000" w14:paraId="000005E2">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5E3">
      <w:pPr>
        <w:rPr>
          <w:rFonts w:ascii="Arial" w:cs="Arial" w:eastAsia="Arial" w:hAnsi="Arial"/>
          <w:color w:val="000000"/>
        </w:rPr>
      </w:pPr>
      <w:r w:rsidDel="00000000" w:rsidR="00000000" w:rsidRPr="00000000">
        <w:rPr>
          <w:rtl w:val="0"/>
        </w:rPr>
      </w:r>
    </w:p>
    <w:p w:rsidR="00000000" w:rsidDel="00000000" w:rsidP="00000000" w:rsidRDefault="00000000" w:rsidRPr="00000000" w14:paraId="000005E4">
      <w:pPr>
        <w:rPr>
          <w:rFonts w:ascii="Arial" w:cs="Arial" w:eastAsia="Arial" w:hAnsi="Arial"/>
          <w:highlight w:val="yellow"/>
        </w:rPr>
      </w:pPr>
      <w:sdt>
        <w:sdtPr>
          <w:tag w:val="goog_rdk_128"/>
        </w:sdtPr>
        <w:sdtContent>
          <w:commentRangeStart w:id="21"/>
        </w:sdtContent>
      </w:sdt>
      <w:sdt>
        <w:sdtPr>
          <w:tag w:val="goog_rdk_129"/>
        </w:sdtPr>
        <w:sdtContent>
          <w:commentRangeStart w:id="22"/>
        </w:sdtContent>
      </w:sdt>
      <w:sdt>
        <w:sdtPr>
          <w:tag w:val="goog_rdk_130"/>
        </w:sdtPr>
        <w:sdtContent>
          <w:commentRangeStart w:id="23"/>
        </w:sdtContent>
      </w:sdt>
      <w:sdt>
        <w:sdtPr>
          <w:tag w:val="goog_rdk_131"/>
        </w:sdtPr>
        <w:sdtContent>
          <w:commentRangeStart w:id="24"/>
        </w:sdtContent>
      </w:sdt>
      <w:sdt>
        <w:sdtPr>
          <w:tag w:val="goog_rdk_132"/>
        </w:sdtPr>
        <w:sdtContent>
          <w:commentRangeStart w:id="25"/>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5E5">
      <w:pPr>
        <w:rPr>
          <w:rFonts w:ascii="Arial" w:cs="Arial" w:eastAsia="Arial" w:hAnsi="Arial"/>
          <w:color w:val="000000"/>
        </w:rPr>
      </w:pPr>
      <w:r w:rsidDel="00000000" w:rsidR="00000000" w:rsidRPr="00000000">
        <w:rPr>
          <w:rtl w:val="0"/>
        </w:rPr>
      </w:r>
    </w:p>
    <w:p w:rsidR="00000000" w:rsidDel="00000000" w:rsidP="00000000" w:rsidRDefault="00000000" w:rsidRPr="00000000" w14:paraId="000005E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133"/>
        </w:sdtPr>
        <w:sdtContent>
          <w:commentRangeStart w:id="26"/>
        </w:sdtContent>
      </w:sdt>
      <w:r w:rsidDel="00000000" w:rsidR="00000000" w:rsidRPr="00000000">
        <w:rPr>
          <w:rFonts w:ascii="Arial" w:cs="Arial" w:eastAsia="Arial" w:hAnsi="Arial"/>
          <w:color w:val="000000"/>
          <w:highlight w:val="yellow"/>
          <w:rtl w:val="0"/>
        </w:rPr>
        <w:t xml:space="preserve">B4</w:t>
      </w:r>
      <w:commentRangeEnd w:id="26"/>
      <w:r w:rsidDel="00000000" w:rsidR="00000000" w:rsidRPr="00000000">
        <w:commentReference w:id="26"/>
      </w:r>
      <w:r w:rsidDel="00000000" w:rsidR="00000000" w:rsidRPr="00000000">
        <w:rPr>
          <w:rFonts w:ascii="Arial" w:cs="Arial" w:eastAsia="Arial" w:hAnsi="Arial"/>
          <w:color w:val="000000"/>
          <w:highlight w:val="yellow"/>
          <w:rtl w:val="0"/>
        </w:rPr>
        <w:t xml:space="preserve"> up to the max attempts.</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000000"/>
          <w:highlight w:val="yellow"/>
          <w:rtl w:val="0"/>
        </w:rPr>
        <w:t xml:space="preserve">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5E7">
      <w:pPr>
        <w:rPr>
          <w:rFonts w:ascii="Arial" w:cs="Arial" w:eastAsia="Arial" w:hAnsi="Arial"/>
          <w:color w:val="000000"/>
        </w:rPr>
      </w:pPr>
      <w:r w:rsidDel="00000000" w:rsidR="00000000" w:rsidRPr="00000000">
        <w:rPr>
          <w:rtl w:val="0"/>
        </w:rPr>
      </w:r>
    </w:p>
    <w:p w:rsidR="00000000" w:rsidDel="00000000" w:rsidP="00000000" w:rsidRDefault="00000000" w:rsidRPr="00000000" w14:paraId="000005E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5E9">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EA">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5EB">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EC">
      <w:pPr>
        <w:ind w:left="720" w:firstLine="0"/>
        <w:rPr>
          <w:rFonts w:ascii="Arial" w:cs="Arial" w:eastAsia="Arial" w:hAnsi="Arial"/>
          <w:color w:val="000000"/>
          <w:shd w:fill="fff2cc" w:val="clear"/>
        </w:rPr>
      </w:pPr>
      <w:bookmarkStart w:colFirst="0" w:colLast="0" w:name="_heading=h.2w5ecyt" w:id="72"/>
      <w:bookmarkEnd w:id="72"/>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color w:val="000000"/>
          <w:shd w:fill="fff2cc" w:val="clear"/>
          <w:rtl w:val="0"/>
        </w:rPr>
        <w:t xml:space="preserve">ormative comment</w:t>
      </w:r>
      <w:r w:rsidDel="00000000" w:rsidR="00000000" w:rsidRPr="00000000">
        <w:rPr>
          <w:rtl w:val="0"/>
        </w:rPr>
      </w:r>
    </w:p>
    <w:p w:rsidR="00000000" w:rsidDel="00000000" w:rsidP="00000000" w:rsidRDefault="00000000" w:rsidRPr="00000000" w14:paraId="000005ED">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5EE">
      <w:pPr>
        <w:rPr>
          <w:rFonts w:ascii="Arial" w:cs="Arial" w:eastAsia="Arial" w:hAnsi="Arial"/>
          <w:color w:val="000000"/>
        </w:rPr>
      </w:pPr>
      <w:r w:rsidDel="00000000" w:rsidR="00000000" w:rsidRPr="00000000">
        <w:rPr>
          <w:rtl w:val="0"/>
        </w:rPr>
      </w:r>
    </w:p>
    <w:p w:rsidR="00000000" w:rsidDel="00000000" w:rsidP="00000000" w:rsidRDefault="00000000" w:rsidRPr="00000000" w14:paraId="000005EF">
      <w:pPr>
        <w:pStyle w:val="Heading4"/>
        <w:ind w:left="0" w:firstLine="0"/>
        <w:rPr>
          <w:rFonts w:ascii="Arial" w:cs="Arial" w:eastAsia="Arial" w:hAnsi="Arial"/>
        </w:rPr>
      </w:pPr>
      <w:bookmarkStart w:colFirst="0" w:colLast="0" w:name="_heading=h.1baon6m" w:id="73"/>
      <w:bookmarkEnd w:id="73"/>
      <w:r w:rsidDel="00000000" w:rsidR="00000000" w:rsidRPr="00000000">
        <w:rPr>
          <w:rFonts w:ascii="Arial" w:cs="Arial" w:eastAsia="Arial" w:hAnsi="Arial"/>
          <w:rtl w:val="0"/>
        </w:rPr>
        <w:t xml:space="preserve">3.1.4.5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05F0">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5F1">
      <w:pPr>
        <w:rPr>
          <w:rFonts w:ascii="Arial" w:cs="Arial" w:eastAsia="Arial" w:hAnsi="Arial"/>
        </w:rPr>
      </w:pPr>
      <w:r w:rsidDel="00000000" w:rsidR="00000000" w:rsidRPr="00000000">
        <w:rPr>
          <w:rtl w:val="0"/>
        </w:rPr>
      </w:r>
    </w:p>
    <w:p w:rsidR="00000000" w:rsidDel="00000000" w:rsidP="00000000" w:rsidRDefault="00000000" w:rsidRPr="00000000" w14:paraId="000005F2">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5F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F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5F5">
      <w:pP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5F6">
      <w:pPr>
        <w:ind w:left="720" w:firstLine="0"/>
        <w:rPr>
          <w:rFonts w:ascii="Arial" w:cs="Arial" w:eastAsia="Arial" w:hAnsi="Arial"/>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r w:rsidDel="00000000" w:rsidR="00000000" w:rsidRPr="00000000">
        <w:rPr>
          <w:rtl w:val="0"/>
        </w:rPr>
      </w:r>
    </w:p>
    <w:p w:rsidR="00000000" w:rsidDel="00000000" w:rsidP="00000000" w:rsidRDefault="00000000" w:rsidRPr="00000000" w14:paraId="000005F7">
      <w:pPr>
        <w:ind w:left="720" w:firstLine="0"/>
        <w:rPr>
          <w:rFonts w:ascii="Arial" w:cs="Arial" w:eastAsia="Arial" w:hAnsi="Arial"/>
        </w:rPr>
      </w:pPr>
      <w:r w:rsidDel="00000000" w:rsidR="00000000" w:rsidRPr="00000000">
        <w:rPr>
          <w:rFonts w:ascii="Arial" w:cs="Arial" w:eastAsia="Arial" w:hAnsi="Arial"/>
          <w:rtl w:val="0"/>
        </w:rPr>
        <w:t xml:space="preserve">The clock in the Client or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may not be running for part of the time interval, for instance because the Client or Gateway are not running. This might cause the deletion of the state to be delayed.</w:t>
      </w:r>
    </w:p>
    <w:p w:rsidR="00000000" w:rsidDel="00000000" w:rsidP="00000000" w:rsidRDefault="00000000" w:rsidRPr="00000000" w14:paraId="000005F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F9">
      <w:pPr>
        <w:ind w:left="720" w:firstLine="0"/>
        <w:rPr>
          <w:rFonts w:ascii="Arial" w:cs="Arial" w:eastAsia="Arial" w:hAnsi="Arial"/>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rtl w:val="0"/>
        </w:rPr>
        <w:t xml:space="preserve">ormative comment</w:t>
      </w:r>
      <w:r w:rsidDel="00000000" w:rsidR="00000000" w:rsidRPr="00000000">
        <w:rPr>
          <w:rtl w:val="0"/>
        </w:rPr>
      </w:r>
    </w:p>
    <w:p w:rsidR="00000000" w:rsidDel="00000000" w:rsidP="00000000" w:rsidRDefault="00000000" w:rsidRPr="00000000" w14:paraId="000005FA">
      <w:pPr>
        <w:ind w:left="720" w:firstLine="0"/>
        <w:rPr>
          <w:rFonts w:ascii="Arial" w:cs="Arial" w:eastAsia="Arial" w:hAnsi="Arial"/>
        </w:rPr>
      </w:pPr>
      <w:r w:rsidDel="00000000" w:rsidR="00000000" w:rsidRPr="00000000">
        <w:rPr>
          <w:rFonts w:ascii="Arial" w:cs="Arial" w:eastAsia="Arial" w:hAnsi="Arial"/>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p>
    <w:p w:rsidR="00000000" w:rsidDel="00000000" w:rsidP="00000000" w:rsidRDefault="00000000" w:rsidRPr="00000000" w14:paraId="000005F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FC">
      <w:pPr>
        <w:pStyle w:val="Heading4"/>
        <w:ind w:left="0" w:firstLine="0"/>
        <w:rPr>
          <w:rFonts w:ascii="Arial" w:cs="Arial" w:eastAsia="Arial" w:hAnsi="Arial"/>
        </w:rPr>
      </w:pPr>
      <w:bookmarkStart w:colFirst="0" w:colLast="0" w:name="_heading=h.3vac5uf" w:id="74"/>
      <w:bookmarkEnd w:id="74"/>
      <w:r w:rsidDel="00000000" w:rsidR="00000000" w:rsidRPr="00000000">
        <w:rPr>
          <w:rFonts w:ascii="Arial" w:cs="Arial" w:eastAsia="Arial" w:hAnsi="Arial"/>
          <w:rtl w:val="0"/>
        </w:rPr>
        <w:t xml:space="preserve">3.1.4.6 Max Packet Size</w:t>
      </w:r>
    </w:p>
    <w:p w:rsidR="00000000" w:rsidDel="00000000" w:rsidP="00000000" w:rsidRDefault="00000000" w:rsidRPr="00000000" w14:paraId="000005FD">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5FE">
      <w:pPr>
        <w:rPr>
          <w:rFonts w:ascii="Arial" w:cs="Arial" w:eastAsia="Arial" w:hAnsi="Arial"/>
          <w:color w:val="000000"/>
        </w:rPr>
      </w:pPr>
      <w:r w:rsidDel="00000000" w:rsidR="00000000" w:rsidRPr="00000000">
        <w:rPr>
          <w:rtl w:val="0"/>
        </w:rPr>
      </w:r>
    </w:p>
    <w:p w:rsidR="00000000" w:rsidDel="00000000" w:rsidP="00000000" w:rsidRDefault="00000000" w:rsidRPr="00000000" w14:paraId="000005FF">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60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60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02">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MQTT Control Packet, as defined in section 3.1. The Client uses the Maximum Packet Size to inform the Server that it will not process packets exceeding this limit.</w:t>
      </w:r>
    </w:p>
    <w:p w:rsidR="00000000" w:rsidDel="00000000" w:rsidP="00000000" w:rsidRDefault="00000000" w:rsidRPr="00000000" w14:paraId="0000060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0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605">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0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607">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08">
      <w:pPr>
        <w:ind w:left="720" w:firstLine="0"/>
        <w:rPr>
          <w:rFonts w:ascii="Arial" w:cs="Arial" w:eastAsia="Arial" w:hAnsi="Arial"/>
          <w:color w:val="000000"/>
        </w:rPr>
      </w:pPr>
      <w:bookmarkStart w:colFirst="0" w:colLast="0" w:name="_heading=h.2afmg28" w:id="75"/>
      <w:bookmarkEnd w:id="75"/>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609">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packet is discarded without being sent, the Gateway could place the discarded packet on a ‘dead letter queue’ or perform other diagnostic action. Such actions are outside the scope of this specification.</w:t>
      </w:r>
    </w:p>
    <w:p w:rsidR="00000000" w:rsidDel="00000000" w:rsidP="00000000" w:rsidRDefault="00000000" w:rsidRPr="00000000" w14:paraId="0000060A">
      <w:pPr>
        <w:rPr>
          <w:rFonts w:ascii="Arial" w:cs="Arial" w:eastAsia="Arial" w:hAnsi="Arial"/>
        </w:rPr>
      </w:pPr>
      <w:r w:rsidDel="00000000" w:rsidR="00000000" w:rsidRPr="00000000">
        <w:rPr>
          <w:rtl w:val="0"/>
        </w:rPr>
      </w:r>
    </w:p>
    <w:p w:rsidR="00000000" w:rsidDel="00000000" w:rsidP="00000000" w:rsidRDefault="00000000" w:rsidRPr="00000000" w14:paraId="0000060B">
      <w:pPr>
        <w:pStyle w:val="Heading4"/>
        <w:ind w:left="0" w:firstLine="0"/>
        <w:rPr>
          <w:rFonts w:ascii="Arial" w:cs="Arial" w:eastAsia="Arial" w:hAnsi="Arial"/>
        </w:rPr>
      </w:pPr>
      <w:bookmarkStart w:colFirst="0" w:colLast="0" w:name="_heading=h.pkwqa1" w:id="76"/>
      <w:bookmarkEnd w:id="76"/>
      <w:r w:rsidDel="00000000" w:rsidR="00000000" w:rsidRPr="00000000">
        <w:rPr>
          <w:rFonts w:ascii="Arial" w:cs="Arial" w:eastAsia="Arial" w:hAnsi="Arial"/>
          <w:rtl w:val="0"/>
        </w:rPr>
        <w:t xml:space="preserve">3.1.4.7 Client Identifier</w:t>
      </w:r>
    </w:p>
    <w:p w:rsidR="00000000" w:rsidDel="00000000" w:rsidP="00000000" w:rsidRDefault="00000000" w:rsidRPr="00000000" w14:paraId="0000060C">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0D">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60E">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60F">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610">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11">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w:t>
      </w:r>
      <w:r w:rsidDel="00000000" w:rsidR="00000000" w:rsidRPr="00000000">
        <w:rPr>
          <w:rFonts w:ascii="Arial" w:cs="Arial" w:eastAsia="Arial" w:hAnsi="Arial"/>
          <w:color w:val="000000"/>
          <w:highlight w:val="yellow"/>
          <w:rtl w:val="0"/>
        </w:rPr>
        <w:t xml:space="preserve"> 1 and 23</w:t>
      </w:r>
      <w:r w:rsidDel="00000000" w:rsidR="00000000" w:rsidRPr="00000000">
        <w:rPr>
          <w:rFonts w:ascii="Arial" w:cs="Arial" w:eastAsia="Arial" w:hAnsi="Arial"/>
          <w:color w:val="000000"/>
          <w:highlight w:val="yellow"/>
          <w:rtl w:val="0"/>
        </w:rPr>
        <w:t xml:space="preserve"> UTF-8 encoded bytes in length, and that contain only the characters "0123456789abcdefghijklmnopqrstuvwxyzABCDEFGHIJKLMNOPQRSTUVWXYZ”. </w:t>
      </w:r>
    </w:p>
    <w:p w:rsidR="00000000" w:rsidDel="00000000" w:rsidP="00000000" w:rsidRDefault="00000000" w:rsidRPr="00000000" w14:paraId="00000612">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613">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Gateway may choose to allow more than 23 bytes.</w:t>
      </w:r>
    </w:p>
    <w:p w:rsidR="00000000" w:rsidDel="00000000" w:rsidP="00000000" w:rsidRDefault="00000000" w:rsidRPr="00000000" w14:paraId="00000614">
      <w:pPr>
        <w:rPr>
          <w:rFonts w:ascii="Arial" w:cs="Arial" w:eastAsia="Arial" w:hAnsi="Arial"/>
          <w:color w:val="000000"/>
        </w:rPr>
      </w:pPr>
      <w:r w:rsidDel="00000000" w:rsidR="00000000" w:rsidRPr="00000000">
        <w:rPr>
          <w:rtl w:val="0"/>
        </w:rPr>
      </w:r>
    </w:p>
    <w:p w:rsidR="00000000" w:rsidDel="00000000" w:rsidP="00000000" w:rsidRDefault="00000000" w:rsidRPr="00000000" w14:paraId="00000615">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616">
      <w:pPr>
        <w:rPr>
          <w:rFonts w:ascii="Arial" w:cs="Arial" w:eastAsia="Arial" w:hAnsi="Arial"/>
          <w:color w:val="000000"/>
        </w:rPr>
      </w:pPr>
      <w:r w:rsidDel="00000000" w:rsidR="00000000" w:rsidRPr="00000000">
        <w:rPr>
          <w:rtl w:val="0"/>
        </w:rPr>
      </w:r>
    </w:p>
    <w:p w:rsidR="00000000" w:rsidDel="00000000" w:rsidP="00000000" w:rsidRDefault="00000000" w:rsidRPr="00000000" w14:paraId="00000617">
      <w:pPr>
        <w:pStyle w:val="Heading3"/>
        <w:keepLines w:val="1"/>
        <w:spacing w:after="52" w:before="0" w:line="259" w:lineRule="auto"/>
        <w:ind w:left="0" w:firstLine="0"/>
        <w:rPr>
          <w:rFonts w:ascii="Arial" w:cs="Arial" w:eastAsia="Arial" w:hAnsi="Arial"/>
        </w:rPr>
      </w:pPr>
      <w:bookmarkStart w:colFirst="0" w:colLast="0" w:name="_heading=h.39kk8xu" w:id="77"/>
      <w:bookmarkEnd w:id="77"/>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2"/>
        <w:gridCol w:w="802"/>
        <w:gridCol w:w="152"/>
        <w:gridCol w:w="833"/>
        <w:gridCol w:w="115"/>
        <w:gridCol w:w="852"/>
        <w:gridCol w:w="96"/>
        <w:gridCol w:w="871"/>
        <w:gridCol w:w="77"/>
        <w:gridCol w:w="890"/>
        <w:gridCol w:w="58"/>
        <w:gridCol w:w="911"/>
        <w:gridCol w:w="37"/>
        <w:gridCol w:w="837"/>
        <w:gridCol w:w="1617"/>
        <w:tblGridChange w:id="0">
          <w:tblGrid>
            <w:gridCol w:w="1202"/>
            <w:gridCol w:w="802"/>
            <w:gridCol w:w="152"/>
            <w:gridCol w:w="833"/>
            <w:gridCol w:w="115"/>
            <w:gridCol w:w="852"/>
            <w:gridCol w:w="96"/>
            <w:gridCol w:w="871"/>
            <w:gridCol w:w="77"/>
            <w:gridCol w:w="890"/>
            <w:gridCol w:w="58"/>
            <w:gridCol w:w="911"/>
            <w:gridCol w:w="37"/>
            <w:gridCol w:w="837"/>
            <w:gridCol w:w="1617"/>
          </w:tblGrid>
        </w:tblGridChange>
      </w:tblGrid>
      <w:tr>
        <w:trPr>
          <w:cantSplit w:val="0"/>
          <w:tblHeader w:val="0"/>
        </w:trPr>
        <w:tc>
          <w:tcPr>
            <w:shd w:fill="cfe2f3" w:val="clear"/>
          </w:tcPr>
          <w:p w:rsidR="00000000" w:rsidDel="00000000" w:rsidP="00000000" w:rsidRDefault="00000000" w:rsidRPr="00000000" w14:paraId="00000618">
            <w:pPr>
              <w:jc w:val="center"/>
              <w:rPr>
                <w:rFonts w:ascii="Arial" w:cs="Arial" w:eastAsia="Arial" w:hAnsi="Arial"/>
                <w:b w:val="1"/>
              </w:rPr>
            </w:pPr>
            <w:bookmarkStart w:colFirst="0" w:colLast="0" w:name="_heading=h.1opuj5n" w:id="78"/>
            <w:bookmarkEnd w:id="78"/>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61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61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61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61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62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62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62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62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62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62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63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63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645">
            <w:pPr>
              <w:rPr>
                <w:rFonts w:ascii="Arial" w:cs="Arial" w:eastAsia="Arial" w:hAnsi="Arial"/>
              </w:rPr>
            </w:pPr>
            <w:r w:rsidDel="00000000" w:rsidR="00000000" w:rsidRPr="00000000">
              <w:rPr>
                <w:rFonts w:ascii="Arial" w:cs="Arial" w:eastAsia="Arial" w:hAnsi="Arial"/>
                <w:rtl w:val="0"/>
              </w:rPr>
              <w:t xml:space="preserve">Byte 3</w:t>
            </w:r>
          </w:p>
        </w:tc>
        <w:tc>
          <w:tcPr>
            <w:gridSpan w:val="14"/>
          </w:tcPr>
          <w:p w:rsidR="00000000" w:rsidDel="00000000" w:rsidP="00000000" w:rsidRDefault="00000000" w:rsidRPr="00000000" w14:paraId="00000646">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rHeight w:val="200" w:hRule="atLeast"/>
          <w:tblHeader w:val="0"/>
        </w:trPr>
        <w:tc>
          <w:tcPr>
            <w:vMerge w:val="restart"/>
          </w:tcPr>
          <w:p w:rsidR="00000000" w:rsidDel="00000000" w:rsidP="00000000" w:rsidRDefault="00000000" w:rsidRPr="00000000" w14:paraId="0000065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655">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663">
            <w:pPr>
              <w:spacing w:after="0" w:before="0" w:line="240" w:lineRule="auto"/>
              <w:ind w:left="0" w:firstLine="0"/>
              <w:rPr>
                <w:rFonts w:ascii="Arial" w:cs="Arial" w:eastAsia="Arial" w:hAnsi="Arial"/>
              </w:rPr>
            </w:pPr>
            <w:r w:rsidDel="00000000" w:rsidR="00000000" w:rsidRPr="00000000">
              <w:rPr>
                <w:rtl w:val="0"/>
              </w:rPr>
            </w:r>
          </w:p>
        </w:tc>
        <w:tc>
          <w:tcPr>
            <w:gridSpan w:val="13"/>
          </w:tcPr>
          <w:p w:rsidR="00000000" w:rsidDel="00000000" w:rsidP="00000000" w:rsidRDefault="00000000" w:rsidRPr="00000000" w14:paraId="00000664">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SessionPresent</w:t>
            </w:r>
          </w:p>
        </w:tc>
      </w:tr>
      <w:tr>
        <w:trPr>
          <w:cantSplit w:val="0"/>
          <w:tblHeader w:val="0"/>
        </w:trPr>
        <w:tc>
          <w:tcPr/>
          <w:p w:rsidR="00000000" w:rsidDel="00000000" w:rsidP="00000000" w:rsidRDefault="00000000" w:rsidRPr="00000000" w14:paraId="00000672">
            <w:pPr>
              <w:rPr>
                <w:rFonts w:ascii="Arial" w:cs="Arial" w:eastAsia="Arial" w:hAnsi="Arial"/>
              </w:rPr>
            </w:pPr>
            <w:r w:rsidDel="00000000" w:rsidR="00000000" w:rsidRPr="00000000">
              <w:rPr>
                <w:rFonts w:ascii="Arial" w:cs="Arial" w:eastAsia="Arial" w:hAnsi="Arial"/>
                <w:rtl w:val="0"/>
              </w:rPr>
              <w:t xml:space="preserve">Byte 4</w:t>
            </w:r>
          </w:p>
        </w:tc>
        <w:tc>
          <w:tcPr>
            <w:gridSpan w:val="2"/>
          </w:tcPr>
          <w:p w:rsidR="00000000" w:rsidDel="00000000" w:rsidP="00000000" w:rsidRDefault="00000000" w:rsidRPr="00000000" w14:paraId="0000067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67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80">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681">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682">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90">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69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9F">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6A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AE">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6AF">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9 … N</w:t>
            </w:r>
          </w:p>
        </w:tc>
        <w:tc>
          <w:tcPr>
            <w:gridSpan w:val="14"/>
          </w:tcPr>
          <w:p w:rsidR="00000000" w:rsidDel="00000000" w:rsidP="00000000" w:rsidRDefault="00000000" w:rsidRPr="00000000" w14:paraId="000006BE">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9"/>
      <w:bookmarkEnd w:id="79"/>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6CD">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6CE">
      <w:pPr>
        <w:pStyle w:val="Heading4"/>
        <w:ind w:left="0" w:right="4" w:firstLine="0"/>
        <w:rPr>
          <w:rFonts w:ascii="Arial" w:cs="Arial" w:eastAsia="Arial" w:hAnsi="Arial"/>
        </w:rPr>
      </w:pPr>
      <w:bookmarkStart w:colFirst="0" w:colLast="0" w:name="_heading=h.2nusc19" w:id="80"/>
      <w:bookmarkEnd w:id="80"/>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6C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6D0">
      <w:pPr>
        <w:pStyle w:val="Heading4"/>
        <w:ind w:left="0" w:right="4" w:firstLine="0"/>
        <w:rPr>
          <w:rFonts w:ascii="Arial" w:cs="Arial" w:eastAsia="Arial" w:hAnsi="Arial"/>
        </w:rPr>
      </w:pPr>
      <w:bookmarkStart w:colFirst="0" w:colLast="0" w:name="_heading=h.1302m92" w:id="81"/>
      <w:bookmarkEnd w:id="81"/>
      <w:r w:rsidDel="00000000" w:rsidR="00000000" w:rsidRPr="00000000">
        <w:rPr>
          <w:rFonts w:ascii="Arial" w:cs="Arial" w:eastAsia="Arial" w:hAnsi="Arial"/>
          <w:rtl w:val="0"/>
        </w:rPr>
        <w:t xml:space="preserve">3.1.5.2 Reason Code</w:t>
      </w:r>
    </w:p>
    <w:p w:rsidR="00000000" w:rsidDel="00000000" w:rsidP="00000000" w:rsidRDefault="00000000" w:rsidRPr="00000000" w14:paraId="000006D1">
      <w:pPr>
        <w:rPr>
          <w:rFonts w:ascii="Arial" w:cs="Arial" w:eastAsia="Arial" w:hAnsi="Arial"/>
        </w:rPr>
      </w:pPr>
      <w:r w:rsidDel="00000000" w:rsidR="00000000" w:rsidRPr="00000000">
        <w:rPr>
          <w:rFonts w:ascii="Arial" w:cs="Arial" w:eastAsia="Arial" w:hAnsi="Arial"/>
          <w:rtl w:val="0"/>
        </w:rPr>
        <w:t xml:space="preserve">Byte 3 in the CONNACK header contains the Connect Reason Code. If a CONNECT packet is received by the Server, the Server will send a CONNACK packet containing the appropriate Reason code from the table below.</w:t>
      </w:r>
    </w:p>
    <w:p w:rsidR="00000000" w:rsidDel="00000000" w:rsidP="00000000" w:rsidRDefault="00000000" w:rsidRPr="00000000" w14:paraId="000006D2">
      <w:pPr>
        <w:rPr>
          <w:rFonts w:ascii="Arial" w:cs="Arial" w:eastAsia="Arial" w:hAnsi="Arial"/>
        </w:rPr>
      </w:pPr>
      <w:r w:rsidDel="00000000" w:rsidR="00000000" w:rsidRPr="00000000">
        <w:rPr>
          <w:rtl w:val="0"/>
        </w:rPr>
      </w:r>
    </w:p>
    <w:tbl>
      <w:tblPr>
        <w:tblStyle w:val="Table16"/>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778.9414062499999" w:hRule="atLeast"/>
          <w:tblHeader w:val="0"/>
        </w:trPr>
        <w:tc>
          <w:tcPr>
            <w:shd w:fill="cfe2f3" w:val="clear"/>
          </w:tcPr>
          <w:p w:rsidR="00000000" w:rsidDel="00000000" w:rsidP="00000000" w:rsidRDefault="00000000" w:rsidRPr="00000000" w14:paraId="000006D3">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Value</w:t>
            </w:r>
          </w:p>
        </w:tc>
        <w:tc>
          <w:tcPr>
            <w:shd w:fill="cfe2f3" w:val="clear"/>
          </w:tcPr>
          <w:p w:rsidR="00000000" w:rsidDel="00000000" w:rsidP="00000000" w:rsidRDefault="00000000" w:rsidRPr="00000000" w14:paraId="000006D4">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6D5">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6D6">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78.9414062499999" w:hRule="atLeast"/>
          <w:tblHeader w:val="0"/>
        </w:trPr>
        <w:tc>
          <w:tcPr/>
          <w:p w:rsidR="00000000" w:rsidDel="00000000" w:rsidP="00000000" w:rsidRDefault="00000000" w:rsidRPr="00000000" w14:paraId="000006D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D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6D9">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6DA">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Virtual Connection is Accepted</w:t>
            </w:r>
          </w:p>
        </w:tc>
      </w:tr>
      <w:tr>
        <w:trPr>
          <w:cantSplit w:val="0"/>
          <w:trHeight w:val="778.9414062499999" w:hRule="atLeast"/>
          <w:tblHeader w:val="0"/>
        </w:trPr>
        <w:tc>
          <w:tcPr/>
          <w:p w:rsidR="00000000" w:rsidDel="00000000" w:rsidP="00000000" w:rsidRDefault="00000000" w:rsidRPr="00000000" w14:paraId="000006DB">
            <w:pPr>
              <w:spacing w:after="9" w:lineRule="auto"/>
              <w:ind w:right="4"/>
              <w:rPr/>
            </w:pPr>
            <w:r w:rsidDel="00000000" w:rsidR="00000000" w:rsidRPr="00000000">
              <w:rPr>
                <w:rtl w:val="0"/>
              </w:rPr>
              <w:t xml:space="preserve">128</w:t>
            </w:r>
          </w:p>
        </w:tc>
        <w:tc>
          <w:tcPr/>
          <w:p w:rsidR="00000000" w:rsidDel="00000000" w:rsidP="00000000" w:rsidRDefault="00000000" w:rsidRPr="00000000" w14:paraId="000006DC">
            <w:pPr>
              <w:spacing w:after="9" w:lineRule="auto"/>
              <w:ind w:right="4"/>
              <w:rPr/>
            </w:pPr>
            <w:r w:rsidDel="00000000" w:rsidR="00000000" w:rsidRPr="00000000">
              <w:rPr>
                <w:rtl w:val="0"/>
              </w:rPr>
              <w:t xml:space="preserve">0x80</w:t>
            </w:r>
          </w:p>
        </w:tc>
        <w:tc>
          <w:tcPr/>
          <w:p w:rsidR="00000000" w:rsidDel="00000000" w:rsidP="00000000" w:rsidRDefault="00000000" w:rsidRPr="00000000" w14:paraId="000006DD">
            <w:pPr>
              <w:spacing w:after="9" w:lineRule="auto"/>
              <w:ind w:right="4"/>
              <w:rPr/>
            </w:pPr>
            <w:r w:rsidDel="00000000" w:rsidR="00000000" w:rsidRPr="00000000">
              <w:rPr>
                <w:rtl w:val="0"/>
              </w:rPr>
              <w:t xml:space="preserve">Unspecified error</w:t>
            </w:r>
          </w:p>
        </w:tc>
        <w:tc>
          <w:tcPr/>
          <w:p w:rsidR="00000000" w:rsidDel="00000000" w:rsidP="00000000" w:rsidRDefault="00000000" w:rsidRPr="00000000" w14:paraId="000006DE">
            <w:pPr>
              <w:keepNext w:val="1"/>
              <w:spacing w:after="9" w:lineRule="auto"/>
              <w:ind w:right="4"/>
              <w:rPr/>
            </w:pPr>
            <w:r w:rsidDel="00000000" w:rsidR="00000000" w:rsidRPr="00000000">
              <w:rPr>
                <w:rtl w:val="0"/>
              </w:rPr>
              <w:t xml:space="preserve">The Server does not wish to reveal the reason for the failure, or none of the other Reason Codes apply.</w:t>
            </w:r>
          </w:p>
        </w:tc>
      </w:tr>
      <w:tr>
        <w:trPr>
          <w:cantSplit w:val="0"/>
          <w:trHeight w:val="778.9414062499999" w:hRule="atLeast"/>
          <w:tblHeader w:val="0"/>
        </w:trPr>
        <w:tc>
          <w:tcPr/>
          <w:p w:rsidR="00000000" w:rsidDel="00000000" w:rsidP="00000000" w:rsidRDefault="00000000" w:rsidRPr="00000000" w14:paraId="000006DF">
            <w:pPr>
              <w:spacing w:after="9" w:lineRule="auto"/>
              <w:ind w:right="4"/>
              <w:rPr/>
            </w:pPr>
            <w:r w:rsidDel="00000000" w:rsidR="00000000" w:rsidRPr="00000000">
              <w:rPr>
                <w:rtl w:val="0"/>
              </w:rPr>
              <w:t xml:space="preserve">129</w:t>
            </w:r>
          </w:p>
        </w:tc>
        <w:tc>
          <w:tcPr/>
          <w:p w:rsidR="00000000" w:rsidDel="00000000" w:rsidP="00000000" w:rsidRDefault="00000000" w:rsidRPr="00000000" w14:paraId="000006E0">
            <w:pPr>
              <w:spacing w:after="9" w:lineRule="auto"/>
              <w:ind w:right="4"/>
              <w:rPr/>
            </w:pPr>
            <w:r w:rsidDel="00000000" w:rsidR="00000000" w:rsidRPr="00000000">
              <w:rPr>
                <w:rtl w:val="0"/>
              </w:rPr>
              <w:t xml:space="preserve">0x81</w:t>
            </w:r>
          </w:p>
        </w:tc>
        <w:tc>
          <w:tcPr/>
          <w:p w:rsidR="00000000" w:rsidDel="00000000" w:rsidP="00000000" w:rsidRDefault="00000000" w:rsidRPr="00000000" w14:paraId="000006E1">
            <w:pPr>
              <w:spacing w:after="9" w:lineRule="auto"/>
              <w:ind w:right="4"/>
              <w:rPr/>
            </w:pPr>
            <w:r w:rsidDel="00000000" w:rsidR="00000000" w:rsidRPr="00000000">
              <w:rPr>
                <w:rtl w:val="0"/>
              </w:rPr>
              <w:t xml:space="preserve">Malformed Packet</w:t>
            </w:r>
          </w:p>
        </w:tc>
        <w:tc>
          <w:tcPr/>
          <w:p w:rsidR="00000000" w:rsidDel="00000000" w:rsidP="00000000" w:rsidRDefault="00000000" w:rsidRPr="00000000" w14:paraId="000006E2">
            <w:pPr>
              <w:keepNext w:val="1"/>
              <w:spacing w:after="9" w:lineRule="auto"/>
              <w:ind w:right="4"/>
              <w:rPr/>
            </w:pPr>
            <w:r w:rsidDel="00000000" w:rsidR="00000000" w:rsidRPr="00000000">
              <w:rPr>
                <w:rtl w:val="0"/>
              </w:rPr>
              <w:t xml:space="preserve">Data within the CONNECT packet could not be correctly parsed. </w:t>
            </w:r>
          </w:p>
        </w:tc>
      </w:tr>
      <w:tr>
        <w:trPr>
          <w:cantSplit w:val="0"/>
          <w:trHeight w:val="778.9414062499999" w:hRule="atLeast"/>
          <w:tblHeader w:val="0"/>
        </w:trPr>
        <w:tc>
          <w:tcPr/>
          <w:p w:rsidR="00000000" w:rsidDel="00000000" w:rsidP="00000000" w:rsidRDefault="00000000" w:rsidRPr="00000000" w14:paraId="000006E3">
            <w:pPr>
              <w:spacing w:after="9" w:lineRule="auto"/>
              <w:ind w:right="4"/>
              <w:rPr/>
            </w:pPr>
            <w:r w:rsidDel="00000000" w:rsidR="00000000" w:rsidRPr="00000000">
              <w:rPr>
                <w:rtl w:val="0"/>
              </w:rPr>
              <w:t xml:space="preserve">130</w:t>
            </w:r>
          </w:p>
        </w:tc>
        <w:tc>
          <w:tcPr/>
          <w:p w:rsidR="00000000" w:rsidDel="00000000" w:rsidP="00000000" w:rsidRDefault="00000000" w:rsidRPr="00000000" w14:paraId="000006E4">
            <w:pPr>
              <w:spacing w:after="9" w:lineRule="auto"/>
              <w:ind w:right="4"/>
              <w:rPr/>
            </w:pPr>
            <w:r w:rsidDel="00000000" w:rsidR="00000000" w:rsidRPr="00000000">
              <w:rPr>
                <w:rtl w:val="0"/>
              </w:rPr>
              <w:t xml:space="preserve">0x82</w:t>
            </w:r>
          </w:p>
        </w:tc>
        <w:tc>
          <w:tcPr/>
          <w:p w:rsidR="00000000" w:rsidDel="00000000" w:rsidP="00000000" w:rsidRDefault="00000000" w:rsidRPr="00000000" w14:paraId="000006E5">
            <w:pPr>
              <w:spacing w:after="9" w:lineRule="auto"/>
              <w:ind w:right="4"/>
              <w:rPr/>
            </w:pPr>
            <w:r w:rsidDel="00000000" w:rsidR="00000000" w:rsidRPr="00000000">
              <w:rPr>
                <w:rtl w:val="0"/>
              </w:rPr>
              <w:t xml:space="preserve">Protocol Error</w:t>
            </w:r>
          </w:p>
        </w:tc>
        <w:tc>
          <w:tcPr/>
          <w:p w:rsidR="00000000" w:rsidDel="00000000" w:rsidP="00000000" w:rsidRDefault="00000000" w:rsidRPr="00000000" w14:paraId="000006E6">
            <w:pPr>
              <w:keepNext w:val="1"/>
              <w:spacing w:after="9" w:lineRule="auto"/>
              <w:ind w:right="4"/>
              <w:rPr/>
            </w:pPr>
            <w:r w:rsidDel="00000000" w:rsidR="00000000" w:rsidRPr="00000000">
              <w:rPr>
                <w:rtl w:val="0"/>
              </w:rPr>
              <w:t xml:space="preserve">Data in the CONNECT packet does not conform to this specification.</w:t>
            </w:r>
          </w:p>
        </w:tc>
      </w:tr>
      <w:tr>
        <w:trPr>
          <w:cantSplit w:val="0"/>
          <w:trHeight w:val="778.9414062499999" w:hRule="atLeast"/>
          <w:tblHeader w:val="0"/>
        </w:trPr>
        <w:tc>
          <w:tcPr/>
          <w:p w:rsidR="00000000" w:rsidDel="00000000" w:rsidP="00000000" w:rsidRDefault="00000000" w:rsidRPr="00000000" w14:paraId="000006E7">
            <w:pPr>
              <w:spacing w:after="9" w:lineRule="auto"/>
              <w:ind w:right="4"/>
              <w:rPr/>
            </w:pPr>
            <w:r w:rsidDel="00000000" w:rsidR="00000000" w:rsidRPr="00000000">
              <w:rPr>
                <w:rtl w:val="0"/>
              </w:rPr>
              <w:t xml:space="preserve">131</w:t>
            </w:r>
          </w:p>
        </w:tc>
        <w:tc>
          <w:tcPr/>
          <w:p w:rsidR="00000000" w:rsidDel="00000000" w:rsidP="00000000" w:rsidRDefault="00000000" w:rsidRPr="00000000" w14:paraId="000006E8">
            <w:pPr>
              <w:spacing w:after="9" w:lineRule="auto"/>
              <w:ind w:right="4"/>
              <w:rPr/>
            </w:pPr>
            <w:r w:rsidDel="00000000" w:rsidR="00000000" w:rsidRPr="00000000">
              <w:rPr>
                <w:rtl w:val="0"/>
              </w:rPr>
              <w:t xml:space="preserve">0x83</w:t>
            </w:r>
          </w:p>
        </w:tc>
        <w:tc>
          <w:tcPr/>
          <w:p w:rsidR="00000000" w:rsidDel="00000000" w:rsidP="00000000" w:rsidRDefault="00000000" w:rsidRPr="00000000" w14:paraId="000006E9">
            <w:pPr>
              <w:spacing w:after="9" w:lineRule="auto"/>
              <w:ind w:right="4"/>
              <w:rPr/>
            </w:pPr>
            <w:r w:rsidDel="00000000" w:rsidR="00000000" w:rsidRPr="00000000">
              <w:rPr>
                <w:rtl w:val="0"/>
              </w:rPr>
              <w:t xml:space="preserve">Implementation specific error</w:t>
            </w:r>
          </w:p>
        </w:tc>
        <w:tc>
          <w:tcPr/>
          <w:p w:rsidR="00000000" w:rsidDel="00000000" w:rsidP="00000000" w:rsidRDefault="00000000" w:rsidRPr="00000000" w14:paraId="000006EA">
            <w:pPr>
              <w:keepNext w:val="1"/>
              <w:spacing w:after="9" w:lineRule="auto"/>
              <w:ind w:right="4"/>
              <w:rPr/>
            </w:pPr>
            <w:r w:rsidDel="00000000" w:rsidR="00000000" w:rsidRPr="00000000">
              <w:rPr>
                <w:rtl w:val="0"/>
              </w:rPr>
              <w:t xml:space="preserve">The CONNECT is valid but is not accepted by this Server.</w:t>
            </w:r>
          </w:p>
        </w:tc>
      </w:tr>
      <w:tr>
        <w:trPr>
          <w:cantSplit w:val="0"/>
          <w:trHeight w:val="778.9414062499999" w:hRule="atLeast"/>
          <w:tblHeader w:val="0"/>
        </w:trPr>
        <w:tc>
          <w:tcPr/>
          <w:p w:rsidR="00000000" w:rsidDel="00000000" w:rsidP="00000000" w:rsidRDefault="00000000" w:rsidRPr="00000000" w14:paraId="000006EB">
            <w:pPr>
              <w:spacing w:after="9" w:lineRule="auto"/>
              <w:ind w:right="4"/>
              <w:rPr/>
            </w:pPr>
            <w:r w:rsidDel="00000000" w:rsidR="00000000" w:rsidRPr="00000000">
              <w:rPr>
                <w:rtl w:val="0"/>
              </w:rPr>
              <w:t xml:space="preserve">132</w:t>
            </w:r>
          </w:p>
        </w:tc>
        <w:tc>
          <w:tcPr/>
          <w:p w:rsidR="00000000" w:rsidDel="00000000" w:rsidP="00000000" w:rsidRDefault="00000000" w:rsidRPr="00000000" w14:paraId="000006EC">
            <w:pPr>
              <w:spacing w:after="9" w:lineRule="auto"/>
              <w:ind w:right="4"/>
              <w:rPr/>
            </w:pPr>
            <w:r w:rsidDel="00000000" w:rsidR="00000000" w:rsidRPr="00000000">
              <w:rPr>
                <w:rtl w:val="0"/>
              </w:rPr>
              <w:t xml:space="preserve">0x84</w:t>
            </w:r>
          </w:p>
        </w:tc>
        <w:tc>
          <w:tcPr/>
          <w:p w:rsidR="00000000" w:rsidDel="00000000" w:rsidP="00000000" w:rsidRDefault="00000000" w:rsidRPr="00000000" w14:paraId="000006ED">
            <w:pPr>
              <w:spacing w:after="9" w:lineRule="auto"/>
              <w:ind w:right="4"/>
              <w:rPr/>
            </w:pPr>
            <w:r w:rsidDel="00000000" w:rsidR="00000000" w:rsidRPr="00000000">
              <w:rPr>
                <w:rtl w:val="0"/>
              </w:rPr>
              <w:t xml:space="preserve">Unsupported Protocol Version</w:t>
            </w:r>
          </w:p>
        </w:tc>
        <w:tc>
          <w:tcPr/>
          <w:p w:rsidR="00000000" w:rsidDel="00000000" w:rsidP="00000000" w:rsidRDefault="00000000" w:rsidRPr="00000000" w14:paraId="000006EE">
            <w:pPr>
              <w:keepNext w:val="1"/>
              <w:spacing w:after="9" w:lineRule="auto"/>
              <w:ind w:right="4"/>
              <w:rPr/>
            </w:pPr>
            <w:r w:rsidDel="00000000" w:rsidR="00000000" w:rsidRPr="00000000">
              <w:rPr>
                <w:rtl w:val="0"/>
              </w:rPr>
              <w:t xml:space="preserve">The Server does not support the version of the MQTT protocol requested by the Client.</w:t>
            </w:r>
          </w:p>
        </w:tc>
      </w:tr>
      <w:tr>
        <w:trPr>
          <w:cantSplit w:val="0"/>
          <w:trHeight w:val="778.9414062499999" w:hRule="atLeast"/>
          <w:tblHeader w:val="0"/>
        </w:trPr>
        <w:tc>
          <w:tcPr/>
          <w:p w:rsidR="00000000" w:rsidDel="00000000" w:rsidP="00000000" w:rsidRDefault="00000000" w:rsidRPr="00000000" w14:paraId="000006EF">
            <w:pPr>
              <w:spacing w:after="9" w:lineRule="auto"/>
              <w:ind w:right="4"/>
              <w:rPr/>
            </w:pPr>
            <w:r w:rsidDel="00000000" w:rsidR="00000000" w:rsidRPr="00000000">
              <w:rPr>
                <w:rtl w:val="0"/>
              </w:rPr>
              <w:t xml:space="preserve">133</w:t>
            </w:r>
          </w:p>
        </w:tc>
        <w:tc>
          <w:tcPr/>
          <w:p w:rsidR="00000000" w:rsidDel="00000000" w:rsidP="00000000" w:rsidRDefault="00000000" w:rsidRPr="00000000" w14:paraId="000006F0">
            <w:pPr>
              <w:spacing w:after="9" w:lineRule="auto"/>
              <w:ind w:right="4"/>
              <w:rPr/>
            </w:pPr>
            <w:r w:rsidDel="00000000" w:rsidR="00000000" w:rsidRPr="00000000">
              <w:rPr>
                <w:rtl w:val="0"/>
              </w:rPr>
              <w:t xml:space="preserve">0x85</w:t>
            </w:r>
          </w:p>
        </w:tc>
        <w:tc>
          <w:tcPr/>
          <w:p w:rsidR="00000000" w:rsidDel="00000000" w:rsidP="00000000" w:rsidRDefault="00000000" w:rsidRPr="00000000" w14:paraId="000006F1">
            <w:pPr>
              <w:spacing w:after="9" w:lineRule="auto"/>
              <w:ind w:right="4"/>
              <w:rPr/>
            </w:pPr>
            <w:r w:rsidDel="00000000" w:rsidR="00000000" w:rsidRPr="00000000">
              <w:rPr>
                <w:rtl w:val="0"/>
              </w:rPr>
              <w:t xml:space="preserve">Client Identifier not valid</w:t>
            </w:r>
          </w:p>
        </w:tc>
        <w:tc>
          <w:tcPr/>
          <w:p w:rsidR="00000000" w:rsidDel="00000000" w:rsidP="00000000" w:rsidRDefault="00000000" w:rsidRPr="00000000" w14:paraId="000006F2">
            <w:pPr>
              <w:keepNext w:val="1"/>
              <w:spacing w:after="9" w:lineRule="auto"/>
              <w:ind w:right="4"/>
              <w:rPr/>
            </w:pPr>
            <w:r w:rsidDel="00000000" w:rsidR="00000000" w:rsidRPr="00000000">
              <w:rPr>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6F3">
            <w:pPr>
              <w:spacing w:after="9" w:lineRule="auto"/>
              <w:ind w:right="4"/>
              <w:rPr/>
            </w:pPr>
            <w:r w:rsidDel="00000000" w:rsidR="00000000" w:rsidRPr="00000000">
              <w:rPr>
                <w:rtl w:val="0"/>
              </w:rPr>
              <w:t xml:space="preserve">134</w:t>
            </w:r>
          </w:p>
        </w:tc>
        <w:tc>
          <w:tcPr/>
          <w:p w:rsidR="00000000" w:rsidDel="00000000" w:rsidP="00000000" w:rsidRDefault="00000000" w:rsidRPr="00000000" w14:paraId="000006F4">
            <w:pPr>
              <w:spacing w:after="9" w:lineRule="auto"/>
              <w:ind w:right="4"/>
              <w:rPr/>
            </w:pPr>
            <w:r w:rsidDel="00000000" w:rsidR="00000000" w:rsidRPr="00000000">
              <w:rPr>
                <w:rtl w:val="0"/>
              </w:rPr>
              <w:t xml:space="preserve">0x86</w:t>
            </w:r>
          </w:p>
        </w:tc>
        <w:tc>
          <w:tcPr/>
          <w:p w:rsidR="00000000" w:rsidDel="00000000" w:rsidP="00000000" w:rsidRDefault="00000000" w:rsidRPr="00000000" w14:paraId="000006F5">
            <w:pPr>
              <w:spacing w:after="9" w:lineRule="auto"/>
              <w:ind w:right="4"/>
              <w:rPr/>
            </w:pPr>
            <w:r w:rsidDel="00000000" w:rsidR="00000000" w:rsidRPr="00000000">
              <w:rPr>
                <w:rtl w:val="0"/>
              </w:rPr>
              <w:t xml:space="preserve">Bad User Name or Password</w:t>
            </w:r>
          </w:p>
        </w:tc>
        <w:tc>
          <w:tcPr/>
          <w:p w:rsidR="00000000" w:rsidDel="00000000" w:rsidP="00000000" w:rsidRDefault="00000000" w:rsidRPr="00000000" w14:paraId="000006F6">
            <w:pPr>
              <w:keepNext w:val="1"/>
              <w:spacing w:after="9" w:lineRule="auto"/>
              <w:ind w:right="4"/>
              <w:rPr/>
            </w:pPr>
            <w:r w:rsidDel="00000000" w:rsidR="00000000" w:rsidRPr="00000000">
              <w:rPr>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6F7">
            <w:pPr>
              <w:spacing w:after="9" w:lineRule="auto"/>
              <w:ind w:right="4"/>
              <w:rPr/>
            </w:pPr>
            <w:r w:rsidDel="00000000" w:rsidR="00000000" w:rsidRPr="00000000">
              <w:rPr>
                <w:rtl w:val="0"/>
              </w:rPr>
              <w:t xml:space="preserve">135</w:t>
            </w:r>
          </w:p>
        </w:tc>
        <w:tc>
          <w:tcPr/>
          <w:p w:rsidR="00000000" w:rsidDel="00000000" w:rsidP="00000000" w:rsidRDefault="00000000" w:rsidRPr="00000000" w14:paraId="000006F8">
            <w:pPr>
              <w:spacing w:after="9" w:lineRule="auto"/>
              <w:ind w:right="4"/>
              <w:rPr/>
            </w:pPr>
            <w:r w:rsidDel="00000000" w:rsidR="00000000" w:rsidRPr="00000000">
              <w:rPr>
                <w:rtl w:val="0"/>
              </w:rPr>
              <w:t xml:space="preserve">0x87</w:t>
            </w:r>
          </w:p>
        </w:tc>
        <w:tc>
          <w:tcPr/>
          <w:p w:rsidR="00000000" w:rsidDel="00000000" w:rsidP="00000000" w:rsidRDefault="00000000" w:rsidRPr="00000000" w14:paraId="000006F9">
            <w:pPr>
              <w:spacing w:after="9" w:lineRule="auto"/>
              <w:ind w:right="4"/>
              <w:rPr/>
            </w:pPr>
            <w:r w:rsidDel="00000000" w:rsidR="00000000" w:rsidRPr="00000000">
              <w:rPr>
                <w:rtl w:val="0"/>
              </w:rPr>
              <w:t xml:space="preserve">Not authorized</w:t>
            </w:r>
          </w:p>
        </w:tc>
        <w:tc>
          <w:tcPr/>
          <w:p w:rsidR="00000000" w:rsidDel="00000000" w:rsidP="00000000" w:rsidRDefault="00000000" w:rsidRPr="00000000" w14:paraId="000006FA">
            <w:pPr>
              <w:keepNext w:val="1"/>
              <w:spacing w:after="9" w:lineRule="auto"/>
              <w:ind w:right="4"/>
              <w:rPr/>
            </w:pPr>
            <w:r w:rsidDel="00000000" w:rsidR="00000000" w:rsidRPr="00000000">
              <w:rPr>
                <w:rtl w:val="0"/>
              </w:rPr>
              <w:t xml:space="preserve">The Client is not authorized to connect.</w:t>
            </w:r>
          </w:p>
        </w:tc>
      </w:tr>
      <w:tr>
        <w:trPr>
          <w:cantSplit w:val="0"/>
          <w:trHeight w:val="778.9414062499999" w:hRule="atLeast"/>
          <w:tblHeader w:val="0"/>
        </w:trPr>
        <w:tc>
          <w:tcPr/>
          <w:p w:rsidR="00000000" w:rsidDel="00000000" w:rsidP="00000000" w:rsidRDefault="00000000" w:rsidRPr="00000000" w14:paraId="000006FB">
            <w:pPr>
              <w:spacing w:after="9" w:lineRule="auto"/>
              <w:ind w:right="4"/>
              <w:rPr/>
            </w:pPr>
            <w:r w:rsidDel="00000000" w:rsidR="00000000" w:rsidRPr="00000000">
              <w:rPr>
                <w:rtl w:val="0"/>
              </w:rPr>
              <w:t xml:space="preserve">136</w:t>
            </w:r>
          </w:p>
        </w:tc>
        <w:tc>
          <w:tcPr/>
          <w:p w:rsidR="00000000" w:rsidDel="00000000" w:rsidP="00000000" w:rsidRDefault="00000000" w:rsidRPr="00000000" w14:paraId="000006FC">
            <w:pPr>
              <w:spacing w:after="9" w:lineRule="auto"/>
              <w:ind w:right="4"/>
              <w:rPr/>
            </w:pPr>
            <w:r w:rsidDel="00000000" w:rsidR="00000000" w:rsidRPr="00000000">
              <w:rPr>
                <w:rtl w:val="0"/>
              </w:rPr>
              <w:t xml:space="preserve">0x88</w:t>
            </w:r>
          </w:p>
        </w:tc>
        <w:tc>
          <w:tcPr/>
          <w:p w:rsidR="00000000" w:rsidDel="00000000" w:rsidP="00000000" w:rsidRDefault="00000000" w:rsidRPr="00000000" w14:paraId="000006FD">
            <w:pPr>
              <w:spacing w:after="9" w:lineRule="auto"/>
              <w:ind w:right="4"/>
              <w:rPr/>
            </w:pPr>
            <w:r w:rsidDel="00000000" w:rsidR="00000000" w:rsidRPr="00000000">
              <w:rPr>
                <w:rtl w:val="0"/>
              </w:rPr>
              <w:t xml:space="preserve">Server unavailable</w:t>
            </w:r>
          </w:p>
        </w:tc>
        <w:tc>
          <w:tcPr/>
          <w:p w:rsidR="00000000" w:rsidDel="00000000" w:rsidP="00000000" w:rsidRDefault="00000000" w:rsidRPr="00000000" w14:paraId="000006FE">
            <w:pPr>
              <w:keepNext w:val="1"/>
              <w:spacing w:after="9" w:lineRule="auto"/>
              <w:ind w:right="4"/>
              <w:rPr/>
            </w:pPr>
            <w:r w:rsidDel="00000000" w:rsidR="00000000" w:rsidRPr="00000000">
              <w:rPr>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6FF">
            <w:pPr>
              <w:spacing w:after="9" w:lineRule="auto"/>
              <w:ind w:right="4"/>
              <w:rPr/>
            </w:pPr>
            <w:r w:rsidDel="00000000" w:rsidR="00000000" w:rsidRPr="00000000">
              <w:rPr>
                <w:rtl w:val="0"/>
              </w:rPr>
              <w:t xml:space="preserve">137</w:t>
            </w:r>
          </w:p>
        </w:tc>
        <w:tc>
          <w:tcPr/>
          <w:p w:rsidR="00000000" w:rsidDel="00000000" w:rsidP="00000000" w:rsidRDefault="00000000" w:rsidRPr="00000000" w14:paraId="00000700">
            <w:pPr>
              <w:spacing w:after="9" w:lineRule="auto"/>
              <w:ind w:right="4"/>
              <w:rPr/>
            </w:pPr>
            <w:r w:rsidDel="00000000" w:rsidR="00000000" w:rsidRPr="00000000">
              <w:rPr>
                <w:rtl w:val="0"/>
              </w:rPr>
              <w:t xml:space="preserve">0x89</w:t>
            </w:r>
          </w:p>
        </w:tc>
        <w:tc>
          <w:tcPr/>
          <w:p w:rsidR="00000000" w:rsidDel="00000000" w:rsidP="00000000" w:rsidRDefault="00000000" w:rsidRPr="00000000" w14:paraId="00000701">
            <w:pPr>
              <w:spacing w:after="9" w:lineRule="auto"/>
              <w:ind w:right="4"/>
              <w:rPr/>
            </w:pPr>
            <w:r w:rsidDel="00000000" w:rsidR="00000000" w:rsidRPr="00000000">
              <w:rPr>
                <w:rtl w:val="0"/>
              </w:rPr>
              <w:t xml:space="preserve">Server busy</w:t>
            </w:r>
          </w:p>
        </w:tc>
        <w:tc>
          <w:tcPr/>
          <w:p w:rsidR="00000000" w:rsidDel="00000000" w:rsidP="00000000" w:rsidRDefault="00000000" w:rsidRPr="00000000" w14:paraId="00000702">
            <w:pPr>
              <w:keepNext w:val="1"/>
              <w:spacing w:after="9" w:lineRule="auto"/>
              <w:ind w:right="4"/>
              <w:rPr/>
            </w:pPr>
            <w:r w:rsidDel="00000000" w:rsidR="00000000" w:rsidRPr="00000000">
              <w:rPr>
                <w:rtl w:val="0"/>
              </w:rPr>
              <w:t xml:space="preserve">The Server is busy. Try again later.</w:t>
            </w:r>
          </w:p>
        </w:tc>
      </w:tr>
      <w:tr>
        <w:trPr>
          <w:cantSplit w:val="0"/>
          <w:trHeight w:val="778.9414062499999" w:hRule="atLeast"/>
          <w:tblHeader w:val="0"/>
        </w:trPr>
        <w:tc>
          <w:tcPr/>
          <w:p w:rsidR="00000000" w:rsidDel="00000000" w:rsidP="00000000" w:rsidRDefault="00000000" w:rsidRPr="00000000" w14:paraId="00000703">
            <w:pPr>
              <w:spacing w:after="9" w:lineRule="auto"/>
              <w:ind w:right="4"/>
              <w:rPr/>
            </w:pPr>
            <w:r w:rsidDel="00000000" w:rsidR="00000000" w:rsidRPr="00000000">
              <w:rPr>
                <w:rtl w:val="0"/>
              </w:rPr>
              <w:t xml:space="preserve">138</w:t>
            </w:r>
          </w:p>
        </w:tc>
        <w:tc>
          <w:tcPr/>
          <w:p w:rsidR="00000000" w:rsidDel="00000000" w:rsidP="00000000" w:rsidRDefault="00000000" w:rsidRPr="00000000" w14:paraId="00000704">
            <w:pPr>
              <w:spacing w:after="9" w:lineRule="auto"/>
              <w:ind w:right="4"/>
              <w:rPr/>
            </w:pPr>
            <w:r w:rsidDel="00000000" w:rsidR="00000000" w:rsidRPr="00000000">
              <w:rPr>
                <w:rtl w:val="0"/>
              </w:rPr>
              <w:t xml:space="preserve">0x8A</w:t>
            </w:r>
          </w:p>
        </w:tc>
        <w:tc>
          <w:tcPr/>
          <w:p w:rsidR="00000000" w:rsidDel="00000000" w:rsidP="00000000" w:rsidRDefault="00000000" w:rsidRPr="00000000" w14:paraId="00000705">
            <w:pPr>
              <w:spacing w:after="9" w:lineRule="auto"/>
              <w:ind w:right="4"/>
              <w:rPr/>
            </w:pPr>
            <w:r w:rsidDel="00000000" w:rsidR="00000000" w:rsidRPr="00000000">
              <w:rPr>
                <w:rtl w:val="0"/>
              </w:rPr>
              <w:t xml:space="preserve">Banned</w:t>
            </w:r>
          </w:p>
        </w:tc>
        <w:tc>
          <w:tcPr/>
          <w:p w:rsidR="00000000" w:rsidDel="00000000" w:rsidP="00000000" w:rsidRDefault="00000000" w:rsidRPr="00000000" w14:paraId="00000706">
            <w:pPr>
              <w:keepNext w:val="1"/>
              <w:spacing w:after="9" w:lineRule="auto"/>
              <w:ind w:right="4"/>
              <w:rPr/>
            </w:pPr>
            <w:r w:rsidDel="00000000" w:rsidR="00000000" w:rsidRPr="00000000">
              <w:rPr>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707">
            <w:pPr>
              <w:spacing w:after="9" w:lineRule="auto"/>
              <w:ind w:right="4"/>
              <w:rPr/>
            </w:pPr>
            <w:r w:rsidDel="00000000" w:rsidR="00000000" w:rsidRPr="00000000">
              <w:rPr>
                <w:rtl w:val="0"/>
              </w:rPr>
              <w:t xml:space="preserve">140</w:t>
            </w:r>
          </w:p>
        </w:tc>
        <w:tc>
          <w:tcPr/>
          <w:p w:rsidR="00000000" w:rsidDel="00000000" w:rsidP="00000000" w:rsidRDefault="00000000" w:rsidRPr="00000000" w14:paraId="00000708">
            <w:pPr>
              <w:spacing w:after="9" w:lineRule="auto"/>
              <w:ind w:right="4"/>
              <w:rPr/>
            </w:pPr>
            <w:r w:rsidDel="00000000" w:rsidR="00000000" w:rsidRPr="00000000">
              <w:rPr>
                <w:rtl w:val="0"/>
              </w:rPr>
              <w:t xml:space="preserve">0x8C</w:t>
            </w:r>
          </w:p>
        </w:tc>
        <w:tc>
          <w:tcPr/>
          <w:p w:rsidR="00000000" w:rsidDel="00000000" w:rsidP="00000000" w:rsidRDefault="00000000" w:rsidRPr="00000000" w14:paraId="00000709">
            <w:pPr>
              <w:spacing w:after="9" w:lineRule="auto"/>
              <w:ind w:right="4"/>
              <w:rPr/>
            </w:pPr>
            <w:r w:rsidDel="00000000" w:rsidR="00000000" w:rsidRPr="00000000">
              <w:rPr>
                <w:rtl w:val="0"/>
              </w:rPr>
              <w:t xml:space="preserve">Bad authentication method</w:t>
            </w:r>
          </w:p>
        </w:tc>
        <w:tc>
          <w:tcPr/>
          <w:p w:rsidR="00000000" w:rsidDel="00000000" w:rsidP="00000000" w:rsidRDefault="00000000" w:rsidRPr="00000000" w14:paraId="0000070A">
            <w:pPr>
              <w:keepNext w:val="1"/>
              <w:spacing w:after="9" w:lineRule="auto"/>
              <w:ind w:right="4"/>
              <w:rPr/>
            </w:pPr>
            <w:r w:rsidDel="00000000" w:rsidR="00000000" w:rsidRPr="00000000">
              <w:rPr>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70B">
            <w:pPr>
              <w:spacing w:after="9" w:lineRule="auto"/>
              <w:ind w:right="4"/>
              <w:rPr/>
            </w:pPr>
            <w:r w:rsidDel="00000000" w:rsidR="00000000" w:rsidRPr="00000000">
              <w:rPr>
                <w:rtl w:val="0"/>
              </w:rPr>
              <w:t xml:space="preserve">144</w:t>
            </w:r>
          </w:p>
        </w:tc>
        <w:tc>
          <w:tcPr/>
          <w:p w:rsidR="00000000" w:rsidDel="00000000" w:rsidP="00000000" w:rsidRDefault="00000000" w:rsidRPr="00000000" w14:paraId="0000070C">
            <w:pPr>
              <w:spacing w:after="9" w:lineRule="auto"/>
              <w:ind w:right="4"/>
              <w:rPr/>
            </w:pPr>
            <w:r w:rsidDel="00000000" w:rsidR="00000000" w:rsidRPr="00000000">
              <w:rPr>
                <w:rtl w:val="0"/>
              </w:rPr>
              <w:t xml:space="preserve">0x90</w:t>
            </w:r>
          </w:p>
        </w:tc>
        <w:tc>
          <w:tcPr/>
          <w:p w:rsidR="00000000" w:rsidDel="00000000" w:rsidP="00000000" w:rsidRDefault="00000000" w:rsidRPr="00000000" w14:paraId="0000070D">
            <w:pPr>
              <w:spacing w:after="9" w:lineRule="auto"/>
              <w:ind w:right="4"/>
              <w:rPr/>
            </w:pPr>
            <w:r w:rsidDel="00000000" w:rsidR="00000000" w:rsidRPr="00000000">
              <w:rPr>
                <w:rtl w:val="0"/>
              </w:rPr>
              <w:t xml:space="preserve">Topic Name invalid</w:t>
            </w:r>
          </w:p>
        </w:tc>
        <w:tc>
          <w:tcPr/>
          <w:p w:rsidR="00000000" w:rsidDel="00000000" w:rsidP="00000000" w:rsidRDefault="00000000" w:rsidRPr="00000000" w14:paraId="0000070E">
            <w:pPr>
              <w:keepNext w:val="1"/>
              <w:spacing w:after="9" w:lineRule="auto"/>
              <w:ind w:right="4"/>
              <w:rPr/>
            </w:pPr>
            <w:r w:rsidDel="00000000" w:rsidR="00000000" w:rsidRPr="00000000">
              <w:rPr>
                <w:rtl w:val="0"/>
              </w:rPr>
              <w:t xml:space="preserve">The Will Topic Name is not malformed, but is not accepted by this Server.</w:t>
            </w:r>
          </w:p>
        </w:tc>
      </w:tr>
      <w:tr>
        <w:trPr>
          <w:cantSplit w:val="0"/>
          <w:trHeight w:val="778.9414062499999" w:hRule="atLeast"/>
          <w:tblHeader w:val="0"/>
        </w:trPr>
        <w:tc>
          <w:tcPr/>
          <w:p w:rsidR="00000000" w:rsidDel="00000000" w:rsidP="00000000" w:rsidRDefault="00000000" w:rsidRPr="00000000" w14:paraId="0000070F">
            <w:pPr>
              <w:spacing w:after="9" w:lineRule="auto"/>
              <w:ind w:right="4"/>
              <w:rPr/>
            </w:pPr>
            <w:r w:rsidDel="00000000" w:rsidR="00000000" w:rsidRPr="00000000">
              <w:rPr>
                <w:rtl w:val="0"/>
              </w:rPr>
              <w:t xml:space="preserve">149</w:t>
            </w:r>
          </w:p>
        </w:tc>
        <w:tc>
          <w:tcPr/>
          <w:p w:rsidR="00000000" w:rsidDel="00000000" w:rsidP="00000000" w:rsidRDefault="00000000" w:rsidRPr="00000000" w14:paraId="00000710">
            <w:pPr>
              <w:spacing w:after="9" w:lineRule="auto"/>
              <w:ind w:right="4"/>
              <w:rPr/>
            </w:pPr>
            <w:r w:rsidDel="00000000" w:rsidR="00000000" w:rsidRPr="00000000">
              <w:rPr>
                <w:rtl w:val="0"/>
              </w:rPr>
              <w:t xml:space="preserve">0x95</w:t>
            </w:r>
          </w:p>
        </w:tc>
        <w:tc>
          <w:tcPr/>
          <w:p w:rsidR="00000000" w:rsidDel="00000000" w:rsidP="00000000" w:rsidRDefault="00000000" w:rsidRPr="00000000" w14:paraId="00000711">
            <w:pPr>
              <w:spacing w:after="9" w:lineRule="auto"/>
              <w:ind w:right="4"/>
              <w:rPr/>
            </w:pPr>
            <w:r w:rsidDel="00000000" w:rsidR="00000000" w:rsidRPr="00000000">
              <w:rPr>
                <w:rtl w:val="0"/>
              </w:rPr>
              <w:t xml:space="preserve">Packet too large</w:t>
            </w:r>
          </w:p>
        </w:tc>
        <w:tc>
          <w:tcPr/>
          <w:p w:rsidR="00000000" w:rsidDel="00000000" w:rsidP="00000000" w:rsidRDefault="00000000" w:rsidRPr="00000000" w14:paraId="00000712">
            <w:pPr>
              <w:keepNext w:val="1"/>
              <w:spacing w:after="9" w:lineRule="auto"/>
              <w:ind w:right="4"/>
              <w:rPr/>
            </w:pPr>
            <w:r w:rsidDel="00000000" w:rsidR="00000000" w:rsidRPr="00000000">
              <w:rPr>
                <w:rtl w:val="0"/>
              </w:rPr>
              <w:t xml:space="preserve">The CONNECT packet exceeded the maximum permissible size.</w:t>
            </w:r>
          </w:p>
        </w:tc>
      </w:tr>
      <w:tr>
        <w:trPr>
          <w:cantSplit w:val="0"/>
          <w:trHeight w:val="778.9414062499999" w:hRule="atLeast"/>
          <w:tblHeader w:val="0"/>
        </w:trPr>
        <w:tc>
          <w:tcPr/>
          <w:p w:rsidR="00000000" w:rsidDel="00000000" w:rsidP="00000000" w:rsidRDefault="00000000" w:rsidRPr="00000000" w14:paraId="00000713">
            <w:pPr>
              <w:spacing w:after="9" w:lineRule="auto"/>
              <w:ind w:right="4"/>
              <w:rPr/>
            </w:pPr>
            <w:r w:rsidDel="00000000" w:rsidR="00000000" w:rsidRPr="00000000">
              <w:rPr>
                <w:rtl w:val="0"/>
              </w:rPr>
              <w:t xml:space="preserve">151</w:t>
            </w:r>
          </w:p>
        </w:tc>
        <w:tc>
          <w:tcPr/>
          <w:p w:rsidR="00000000" w:rsidDel="00000000" w:rsidP="00000000" w:rsidRDefault="00000000" w:rsidRPr="00000000" w14:paraId="00000714">
            <w:pPr>
              <w:spacing w:after="9" w:lineRule="auto"/>
              <w:ind w:right="4"/>
              <w:rPr/>
            </w:pPr>
            <w:r w:rsidDel="00000000" w:rsidR="00000000" w:rsidRPr="00000000">
              <w:rPr>
                <w:rtl w:val="0"/>
              </w:rPr>
              <w:t xml:space="preserve">0x97</w:t>
            </w:r>
          </w:p>
        </w:tc>
        <w:tc>
          <w:tcPr/>
          <w:p w:rsidR="00000000" w:rsidDel="00000000" w:rsidP="00000000" w:rsidRDefault="00000000" w:rsidRPr="00000000" w14:paraId="00000715">
            <w:pPr>
              <w:spacing w:after="9" w:lineRule="auto"/>
              <w:ind w:right="4"/>
              <w:rPr/>
            </w:pPr>
            <w:r w:rsidDel="00000000" w:rsidR="00000000" w:rsidRPr="00000000">
              <w:rPr>
                <w:rtl w:val="0"/>
              </w:rPr>
              <w:t xml:space="preserve">Quota exceeded</w:t>
            </w:r>
          </w:p>
        </w:tc>
        <w:tc>
          <w:tcPr/>
          <w:p w:rsidR="00000000" w:rsidDel="00000000" w:rsidP="00000000" w:rsidRDefault="00000000" w:rsidRPr="00000000" w14:paraId="00000716">
            <w:pPr>
              <w:keepNext w:val="1"/>
              <w:spacing w:after="9" w:lineRule="auto"/>
              <w:ind w:right="4"/>
              <w:rPr/>
            </w:pPr>
            <w:r w:rsidDel="00000000" w:rsidR="00000000" w:rsidRPr="00000000">
              <w:rPr>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717">
            <w:pPr>
              <w:spacing w:after="9" w:lineRule="auto"/>
              <w:ind w:right="4"/>
              <w:rPr/>
            </w:pPr>
            <w:r w:rsidDel="00000000" w:rsidR="00000000" w:rsidRPr="00000000">
              <w:rPr>
                <w:rtl w:val="0"/>
              </w:rPr>
              <w:t xml:space="preserve">155</w:t>
            </w:r>
          </w:p>
        </w:tc>
        <w:tc>
          <w:tcPr/>
          <w:p w:rsidR="00000000" w:rsidDel="00000000" w:rsidP="00000000" w:rsidRDefault="00000000" w:rsidRPr="00000000" w14:paraId="00000718">
            <w:pPr>
              <w:spacing w:after="9" w:lineRule="auto"/>
              <w:ind w:right="4"/>
              <w:rPr/>
            </w:pPr>
            <w:r w:rsidDel="00000000" w:rsidR="00000000" w:rsidRPr="00000000">
              <w:rPr>
                <w:rtl w:val="0"/>
              </w:rPr>
              <w:t xml:space="preserve">0x9B</w:t>
            </w:r>
          </w:p>
        </w:tc>
        <w:tc>
          <w:tcPr/>
          <w:p w:rsidR="00000000" w:rsidDel="00000000" w:rsidP="00000000" w:rsidRDefault="00000000" w:rsidRPr="00000000" w14:paraId="00000719">
            <w:pPr>
              <w:spacing w:after="9" w:lineRule="auto"/>
              <w:ind w:right="4"/>
              <w:rPr/>
            </w:pPr>
            <w:r w:rsidDel="00000000" w:rsidR="00000000" w:rsidRPr="00000000">
              <w:rPr>
                <w:rtl w:val="0"/>
              </w:rPr>
              <w:t xml:space="preserve">QoS not supported</w:t>
            </w:r>
          </w:p>
        </w:tc>
        <w:tc>
          <w:tcPr/>
          <w:p w:rsidR="00000000" w:rsidDel="00000000" w:rsidP="00000000" w:rsidRDefault="00000000" w:rsidRPr="00000000" w14:paraId="0000071A">
            <w:pPr>
              <w:keepNext w:val="1"/>
              <w:spacing w:after="9" w:lineRule="auto"/>
              <w:ind w:right="4"/>
              <w:rPr/>
            </w:pPr>
            <w:r w:rsidDel="00000000" w:rsidR="00000000" w:rsidRPr="00000000">
              <w:rPr>
                <w:rtl w:val="0"/>
              </w:rPr>
              <w:t xml:space="preserve">The Server does not support the QoS set in Will QoS.</w:t>
            </w:r>
          </w:p>
        </w:tc>
      </w:tr>
      <w:tr>
        <w:trPr>
          <w:cantSplit w:val="0"/>
          <w:trHeight w:val="778.9414062499999" w:hRule="atLeast"/>
          <w:tblHeader w:val="0"/>
        </w:trPr>
        <w:tc>
          <w:tcPr/>
          <w:p w:rsidR="00000000" w:rsidDel="00000000" w:rsidP="00000000" w:rsidRDefault="00000000" w:rsidRPr="00000000" w14:paraId="0000071B">
            <w:pPr>
              <w:spacing w:after="9" w:lineRule="auto"/>
              <w:ind w:right="4"/>
              <w:rPr>
                <w:color w:val="333333"/>
                <w:sz w:val="21"/>
                <w:szCs w:val="21"/>
              </w:rPr>
            </w:pPr>
            <w:r w:rsidDel="00000000" w:rsidR="00000000" w:rsidRPr="00000000">
              <w:rPr>
                <w:color w:val="333333"/>
                <w:sz w:val="21"/>
                <w:szCs w:val="21"/>
                <w:rtl w:val="0"/>
              </w:rPr>
              <w:t xml:space="preserve">159</w:t>
            </w:r>
          </w:p>
        </w:tc>
        <w:tc>
          <w:tcPr/>
          <w:p w:rsidR="00000000" w:rsidDel="00000000" w:rsidP="00000000" w:rsidRDefault="00000000" w:rsidRPr="00000000" w14:paraId="0000071C">
            <w:pPr>
              <w:spacing w:after="9" w:lineRule="auto"/>
              <w:ind w:right="4"/>
              <w:rPr/>
            </w:pPr>
            <w:r w:rsidDel="00000000" w:rsidR="00000000" w:rsidRPr="00000000">
              <w:rPr>
                <w:rtl w:val="0"/>
              </w:rPr>
              <w:t xml:space="preserve">0x9F</w:t>
            </w:r>
          </w:p>
        </w:tc>
        <w:tc>
          <w:tcPr/>
          <w:p w:rsidR="00000000" w:rsidDel="00000000" w:rsidP="00000000" w:rsidRDefault="00000000" w:rsidRPr="00000000" w14:paraId="0000071D">
            <w:pPr>
              <w:spacing w:after="9" w:lineRule="auto"/>
              <w:ind w:right="4"/>
              <w:rPr/>
            </w:pPr>
            <w:r w:rsidDel="00000000" w:rsidR="00000000" w:rsidRPr="00000000">
              <w:rPr>
                <w:rtl w:val="0"/>
              </w:rPr>
              <w:t xml:space="preserve">Virtual Connection rate exceeded</w:t>
            </w:r>
          </w:p>
        </w:tc>
        <w:tc>
          <w:tcPr/>
          <w:p w:rsidR="00000000" w:rsidDel="00000000" w:rsidP="00000000" w:rsidRDefault="00000000" w:rsidRPr="00000000" w14:paraId="0000071E">
            <w:pPr>
              <w:keepNext w:val="1"/>
              <w:spacing w:after="9" w:lineRule="auto"/>
              <w:ind w:right="4"/>
              <w:rPr/>
            </w:pPr>
            <w:r w:rsidDel="00000000" w:rsidR="00000000" w:rsidRPr="00000000">
              <w:rPr>
                <w:rtl w:val="0"/>
              </w:rPr>
              <w:t xml:space="preserve">The Virtual Connection rate limit has been exceeded.</w:t>
            </w:r>
          </w:p>
        </w:tc>
      </w:tr>
    </w:tbl>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17: CONNACK Reason Codes values</w:t>
      </w:r>
    </w:p>
    <w:p w:rsidR="00000000" w:rsidDel="00000000" w:rsidP="00000000" w:rsidRDefault="00000000" w:rsidRPr="00000000" w14:paraId="00000720">
      <w:pPr>
        <w:pStyle w:val="Heading4"/>
        <w:ind w:left="0" w:firstLine="0"/>
        <w:rPr>
          <w:rFonts w:ascii="Arial" w:cs="Arial" w:eastAsia="Arial" w:hAnsi="Arial"/>
        </w:rPr>
      </w:pPr>
      <w:bookmarkStart w:colFirst="0" w:colLast="0" w:name="_heading=h.3mzq4wv" w:id="82"/>
      <w:bookmarkEnd w:id="82"/>
      <w:r w:rsidDel="00000000" w:rsidR="00000000" w:rsidRPr="00000000">
        <w:rPr>
          <w:rFonts w:ascii="Arial" w:cs="Arial" w:eastAsia="Arial" w:hAnsi="Arial"/>
          <w:rtl w:val="0"/>
        </w:rPr>
        <w:t xml:space="preserve">3.1.5.3 </w:t>
      </w:r>
      <w:r w:rsidDel="00000000" w:rsidR="00000000" w:rsidRPr="00000000">
        <w:rPr>
          <w:rFonts w:ascii="Arial" w:cs="Arial" w:eastAsia="Arial" w:hAnsi="Arial"/>
          <w:rtl w:val="0"/>
        </w:rPr>
        <w:t xml:space="preserve">Connack Flags</w:t>
      </w:r>
    </w:p>
    <w:p w:rsidR="00000000" w:rsidDel="00000000" w:rsidP="00000000" w:rsidRDefault="00000000" w:rsidRPr="00000000" w14:paraId="00000721">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1 byte field located at byte 4 which contains parameters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 </w:t>
      </w:r>
    </w:p>
    <w:p w:rsidR="00000000" w:rsidDel="00000000" w:rsidP="00000000" w:rsidRDefault="00000000" w:rsidRPr="00000000" w14:paraId="00000722">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an existing session was present on the gateway for the given client identifier</w:t>
      </w:r>
    </w:p>
    <w:p w:rsidR="00000000" w:rsidDel="00000000" w:rsidP="00000000" w:rsidRDefault="00000000" w:rsidRPr="00000000" w14:paraId="00000724">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0725">
      <w:pPr>
        <w:ind w:right="4"/>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726">
      <w:pPr>
        <w:pStyle w:val="Heading4"/>
        <w:ind w:left="0" w:right="4" w:firstLine="0"/>
        <w:rPr>
          <w:rFonts w:ascii="Arial" w:cs="Arial" w:eastAsia="Arial" w:hAnsi="Arial"/>
        </w:rPr>
      </w:pPr>
      <w:bookmarkStart w:colFirst="0" w:colLast="0" w:name="_heading=h.2250f4o" w:id="83"/>
      <w:bookmarkEnd w:id="83"/>
      <w:r w:rsidDel="00000000" w:rsidR="00000000" w:rsidRPr="00000000">
        <w:rPr>
          <w:rFonts w:ascii="Arial" w:cs="Arial" w:eastAsia="Arial" w:hAnsi="Arial"/>
          <w:rtl w:val="0"/>
        </w:rPr>
        <w:t xml:space="preserve">3.1.5.4 Session Expiry Interval</w:t>
      </w:r>
    </w:p>
    <w:p w:rsidR="00000000" w:rsidDel="00000000" w:rsidP="00000000" w:rsidRDefault="00000000" w:rsidRPr="00000000" w14:paraId="00000727">
      <w:pPr>
        <w:spacing w:after="0" w:before="0" w:lineRule="auto"/>
        <w:ind w:right="4"/>
        <w:rPr>
          <w:rFonts w:ascii="Arial" w:cs="Arial" w:eastAsia="Arial" w:hAnsi="Arial"/>
          <w:sz w:val="24"/>
          <w:szCs w:val="24"/>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728">
      <w:pPr>
        <w:pStyle w:val="Heading4"/>
        <w:ind w:left="0" w:right="4" w:firstLine="0"/>
        <w:rPr>
          <w:rFonts w:ascii="Arial" w:cs="Arial" w:eastAsia="Arial" w:hAnsi="Arial"/>
        </w:rPr>
      </w:pPr>
      <w:bookmarkStart w:colFirst="0" w:colLast="0" w:name="_heading=h.haapch" w:id="84"/>
      <w:bookmarkEnd w:id="84"/>
      <w:r w:rsidDel="00000000" w:rsidR="00000000" w:rsidRPr="00000000">
        <w:rPr>
          <w:rFonts w:ascii="Arial" w:cs="Arial" w:eastAsia="Arial" w:hAnsi="Arial"/>
          <w:rtl w:val="0"/>
        </w:rPr>
        <w:t xml:space="preserve">3.1.5.5 </w:t>
      </w:r>
      <w:r w:rsidDel="00000000" w:rsidR="00000000" w:rsidRPr="00000000">
        <w:rPr>
          <w:rFonts w:ascii="Arial" w:cs="Arial" w:eastAsia="Arial" w:hAnsi="Arial"/>
          <w:rtl w:val="0"/>
        </w:rPr>
        <w:t xml:space="preserve">Assigned Client Identifier</w:t>
      </w:r>
    </w:p>
    <w:p w:rsidR="00000000" w:rsidDel="00000000" w:rsidP="00000000" w:rsidRDefault="00000000" w:rsidRPr="00000000" w14:paraId="00000729">
      <w:pPr>
        <w:rPr>
          <w:rFonts w:ascii="Arial" w:cs="Arial" w:eastAsia="Arial" w:hAnsi="Arial"/>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p>
    <w:p w:rsidR="00000000" w:rsidDel="00000000" w:rsidP="00000000" w:rsidRDefault="00000000" w:rsidRPr="00000000" w14:paraId="0000072A">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2C">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2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p>
    <w:p w:rsidR="00000000" w:rsidDel="00000000" w:rsidP="00000000" w:rsidRDefault="00000000" w:rsidRPr="00000000" w14:paraId="0000072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be less than 247 bytes so they can be accommodated in a small packet version. This is also to cater for devices which may not support larger Client Identifiers.</w:t>
      </w:r>
    </w:p>
    <w:p w:rsidR="00000000" w:rsidDel="00000000" w:rsidP="00000000" w:rsidRDefault="00000000" w:rsidRPr="00000000" w14:paraId="0000072F">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730">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p>
    <w:p w:rsidR="00000000" w:rsidDel="00000000" w:rsidP="00000000" w:rsidRDefault="00000000" w:rsidRPr="00000000" w14:paraId="0000073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p>
    <w:p w:rsidR="00000000" w:rsidDel="00000000" w:rsidP="00000000" w:rsidRDefault="00000000" w:rsidRPr="00000000" w14:paraId="00000732">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733">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734">
      <w:pPr>
        <w:pStyle w:val="Heading3"/>
        <w:keepLines w:val="1"/>
        <w:spacing w:after="77" w:before="0" w:line="259" w:lineRule="auto"/>
        <w:ind w:left="0" w:firstLine="0"/>
        <w:rPr>
          <w:rFonts w:ascii="Arial" w:cs="Arial" w:eastAsia="Arial" w:hAnsi="Arial"/>
        </w:rPr>
      </w:pPr>
      <w:bookmarkStart w:colFirst="0" w:colLast="0" w:name="_heading=h.319y80a" w:id="85"/>
      <w:bookmarkEnd w:id="85"/>
      <w:r w:rsidDel="00000000" w:rsidR="00000000" w:rsidRPr="00000000">
        <w:rPr>
          <w:rtl w:val="0"/>
        </w:rPr>
        <w:t xml:space="preserve">3.1.6 </w:t>
      </w:r>
      <w:r w:rsidDel="00000000" w:rsidR="00000000" w:rsidRPr="00000000">
        <w:rPr>
          <w:rFonts w:ascii="Arial" w:cs="Arial" w:eastAsia="Arial" w:hAnsi="Arial"/>
          <w:rtl w:val="0"/>
        </w:rPr>
        <w:t xml:space="preserve">WILLTOPICREQ </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3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3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3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3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3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3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3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73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3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3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4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48">
            <w:pPr>
              <w:keepNext w:val="1"/>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18: WILLTOPICREQ packet</w:t>
      </w:r>
    </w:p>
    <w:p w:rsidR="00000000" w:rsidDel="00000000" w:rsidP="00000000" w:rsidRDefault="00000000" w:rsidRPr="00000000" w14:paraId="00000751">
      <w:pPr>
        <w:ind w:left="-15" w:right="4" w:firstLine="0"/>
        <w:rPr>
          <w:rFonts w:ascii="Arial" w:cs="Arial" w:eastAsia="Arial" w:hAnsi="Arial"/>
        </w:rPr>
      </w:pPr>
      <w:r w:rsidDel="00000000" w:rsidR="00000000" w:rsidRPr="00000000">
        <w:rPr>
          <w:rFonts w:ascii="Arial" w:cs="Arial" w:eastAsia="Arial" w:hAnsi="Arial"/>
          <w:rtl w:val="0"/>
        </w:rPr>
        <w:t xml:space="preserve">The WILLTOPICREQ packet is </w:t>
      </w:r>
      <w:sdt>
        <w:sdtPr>
          <w:tag w:val="goog_rdk_134"/>
        </w:sdtPr>
        <w:sdtContent>
          <w:commentRangeStart w:id="27"/>
        </w:sdtContent>
      </w:sdt>
      <w:sdt>
        <w:sdtPr>
          <w:tag w:val="goog_rdk_135"/>
        </w:sdtPr>
        <w:sdtContent>
          <w:commentRangeStart w:id="28"/>
        </w:sdtContent>
      </w:sdt>
      <w:sdt>
        <w:sdtPr>
          <w:tag w:val="goog_rdk_136"/>
        </w:sdtPr>
        <w:sdtContent>
          <w:commentRangeStart w:id="29"/>
        </w:sdtContent>
      </w:sdt>
      <w:r w:rsidDel="00000000" w:rsidR="00000000" w:rsidRPr="00000000">
        <w:rPr>
          <w:rFonts w:ascii="Arial" w:cs="Arial" w:eastAsia="Arial" w:hAnsi="Arial"/>
          <w:rtl w:val="0"/>
        </w:rPr>
        <w:t xml:space="preserve">sent by the GW</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rtl w:val="0"/>
        </w:rPr>
        <w:t xml:space="preserve"> to request a client for sending the Will topic name.</w:t>
      </w:r>
    </w:p>
    <w:p w:rsidR="00000000" w:rsidDel="00000000" w:rsidP="00000000" w:rsidRDefault="00000000" w:rsidRPr="00000000" w14:paraId="00000752">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753">
      <w:pPr>
        <w:pStyle w:val="Heading3"/>
        <w:keepLines w:val="1"/>
        <w:spacing w:after="77" w:before="0" w:line="259" w:lineRule="auto"/>
        <w:ind w:left="0" w:firstLine="0"/>
        <w:rPr>
          <w:rFonts w:ascii="Arial" w:cs="Arial" w:eastAsia="Arial" w:hAnsi="Arial"/>
        </w:rPr>
      </w:pPr>
      <w:bookmarkStart w:colFirst="0" w:colLast="0" w:name="_heading=h.1gf8i83" w:id="86"/>
      <w:bookmarkEnd w:id="86"/>
      <w:r w:rsidDel="00000000" w:rsidR="00000000" w:rsidRPr="00000000">
        <w:rPr>
          <w:rtl w:val="0"/>
        </w:rPr>
        <w:t xml:space="preserve">3.1.7 </w:t>
      </w:r>
      <w:r w:rsidDel="00000000" w:rsidR="00000000" w:rsidRPr="00000000">
        <w:rPr>
          <w:rFonts w:ascii="Arial" w:cs="Arial" w:eastAsia="Arial" w:hAnsi="Arial"/>
          <w:rtl w:val="0"/>
        </w:rPr>
        <w:t xml:space="preserve">WILLMSGREQ</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75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5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75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75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5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75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5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7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5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5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5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6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67">
            <w:pPr>
              <w:keepNext w:val="1"/>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19: WILLMSGREQ packet</w:t>
      </w:r>
    </w:p>
    <w:p w:rsidR="00000000" w:rsidDel="00000000" w:rsidP="00000000" w:rsidRDefault="00000000" w:rsidRPr="00000000" w14:paraId="00000770">
      <w:pPr>
        <w:spacing w:after="307" w:lineRule="auto"/>
        <w:ind w:left="-5" w:right="4" w:firstLine="0"/>
        <w:rPr>
          <w:rFonts w:ascii="Arial" w:cs="Arial" w:eastAsia="Arial" w:hAnsi="Arial"/>
        </w:rPr>
      </w:pPr>
      <w:r w:rsidDel="00000000" w:rsidR="00000000" w:rsidRPr="00000000">
        <w:rPr>
          <w:rFonts w:ascii="Arial" w:cs="Arial" w:eastAsia="Arial" w:hAnsi="Arial"/>
          <w:rtl w:val="0"/>
        </w:rPr>
        <w:t xml:space="preserve">The WILLMSGREQ packet is sent by the GW to request a client for sending the Will packet. </w:t>
      </w:r>
    </w:p>
    <w:p w:rsidR="00000000" w:rsidDel="00000000" w:rsidP="00000000" w:rsidRDefault="00000000" w:rsidRPr="00000000" w14:paraId="00000771">
      <w:pPr>
        <w:rPr>
          <w:rFonts w:ascii="Arial" w:cs="Arial" w:eastAsia="Arial" w:hAnsi="Arial"/>
        </w:rPr>
      </w:pPr>
      <w:r w:rsidDel="00000000" w:rsidR="00000000" w:rsidRPr="00000000">
        <w:rPr>
          <w:rtl w:val="0"/>
        </w:rPr>
      </w:r>
    </w:p>
    <w:p w:rsidR="00000000" w:rsidDel="00000000" w:rsidP="00000000" w:rsidRDefault="00000000" w:rsidRPr="00000000" w14:paraId="00000772">
      <w:pPr>
        <w:pStyle w:val="Heading3"/>
        <w:keepLines w:val="1"/>
        <w:spacing w:after="77" w:before="0" w:line="259" w:lineRule="auto"/>
        <w:ind w:left="0" w:firstLine="0"/>
        <w:rPr>
          <w:rFonts w:ascii="Arial" w:cs="Arial" w:eastAsia="Arial" w:hAnsi="Arial"/>
        </w:rPr>
      </w:pPr>
      <w:bookmarkStart w:colFirst="0" w:colLast="0" w:name="_heading=h.40ew0vw" w:id="87"/>
      <w:bookmarkEnd w:id="87"/>
      <w:r w:rsidDel="00000000" w:rsidR="00000000" w:rsidRPr="00000000">
        <w:rPr>
          <w:rtl w:val="0"/>
        </w:rPr>
        <w:t xml:space="preserve">3.1.8 </w:t>
      </w:r>
      <w:r w:rsidDel="00000000" w:rsidR="00000000" w:rsidRPr="00000000">
        <w:rPr>
          <w:rFonts w:ascii="Arial" w:cs="Arial" w:eastAsia="Arial" w:hAnsi="Arial"/>
          <w:rtl w:val="0"/>
        </w:rPr>
        <w:t xml:space="preserve">WILLTOPIC</w:t>
      </w:r>
    </w:p>
    <w:tbl>
      <w:tblPr>
        <w:tblStyle w:val="Table19"/>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1077"/>
        <w:gridCol w:w="46"/>
        <w:gridCol w:w="842"/>
        <w:gridCol w:w="828"/>
        <w:gridCol w:w="41"/>
        <w:gridCol w:w="928"/>
        <w:gridCol w:w="39"/>
        <w:gridCol w:w="1123"/>
        <w:gridCol w:w="1054"/>
        <w:gridCol w:w="70"/>
        <w:gridCol w:w="1072"/>
        <w:gridCol w:w="1132"/>
        <w:tblGridChange w:id="0">
          <w:tblGrid>
            <w:gridCol w:w="1098"/>
            <w:gridCol w:w="1077"/>
            <w:gridCol w:w="46"/>
            <w:gridCol w:w="842"/>
            <w:gridCol w:w="828"/>
            <w:gridCol w:w="41"/>
            <w:gridCol w:w="928"/>
            <w:gridCol w:w="39"/>
            <w:gridCol w:w="1123"/>
            <w:gridCol w:w="1054"/>
            <w:gridCol w:w="70"/>
            <w:gridCol w:w="1072"/>
            <w:gridCol w:w="1132"/>
          </w:tblGrid>
        </w:tblGridChange>
      </w:tblGrid>
      <w:tr>
        <w:trPr>
          <w:cantSplit w:val="0"/>
          <w:tblHeader w:val="0"/>
        </w:trPr>
        <w:tc>
          <w:tcPr>
            <w:shd w:fill="cfe2f3" w:val="clear"/>
          </w:tcPr>
          <w:p w:rsidR="00000000" w:rsidDel="00000000" w:rsidP="00000000" w:rsidRDefault="00000000" w:rsidRPr="00000000" w14:paraId="0000077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7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7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7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77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7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77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7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7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80">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078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078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p w:rsidR="00000000" w:rsidDel="00000000" w:rsidP="00000000" w:rsidRDefault="00000000" w:rsidRPr="00000000" w14:paraId="0000079A">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079B">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TOPIC FLAGS</w:t>
            </w:r>
          </w:p>
        </w:tc>
      </w:tr>
      <w:tr>
        <w:trPr>
          <w:cantSplit w:val="0"/>
          <w:tblHeader w:val="0"/>
        </w:trPr>
        <w:tc>
          <w:tcPr/>
          <w:p w:rsidR="00000000" w:rsidDel="00000000" w:rsidP="00000000" w:rsidRDefault="00000000" w:rsidRPr="00000000" w14:paraId="000007A7">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7A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7AA">
            <w:pPr>
              <w:jc w:val="center"/>
              <w:rPr>
                <w:rFonts w:ascii="Arial" w:cs="Arial" w:eastAsia="Arial" w:hAnsi="Arial"/>
                <w:i w:val="1"/>
              </w:rPr>
            </w:pPr>
            <w:r w:rsidDel="00000000" w:rsidR="00000000" w:rsidRPr="00000000">
              <w:rPr>
                <w:rFonts w:ascii="Arial" w:cs="Arial" w:eastAsia="Arial" w:hAnsi="Arial"/>
                <w:i w:val="1"/>
                <w:rtl w:val="0"/>
              </w:rPr>
              <w:t xml:space="preserve">Will QoS</w:t>
            </w:r>
          </w:p>
          <w:p w:rsidR="00000000" w:rsidDel="00000000" w:rsidP="00000000" w:rsidRDefault="00000000" w:rsidRPr="00000000" w14:paraId="000007A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7AD">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7B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7B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7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7B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r>
      <w:tr>
        <w:trPr>
          <w:cantSplit w:val="0"/>
          <w:tblHeader w:val="0"/>
        </w:trPr>
        <w:tc>
          <w:tcPr/>
          <w:p w:rsidR="00000000" w:rsidDel="00000000" w:rsidP="00000000" w:rsidRDefault="00000000" w:rsidRPr="00000000" w14:paraId="000007B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7B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B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7B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7B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7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7B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C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7C1">
            <w:pPr>
              <w:jc w:val="center"/>
              <w:rPr>
                <w:rFonts w:ascii="Arial" w:cs="Arial" w:eastAsia="Arial" w:hAnsi="Arial"/>
                <w:i w:val="1"/>
              </w:rPr>
            </w:pPr>
            <w:r w:rsidDel="00000000" w:rsidR="00000000" w:rsidRPr="00000000">
              <w:rPr>
                <w:rFonts w:ascii="Arial" w:cs="Arial" w:eastAsia="Arial" w:hAnsi="Arial"/>
                <w:i w:val="1"/>
                <w:rtl w:val="0"/>
              </w:rPr>
              <w:t xml:space="preserve">0</w:t>
            </w:r>
          </w:p>
        </w:tc>
      </w:tr>
      <w:tr>
        <w:trPr>
          <w:cantSplit w:val="0"/>
          <w:tblHeader w:val="0"/>
        </w:trPr>
        <w:tc>
          <w:tcPr/>
          <w:p w:rsidR="00000000" w:rsidDel="00000000" w:rsidP="00000000" w:rsidRDefault="00000000" w:rsidRPr="00000000" w14:paraId="000007C2">
            <w:pPr>
              <w:rPr>
                <w:rFonts w:ascii="Arial" w:cs="Arial" w:eastAsia="Arial" w:hAnsi="Arial"/>
              </w:rPr>
            </w:pPr>
            <w:r w:rsidDel="00000000" w:rsidR="00000000" w:rsidRPr="00000000">
              <w:rPr>
                <w:rFonts w:ascii="Arial" w:cs="Arial" w:eastAsia="Arial" w:hAnsi="Arial"/>
                <w:rtl w:val="0"/>
              </w:rPr>
              <w:t xml:space="preserve">Byte 4.. N</w:t>
            </w:r>
          </w:p>
        </w:tc>
        <w:tc>
          <w:tcPr>
            <w:gridSpan w:val="12"/>
          </w:tcPr>
          <w:p w:rsidR="00000000" w:rsidDel="00000000" w:rsidP="00000000" w:rsidRDefault="00000000" w:rsidRPr="00000000" w14:paraId="000007C3">
            <w:pPr>
              <w:keepNext w:val="1"/>
              <w:jc w:val="center"/>
              <w:rPr>
                <w:rFonts w:ascii="Arial" w:cs="Arial" w:eastAsia="Arial" w:hAnsi="Arial"/>
              </w:rPr>
            </w:pPr>
            <w:r w:rsidDel="00000000" w:rsidR="00000000" w:rsidRPr="00000000">
              <w:rPr>
                <w:rFonts w:ascii="Arial" w:cs="Arial" w:eastAsia="Arial" w:hAnsi="Arial"/>
                <w:rtl w:val="0"/>
              </w:rPr>
              <w:t xml:space="preserve">Will Topic</w:t>
            </w:r>
          </w:p>
        </w:tc>
      </w:tr>
    </w:tbl>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20: WILLTOPIC packet</w:t>
      </w:r>
    </w:p>
    <w:p w:rsidR="00000000" w:rsidDel="00000000" w:rsidP="00000000" w:rsidRDefault="00000000" w:rsidRPr="00000000" w14:paraId="000007D0">
      <w:pPr>
        <w:ind w:left="-15" w:right="4" w:firstLine="0"/>
        <w:rPr>
          <w:rFonts w:ascii="Arial" w:cs="Arial" w:eastAsia="Arial" w:hAnsi="Arial"/>
        </w:rPr>
      </w:pPr>
      <w:r w:rsidDel="00000000" w:rsidR="00000000" w:rsidRPr="00000000">
        <w:rPr>
          <w:rFonts w:ascii="Arial" w:cs="Arial" w:eastAsia="Arial" w:hAnsi="Arial"/>
          <w:rtl w:val="0"/>
        </w:rPr>
        <w:t xml:space="preserve">The WILLTOPIC packet is sent by a client</w:t>
      </w:r>
      <w:sdt>
        <w:sdtPr>
          <w:tag w:val="goog_rdk_137"/>
        </w:sdtPr>
        <w:sdtContent>
          <w:commentRangeStart w:id="30"/>
        </w:sdtContent>
      </w:sdt>
      <w:r w:rsidDel="00000000" w:rsidR="00000000" w:rsidRPr="00000000">
        <w:rPr>
          <w:rFonts w:ascii="Arial" w:cs="Arial" w:eastAsia="Arial" w:hAnsi="Arial"/>
          <w:rtl w:val="0"/>
        </w:rPr>
        <w:t xml:space="preserve"> as response to the WILLTOPICREQ</w:t>
      </w:r>
      <w:commentRangeEnd w:id="30"/>
      <w:r w:rsidDel="00000000" w:rsidR="00000000" w:rsidRPr="00000000">
        <w:commentReference w:id="30"/>
      </w:r>
      <w:r w:rsidDel="00000000" w:rsidR="00000000" w:rsidRPr="00000000">
        <w:rPr>
          <w:rFonts w:ascii="Arial" w:cs="Arial" w:eastAsia="Arial" w:hAnsi="Arial"/>
          <w:rtl w:val="0"/>
        </w:rPr>
        <w:t xml:space="preserve"> packet for transferring its Will topic name to the GW.</w:t>
      </w:r>
    </w:p>
    <w:p w:rsidR="00000000" w:rsidDel="00000000" w:rsidP="00000000" w:rsidRDefault="00000000" w:rsidRPr="00000000" w14:paraId="000007D1">
      <w:pPr>
        <w:pStyle w:val="Heading4"/>
        <w:ind w:left="0" w:right="4" w:firstLine="0"/>
        <w:rPr>
          <w:rFonts w:ascii="Arial" w:cs="Arial" w:eastAsia="Arial" w:hAnsi="Arial"/>
        </w:rPr>
      </w:pPr>
      <w:bookmarkStart w:colFirst="0" w:colLast="0" w:name="_heading=h.2fk6b3p" w:id="88"/>
      <w:bookmarkEnd w:id="88"/>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7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7D3">
      <w:pPr>
        <w:pStyle w:val="Heading4"/>
        <w:ind w:left="0" w:right="4" w:firstLine="0"/>
        <w:rPr>
          <w:rFonts w:ascii="Arial" w:cs="Arial" w:eastAsia="Arial" w:hAnsi="Arial"/>
        </w:rPr>
      </w:pPr>
      <w:bookmarkStart w:colFirst="0" w:colLast="0" w:name="_heading=h.upglbi" w:id="89"/>
      <w:bookmarkEnd w:id="89"/>
      <w:r w:rsidDel="00000000" w:rsidR="00000000" w:rsidRPr="00000000">
        <w:rPr>
          <w:rFonts w:ascii="Arial" w:cs="Arial" w:eastAsia="Arial" w:hAnsi="Arial"/>
          <w:rtl w:val="0"/>
        </w:rPr>
        <w:t xml:space="preserve">3.1.8.2 WILLTOPIC Flags</w:t>
      </w:r>
    </w:p>
    <w:p w:rsidR="00000000" w:rsidDel="00000000" w:rsidP="00000000" w:rsidRDefault="00000000" w:rsidRPr="00000000" w14:paraId="000007D4">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WillTopic Flags is 1 byte field containing several parameters specifying the properties of the WillTopic. </w:t>
      </w:r>
      <w:r w:rsidDel="00000000" w:rsidR="00000000" w:rsidRPr="00000000">
        <w:rPr>
          <w:rtl w:val="0"/>
        </w:rPr>
      </w:r>
    </w:p>
    <w:p w:rsidR="00000000" w:rsidDel="00000000" w:rsidP="00000000" w:rsidRDefault="00000000" w:rsidRPr="00000000" w14:paraId="000007D5">
      <w:pPr>
        <w:ind w:right="4"/>
        <w:rPr>
          <w:rFonts w:ascii="Arial" w:cs="Arial" w:eastAsia="Arial" w:hAnsi="Arial"/>
        </w:rPr>
      </w:pPr>
      <w:r w:rsidDel="00000000" w:rsidR="00000000" w:rsidRPr="00000000">
        <w:rPr>
          <w:rFonts w:ascii="Arial" w:cs="Arial" w:eastAsia="Arial" w:hAnsi="Arial"/>
          <w:rtl w:val="0"/>
        </w:rPr>
        <w:t xml:space="preserve">The WillTopic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Stored in Bit 4, this bit specifies if the Will Message is to be retained.</w:t>
      </w:r>
    </w:p>
    <w:p w:rsidR="00000000" w:rsidDel="00000000" w:rsidP="00000000" w:rsidRDefault="00000000" w:rsidRPr="00000000" w14:paraId="000007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8" w:before="0" w:line="248.00000000000006"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5 and 6, these two bits specify the QoS level to be used.</w:t>
      </w:r>
    </w:p>
    <w:p w:rsidR="00000000" w:rsidDel="00000000" w:rsidP="00000000" w:rsidRDefault="00000000" w:rsidRPr="00000000" w14:paraId="000007D8">
      <w:pPr>
        <w:pStyle w:val="Heading4"/>
        <w:ind w:left="0" w:right="4" w:firstLine="0"/>
        <w:rPr>
          <w:rFonts w:ascii="Arial" w:cs="Arial" w:eastAsia="Arial" w:hAnsi="Arial"/>
        </w:rPr>
      </w:pPr>
      <w:bookmarkStart w:colFirst="0" w:colLast="0" w:name="_heading=h.3ep43zb" w:id="90"/>
      <w:bookmarkEnd w:id="90"/>
      <w:r w:rsidDel="00000000" w:rsidR="00000000" w:rsidRPr="00000000">
        <w:rPr>
          <w:rFonts w:ascii="Arial" w:cs="Arial" w:eastAsia="Arial" w:hAnsi="Arial"/>
          <w:rtl w:val="0"/>
        </w:rPr>
        <w:t xml:space="preserve">3.1.8.3 </w:t>
      </w:r>
      <w:r w:rsidDel="00000000" w:rsidR="00000000" w:rsidRPr="00000000">
        <w:rPr>
          <w:rFonts w:ascii="Arial" w:cs="Arial" w:eastAsia="Arial" w:hAnsi="Arial"/>
          <w:rtl w:val="0"/>
        </w:rPr>
        <w:t xml:space="preserve">Will Topic</w:t>
      </w:r>
    </w:p>
    <w:p w:rsidR="00000000" w:rsidDel="00000000" w:rsidP="00000000" w:rsidRDefault="00000000" w:rsidRPr="00000000" w14:paraId="000007D9">
      <w:pPr>
        <w:spacing w:after="15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a Fixed Length UTF-8 Encoded String containing the Will Topic Name.</w:t>
      </w:r>
    </w:p>
    <w:p w:rsidR="00000000" w:rsidDel="00000000" w:rsidP="00000000" w:rsidRDefault="00000000" w:rsidRPr="00000000" w14:paraId="000007DA">
      <w:pPr>
        <w:spacing w:after="13" w:lineRule="auto"/>
        <w:ind w:right="4"/>
        <w:rPr>
          <w:rFonts w:ascii="Arial" w:cs="Arial" w:eastAsia="Arial" w:hAnsi="Arial"/>
        </w:rPr>
      </w:pPr>
      <w:r w:rsidDel="00000000" w:rsidR="00000000" w:rsidRPr="00000000">
        <w:rPr>
          <w:rFonts w:ascii="Arial" w:cs="Arial" w:eastAsia="Arial" w:hAnsi="Arial"/>
          <w:rtl w:val="0"/>
        </w:rPr>
        <w:t xml:space="preserve">An empty WILLTOPIC packet is a WILLTOPIC packet without Flags and Will Topic field (i.e. it is exactly 2 bytes long). It is used by a client to delete the Will topic and the Will packet stored in the gateway.</w:t>
      </w:r>
    </w:p>
    <w:p w:rsidR="00000000" w:rsidDel="00000000" w:rsidP="00000000" w:rsidRDefault="00000000" w:rsidRPr="00000000" w14:paraId="000007DB">
      <w:pPr>
        <w:spacing w:after="1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7DC">
      <w:pPr>
        <w:pStyle w:val="Heading3"/>
        <w:keepLines w:val="1"/>
        <w:spacing w:after="77" w:before="0" w:line="259" w:lineRule="auto"/>
        <w:ind w:left="0" w:firstLine="0"/>
        <w:rPr>
          <w:rFonts w:ascii="Arial" w:cs="Arial" w:eastAsia="Arial" w:hAnsi="Arial"/>
        </w:rPr>
      </w:pPr>
      <w:bookmarkStart w:colFirst="0" w:colLast="0" w:name="_heading=h.1tuee74" w:id="91"/>
      <w:bookmarkEnd w:id="91"/>
      <w:r w:rsidDel="00000000" w:rsidR="00000000" w:rsidRPr="00000000">
        <w:rPr>
          <w:rtl w:val="0"/>
        </w:rPr>
        <w:t xml:space="preserve">3.1.9 </w:t>
      </w:r>
      <w:r w:rsidDel="00000000" w:rsidR="00000000" w:rsidRPr="00000000">
        <w:rPr>
          <w:rFonts w:ascii="Arial" w:cs="Arial" w:eastAsia="Arial" w:hAnsi="Arial"/>
          <w:rtl w:val="0"/>
        </w:rPr>
        <w:t xml:space="preserve">WILLMSG</w:t>
      </w:r>
    </w:p>
    <w:tbl>
      <w:tblPr>
        <w:tblStyle w:val="Table2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p w:rsidR="00000000" w:rsidDel="00000000" w:rsidP="00000000" w:rsidRDefault="00000000" w:rsidRPr="00000000" w14:paraId="000007E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p w:rsidR="00000000" w:rsidDel="00000000" w:rsidP="00000000" w:rsidRDefault="00000000" w:rsidRPr="00000000" w14:paraId="000007E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p w:rsidR="00000000" w:rsidDel="00000000" w:rsidP="00000000" w:rsidRDefault="00000000" w:rsidRPr="00000000" w14:paraId="000007E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7E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E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7F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7F8">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7F9">
            <w:pPr>
              <w:keepNext w:val="1"/>
              <w:jc w:val="center"/>
              <w:rPr>
                <w:rFonts w:ascii="Arial" w:cs="Arial" w:eastAsia="Arial" w:hAnsi="Arial"/>
              </w:rPr>
            </w:pPr>
            <w:r w:rsidDel="00000000" w:rsidR="00000000" w:rsidRPr="00000000">
              <w:rPr>
                <w:rFonts w:ascii="Arial" w:cs="Arial" w:eastAsia="Arial" w:hAnsi="Arial"/>
                <w:rtl w:val="0"/>
              </w:rPr>
              <w:t xml:space="preserve">Will Message</w:t>
            </w:r>
          </w:p>
        </w:tc>
      </w:tr>
    </w:tbl>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21: WILLMSG packet</w:t>
      </w:r>
    </w:p>
    <w:p w:rsidR="00000000" w:rsidDel="00000000" w:rsidP="00000000" w:rsidRDefault="00000000" w:rsidRPr="00000000" w14:paraId="00000802">
      <w:pPr>
        <w:ind w:left="-15" w:right="990" w:firstLine="0"/>
        <w:rPr>
          <w:rFonts w:ascii="Arial" w:cs="Arial" w:eastAsia="Arial" w:hAnsi="Arial"/>
        </w:rPr>
      </w:pPr>
      <w:r w:rsidDel="00000000" w:rsidR="00000000" w:rsidRPr="00000000">
        <w:rPr>
          <w:rFonts w:ascii="Arial" w:cs="Arial" w:eastAsia="Arial" w:hAnsi="Arial"/>
          <w:rtl w:val="0"/>
        </w:rPr>
        <w:t xml:space="preserve">The WILLPACKET packet is sent by a</w:t>
      </w:r>
      <w:sdt>
        <w:sdtPr>
          <w:tag w:val="goog_rdk_138"/>
        </w:sdtPr>
        <w:sdtContent>
          <w:commentRangeStart w:id="31"/>
        </w:sdtContent>
      </w:sdt>
      <w:r w:rsidDel="00000000" w:rsidR="00000000" w:rsidRPr="00000000">
        <w:rPr>
          <w:rFonts w:ascii="Arial" w:cs="Arial" w:eastAsia="Arial" w:hAnsi="Arial"/>
          <w:rtl w:val="0"/>
        </w:rPr>
        <w:t xml:space="preserve"> client as response to a WILLMSGREQ</w:t>
      </w:r>
      <w:commentRangeEnd w:id="31"/>
      <w:r w:rsidDel="00000000" w:rsidR="00000000" w:rsidRPr="00000000">
        <w:commentReference w:id="31"/>
      </w:r>
      <w:r w:rsidDel="00000000" w:rsidR="00000000" w:rsidRPr="00000000">
        <w:rPr>
          <w:rFonts w:ascii="Arial" w:cs="Arial" w:eastAsia="Arial" w:hAnsi="Arial"/>
          <w:rtl w:val="0"/>
        </w:rPr>
        <w:t xml:space="preserve"> for transferring its Will packet to the GW.</w:t>
      </w:r>
    </w:p>
    <w:p w:rsidR="00000000" w:rsidDel="00000000" w:rsidP="00000000" w:rsidRDefault="00000000" w:rsidRPr="00000000" w14:paraId="00000803">
      <w:pPr>
        <w:pStyle w:val="Heading4"/>
        <w:ind w:left="0" w:firstLine="0"/>
        <w:rPr>
          <w:rFonts w:ascii="Arial" w:cs="Arial" w:eastAsia="Arial" w:hAnsi="Arial"/>
        </w:rPr>
      </w:pPr>
      <w:bookmarkStart w:colFirst="0" w:colLast="0" w:name="_heading=h.4du1wux" w:id="92"/>
      <w:bookmarkEnd w:id="92"/>
      <w:r w:rsidDel="00000000" w:rsidR="00000000" w:rsidRPr="00000000">
        <w:rPr>
          <w:rFonts w:ascii="Arial" w:cs="Arial" w:eastAsia="Arial" w:hAnsi="Arial"/>
          <w:rtl w:val="0"/>
        </w:rPr>
        <w:t xml:space="preserve">3.1.9.1 Length &amp; Packet Type</w:t>
      </w:r>
    </w:p>
    <w:p w:rsidR="00000000" w:rsidDel="00000000" w:rsidP="00000000" w:rsidRDefault="00000000" w:rsidRPr="00000000" w14:paraId="0000080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05">
      <w:pPr>
        <w:pStyle w:val="Heading4"/>
        <w:ind w:left="0" w:firstLine="0"/>
        <w:rPr>
          <w:rFonts w:ascii="Arial" w:cs="Arial" w:eastAsia="Arial" w:hAnsi="Arial"/>
        </w:rPr>
      </w:pPr>
      <w:bookmarkStart w:colFirst="0" w:colLast="0" w:name="_heading=h.2szc72q" w:id="93"/>
      <w:bookmarkEnd w:id="93"/>
      <w:r w:rsidDel="00000000" w:rsidR="00000000" w:rsidRPr="00000000">
        <w:rPr>
          <w:rFonts w:ascii="Arial" w:cs="Arial" w:eastAsia="Arial" w:hAnsi="Arial"/>
          <w:rtl w:val="0"/>
        </w:rPr>
        <w:t xml:space="preserve">3.1.9.2 Will Message</w:t>
      </w:r>
    </w:p>
    <w:p w:rsidR="00000000" w:rsidDel="00000000" w:rsidP="00000000" w:rsidRDefault="00000000" w:rsidRPr="00000000" w14:paraId="0000080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Contains the Will Message which is published by after the Virtual Connection is closed  </w:t>
      </w:r>
    </w:p>
    <w:p w:rsidR="00000000" w:rsidDel="00000000" w:rsidP="00000000" w:rsidRDefault="00000000" w:rsidRPr="00000000" w14:paraId="00000807">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808">
      <w:pPr>
        <w:pStyle w:val="Heading3"/>
        <w:keepLines w:val="1"/>
        <w:spacing w:after="118" w:before="0" w:line="259" w:lineRule="auto"/>
        <w:ind w:left="0" w:firstLine="0"/>
        <w:rPr>
          <w:rFonts w:ascii="Arial" w:cs="Arial" w:eastAsia="Arial" w:hAnsi="Arial"/>
        </w:rPr>
      </w:pPr>
      <w:bookmarkStart w:colFirst="0" w:colLast="0" w:name="_heading=h.184mhaj" w:id="94"/>
      <w:bookmarkEnd w:id="94"/>
      <w:r w:rsidDel="00000000" w:rsidR="00000000" w:rsidRPr="00000000">
        <w:rPr>
          <w:rtl w:val="0"/>
        </w:rPr>
        <w:t xml:space="preserve">3.1.10 </w:t>
      </w:r>
      <w:sdt>
        <w:sdtPr>
          <w:tag w:val="goog_rdk_139"/>
        </w:sdtPr>
        <w:sdtContent>
          <w:commentRangeStart w:id="32"/>
        </w:sdtContent>
      </w:sdt>
      <w:sdt>
        <w:sdtPr>
          <w:tag w:val="goog_rdk_140"/>
        </w:sdtPr>
        <w:sdtContent>
          <w:commentRangeStart w:id="33"/>
        </w:sdtContent>
      </w:sdt>
      <w:r w:rsidDel="00000000" w:rsidR="00000000" w:rsidRPr="00000000">
        <w:rPr>
          <w:rFonts w:ascii="Arial" w:cs="Arial" w:eastAsia="Arial" w:hAnsi="Arial"/>
          <w:rtl w:val="0"/>
        </w:rPr>
        <w:t xml:space="preserve">AUTH</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tbl>
      <w:tblPr>
        <w:tblStyle w:val="Table2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0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0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0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0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0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0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0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1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1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12">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1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1B">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82D">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2E">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836">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83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83F">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840">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849">
      <w:pPr>
        <w:rPr>
          <w:rFonts w:ascii="Arial" w:cs="Arial" w:eastAsia="Arial" w:hAnsi="Arial"/>
          <w:highlight w:val="white"/>
        </w:rPr>
      </w:pPr>
      <w:r w:rsidDel="00000000" w:rsidR="00000000" w:rsidRPr="00000000">
        <w:rPr>
          <w:rFonts w:ascii="Arial" w:cs="Arial" w:eastAsia="Arial" w:hAnsi="Arial"/>
          <w:highlight w:val="white"/>
          <w:rtl w:val="0"/>
        </w:rPr>
        <w:t xml:space="preserve">The AUTH message is first sent by the client as part of an authentication exchange.  The server responds with another AUTH message and so on until the authentication is complete.  The server then responds with a CONNACK message.</w:t>
      </w:r>
    </w:p>
    <w:p w:rsidR="00000000" w:rsidDel="00000000" w:rsidP="00000000" w:rsidRDefault="00000000" w:rsidRPr="00000000" w14:paraId="0000084A">
      <w:pPr>
        <w:pStyle w:val="Heading4"/>
        <w:ind w:left="0" w:firstLine="0"/>
        <w:rPr>
          <w:rFonts w:ascii="Arial" w:cs="Arial" w:eastAsia="Arial" w:hAnsi="Arial"/>
        </w:rPr>
      </w:pPr>
      <w:bookmarkStart w:colFirst="0" w:colLast="0" w:name="_heading=h.3s49zyc" w:id="95"/>
      <w:bookmarkEnd w:id="95"/>
      <w:r w:rsidDel="00000000" w:rsidR="00000000" w:rsidRPr="00000000">
        <w:rPr>
          <w:rFonts w:ascii="Arial" w:cs="Arial" w:eastAsia="Arial" w:hAnsi="Arial"/>
          <w:rtl w:val="0"/>
        </w:rPr>
        <w:t xml:space="preserve">3.1.10.1 </w:t>
      </w:r>
      <w:r w:rsidDel="00000000" w:rsidR="00000000" w:rsidRPr="00000000">
        <w:rPr>
          <w:rFonts w:ascii="Arial" w:cs="Arial" w:eastAsia="Arial" w:hAnsi="Arial"/>
          <w:rtl w:val="0"/>
        </w:rPr>
        <w:t xml:space="preserve">Length &amp; Packet Type</w:t>
      </w:r>
    </w:p>
    <w:p w:rsidR="00000000" w:rsidDel="00000000" w:rsidP="00000000" w:rsidRDefault="00000000" w:rsidRPr="00000000" w14:paraId="000008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4C">
      <w:pPr>
        <w:pStyle w:val="Heading4"/>
        <w:ind w:left="0" w:firstLine="0"/>
        <w:rPr>
          <w:rFonts w:ascii="Arial" w:cs="Arial" w:eastAsia="Arial" w:hAnsi="Arial"/>
        </w:rPr>
      </w:pPr>
      <w:bookmarkStart w:colFirst="0" w:colLast="0" w:name="_heading=h.279ka65" w:id="96"/>
      <w:bookmarkEnd w:id="96"/>
      <w:r w:rsidDel="00000000" w:rsidR="00000000" w:rsidRPr="00000000">
        <w:rPr>
          <w:rFonts w:ascii="Arial" w:cs="Arial" w:eastAsia="Arial" w:hAnsi="Arial"/>
          <w:rtl w:val="0"/>
        </w:rPr>
        <w:t xml:space="preserve">3.1.10.2 Reason Code</w:t>
      </w:r>
    </w:p>
    <w:p w:rsidR="00000000" w:rsidDel="00000000" w:rsidP="00000000" w:rsidRDefault="00000000" w:rsidRPr="00000000" w14:paraId="0000084D">
      <w:pPr>
        <w:rPr>
          <w:rFonts w:ascii="Arial" w:cs="Arial" w:eastAsia="Arial" w:hAnsi="Arial"/>
          <w:highlight w:val="white"/>
        </w:rPr>
      </w:pPr>
      <w:r w:rsidDel="00000000" w:rsidR="00000000" w:rsidRPr="00000000">
        <w:rPr>
          <w:rFonts w:ascii="Arial" w:cs="Arial" w:eastAsia="Arial" w:hAnsi="Arial"/>
          <w:highlight w:val="white"/>
          <w:rtl w:val="0"/>
        </w:rPr>
        <w:t xml:space="preserve">Byte 3 in the Auth packet holds the Authentication Reason Code. The values for the 1 byte unsigned Authentication Reason Code field are shown below. </w:t>
      </w:r>
    </w:p>
    <w:p w:rsidR="00000000" w:rsidDel="00000000" w:rsidP="00000000" w:rsidRDefault="00000000" w:rsidRPr="00000000" w14:paraId="0000084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84F">
      <w:pPr>
        <w:rPr>
          <w:rFonts w:ascii="Arial" w:cs="Arial" w:eastAsia="Arial" w:hAnsi="Arial"/>
          <w:sz w:val="24"/>
          <w:szCs w:val="24"/>
        </w:rPr>
      </w:pP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tbl>
      <w:tblPr>
        <w:tblStyle w:val="Table22"/>
        <w:tblW w:w="965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
        <w:gridCol w:w="900"/>
        <w:gridCol w:w="2520"/>
        <w:gridCol w:w="2610"/>
        <w:gridCol w:w="2970"/>
        <w:tblGridChange w:id="0">
          <w:tblGrid>
            <w:gridCol w:w="653"/>
            <w:gridCol w:w="900"/>
            <w:gridCol w:w="2520"/>
            <w:gridCol w:w="2610"/>
            <w:gridCol w:w="2970"/>
          </w:tblGrid>
        </w:tblGridChange>
      </w:tblGrid>
      <w:tr>
        <w:trPr>
          <w:cantSplit w:val="0"/>
          <w:trHeight w:val="778.9414062499999" w:hRule="atLeast"/>
          <w:tblHeader w:val="0"/>
        </w:trPr>
        <w:tc>
          <w:tcPr>
            <w:shd w:fill="cfe2f3" w:val="clear"/>
          </w:tcPr>
          <w:p w:rsidR="00000000" w:rsidDel="00000000" w:rsidP="00000000" w:rsidRDefault="00000000" w:rsidRPr="00000000" w14:paraId="00000850">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851">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852">
            <w:pPr>
              <w:spacing w:after="9" w:lineRule="auto"/>
              <w:jc w:val="center"/>
              <w:rPr>
                <w:rFonts w:ascii="Arial" w:cs="Arial" w:eastAsia="Arial" w:hAnsi="Arial"/>
              </w:rPr>
            </w:pPr>
            <w:r w:rsidDel="00000000" w:rsidR="00000000" w:rsidRPr="00000000">
              <w:rPr>
                <w:rFonts w:ascii="Arial" w:cs="Arial" w:eastAsia="Arial" w:hAnsi="Arial"/>
                <w:b w:val="1"/>
                <w:rtl w:val="0"/>
              </w:rPr>
              <w:t xml:space="preserve">Reason Code Name</w:t>
            </w:r>
            <w:r w:rsidDel="00000000" w:rsidR="00000000" w:rsidRPr="00000000">
              <w:rPr>
                <w:rtl w:val="0"/>
              </w:rPr>
            </w:r>
          </w:p>
        </w:tc>
        <w:tc>
          <w:tcPr>
            <w:shd w:fill="cfe2f3" w:val="clear"/>
          </w:tcPr>
          <w:p w:rsidR="00000000" w:rsidDel="00000000" w:rsidP="00000000" w:rsidRDefault="00000000" w:rsidRPr="00000000" w14:paraId="00000853">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Sent by</w:t>
            </w:r>
            <w:r w:rsidDel="00000000" w:rsidR="00000000" w:rsidRPr="00000000">
              <w:rPr>
                <w:rtl w:val="0"/>
              </w:rPr>
            </w:r>
          </w:p>
        </w:tc>
        <w:tc>
          <w:tcPr>
            <w:shd w:fill="cfe2f3" w:val="clear"/>
          </w:tcPr>
          <w:p w:rsidR="00000000" w:rsidDel="00000000" w:rsidP="00000000" w:rsidRDefault="00000000" w:rsidRPr="00000000" w14:paraId="00000854">
            <w:pPr>
              <w:spacing w:after="9" w:lineRule="auto"/>
              <w:ind w:right="990"/>
              <w:jc w:val="cente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855">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56">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857">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858">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Gateway</w:t>
            </w:r>
          </w:p>
        </w:tc>
        <w:tc>
          <w:tcPr/>
          <w:p w:rsidR="00000000" w:rsidDel="00000000" w:rsidP="00000000" w:rsidRDefault="00000000" w:rsidRPr="00000000" w14:paraId="0000085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Authentication is successful</w:t>
            </w:r>
          </w:p>
        </w:tc>
      </w:tr>
      <w:tr>
        <w:trPr>
          <w:cantSplit w:val="0"/>
          <w:trHeight w:val="778.9414062499999" w:hRule="atLeast"/>
          <w:tblHeader w:val="0"/>
        </w:trPr>
        <w:tc>
          <w:tcPr/>
          <w:p w:rsidR="00000000" w:rsidDel="00000000" w:rsidP="00000000" w:rsidRDefault="00000000" w:rsidRPr="00000000" w14:paraId="0000085A">
            <w:pPr>
              <w:spacing w:after="9" w:lineRule="auto"/>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85B">
            <w:pPr>
              <w:spacing w:after="9" w:lineRule="auto"/>
              <w:ind w:right="-728"/>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85C">
            <w:pPr>
              <w:spacing w:after="9" w:lineRule="auto"/>
              <w:ind w:right="-259"/>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85D">
            <w:pPr>
              <w:spacing w:after="9" w:lineRule="auto"/>
              <w:ind w:right="990"/>
              <w:rPr>
                <w:rFonts w:ascii="Arial" w:cs="Arial" w:eastAsia="Arial" w:hAnsi="Arial"/>
              </w:rPr>
            </w:pPr>
            <w:r w:rsidDel="00000000" w:rsidR="00000000" w:rsidRPr="00000000">
              <w:rPr>
                <w:rFonts w:ascii="Arial" w:cs="Arial" w:eastAsia="Arial" w:hAnsi="Arial"/>
                <w:rtl w:val="0"/>
              </w:rPr>
              <w:t xml:space="preserve">Client or Server</w:t>
            </w:r>
          </w:p>
        </w:tc>
        <w:tc>
          <w:tcPr/>
          <w:p w:rsidR="00000000" w:rsidDel="00000000" w:rsidP="00000000" w:rsidRDefault="00000000" w:rsidRPr="00000000" w14:paraId="0000085E">
            <w:pPr>
              <w:spacing w:after="9" w:lineRule="auto"/>
              <w:ind w:right="990"/>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85F">
            <w:pPr>
              <w:spacing w:after="9" w:lineRule="auto"/>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860">
            <w:pPr>
              <w:spacing w:after="9" w:lineRule="auto"/>
              <w:ind w:right="-728"/>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861">
            <w:pPr>
              <w:spacing w:after="9" w:lineRule="auto"/>
              <w:ind w:right="-157"/>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862">
            <w:pPr>
              <w:spacing w:after="9" w:lineRule="auto"/>
              <w:ind w:right="990"/>
              <w:rPr>
                <w:rFonts w:ascii="Arial" w:cs="Arial" w:eastAsia="Arial" w:hAnsi="Arial"/>
              </w:rPr>
            </w:pPr>
            <w:r w:rsidDel="00000000" w:rsidR="00000000" w:rsidRPr="00000000">
              <w:rPr>
                <w:rFonts w:ascii="Arial" w:cs="Arial" w:eastAsia="Arial" w:hAnsi="Arial"/>
                <w:rtl w:val="0"/>
              </w:rPr>
              <w:t xml:space="preserve">Client</w:t>
            </w:r>
          </w:p>
        </w:tc>
        <w:tc>
          <w:tcPr/>
          <w:p w:rsidR="00000000" w:rsidDel="00000000" w:rsidP="00000000" w:rsidRDefault="00000000" w:rsidRPr="00000000" w14:paraId="00000863">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Initiate another authentication</w:t>
            </w:r>
          </w:p>
        </w:tc>
      </w:tr>
    </w:tbl>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23: AUTH Reason Code </w:t>
      </w:r>
    </w:p>
    <w:p w:rsidR="00000000" w:rsidDel="00000000" w:rsidP="00000000" w:rsidRDefault="00000000" w:rsidRPr="00000000" w14:paraId="00000865">
      <w:pPr>
        <w:pStyle w:val="Heading4"/>
        <w:ind w:left="0" w:firstLine="0"/>
        <w:rPr>
          <w:rFonts w:ascii="Arial" w:cs="Arial" w:eastAsia="Arial" w:hAnsi="Arial"/>
        </w:rPr>
      </w:pPr>
      <w:bookmarkStart w:colFirst="0" w:colLast="0" w:name="_heading=h.meukdy" w:id="97"/>
      <w:bookmarkEnd w:id="97"/>
      <w:r w:rsidDel="00000000" w:rsidR="00000000" w:rsidRPr="00000000">
        <w:rPr>
          <w:rFonts w:ascii="Arial" w:cs="Arial" w:eastAsia="Arial" w:hAnsi="Arial"/>
          <w:rtl w:val="0"/>
        </w:rPr>
        <w:t xml:space="preserve">3.1.10.3 </w:t>
      </w:r>
      <w:r w:rsidDel="00000000" w:rsidR="00000000" w:rsidRPr="00000000">
        <w:rPr>
          <w:rFonts w:ascii="Arial" w:cs="Arial" w:eastAsia="Arial" w:hAnsi="Arial"/>
          <w:rtl w:val="0"/>
        </w:rPr>
        <w:t xml:space="preserve">Auth Method Length</w:t>
      </w:r>
    </w:p>
    <w:p w:rsidR="00000000" w:rsidDel="00000000" w:rsidP="00000000" w:rsidRDefault="00000000" w:rsidRPr="00000000" w14:paraId="00000866">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867">
      <w:pPr>
        <w:pStyle w:val="Heading4"/>
        <w:ind w:left="0" w:firstLine="0"/>
        <w:rPr>
          <w:rFonts w:ascii="Arial" w:cs="Arial" w:eastAsia="Arial" w:hAnsi="Arial"/>
        </w:rPr>
      </w:pPr>
      <w:bookmarkStart w:colFirst="0" w:colLast="0" w:name="_heading=h.36ei31r" w:id="98"/>
      <w:bookmarkEnd w:id="98"/>
      <w:r w:rsidDel="00000000" w:rsidR="00000000" w:rsidRPr="00000000">
        <w:rPr>
          <w:rFonts w:ascii="Arial" w:cs="Arial" w:eastAsia="Arial" w:hAnsi="Arial"/>
          <w:rtl w:val="0"/>
        </w:rPr>
        <w:t xml:space="preserve">3.1.10.4 Auth Method</w:t>
      </w:r>
    </w:p>
    <w:p w:rsidR="00000000" w:rsidDel="00000000" w:rsidP="00000000" w:rsidRDefault="00000000" w:rsidRPr="00000000" w14:paraId="00000868">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869">
      <w:pPr>
        <w:pStyle w:val="Heading4"/>
        <w:ind w:left="0" w:firstLine="0"/>
        <w:rPr>
          <w:rFonts w:ascii="Arial" w:cs="Arial" w:eastAsia="Arial" w:hAnsi="Arial"/>
        </w:rPr>
      </w:pPr>
      <w:bookmarkStart w:colFirst="0" w:colLast="0" w:name="_heading=h.1ljsd9k" w:id="99"/>
      <w:bookmarkEnd w:id="99"/>
      <w:r w:rsidDel="00000000" w:rsidR="00000000" w:rsidRPr="00000000">
        <w:rPr>
          <w:rFonts w:ascii="Arial" w:cs="Arial" w:eastAsia="Arial" w:hAnsi="Arial"/>
          <w:rtl w:val="0"/>
        </w:rPr>
        <w:t xml:space="preserve">3.1.10.5 </w:t>
      </w:r>
      <w:r w:rsidDel="00000000" w:rsidR="00000000" w:rsidRPr="00000000">
        <w:rPr>
          <w:rFonts w:ascii="Arial" w:cs="Arial" w:eastAsia="Arial" w:hAnsi="Arial"/>
          <w:rtl w:val="0"/>
        </w:rPr>
        <w:t xml:space="preserve">Auth Data</w:t>
      </w:r>
    </w:p>
    <w:p w:rsidR="00000000" w:rsidDel="00000000" w:rsidP="00000000" w:rsidRDefault="00000000" w:rsidRPr="00000000" w14:paraId="0000086A">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86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86C">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w:t>
      </w:r>
      <w:r w:rsidDel="00000000" w:rsidR="00000000" w:rsidRPr="00000000">
        <w:rPr>
          <w:rFonts w:ascii="Arial" w:cs="Arial" w:eastAsia="Arial" w:hAnsi="Arial"/>
          <w:b w:val="1"/>
          <w:color w:val="000000"/>
          <w:rtl w:val="0"/>
        </w:rPr>
        <w:t xml:space="preserve">ormative comment</w:t>
      </w:r>
      <w:r w:rsidDel="00000000" w:rsidR="00000000" w:rsidRPr="00000000">
        <w:rPr>
          <w:rtl w:val="0"/>
        </w:rPr>
      </w:r>
    </w:p>
    <w:p w:rsidR="00000000" w:rsidDel="00000000" w:rsidP="00000000" w:rsidRDefault="00000000" w:rsidRPr="00000000" w14:paraId="0000086D">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is analogous to MQTT user name and password, the SASL PLAIN method can be used.</w:t>
      </w:r>
      <w:r w:rsidDel="00000000" w:rsidR="00000000" w:rsidRPr="00000000">
        <w:rPr>
          <w:rtl w:val="0"/>
        </w:rPr>
      </w:r>
    </w:p>
    <w:p w:rsidR="00000000" w:rsidDel="00000000" w:rsidP="00000000" w:rsidRDefault="00000000" w:rsidRPr="00000000" w14:paraId="0000086E">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86F">
      <w:pPr>
        <w:pStyle w:val="Heading3"/>
        <w:keepLines w:val="1"/>
        <w:spacing w:after="118" w:before="0" w:line="259" w:lineRule="auto"/>
        <w:ind w:left="0" w:firstLine="0"/>
        <w:rPr>
          <w:rFonts w:ascii="Arial" w:cs="Arial" w:eastAsia="Arial" w:hAnsi="Arial"/>
        </w:rPr>
      </w:pPr>
      <w:bookmarkStart w:colFirst="0" w:colLast="0" w:name="_heading=h.45jfvxd" w:id="100"/>
      <w:bookmarkEnd w:id="100"/>
      <w:r w:rsidDel="00000000" w:rsidR="00000000" w:rsidRPr="00000000">
        <w:rPr>
          <w:rtl w:val="0"/>
        </w:rPr>
        <w:t xml:space="preserve">3.1.11 </w:t>
      </w:r>
      <w:r w:rsidDel="00000000" w:rsidR="00000000" w:rsidRPr="00000000">
        <w:rPr>
          <w:rFonts w:ascii="Arial" w:cs="Arial" w:eastAsia="Arial" w:hAnsi="Arial"/>
          <w:rtl w:val="0"/>
        </w:rPr>
        <w:t xml:space="preserve">REGISTER</w:t>
      </w:r>
    </w:p>
    <w:tbl>
      <w:tblPr>
        <w:tblStyle w:val="Table2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87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7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7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7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7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7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87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87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7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8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88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88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88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894">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89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89D">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89E">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MSB</w:t>
            </w:r>
          </w:p>
        </w:tc>
      </w:tr>
      <w:tr>
        <w:trPr>
          <w:cantSplit w:val="0"/>
          <w:tblHeader w:val="0"/>
        </w:trPr>
        <w:tc>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8A7">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8AF">
            <w:pPr>
              <w:rPr>
                <w:rFonts w:ascii="Arial" w:cs="Arial" w:eastAsia="Arial" w:hAnsi="Arial"/>
              </w:rPr>
            </w:pPr>
            <w:r w:rsidDel="00000000" w:rsidR="00000000" w:rsidRPr="00000000">
              <w:rPr>
                <w:rFonts w:ascii="Arial" w:cs="Arial" w:eastAsia="Arial" w:hAnsi="Arial"/>
                <w:rtl w:val="0"/>
              </w:rPr>
              <w:t xml:space="preserve">Byte 7 … N</w:t>
            </w:r>
          </w:p>
        </w:tc>
        <w:tc>
          <w:tcPr>
            <w:gridSpan w:val="8"/>
          </w:tcPr>
          <w:p w:rsidR="00000000" w:rsidDel="00000000" w:rsidP="00000000" w:rsidRDefault="00000000" w:rsidRPr="00000000" w14:paraId="000008B0">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8B9">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8BA">
      <w:pPr>
        <w:pStyle w:val="Heading4"/>
        <w:ind w:left="0" w:firstLine="0"/>
        <w:rPr>
          <w:rFonts w:ascii="Arial" w:cs="Arial" w:eastAsia="Arial" w:hAnsi="Arial"/>
        </w:rPr>
      </w:pPr>
      <w:bookmarkStart w:colFirst="0" w:colLast="0" w:name="_heading=h.2koq656" w:id="101"/>
      <w:bookmarkEnd w:id="101"/>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8B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8BC">
      <w:pPr>
        <w:pStyle w:val="Heading4"/>
        <w:ind w:left="0" w:firstLine="0"/>
        <w:rPr>
          <w:rFonts w:ascii="Arial" w:cs="Arial" w:eastAsia="Arial" w:hAnsi="Arial"/>
        </w:rPr>
      </w:pPr>
      <w:bookmarkStart w:colFirst="0" w:colLast="0" w:name="_heading=h.zu0gcz" w:id="102"/>
      <w:bookmarkEnd w:id="102"/>
      <w:r w:rsidDel="00000000" w:rsidR="00000000" w:rsidRPr="00000000">
        <w:rPr>
          <w:rFonts w:ascii="Arial" w:cs="Arial" w:eastAsia="Arial" w:hAnsi="Arial"/>
          <w:rtl w:val="0"/>
        </w:rPr>
        <w:t xml:space="preserve">3.1.11.2 Topic Alias</w:t>
      </w:r>
    </w:p>
    <w:p w:rsidR="00000000" w:rsidDel="00000000" w:rsidP="00000000" w:rsidRDefault="00000000" w:rsidRPr="00000000" w14:paraId="000008B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8BE">
      <w:pPr>
        <w:pStyle w:val="Heading4"/>
        <w:ind w:left="0" w:firstLine="0"/>
        <w:rPr>
          <w:rFonts w:ascii="Arial" w:cs="Arial" w:eastAsia="Arial" w:hAnsi="Arial"/>
        </w:rPr>
      </w:pPr>
      <w:bookmarkStart w:colFirst="0" w:colLast="0" w:name="_heading=h.3jtnz0s" w:id="103"/>
      <w:bookmarkEnd w:id="103"/>
      <w:r w:rsidDel="00000000" w:rsidR="00000000" w:rsidRPr="00000000">
        <w:rPr>
          <w:rFonts w:ascii="Arial" w:cs="Arial" w:eastAsia="Arial" w:hAnsi="Arial"/>
          <w:rtl w:val="0"/>
        </w:rPr>
        <w:t xml:space="preserve">3.1.11.3 Packet Id</w:t>
      </w:r>
    </w:p>
    <w:p w:rsidR="00000000" w:rsidDel="00000000" w:rsidP="00000000" w:rsidRDefault="00000000" w:rsidRPr="00000000" w14:paraId="000008B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REGACK packet.</w:t>
      </w:r>
    </w:p>
    <w:p w:rsidR="00000000" w:rsidDel="00000000" w:rsidP="00000000" w:rsidRDefault="00000000" w:rsidRPr="00000000" w14:paraId="000008C0">
      <w:pPr>
        <w:pStyle w:val="Heading4"/>
        <w:ind w:left="0" w:firstLine="0"/>
        <w:rPr>
          <w:rFonts w:ascii="Arial" w:cs="Arial" w:eastAsia="Arial" w:hAnsi="Arial"/>
        </w:rPr>
      </w:pPr>
      <w:bookmarkStart w:colFirst="0" w:colLast="0" w:name="_heading=h.1yyy98l" w:id="104"/>
      <w:bookmarkEnd w:id="104"/>
      <w:r w:rsidDel="00000000" w:rsidR="00000000" w:rsidRPr="00000000">
        <w:rPr>
          <w:rFonts w:ascii="Arial" w:cs="Arial" w:eastAsia="Arial" w:hAnsi="Arial"/>
          <w:rtl w:val="0"/>
        </w:rPr>
        <w:t xml:space="preserve">3.1.11.4 Topic Name</w:t>
      </w:r>
    </w:p>
    <w:p w:rsidR="00000000" w:rsidDel="00000000" w:rsidP="00000000" w:rsidRDefault="00000000" w:rsidRPr="00000000" w14:paraId="000008C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8C2">
      <w:pPr>
        <w:pStyle w:val="Heading3"/>
        <w:keepLines w:val="1"/>
        <w:spacing w:after="77" w:before="0" w:line="259" w:lineRule="auto"/>
        <w:ind w:left="0" w:firstLine="0"/>
        <w:rPr>
          <w:rFonts w:ascii="Arial" w:cs="Arial" w:eastAsia="Arial" w:hAnsi="Arial"/>
        </w:rPr>
      </w:pPr>
      <w:bookmarkStart w:colFirst="0" w:colLast="0" w:name="_heading=h.4iylrwe" w:id="105"/>
      <w:bookmarkEnd w:id="105"/>
      <w:r w:rsidDel="00000000" w:rsidR="00000000" w:rsidRPr="00000000">
        <w:rPr>
          <w:rtl w:val="0"/>
        </w:rPr>
        <w:t xml:space="preserve">3.1.12 </w:t>
      </w:r>
      <w:r w:rsidDel="00000000" w:rsidR="00000000" w:rsidRPr="00000000">
        <w:rPr>
          <w:rFonts w:ascii="Arial" w:cs="Arial" w:eastAsia="Arial" w:hAnsi="Arial"/>
          <w:rtl w:val="0"/>
        </w:rPr>
        <w:t xml:space="preserve">REGACK</w:t>
      </w:r>
    </w:p>
    <w:tbl>
      <w:tblPr>
        <w:tblStyle w:val="Table2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
        <w:gridCol w:w="1158"/>
        <w:gridCol w:w="1072"/>
        <w:gridCol w:w="1134"/>
        <w:gridCol w:w="1114"/>
        <w:gridCol w:w="982"/>
        <w:gridCol w:w="162"/>
        <w:gridCol w:w="1072"/>
        <w:gridCol w:w="877"/>
        <w:gridCol w:w="16"/>
        <w:gridCol w:w="815"/>
        <w:tblGridChange w:id="0">
          <w:tblGrid>
            <w:gridCol w:w="948"/>
            <w:gridCol w:w="1158"/>
            <w:gridCol w:w="1072"/>
            <w:gridCol w:w="1134"/>
            <w:gridCol w:w="1114"/>
            <w:gridCol w:w="982"/>
            <w:gridCol w:w="162"/>
            <w:gridCol w:w="1072"/>
            <w:gridCol w:w="877"/>
            <w:gridCol w:w="16"/>
            <w:gridCol w:w="815"/>
          </w:tblGrid>
        </w:tblGridChange>
      </w:tblGrid>
      <w:tr>
        <w:trPr>
          <w:cantSplit w:val="0"/>
          <w:tblHeader w:val="0"/>
        </w:trPr>
        <w:tc>
          <w:tcPr>
            <w:shd w:fill="cfe2f3" w:val="clear"/>
          </w:tcPr>
          <w:p w:rsidR="00000000" w:rsidDel="00000000" w:rsidP="00000000" w:rsidRDefault="00000000" w:rsidRPr="00000000" w14:paraId="000008C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8C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8C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8C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8C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8C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8C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8C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8C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8C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8C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8D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8D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E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8E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8EF">
            <w:pPr>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8F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8F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F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F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8F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8F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8F7">
            <w:pPr>
              <w:jc w:val="center"/>
              <w:rPr>
                <w:rFonts w:ascii="Arial" w:cs="Arial" w:eastAsia="Arial" w:hAnsi="Arial"/>
              </w:rPr>
            </w:pPr>
            <w:r w:rsidDel="00000000" w:rsidR="00000000" w:rsidRPr="00000000">
              <w:rPr>
                <w:rFonts w:ascii="Arial" w:cs="Arial" w:eastAsia="Arial" w:hAnsi="Arial"/>
                <w:rtl w:val="0"/>
              </w:rPr>
              <w:t xml:space="preserve">Topic Alias Type</w:t>
            </w:r>
          </w:p>
        </w:tc>
      </w:tr>
      <w:tr>
        <w:trPr>
          <w:cantSplit w:val="0"/>
          <w:tblHeader w:val="0"/>
        </w:trPr>
        <w:tc>
          <w:tcPr/>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8F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F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F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F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F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0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0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90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90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906">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1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911">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1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91C">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92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927">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93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93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93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93E">
      <w:pPr>
        <w:pStyle w:val="Heading4"/>
        <w:ind w:left="0" w:right="4" w:firstLine="0"/>
        <w:rPr>
          <w:rFonts w:ascii="Arial" w:cs="Arial" w:eastAsia="Arial" w:hAnsi="Arial"/>
        </w:rPr>
      </w:pPr>
      <w:bookmarkStart w:colFirst="0" w:colLast="0" w:name="_heading=h.2y3w247" w:id="106"/>
      <w:bookmarkEnd w:id="106"/>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93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940">
      <w:pPr>
        <w:pStyle w:val="Heading4"/>
        <w:ind w:left="0" w:right="4" w:firstLine="0"/>
        <w:rPr>
          <w:rFonts w:ascii="Arial" w:cs="Arial" w:eastAsia="Arial" w:hAnsi="Arial"/>
        </w:rPr>
      </w:pPr>
      <w:bookmarkStart w:colFirst="0" w:colLast="0" w:name="_heading=h.1d96cc0" w:id="107"/>
      <w:bookmarkEnd w:id="107"/>
      <w:r w:rsidDel="00000000" w:rsidR="00000000" w:rsidRPr="00000000">
        <w:rPr>
          <w:rFonts w:ascii="Arial" w:cs="Arial" w:eastAsia="Arial" w:hAnsi="Arial"/>
          <w:rtl w:val="0"/>
        </w:rPr>
        <w:t xml:space="preserve">3.1.12.2 REGACK Flags</w:t>
      </w:r>
    </w:p>
    <w:p w:rsidR="00000000" w:rsidDel="00000000" w:rsidP="00000000" w:rsidRDefault="00000000" w:rsidRPr="00000000" w14:paraId="0000094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94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9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944">
      <w:pPr>
        <w:pStyle w:val="Heading4"/>
        <w:ind w:left="0" w:right="4" w:firstLine="0"/>
        <w:rPr>
          <w:rFonts w:ascii="Arial" w:cs="Arial" w:eastAsia="Arial" w:hAnsi="Arial"/>
        </w:rPr>
      </w:pPr>
      <w:bookmarkStart w:colFirst="0" w:colLast="0" w:name="_heading=h.3x8tuzt" w:id="108"/>
      <w:bookmarkEnd w:id="108"/>
      <w:r w:rsidDel="00000000" w:rsidR="00000000" w:rsidRPr="00000000">
        <w:rPr>
          <w:rFonts w:ascii="Arial" w:cs="Arial" w:eastAsia="Arial" w:hAnsi="Arial"/>
          <w:rtl w:val="0"/>
        </w:rPr>
        <w:t xml:space="preserve">3.1.12.3 </w:t>
      </w:r>
      <w:r w:rsidDel="00000000" w:rsidR="00000000" w:rsidRPr="00000000">
        <w:rPr>
          <w:rFonts w:ascii="Arial" w:cs="Arial" w:eastAsia="Arial" w:hAnsi="Arial"/>
          <w:rtl w:val="0"/>
        </w:rPr>
        <w:t xml:space="preserve">Topic Alias</w:t>
      </w:r>
    </w:p>
    <w:p w:rsidR="00000000" w:rsidDel="00000000" w:rsidP="00000000" w:rsidRDefault="00000000" w:rsidRPr="00000000" w14:paraId="000009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946">
      <w:pPr>
        <w:pStyle w:val="Heading4"/>
        <w:ind w:left="0" w:right="4" w:firstLine="0"/>
        <w:rPr>
          <w:rFonts w:ascii="Arial" w:cs="Arial" w:eastAsia="Arial" w:hAnsi="Arial"/>
        </w:rPr>
      </w:pPr>
      <w:bookmarkStart w:colFirst="0" w:colLast="0" w:name="_heading=h.2ce457m" w:id="109"/>
      <w:bookmarkEnd w:id="109"/>
      <w:r w:rsidDel="00000000" w:rsidR="00000000" w:rsidRPr="00000000">
        <w:rPr>
          <w:rFonts w:ascii="Arial" w:cs="Arial" w:eastAsia="Arial" w:hAnsi="Arial"/>
          <w:rtl w:val="0"/>
        </w:rPr>
        <w:t xml:space="preserve">3.1.12.4 Packet Id</w:t>
      </w:r>
    </w:p>
    <w:p w:rsidR="00000000" w:rsidDel="00000000" w:rsidP="00000000" w:rsidRDefault="00000000" w:rsidRPr="00000000" w14:paraId="00000947">
      <w:pPr>
        <w:spacing w:after="0" w:before="0" w:line="422"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one contained in the corresponding REGISTER packet.</w:t>
      </w:r>
    </w:p>
    <w:p w:rsidR="00000000" w:rsidDel="00000000" w:rsidP="00000000" w:rsidRDefault="00000000" w:rsidRPr="00000000" w14:paraId="00000948">
      <w:pPr>
        <w:pStyle w:val="Heading4"/>
        <w:ind w:left="0" w:right="4" w:firstLine="0"/>
        <w:rPr>
          <w:rFonts w:ascii="Arial" w:cs="Arial" w:eastAsia="Arial" w:hAnsi="Arial"/>
        </w:rPr>
      </w:pPr>
      <w:bookmarkStart w:colFirst="0" w:colLast="0" w:name="_heading=h.rjefff" w:id="110"/>
      <w:bookmarkEnd w:id="110"/>
      <w:r w:rsidDel="00000000" w:rsidR="00000000" w:rsidRPr="00000000">
        <w:rPr>
          <w:rFonts w:ascii="Arial" w:cs="Arial" w:eastAsia="Arial" w:hAnsi="Arial"/>
          <w:rtl w:val="0"/>
        </w:rPr>
        <w:t xml:space="preserve">3.1.12.5 Reason Code</w:t>
      </w:r>
    </w:p>
    <w:p w:rsidR="00000000" w:rsidDel="00000000" w:rsidP="00000000" w:rsidRDefault="00000000" w:rsidRPr="00000000" w14:paraId="00000949">
      <w:pPr>
        <w:rPr>
          <w:rFonts w:ascii="Arial" w:cs="Arial" w:eastAsia="Arial" w:hAnsi="Arial"/>
          <w:sz w:val="24"/>
          <w:szCs w:val="24"/>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r>
    </w:p>
    <w:tbl>
      <w:tblPr>
        <w:tblStyle w:val="Table25"/>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94A">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94B">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94C">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94D">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94E">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94F">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950">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951">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Request for the topic alias value for the included topic name is successful</w:t>
            </w:r>
          </w:p>
        </w:tc>
      </w:tr>
      <w:tr>
        <w:trPr>
          <w:cantSplit w:val="0"/>
          <w:trHeight w:val="1008.9218749999999" w:hRule="atLeast"/>
          <w:tblHeader w:val="0"/>
        </w:trPr>
        <w:tc>
          <w:tcPr/>
          <w:p w:rsidR="00000000" w:rsidDel="00000000" w:rsidP="00000000" w:rsidRDefault="00000000" w:rsidRPr="00000000" w14:paraId="00000952">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953">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954">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955">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956">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957">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958">
            <w:pPr>
              <w:spacing w:after="9" w:lineRule="auto"/>
              <w:ind w:right="-157"/>
              <w:rPr>
                <w:rFonts w:ascii="Arial" w:cs="Arial" w:eastAsia="Arial" w:hAnsi="Arial"/>
              </w:rPr>
            </w:pPr>
            <w:sdt>
              <w:sdtPr>
                <w:tag w:val="goog_rdk_141"/>
              </w:sdtPr>
              <w:sdtContent>
                <w:commentRangeStart w:id="34"/>
              </w:sdtContent>
            </w:sdt>
            <w:r w:rsidDel="00000000" w:rsidR="00000000" w:rsidRPr="00000000">
              <w:rPr>
                <w:rFonts w:ascii="Arial" w:cs="Arial" w:eastAsia="Arial" w:hAnsi="Arial"/>
                <w:rtl w:val="0"/>
              </w:rPr>
              <w:t xml:space="preserve">Invalid Topic Alias</w:t>
            </w:r>
            <w:commentRangeEnd w:id="34"/>
            <w:r w:rsidDel="00000000" w:rsidR="00000000" w:rsidRPr="00000000">
              <w:commentReference w:id="34"/>
            </w:r>
            <w:r w:rsidDel="00000000" w:rsidR="00000000" w:rsidRPr="00000000">
              <w:rPr>
                <w:rtl w:val="0"/>
              </w:rPr>
            </w:r>
          </w:p>
        </w:tc>
        <w:tc>
          <w:tcPr/>
          <w:p w:rsidR="00000000" w:rsidDel="00000000" w:rsidP="00000000" w:rsidRDefault="00000000" w:rsidRPr="00000000" w14:paraId="00000959">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Client or GW has received a REGISTER packet containing a Topic Alias which has a value that is not recognized. </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95A">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95B">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95C">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95D">
            <w:pPr>
              <w:keepNext w:val="1"/>
              <w:spacing w:after="9" w:lineRule="auto"/>
              <w:ind w:right="990"/>
              <w:rPr>
                <w:rFonts w:ascii="Arial" w:cs="Arial" w:eastAsia="Arial" w:hAnsi="Arial"/>
              </w:rPr>
            </w:pPr>
            <w:r w:rsidDel="00000000" w:rsidR="00000000" w:rsidRPr="00000000">
              <w:rPr>
                <w:rFonts w:ascii="Arial" w:cs="Arial" w:eastAsia="Arial" w:hAnsi="Arial"/>
                <w:rtl w:val="0"/>
              </w:rPr>
              <w:t xml:space="preserve">Topic Alias are not supported by the Client or gateway</w:t>
            </w:r>
          </w:p>
        </w:tc>
      </w:tr>
    </w:tbl>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26: REGACK Reason Code</w:t>
      </w:r>
    </w:p>
    <w:p w:rsidR="00000000" w:rsidDel="00000000" w:rsidP="00000000" w:rsidRDefault="00000000" w:rsidRPr="00000000" w14:paraId="0000095F">
      <w:pPr>
        <w:pStyle w:val="Heading3"/>
        <w:ind w:left="720" w:hanging="720"/>
        <w:rPr/>
      </w:pPr>
      <w:bookmarkStart w:colFirst="0" w:colLast="0" w:name="_heading=h.3bj1y38" w:id="111"/>
      <w:bookmarkEnd w:id="111"/>
      <w:r w:rsidDel="00000000" w:rsidR="00000000" w:rsidRPr="00000000">
        <w:rPr>
          <w:rtl w:val="0"/>
        </w:rPr>
        <w:t xml:space="preserve">3.1.13</w:t>
      </w:r>
      <w:sdt>
        <w:sdtPr>
          <w:tag w:val="goog_rdk_142"/>
        </w:sdtPr>
        <w:sdtContent>
          <w:commentRangeStart w:id="35"/>
        </w:sdtContent>
      </w:sdt>
      <w:r w:rsidDel="00000000" w:rsidR="00000000" w:rsidRPr="00000000">
        <w:rPr>
          <w:rtl w:val="0"/>
        </w:rPr>
        <w:t xml:space="preserve"> </w:t>
      </w:r>
      <w:r w:rsidDel="00000000" w:rsidR="00000000" w:rsidRPr="00000000">
        <w:rPr>
          <w:rtl w:val="0"/>
        </w:rPr>
        <w:t xml:space="preserve">Publish Variants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MQTT-SN is designed to be optimized for packet size. For this reason, the PUBLISH packet has been split into 3 variants; Variant 1 catering for Quality of Service -1 where a protocol version field is required, Variant 2 catering for Quality of Service 0 where no response ACK is required and thus no packet identifier is required and Quality of Service 1 and 2 where a response is expected, Variant 3 catering for Out Of Band messages where minimal overhead is required. Due to the fundamental structural difference of QoS -1 and OOB, a respective new packet type has been introduced. The table below breaks down the different versions of the PUBLISH packet and their respective type identifiers.</w:t>
      </w:r>
    </w:p>
    <w:p w:rsidR="00000000" w:rsidDel="00000000" w:rsidP="00000000" w:rsidRDefault="00000000" w:rsidRPr="00000000" w14:paraId="00000961">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6"/>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962">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963">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964">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965">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966">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967">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968">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Minus 1</w:t>
            </w:r>
          </w:p>
        </w:tc>
        <w:tc>
          <w:tcPr/>
          <w:p w:rsidR="00000000" w:rsidDel="00000000" w:rsidP="00000000" w:rsidRDefault="00000000" w:rsidRPr="00000000" w14:paraId="00000969">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96A">
            <w:pPr>
              <w:spacing w:after="9" w:lineRule="auto"/>
              <w:ind w:right="990"/>
              <w:rPr>
                <w:rFonts w:ascii="Arial" w:cs="Arial" w:eastAsia="Arial" w:hAnsi="Arial"/>
              </w:rPr>
            </w:pPr>
            <w:r w:rsidDel="00000000" w:rsidR="00000000" w:rsidRPr="00000000">
              <w:rPr>
                <w:rFonts w:ascii="Arial" w:cs="Arial" w:eastAsia="Arial" w:hAnsi="Arial"/>
                <w:rtl w:val="0"/>
              </w:rPr>
              <w:t xml:space="preserve">A second variant of the PUBLISH packet corresponding to Quality of Service minus 1 – This represents the PUBLISH Minus One from the original specification and is included for purposes of backward compatibility. This packet has been superseded by Publish OOB (0x11)</w:t>
            </w:r>
          </w:p>
        </w:tc>
      </w:tr>
      <w:tr>
        <w:trPr>
          <w:cantSplit w:val="0"/>
          <w:trHeight w:val="1008.9218749999999" w:hRule="atLeast"/>
          <w:tblHeader w:val="0"/>
        </w:trPr>
        <w:tc>
          <w:tcPr/>
          <w:p w:rsidR="00000000" w:rsidDel="00000000" w:rsidP="00000000" w:rsidRDefault="00000000" w:rsidRPr="00000000" w14:paraId="0000096B">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Out Of Band (OOB)</w:t>
            </w:r>
          </w:p>
        </w:tc>
        <w:tc>
          <w:tcPr/>
          <w:p w:rsidR="00000000" w:rsidDel="00000000" w:rsidP="00000000" w:rsidRDefault="00000000" w:rsidRPr="00000000" w14:paraId="0000096C">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96D">
            <w:pPr>
              <w:spacing w:after="9" w:lineRule="auto"/>
              <w:ind w:right="990"/>
              <w:rPr>
                <w:rFonts w:ascii="Arial" w:cs="Arial" w:eastAsia="Arial" w:hAnsi="Arial"/>
              </w:rPr>
            </w:pPr>
            <w:r w:rsidDel="00000000" w:rsidR="00000000" w:rsidRPr="00000000">
              <w:rPr>
                <w:rFonts w:ascii="Arial" w:cs="Arial" w:eastAsia="Arial" w:hAnsi="Arial"/>
                <w:rtl w:val="0"/>
              </w:rPr>
              <w:t xml:space="preserve">A PUBLISH message that need have no session present on the GW or broker</w:t>
            </w:r>
          </w:p>
        </w:tc>
      </w:tr>
    </w:tbl>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pStyle w:val="Heading3"/>
        <w:keepLines w:val="1"/>
        <w:spacing w:after="77" w:before="0" w:line="259" w:lineRule="auto"/>
        <w:ind w:left="0" w:firstLine="0"/>
        <w:rPr>
          <w:rFonts w:ascii="Arial" w:cs="Arial" w:eastAsia="Arial" w:hAnsi="Arial"/>
        </w:rPr>
      </w:pPr>
      <w:bookmarkStart w:colFirst="0" w:colLast="0" w:name="_heading=h.1qoc8b1" w:id="112"/>
      <w:bookmarkEnd w:id="112"/>
      <w:r w:rsidDel="00000000" w:rsidR="00000000" w:rsidRPr="00000000">
        <w:rPr>
          <w:rtl w:val="0"/>
        </w:rPr>
        <w:t xml:space="preserve">3.1.14 </w:t>
      </w:r>
      <w:sdt>
        <w:sdtPr>
          <w:tag w:val="goog_rdk_143"/>
        </w:sdtPr>
        <w:sdtContent>
          <w:commentRangeStart w:id="36"/>
        </w:sdtContent>
      </w:sdt>
      <w:sdt>
        <w:sdtPr>
          <w:tag w:val="goog_rdk_144"/>
        </w:sdtPr>
        <w:sdtContent>
          <w:commentRangeStart w:id="37"/>
        </w:sdtContent>
      </w:sdt>
      <w:sdt>
        <w:sdtPr>
          <w:tag w:val="goog_rdk_145"/>
        </w:sdtPr>
        <w:sdtContent>
          <w:commentRangeStart w:id="38"/>
        </w:sdtContent>
      </w:sdt>
      <w:sdt>
        <w:sdtPr>
          <w:tag w:val="goog_rdk_146"/>
        </w:sdtPr>
        <w:sdtContent>
          <w:commentRangeStart w:id="39"/>
        </w:sdtContent>
      </w:sdt>
      <w:sdt>
        <w:sdtPr>
          <w:tag w:val="goog_rdk_147"/>
        </w:sdtPr>
        <w:sdtContent>
          <w:commentRangeStart w:id="40"/>
        </w:sdtContent>
      </w:sdt>
      <w:r w:rsidDel="00000000" w:rsidR="00000000" w:rsidRPr="00000000">
        <w:rPr>
          <w:rFonts w:ascii="Arial" w:cs="Arial" w:eastAsia="Arial" w:hAnsi="Arial"/>
          <w:rtl w:val="0"/>
        </w:rPr>
        <w:t xml:space="preserve">PUBLISH MINUS -1 (Reference from 1.2)</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970">
      <w:pPr>
        <w:rPr>
          <w:rFonts w:ascii="Arial" w:cs="Arial" w:eastAsia="Arial" w:hAnsi="Arial"/>
        </w:rPr>
      </w:pP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97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7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97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97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7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97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7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7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97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98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8D">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98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99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99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09A9">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AA">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9A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9AD">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9A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B0">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9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9B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9B5">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9B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B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9B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B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B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9B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C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9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9C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9C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9C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9C9">
            <w:pPr>
              <w:keepNext w:val="1"/>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D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9D7">
            <w:pPr>
              <w:keepNext w:val="1"/>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E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9E5">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9F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9F3">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A00">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A01">
            <w:pPr>
              <w:keepNext w:val="1"/>
              <w:jc w:val="center"/>
              <w:rPr>
                <w:rFonts w:ascii="Arial" w:cs="Arial" w:eastAsia="Arial" w:hAnsi="Arial"/>
              </w:rPr>
            </w:pPr>
            <w:r w:rsidDel="00000000" w:rsidR="00000000" w:rsidRPr="00000000">
              <w:rPr>
                <w:rFonts w:ascii="Arial" w:cs="Arial" w:eastAsia="Arial" w:hAnsi="Arial"/>
                <w:rtl w:val="0"/>
              </w:rPr>
              <w:t xml:space="preserve">Data</w:t>
            </w:r>
          </w:p>
        </w:tc>
      </w:tr>
    </w:tbl>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27: PUBLISH packet</w:t>
      </w:r>
    </w:p>
    <w:p w:rsidR="00000000" w:rsidDel="00000000" w:rsidP="00000000" w:rsidRDefault="00000000" w:rsidRPr="00000000" w14:paraId="00000A0F">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w:t>
      </w:r>
      <w:sdt>
        <w:sdtPr>
          <w:tag w:val="goog_rdk_148"/>
        </w:sdtPr>
        <w:sdtContent>
          <w:commentRangeStart w:id="41"/>
        </w:sdtContent>
      </w:sdt>
      <w:r w:rsidDel="00000000" w:rsidR="00000000" w:rsidRPr="00000000">
        <w:rPr>
          <w:rFonts w:ascii="Arial" w:cs="Arial" w:eastAsia="Arial" w:hAnsi="Arial"/>
          <w:rtl w:val="0"/>
        </w:rPr>
        <w:t xml:space="preserve">certain topic</w:t>
      </w:r>
      <w:commentRangeEnd w:id="41"/>
      <w:r w:rsidDel="00000000" w:rsidR="00000000" w:rsidRPr="00000000">
        <w:commentReference w:id="41"/>
      </w:r>
      <w:r w:rsidDel="00000000" w:rsidR="00000000" w:rsidRPr="00000000">
        <w:rPr>
          <w:rFonts w:ascii="Arial" w:cs="Arial" w:eastAsia="Arial" w:hAnsi="Arial"/>
          <w:rtl w:val="0"/>
        </w:rPr>
        <w:t xml:space="preserve">.</w:t>
      </w:r>
    </w:p>
    <w:p w:rsidR="00000000" w:rsidDel="00000000" w:rsidP="00000000" w:rsidRDefault="00000000" w:rsidRPr="00000000" w14:paraId="00000A10">
      <w:pPr>
        <w:pStyle w:val="Heading4"/>
        <w:ind w:left="0" w:right="4" w:firstLine="0"/>
        <w:rPr>
          <w:rFonts w:ascii="Arial" w:cs="Arial" w:eastAsia="Arial" w:hAnsi="Arial"/>
        </w:rPr>
      </w:pPr>
      <w:bookmarkStart w:colFirst="0" w:colLast="0" w:name="_heading=h.4anzqyu" w:id="113"/>
      <w:bookmarkEnd w:id="113"/>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A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12">
      <w:pPr>
        <w:pStyle w:val="Heading4"/>
        <w:ind w:left="0" w:right="4" w:firstLine="0"/>
        <w:rPr>
          <w:rFonts w:ascii="Arial" w:cs="Arial" w:eastAsia="Arial" w:hAnsi="Arial"/>
        </w:rPr>
      </w:pPr>
      <w:bookmarkStart w:colFirst="0" w:colLast="0" w:name="_heading=h.14ykbeg" w:id="114"/>
      <w:bookmarkEnd w:id="114"/>
      <w:r w:rsidDel="00000000" w:rsidR="00000000" w:rsidRPr="00000000">
        <w:rPr>
          <w:rFonts w:ascii="Arial" w:cs="Arial" w:eastAsia="Arial" w:hAnsi="Arial"/>
          <w:rtl w:val="0"/>
        </w:rPr>
        <w:t xml:space="preserve">3.1.14.2 PUBLISH Flags</w:t>
      </w:r>
    </w:p>
    <w:p w:rsidR="00000000" w:rsidDel="00000000" w:rsidP="00000000" w:rsidRDefault="00000000" w:rsidRPr="00000000" w14:paraId="00000A1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A1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A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A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A18">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19">
      <w:pPr>
        <w:pStyle w:val="Heading4"/>
        <w:ind w:left="0" w:right="4" w:firstLine="0"/>
        <w:rPr>
          <w:rFonts w:ascii="Arial" w:cs="Arial" w:eastAsia="Arial" w:hAnsi="Arial"/>
        </w:rPr>
      </w:pPr>
      <w:bookmarkStart w:colFirst="0" w:colLast="0" w:name="_heading=h.3oy7u29" w:id="115"/>
      <w:bookmarkEnd w:id="115"/>
      <w:r w:rsidDel="00000000" w:rsidR="00000000" w:rsidRPr="00000000">
        <w:rPr>
          <w:rFonts w:ascii="Arial" w:cs="Arial" w:eastAsia="Arial" w:hAnsi="Arial"/>
          <w:rtl w:val="0"/>
        </w:rPr>
        <w:t xml:space="preserve">3.1.14.3 Topic Alias or Topic Length</w:t>
      </w:r>
    </w:p>
    <w:p w:rsidR="00000000" w:rsidDel="00000000" w:rsidP="00000000" w:rsidRDefault="00000000" w:rsidRPr="00000000" w14:paraId="00000A1A">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A1B">
      <w:pPr>
        <w:pStyle w:val="Heading4"/>
        <w:ind w:left="0" w:right="4" w:firstLine="0"/>
        <w:rPr>
          <w:rFonts w:ascii="Arial" w:cs="Arial" w:eastAsia="Arial" w:hAnsi="Arial"/>
        </w:rPr>
      </w:pPr>
      <w:bookmarkStart w:colFirst="0" w:colLast="0" w:name="_heading=h.243i4a2" w:id="116"/>
      <w:bookmarkEnd w:id="116"/>
      <w:r w:rsidDel="00000000" w:rsidR="00000000" w:rsidRPr="00000000">
        <w:rPr>
          <w:rFonts w:ascii="Arial" w:cs="Arial" w:eastAsia="Arial" w:hAnsi="Arial"/>
          <w:rtl w:val="0"/>
        </w:rPr>
        <w:t xml:space="preserve">3.1.14.4 Data</w:t>
      </w:r>
    </w:p>
    <w:p w:rsidR="00000000" w:rsidDel="00000000" w:rsidP="00000000" w:rsidRDefault="00000000" w:rsidRPr="00000000" w14:paraId="00000A1C">
      <w:pPr>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p>
    <w:p w:rsidR="00000000" w:rsidDel="00000000" w:rsidP="00000000" w:rsidRDefault="00000000" w:rsidRPr="00000000" w14:paraId="00000A1D">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payload of an MQTT PUBLISH packet. It has a variable length and contains the application data that is being published.</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pStyle w:val="Heading3"/>
        <w:keepLines w:val="1"/>
        <w:spacing w:after="77" w:before="0" w:line="259" w:lineRule="auto"/>
        <w:ind w:left="0" w:firstLine="0"/>
        <w:rPr>
          <w:rFonts w:ascii="Arial" w:cs="Arial" w:eastAsia="Arial" w:hAnsi="Arial"/>
        </w:rPr>
      </w:pPr>
      <w:bookmarkStart w:colFirst="0" w:colLast="0" w:name="_heading=h.j8sehv" w:id="117"/>
      <w:bookmarkEnd w:id="117"/>
      <w:r w:rsidDel="00000000" w:rsidR="00000000" w:rsidRPr="00000000">
        <w:rPr>
          <w:rtl w:val="0"/>
        </w:rPr>
        <w:t xml:space="preserve">3.1.15 </w:t>
      </w:r>
      <w:sdt>
        <w:sdtPr>
          <w:tag w:val="goog_rdk_149"/>
        </w:sdtPr>
        <w:sdtContent>
          <w:commentRangeStart w:id="42"/>
        </w:sdtContent>
      </w:sdt>
      <w:sdt>
        <w:sdtPr>
          <w:tag w:val="goog_rdk_150"/>
        </w:sdtPr>
        <w:sdtContent>
          <w:commentRangeStart w:id="43"/>
        </w:sdtContent>
      </w:sdt>
      <w:sdt>
        <w:sdtPr>
          <w:tag w:val="goog_rdk_151"/>
        </w:sdtPr>
        <w:sdtContent>
          <w:commentRangeStart w:id="44"/>
        </w:sdtContent>
      </w:sdt>
      <w:r w:rsidDel="00000000" w:rsidR="00000000" w:rsidRPr="00000000">
        <w:rPr>
          <w:rFonts w:ascii="Arial" w:cs="Arial" w:eastAsia="Arial" w:hAnsi="Arial"/>
          <w:rtl w:val="0"/>
        </w:rPr>
        <w:t xml:space="preserve">PUBLISH OUT OF BAND</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2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2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2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2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2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2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3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3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3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36">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3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45">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46">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54">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5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OUT OF BAND (OOB)</w:t>
            </w:r>
          </w:p>
        </w:tc>
      </w:tr>
      <w:tr>
        <w:trPr>
          <w:cantSplit w:val="0"/>
          <w:trHeight w:val="200" w:hRule="atLeast"/>
          <w:tblHeader w:val="0"/>
        </w:trPr>
        <w:tc>
          <w:tcPr>
            <w:vMerge w:val="continue"/>
          </w:tcPr>
          <w:p w:rsidR="00000000" w:rsidDel="00000000" w:rsidP="00000000" w:rsidRDefault="00000000" w:rsidRPr="00000000" w14:paraId="00000A63">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64">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A6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67">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A6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6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A6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6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70">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A7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7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7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7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7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7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A7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7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8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8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84">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A85">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A8D">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A8F">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A90">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AA3">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AA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packet</w:t>
      </w:r>
    </w:p>
    <w:p w:rsidR="00000000" w:rsidDel="00000000" w:rsidP="00000000" w:rsidRDefault="00000000" w:rsidRPr="00000000" w14:paraId="00000AB3">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AB4">
      <w:pPr>
        <w:pStyle w:val="Heading4"/>
        <w:ind w:left="0" w:right="4" w:firstLine="0"/>
        <w:rPr>
          <w:rFonts w:ascii="Arial" w:cs="Arial" w:eastAsia="Arial" w:hAnsi="Arial"/>
        </w:rPr>
      </w:pPr>
      <w:bookmarkStart w:colFirst="0" w:colLast="0" w:name="_heading=h.338fx5o" w:id="118"/>
      <w:bookmarkEnd w:id="118"/>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AB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AB6">
      <w:pPr>
        <w:pStyle w:val="Heading4"/>
        <w:ind w:left="0" w:right="4" w:firstLine="0"/>
        <w:rPr>
          <w:rFonts w:ascii="Arial" w:cs="Arial" w:eastAsia="Arial" w:hAnsi="Arial"/>
        </w:rPr>
      </w:pPr>
      <w:bookmarkStart w:colFirst="0" w:colLast="0" w:name="_heading=h.1idq7dh" w:id="119"/>
      <w:bookmarkEnd w:id="119"/>
      <w:r w:rsidDel="00000000" w:rsidR="00000000" w:rsidRPr="00000000">
        <w:rPr>
          <w:rFonts w:ascii="Arial" w:cs="Arial" w:eastAsia="Arial" w:hAnsi="Arial"/>
          <w:rtl w:val="0"/>
        </w:rPr>
        <w:t xml:space="preserve">3.1.15.2 PUBLISH Flags</w:t>
      </w:r>
    </w:p>
    <w:p w:rsidR="00000000" w:rsidDel="00000000" w:rsidP="00000000" w:rsidRDefault="00000000" w:rsidRPr="00000000" w14:paraId="00000AB7">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B8">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ABA">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BB">
      <w:pPr>
        <w:pStyle w:val="Heading4"/>
        <w:ind w:left="0" w:right="4" w:firstLine="0"/>
        <w:rPr>
          <w:rFonts w:ascii="Arial" w:cs="Arial" w:eastAsia="Arial" w:hAnsi="Arial"/>
        </w:rPr>
      </w:pPr>
      <w:bookmarkStart w:colFirst="0" w:colLast="0" w:name="_heading=h.42ddq1a" w:id="120"/>
      <w:bookmarkEnd w:id="120"/>
      <w:r w:rsidDel="00000000" w:rsidR="00000000" w:rsidRPr="00000000">
        <w:rPr>
          <w:rFonts w:ascii="Arial" w:cs="Arial" w:eastAsia="Arial" w:hAnsi="Arial"/>
          <w:rtl w:val="0"/>
        </w:rPr>
        <w:t xml:space="preserve">3.1.15.3 Topic Alias or Topic Length</w:t>
      </w:r>
    </w:p>
    <w:p w:rsidR="00000000" w:rsidDel="00000000" w:rsidP="00000000" w:rsidRDefault="00000000" w:rsidRPr="00000000" w14:paraId="00000AB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ABD">
      <w:pPr>
        <w:pStyle w:val="Heading4"/>
        <w:ind w:left="0" w:right="4" w:firstLine="0"/>
        <w:rPr>
          <w:rFonts w:ascii="Arial" w:cs="Arial" w:eastAsia="Arial" w:hAnsi="Arial"/>
        </w:rPr>
      </w:pPr>
      <w:bookmarkStart w:colFirst="0" w:colLast="0" w:name="_heading=h.2hio093" w:id="121"/>
      <w:bookmarkEnd w:id="121"/>
      <w:r w:rsidDel="00000000" w:rsidR="00000000" w:rsidRPr="00000000">
        <w:rPr>
          <w:rFonts w:ascii="Arial" w:cs="Arial" w:eastAsia="Arial" w:hAnsi="Arial"/>
          <w:rtl w:val="0"/>
        </w:rPr>
        <w:t xml:space="preserve">3.1.15.4 Data</w:t>
      </w:r>
    </w:p>
    <w:p w:rsidR="00000000" w:rsidDel="00000000" w:rsidP="00000000" w:rsidRDefault="00000000" w:rsidRPr="00000000" w14:paraId="00000ABE">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AC0">
      <w:pPr>
        <w:pStyle w:val="Heading3"/>
        <w:keepLines w:val="1"/>
        <w:spacing w:after="77" w:before="0" w:line="259" w:lineRule="auto"/>
        <w:ind w:left="0" w:firstLine="0"/>
        <w:rPr>
          <w:rFonts w:ascii="Arial" w:cs="Arial" w:eastAsia="Arial" w:hAnsi="Arial"/>
        </w:rPr>
      </w:pPr>
      <w:bookmarkStart w:colFirst="0" w:colLast="0" w:name="_heading=h.wnyagw" w:id="122"/>
      <w:bookmarkEnd w:id="122"/>
      <w:r w:rsidDel="00000000" w:rsidR="00000000" w:rsidRPr="00000000">
        <w:rPr>
          <w:rtl w:val="0"/>
        </w:rPr>
        <w:t xml:space="preserve">3.1.16 </w:t>
      </w:r>
      <w:r w:rsidDel="00000000" w:rsidR="00000000" w:rsidRPr="00000000">
        <w:rPr>
          <w:rFonts w:ascii="Arial" w:cs="Arial" w:eastAsia="Arial" w:hAnsi="Arial"/>
          <w:rtl w:val="0"/>
        </w:rPr>
        <w:t xml:space="preserve">PUBLISH (used for QoS 0)</w:t>
      </w:r>
    </w:p>
    <w:p w:rsidR="00000000" w:rsidDel="00000000" w:rsidP="00000000" w:rsidRDefault="00000000" w:rsidRPr="00000000" w14:paraId="00000AC1">
      <w:pPr>
        <w:rPr>
          <w:rFonts w:ascii="Arial" w:cs="Arial" w:eastAsia="Arial" w:hAnsi="Arial"/>
        </w:rPr>
      </w:pPr>
      <w:r w:rsidDel="00000000" w:rsidR="00000000" w:rsidRPr="00000000">
        <w:rPr>
          <w:rtl w:val="0"/>
        </w:rPr>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C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C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C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C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C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C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C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C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C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EF">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F0">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AFE">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FF">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0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02">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03">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05">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0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0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0B">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B0C">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1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1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1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1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1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1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1E">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1F">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bottom w:color="000000" w:space="0" w:sz="0" w:val="nil"/>
              <w:right w:color="000000" w:space="0" w:sz="0" w:val="nil"/>
            </w:tcBorders>
          </w:tcPr>
          <w:p w:rsidR="00000000" w:rsidDel="00000000" w:rsidP="00000000" w:rsidRDefault="00000000" w:rsidRPr="00000000" w14:paraId="00000B20">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B28">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B2A">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B2B">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B2F">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0" w:val="nil"/>
              <w:right w:color="000000" w:space="0" w:sz="0" w:val="nil"/>
            </w:tcBorders>
          </w:tcPr>
          <w:p w:rsidR="00000000" w:rsidDel="00000000" w:rsidP="00000000" w:rsidRDefault="00000000" w:rsidRPr="00000000" w14:paraId="00000B30">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B3E">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3F">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4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4F">
      <w:pPr>
        <w:pStyle w:val="Heading4"/>
        <w:ind w:left="0" w:right="4" w:firstLine="0"/>
        <w:rPr>
          <w:rFonts w:ascii="Arial" w:cs="Arial" w:eastAsia="Arial" w:hAnsi="Arial"/>
        </w:rPr>
      </w:pPr>
      <w:bookmarkStart w:colFirst="0" w:colLast="0" w:name="_heading=h.3gnlt4p" w:id="123"/>
      <w:bookmarkEnd w:id="123"/>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B5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B51">
      <w:pPr>
        <w:pStyle w:val="Heading4"/>
        <w:ind w:left="0" w:right="4" w:firstLine="0"/>
        <w:rPr>
          <w:rFonts w:ascii="Arial" w:cs="Arial" w:eastAsia="Arial" w:hAnsi="Arial"/>
        </w:rPr>
      </w:pPr>
      <w:bookmarkStart w:colFirst="0" w:colLast="0" w:name="_heading=h.1vsw3ci" w:id="124"/>
      <w:bookmarkEnd w:id="124"/>
      <w:r w:rsidDel="00000000" w:rsidR="00000000" w:rsidRPr="00000000">
        <w:rPr>
          <w:rFonts w:ascii="Arial" w:cs="Arial" w:eastAsia="Arial" w:hAnsi="Arial"/>
          <w:rtl w:val="0"/>
        </w:rPr>
        <w:t xml:space="preserve">3.1.16.2 PUBLISH Flags</w:t>
      </w:r>
    </w:p>
    <w:p w:rsidR="00000000" w:rsidDel="00000000" w:rsidP="00000000" w:rsidRDefault="00000000" w:rsidRPr="00000000" w14:paraId="00000B52">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5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B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B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packet. If the DUP flag </w:t>
      </w:r>
      <w:sdt>
        <w:sdtPr>
          <w:tag w:val="goog_rdk_152"/>
        </w:sdtPr>
        <w:sdtContent>
          <w:ins w:author="Stefan Hagen" w:id="16" w:date="2024-01-04T16:59:38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set</w:t>
            </w:r>
          </w:ins>
        </w:sdtContent>
      </w:sdt>
      <w:sdt>
        <w:sdtPr>
          <w:tag w:val="goog_rdk_153"/>
        </w:sdtPr>
        <w:sdtContent>
          <w:del w:author="Stefan Hagen" w:id="16" w:date="2024-01-04T16:59:38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is, set</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w:t>
      </w:r>
      <w:sdt>
        <w:sdtPr>
          <w:tag w:val="goog_rdk_154"/>
        </w:sdtPr>
        <w:sdtContent>
          <w:commentRangeStart w:id="45"/>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is set to “1”, it signifies that the packet was retransmitted.</w:t>
      </w:r>
      <w:commentRangeEnd w:id="45"/>
      <w:r w:rsidDel="00000000" w:rsidR="00000000" w:rsidRPr="00000000">
        <w:commentReference w:id="45"/>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B57">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58">
      <w:pPr>
        <w:pStyle w:val="Heading4"/>
        <w:ind w:left="0" w:right="4" w:firstLine="0"/>
        <w:rPr>
          <w:rFonts w:ascii="Arial" w:cs="Arial" w:eastAsia="Arial" w:hAnsi="Arial"/>
        </w:rPr>
      </w:pPr>
      <w:bookmarkStart w:colFirst="0" w:colLast="0" w:name="_heading=h.4fsjm0b" w:id="125"/>
      <w:bookmarkEnd w:id="125"/>
      <w:r w:rsidDel="00000000" w:rsidR="00000000" w:rsidRPr="00000000">
        <w:rPr>
          <w:rFonts w:ascii="Arial" w:cs="Arial" w:eastAsia="Arial" w:hAnsi="Arial"/>
          <w:rtl w:val="0"/>
        </w:rPr>
        <w:t xml:space="preserve">3.1.16.3 Topic Alias or Topic Length</w:t>
      </w:r>
    </w:p>
    <w:p w:rsidR="00000000" w:rsidDel="00000000" w:rsidP="00000000" w:rsidRDefault="00000000" w:rsidRPr="00000000" w14:paraId="00000B5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Topic Alias Type being b11 this field will refer to the length of data assigned to the “Full Topic Name”, in all other cases, this will be the value used as the topic alias or short topic name. </w:t>
      </w:r>
    </w:p>
    <w:p w:rsidR="00000000" w:rsidDel="00000000" w:rsidP="00000000" w:rsidRDefault="00000000" w:rsidRPr="00000000" w14:paraId="00000B5A">
      <w:pPr>
        <w:pStyle w:val="Heading4"/>
        <w:ind w:left="0" w:right="4" w:firstLine="0"/>
        <w:rPr>
          <w:rFonts w:ascii="Arial" w:cs="Arial" w:eastAsia="Arial" w:hAnsi="Arial"/>
        </w:rPr>
      </w:pPr>
      <w:bookmarkStart w:colFirst="0" w:colLast="0" w:name="_heading=h.2uxtw84" w:id="126"/>
      <w:bookmarkEnd w:id="126"/>
      <w:r w:rsidDel="00000000" w:rsidR="00000000" w:rsidRPr="00000000">
        <w:rPr>
          <w:rFonts w:ascii="Arial" w:cs="Arial" w:eastAsia="Arial" w:hAnsi="Arial"/>
          <w:rtl w:val="0"/>
        </w:rPr>
        <w:t xml:space="preserve">3.1.16.4 Data</w:t>
      </w:r>
    </w:p>
    <w:p w:rsidR="00000000" w:rsidDel="00000000" w:rsidP="00000000" w:rsidRDefault="00000000" w:rsidRPr="00000000" w14:paraId="00000B5B">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5C">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B5D">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B5E">
      <w:pPr>
        <w:pStyle w:val="Heading3"/>
        <w:keepLines w:val="1"/>
        <w:spacing w:after="77" w:before="0" w:line="259" w:lineRule="auto"/>
        <w:ind w:left="0" w:firstLine="0"/>
        <w:rPr>
          <w:rFonts w:ascii="Arial" w:cs="Arial" w:eastAsia="Arial" w:hAnsi="Arial"/>
        </w:rPr>
      </w:pPr>
      <w:bookmarkStart w:colFirst="0" w:colLast="0" w:name="_heading=h.1a346fx" w:id="127"/>
      <w:bookmarkEnd w:id="127"/>
      <w:r w:rsidDel="00000000" w:rsidR="00000000" w:rsidRPr="00000000">
        <w:rPr>
          <w:rtl w:val="0"/>
        </w:rPr>
        <w:t xml:space="preserve">3.1.17 </w:t>
      </w:r>
      <w:r w:rsidDel="00000000" w:rsidR="00000000" w:rsidRPr="00000000">
        <w:rPr>
          <w:rFonts w:ascii="Arial" w:cs="Arial" w:eastAsia="Arial" w:hAnsi="Arial"/>
          <w:rtl w:val="0"/>
        </w:rPr>
        <w:t xml:space="preserve">PUBLISH (used for QoS 1 &amp; 2)</w:t>
      </w:r>
    </w:p>
    <w:p w:rsidR="00000000" w:rsidDel="00000000" w:rsidP="00000000" w:rsidRDefault="00000000" w:rsidRPr="00000000" w14:paraId="00000B5F">
      <w:pPr>
        <w:rPr>
          <w:rFonts w:ascii="Arial" w:cs="Arial" w:eastAsia="Arial" w:hAnsi="Arial"/>
        </w:rPr>
      </w:pPr>
      <w:r w:rsidDel="00000000" w:rsidR="00000000" w:rsidRPr="00000000">
        <w:rPr>
          <w:rtl w:val="0"/>
        </w:rPr>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6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6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6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6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6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6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6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6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6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6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7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7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7F">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8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8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9C">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9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9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A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A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A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A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A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A9">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BA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A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A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B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B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B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B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B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B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B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BD">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BE">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BCC">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BCD">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BDB">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BDC">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2"/>
            <w:vMerge w:val="restart"/>
            <w:tcBorders>
              <w:left w:color="000000" w:space="0" w:sz="0" w:val="nil"/>
              <w:right w:color="000000" w:space="0" w:sz="0" w:val="nil"/>
            </w:tcBorders>
          </w:tcPr>
          <w:p w:rsidR="00000000" w:rsidDel="00000000" w:rsidP="00000000" w:rsidRDefault="00000000" w:rsidRPr="00000000" w14:paraId="00000BE4">
            <w:pPr>
              <w:rPr>
                <w:rFonts w:ascii="Arial" w:cs="Arial" w:eastAsia="Arial" w:hAnsi="Arial"/>
                <w:b w:val="1"/>
              </w:rPr>
            </w:pPr>
            <w:r w:rsidDel="00000000" w:rsidR="00000000" w:rsidRPr="00000000">
              <w:rPr>
                <w:rFonts w:ascii="Arial" w:cs="Arial" w:eastAsia="Arial" w:hAnsi="Arial"/>
                <w:b w:val="1"/>
                <w:rtl w:val="0"/>
              </w:rPr>
              <w:t xml:space="preserve">OR</w:t>
            </w:r>
          </w:p>
        </w:tc>
        <w:tc>
          <w:tcPr>
            <w:gridSpan w:val="4"/>
            <w:vMerge w:val="restart"/>
            <w:tcBorders>
              <w:left w:color="000000" w:space="0" w:sz="0" w:val="nil"/>
            </w:tcBorders>
          </w:tcPr>
          <w:p w:rsidR="00000000" w:rsidDel="00000000" w:rsidP="00000000" w:rsidRDefault="00000000" w:rsidRPr="00000000" w14:paraId="00000BE6">
            <w:pPr>
              <w:jc w:val="center"/>
              <w:rPr>
                <w:rFonts w:ascii="Arial" w:cs="Arial" w:eastAsia="Arial" w:hAnsi="Arial"/>
              </w:rPr>
            </w:pPr>
            <w:r w:rsidDel="00000000" w:rsidR="00000000" w:rsidRPr="00000000">
              <w:rPr>
                <w:rFonts w:ascii="Arial" w:cs="Arial" w:eastAsia="Arial" w:hAnsi="Arial"/>
                <w:rtl w:val="0"/>
              </w:rPr>
              <w:t xml:space="preserve">Topic Length MSB (TL)</w:t>
            </w:r>
          </w:p>
          <w:p w:rsidR="00000000" w:rsidDel="00000000" w:rsidP="00000000" w:rsidRDefault="00000000" w:rsidRPr="00000000" w14:paraId="00000BE7">
            <w:pPr>
              <w:jc w:val="center"/>
              <w:rPr>
                <w:rFonts w:ascii="Arial" w:cs="Arial" w:eastAsia="Arial" w:hAnsi="Arial"/>
              </w:rPr>
            </w:pPr>
            <w:r w:rsidDel="00000000" w:rsidR="00000000" w:rsidRPr="00000000">
              <w:rPr>
                <w:rFonts w:ascii="Arial" w:cs="Arial" w:eastAsia="Arial" w:hAnsi="Arial"/>
                <w:rtl w:val="0"/>
              </w:rPr>
              <w:t xml:space="preserve">Topic Length LSB (TL)</w:t>
            </w:r>
          </w:p>
        </w:tc>
      </w:tr>
      <w:tr>
        <w:trPr>
          <w:cantSplit w:val="0"/>
          <w:tblHeader w:val="0"/>
        </w:trPr>
        <w:tc>
          <w:tcPr/>
          <w:p w:rsidR="00000000" w:rsidDel="00000000" w:rsidP="00000000" w:rsidRDefault="00000000" w:rsidRPr="00000000" w14:paraId="00000BEB">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BEC">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2"/>
            <w:vMerge w:val="continue"/>
            <w:tcBorders>
              <w:left w:color="000000" w:space="0" w:sz="0" w:val="nil"/>
              <w:right w:color="000000" w:space="0" w:sz="0" w:val="nil"/>
            </w:tcBorders>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4"/>
            <w:vMerge w:val="continue"/>
            <w:tcBorders>
              <w:left w:color="000000" w:space="0" w:sz="0" w:val="nil"/>
            </w:tcBorders>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BFA">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BFB">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0A">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0B">
      <w:pPr>
        <w:pStyle w:val="Heading4"/>
        <w:ind w:left="0" w:right="4" w:firstLine="0"/>
        <w:rPr>
          <w:rFonts w:ascii="Arial" w:cs="Arial" w:eastAsia="Arial" w:hAnsi="Arial"/>
        </w:rPr>
      </w:pPr>
      <w:bookmarkStart w:colFirst="0" w:colLast="0" w:name="_heading=h.3u2rp3q" w:id="128"/>
      <w:bookmarkEnd w:id="128"/>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C0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0D">
      <w:pPr>
        <w:pStyle w:val="Heading4"/>
        <w:ind w:left="0" w:right="4" w:firstLine="0"/>
        <w:rPr>
          <w:rFonts w:ascii="Arial" w:cs="Arial" w:eastAsia="Arial" w:hAnsi="Arial"/>
        </w:rPr>
      </w:pPr>
      <w:bookmarkStart w:colFirst="0" w:colLast="0" w:name="_heading=h.2981zbj" w:id="129"/>
      <w:bookmarkEnd w:id="129"/>
      <w:r w:rsidDel="00000000" w:rsidR="00000000" w:rsidRPr="00000000">
        <w:rPr>
          <w:rFonts w:ascii="Arial" w:cs="Arial" w:eastAsia="Arial" w:hAnsi="Arial"/>
          <w:rtl w:val="0"/>
        </w:rPr>
        <w:t xml:space="preserve">3.1.17.2 PUBLISH Flags</w:t>
      </w:r>
    </w:p>
    <w:p w:rsidR="00000000" w:rsidDel="00000000" w:rsidP="00000000" w:rsidRDefault="00000000" w:rsidRPr="00000000" w14:paraId="00000C0E">
      <w:pPr>
        <w:ind w:right="4"/>
        <w:rPr>
          <w:rFonts w:ascii="Arial" w:cs="Arial" w:eastAsia="Arial" w:hAnsi="Arial"/>
        </w:rPr>
      </w:pPr>
      <w:bookmarkStart w:colFirst="0" w:colLast="0" w:name="_heading=h.odc9jc" w:id="130"/>
      <w:bookmarkEnd w:id="130"/>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0F">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alias types.</w:t>
      </w:r>
    </w:p>
    <w:p w:rsidR="00000000" w:rsidDel="00000000" w:rsidP="00000000" w:rsidRDefault="00000000" w:rsidRPr="00000000" w14:paraId="00000C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please refer to the operational behavior section.</w:t>
      </w:r>
    </w:p>
    <w:p w:rsidR="00000000" w:rsidDel="00000000" w:rsidP="00000000" w:rsidRDefault="00000000" w:rsidRPr="00000000" w14:paraId="00000C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w:t>
      </w:r>
    </w:p>
    <w:p w:rsidR="00000000" w:rsidDel="00000000" w:rsidP="00000000" w:rsidRDefault="00000000" w:rsidRPr="00000000" w14:paraId="00000C13">
      <w:pPr>
        <w:numPr>
          <w:ilvl w:val="0"/>
          <w:numId w:val="5"/>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C14">
      <w:pPr>
        <w:pStyle w:val="Heading4"/>
        <w:ind w:left="0" w:right="4" w:firstLine="0"/>
        <w:rPr>
          <w:rFonts w:ascii="Arial" w:cs="Arial" w:eastAsia="Arial" w:hAnsi="Arial"/>
        </w:rPr>
      </w:pPr>
      <w:bookmarkStart w:colFirst="0" w:colLast="0" w:name="_heading=h.38czs75" w:id="131"/>
      <w:bookmarkEnd w:id="131"/>
      <w:r w:rsidDel="00000000" w:rsidR="00000000" w:rsidRPr="00000000">
        <w:rPr>
          <w:rFonts w:ascii="Arial" w:cs="Arial" w:eastAsia="Arial" w:hAnsi="Arial"/>
          <w:rtl w:val="0"/>
        </w:rPr>
        <w:t xml:space="preserve">3.1.17.3 Topic Length</w:t>
      </w:r>
    </w:p>
    <w:p w:rsidR="00000000" w:rsidDel="00000000" w:rsidP="00000000" w:rsidRDefault="00000000" w:rsidRPr="00000000" w14:paraId="00000C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topic value. This will be either 2 bytes when using a standard alias (0b00, 0b01 or 0b10) or the length of the full topic name when the topic type is 0b11.</w:t>
      </w:r>
    </w:p>
    <w:p w:rsidR="00000000" w:rsidDel="00000000" w:rsidP="00000000" w:rsidRDefault="00000000" w:rsidRPr="00000000" w14:paraId="00000C16">
      <w:pPr>
        <w:pStyle w:val="Heading4"/>
        <w:ind w:left="0" w:right="4" w:firstLine="0"/>
        <w:rPr>
          <w:rFonts w:ascii="Arial" w:cs="Arial" w:eastAsia="Arial" w:hAnsi="Arial"/>
        </w:rPr>
      </w:pPr>
      <w:bookmarkStart w:colFirst="0" w:colLast="0" w:name="_heading=h.1nia2ey" w:id="132"/>
      <w:bookmarkEnd w:id="132"/>
      <w:r w:rsidDel="00000000" w:rsidR="00000000" w:rsidRPr="00000000">
        <w:rPr>
          <w:rFonts w:ascii="Arial" w:cs="Arial" w:eastAsia="Arial" w:hAnsi="Arial"/>
          <w:rtl w:val="0"/>
        </w:rPr>
        <w:t xml:space="preserve">3.1.17.4 Packet Id</w:t>
      </w:r>
    </w:p>
    <w:p w:rsidR="00000000" w:rsidDel="00000000" w:rsidP="00000000" w:rsidRDefault="00000000" w:rsidRPr="00000000" w14:paraId="00000C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meaning as the MQTT “Packet ID”; only relevant in case of QoS levels 1 and 2, otherwise coded 0x0000.</w:t>
      </w:r>
    </w:p>
    <w:p w:rsidR="00000000" w:rsidDel="00000000" w:rsidP="00000000" w:rsidRDefault="00000000" w:rsidRPr="00000000" w14:paraId="00000C18">
      <w:pPr>
        <w:pStyle w:val="Heading4"/>
        <w:ind w:left="0" w:right="4" w:firstLine="0"/>
        <w:rPr>
          <w:rFonts w:ascii="Arial" w:cs="Arial" w:eastAsia="Arial" w:hAnsi="Arial"/>
        </w:rPr>
      </w:pPr>
      <w:bookmarkStart w:colFirst="0" w:colLast="0" w:name="_heading=h.47hxl2r" w:id="133"/>
      <w:bookmarkEnd w:id="133"/>
      <w:r w:rsidDel="00000000" w:rsidR="00000000" w:rsidRPr="00000000">
        <w:rPr>
          <w:rFonts w:ascii="Arial" w:cs="Arial" w:eastAsia="Arial" w:hAnsi="Arial"/>
          <w:rtl w:val="0"/>
        </w:rPr>
        <w:t xml:space="preserve">3.1.17.5 Topic Alias or Topic Name</w:t>
      </w:r>
    </w:p>
    <w:p w:rsidR="00000000" w:rsidDel="00000000" w:rsidP="00000000" w:rsidRDefault="00000000" w:rsidRPr="00000000" w14:paraId="00000C1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topic name encoded as a Fixed Length UTF-8 Encoded String,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w:t>
      </w:r>
    </w:p>
    <w:p w:rsidR="00000000" w:rsidDel="00000000" w:rsidP="00000000" w:rsidRDefault="00000000" w:rsidRPr="00000000" w14:paraId="00000C1A">
      <w:pPr>
        <w:pStyle w:val="Heading4"/>
        <w:ind w:left="0" w:right="4" w:firstLine="0"/>
        <w:rPr>
          <w:rFonts w:ascii="Arial" w:cs="Arial" w:eastAsia="Arial" w:hAnsi="Arial"/>
        </w:rPr>
      </w:pPr>
      <w:bookmarkStart w:colFirst="0" w:colLast="0" w:name="_heading=h.2mn7vak" w:id="134"/>
      <w:bookmarkEnd w:id="134"/>
      <w:r w:rsidDel="00000000" w:rsidR="00000000" w:rsidRPr="00000000">
        <w:rPr>
          <w:rFonts w:ascii="Arial" w:cs="Arial" w:eastAsia="Arial" w:hAnsi="Arial"/>
          <w:rtl w:val="0"/>
        </w:rPr>
        <w:t xml:space="preserve">3.1.17.6 Data</w:t>
      </w:r>
    </w:p>
    <w:p w:rsidR="00000000" w:rsidDel="00000000" w:rsidP="00000000" w:rsidRDefault="00000000" w:rsidRPr="00000000" w14:paraId="00000C1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1C">
      <w:pPr>
        <w:pStyle w:val="Heading3"/>
        <w:keepLines w:val="1"/>
        <w:spacing w:after="77" w:before="0" w:line="259" w:lineRule="auto"/>
        <w:ind w:left="0" w:firstLine="0"/>
        <w:rPr>
          <w:rFonts w:ascii="Arial" w:cs="Arial" w:eastAsia="Arial" w:hAnsi="Arial"/>
        </w:rPr>
      </w:pPr>
      <w:bookmarkStart w:colFirst="0" w:colLast="0" w:name="_heading=h.11si5id" w:id="135"/>
      <w:bookmarkEnd w:id="135"/>
      <w:r w:rsidDel="00000000" w:rsidR="00000000" w:rsidRPr="00000000">
        <w:rPr>
          <w:rtl w:val="0"/>
        </w:rPr>
        <w:t xml:space="preserve">3.1.18 </w:t>
      </w:r>
      <w:r w:rsidDel="00000000" w:rsidR="00000000" w:rsidRPr="00000000">
        <w:rPr>
          <w:rFonts w:ascii="Arial" w:cs="Arial" w:eastAsia="Arial" w:hAnsi="Arial"/>
          <w:rtl w:val="0"/>
        </w:rPr>
        <w:t xml:space="preserve">PUBACK – Publish Acknowledgement</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1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1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1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2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2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2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2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2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2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2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2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2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3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3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39">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41">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42">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C4A">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4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54">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w:t>
      </w:r>
      <w:sdt>
        <w:sdtPr>
          <w:tag w:val="goog_rdk_155"/>
        </w:sdtPr>
        <w:sdtContent>
          <w:commentRangeStart w:id="46"/>
        </w:sdtContent>
      </w:sdt>
      <w:sdt>
        <w:sdtPr>
          <w:tag w:val="goog_rdk_156"/>
        </w:sdtPr>
        <w:sdtContent>
          <w:commentRangeStart w:id="47"/>
        </w:sdtContent>
      </w:sdt>
      <w:r w:rsidDel="00000000" w:rsidR="00000000" w:rsidRPr="00000000">
        <w:rPr>
          <w:rFonts w:ascii="Arial" w:cs="Arial" w:eastAsia="Arial" w:hAnsi="Arial"/>
          <w:rtl w:val="0"/>
        </w:rPr>
        <w:t xml:space="preserve">any QoS</w:t>
      </w:r>
      <w:commentRangeEnd w:id="46"/>
      <w:r w:rsidDel="00000000" w:rsidR="00000000" w:rsidRPr="00000000">
        <w:commentReference w:id="46"/>
      </w:r>
      <w:commentRangeEnd w:id="47"/>
      <w:r w:rsidDel="00000000" w:rsidR="00000000" w:rsidRPr="00000000">
        <w:commentReference w:id="47"/>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QoS -1, or Publish Out Of Band</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55">
      <w:pPr>
        <w:pStyle w:val="Heading4"/>
        <w:ind w:left="0" w:right="4" w:firstLine="0"/>
        <w:rPr>
          <w:rFonts w:ascii="Arial" w:cs="Arial" w:eastAsia="Arial" w:hAnsi="Arial"/>
        </w:rPr>
      </w:pPr>
      <w:bookmarkStart w:colFirst="0" w:colLast="0" w:name="_heading=h.3ls5o66" w:id="136"/>
      <w:bookmarkEnd w:id="136"/>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C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C57">
      <w:pPr>
        <w:pStyle w:val="Heading4"/>
        <w:ind w:left="0" w:right="4" w:firstLine="0"/>
        <w:rPr>
          <w:rFonts w:ascii="Arial" w:cs="Arial" w:eastAsia="Arial" w:hAnsi="Arial"/>
        </w:rPr>
      </w:pPr>
      <w:bookmarkStart w:colFirst="0" w:colLast="0" w:name="_heading=h.20xfydz" w:id="137"/>
      <w:bookmarkEnd w:id="137"/>
      <w:r w:rsidDel="00000000" w:rsidR="00000000" w:rsidRPr="00000000">
        <w:rPr>
          <w:rFonts w:ascii="Arial" w:cs="Arial" w:eastAsia="Arial" w:hAnsi="Arial"/>
          <w:rtl w:val="0"/>
        </w:rPr>
        <w:t xml:space="preserve">3.1.18.2 Packet Id</w:t>
      </w:r>
    </w:p>
    <w:p w:rsidR="00000000" w:rsidDel="00000000" w:rsidP="00000000" w:rsidRDefault="00000000" w:rsidRPr="00000000" w14:paraId="00000C5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59">
      <w:pPr>
        <w:pStyle w:val="Heading4"/>
        <w:ind w:left="0" w:right="4" w:firstLine="0"/>
        <w:rPr>
          <w:rFonts w:ascii="Arial" w:cs="Arial" w:eastAsia="Arial" w:hAnsi="Arial"/>
        </w:rPr>
      </w:pPr>
      <w:bookmarkStart w:colFirst="0" w:colLast="0" w:name="_heading=h.4kx3h1s" w:id="138"/>
      <w:bookmarkEnd w:id="138"/>
      <w:r w:rsidDel="00000000" w:rsidR="00000000" w:rsidRPr="00000000">
        <w:rPr>
          <w:rFonts w:ascii="Arial" w:cs="Arial" w:eastAsia="Arial" w:hAnsi="Arial"/>
          <w:rtl w:val="0"/>
        </w:rPr>
        <w:t xml:space="preserve">3.1.18.3 Reason Code</w:t>
      </w:r>
    </w:p>
    <w:p w:rsidR="00000000" w:rsidDel="00000000" w:rsidP="00000000" w:rsidRDefault="00000000" w:rsidRPr="00000000" w14:paraId="00000C5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Client or Server sending the PUBACK packet MUST use one of the PUBACK Reason Codes</w:t>
      </w:r>
    </w:p>
    <w:tbl>
      <w:tblPr>
        <w:tblStyle w:val="Table32"/>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623.35703125" w:hRule="atLeast"/>
          <w:tblHeader w:val="0"/>
        </w:trPr>
        <w:tc>
          <w:tcPr>
            <w:shd w:fill="cfe2f3" w:val="clear"/>
          </w:tcPr>
          <w:p w:rsidR="00000000" w:rsidDel="00000000" w:rsidP="00000000" w:rsidRDefault="00000000" w:rsidRPr="00000000" w14:paraId="00000C5B">
            <w:pPr>
              <w:spacing w:after="9" w:lineRule="auto"/>
              <w:ind w:right="-100"/>
              <w:rPr>
                <w:rFonts w:ascii="Arial" w:cs="Arial" w:eastAsia="Arial" w:hAnsi="Arial"/>
                <w:b w:val="1"/>
              </w:rPr>
            </w:pPr>
            <w:sdt>
              <w:sdtPr>
                <w:tag w:val="goog_rdk_157"/>
              </w:sdtPr>
              <w:sdtContent>
                <w:commentRangeStart w:id="48"/>
              </w:sdtContent>
            </w:sdt>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C5C">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C5D">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C5E">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623.35703125" w:hRule="atLeast"/>
          <w:tblHeader w:val="0"/>
        </w:trPr>
        <w:tc>
          <w:tcPr/>
          <w:p w:rsidR="00000000" w:rsidDel="00000000" w:rsidP="00000000" w:rsidRDefault="00000000" w:rsidRPr="00000000" w14:paraId="00000C5F">
            <w:pPr>
              <w:spacing w:after="9" w:lineRule="auto"/>
              <w:rPr>
                <w:rFonts w:ascii="Arial" w:cs="Arial" w:eastAsia="Arial" w:hAnsi="Arial"/>
              </w:rPr>
            </w:pPr>
            <w:commentRangeEnd w:id="48"/>
            <w:r w:rsidDel="00000000" w:rsidR="00000000" w:rsidRPr="00000000">
              <w:commentReference w:id="48"/>
            </w:r>
            <w:sdt>
              <w:sdtPr>
                <w:tag w:val="goog_rdk_158"/>
              </w:sdtPr>
              <w:sdtContent>
                <w:commentRangeStart w:id="49"/>
              </w:sdtContent>
            </w:sdt>
            <w:r w:rsidDel="00000000" w:rsidR="00000000" w:rsidRPr="00000000">
              <w:rPr>
                <w:rFonts w:ascii="Arial" w:cs="Arial" w:eastAsia="Arial" w:hAnsi="Arial"/>
                <w:rtl w:val="0"/>
              </w:rPr>
              <w:t xml:space="preserve">0</w:t>
            </w:r>
          </w:p>
        </w:tc>
        <w:tc>
          <w:tcPr/>
          <w:p w:rsidR="00000000" w:rsidDel="00000000" w:rsidP="00000000" w:rsidRDefault="00000000" w:rsidRPr="00000000" w14:paraId="00000C60">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C61">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C62">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Publish to gateway/server was successful</w:t>
            </w:r>
          </w:p>
        </w:tc>
      </w:tr>
      <w:tr>
        <w:trPr>
          <w:cantSplit w:val="0"/>
          <w:trHeight w:val="623.35703125" w:hRule="atLeast"/>
          <w:tblHeader w:val="0"/>
        </w:trPr>
        <w:tc>
          <w:tcPr/>
          <w:p w:rsidR="00000000" w:rsidDel="00000000" w:rsidP="00000000" w:rsidRDefault="00000000" w:rsidRPr="00000000" w14:paraId="00000C63">
            <w:pPr>
              <w:spacing w:after="9" w:lineRule="auto"/>
              <w:rPr>
                <w:rFonts w:ascii="Arial" w:cs="Arial" w:eastAsia="Arial" w:hAnsi="Arial"/>
              </w:rPr>
            </w:pPr>
            <w:commentRangeEnd w:id="49"/>
            <w:r w:rsidDel="00000000" w:rsidR="00000000" w:rsidRPr="00000000">
              <w:commentReference w:id="49"/>
            </w:r>
            <w:sdt>
              <w:sdtPr>
                <w:tag w:val="goog_rdk_159"/>
              </w:sdtPr>
              <w:sdtContent>
                <w:commentRangeStart w:id="50"/>
              </w:sdtContent>
            </w:sdt>
            <w:r w:rsidDel="00000000" w:rsidR="00000000" w:rsidRPr="00000000">
              <w:rPr>
                <w:rFonts w:ascii="Arial" w:cs="Arial" w:eastAsia="Arial" w:hAnsi="Arial"/>
                <w:rtl w:val="0"/>
              </w:rPr>
              <w:t xml:space="preserve">1</w:t>
            </w:r>
          </w:p>
        </w:tc>
        <w:tc>
          <w:tcPr/>
          <w:p w:rsidR="00000000" w:rsidDel="00000000" w:rsidP="00000000" w:rsidRDefault="00000000" w:rsidRPr="00000000" w14:paraId="00000C64">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C65">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C66">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623.35703125" w:hRule="atLeast"/>
          <w:tblHeader w:val="0"/>
        </w:trPr>
        <w:tc>
          <w:tcPr/>
          <w:p w:rsidR="00000000" w:rsidDel="00000000" w:rsidP="00000000" w:rsidRDefault="00000000" w:rsidRPr="00000000" w14:paraId="00000C67">
            <w:pPr>
              <w:spacing w:after="9" w:lineRule="auto"/>
              <w:rPr>
                <w:rFonts w:ascii="Arial" w:cs="Arial" w:eastAsia="Arial" w:hAnsi="Arial"/>
              </w:rPr>
            </w:pPr>
            <w:commentRangeEnd w:id="50"/>
            <w:r w:rsidDel="00000000" w:rsidR="00000000" w:rsidRPr="00000000">
              <w:commentReference w:id="50"/>
            </w:r>
            <w:sdt>
              <w:sdtPr>
                <w:tag w:val="goog_rdk_160"/>
              </w:sdtPr>
              <w:sdtContent>
                <w:commentRangeStart w:id="51"/>
              </w:sdtContent>
            </w:sdt>
            <w:r w:rsidDel="00000000" w:rsidR="00000000" w:rsidRPr="00000000">
              <w:rPr>
                <w:rFonts w:ascii="Arial" w:cs="Arial" w:eastAsia="Arial" w:hAnsi="Arial"/>
                <w:rtl w:val="0"/>
              </w:rPr>
              <w:t xml:space="preserve">2</w:t>
            </w:r>
          </w:p>
        </w:tc>
        <w:tc>
          <w:tcPr/>
          <w:p w:rsidR="00000000" w:rsidDel="00000000" w:rsidP="00000000" w:rsidRDefault="00000000" w:rsidRPr="00000000" w14:paraId="00000C68">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C69">
            <w:pPr>
              <w:spacing w:after="9" w:lineRule="auto"/>
              <w:ind w:right="-157"/>
              <w:rPr>
                <w:rFonts w:ascii="Arial" w:cs="Arial" w:eastAsia="Arial" w:hAnsi="Arial"/>
              </w:rPr>
            </w:pPr>
            <w:sdt>
              <w:sdtPr>
                <w:tag w:val="goog_rdk_161"/>
              </w:sdtPr>
              <w:sdtContent>
                <w:commentRangeStart w:id="52"/>
              </w:sdtContent>
            </w:sdt>
            <w:r w:rsidDel="00000000" w:rsidR="00000000" w:rsidRPr="00000000">
              <w:rPr>
                <w:rFonts w:ascii="Arial" w:cs="Arial" w:eastAsia="Arial" w:hAnsi="Arial"/>
                <w:rtl w:val="0"/>
              </w:rPr>
              <w:t xml:space="preserve">Invalid Topic Alias</w:t>
            </w:r>
            <w:commentRangeEnd w:id="52"/>
            <w:r w:rsidDel="00000000" w:rsidR="00000000" w:rsidRPr="00000000">
              <w:commentReference w:id="52"/>
            </w:r>
            <w:r w:rsidDel="00000000" w:rsidR="00000000" w:rsidRPr="00000000">
              <w:rPr>
                <w:rtl w:val="0"/>
              </w:rPr>
            </w:r>
          </w:p>
        </w:tc>
        <w:tc>
          <w:tcPr/>
          <w:p w:rsidR="00000000" w:rsidDel="00000000" w:rsidP="00000000" w:rsidRDefault="00000000" w:rsidRPr="00000000" w14:paraId="00000C6A">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gateway/server has received a PUBLISH packet containing a Topic Alias which has a value that </w:t>
            </w:r>
            <w:r w:rsidDel="00000000" w:rsidR="00000000" w:rsidRPr="00000000">
              <w:rPr>
                <w:rFonts w:ascii="Arial" w:cs="Arial" w:eastAsia="Arial" w:hAnsi="Arial"/>
                <w:rtl w:val="0"/>
              </w:rPr>
              <w:t xml:space="preserve">is not</w:t>
            </w:r>
            <w:r w:rsidDel="00000000" w:rsidR="00000000" w:rsidRPr="00000000">
              <w:rPr>
                <w:rFonts w:ascii="Arial" w:cs="Arial" w:eastAsia="Arial" w:hAnsi="Arial"/>
                <w:color w:val="000000"/>
                <w:rtl w:val="0"/>
              </w:rPr>
              <w:t xml:space="preserve"> recognized. </w:t>
            </w:r>
            <w:r w:rsidDel="00000000" w:rsidR="00000000" w:rsidRPr="00000000">
              <w:rPr>
                <w:rtl w:val="0"/>
              </w:rPr>
            </w:r>
          </w:p>
        </w:tc>
      </w:tr>
      <w:tr>
        <w:trPr>
          <w:cantSplit w:val="0"/>
          <w:trHeight w:val="623.35703125" w:hRule="atLeast"/>
          <w:tblHeader w:val="0"/>
        </w:trPr>
        <w:tc>
          <w:tcPr/>
          <w:p w:rsidR="00000000" w:rsidDel="00000000" w:rsidP="00000000" w:rsidRDefault="00000000" w:rsidRPr="00000000" w14:paraId="00000C6B">
            <w:pPr>
              <w:spacing w:after="9" w:lineRule="auto"/>
              <w:rPr>
                <w:rFonts w:ascii="Arial" w:cs="Arial" w:eastAsia="Arial" w:hAnsi="Arial"/>
              </w:rPr>
            </w:pPr>
            <w:commentRangeEnd w:id="51"/>
            <w:r w:rsidDel="00000000" w:rsidR="00000000" w:rsidRPr="00000000">
              <w:commentReference w:id="51"/>
            </w:r>
            <w:sdt>
              <w:sdtPr>
                <w:tag w:val="goog_rdk_162"/>
              </w:sdtPr>
              <w:sdtContent>
                <w:commentRangeStart w:id="53"/>
              </w:sdtContent>
            </w:sdt>
            <w:r w:rsidDel="00000000" w:rsidR="00000000" w:rsidRPr="00000000">
              <w:rPr>
                <w:rFonts w:ascii="Arial" w:cs="Arial" w:eastAsia="Arial" w:hAnsi="Arial"/>
                <w:rtl w:val="0"/>
              </w:rPr>
              <w:t xml:space="preserve">3</w:t>
            </w:r>
          </w:p>
        </w:tc>
        <w:tc>
          <w:tcPr/>
          <w:p w:rsidR="00000000" w:rsidDel="00000000" w:rsidP="00000000" w:rsidRDefault="00000000" w:rsidRPr="00000000" w14:paraId="00000C6C">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C6D">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C6E">
            <w:pPr>
              <w:keepNext w:val="1"/>
              <w:rPr>
                <w:rFonts w:ascii="Arial" w:cs="Arial" w:eastAsia="Arial" w:hAnsi="Arial"/>
              </w:rPr>
            </w:pPr>
            <w:r w:rsidDel="00000000" w:rsidR="00000000" w:rsidRPr="00000000">
              <w:rPr>
                <w:rFonts w:ascii="Arial" w:cs="Arial" w:eastAsia="Arial" w:hAnsi="Arial"/>
                <w:rtl w:val="0"/>
              </w:rPr>
              <w:t xml:space="preserve">The client/server does not accept or support the QoS or other properties of the PUBLISH.</w:t>
            </w:r>
          </w:p>
        </w:tc>
      </w:tr>
    </w:tbl>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commentRangeEnd w:id="53"/>
      <w:r w:rsidDel="00000000" w:rsidR="00000000" w:rsidRPr="00000000">
        <w:commentReference w:id="5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32: PUBACK Reason Code</w:t>
      </w:r>
    </w:p>
    <w:p w:rsidR="00000000" w:rsidDel="00000000" w:rsidP="00000000" w:rsidRDefault="00000000" w:rsidRPr="00000000" w14:paraId="00000C70">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71">
      <w:pPr>
        <w:pStyle w:val="Heading3"/>
        <w:keepLines w:val="1"/>
        <w:spacing w:after="109" w:before="0" w:line="259" w:lineRule="auto"/>
        <w:ind w:left="0" w:right="4" w:firstLine="0"/>
        <w:rPr>
          <w:rFonts w:ascii="Arial" w:cs="Arial" w:eastAsia="Arial" w:hAnsi="Arial"/>
        </w:rPr>
      </w:pPr>
      <w:bookmarkStart w:colFirst="0" w:colLast="0" w:name="_heading=h.302dr9l" w:id="139"/>
      <w:bookmarkEnd w:id="139"/>
      <w:r w:rsidDel="00000000" w:rsidR="00000000" w:rsidRPr="00000000">
        <w:rPr>
          <w:rtl w:val="0"/>
        </w:rPr>
        <w:t xml:space="preserve">3.1.19 </w:t>
      </w:r>
      <w:r w:rsidDel="00000000" w:rsidR="00000000" w:rsidRPr="00000000">
        <w:rPr>
          <w:rFonts w:ascii="Arial" w:cs="Arial" w:eastAsia="Arial" w:hAnsi="Arial"/>
          <w:rtl w:val="0"/>
        </w:rPr>
        <w:t xml:space="preserve">PUBREC (QoS 2 delivery part 1)</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7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7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7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7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7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7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7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7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7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7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7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8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8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8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8E">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9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97">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A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A1">
      <w:pPr>
        <w:pStyle w:val="Heading4"/>
        <w:ind w:left="0" w:right="4" w:firstLine="0"/>
        <w:rPr>
          <w:rFonts w:ascii="Arial" w:cs="Arial" w:eastAsia="Arial" w:hAnsi="Arial"/>
        </w:rPr>
      </w:pPr>
      <w:bookmarkStart w:colFirst="0" w:colLast="0" w:name="_heading=h.1f7o1he" w:id="140"/>
      <w:bookmarkEnd w:id="140"/>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CA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A3">
      <w:pPr>
        <w:pStyle w:val="Heading4"/>
        <w:ind w:left="0" w:right="4" w:firstLine="0"/>
        <w:rPr>
          <w:rFonts w:ascii="Arial" w:cs="Arial" w:eastAsia="Arial" w:hAnsi="Arial"/>
        </w:rPr>
      </w:pPr>
      <w:bookmarkStart w:colFirst="0" w:colLast="0" w:name="_heading=h.3z7bk57" w:id="141"/>
      <w:bookmarkEnd w:id="141"/>
      <w:r w:rsidDel="00000000" w:rsidR="00000000" w:rsidRPr="00000000">
        <w:rPr>
          <w:rFonts w:ascii="Arial" w:cs="Arial" w:eastAsia="Arial" w:hAnsi="Arial"/>
          <w:rtl w:val="0"/>
        </w:rPr>
        <w:t xml:space="preserve">3.1.19.2 Packet Id</w:t>
      </w:r>
    </w:p>
    <w:p w:rsidR="00000000" w:rsidDel="00000000" w:rsidP="00000000" w:rsidRDefault="00000000" w:rsidRPr="00000000" w14:paraId="00000CA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A5">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A6">
      <w:pPr>
        <w:pStyle w:val="Heading3"/>
        <w:keepLines w:val="1"/>
        <w:spacing w:after="109" w:before="0" w:line="259" w:lineRule="auto"/>
        <w:ind w:left="0" w:right="4" w:firstLine="0"/>
        <w:rPr>
          <w:rFonts w:ascii="Arial" w:cs="Arial" w:eastAsia="Arial" w:hAnsi="Arial"/>
        </w:rPr>
      </w:pPr>
      <w:bookmarkStart w:colFirst="0" w:colLast="0" w:name="_heading=h.2eclud0" w:id="142"/>
      <w:bookmarkEnd w:id="142"/>
      <w:r w:rsidDel="00000000" w:rsidR="00000000" w:rsidRPr="00000000">
        <w:rPr>
          <w:rtl w:val="0"/>
        </w:rPr>
        <w:t xml:space="preserve">3.1.20 </w:t>
      </w:r>
      <w:r w:rsidDel="00000000" w:rsidR="00000000" w:rsidRPr="00000000">
        <w:rPr>
          <w:rFonts w:ascii="Arial" w:cs="Arial" w:eastAsia="Arial" w:hAnsi="Arial"/>
          <w:rtl w:val="0"/>
        </w:rPr>
        <w:t xml:space="preserve">PUBREL (QoS 2 delivery part 2)</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A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A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A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A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A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A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A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A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B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B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B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B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C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C3">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CCB">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CC">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CD5">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CD6">
      <w:pPr>
        <w:pStyle w:val="Heading4"/>
        <w:ind w:left="0" w:right="4" w:firstLine="0"/>
        <w:rPr>
          <w:rFonts w:ascii="Arial" w:cs="Arial" w:eastAsia="Arial" w:hAnsi="Arial"/>
        </w:rPr>
      </w:pPr>
      <w:bookmarkStart w:colFirst="0" w:colLast="0" w:name="_heading=h.thw4kt" w:id="143"/>
      <w:bookmarkEnd w:id="143"/>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CD7">
      <w:pPr>
        <w:spacing w:after="174" w:before="0" w:line="248.00000000000006" w:lineRule="auto"/>
        <w:ind w:left="72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2.1 for a detailed description.</w:t>
      </w:r>
    </w:p>
    <w:p w:rsidR="00000000" w:rsidDel="00000000" w:rsidP="00000000" w:rsidRDefault="00000000" w:rsidRPr="00000000" w14:paraId="00000CD8">
      <w:pPr>
        <w:pStyle w:val="Heading4"/>
        <w:ind w:left="0" w:right="4" w:firstLine="0"/>
        <w:rPr>
          <w:rFonts w:ascii="Arial" w:cs="Arial" w:eastAsia="Arial" w:hAnsi="Arial"/>
        </w:rPr>
      </w:pPr>
      <w:bookmarkStart w:colFirst="0" w:colLast="0" w:name="_heading=h.3dhjn8m" w:id="144"/>
      <w:bookmarkEnd w:id="144"/>
      <w:r w:rsidDel="00000000" w:rsidR="00000000" w:rsidRPr="00000000">
        <w:rPr>
          <w:rFonts w:ascii="Arial" w:cs="Arial" w:eastAsia="Arial" w:hAnsi="Arial"/>
          <w:rtl w:val="0"/>
        </w:rPr>
        <w:t xml:space="preserve">3.1.20.2 Packet Id</w:t>
      </w:r>
    </w:p>
    <w:p w:rsidR="00000000" w:rsidDel="00000000" w:rsidP="00000000" w:rsidRDefault="00000000" w:rsidRPr="00000000" w14:paraId="00000CD9">
      <w:pPr>
        <w:spacing w:after="174" w:before="0" w:line="248.00000000000006" w:lineRule="auto"/>
        <w:ind w:left="682" w:right="4" w:firstLine="0"/>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CDA">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DB">
      <w:pPr>
        <w:pStyle w:val="Heading3"/>
        <w:keepLines w:val="1"/>
        <w:spacing w:after="109" w:before="0" w:line="259" w:lineRule="auto"/>
        <w:ind w:left="0" w:right="4" w:firstLine="0"/>
        <w:rPr>
          <w:rFonts w:ascii="Arial" w:cs="Arial" w:eastAsia="Arial" w:hAnsi="Arial"/>
        </w:rPr>
      </w:pPr>
      <w:bookmarkStart w:colFirst="0" w:colLast="0" w:name="_heading=h.1smtxgf" w:id="145"/>
      <w:bookmarkEnd w:id="145"/>
      <w:r w:rsidDel="00000000" w:rsidR="00000000" w:rsidRPr="00000000">
        <w:rPr>
          <w:rtl w:val="0"/>
        </w:rPr>
        <w:t xml:space="preserve">3.1.21 </w:t>
      </w:r>
      <w:r w:rsidDel="00000000" w:rsidR="00000000" w:rsidRPr="00000000">
        <w:rPr>
          <w:rFonts w:ascii="Arial" w:cs="Arial" w:eastAsia="Arial" w:hAnsi="Arial"/>
          <w:rtl w:val="0"/>
        </w:rPr>
        <w:t xml:space="preserve">PUBCOMP (QoS 2 delivery part 3)</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E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E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8">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0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01">
            <w:pPr>
              <w:keepNext w:val="1"/>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bl>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0A">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0B">
      <w:pPr>
        <w:pStyle w:val="Heading4"/>
        <w:ind w:left="0" w:right="4" w:firstLine="0"/>
        <w:rPr>
          <w:rFonts w:ascii="Arial" w:cs="Arial" w:eastAsia="Arial" w:hAnsi="Arial"/>
        </w:rPr>
      </w:pPr>
      <w:bookmarkStart w:colFirst="0" w:colLast="0" w:name="_heading=h.4cmhg48" w:id="146"/>
      <w:bookmarkEnd w:id="146"/>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D0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0D">
      <w:pPr>
        <w:pStyle w:val="Heading4"/>
        <w:ind w:left="0" w:right="4" w:firstLine="0"/>
        <w:rPr>
          <w:rFonts w:ascii="Arial" w:cs="Arial" w:eastAsia="Arial" w:hAnsi="Arial"/>
        </w:rPr>
      </w:pPr>
      <w:bookmarkStart w:colFirst="0" w:colLast="0" w:name="_heading=h.2rrrqc1" w:id="147"/>
      <w:bookmarkEnd w:id="147"/>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D0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PUBLISH packet.</w:t>
      </w:r>
    </w:p>
    <w:p w:rsidR="00000000" w:rsidDel="00000000" w:rsidP="00000000" w:rsidRDefault="00000000" w:rsidRPr="00000000" w14:paraId="00000D0F">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0">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1">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2">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3">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4">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5">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6">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7">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18">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3.1.22 </w:t>
      </w:r>
      <w:r w:rsidDel="00000000" w:rsidR="00000000" w:rsidRPr="00000000">
        <w:rPr>
          <w:rFonts w:ascii="Arial" w:cs="Arial" w:eastAsia="Arial" w:hAnsi="Arial"/>
          <w:rtl w:val="0"/>
        </w:rPr>
        <w:t xml:space="preserve">SUBSCRIBE </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1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1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1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2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2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2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7">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2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35">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3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43">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44">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51">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52">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53">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55">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56">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59">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5B">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5E">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D5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6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6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6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6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6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6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6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70">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71">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D7E">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7F">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D8C">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8D">
            <w:pPr>
              <w:jc w:val="center"/>
              <w:rPr>
                <w:rFonts w:ascii="Arial" w:cs="Arial" w:eastAsia="Arial" w:hAnsi="Arial"/>
              </w:rPr>
            </w:pPr>
            <w:r w:rsidDel="00000000" w:rsidR="00000000" w:rsidRPr="00000000">
              <w:rPr>
                <w:rFonts w:ascii="Arial" w:cs="Arial" w:eastAsia="Arial" w:hAnsi="Arial"/>
                <w:rtl w:val="0"/>
              </w:rPr>
              <w:t xml:space="preserve">Topic Alias MSB</w:t>
            </w:r>
          </w:p>
        </w:tc>
        <w:tc>
          <w:tcPr>
            <w:gridSpan w:val="4"/>
            <w:vMerge w:val="restart"/>
            <w:tcBorders>
              <w:left w:color="000000" w:space="0" w:sz="0" w:val="nil"/>
              <w:right w:color="000000" w:space="0" w:sz="0" w:val="nil"/>
            </w:tcBorders>
          </w:tcPr>
          <w:p w:rsidR="00000000" w:rsidDel="00000000" w:rsidP="00000000" w:rsidRDefault="00000000" w:rsidRPr="00000000" w14:paraId="00000D91">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95">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96">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9B">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9C">
            <w:pPr>
              <w:jc w:val="center"/>
              <w:rPr>
                <w:rFonts w:ascii="Arial" w:cs="Arial" w:eastAsia="Arial" w:hAnsi="Arial"/>
              </w:rPr>
            </w:pPr>
            <w:r w:rsidDel="00000000" w:rsidR="00000000" w:rsidRPr="00000000">
              <w:rPr>
                <w:rFonts w:ascii="Arial" w:cs="Arial" w:eastAsia="Arial" w:hAnsi="Arial"/>
                <w:rtl w:val="0"/>
              </w:rPr>
              <w:t xml:space="preserve">Topic Alias LSB</w:t>
            </w:r>
          </w:p>
        </w:tc>
        <w:tc>
          <w:tcPr>
            <w:gridSpan w:val="4"/>
            <w:vMerge w:val="continue"/>
            <w:tcBorders>
              <w:left w:color="000000" w:space="0" w:sz="0" w:val="nil"/>
              <w:right w:color="000000" w:space="0" w:sz="0" w:val="nil"/>
            </w:tcBorders>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AA">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AB">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0DA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DAD">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3.1.22.2 SUBSCRIBE Flags</w:t>
      </w:r>
    </w:p>
    <w:p w:rsidR="00000000" w:rsidDel="00000000" w:rsidP="00000000" w:rsidRDefault="00000000" w:rsidRPr="00000000" w14:paraId="00000DAE">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B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B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B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of the </w:t>
      </w:r>
      <w:sdt>
        <w:sdtPr>
          <w:tag w:val="goog_rdk_163"/>
        </w:sdtPr>
        <w:sdtContent>
          <w:commentRangeStart w:id="54"/>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subscribe</w:t>
      </w:r>
      <w:commentRangeEnd w:id="54"/>
      <w:r w:rsidDel="00000000" w:rsidR="00000000" w:rsidRPr="00000000">
        <w:commentReference w:id="5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indicates the type of Topic Alias or Topic Filter included in this packet.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types.</w:t>
      </w:r>
    </w:p>
    <w:p w:rsidR="00000000" w:rsidDel="00000000" w:rsidP="00000000" w:rsidRDefault="00000000" w:rsidRPr="00000000" w14:paraId="00000DB8">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3.1.22.3 </w:t>
      </w:r>
      <w:r w:rsidDel="00000000" w:rsidR="00000000" w:rsidRPr="00000000">
        <w:rPr>
          <w:rFonts w:ascii="Arial" w:cs="Arial" w:eastAsia="Arial" w:hAnsi="Arial"/>
          <w:rtl w:val="0"/>
        </w:rPr>
        <w:t xml:space="preserve">Packet Id</w:t>
      </w:r>
    </w:p>
    <w:p w:rsidR="00000000" w:rsidDel="00000000" w:rsidP="00000000" w:rsidRDefault="00000000" w:rsidRPr="00000000" w14:paraId="00000D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DBA">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3.1.22.4 Topic Alias or Topic Filter</w:t>
      </w:r>
    </w:p>
    <w:p w:rsidR="00000000" w:rsidDel="00000000" w:rsidP="00000000" w:rsidRDefault="00000000" w:rsidRPr="00000000" w14:paraId="00000DBB">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BC">
      <w:pPr>
        <w:pStyle w:val="Heading3"/>
        <w:keepLines w:val="1"/>
        <w:spacing w:after="77" w:before="0" w:line="259" w:lineRule="auto"/>
        <w:ind w:left="0" w:firstLine="0"/>
        <w:rPr>
          <w:rFonts w:ascii="Arial" w:cs="Arial" w:eastAsia="Arial" w:hAnsi="Arial"/>
        </w:rPr>
      </w:pPr>
      <w:bookmarkStart w:colFirst="0" w:colLast="0" w:name="_heading=h.1kc7wiv" w:id="153"/>
      <w:bookmarkEnd w:id="153"/>
      <w:r w:rsidDel="00000000" w:rsidR="00000000" w:rsidRPr="00000000">
        <w:rPr>
          <w:rtl w:val="0"/>
        </w:rPr>
        <w:t xml:space="preserve">3.1.23 </w:t>
      </w:r>
      <w:r w:rsidDel="00000000" w:rsidR="00000000" w:rsidRPr="00000000">
        <w:rPr>
          <w:rFonts w:ascii="Arial" w:cs="Arial" w:eastAsia="Arial" w:hAnsi="Arial"/>
          <w:rtl w:val="0"/>
        </w:rPr>
        <w:t xml:space="preserve">SUBACK</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B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B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B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DC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C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C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C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DC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C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C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C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D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D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E7">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E8">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DF5">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F6">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DF7">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F9">
            <w:pPr>
              <w:jc w:val="center"/>
              <w:rPr>
                <w:rFonts w:ascii="Arial" w:cs="Arial" w:eastAsia="Arial" w:hAnsi="Arial"/>
                <w:i w:val="1"/>
              </w:rPr>
            </w:pPr>
            <w:r w:rsidDel="00000000" w:rsidR="00000000" w:rsidRPr="00000000">
              <w:rPr>
                <w:rFonts w:ascii="Arial" w:cs="Arial" w:eastAsia="Arial" w:hAnsi="Arial"/>
                <w:i w:val="1"/>
                <w:rtl w:val="0"/>
              </w:rPr>
              <w:t xml:space="preserve">Granted QoS</w:t>
            </w:r>
          </w:p>
          <w:p w:rsidR="00000000" w:rsidDel="00000000" w:rsidP="00000000" w:rsidRDefault="00000000" w:rsidRPr="00000000" w14:paraId="00000DFA">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F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DF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0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02">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E03">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0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0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0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E0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0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1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1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14">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15">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E22">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23">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E30">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31">
            <w:pPr>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E3E">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3F">
            <w:pPr>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E4C">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4D">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5B">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5C">
      <w:pPr>
        <w:pStyle w:val="Heading4"/>
        <w:ind w:left="0" w:right="4" w:firstLine="0"/>
        <w:rPr>
          <w:rFonts w:ascii="Arial" w:cs="Arial" w:eastAsia="Arial" w:hAnsi="Arial"/>
        </w:rPr>
      </w:pPr>
      <w:bookmarkStart w:colFirst="0" w:colLast="0" w:name="_heading=h.44bvf6o" w:id="154"/>
      <w:bookmarkEnd w:id="154"/>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0E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E5E">
      <w:pPr>
        <w:pStyle w:val="Heading4"/>
        <w:ind w:left="0" w:right="4" w:firstLine="0"/>
        <w:rPr>
          <w:rFonts w:ascii="Arial" w:cs="Arial" w:eastAsia="Arial" w:hAnsi="Arial"/>
        </w:rPr>
      </w:pPr>
      <w:bookmarkStart w:colFirst="0" w:colLast="0" w:name="_heading=h.2jh5peh" w:id="155"/>
      <w:bookmarkEnd w:id="155"/>
      <w:r w:rsidDel="00000000" w:rsidR="00000000" w:rsidRPr="00000000">
        <w:rPr>
          <w:rFonts w:ascii="Arial" w:cs="Arial" w:eastAsia="Arial" w:hAnsi="Arial"/>
          <w:rtl w:val="0"/>
        </w:rPr>
        <w:t xml:space="preserve">3.1.23.2 Flags</w:t>
      </w:r>
    </w:p>
    <w:p w:rsidR="00000000" w:rsidDel="00000000" w:rsidP="00000000" w:rsidRDefault="00000000" w:rsidRPr="00000000" w14:paraId="00000E5F">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Alias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E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Granted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5 and 6 which notes the Quality of Service that was granted for the Subscription </w:t>
      </w:r>
    </w:p>
    <w:p w:rsidR="00000000" w:rsidDel="00000000" w:rsidP="00000000" w:rsidRDefault="00000000" w:rsidRPr="00000000" w14:paraId="00000E62">
      <w:pPr>
        <w:pStyle w:val="Heading4"/>
        <w:ind w:left="0" w:right="4" w:firstLine="0"/>
        <w:rPr>
          <w:rFonts w:ascii="Arial" w:cs="Arial" w:eastAsia="Arial" w:hAnsi="Arial"/>
        </w:rPr>
      </w:pPr>
      <w:bookmarkStart w:colFirst="0" w:colLast="0" w:name="_heading=h.ymfzma" w:id="156"/>
      <w:bookmarkEnd w:id="156"/>
      <w:r w:rsidDel="00000000" w:rsidR="00000000" w:rsidRPr="00000000">
        <w:rPr>
          <w:rFonts w:ascii="Arial" w:cs="Arial" w:eastAsia="Arial" w:hAnsi="Arial"/>
          <w:rtl w:val="0"/>
        </w:rPr>
        <w:t xml:space="preserve">3.1.23.3 </w:t>
      </w:r>
      <w:r w:rsidDel="00000000" w:rsidR="00000000" w:rsidRPr="00000000">
        <w:rPr>
          <w:rFonts w:ascii="Arial" w:cs="Arial" w:eastAsia="Arial" w:hAnsi="Arial"/>
          <w:rtl w:val="0"/>
        </w:rPr>
        <w:t xml:space="preserve">Topic Alias</w:t>
      </w:r>
    </w:p>
    <w:p w:rsidR="00000000" w:rsidDel="00000000" w:rsidP="00000000" w:rsidRDefault="00000000" w:rsidRPr="00000000" w14:paraId="00000E63">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value that will be used as topic alias by the gateway when sending PUBLISH packets to the client (not relevant in case of subscriptions to a short topic name or to a topic name which contains wildcard characters)</w:t>
      </w:r>
    </w:p>
    <w:p w:rsidR="00000000" w:rsidDel="00000000" w:rsidP="00000000" w:rsidRDefault="00000000" w:rsidRPr="00000000" w14:paraId="00000E64">
      <w:pPr>
        <w:pStyle w:val="Heading4"/>
        <w:ind w:left="0" w:right="4" w:firstLine="0"/>
        <w:rPr>
          <w:rFonts w:ascii="Arial" w:cs="Arial" w:eastAsia="Arial" w:hAnsi="Arial"/>
        </w:rPr>
      </w:pPr>
      <w:bookmarkStart w:colFirst="0" w:colLast="0" w:name="_heading=h.3im3ia3" w:id="157"/>
      <w:bookmarkEnd w:id="157"/>
      <w:r w:rsidDel="00000000" w:rsidR="00000000" w:rsidRPr="00000000">
        <w:rPr>
          <w:rFonts w:ascii="Arial" w:cs="Arial" w:eastAsia="Arial" w:hAnsi="Arial"/>
          <w:rtl w:val="0"/>
        </w:rPr>
        <w:t xml:space="preserve">3.1.23.4 Packet Identifier</w:t>
      </w:r>
    </w:p>
    <w:p w:rsidR="00000000" w:rsidDel="00000000" w:rsidP="00000000" w:rsidRDefault="00000000" w:rsidRPr="00000000" w14:paraId="00000E65">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SUBSCRIBE packet.</w:t>
      </w:r>
    </w:p>
    <w:p w:rsidR="00000000" w:rsidDel="00000000" w:rsidP="00000000" w:rsidRDefault="00000000" w:rsidRPr="00000000" w14:paraId="00000E66">
      <w:pPr>
        <w:pStyle w:val="Heading4"/>
        <w:ind w:left="0" w:right="4" w:firstLine="0"/>
        <w:rPr>
          <w:rFonts w:ascii="Arial" w:cs="Arial" w:eastAsia="Arial" w:hAnsi="Arial"/>
        </w:rPr>
      </w:pPr>
      <w:bookmarkStart w:colFirst="0" w:colLast="0" w:name="_heading=h.1xrdshw" w:id="158"/>
      <w:bookmarkEnd w:id="158"/>
      <w:r w:rsidDel="00000000" w:rsidR="00000000" w:rsidRPr="00000000">
        <w:rPr>
          <w:rFonts w:ascii="Arial" w:cs="Arial" w:eastAsia="Arial" w:hAnsi="Arial"/>
          <w:rtl w:val="0"/>
        </w:rPr>
        <w:t xml:space="preserve">3.1.23.5 Reason Code</w:t>
      </w:r>
    </w:p>
    <w:p w:rsidR="00000000" w:rsidDel="00000000" w:rsidP="00000000" w:rsidRDefault="00000000" w:rsidRPr="00000000" w14:paraId="00000E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w:t>
      </w:r>
      <w:sdt>
        <w:sdtPr>
          <w:tag w:val="goog_rdk_164"/>
        </w:sdtPr>
        <w:sdtContent>
          <w:commentRangeStart w:id="55"/>
        </w:sdtContent>
      </w:sdt>
      <w:r w:rsidDel="00000000" w:rsidR="00000000" w:rsidRPr="00000000">
        <w:rPr>
          <w:rFonts w:ascii="Arial" w:cs="Arial" w:eastAsia="Arial" w:hAnsi="Arial"/>
          <w:rtl w:val="0"/>
        </w:rPr>
        <w:t xml:space="preserve">to SUBSCRIBE</w:t>
      </w:r>
      <w:commentRangeEnd w:id="55"/>
      <w:r w:rsidDel="00000000" w:rsidR="00000000" w:rsidRPr="00000000">
        <w:commentReference w:id="55"/>
      </w:r>
      <w:r w:rsidDel="00000000" w:rsidR="00000000" w:rsidRPr="00000000">
        <w:rPr>
          <w:rFonts w:ascii="Arial" w:cs="Arial" w:eastAsia="Arial" w:hAnsi="Arial"/>
          <w:rtl w:val="0"/>
        </w:rPr>
        <w:t xml:space="preserve"> packet. The Client or Server sending the SUBACK packet MUST use one of the SUBACK Reason Codes</w:t>
      </w:r>
    </w:p>
    <w:tbl>
      <w:tblPr>
        <w:tblStyle w:val="Table38"/>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1008.9218749999999" w:hRule="atLeast"/>
          <w:tblHeader w:val="0"/>
        </w:trPr>
        <w:tc>
          <w:tcPr>
            <w:shd w:fill="cfe2f3" w:val="clear"/>
          </w:tcPr>
          <w:p w:rsidR="00000000" w:rsidDel="00000000" w:rsidP="00000000" w:rsidRDefault="00000000" w:rsidRPr="00000000" w14:paraId="00000E68">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E69">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E6A">
            <w:pPr>
              <w:ind w:right="994"/>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E6B">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E6C">
            <w:pPr>
              <w:spacing w:after="9" w:lineRule="auto"/>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E6D">
            <w:pPr>
              <w:spacing w:after="9" w:lineRule="auto"/>
              <w:ind w:right="-728"/>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E6E">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E6F">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SUBSCRIBE to gateway/server was successful</w:t>
            </w:r>
          </w:p>
        </w:tc>
      </w:tr>
      <w:tr>
        <w:trPr>
          <w:cantSplit w:val="0"/>
          <w:trHeight w:val="1008.9218749999999" w:hRule="atLeast"/>
          <w:tblHeader w:val="0"/>
        </w:trPr>
        <w:tc>
          <w:tcPr/>
          <w:p w:rsidR="00000000" w:rsidDel="00000000" w:rsidP="00000000" w:rsidRDefault="00000000" w:rsidRPr="00000000" w14:paraId="00000E70">
            <w:pPr>
              <w:spacing w:after="9"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E71">
            <w:pPr>
              <w:spacing w:after="9" w:lineRule="auto"/>
              <w:ind w:right="-728"/>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E72">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E73">
            <w:pPr>
              <w:spacing w:after="9" w:lineRule="auto"/>
              <w:ind w:right="99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1008.9218749999999" w:hRule="atLeast"/>
          <w:tblHeader w:val="0"/>
        </w:trPr>
        <w:tc>
          <w:tcPr/>
          <w:p w:rsidR="00000000" w:rsidDel="00000000" w:rsidP="00000000" w:rsidRDefault="00000000" w:rsidRPr="00000000" w14:paraId="00000E74">
            <w:pPr>
              <w:spacing w:after="9"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E75">
            <w:pPr>
              <w:spacing w:after="9" w:lineRule="auto"/>
              <w:ind w:right="-728"/>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E76">
            <w:pPr>
              <w:spacing w:after="9" w:lineRule="auto"/>
              <w:ind w:right="-157"/>
              <w:rPr>
                <w:rFonts w:ascii="Arial" w:cs="Arial" w:eastAsia="Arial" w:hAnsi="Arial"/>
              </w:rPr>
            </w:pPr>
            <w:sdt>
              <w:sdtPr>
                <w:tag w:val="goog_rdk_165"/>
              </w:sdtPr>
              <w:sdtContent>
                <w:commentRangeStart w:id="56"/>
              </w:sdtContent>
            </w:sdt>
            <w:r w:rsidDel="00000000" w:rsidR="00000000" w:rsidRPr="00000000">
              <w:rPr>
                <w:rFonts w:ascii="Arial" w:cs="Arial" w:eastAsia="Arial" w:hAnsi="Arial"/>
                <w:rtl w:val="0"/>
              </w:rPr>
              <w:t xml:space="preserve">Invalid Topic Alias</w:t>
            </w:r>
            <w:commentRangeEnd w:id="56"/>
            <w:r w:rsidDel="00000000" w:rsidR="00000000" w:rsidRPr="00000000">
              <w:commentReference w:id="56"/>
            </w:r>
            <w:r w:rsidDel="00000000" w:rsidR="00000000" w:rsidRPr="00000000">
              <w:rPr>
                <w:rtl w:val="0"/>
              </w:rPr>
            </w:r>
          </w:p>
        </w:tc>
        <w:tc>
          <w:tcPr/>
          <w:p w:rsidR="00000000" w:rsidDel="00000000" w:rsidP="00000000" w:rsidRDefault="00000000" w:rsidRPr="00000000" w14:paraId="00000E77">
            <w:pPr>
              <w:spacing w:after="9" w:lineRule="auto"/>
              <w:ind w:right="990"/>
              <w:rPr>
                <w:rFonts w:ascii="Arial" w:cs="Arial" w:eastAsia="Arial" w:hAnsi="Arial"/>
              </w:rPr>
            </w:pPr>
            <w:r w:rsidDel="00000000" w:rsidR="00000000" w:rsidRPr="00000000">
              <w:rPr>
                <w:rFonts w:ascii="Arial" w:cs="Arial" w:eastAsia="Arial" w:hAnsi="Arial"/>
                <w:color w:val="000000"/>
                <w:rtl w:val="0"/>
              </w:rPr>
              <w:t xml:space="preserve">The gateway/server has received a SUBSCRIBE packet containing a Topic Alias </w:t>
            </w:r>
            <w:r w:rsidDel="00000000" w:rsidR="00000000" w:rsidRPr="00000000">
              <w:rPr>
                <w:rFonts w:ascii="Arial" w:cs="Arial" w:eastAsia="Arial" w:hAnsi="Arial"/>
                <w:rtl w:val="0"/>
              </w:rPr>
              <w:t xml:space="preserve">which has</w:t>
            </w:r>
            <w:r w:rsidDel="00000000" w:rsidR="00000000" w:rsidRPr="00000000">
              <w:rPr>
                <w:rFonts w:ascii="Arial" w:cs="Arial" w:eastAsia="Arial" w:hAnsi="Arial"/>
                <w:color w:val="000000"/>
                <w:rtl w:val="0"/>
              </w:rPr>
              <w:t xml:space="preserve"> a value that is not recognized.</w:t>
            </w:r>
            <w:r w:rsidDel="00000000" w:rsidR="00000000" w:rsidRPr="00000000">
              <w:rPr>
                <w:rtl w:val="0"/>
              </w:rPr>
            </w:r>
          </w:p>
        </w:tc>
      </w:tr>
      <w:tr>
        <w:trPr>
          <w:cantSplit w:val="0"/>
          <w:trHeight w:val="1008.9218749999999" w:hRule="atLeast"/>
          <w:tblHeader w:val="0"/>
        </w:trPr>
        <w:tc>
          <w:tcPr/>
          <w:p w:rsidR="00000000" w:rsidDel="00000000" w:rsidP="00000000" w:rsidRDefault="00000000" w:rsidRPr="00000000" w14:paraId="00000E78">
            <w:pPr>
              <w:spacing w:after="9"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E79">
            <w:pPr>
              <w:spacing w:after="9" w:lineRule="auto"/>
              <w:ind w:right="-728"/>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0E7A">
            <w:pPr>
              <w:spacing w:after="9" w:lineRule="auto"/>
              <w:ind w:right="-157"/>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0E7B">
            <w:pPr>
              <w:keepNext w:val="1"/>
              <w:rPr>
                <w:rFonts w:ascii="Arial" w:cs="Arial" w:eastAsia="Arial" w:hAnsi="Arial"/>
              </w:rPr>
            </w:pPr>
            <w:r w:rsidDel="00000000" w:rsidR="00000000" w:rsidRPr="00000000">
              <w:rPr>
                <w:rFonts w:ascii="Arial" w:cs="Arial" w:eastAsia="Arial" w:hAnsi="Arial"/>
                <w:rtl w:val="0"/>
              </w:rPr>
              <w:t xml:space="preserve">The client/server does not accept or support the properties provided with SUBSCRIBE packet.</w:t>
            </w:r>
          </w:p>
        </w:tc>
      </w:tr>
    </w:tbl>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38: SUBACK Reason Code</w:t>
      </w:r>
    </w:p>
    <w:p w:rsidR="00000000" w:rsidDel="00000000" w:rsidP="00000000" w:rsidRDefault="00000000" w:rsidRPr="00000000" w14:paraId="00000E7D">
      <w:pPr>
        <w:spacing w:after="0" w:before="0" w:line="422"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E7E">
      <w:pPr>
        <w:pStyle w:val="Heading3"/>
        <w:keepLines w:val="1"/>
        <w:spacing w:after="118" w:before="0" w:line="259" w:lineRule="auto"/>
        <w:ind w:left="0" w:firstLine="0"/>
        <w:rPr>
          <w:rFonts w:ascii="Arial" w:cs="Arial" w:eastAsia="Arial" w:hAnsi="Arial"/>
        </w:rPr>
      </w:pPr>
      <w:bookmarkStart w:colFirst="0" w:colLast="0" w:name="_heading=h.4hr1b5p" w:id="159"/>
      <w:bookmarkEnd w:id="159"/>
      <w:r w:rsidDel="00000000" w:rsidR="00000000" w:rsidRPr="00000000">
        <w:rPr>
          <w:rtl w:val="0"/>
        </w:rPr>
        <w:t xml:space="preserve">3.1.24 </w:t>
      </w:r>
      <w:r w:rsidDel="00000000" w:rsidR="00000000" w:rsidRPr="00000000">
        <w:rPr>
          <w:rFonts w:ascii="Arial" w:cs="Arial" w:eastAsia="Arial" w:hAnsi="Arial"/>
          <w:rtl w:val="0"/>
        </w:rPr>
        <w:t xml:space="preserve">UNSUBSCRIBE</w:t>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7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8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8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8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8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8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8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8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8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8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8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9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9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A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AD">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BB">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BC">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B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C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C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C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C7">
            <w:pPr>
              <w:jc w:val="center"/>
              <w:rPr>
                <w:rFonts w:ascii="Arial" w:cs="Arial" w:eastAsia="Arial" w:hAnsi="Arial"/>
                <w:i w:val="1"/>
              </w:rPr>
            </w:pPr>
            <w:r w:rsidDel="00000000" w:rsidR="00000000" w:rsidRPr="00000000">
              <w:rPr>
                <w:rFonts w:ascii="Arial" w:cs="Arial" w:eastAsia="Arial" w:hAnsi="Arial"/>
                <w:i w:val="1"/>
                <w:rtl w:val="0"/>
              </w:rPr>
              <w:t xml:space="preserve">Topic Alias Type</w:t>
            </w:r>
          </w:p>
          <w:p w:rsidR="00000000" w:rsidDel="00000000" w:rsidP="00000000" w:rsidRDefault="00000000" w:rsidRPr="00000000" w14:paraId="00000EC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C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C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C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D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D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D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D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D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DA">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ED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EE9">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EEA">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EF8">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EF9">
            <w:pPr>
              <w:jc w:val="center"/>
              <w:rPr>
                <w:rFonts w:ascii="Arial" w:cs="Arial" w:eastAsia="Arial" w:hAnsi="Arial"/>
              </w:rPr>
            </w:pPr>
            <w:r w:rsidDel="00000000" w:rsidR="00000000" w:rsidRPr="00000000">
              <w:rPr>
                <w:rFonts w:ascii="Arial" w:cs="Arial" w:eastAsia="Arial" w:hAnsi="Arial"/>
                <w:rtl w:val="0"/>
              </w:rPr>
              <w:t xml:space="preserve">Topic Alias MSB</w:t>
            </w:r>
          </w:p>
        </w:tc>
        <w:tc>
          <w:tcPr>
            <w:vMerge w:val="restart"/>
            <w:tcBorders>
              <w:left w:color="000000" w:space="0" w:sz="0" w:val="nil"/>
              <w:right w:color="000000" w:space="0" w:sz="0" w:val="nil"/>
            </w:tcBorders>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02">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03">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08">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09">
            <w:pPr>
              <w:jc w:val="center"/>
              <w:rPr>
                <w:rFonts w:ascii="Arial" w:cs="Arial" w:eastAsia="Arial" w:hAnsi="Arial"/>
              </w:rPr>
            </w:pPr>
            <w:r w:rsidDel="00000000" w:rsidR="00000000" w:rsidRPr="00000000">
              <w:rPr>
                <w:rFonts w:ascii="Arial" w:cs="Arial" w:eastAsia="Arial" w:hAnsi="Arial"/>
                <w:rtl w:val="0"/>
              </w:rPr>
              <w:t xml:space="preserve">Topic Alias LSB</w:t>
            </w:r>
          </w:p>
        </w:tc>
        <w:tc>
          <w:tcPr>
            <w:vMerge w:val="continue"/>
            <w:tcBorders>
              <w:left w:color="000000" w:space="0" w:sz="0" w:val="nil"/>
              <w:right w:color="000000" w:space="0" w:sz="0" w:val="nil"/>
            </w:tcBorders>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18">
      <w:pPr>
        <w:spacing w:after="119" w:lineRule="auto"/>
        <w:ind w:left="-5" w:right="990" w:firstLine="0"/>
        <w:rPr>
          <w:rFonts w:ascii="Arial" w:cs="Arial" w:eastAsia="Arial" w:hAnsi="Arial"/>
        </w:rPr>
      </w:pPr>
      <w:bookmarkStart w:colFirst="0" w:colLast="0" w:name="_heading=h.2wwbldi" w:id="160"/>
      <w:bookmarkEnd w:id="160"/>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19">
      <w:pPr>
        <w:pStyle w:val="Heading4"/>
        <w:ind w:left="0" w:firstLine="0"/>
        <w:rPr>
          <w:rFonts w:ascii="Arial" w:cs="Arial" w:eastAsia="Arial" w:hAnsi="Arial"/>
        </w:rPr>
      </w:pPr>
      <w:bookmarkStart w:colFirst="0" w:colLast="0" w:name="_heading=h.1c1lvlb" w:id="161"/>
      <w:bookmarkEnd w:id="161"/>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0F1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1B">
      <w:pPr>
        <w:pStyle w:val="Heading4"/>
        <w:ind w:left="0" w:right="4" w:firstLine="0"/>
        <w:rPr>
          <w:rFonts w:ascii="Arial" w:cs="Arial" w:eastAsia="Arial" w:hAnsi="Arial"/>
        </w:rPr>
      </w:pPr>
      <w:bookmarkStart w:colFirst="0" w:colLast="0" w:name="_heading=h.3w19e94" w:id="162"/>
      <w:bookmarkEnd w:id="162"/>
      <w:r w:rsidDel="00000000" w:rsidR="00000000" w:rsidRPr="00000000">
        <w:rPr>
          <w:rFonts w:ascii="Arial" w:cs="Arial" w:eastAsia="Arial" w:hAnsi="Arial"/>
          <w:rtl w:val="0"/>
        </w:rPr>
        <w:t xml:space="preserve">3.1.24.2 UNSUBSCRIBE Flags</w:t>
      </w:r>
    </w:p>
    <w:p w:rsidR="00000000" w:rsidDel="00000000" w:rsidP="00000000" w:rsidRDefault="00000000" w:rsidRPr="00000000" w14:paraId="00000F1C">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1D">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1F">
      <w:pPr>
        <w:pStyle w:val="Heading4"/>
        <w:ind w:left="0" w:right="4" w:firstLine="0"/>
        <w:rPr>
          <w:rFonts w:ascii="Arial" w:cs="Arial" w:eastAsia="Arial" w:hAnsi="Arial"/>
        </w:rPr>
      </w:pPr>
      <w:bookmarkStart w:colFirst="0" w:colLast="0" w:name="_heading=h.2b6jogx" w:id="163"/>
      <w:bookmarkEnd w:id="163"/>
      <w:r w:rsidDel="00000000" w:rsidR="00000000" w:rsidRPr="00000000">
        <w:rPr>
          <w:rFonts w:ascii="Arial" w:cs="Arial" w:eastAsia="Arial" w:hAnsi="Arial"/>
          <w:rtl w:val="0"/>
        </w:rPr>
        <w:t xml:space="preserve">3.1.24.3 </w:t>
      </w:r>
      <w:r w:rsidDel="00000000" w:rsidR="00000000" w:rsidRPr="00000000">
        <w:rPr>
          <w:rFonts w:ascii="Arial" w:cs="Arial" w:eastAsia="Arial" w:hAnsi="Arial"/>
          <w:rtl w:val="0"/>
        </w:rPr>
        <w:t xml:space="preserve">Packet Identifier</w:t>
      </w:r>
    </w:p>
    <w:p w:rsidR="00000000" w:rsidDel="00000000" w:rsidP="00000000" w:rsidRDefault="00000000" w:rsidRPr="00000000" w14:paraId="00000F20">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Should be coded such that it can be used to identify the corresponding SUBACK packet.</w:t>
      </w:r>
    </w:p>
    <w:p w:rsidR="00000000" w:rsidDel="00000000" w:rsidP="00000000" w:rsidRDefault="00000000" w:rsidRPr="00000000" w14:paraId="00000F21">
      <w:pPr>
        <w:pStyle w:val="Heading4"/>
        <w:ind w:left="0" w:right="4" w:firstLine="0"/>
        <w:rPr>
          <w:rFonts w:ascii="Arial" w:cs="Arial" w:eastAsia="Arial" w:hAnsi="Arial"/>
        </w:rPr>
      </w:pPr>
      <w:bookmarkStart w:colFirst="0" w:colLast="0" w:name="_heading=h.qbtyoq" w:id="164"/>
      <w:bookmarkEnd w:id="164"/>
      <w:r w:rsidDel="00000000" w:rsidR="00000000" w:rsidRPr="00000000">
        <w:rPr>
          <w:rFonts w:ascii="Arial" w:cs="Arial" w:eastAsia="Arial" w:hAnsi="Arial"/>
          <w:rtl w:val="0"/>
        </w:rPr>
        <w:t xml:space="preserve">3.1.24.4 Topic Alias or Topic Filter</w:t>
      </w:r>
    </w:p>
    <w:p w:rsidR="00000000" w:rsidDel="00000000" w:rsidP="00000000" w:rsidRDefault="00000000" w:rsidRPr="00000000" w14:paraId="00000F22">
      <w:pPr>
        <w:spacing w:after="29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or short topic name as indicated in the </w:t>
      </w:r>
      <w:r w:rsidDel="00000000" w:rsidR="00000000" w:rsidRPr="00000000">
        <w:rPr>
          <w:rFonts w:ascii="Arial" w:cs="Arial" w:eastAsia="Arial" w:hAnsi="Arial"/>
          <w:i w:val="1"/>
          <w:rtl w:val="0"/>
        </w:rPr>
        <w:t xml:space="preserve">Topic Alias Type </w:t>
      </w:r>
      <w:r w:rsidDel="00000000" w:rsidR="00000000" w:rsidRPr="00000000">
        <w:rPr>
          <w:rFonts w:ascii="Arial" w:cs="Arial" w:eastAsia="Arial" w:hAnsi="Arial"/>
          <w:rtl w:val="0"/>
        </w:rPr>
        <w:t xml:space="preserve">field.</w:t>
      </w:r>
    </w:p>
    <w:p w:rsidR="00000000" w:rsidDel="00000000" w:rsidP="00000000" w:rsidRDefault="00000000" w:rsidRPr="00000000" w14:paraId="00000F23">
      <w:pPr>
        <w:pStyle w:val="Heading3"/>
        <w:keepLines w:val="1"/>
        <w:spacing w:after="48" w:before="0" w:line="259" w:lineRule="auto"/>
        <w:ind w:left="0" w:right="4" w:firstLine="0"/>
        <w:rPr>
          <w:rFonts w:ascii="Arial" w:cs="Arial" w:eastAsia="Arial" w:hAnsi="Arial"/>
        </w:rPr>
      </w:pPr>
      <w:bookmarkStart w:colFirst="0" w:colLast="0" w:name="_heading=h.3abhhcj" w:id="165"/>
      <w:bookmarkEnd w:id="165"/>
      <w:r w:rsidDel="00000000" w:rsidR="00000000" w:rsidRPr="00000000">
        <w:rPr>
          <w:rtl w:val="0"/>
        </w:rPr>
        <w:t xml:space="preserve">3.1.25 </w:t>
      </w:r>
      <w:r w:rsidDel="00000000" w:rsidR="00000000" w:rsidRPr="00000000">
        <w:rPr>
          <w:rFonts w:ascii="Arial" w:cs="Arial" w:eastAsia="Arial" w:hAnsi="Arial"/>
          <w:rtl w:val="0"/>
        </w:rPr>
        <w:t xml:space="preserve">UNSUBACK</w:t>
      </w:r>
    </w:p>
    <w:tbl>
      <w:tblPr>
        <w:tblStyle w:val="Table4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24">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25">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26">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27">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28">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29">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2A">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2B">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2C">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2D">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2E">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36">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37">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3F">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40">
            <w:pPr>
              <w:ind w:right="4"/>
              <w:jc w:val="center"/>
              <w:rPr>
                <w:rFonts w:ascii="Arial" w:cs="Arial" w:eastAsia="Arial" w:hAnsi="Arial"/>
              </w:rPr>
            </w:pPr>
            <w:r w:rsidDel="00000000" w:rsidR="00000000" w:rsidRPr="00000000">
              <w:rPr>
                <w:rFonts w:ascii="Arial" w:cs="Arial" w:eastAsia="Arial" w:hAnsi="Arial"/>
                <w:rtl w:val="0"/>
              </w:rPr>
              <w:t xml:space="preserve">Packet Id MSB</w:t>
            </w:r>
          </w:p>
        </w:tc>
      </w:tr>
      <w:tr>
        <w:trPr>
          <w:cantSplit w:val="0"/>
          <w:tblHeader w:val="0"/>
        </w:trPr>
        <w:tc>
          <w:tcPr/>
          <w:p w:rsidR="00000000" w:rsidDel="00000000" w:rsidP="00000000" w:rsidRDefault="00000000" w:rsidRPr="00000000" w14:paraId="00000F48">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49">
            <w:pPr>
              <w:ind w:right="4"/>
              <w:jc w:val="center"/>
              <w:rPr>
                <w:rFonts w:ascii="Arial" w:cs="Arial" w:eastAsia="Arial" w:hAnsi="Arial"/>
              </w:rPr>
            </w:pPr>
            <w:r w:rsidDel="00000000" w:rsidR="00000000" w:rsidRPr="00000000">
              <w:rPr>
                <w:rFonts w:ascii="Arial" w:cs="Arial" w:eastAsia="Arial" w:hAnsi="Arial"/>
                <w:rtl w:val="0"/>
              </w:rPr>
              <w:t xml:space="preserve">Packet Id LSB</w:t>
            </w:r>
          </w:p>
        </w:tc>
      </w:tr>
      <w:tr>
        <w:trPr>
          <w:cantSplit w:val="0"/>
          <w:tblHeader w:val="0"/>
        </w:trPr>
        <w:tc>
          <w:tcPr/>
          <w:p w:rsidR="00000000" w:rsidDel="00000000" w:rsidP="00000000" w:rsidRDefault="00000000" w:rsidRPr="00000000" w14:paraId="00000F51">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52">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5B">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5C">
      <w:pPr>
        <w:pStyle w:val="Heading4"/>
        <w:ind w:left="0" w:right="4" w:firstLine="0"/>
        <w:rPr>
          <w:rFonts w:ascii="Arial" w:cs="Arial" w:eastAsia="Arial" w:hAnsi="Arial"/>
        </w:rPr>
      </w:pPr>
      <w:bookmarkStart w:colFirst="0" w:colLast="0" w:name="_heading=h.1pgrrkc" w:id="166"/>
      <w:bookmarkEnd w:id="166"/>
      <w:r w:rsidDel="00000000" w:rsidR="00000000" w:rsidRPr="00000000">
        <w:rPr>
          <w:rFonts w:ascii="Arial" w:cs="Arial" w:eastAsia="Arial" w:hAnsi="Arial"/>
          <w:rtl w:val="0"/>
        </w:rPr>
        <w:t xml:space="preserve">3.1.25.1 Length &amp; Packet Type</w:t>
      </w:r>
    </w:p>
    <w:p w:rsidR="00000000" w:rsidDel="00000000" w:rsidP="00000000" w:rsidRDefault="00000000" w:rsidRPr="00000000" w14:paraId="00000F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5E">
      <w:pPr>
        <w:pStyle w:val="Heading4"/>
        <w:ind w:left="0" w:right="4" w:firstLine="0"/>
        <w:rPr>
          <w:rFonts w:ascii="Arial" w:cs="Arial" w:eastAsia="Arial" w:hAnsi="Arial"/>
        </w:rPr>
      </w:pPr>
      <w:bookmarkStart w:colFirst="0" w:colLast="0" w:name="_heading=h.49gfa85" w:id="167"/>
      <w:bookmarkEnd w:id="167"/>
      <w:r w:rsidDel="00000000" w:rsidR="00000000" w:rsidRPr="00000000">
        <w:rPr>
          <w:rFonts w:ascii="Arial" w:cs="Arial" w:eastAsia="Arial" w:hAnsi="Arial"/>
          <w:rtl w:val="0"/>
        </w:rPr>
        <w:t xml:space="preserve">3.1.25.2 Packet Identifier</w:t>
      </w:r>
    </w:p>
    <w:p w:rsidR="00000000" w:rsidDel="00000000" w:rsidP="00000000" w:rsidRDefault="00000000" w:rsidRPr="00000000" w14:paraId="00000F5F">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Same value as the one contained in the corresponding UNSUBSCRIBE packet.</w:t>
      </w:r>
    </w:p>
    <w:p w:rsidR="00000000" w:rsidDel="00000000" w:rsidP="00000000" w:rsidRDefault="00000000" w:rsidRPr="00000000" w14:paraId="00000F60">
      <w:pPr>
        <w:pStyle w:val="Heading4"/>
        <w:ind w:left="0" w:right="4" w:firstLine="0"/>
        <w:rPr>
          <w:rFonts w:ascii="Arial" w:cs="Arial" w:eastAsia="Arial" w:hAnsi="Arial"/>
        </w:rPr>
      </w:pPr>
      <w:bookmarkStart w:colFirst="0" w:colLast="0" w:name="_heading=h.2olpkfy" w:id="168"/>
      <w:bookmarkEnd w:id="168"/>
      <w:r w:rsidDel="00000000" w:rsidR="00000000" w:rsidRPr="00000000">
        <w:rPr>
          <w:rFonts w:ascii="Arial" w:cs="Arial" w:eastAsia="Arial" w:hAnsi="Arial"/>
          <w:rtl w:val="0"/>
        </w:rPr>
        <w:t xml:space="preserve">3.1.25.3 Reason Code</w:t>
      </w:r>
    </w:p>
    <w:p w:rsidR="00000000" w:rsidDel="00000000" w:rsidP="00000000" w:rsidRDefault="00000000" w:rsidRPr="00000000" w14:paraId="00000F6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UNSUBACK packet holds the Reason code in response to UNSUB</w:t>
      </w:r>
      <w:sdt>
        <w:sdtPr>
          <w:tag w:val="goog_rdk_166"/>
        </w:sdtPr>
        <w:sdtContent>
          <w:ins w:author="Stefan Hagen" w:id="17" w:date="2024-01-04T16:53:15Z">
            <w:r w:rsidDel="00000000" w:rsidR="00000000" w:rsidRPr="00000000">
              <w:rPr>
                <w:rFonts w:ascii="Arial" w:cs="Arial" w:eastAsia="Arial" w:hAnsi="Arial"/>
                <w:rtl w:val="0"/>
              </w:rPr>
              <w:t xml:space="preserve">S</w:t>
            </w:r>
          </w:ins>
        </w:sdtContent>
      </w:sdt>
      <w:r w:rsidDel="00000000" w:rsidR="00000000" w:rsidRPr="00000000">
        <w:rPr>
          <w:rFonts w:ascii="Arial" w:cs="Arial" w:eastAsia="Arial" w:hAnsi="Arial"/>
          <w:rtl w:val="0"/>
        </w:rPr>
        <w:t xml:space="preserve">CRIBE packet. The gateway/server sending the UNSUBACK packet MUST use one of the UNSUBACK Reason Codes</w:t>
      </w:r>
    </w:p>
    <w:tbl>
      <w:tblPr>
        <w:tblStyle w:val="Table41"/>
        <w:tblW w:w="947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3"/>
        <w:gridCol w:w="810"/>
        <w:gridCol w:w="3330"/>
        <w:gridCol w:w="4590"/>
        <w:tblGridChange w:id="0">
          <w:tblGrid>
            <w:gridCol w:w="743"/>
            <w:gridCol w:w="810"/>
            <w:gridCol w:w="3330"/>
            <w:gridCol w:w="4590"/>
          </w:tblGrid>
        </w:tblGridChange>
      </w:tblGrid>
      <w:tr>
        <w:trPr>
          <w:cantSplit w:val="0"/>
          <w:trHeight w:val="624.2060546874999" w:hRule="atLeast"/>
          <w:tblHeader w:val="0"/>
        </w:trPr>
        <w:tc>
          <w:tcPr>
            <w:shd w:fill="cfe2f3" w:val="clear"/>
          </w:tcPr>
          <w:p w:rsidR="00000000" w:rsidDel="00000000" w:rsidP="00000000" w:rsidRDefault="00000000" w:rsidRPr="00000000" w14:paraId="00000F62">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0F63">
            <w:pPr>
              <w:spacing w:after="9" w:lineRule="auto"/>
              <w:ind w:right="-100"/>
              <w:jc w:val="center"/>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0F64">
            <w:pPr>
              <w:ind w:right="-120"/>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0F65">
            <w:pPr>
              <w:spacing w:after="9" w:lineRule="auto"/>
              <w:ind w:right="-12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624.2060546874999" w:hRule="atLeast"/>
          <w:tblHeader w:val="0"/>
        </w:trPr>
        <w:tc>
          <w:tcPr>
            <w:shd w:fill="d9d9d9" w:val="clear"/>
          </w:tcPr>
          <w:p w:rsidR="00000000" w:rsidDel="00000000" w:rsidP="00000000" w:rsidRDefault="00000000" w:rsidRPr="00000000" w14:paraId="00000F66">
            <w:pPr>
              <w:spacing w:after="9"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0F67">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F68">
            <w:pPr>
              <w:spacing w:after="9" w:lineRule="auto"/>
              <w:ind w:right="-117"/>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F69">
            <w:pPr>
              <w:spacing w:after="9" w:lineRule="auto"/>
              <w:ind w:right="-30" w:hanging="12"/>
              <w:rPr>
                <w:rFonts w:ascii="Arial" w:cs="Arial" w:eastAsia="Arial" w:hAnsi="Arial"/>
              </w:rPr>
            </w:pPr>
            <w:r w:rsidDel="00000000" w:rsidR="00000000" w:rsidRPr="00000000">
              <w:rPr>
                <w:rFonts w:ascii="Arial" w:cs="Arial" w:eastAsia="Arial" w:hAnsi="Arial"/>
                <w:rtl w:val="0"/>
              </w:rPr>
              <w:t xml:space="preserve">Processing of UNSUBSCRIBE was to gateway/server was successful</w:t>
            </w:r>
          </w:p>
        </w:tc>
      </w:tr>
      <w:tr>
        <w:trPr>
          <w:cantSplit w:val="0"/>
          <w:trHeight w:val="624.2060546874999" w:hRule="atLeast"/>
          <w:tblHeader w:val="0"/>
        </w:trPr>
        <w:tc>
          <w:tcPr>
            <w:shd w:fill="d9d9d9" w:val="clear"/>
          </w:tcPr>
          <w:p w:rsidR="00000000" w:rsidDel="00000000" w:rsidP="00000000" w:rsidRDefault="00000000" w:rsidRPr="00000000" w14:paraId="00000F6A">
            <w:pPr>
              <w:spacing w:after="9"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d9d9d9" w:val="clear"/>
          </w:tcPr>
          <w:p w:rsidR="00000000" w:rsidDel="00000000" w:rsidP="00000000" w:rsidRDefault="00000000" w:rsidRPr="00000000" w14:paraId="00000F6B">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F6C">
            <w:pPr>
              <w:spacing w:after="9" w:lineRule="auto"/>
              <w:ind w:right="-259"/>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F6D">
            <w:pPr>
              <w:spacing w:after="9" w:lineRule="auto"/>
              <w:ind w:right="-30"/>
              <w:rPr>
                <w:rFonts w:ascii="Arial" w:cs="Arial" w:eastAsia="Arial" w:hAnsi="Arial"/>
              </w:rPr>
            </w:pPr>
            <w:r w:rsidDel="00000000" w:rsidR="00000000" w:rsidRPr="00000000">
              <w:rPr>
                <w:rFonts w:ascii="Arial" w:cs="Arial" w:eastAsia="Arial" w:hAnsi="Arial"/>
                <w:rtl w:val="0"/>
              </w:rPr>
              <w:t xml:space="preserve">The gateway/server notification that it is experiencing congestion  </w:t>
            </w:r>
          </w:p>
        </w:tc>
      </w:tr>
      <w:tr>
        <w:trPr>
          <w:cantSplit w:val="0"/>
          <w:trHeight w:val="624.2060546874999" w:hRule="atLeast"/>
          <w:tblHeader w:val="0"/>
        </w:trPr>
        <w:tc>
          <w:tcPr>
            <w:shd w:fill="d9d9d9" w:val="clear"/>
          </w:tcPr>
          <w:p w:rsidR="00000000" w:rsidDel="00000000" w:rsidP="00000000" w:rsidRDefault="00000000" w:rsidRPr="00000000" w14:paraId="00000F6E">
            <w:pPr>
              <w:spacing w:after="9" w:lineRule="auto"/>
              <w:jc w:val="center"/>
              <w:rPr>
                <w:rFonts w:ascii="Arial" w:cs="Arial" w:eastAsia="Arial" w:hAnsi="Arial"/>
              </w:rPr>
            </w:pPr>
            <w:r w:rsidDel="00000000" w:rsidR="00000000" w:rsidRPr="00000000">
              <w:rPr>
                <w:rFonts w:ascii="Arial" w:cs="Arial" w:eastAsia="Arial" w:hAnsi="Arial"/>
                <w:rtl w:val="0"/>
              </w:rPr>
              <w:t xml:space="preserve">2</w:t>
            </w:r>
          </w:p>
        </w:tc>
        <w:tc>
          <w:tcPr>
            <w:shd w:fill="d9d9d9" w:val="clear"/>
          </w:tcPr>
          <w:p w:rsidR="00000000" w:rsidDel="00000000" w:rsidP="00000000" w:rsidRDefault="00000000" w:rsidRPr="00000000" w14:paraId="00000F6F">
            <w:pPr>
              <w:spacing w:after="9" w:lineRule="auto"/>
              <w:ind w:right="-120"/>
              <w:jc w:val="center"/>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F70">
            <w:pPr>
              <w:spacing w:after="9" w:lineRule="auto"/>
              <w:ind w:right="-157"/>
              <w:rPr>
                <w:rFonts w:ascii="Arial" w:cs="Arial" w:eastAsia="Arial" w:hAnsi="Arial"/>
              </w:rPr>
            </w:pPr>
            <w:sdt>
              <w:sdtPr>
                <w:tag w:val="goog_rdk_167"/>
              </w:sdtPr>
              <w:sdtContent>
                <w:commentRangeStart w:id="57"/>
              </w:sdtContent>
            </w:sdt>
            <w:r w:rsidDel="00000000" w:rsidR="00000000" w:rsidRPr="00000000">
              <w:rPr>
                <w:rFonts w:ascii="Arial" w:cs="Arial" w:eastAsia="Arial" w:hAnsi="Arial"/>
                <w:rtl w:val="0"/>
              </w:rPr>
              <w:t xml:space="preserve">Invalid Topic Alias</w:t>
            </w:r>
            <w:commentRangeEnd w:id="57"/>
            <w:r w:rsidDel="00000000" w:rsidR="00000000" w:rsidRPr="00000000">
              <w:commentReference w:id="57"/>
            </w:r>
            <w:r w:rsidDel="00000000" w:rsidR="00000000" w:rsidRPr="00000000">
              <w:rPr>
                <w:rtl w:val="0"/>
              </w:rPr>
            </w:r>
          </w:p>
        </w:tc>
        <w:tc>
          <w:tcPr/>
          <w:p w:rsidR="00000000" w:rsidDel="00000000" w:rsidP="00000000" w:rsidRDefault="00000000" w:rsidRPr="00000000" w14:paraId="00000F71">
            <w:pPr>
              <w:spacing w:after="9" w:lineRule="auto"/>
              <w:ind w:right="-30"/>
              <w:rPr>
                <w:rFonts w:ascii="Arial" w:cs="Arial" w:eastAsia="Arial" w:hAnsi="Arial"/>
              </w:rPr>
            </w:pPr>
            <w:r w:rsidDel="00000000" w:rsidR="00000000" w:rsidRPr="00000000">
              <w:rPr>
                <w:rFonts w:ascii="Arial" w:cs="Arial" w:eastAsia="Arial" w:hAnsi="Arial"/>
                <w:color w:val="000000"/>
                <w:rtl w:val="0"/>
              </w:rPr>
              <w:t xml:space="preserve">The gateway/server has received an </w:t>
            </w:r>
            <w:r w:rsidDel="00000000" w:rsidR="00000000" w:rsidRPr="00000000">
              <w:rPr>
                <w:rFonts w:ascii="Arial" w:cs="Arial" w:eastAsia="Arial" w:hAnsi="Arial"/>
                <w:rtl w:val="0"/>
              </w:rPr>
              <w:t xml:space="preserve">UNSUBSCRIBE </w:t>
            </w:r>
            <w:r w:rsidDel="00000000" w:rsidR="00000000" w:rsidRPr="00000000">
              <w:rPr>
                <w:rFonts w:ascii="Arial" w:cs="Arial" w:eastAsia="Arial" w:hAnsi="Arial"/>
                <w:color w:val="000000"/>
                <w:rtl w:val="0"/>
              </w:rPr>
              <w:t xml:space="preserve">packet containing a Topic Alias which is has a value that is not considered valid </w:t>
            </w:r>
            <w:r w:rsidDel="00000000" w:rsidR="00000000" w:rsidRPr="00000000">
              <w:rPr>
                <w:rtl w:val="0"/>
              </w:rPr>
            </w:r>
          </w:p>
        </w:tc>
      </w:tr>
    </w:tbl>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41: UNSUBACK Reason Code</w:t>
      </w:r>
    </w:p>
    <w:p w:rsidR="00000000" w:rsidDel="00000000" w:rsidP="00000000" w:rsidRDefault="00000000" w:rsidRPr="00000000" w14:paraId="00000F73">
      <w:pPr>
        <w:pStyle w:val="Heading3"/>
        <w:keepLines w:val="1"/>
        <w:spacing w:after="77" w:before="0" w:line="259" w:lineRule="auto"/>
        <w:ind w:left="0" w:firstLine="0"/>
        <w:rPr>
          <w:rFonts w:ascii="Arial" w:cs="Arial" w:eastAsia="Arial" w:hAnsi="Arial"/>
        </w:rPr>
      </w:pPr>
      <w:bookmarkStart w:colFirst="0" w:colLast="0" w:name="_heading=h.13qzunr" w:id="169"/>
      <w:bookmarkEnd w:id="169"/>
      <w:r w:rsidDel="00000000" w:rsidR="00000000" w:rsidRPr="00000000">
        <w:rPr>
          <w:rtl w:val="0"/>
        </w:rPr>
        <w:t xml:space="preserve">3.1.26 </w:t>
      </w:r>
      <w:r w:rsidDel="00000000" w:rsidR="00000000" w:rsidRPr="00000000">
        <w:rPr>
          <w:rFonts w:ascii="Arial" w:cs="Arial" w:eastAsia="Arial" w:hAnsi="Arial"/>
          <w:rtl w:val="0"/>
        </w:rPr>
        <w:t xml:space="preserve">PINGREQ</w:t>
      </w:r>
    </w:p>
    <w:tbl>
      <w:tblPr>
        <w:tblStyle w:val="Table4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7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7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7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7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7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7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7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7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7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7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8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8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8F">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0F90">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99">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9A">
      <w:pPr>
        <w:pStyle w:val="Heading4"/>
        <w:ind w:left="0" w:right="4" w:firstLine="0"/>
        <w:rPr>
          <w:rFonts w:ascii="Arial" w:cs="Arial" w:eastAsia="Arial" w:hAnsi="Arial"/>
        </w:rPr>
      </w:pPr>
      <w:bookmarkStart w:colFirst="0" w:colLast="0" w:name="_heading=h.3nqndbk" w:id="170"/>
      <w:bookmarkEnd w:id="170"/>
      <w:r w:rsidDel="00000000" w:rsidR="00000000" w:rsidRPr="00000000">
        <w:rPr>
          <w:rFonts w:ascii="Arial" w:cs="Arial" w:eastAsia="Arial" w:hAnsi="Arial"/>
          <w:rtl w:val="0"/>
        </w:rPr>
        <w:t xml:space="preserve">3.1.26.1 Length &amp; Packet Type</w:t>
      </w:r>
    </w:p>
    <w:p w:rsidR="00000000" w:rsidDel="00000000" w:rsidP="00000000" w:rsidRDefault="00000000" w:rsidRPr="00000000" w14:paraId="00000F9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9C">
      <w:pPr>
        <w:pStyle w:val="Heading4"/>
        <w:ind w:left="0" w:right="4" w:firstLine="0"/>
        <w:rPr>
          <w:rFonts w:ascii="Arial" w:cs="Arial" w:eastAsia="Arial" w:hAnsi="Arial"/>
        </w:rPr>
      </w:pPr>
      <w:bookmarkStart w:colFirst="0" w:colLast="0" w:name="_heading=h.22vxnjd" w:id="171"/>
      <w:bookmarkEnd w:id="171"/>
      <w:r w:rsidDel="00000000" w:rsidR="00000000" w:rsidRPr="00000000">
        <w:rPr>
          <w:rFonts w:ascii="Arial" w:cs="Arial" w:eastAsia="Arial" w:hAnsi="Arial"/>
          <w:rtl w:val="0"/>
        </w:rPr>
        <w:t xml:space="preserve">3.1.26.2 Client Identifier (optional)</w:t>
      </w:r>
    </w:p>
    <w:p w:rsidR="00000000" w:rsidDel="00000000" w:rsidP="00000000" w:rsidRDefault="00000000" w:rsidRPr="00000000" w14:paraId="00000F9D">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 id); this field is optional and is included by a “sleeping” client when it goes to the “awake” state and is waiting for packets sent by the server/gateway.</w:t>
      </w:r>
    </w:p>
    <w:p w:rsidR="00000000" w:rsidDel="00000000" w:rsidP="00000000" w:rsidRDefault="00000000" w:rsidRPr="00000000" w14:paraId="00000F9E">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9F">
      <w:pPr>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FA0">
      <w:pPr>
        <w:pStyle w:val="Heading3"/>
        <w:keepLines w:val="1"/>
        <w:spacing w:after="77" w:before="0" w:line="259" w:lineRule="auto"/>
        <w:ind w:left="0" w:right="4" w:firstLine="0"/>
        <w:rPr>
          <w:rFonts w:ascii="Arial" w:cs="Arial" w:eastAsia="Arial" w:hAnsi="Arial"/>
        </w:rPr>
      </w:pPr>
      <w:bookmarkStart w:colFirst="0" w:colLast="0" w:name="_heading=h.i17xr6" w:id="172"/>
      <w:bookmarkEnd w:id="172"/>
      <w:r w:rsidDel="00000000" w:rsidR="00000000" w:rsidRPr="00000000">
        <w:rPr>
          <w:rtl w:val="0"/>
        </w:rPr>
        <w:t xml:space="preserve">3.1.27 </w:t>
      </w:r>
      <w:r w:rsidDel="00000000" w:rsidR="00000000" w:rsidRPr="00000000">
        <w:rPr>
          <w:rFonts w:ascii="Arial" w:cs="Arial" w:eastAsia="Arial" w:hAnsi="Arial"/>
          <w:rtl w:val="0"/>
        </w:rPr>
        <w:t xml:space="preserve">PINGRESP</w:t>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D">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0FC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0FC7">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FC8">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0FC9">
      <w:pPr>
        <w:pStyle w:val="Heading4"/>
        <w:ind w:left="0" w:right="4" w:firstLine="0"/>
        <w:rPr>
          <w:rFonts w:ascii="Arial" w:cs="Arial" w:eastAsia="Arial" w:hAnsi="Arial"/>
        </w:rPr>
      </w:pPr>
      <w:bookmarkStart w:colFirst="0" w:colLast="0" w:name="_heading=h.320vgez" w:id="173"/>
      <w:bookmarkEnd w:id="173"/>
      <w:r w:rsidDel="00000000" w:rsidR="00000000" w:rsidRPr="00000000">
        <w:rPr>
          <w:rFonts w:ascii="Arial" w:cs="Arial" w:eastAsia="Arial" w:hAnsi="Arial"/>
          <w:rtl w:val="0"/>
        </w:rPr>
        <w:t xml:space="preserve">3.1.27.1 Length &amp; Packet Type</w:t>
      </w:r>
    </w:p>
    <w:p w:rsidR="00000000" w:rsidDel="00000000" w:rsidP="00000000" w:rsidRDefault="00000000" w:rsidRPr="00000000" w14:paraId="00000FC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0FCB">
      <w:pPr>
        <w:pStyle w:val="Heading4"/>
        <w:ind w:left="0" w:right="4" w:firstLine="0"/>
        <w:rPr>
          <w:rFonts w:ascii="Arial" w:cs="Arial" w:eastAsia="Arial" w:hAnsi="Arial"/>
        </w:rPr>
      </w:pPr>
      <w:bookmarkStart w:colFirst="0" w:colLast="0" w:name="_heading=h.1h65qms" w:id="174"/>
      <w:bookmarkEnd w:id="174"/>
      <w:r w:rsidDel="00000000" w:rsidR="00000000" w:rsidRPr="00000000">
        <w:rPr>
          <w:rFonts w:ascii="Arial" w:cs="Arial" w:eastAsia="Arial" w:hAnsi="Arial"/>
          <w:rtl w:val="0"/>
        </w:rPr>
        <w:t xml:space="preserve">3.1.27.2 Messages Remaining</w:t>
      </w:r>
    </w:p>
    <w:p w:rsidR="00000000" w:rsidDel="00000000" w:rsidP="00000000" w:rsidRDefault="00000000" w:rsidRPr="00000000" w14:paraId="00000FC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4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FCD">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FCE">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FCF">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FD0">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queue</w:t>
            </w:r>
          </w:p>
        </w:tc>
      </w:tr>
      <w:tr>
        <w:trPr>
          <w:cantSplit w:val="0"/>
          <w:trHeight w:val="795.4951171875001" w:hRule="atLeast"/>
          <w:tblHeader w:val="0"/>
        </w:trPr>
        <w:tc>
          <w:tcPr>
            <w:shd w:fill="d9d9d9" w:val="clear"/>
          </w:tcPr>
          <w:p w:rsidR="00000000" w:rsidDel="00000000" w:rsidP="00000000" w:rsidRDefault="00000000" w:rsidRPr="00000000" w14:paraId="00000FD1">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FD2">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remaining in the queue</w:t>
            </w:r>
          </w:p>
        </w:tc>
      </w:tr>
      <w:tr>
        <w:trPr>
          <w:cantSplit w:val="0"/>
          <w:trHeight w:val="795.4951171875001" w:hRule="atLeast"/>
          <w:tblHeader w:val="0"/>
        </w:trPr>
        <w:tc>
          <w:tcPr>
            <w:shd w:fill="d9d9d9" w:val="clear"/>
          </w:tcPr>
          <w:p w:rsidR="00000000" w:rsidDel="00000000" w:rsidP="00000000" w:rsidRDefault="00000000" w:rsidRPr="00000000" w14:paraId="00000FD3">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FD4">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remain in the queue greater than 0.</w:t>
            </w:r>
          </w:p>
        </w:tc>
      </w:tr>
    </w:tbl>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p>
    <w:p w:rsidR="00000000" w:rsidDel="00000000" w:rsidP="00000000" w:rsidRDefault="00000000" w:rsidRPr="00000000" w14:paraId="00000FD6">
      <w:pPr>
        <w:rPr>
          <w:rFonts w:ascii="Arial" w:cs="Arial" w:eastAsia="Arial" w:hAnsi="Arial"/>
        </w:rPr>
      </w:pPr>
      <w:r w:rsidDel="00000000" w:rsidR="00000000" w:rsidRPr="00000000">
        <w:rPr>
          <w:rtl w:val="0"/>
        </w:rPr>
      </w:r>
    </w:p>
    <w:p w:rsidR="00000000" w:rsidDel="00000000" w:rsidP="00000000" w:rsidRDefault="00000000" w:rsidRPr="00000000" w14:paraId="00000FD7">
      <w:pPr>
        <w:pStyle w:val="Heading3"/>
        <w:keepLines w:val="1"/>
        <w:spacing w:after="77" w:before="0" w:line="259" w:lineRule="auto"/>
        <w:ind w:left="0" w:firstLine="0"/>
        <w:rPr>
          <w:rFonts w:ascii="Arial" w:cs="Arial" w:eastAsia="Arial" w:hAnsi="Arial"/>
        </w:rPr>
      </w:pPr>
      <w:bookmarkStart w:colFirst="0" w:colLast="0" w:name="_heading=h.415t9al" w:id="175"/>
      <w:bookmarkEnd w:id="175"/>
      <w:r w:rsidDel="00000000" w:rsidR="00000000" w:rsidRPr="00000000">
        <w:rPr>
          <w:rtl w:val="0"/>
        </w:rPr>
        <w:t xml:space="preserve">3.1.28 </w:t>
      </w:r>
      <w:r w:rsidDel="00000000" w:rsidR="00000000" w:rsidRPr="00000000">
        <w:rPr>
          <w:rFonts w:ascii="Arial" w:cs="Arial" w:eastAsia="Arial" w:hAnsi="Arial"/>
          <w:rtl w:val="0"/>
        </w:rPr>
        <w:t xml:space="preserve">DISCONNECT</w:t>
      </w:r>
    </w:p>
    <w:tbl>
      <w:tblPr>
        <w:tblStyle w:val="Table45"/>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690"/>
        <w:gridCol w:w="105"/>
        <w:gridCol w:w="780"/>
        <w:gridCol w:w="105"/>
        <w:gridCol w:w="840"/>
        <w:gridCol w:w="120"/>
        <w:gridCol w:w="750"/>
        <w:gridCol w:w="105"/>
        <w:gridCol w:w="885"/>
        <w:gridCol w:w="105"/>
        <w:gridCol w:w="885"/>
        <w:gridCol w:w="105"/>
        <w:gridCol w:w="1275"/>
        <w:gridCol w:w="105"/>
        <w:gridCol w:w="105"/>
        <w:gridCol w:w="1605"/>
        <w:tblGridChange w:id="0">
          <w:tblGrid>
            <w:gridCol w:w="1125"/>
            <w:gridCol w:w="690"/>
            <w:gridCol w:w="105"/>
            <w:gridCol w:w="780"/>
            <w:gridCol w:w="105"/>
            <w:gridCol w:w="840"/>
            <w:gridCol w:w="120"/>
            <w:gridCol w:w="750"/>
            <w:gridCol w:w="105"/>
            <w:gridCol w:w="885"/>
            <w:gridCol w:w="105"/>
            <w:gridCol w:w="885"/>
            <w:gridCol w:w="105"/>
            <w:gridCol w:w="1275"/>
            <w:gridCol w:w="105"/>
            <w:gridCol w:w="105"/>
            <w:gridCol w:w="1605"/>
          </w:tblGrid>
        </w:tblGridChange>
      </w:tblGrid>
      <w:tr>
        <w:trPr>
          <w:cantSplit w:val="0"/>
          <w:tblHeader w:val="0"/>
        </w:trPr>
        <w:tc>
          <w:tcPr>
            <w:shd w:fill="cfe2f3" w:val="clear"/>
          </w:tcPr>
          <w:p w:rsidR="00000000" w:rsidDel="00000000" w:rsidP="00000000" w:rsidRDefault="00000000" w:rsidRPr="00000000" w14:paraId="00000FD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F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F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F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9">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0FE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A">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0FF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0B">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0C">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1C">
            <w:pPr>
              <w:spacing w:after="0" w:before="0" w:line="240" w:lineRule="auto"/>
              <w:ind w:left="0" w:firstLine="0"/>
              <w:rPr>
                <w:rFonts w:ascii="Arial" w:cs="Arial" w:eastAsia="Arial" w:hAnsi="Arial"/>
              </w:rPr>
            </w:pPr>
            <w:r w:rsidDel="00000000" w:rsidR="00000000" w:rsidRPr="00000000">
              <w:rPr>
                <w:rtl w:val="0"/>
              </w:rPr>
            </w:r>
          </w:p>
        </w:tc>
        <w:tc>
          <w:tcPr>
            <w:gridSpan w:val="8"/>
          </w:tcPr>
          <w:p w:rsidR="00000000" w:rsidDel="00000000" w:rsidP="00000000" w:rsidRDefault="00000000" w:rsidRPr="00000000" w14:paraId="0000101D">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25">
            <w:pPr>
              <w:jc w:val="center"/>
              <w:rPr>
                <w:rFonts w:ascii="Arial" w:cs="Arial" w:eastAsia="Arial" w:hAnsi="Arial"/>
                <w:i w:val="1"/>
                <w:sz w:val="18"/>
                <w:szCs w:val="18"/>
              </w:rPr>
            </w:pPr>
            <w:sdt>
              <w:sdtPr>
                <w:tag w:val="goog_rdk_168"/>
              </w:sdtPr>
              <w:sdtContent>
                <w:commentRangeStart w:id="58"/>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27">
            <w:pPr>
              <w:jc w:val="center"/>
              <w:rPr>
                <w:rFonts w:ascii="Arial" w:cs="Arial" w:eastAsia="Arial" w:hAnsi="Arial"/>
                <w:i w:val="1"/>
                <w:sz w:val="18"/>
                <w:szCs w:val="18"/>
              </w:rPr>
            </w:pPr>
            <w:sdt>
              <w:sdtPr>
                <w:tag w:val="goog_rdk_169"/>
              </w:sdtPr>
              <w:sdtContent>
                <w:commentRangeStart w:id="59"/>
              </w:sdtContent>
            </w:sdt>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29">
            <w:pPr>
              <w:jc w:val="center"/>
              <w:rPr>
                <w:rFonts w:ascii="Arial" w:cs="Arial" w:eastAsia="Arial" w:hAnsi="Arial"/>
                <w:i w:val="1"/>
                <w:sz w:val="18"/>
                <w:szCs w:val="18"/>
              </w:rPr>
            </w:pPr>
            <w:sdt>
              <w:sdtPr>
                <w:tag w:val="goog_rdk_170"/>
              </w:sdtPr>
              <w:sdtContent>
                <w:commentRangeStart w:id="60"/>
              </w:sdtContent>
            </w:sdt>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2C">
            <w:pPr>
              <w:jc w:val="center"/>
              <w:rPr>
                <w:rFonts w:ascii="Arial" w:cs="Arial" w:eastAsia="Arial" w:hAnsi="Arial"/>
                <w:sz w:val="18"/>
                <w:szCs w:val="18"/>
              </w:rPr>
            </w:pPr>
            <w:sdt>
              <w:sdtPr>
                <w:tag w:val="goog_rdk_171"/>
              </w:sdtPr>
              <w:sdtContent>
                <w:commentRangeStart w:id="61"/>
              </w:sdtContent>
            </w:sdt>
            <w:r w:rsidDel="00000000" w:rsidR="00000000" w:rsidRPr="00000000">
              <w:rPr>
                <w:rFonts w:ascii="Arial" w:cs="Arial" w:eastAsia="Arial" w:hAnsi="Arial"/>
                <w:sz w:val="18"/>
                <w:szCs w:val="18"/>
                <w:rtl w:val="0"/>
              </w:rPr>
              <w:t xml:space="preserve">Retain</w:t>
            </w:r>
          </w:p>
          <w:p w:rsidR="00000000" w:rsidDel="00000000" w:rsidP="00000000" w:rsidRDefault="00000000" w:rsidRPr="00000000" w14:paraId="0000102D">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Registrations</w:t>
            </w:r>
          </w:p>
        </w:tc>
      </w:tr>
      <w:tr>
        <w:trPr>
          <w:cantSplit w:val="0"/>
          <w:tblHeader w:val="0"/>
        </w:trPr>
        <w:tc>
          <w:tcPr/>
          <w:p w:rsidR="00000000" w:rsidDel="00000000" w:rsidP="00000000" w:rsidRDefault="00000000" w:rsidRPr="00000000" w14:paraId="0000102E">
            <w:pPr>
              <w:rPr>
                <w:rFonts w:ascii="Arial" w:cs="Arial" w:eastAsia="Arial" w:hAnsi="Arial"/>
              </w:rPr>
            </w:pPr>
            <w:commentRangeEnd w:id="61"/>
            <w:r w:rsidDel="00000000" w:rsidR="00000000" w:rsidRPr="00000000">
              <w:commentReference w:id="61"/>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2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3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3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3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37">
            <w:pPr>
              <w:jc w:val="center"/>
              <w:rPr>
                <w:rFonts w:ascii="Arial" w:cs="Arial" w:eastAsia="Arial" w:hAnsi="Arial"/>
              </w:rPr>
            </w:pPr>
            <w:sdt>
              <w:sdtPr>
                <w:tag w:val="goog_rdk_172"/>
              </w:sdtPr>
              <w:sdtContent>
                <w:commentRangeStart w:id="62"/>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39">
            <w:pPr>
              <w:jc w:val="center"/>
              <w:rPr>
                <w:rFonts w:ascii="Arial" w:cs="Arial" w:eastAsia="Arial" w:hAnsi="Arial"/>
              </w:rPr>
            </w:pPr>
            <w:sdt>
              <w:sdtPr>
                <w:tag w:val="goog_rdk_173"/>
              </w:sdtPr>
              <w:sdtContent>
                <w:commentRangeStart w:id="63"/>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3B">
            <w:pPr>
              <w:jc w:val="center"/>
              <w:rPr>
                <w:rFonts w:ascii="Arial" w:cs="Arial" w:eastAsia="Arial" w:hAnsi="Arial"/>
              </w:rPr>
            </w:pPr>
            <w:sdt>
              <w:sdtPr>
                <w:tag w:val="goog_rdk_174"/>
              </w:sdtPr>
              <w:sdtContent>
                <w:commentRangeStart w:id="64"/>
              </w:sdtContent>
            </w:sdt>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3D">
            <w:pPr>
              <w:jc w:val="center"/>
              <w:rPr>
                <w:rFonts w:ascii="Arial" w:cs="Arial" w:eastAsia="Arial" w:hAnsi="Arial"/>
              </w:rPr>
            </w:pPr>
            <w:sdt>
              <w:sdtPr>
                <w:tag w:val="goog_rdk_175"/>
              </w:sdtPr>
              <w:sdtContent>
                <w:commentRangeStart w:id="65"/>
              </w:sdtContent>
            </w:sdt>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3F">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40">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50">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51">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61">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62">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72">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73">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83">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84">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94">
            <w:pPr>
              <w:rPr>
                <w:rFonts w:ascii="Arial" w:cs="Arial" w:eastAsia="Arial" w:hAnsi="Arial"/>
              </w:rPr>
            </w:pPr>
            <w:r w:rsidDel="00000000" w:rsidR="00000000" w:rsidRPr="00000000">
              <w:rPr>
                <w:rFonts w:ascii="Arial" w:cs="Arial" w:eastAsia="Arial" w:hAnsi="Arial"/>
                <w:rtl w:val="0"/>
              </w:rPr>
              <w:t xml:space="preserve">Byte 9 … N</w:t>
            </w:r>
          </w:p>
        </w:tc>
        <w:tc>
          <w:tcPr>
            <w:gridSpan w:val="16"/>
          </w:tcPr>
          <w:p w:rsidR="00000000" w:rsidDel="00000000" w:rsidP="00000000" w:rsidRDefault="00000000" w:rsidRPr="00000000" w14:paraId="00001095">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A6">
      <w:pPr>
        <w:spacing w:after="23" w:lineRule="auto"/>
        <w:ind w:right="4"/>
        <w:rPr>
          <w:rFonts w:ascii="Arial" w:cs="Arial" w:eastAsia="Arial" w:hAnsi="Arial"/>
        </w:rPr>
      </w:pPr>
      <w:r w:rsidDel="00000000" w:rsidR="00000000" w:rsidRPr="00000000">
        <w:rPr>
          <w:rFonts w:ascii="Arial" w:cs="Arial" w:eastAsia="Arial" w:hAnsi="Arial"/>
          <w:rtl w:val="0"/>
        </w:rPr>
        <w:t xml:space="preserve">As with MQTT, the DISCONNECT packet is sent by a client to indicate that it wants to close the Virtual connection. The gateway will acknowledge the receipt of that packet by returning a DISCONNECT to the client. A server or gateway may also send a DISCONNECT to a client, e.g. in case a gateway, due to an error, cannot map a received packet to a client. Upon receiving such a DISCONNECT packet, a client should try to set</w:t>
      </w:r>
      <w:sdt>
        <w:sdtPr>
          <w:tag w:val="goog_rdk_176"/>
        </w:sdtPr>
        <w:sdtContent>
          <w:ins w:author="Stefan Hagen" w:id="18" w:date="2024-01-04T16:52:37Z">
            <w:r w:rsidDel="00000000" w:rsidR="00000000" w:rsidRPr="00000000">
              <w:rPr>
                <w:rFonts w:ascii="Arial" w:cs="Arial" w:eastAsia="Arial" w:hAnsi="Arial"/>
                <w:rtl w:val="0"/>
              </w:rPr>
              <w:t xml:space="preserve"> </w:t>
            </w:r>
          </w:ins>
        </w:sdtContent>
      </w:sdt>
      <w:r w:rsidDel="00000000" w:rsidR="00000000" w:rsidRPr="00000000">
        <w:rPr>
          <w:rFonts w:ascii="Arial" w:cs="Arial" w:eastAsia="Arial" w:hAnsi="Arial"/>
          <w:rtl w:val="0"/>
        </w:rPr>
        <w:t xml:space="preserve">up the Virtual Connection again by sending a CONNECT packet to the gateway or server.</w:t>
      </w:r>
    </w:p>
    <w:p w:rsidR="00000000" w:rsidDel="00000000" w:rsidP="00000000" w:rsidRDefault="00000000" w:rsidRPr="00000000" w14:paraId="000010A7">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A8">
      <w:pPr>
        <w:spacing w:after="306" w:lineRule="auto"/>
        <w:ind w:right="4"/>
        <w:rPr>
          <w:rFonts w:ascii="Arial" w:cs="Arial" w:eastAsia="Arial" w:hAnsi="Arial"/>
        </w:rPr>
      </w:pPr>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p>
    <w:p w:rsidR="00000000" w:rsidDel="00000000" w:rsidP="00000000" w:rsidRDefault="00000000" w:rsidRPr="00000000" w14:paraId="000010A9">
      <w:pPr>
        <w:pStyle w:val="Heading4"/>
        <w:ind w:left="0" w:right="4" w:firstLine="0"/>
        <w:rPr>
          <w:rFonts w:ascii="Arial" w:cs="Arial" w:eastAsia="Arial" w:hAnsi="Arial"/>
        </w:rPr>
      </w:pPr>
      <w:bookmarkStart w:colFirst="0" w:colLast="0" w:name="_heading=h.2gb3jie" w:id="176"/>
      <w:bookmarkEnd w:id="176"/>
      <w:r w:rsidDel="00000000" w:rsidR="00000000" w:rsidRPr="00000000">
        <w:rPr>
          <w:rFonts w:ascii="Arial" w:cs="Arial" w:eastAsia="Arial" w:hAnsi="Arial"/>
          <w:rtl w:val="0"/>
        </w:rPr>
        <w:t xml:space="preserve">3.1.28.1 Length &amp; Packet Type</w:t>
      </w:r>
    </w:p>
    <w:p w:rsidR="00000000" w:rsidDel="00000000" w:rsidP="00000000" w:rsidRDefault="00000000" w:rsidRPr="00000000" w14:paraId="000010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0AB">
      <w:pPr>
        <w:pStyle w:val="Heading4"/>
        <w:ind w:left="0" w:firstLine="0"/>
        <w:rPr>
          <w:rFonts w:ascii="Arial" w:cs="Arial" w:eastAsia="Arial" w:hAnsi="Arial"/>
        </w:rPr>
      </w:pPr>
      <w:bookmarkStart w:colFirst="0" w:colLast="0" w:name="_heading=h.vgdtq7" w:id="177"/>
      <w:bookmarkEnd w:id="177"/>
      <w:r w:rsidDel="00000000" w:rsidR="00000000" w:rsidRPr="00000000">
        <w:rPr>
          <w:rFonts w:ascii="Arial" w:cs="Arial" w:eastAsia="Arial" w:hAnsi="Arial"/>
          <w:rtl w:val="0"/>
        </w:rPr>
        <w:t xml:space="preserve">3.1.28.2 Disconnect Flags</w:t>
      </w:r>
    </w:p>
    <w:p w:rsidR="00000000" w:rsidDel="00000000" w:rsidP="00000000" w:rsidRDefault="00000000" w:rsidRPr="00000000" w14:paraId="000010AC">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AD">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AE">
      <w:pPr>
        <w:ind w:right="4"/>
        <w:rPr>
          <w:rFonts w:ascii="Arial" w:cs="Arial" w:eastAsia="Arial" w:hAnsi="Arial"/>
        </w:rPr>
      </w:pPr>
      <w:r w:rsidDel="00000000" w:rsidR="00000000" w:rsidRPr="00000000">
        <w:rPr>
          <w:rtl w:val="0"/>
        </w:rPr>
      </w:r>
    </w:p>
    <w:p w:rsidR="00000000" w:rsidDel="00000000" w:rsidP="00000000" w:rsidRDefault="00000000" w:rsidRPr="00000000" w14:paraId="00001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B4">
      <w:pPr>
        <w:ind w:left="360" w:right="4" w:firstLine="0"/>
        <w:rPr>
          <w:rFonts w:ascii="Arial" w:cs="Arial" w:eastAsia="Arial" w:hAnsi="Arial"/>
        </w:rPr>
      </w:pPr>
      <w:r w:rsidDel="00000000" w:rsidR="00000000" w:rsidRPr="00000000">
        <w:rPr>
          <w:rtl w:val="0"/>
        </w:rPr>
      </w:r>
    </w:p>
    <w:p w:rsidR="00000000" w:rsidDel="00000000" w:rsidP="00000000" w:rsidRDefault="00000000" w:rsidRPr="00000000" w14:paraId="000010B5">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77"/>
        </w:sdtPr>
        <w:sdtContent>
          <w:commentRangeStart w:id="66"/>
        </w:sdtContent>
      </w:sdt>
      <w:r w:rsidDel="00000000" w:rsidR="00000000" w:rsidRPr="00000000">
        <w:rPr>
          <w:rFonts w:ascii="Arial" w:cs="Arial" w:eastAsia="Arial" w:hAnsi="Arial"/>
          <w:highlight w:val="yellow"/>
          <w:rtl w:val="0"/>
        </w:rPr>
        <w:t xml:space="preserve">Gateway</w:t>
      </w:r>
      <w:commentRangeEnd w:id="66"/>
      <w:r w:rsidDel="00000000" w:rsidR="00000000" w:rsidRPr="00000000">
        <w:commentReference w:id="66"/>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B6">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10B7">
      <w:pPr>
        <w:pStyle w:val="Heading4"/>
        <w:ind w:left="0" w:right="4" w:firstLine="0"/>
        <w:rPr>
          <w:rFonts w:ascii="Arial" w:cs="Arial" w:eastAsia="Arial" w:hAnsi="Arial"/>
        </w:rPr>
      </w:pPr>
      <w:bookmarkStart w:colFirst="0" w:colLast="0" w:name="_heading=h.3fg1ce0" w:id="178"/>
      <w:bookmarkEnd w:id="178"/>
      <w:r w:rsidDel="00000000" w:rsidR="00000000" w:rsidRPr="00000000">
        <w:rPr>
          <w:rFonts w:ascii="Arial" w:cs="Arial" w:eastAsia="Arial" w:hAnsi="Arial"/>
          <w:rtl w:val="0"/>
        </w:rPr>
        <w:t xml:space="preserve">3.1.28.3 Reason Code</w:t>
      </w:r>
    </w:p>
    <w:p w:rsidR="00000000" w:rsidDel="00000000" w:rsidP="00000000" w:rsidRDefault="00000000" w:rsidRPr="00000000" w14:paraId="000010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control packet is optional.  If provided, Byte 3 in the DISCONNECT control packet holds the Reason Code of the disconnection.</w:t>
      </w:r>
    </w:p>
    <w:tbl>
      <w:tblPr>
        <w:tblStyle w:val="Table46"/>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548.9609375" w:hRule="atLeast"/>
          <w:tblHeader w:val="0"/>
        </w:trPr>
        <w:tc>
          <w:tcPr>
            <w:shd w:fill="cfe2f3" w:val="clear"/>
          </w:tcPr>
          <w:p w:rsidR="00000000" w:rsidDel="00000000" w:rsidP="00000000" w:rsidRDefault="00000000" w:rsidRPr="00000000" w14:paraId="000010B9">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shd w:fill="cfe2f3" w:val="clear"/>
          </w:tcPr>
          <w:p w:rsidR="00000000" w:rsidDel="00000000" w:rsidP="00000000" w:rsidRDefault="00000000" w:rsidRPr="00000000" w14:paraId="000010BA">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shd w:fill="cfe2f3" w:val="clear"/>
          </w:tcPr>
          <w:p w:rsidR="00000000" w:rsidDel="00000000" w:rsidP="00000000" w:rsidRDefault="00000000" w:rsidRPr="00000000" w14:paraId="000010BB">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Reason Code Name</w:t>
            </w:r>
          </w:p>
        </w:tc>
        <w:tc>
          <w:tcPr>
            <w:shd w:fill="cfe2f3" w:val="clear"/>
          </w:tcPr>
          <w:p w:rsidR="00000000" w:rsidDel="00000000" w:rsidP="00000000" w:rsidRDefault="00000000" w:rsidRPr="00000000" w14:paraId="000010B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548.9609375" w:hRule="atLeast"/>
          <w:tblHeader w:val="0"/>
        </w:trPr>
        <w:tc>
          <w:tcPr>
            <w:shd w:fill="d9d9d9" w:val="clear"/>
          </w:tcPr>
          <w:p w:rsidR="00000000" w:rsidDel="00000000" w:rsidP="00000000" w:rsidRDefault="00000000" w:rsidRPr="00000000" w14:paraId="000010BD">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shd w:fill="d9d9d9" w:val="clear"/>
          </w:tcPr>
          <w:p w:rsidR="00000000" w:rsidDel="00000000" w:rsidP="00000000" w:rsidRDefault="00000000" w:rsidRPr="00000000" w14:paraId="000010BE">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0BF">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0C0">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normal disconnection was made; Disconnect request processed successfully.</w:t>
            </w:r>
          </w:p>
        </w:tc>
      </w:tr>
      <w:tr>
        <w:trPr>
          <w:cantSplit w:val="0"/>
          <w:trHeight w:val="548.9609375" w:hRule="atLeast"/>
          <w:tblHeader w:val="0"/>
        </w:trPr>
        <w:tc>
          <w:tcPr>
            <w:shd w:fill="d9d9d9" w:val="clear"/>
          </w:tcPr>
          <w:p w:rsidR="00000000" w:rsidDel="00000000" w:rsidP="00000000" w:rsidRDefault="00000000" w:rsidRPr="00000000" w14:paraId="000010C1">
            <w:pPr>
              <w:spacing w:after="9" w:lineRule="auto"/>
              <w:ind w:right="4"/>
              <w:rPr>
                <w:rFonts w:ascii="Arial" w:cs="Arial" w:eastAsia="Arial" w:hAnsi="Arial"/>
              </w:rPr>
            </w:pPr>
            <w:r w:rsidDel="00000000" w:rsidR="00000000" w:rsidRPr="00000000">
              <w:rPr>
                <w:rFonts w:ascii="Arial" w:cs="Arial" w:eastAsia="Arial" w:hAnsi="Arial"/>
                <w:rtl w:val="0"/>
              </w:rPr>
              <w:t xml:space="preserve">5</w:t>
            </w:r>
          </w:p>
        </w:tc>
        <w:tc>
          <w:tcPr>
            <w:shd w:fill="d9d9d9" w:val="clear"/>
          </w:tcPr>
          <w:p w:rsidR="00000000" w:rsidDel="00000000" w:rsidP="00000000" w:rsidRDefault="00000000" w:rsidRPr="00000000" w14:paraId="000010C2">
            <w:pPr>
              <w:spacing w:after="9" w:lineRule="auto"/>
              <w:ind w:right="4"/>
              <w:rPr>
                <w:rFonts w:ascii="Arial" w:cs="Arial" w:eastAsia="Arial" w:hAnsi="Arial"/>
              </w:rPr>
            </w:pPr>
            <w:r w:rsidDel="00000000" w:rsidR="00000000" w:rsidRPr="00000000">
              <w:rPr>
                <w:rFonts w:ascii="Arial" w:cs="Arial" w:eastAsia="Arial" w:hAnsi="Arial"/>
                <w:rtl w:val="0"/>
              </w:rPr>
              <w:t xml:space="preserve">0x05</w:t>
            </w:r>
          </w:p>
        </w:tc>
        <w:tc>
          <w:tcPr/>
          <w:p w:rsidR="00000000" w:rsidDel="00000000" w:rsidP="00000000" w:rsidRDefault="00000000" w:rsidRPr="00000000" w14:paraId="000010C3">
            <w:pPr>
              <w:spacing w:after="9" w:lineRule="auto"/>
              <w:ind w:right="4"/>
              <w:rPr>
                <w:rFonts w:ascii="Arial" w:cs="Arial" w:eastAsia="Arial" w:hAnsi="Arial"/>
              </w:rPr>
            </w:pPr>
            <w:r w:rsidDel="00000000" w:rsidR="00000000" w:rsidRPr="00000000">
              <w:rPr>
                <w:rFonts w:ascii="Arial" w:cs="Arial" w:eastAsia="Arial" w:hAnsi="Arial"/>
                <w:rtl w:val="0"/>
              </w:rPr>
              <w:t xml:space="preserve">No Virtual Connection</w:t>
            </w:r>
          </w:p>
        </w:tc>
        <w:tc>
          <w:tcPr/>
          <w:p w:rsidR="00000000" w:rsidDel="00000000" w:rsidP="00000000" w:rsidRDefault="00000000" w:rsidRPr="00000000" w14:paraId="000010C4">
            <w:pPr>
              <w:spacing w:after="9" w:lineRule="auto"/>
              <w:ind w:right="4"/>
              <w:rPr>
                <w:rFonts w:ascii="Arial" w:cs="Arial" w:eastAsia="Arial" w:hAnsi="Arial"/>
              </w:rPr>
            </w:pPr>
            <w:r w:rsidDel="00000000" w:rsidR="00000000" w:rsidRPr="00000000">
              <w:rPr>
                <w:rFonts w:ascii="Arial" w:cs="Arial" w:eastAsia="Arial" w:hAnsi="Arial"/>
                <w:rtl w:val="0"/>
              </w:rPr>
              <w:t xml:space="preserve">There is no active Virtual Connection for disconnection</w:t>
            </w:r>
          </w:p>
        </w:tc>
      </w:tr>
      <w:tr>
        <w:trPr>
          <w:cantSplit w:val="0"/>
          <w:trHeight w:val="548.9609375" w:hRule="atLeast"/>
          <w:tblHeader w:val="0"/>
        </w:trPr>
        <w:tc>
          <w:tcPr>
            <w:shd w:fill="d9d9d9" w:val="clear"/>
          </w:tcPr>
          <w:p w:rsidR="00000000" w:rsidDel="00000000" w:rsidP="00000000" w:rsidRDefault="00000000" w:rsidRPr="00000000" w14:paraId="000010C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shd w:fill="d9d9d9" w:val="clear"/>
          </w:tcPr>
          <w:p w:rsidR="00000000" w:rsidDel="00000000" w:rsidP="00000000" w:rsidRDefault="00000000" w:rsidRPr="00000000" w14:paraId="000010C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10C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10C8">
            <w:pPr>
              <w:spacing w:after="9" w:lineRule="auto"/>
              <w:ind w:right="4"/>
              <w:rPr>
                <w:rFonts w:ascii="Arial" w:cs="Arial" w:eastAsia="Arial" w:hAnsi="Arial"/>
              </w:rPr>
            </w:pPr>
            <w:r w:rsidDel="00000000" w:rsidR="00000000" w:rsidRPr="00000000">
              <w:rPr>
                <w:rFonts w:ascii="Arial" w:cs="Arial" w:eastAsia="Arial" w:hAnsi="Arial"/>
                <w:rtl w:val="0"/>
              </w:rPr>
              <w:t xml:space="preserve">Packet sent whose size exceeds the maximum packet size</w:t>
            </w:r>
          </w:p>
        </w:tc>
      </w:tr>
      <w:tr>
        <w:trPr>
          <w:cantSplit w:val="0"/>
          <w:trHeight w:val="548.9609375" w:hRule="atLeast"/>
          <w:tblHeader w:val="0"/>
        </w:trPr>
        <w:tc>
          <w:tcPr>
            <w:shd w:fill="d9d9d9" w:val="clear"/>
          </w:tcPr>
          <w:p w:rsidR="00000000" w:rsidDel="00000000" w:rsidP="00000000" w:rsidRDefault="00000000" w:rsidRPr="00000000" w14:paraId="000010C9">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shd w:fill="d9d9d9" w:val="clear"/>
          </w:tcPr>
          <w:p w:rsidR="00000000" w:rsidDel="00000000" w:rsidP="00000000" w:rsidRDefault="00000000" w:rsidRPr="00000000" w14:paraId="000010C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10CB">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10C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Payload is not of the format indicated.</w:t>
            </w:r>
          </w:p>
        </w:tc>
      </w:tr>
    </w:tbl>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46: DISCONNECT Reason Code</w:t>
      </w:r>
    </w:p>
    <w:p w:rsidR="00000000" w:rsidDel="00000000" w:rsidP="00000000" w:rsidRDefault="00000000" w:rsidRPr="00000000" w14:paraId="000010CE">
      <w:pPr>
        <w:pStyle w:val="Heading4"/>
        <w:ind w:left="0" w:right="4" w:firstLine="0"/>
        <w:rPr>
          <w:rFonts w:ascii="Arial" w:cs="Arial" w:eastAsia="Arial" w:hAnsi="Arial"/>
        </w:rPr>
      </w:pPr>
      <w:bookmarkStart w:colFirst="0" w:colLast="0" w:name="_heading=h.1ulbmlt" w:id="179"/>
      <w:bookmarkEnd w:id="179"/>
      <w:r w:rsidDel="00000000" w:rsidR="00000000" w:rsidRPr="00000000">
        <w:rPr>
          <w:rFonts w:ascii="Arial" w:cs="Arial" w:eastAsia="Arial" w:hAnsi="Arial"/>
          <w:rtl w:val="0"/>
        </w:rPr>
        <w:t xml:space="preserve">3.1.28.4 </w:t>
      </w:r>
      <w:r w:rsidDel="00000000" w:rsidR="00000000" w:rsidRPr="00000000">
        <w:rPr>
          <w:rFonts w:ascii="Arial" w:cs="Arial" w:eastAsia="Arial" w:hAnsi="Arial"/>
          <w:rtl w:val="0"/>
        </w:rPr>
        <w:t xml:space="preserve">Session Expiry Interval</w:t>
      </w:r>
    </w:p>
    <w:p w:rsidR="00000000" w:rsidDel="00000000" w:rsidP="00000000" w:rsidRDefault="00000000" w:rsidRPr="00000000" w14:paraId="000010CF">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w:t>
      </w:r>
      <w:r w:rsidDel="00000000" w:rsidR="00000000" w:rsidRPr="00000000">
        <w:rPr>
          <w:rFonts w:ascii="Arial" w:cs="Arial" w:eastAsia="Arial" w:hAnsi="Arial"/>
          <w:rtl w:val="0"/>
        </w:rPr>
        <w:t xml:space="preserve">At this point the keep alive timer becomes obsolete until the device issues a new CONNECT.</w:t>
      </w:r>
      <w:r w:rsidDel="00000000" w:rsidR="00000000" w:rsidRPr="00000000">
        <w:rPr>
          <w:rtl w:val="0"/>
        </w:rPr>
      </w:r>
    </w:p>
    <w:p w:rsidR="00000000" w:rsidDel="00000000" w:rsidP="00000000" w:rsidRDefault="00000000" w:rsidRPr="00000000" w14:paraId="000010D0">
      <w:pPr>
        <w:pStyle w:val="Heading4"/>
        <w:ind w:left="0" w:right="4" w:firstLine="0"/>
        <w:rPr>
          <w:rFonts w:ascii="Arial" w:cs="Arial" w:eastAsia="Arial" w:hAnsi="Arial"/>
        </w:rPr>
      </w:pPr>
      <w:bookmarkStart w:colFirst="0" w:colLast="0" w:name="_heading=h.4ekz59m" w:id="180"/>
      <w:bookmarkEnd w:id="180"/>
      <w:r w:rsidDel="00000000" w:rsidR="00000000" w:rsidRPr="00000000">
        <w:rPr>
          <w:rFonts w:ascii="Arial" w:cs="Arial" w:eastAsia="Arial" w:hAnsi="Arial"/>
          <w:rtl w:val="0"/>
        </w:rPr>
        <w:t xml:space="preserve">3.1.28.5 Reason String</w:t>
      </w:r>
    </w:p>
    <w:p w:rsidR="00000000" w:rsidDel="00000000" w:rsidP="00000000" w:rsidRDefault="00000000" w:rsidRPr="00000000" w14:paraId="000010D1">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0D2">
      <w:pPr>
        <w:rPr>
          <w:rFonts w:ascii="Arial" w:cs="Arial" w:eastAsia="Arial" w:hAnsi="Arial"/>
        </w:rPr>
      </w:pPr>
      <w:r w:rsidDel="00000000" w:rsidR="00000000" w:rsidRPr="00000000">
        <w:rPr>
          <w:rtl w:val="0"/>
        </w:rPr>
      </w:r>
    </w:p>
    <w:p w:rsidR="00000000" w:rsidDel="00000000" w:rsidP="00000000" w:rsidRDefault="00000000" w:rsidRPr="00000000" w14:paraId="000010D3">
      <w:pPr>
        <w:pStyle w:val="Heading3"/>
        <w:keepLines w:val="1"/>
        <w:spacing w:after="77" w:before="0" w:line="259" w:lineRule="auto"/>
        <w:ind w:left="0" w:firstLine="0"/>
        <w:rPr>
          <w:rFonts w:ascii="Arial" w:cs="Arial" w:eastAsia="Arial" w:hAnsi="Arial"/>
        </w:rPr>
      </w:pPr>
      <w:bookmarkStart w:colFirst="0" w:colLast="0" w:name="_heading=h.2tq9fhf" w:id="181"/>
      <w:bookmarkEnd w:id="181"/>
      <w:r w:rsidDel="00000000" w:rsidR="00000000" w:rsidRPr="00000000">
        <w:rPr>
          <w:rtl w:val="0"/>
        </w:rPr>
        <w:t xml:space="preserve">3.1.29 </w:t>
      </w:r>
      <w:r w:rsidDel="00000000" w:rsidR="00000000" w:rsidRPr="00000000">
        <w:rPr>
          <w:rFonts w:ascii="Arial" w:cs="Arial" w:eastAsia="Arial" w:hAnsi="Arial"/>
          <w:rtl w:val="0"/>
        </w:rPr>
        <w:t xml:space="preserve">WILLTOPICUPD</w:t>
      </w:r>
    </w:p>
    <w:tbl>
      <w:tblPr>
        <w:tblStyle w:val="Table4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77"/>
        <w:gridCol w:w="47"/>
        <w:gridCol w:w="856"/>
        <w:gridCol w:w="842"/>
        <w:gridCol w:w="42"/>
        <w:gridCol w:w="933"/>
        <w:gridCol w:w="39"/>
        <w:gridCol w:w="1125"/>
        <w:gridCol w:w="1054"/>
        <w:gridCol w:w="71"/>
        <w:gridCol w:w="1079"/>
        <w:gridCol w:w="1072"/>
        <w:tblGridChange w:id="0">
          <w:tblGrid>
            <w:gridCol w:w="1113"/>
            <w:gridCol w:w="1077"/>
            <w:gridCol w:w="47"/>
            <w:gridCol w:w="856"/>
            <w:gridCol w:w="842"/>
            <w:gridCol w:w="42"/>
            <w:gridCol w:w="933"/>
            <w:gridCol w:w="39"/>
            <w:gridCol w:w="1125"/>
            <w:gridCol w:w="1054"/>
            <w:gridCol w:w="71"/>
            <w:gridCol w:w="1079"/>
            <w:gridCol w:w="1072"/>
          </w:tblGrid>
        </w:tblGridChange>
      </w:tblGrid>
      <w:tr>
        <w:trPr>
          <w:cantSplit w:val="0"/>
          <w:tblHeader w:val="0"/>
        </w:trPr>
        <w:tc>
          <w:tcPr>
            <w:shd w:fill="cfe2f3" w:val="clear"/>
          </w:tcPr>
          <w:p w:rsidR="00000000" w:rsidDel="00000000" w:rsidP="00000000" w:rsidRDefault="00000000" w:rsidRPr="00000000" w14:paraId="000010D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D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D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D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D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D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D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D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E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E1">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0E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EE">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0E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FB">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0F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WILLTOPICUPD FLAGS</w:t>
            </w:r>
          </w:p>
        </w:tc>
      </w:tr>
      <w:tr>
        <w:trPr>
          <w:cantSplit w:val="0"/>
          <w:trHeight w:val="200" w:hRule="atLeast"/>
          <w:tblHeader w:val="0"/>
        </w:trPr>
        <w:tc>
          <w:tcPr>
            <w:vMerge w:val="continue"/>
          </w:tcPr>
          <w:p w:rsidR="00000000" w:rsidDel="00000000" w:rsidP="00000000" w:rsidRDefault="00000000" w:rsidRPr="00000000" w14:paraId="00001108">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10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110B">
            <w:pPr>
              <w:jc w:val="center"/>
              <w:rPr>
                <w:rFonts w:ascii="Arial" w:cs="Arial" w:eastAsia="Arial" w:hAnsi="Arial"/>
                <w:i w:val="1"/>
              </w:rPr>
            </w:pPr>
            <w:r w:rsidDel="00000000" w:rsidR="00000000" w:rsidRPr="00000000">
              <w:rPr>
                <w:rFonts w:ascii="Arial" w:cs="Arial" w:eastAsia="Arial" w:hAnsi="Arial"/>
                <w:i w:val="1"/>
                <w:rtl w:val="0"/>
              </w:rPr>
              <w:t xml:space="preserve">Will QoS</w:t>
            </w:r>
          </w:p>
          <w:p w:rsidR="00000000" w:rsidDel="00000000" w:rsidP="00000000" w:rsidRDefault="00000000" w:rsidRPr="00000000" w14:paraId="0000110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10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11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111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11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11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r>
      <w:tr>
        <w:trPr>
          <w:cantSplit w:val="0"/>
          <w:tblHeader w:val="0"/>
        </w:trPr>
        <w:tc>
          <w:tcPr/>
          <w:p w:rsidR="00000000" w:rsidDel="00000000" w:rsidP="00000000" w:rsidRDefault="00000000" w:rsidRPr="00000000" w14:paraId="0000111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1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1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1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1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1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111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12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122">
            <w:pPr>
              <w:jc w:val="center"/>
              <w:rPr>
                <w:rFonts w:ascii="Arial" w:cs="Arial" w:eastAsia="Arial" w:hAnsi="Arial"/>
                <w:i w:val="1"/>
              </w:rPr>
            </w:pPr>
            <w:r w:rsidDel="00000000" w:rsidR="00000000" w:rsidRPr="00000000">
              <w:rPr>
                <w:rFonts w:ascii="Arial" w:cs="Arial" w:eastAsia="Arial" w:hAnsi="Arial"/>
                <w:i w:val="1"/>
                <w:rtl w:val="0"/>
              </w:rPr>
              <w:t xml:space="preserve">0</w:t>
            </w:r>
          </w:p>
        </w:tc>
      </w:tr>
      <w:tr>
        <w:trPr>
          <w:cantSplit w:val="0"/>
          <w:tblHeader w:val="0"/>
        </w:trPr>
        <w:tc>
          <w:tcPr/>
          <w:p w:rsidR="00000000" w:rsidDel="00000000" w:rsidP="00000000" w:rsidRDefault="00000000" w:rsidRPr="00000000" w14:paraId="00001123">
            <w:pPr>
              <w:rPr>
                <w:rFonts w:ascii="Arial" w:cs="Arial" w:eastAsia="Arial" w:hAnsi="Arial"/>
              </w:rPr>
            </w:pPr>
            <w:r w:rsidDel="00000000" w:rsidR="00000000" w:rsidRPr="00000000">
              <w:rPr>
                <w:rFonts w:ascii="Arial" w:cs="Arial" w:eastAsia="Arial" w:hAnsi="Arial"/>
                <w:rtl w:val="0"/>
              </w:rPr>
              <w:t xml:space="preserve">Byte 4.. N</w:t>
            </w:r>
          </w:p>
        </w:tc>
        <w:tc>
          <w:tcPr>
            <w:gridSpan w:val="12"/>
          </w:tcPr>
          <w:p w:rsidR="00000000" w:rsidDel="00000000" w:rsidP="00000000" w:rsidRDefault="00000000" w:rsidRPr="00000000" w14:paraId="00001124">
            <w:pPr>
              <w:keepNext w:val="1"/>
              <w:jc w:val="center"/>
              <w:rPr>
                <w:rFonts w:ascii="Arial" w:cs="Arial" w:eastAsia="Arial" w:hAnsi="Arial"/>
              </w:rPr>
            </w:pPr>
            <w:r w:rsidDel="00000000" w:rsidR="00000000" w:rsidRPr="00000000">
              <w:rPr>
                <w:rFonts w:ascii="Arial" w:cs="Arial" w:eastAsia="Arial" w:hAnsi="Arial"/>
                <w:rtl w:val="0"/>
              </w:rPr>
              <w:t xml:space="preserve">Will Topic</w:t>
            </w:r>
          </w:p>
        </w:tc>
      </w:tr>
    </w:tbl>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47: WILLTOPICUPD packet</w:t>
      </w:r>
    </w:p>
    <w:p w:rsidR="00000000" w:rsidDel="00000000" w:rsidP="00000000" w:rsidRDefault="00000000" w:rsidRPr="00000000" w14:paraId="00001131">
      <w:pPr>
        <w:ind w:left="-15" w:right="4" w:firstLine="0"/>
        <w:rPr>
          <w:rFonts w:ascii="Arial" w:cs="Arial" w:eastAsia="Arial" w:hAnsi="Arial"/>
        </w:rPr>
      </w:pPr>
      <w:r w:rsidDel="00000000" w:rsidR="00000000" w:rsidRPr="00000000">
        <w:rPr>
          <w:rFonts w:ascii="Arial" w:cs="Arial" w:eastAsia="Arial" w:hAnsi="Arial"/>
          <w:rtl w:val="0"/>
        </w:rPr>
        <w:t xml:space="preserve">The WILLTOPICUPD packet is sent by a client to update its Will topic name stored in the </w:t>
      </w:r>
      <w:sdt>
        <w:sdtPr>
          <w:tag w:val="goog_rdk_178"/>
        </w:sdtPr>
        <w:sdtContent>
          <w:ins w:author="Stefan Hagen" w:id="19" w:date="2024-01-04T16:50:58Z">
            <w:r w:rsidDel="00000000" w:rsidR="00000000" w:rsidRPr="00000000">
              <w:rPr>
                <w:rFonts w:ascii="Arial" w:cs="Arial" w:eastAsia="Arial" w:hAnsi="Arial"/>
                <w:rtl w:val="0"/>
              </w:rPr>
              <w:t xml:space="preserve">gateway</w:t>
            </w:r>
          </w:ins>
        </w:sdtContent>
      </w:sdt>
      <w:sdt>
        <w:sdtPr>
          <w:tag w:val="goog_rdk_179"/>
        </w:sdtPr>
        <w:sdtContent>
          <w:del w:author="Stefan Hagen" w:id="19" w:date="2024-01-04T16:50:58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/server.</w:t>
      </w:r>
    </w:p>
    <w:p w:rsidR="00000000" w:rsidDel="00000000" w:rsidP="00000000" w:rsidRDefault="00000000" w:rsidRPr="00000000" w14:paraId="00001132">
      <w:pPr>
        <w:pStyle w:val="Heading4"/>
        <w:ind w:left="0" w:right="4" w:firstLine="0"/>
        <w:rPr>
          <w:rFonts w:ascii="Arial" w:cs="Arial" w:eastAsia="Arial" w:hAnsi="Arial"/>
        </w:rPr>
      </w:pPr>
      <w:bookmarkStart w:colFirst="0" w:colLast="0" w:name="_heading=h.18vjpp8" w:id="182"/>
      <w:bookmarkEnd w:id="182"/>
      <w:r w:rsidDel="00000000" w:rsidR="00000000" w:rsidRPr="00000000">
        <w:rPr>
          <w:rFonts w:ascii="Arial" w:cs="Arial" w:eastAsia="Arial" w:hAnsi="Arial"/>
          <w:rtl w:val="0"/>
        </w:rPr>
        <w:t xml:space="preserve">3.1.29.1 </w:t>
      </w:r>
      <w:r w:rsidDel="00000000" w:rsidR="00000000" w:rsidRPr="00000000">
        <w:rPr>
          <w:rFonts w:ascii="Arial" w:cs="Arial" w:eastAsia="Arial" w:hAnsi="Arial"/>
          <w:rtl w:val="0"/>
        </w:rPr>
        <w:t xml:space="preserve">Length &amp; </w:t>
      </w:r>
      <w:r w:rsidDel="00000000" w:rsidR="00000000" w:rsidRPr="00000000">
        <w:rPr>
          <w:rFonts w:ascii="Arial" w:cs="Arial" w:eastAsia="Arial" w:hAnsi="Arial"/>
          <w:rtl w:val="0"/>
        </w:rPr>
        <w:t xml:space="preserve">Packet Type</w:t>
      </w:r>
    </w:p>
    <w:p w:rsidR="00000000" w:rsidDel="00000000" w:rsidP="00000000" w:rsidRDefault="00000000" w:rsidRPr="00000000" w14:paraId="0000113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34">
      <w:pPr>
        <w:pStyle w:val="Heading4"/>
        <w:ind w:left="0" w:right="4" w:firstLine="0"/>
        <w:rPr>
          <w:rFonts w:ascii="Arial" w:cs="Arial" w:eastAsia="Arial" w:hAnsi="Arial"/>
        </w:rPr>
      </w:pPr>
      <w:bookmarkStart w:colFirst="0" w:colLast="0" w:name="_heading=h.3sv78d1" w:id="183"/>
      <w:bookmarkEnd w:id="183"/>
      <w:r w:rsidDel="00000000" w:rsidR="00000000" w:rsidRPr="00000000">
        <w:rPr>
          <w:rFonts w:ascii="Arial" w:cs="Arial" w:eastAsia="Arial" w:hAnsi="Arial"/>
          <w:rtl w:val="0"/>
        </w:rPr>
        <w:t xml:space="preserve">3.1.29.2 Flags</w:t>
      </w:r>
    </w:p>
    <w:p w:rsidR="00000000" w:rsidDel="00000000" w:rsidP="00000000" w:rsidRDefault="00000000" w:rsidRPr="00000000" w14:paraId="00001135">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rtl w:val="0"/>
        </w:rPr>
        <w:t xml:space="preserve">WILLTOPICUPD </w:t>
      </w:r>
      <w:r w:rsidDel="00000000" w:rsidR="00000000" w:rsidRPr="00000000">
        <w:rPr>
          <w:rFonts w:ascii="Arial" w:cs="Arial" w:eastAsia="Arial" w:hAnsi="Arial"/>
          <w:color w:val="000000"/>
          <w:rtl w:val="0"/>
        </w:rPr>
        <w:t xml:space="preserve">Flags is 1 byte field in Byte 3 position of the packet specifying the properties of the </w:t>
      </w:r>
      <w:r w:rsidDel="00000000" w:rsidR="00000000" w:rsidRPr="00000000">
        <w:rPr>
          <w:rFonts w:ascii="Arial" w:cs="Arial" w:eastAsia="Arial" w:hAnsi="Arial"/>
          <w:rtl w:val="0"/>
        </w:rPr>
        <w:t xml:space="preserve">WILLTOPICUPD</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36">
      <w:pPr>
        <w:ind w:right="4"/>
        <w:rPr>
          <w:rFonts w:ascii="Arial" w:cs="Arial" w:eastAsia="Arial" w:hAnsi="Arial"/>
        </w:rPr>
      </w:pPr>
      <w:r w:rsidDel="00000000" w:rsidR="00000000" w:rsidRPr="00000000">
        <w:rPr>
          <w:rFonts w:ascii="Arial" w:cs="Arial" w:eastAsia="Arial" w:hAnsi="Arial"/>
          <w:rtl w:val="0"/>
        </w:rPr>
        <w:t xml:space="preserve">The WILLTOPICUPD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8" w:before="0" w:line="248.00000000000006"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 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5 and 6, these two bits specify the QoS level to be used.</w:t>
      </w:r>
    </w:p>
    <w:p w:rsidR="00000000" w:rsidDel="00000000" w:rsidP="00000000" w:rsidRDefault="00000000" w:rsidRPr="00000000" w14:paraId="00001138">
      <w:pPr>
        <w:pStyle w:val="Heading4"/>
        <w:ind w:left="0" w:right="4" w:firstLine="0"/>
        <w:rPr>
          <w:rFonts w:ascii="Arial" w:cs="Arial" w:eastAsia="Arial" w:hAnsi="Arial"/>
        </w:rPr>
      </w:pPr>
      <w:bookmarkStart w:colFirst="0" w:colLast="0" w:name="_heading=h.280hiku" w:id="184"/>
      <w:bookmarkEnd w:id="184"/>
      <w:r w:rsidDel="00000000" w:rsidR="00000000" w:rsidRPr="00000000">
        <w:rPr>
          <w:rFonts w:ascii="Arial" w:cs="Arial" w:eastAsia="Arial" w:hAnsi="Arial"/>
          <w:rtl w:val="0"/>
        </w:rPr>
        <w:t xml:space="preserve">3.1.29.3 </w:t>
      </w:r>
      <w:r w:rsidDel="00000000" w:rsidR="00000000" w:rsidRPr="00000000">
        <w:rPr>
          <w:rFonts w:ascii="Arial" w:cs="Arial" w:eastAsia="Arial" w:hAnsi="Arial"/>
          <w:rtl w:val="0"/>
        </w:rPr>
        <w:t xml:space="preserve">Will Topic</w:t>
      </w:r>
    </w:p>
    <w:p w:rsidR="00000000" w:rsidDel="00000000" w:rsidP="00000000" w:rsidRDefault="00000000" w:rsidRPr="00000000" w14:paraId="00001139">
      <w:pPr>
        <w:spacing w:after="307" w:lineRule="auto"/>
        <w:ind w:right="4"/>
        <w:rPr>
          <w:rFonts w:ascii="Arial" w:cs="Arial" w:eastAsia="Arial" w:hAnsi="Arial"/>
        </w:rPr>
      </w:pPr>
      <w:r w:rsidDel="00000000" w:rsidR="00000000" w:rsidRPr="00000000">
        <w:rPr>
          <w:rFonts w:ascii="Arial" w:cs="Arial" w:eastAsia="Arial" w:hAnsi="Arial"/>
          <w:rtl w:val="0"/>
        </w:rPr>
        <w:t xml:space="preserve">Contains the Will topic name.An empty WILLTOPICUPD packet is a WILLTOPICUPD packet without Flags and WillTopic field (i.e. it is exactly 2 bytes long). It is used by a client to delete its Will topic and Will message stored in the GW/server.</w:t>
      </w:r>
    </w:p>
    <w:p w:rsidR="00000000" w:rsidDel="00000000" w:rsidP="00000000" w:rsidRDefault="00000000" w:rsidRPr="00000000" w14:paraId="0000113A">
      <w:pPr>
        <w:pStyle w:val="Heading3"/>
        <w:keepLines w:val="1"/>
        <w:spacing w:after="77" w:before="0" w:line="259" w:lineRule="auto"/>
        <w:ind w:left="0" w:firstLine="0"/>
        <w:rPr>
          <w:rFonts w:ascii="Arial" w:cs="Arial" w:eastAsia="Arial" w:hAnsi="Arial"/>
        </w:rPr>
      </w:pPr>
      <w:bookmarkStart w:colFirst="0" w:colLast="0" w:name="_heading=h.n5rssn" w:id="185"/>
      <w:bookmarkEnd w:id="185"/>
      <w:r w:rsidDel="00000000" w:rsidR="00000000" w:rsidRPr="00000000">
        <w:rPr>
          <w:rtl w:val="0"/>
        </w:rPr>
        <w:t xml:space="preserve">3.1.30 </w:t>
      </w:r>
      <w:r w:rsidDel="00000000" w:rsidR="00000000" w:rsidRPr="00000000">
        <w:rPr>
          <w:rFonts w:ascii="Arial" w:cs="Arial" w:eastAsia="Arial" w:hAnsi="Arial"/>
          <w:rtl w:val="0"/>
        </w:rPr>
        <w:t xml:space="preserve">WILLMSGUPD</w:t>
      </w:r>
    </w:p>
    <w:tbl>
      <w:tblPr>
        <w:tblStyle w:val="Table4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3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3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3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3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3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4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4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4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4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44">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4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4D">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4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56">
            <w:pPr>
              <w:rPr>
                <w:rFonts w:ascii="Arial" w:cs="Arial" w:eastAsia="Arial" w:hAnsi="Arial"/>
              </w:rPr>
            </w:pPr>
            <w:r w:rsidDel="00000000" w:rsidR="00000000" w:rsidRPr="00000000">
              <w:rPr>
                <w:rFonts w:ascii="Arial" w:cs="Arial" w:eastAsia="Arial" w:hAnsi="Arial"/>
                <w:rtl w:val="0"/>
              </w:rPr>
              <w:t xml:space="preserve">Byte 3 .. N</w:t>
            </w:r>
          </w:p>
        </w:tc>
        <w:tc>
          <w:tcPr>
            <w:gridSpan w:val="8"/>
          </w:tcPr>
          <w:p w:rsidR="00000000" w:rsidDel="00000000" w:rsidP="00000000" w:rsidRDefault="00000000" w:rsidRPr="00000000" w14:paraId="00001157">
            <w:pPr>
              <w:keepNext w:val="1"/>
              <w:jc w:val="center"/>
              <w:rPr>
                <w:rFonts w:ascii="Arial" w:cs="Arial" w:eastAsia="Arial" w:hAnsi="Arial"/>
              </w:rPr>
            </w:pPr>
            <w:r w:rsidDel="00000000" w:rsidR="00000000" w:rsidRPr="00000000">
              <w:rPr>
                <w:rFonts w:ascii="Arial" w:cs="Arial" w:eastAsia="Arial" w:hAnsi="Arial"/>
                <w:rtl w:val="0"/>
              </w:rPr>
              <w:t xml:space="preserve">Will Message</w:t>
            </w:r>
          </w:p>
        </w:tc>
      </w:tr>
    </w:tbl>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48: WILLMSGUPD packet</w:t>
      </w:r>
    </w:p>
    <w:p w:rsidR="00000000" w:rsidDel="00000000" w:rsidP="00000000" w:rsidRDefault="00000000" w:rsidRPr="00000000" w14:paraId="00001160">
      <w:pPr>
        <w:ind w:right="4"/>
        <w:rPr>
          <w:rFonts w:ascii="Arial" w:cs="Arial" w:eastAsia="Arial" w:hAnsi="Arial"/>
        </w:rPr>
      </w:pPr>
      <w:r w:rsidDel="00000000" w:rsidR="00000000" w:rsidRPr="00000000">
        <w:rPr>
          <w:rFonts w:ascii="Arial" w:cs="Arial" w:eastAsia="Arial" w:hAnsi="Arial"/>
          <w:rtl w:val="0"/>
        </w:rPr>
        <w:t xml:space="preserve">The WILLMSGUPD packet is sent by a client to update its Will packet stored in the </w:t>
      </w:r>
      <w:sdt>
        <w:sdtPr>
          <w:tag w:val="goog_rdk_180"/>
        </w:sdtPr>
        <w:sdtContent>
          <w:ins w:author="Stefan Hagen" w:id="20" w:date="2024-01-04T16:50:43Z">
            <w:r w:rsidDel="00000000" w:rsidR="00000000" w:rsidRPr="00000000">
              <w:rPr>
                <w:rFonts w:ascii="Arial" w:cs="Arial" w:eastAsia="Arial" w:hAnsi="Arial"/>
                <w:rtl w:val="0"/>
              </w:rPr>
              <w:t xml:space="preserve">gateway</w:t>
            </w:r>
          </w:ins>
        </w:sdtContent>
      </w:sdt>
      <w:sdt>
        <w:sdtPr>
          <w:tag w:val="goog_rdk_181"/>
        </w:sdtPr>
        <w:sdtContent>
          <w:del w:author="Stefan Hagen" w:id="20" w:date="2024-01-04T16:50:43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/server.</w:t>
      </w:r>
    </w:p>
    <w:p w:rsidR="00000000" w:rsidDel="00000000" w:rsidP="00000000" w:rsidRDefault="00000000" w:rsidRPr="00000000" w14:paraId="00001161">
      <w:pPr>
        <w:pStyle w:val="Heading4"/>
        <w:ind w:left="0" w:right="4" w:firstLine="0"/>
        <w:rPr>
          <w:rFonts w:ascii="Arial" w:cs="Arial" w:eastAsia="Arial" w:hAnsi="Arial"/>
        </w:rPr>
      </w:pPr>
      <w:bookmarkStart w:colFirst="0" w:colLast="0" w:name="_heading=h.375fbgg" w:id="186"/>
      <w:bookmarkEnd w:id="186"/>
      <w:r w:rsidDel="00000000" w:rsidR="00000000" w:rsidRPr="00000000">
        <w:rPr>
          <w:rFonts w:ascii="Arial" w:cs="Arial" w:eastAsia="Arial" w:hAnsi="Arial"/>
          <w:rtl w:val="0"/>
        </w:rPr>
        <w:t xml:space="preserve">3.1.30.1 Length &amp; Packet Type</w:t>
      </w:r>
    </w:p>
    <w:p w:rsidR="00000000" w:rsidDel="00000000" w:rsidP="00000000" w:rsidRDefault="00000000" w:rsidRPr="00000000" w14:paraId="000011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63">
      <w:pPr>
        <w:pStyle w:val="Heading4"/>
        <w:ind w:left="0" w:right="4" w:firstLine="0"/>
        <w:rPr>
          <w:rFonts w:ascii="Arial" w:cs="Arial" w:eastAsia="Arial" w:hAnsi="Arial"/>
        </w:rPr>
      </w:pPr>
      <w:bookmarkStart w:colFirst="0" w:colLast="0" w:name="_heading=h.1maplo9" w:id="187"/>
      <w:bookmarkEnd w:id="187"/>
      <w:r w:rsidDel="00000000" w:rsidR="00000000" w:rsidRPr="00000000">
        <w:rPr>
          <w:rFonts w:ascii="Arial" w:cs="Arial" w:eastAsia="Arial" w:hAnsi="Arial"/>
          <w:rtl w:val="0"/>
        </w:rPr>
        <w:t xml:space="preserve">3.1.30.2 Will Message</w:t>
      </w:r>
    </w:p>
    <w:p w:rsidR="00000000" w:rsidDel="00000000" w:rsidP="00000000" w:rsidRDefault="00000000" w:rsidRPr="00000000" w14:paraId="00001164">
      <w:pPr>
        <w:spacing w:after="308"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Will message.</w:t>
      </w:r>
    </w:p>
    <w:p w:rsidR="00000000" w:rsidDel="00000000" w:rsidP="00000000" w:rsidRDefault="00000000" w:rsidRPr="00000000" w14:paraId="00001165">
      <w:pPr>
        <w:pStyle w:val="Heading3"/>
        <w:keepLines w:val="1"/>
        <w:spacing w:after="77" w:before="0" w:line="259" w:lineRule="auto"/>
        <w:ind w:left="0" w:right="4" w:firstLine="0"/>
        <w:rPr>
          <w:rFonts w:ascii="Arial" w:cs="Arial" w:eastAsia="Arial" w:hAnsi="Arial"/>
        </w:rPr>
      </w:pPr>
      <w:bookmarkStart w:colFirst="0" w:colLast="0" w:name="_heading=h.46ad4c2" w:id="188"/>
      <w:bookmarkEnd w:id="188"/>
      <w:r w:rsidDel="00000000" w:rsidR="00000000" w:rsidRPr="00000000">
        <w:rPr>
          <w:rtl w:val="0"/>
        </w:rPr>
        <w:t xml:space="preserve">3.1.31 </w:t>
      </w:r>
      <w:r w:rsidDel="00000000" w:rsidR="00000000" w:rsidRPr="00000000">
        <w:rPr>
          <w:rFonts w:ascii="Arial" w:cs="Arial" w:eastAsia="Arial" w:hAnsi="Arial"/>
          <w:rtl w:val="0"/>
        </w:rPr>
        <w:t xml:space="preserve">WILLTOPICRESP</w:t>
      </w:r>
    </w:p>
    <w:tbl>
      <w:tblPr>
        <w:tblStyle w:val="Table4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82">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2lfnejv" w:id="189"/>
      <w:bookmarkEnd w:id="189"/>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49: WILLTOPICRESP packet</w:t>
      </w:r>
    </w:p>
    <w:p w:rsidR="00000000" w:rsidDel="00000000" w:rsidP="00000000" w:rsidRDefault="00000000" w:rsidRPr="00000000" w14:paraId="0000118B">
      <w:pPr>
        <w:ind w:left="-15" w:right="4" w:firstLine="0"/>
        <w:rPr>
          <w:rFonts w:ascii="Arial" w:cs="Arial" w:eastAsia="Arial" w:hAnsi="Arial"/>
        </w:rPr>
      </w:pPr>
      <w:r w:rsidDel="00000000" w:rsidR="00000000" w:rsidRPr="00000000">
        <w:rPr>
          <w:rFonts w:ascii="Arial" w:cs="Arial" w:eastAsia="Arial" w:hAnsi="Arial"/>
          <w:rtl w:val="0"/>
        </w:rPr>
        <w:t xml:space="preserve">The WILLTOPICRESP packet is sent by a </w:t>
      </w:r>
      <w:sdt>
        <w:sdtPr>
          <w:tag w:val="goog_rdk_182"/>
        </w:sdtPr>
        <w:sdtContent>
          <w:ins w:author="Stefan Hagen" w:id="21" w:date="2024-01-04T16:50:34Z">
            <w:r w:rsidDel="00000000" w:rsidR="00000000" w:rsidRPr="00000000">
              <w:rPr>
                <w:rFonts w:ascii="Arial" w:cs="Arial" w:eastAsia="Arial" w:hAnsi="Arial"/>
                <w:rtl w:val="0"/>
              </w:rPr>
              <w:t xml:space="preserve">gateway</w:t>
            </w:r>
          </w:ins>
        </w:sdtContent>
      </w:sdt>
      <w:sdt>
        <w:sdtPr>
          <w:tag w:val="goog_rdk_183"/>
        </w:sdtPr>
        <w:sdtContent>
          <w:del w:author="Stefan Hagen" w:id="21" w:date="2024-01-04T16:50:34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to acknowledge the receipt and processing of an WILLTOPICUPD packet.</w:t>
      </w:r>
    </w:p>
    <w:p w:rsidR="00000000" w:rsidDel="00000000" w:rsidP="00000000" w:rsidRDefault="00000000" w:rsidRPr="00000000" w14:paraId="0000118C">
      <w:pPr>
        <w:pStyle w:val="Heading4"/>
        <w:ind w:left="0" w:right="4" w:firstLine="0"/>
        <w:rPr>
          <w:rFonts w:ascii="Arial" w:cs="Arial" w:eastAsia="Arial" w:hAnsi="Arial"/>
        </w:rPr>
      </w:pPr>
      <w:bookmarkStart w:colFirst="0" w:colLast="0" w:name="_heading=h.10kxoro" w:id="190"/>
      <w:bookmarkEnd w:id="190"/>
      <w:r w:rsidDel="00000000" w:rsidR="00000000" w:rsidRPr="00000000">
        <w:rPr>
          <w:rFonts w:ascii="Arial" w:cs="Arial" w:eastAsia="Arial" w:hAnsi="Arial"/>
          <w:rtl w:val="0"/>
        </w:rPr>
        <w:t xml:space="preserve">3.1.31.1 Length &amp; Packet Type</w:t>
      </w:r>
    </w:p>
    <w:p w:rsidR="00000000" w:rsidDel="00000000" w:rsidP="00000000" w:rsidRDefault="00000000" w:rsidRPr="00000000" w14:paraId="0000118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Uses packet header format 1. Please refer to section 2.1 for a detailed description.</w:t>
      </w:r>
    </w:p>
    <w:p w:rsidR="00000000" w:rsidDel="00000000" w:rsidP="00000000" w:rsidRDefault="00000000" w:rsidRPr="00000000" w14:paraId="0000118E">
      <w:pPr>
        <w:pStyle w:val="Heading4"/>
        <w:ind w:left="0" w:right="4" w:firstLine="0"/>
        <w:rPr>
          <w:rFonts w:ascii="Arial" w:cs="Arial" w:eastAsia="Arial" w:hAnsi="Arial"/>
        </w:rPr>
      </w:pPr>
      <w:bookmarkStart w:colFirst="0" w:colLast="0" w:name="_heading=h.3kkl7fh" w:id="191"/>
      <w:bookmarkEnd w:id="191"/>
      <w:r w:rsidDel="00000000" w:rsidR="00000000" w:rsidRPr="00000000">
        <w:rPr>
          <w:rFonts w:ascii="Arial" w:cs="Arial" w:eastAsia="Arial" w:hAnsi="Arial"/>
          <w:rtl w:val="0"/>
        </w:rPr>
        <w:t xml:space="preserve">3.1.31.2 Reason Code</w:t>
      </w:r>
    </w:p>
    <w:p w:rsidR="00000000" w:rsidDel="00000000" w:rsidP="00000000" w:rsidRDefault="00000000" w:rsidRPr="00000000" w14:paraId="0000118F">
      <w:pPr>
        <w:rPr>
          <w:rFonts w:ascii="Arial" w:cs="Arial" w:eastAsia="Arial" w:hAnsi="Arial"/>
        </w:rPr>
      </w:pPr>
      <w:r w:rsidDel="00000000" w:rsidR="00000000" w:rsidRPr="00000000">
        <w:rPr>
          <w:rFonts w:ascii="Arial" w:cs="Arial" w:eastAsia="Arial" w:hAnsi="Arial"/>
          <w:rtl w:val="0"/>
        </w:rPr>
        <w:t xml:space="preserve">Byte 3 in the WILLTOPICRESP control packet contains the Reason Code returned from the processing of the WILLTOPICUPD packet.</w:t>
      </w:r>
    </w:p>
    <w:p w:rsidR="00000000" w:rsidDel="00000000" w:rsidP="00000000" w:rsidRDefault="00000000" w:rsidRPr="00000000" w14:paraId="00001190">
      <w:pPr>
        <w:rPr>
          <w:rFonts w:ascii="Arial" w:cs="Arial" w:eastAsia="Arial" w:hAnsi="Arial"/>
        </w:rPr>
      </w:pPr>
      <w:r w:rsidDel="00000000" w:rsidR="00000000" w:rsidRPr="00000000">
        <w:rPr>
          <w:rtl w:val="0"/>
        </w:rPr>
      </w:r>
    </w:p>
    <w:tbl>
      <w:tblPr>
        <w:tblStyle w:val="Table5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rHeight w:val="778.9414062499999" w:hRule="atLeast"/>
          <w:tblHeader w:val="0"/>
        </w:trPr>
        <w:tc>
          <w:tcPr>
            <w:shd w:fill="cfe2f3" w:val="clear"/>
          </w:tcPr>
          <w:p w:rsidR="00000000" w:rsidDel="00000000" w:rsidP="00000000" w:rsidRDefault="00000000" w:rsidRPr="00000000" w14:paraId="00001191">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Dec</w:t>
            </w:r>
          </w:p>
        </w:tc>
        <w:tc>
          <w:tcPr>
            <w:shd w:fill="cfe2f3" w:val="clear"/>
          </w:tcPr>
          <w:p w:rsidR="00000000" w:rsidDel="00000000" w:rsidP="00000000" w:rsidRDefault="00000000" w:rsidRPr="00000000" w14:paraId="00001192">
            <w:pPr>
              <w:spacing w:after="9" w:lineRule="auto"/>
              <w:ind w:right="4"/>
              <w:rPr>
                <w:rFonts w:ascii="Arial" w:cs="Arial" w:eastAsia="Arial" w:hAnsi="Arial"/>
                <w:b w:val="1"/>
              </w:rPr>
            </w:pPr>
            <w:r w:rsidDel="00000000" w:rsidR="00000000" w:rsidRPr="00000000">
              <w:rPr>
                <w:rFonts w:ascii="Arial" w:cs="Arial" w:eastAsia="Arial" w:hAnsi="Arial"/>
                <w:b w:val="1"/>
                <w:rtl w:val="0"/>
              </w:rPr>
              <w:t xml:space="preserve">Hex</w:t>
            </w:r>
          </w:p>
        </w:tc>
        <w:tc>
          <w:tcPr>
            <w:shd w:fill="cfe2f3" w:val="clear"/>
          </w:tcPr>
          <w:p w:rsidR="00000000" w:rsidDel="00000000" w:rsidP="00000000" w:rsidRDefault="00000000" w:rsidRPr="00000000" w14:paraId="00001193">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Reason Code name</w:t>
            </w:r>
          </w:p>
        </w:tc>
        <w:tc>
          <w:tcPr>
            <w:shd w:fill="cfe2f3" w:val="clear"/>
          </w:tcPr>
          <w:p w:rsidR="00000000" w:rsidDel="00000000" w:rsidP="00000000" w:rsidRDefault="00000000" w:rsidRPr="00000000" w14:paraId="00001194">
            <w:pPr>
              <w:spacing w:after="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78.9414062499999" w:hRule="atLeast"/>
          <w:tblHeader w:val="0"/>
        </w:trPr>
        <w:tc>
          <w:tcPr/>
          <w:p w:rsidR="00000000" w:rsidDel="00000000" w:rsidP="00000000" w:rsidRDefault="00000000" w:rsidRPr="00000000" w14:paraId="0000119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19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197">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19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Will Topic update request was received successfully.</w:t>
            </w:r>
          </w:p>
        </w:tc>
      </w:tr>
      <w:tr>
        <w:trPr>
          <w:cantSplit w:val="0"/>
          <w:trHeight w:val="778.9414062499999" w:hRule="atLeast"/>
          <w:tblHeader w:val="0"/>
        </w:trPr>
        <w:tc>
          <w:tcPr/>
          <w:p w:rsidR="00000000" w:rsidDel="00000000" w:rsidP="00000000" w:rsidRDefault="00000000" w:rsidRPr="00000000" w14:paraId="00001199">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19A">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119B">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119C">
            <w:pPr>
              <w:spacing w:after="9" w:lineRule="auto"/>
              <w:ind w:right="4"/>
              <w:rPr>
                <w:rFonts w:ascii="Arial" w:cs="Arial" w:eastAsia="Arial" w:hAnsi="Arial"/>
              </w:rPr>
            </w:pPr>
            <w:r w:rsidDel="00000000" w:rsidR="00000000" w:rsidRPr="00000000">
              <w:rPr>
                <w:rFonts w:ascii="Arial" w:cs="Arial" w:eastAsia="Arial" w:hAnsi="Arial"/>
                <w:rtl w:val="0"/>
              </w:rPr>
              <w:t xml:space="preserve">There is network or server congestion in receiving Will Topic response</w:t>
            </w:r>
          </w:p>
        </w:tc>
      </w:tr>
      <w:tr>
        <w:trPr>
          <w:cantSplit w:val="0"/>
          <w:trHeight w:val="778.9414062499999" w:hRule="atLeast"/>
          <w:tblHeader w:val="0"/>
        </w:trPr>
        <w:tc>
          <w:tcPr/>
          <w:p w:rsidR="00000000" w:rsidDel="00000000" w:rsidP="00000000" w:rsidRDefault="00000000" w:rsidRPr="00000000" w14:paraId="0000119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19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119F">
            <w:pPr>
              <w:spacing w:after="9" w:lineRule="auto"/>
              <w:ind w:right="4"/>
              <w:rPr>
                <w:rFonts w:ascii="Arial" w:cs="Arial" w:eastAsia="Arial" w:hAnsi="Arial"/>
              </w:rPr>
            </w:pPr>
            <w:sdt>
              <w:sdtPr>
                <w:tag w:val="goog_rdk_184"/>
              </w:sdtPr>
              <w:sdtContent>
                <w:commentRangeStart w:id="67"/>
              </w:sdtContent>
            </w:sdt>
            <w:sdt>
              <w:sdtPr>
                <w:tag w:val="goog_rdk_185"/>
              </w:sdtPr>
              <w:sdtContent>
                <w:commentRangeStart w:id="68"/>
              </w:sdtContent>
            </w:sdt>
            <w:r w:rsidDel="00000000" w:rsidR="00000000" w:rsidRPr="00000000">
              <w:rPr>
                <w:rFonts w:ascii="Arial" w:cs="Arial" w:eastAsia="Arial" w:hAnsi="Arial"/>
                <w:rtl w:val="0"/>
              </w:rPr>
              <w:t xml:space="preserve">Invalid topic alias</w:t>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tc>
        <w:tc>
          <w:tcPr/>
          <w:p w:rsidR="00000000" w:rsidDel="00000000" w:rsidP="00000000" w:rsidRDefault="00000000" w:rsidRPr="00000000" w14:paraId="000011A0">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alias is not accepted by the Server.</w:t>
            </w:r>
          </w:p>
        </w:tc>
      </w:tr>
      <w:tr>
        <w:trPr>
          <w:cantSplit w:val="0"/>
          <w:trHeight w:val="778.9414062499999" w:hRule="atLeast"/>
          <w:tblHeader w:val="0"/>
        </w:trPr>
        <w:tc>
          <w:tcPr/>
          <w:p w:rsidR="00000000" w:rsidDel="00000000" w:rsidP="00000000" w:rsidRDefault="00000000" w:rsidRPr="00000000" w14:paraId="000011A1">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1A2">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11A3">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11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or support the properties provided with the WILLTOPICRESP packet.</w:t>
            </w:r>
          </w:p>
        </w:tc>
      </w:tr>
    </w:tbl>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50: WILLTOPICRESP Reason Code</w:t>
      </w:r>
    </w:p>
    <w:p w:rsidR="00000000" w:rsidDel="00000000" w:rsidP="00000000" w:rsidRDefault="00000000" w:rsidRPr="00000000" w14:paraId="000011A6">
      <w:pPr>
        <w:spacing w:after="174" w:before="0" w:line="248.000000000000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1A7">
      <w:pPr>
        <w:pStyle w:val="Heading3"/>
        <w:keepLines w:val="1"/>
        <w:spacing w:after="118" w:before="0" w:line="259" w:lineRule="auto"/>
        <w:ind w:left="0" w:right="4" w:firstLine="0"/>
        <w:rPr>
          <w:rFonts w:ascii="Arial" w:cs="Arial" w:eastAsia="Arial" w:hAnsi="Arial"/>
        </w:rPr>
      </w:pPr>
      <w:bookmarkStart w:colFirst="0" w:colLast="0" w:name="_heading=h.1zpvhna" w:id="192"/>
      <w:bookmarkEnd w:id="192"/>
      <w:r w:rsidDel="00000000" w:rsidR="00000000" w:rsidRPr="00000000">
        <w:rPr>
          <w:rtl w:val="0"/>
        </w:rPr>
        <w:t xml:space="preserve">3.1.32 </w:t>
      </w:r>
      <w:r w:rsidDel="00000000" w:rsidR="00000000" w:rsidRPr="00000000">
        <w:rPr>
          <w:rFonts w:ascii="Arial" w:cs="Arial" w:eastAsia="Arial" w:hAnsi="Arial"/>
          <w:rtl w:val="0"/>
        </w:rPr>
        <w:t xml:space="preserve">WILLMSGRESP</w:t>
      </w:r>
    </w:p>
    <w:tbl>
      <w:tblPr>
        <w:tblStyle w:val="Table5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A8">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A9">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AA">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AB">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AC">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AD">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AE">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AF">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B0">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B1">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B2">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BA">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BB">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C3">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C4">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51: WILLMSGRESP</w:t>
      </w:r>
    </w:p>
    <w:p w:rsidR="00000000" w:rsidDel="00000000" w:rsidP="00000000" w:rsidRDefault="00000000" w:rsidRPr="00000000" w14:paraId="000011CD">
      <w:pPr>
        <w:jc w:val="center"/>
        <w:rPr>
          <w:rFonts w:ascii="Arial" w:cs="Arial" w:eastAsia="Arial" w:hAnsi="Arial"/>
        </w:rPr>
      </w:pPr>
      <w:r w:rsidDel="00000000" w:rsidR="00000000" w:rsidRPr="00000000">
        <w:rPr>
          <w:rtl w:val="0"/>
        </w:rPr>
      </w:r>
    </w:p>
    <w:p w:rsidR="00000000" w:rsidDel="00000000" w:rsidP="00000000" w:rsidRDefault="00000000" w:rsidRPr="00000000" w14:paraId="000011CE">
      <w:pPr>
        <w:ind w:left="-5" w:right="4" w:firstLine="0"/>
        <w:rPr>
          <w:rFonts w:ascii="Arial" w:cs="Arial" w:eastAsia="Arial" w:hAnsi="Arial"/>
        </w:rPr>
      </w:pPr>
      <w:r w:rsidDel="00000000" w:rsidR="00000000" w:rsidRPr="00000000">
        <w:rPr>
          <w:rFonts w:ascii="Arial" w:cs="Arial" w:eastAsia="Arial" w:hAnsi="Arial"/>
          <w:rtl w:val="0"/>
        </w:rPr>
        <w:t xml:space="preserve">The WILLMSGRESP packet is sent by a </w:t>
      </w:r>
      <w:sdt>
        <w:sdtPr>
          <w:tag w:val="goog_rdk_186"/>
        </w:sdtPr>
        <w:sdtContent>
          <w:ins w:author="Stefan Hagen" w:id="22" w:date="2024-01-04T16:49:05Z">
            <w:r w:rsidDel="00000000" w:rsidR="00000000" w:rsidRPr="00000000">
              <w:rPr>
                <w:rFonts w:ascii="Arial" w:cs="Arial" w:eastAsia="Arial" w:hAnsi="Arial"/>
                <w:rtl w:val="0"/>
              </w:rPr>
              <w:t xml:space="preserve">gateway</w:t>
            </w:r>
          </w:ins>
        </w:sdtContent>
      </w:sdt>
      <w:sdt>
        <w:sdtPr>
          <w:tag w:val="goog_rdk_187"/>
        </w:sdtPr>
        <w:sdtContent>
          <w:del w:author="Stefan Hagen" w:id="22" w:date="2024-01-04T16:49:05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to acknowledge the receipt and processing of </w:t>
      </w:r>
      <w:sdt>
        <w:sdtPr>
          <w:tag w:val="goog_rdk_188"/>
        </w:sdtPr>
        <w:sdtContent>
          <w:commentRangeStart w:id="69"/>
        </w:sdtContent>
      </w:sdt>
      <w:r w:rsidDel="00000000" w:rsidR="00000000" w:rsidRPr="00000000">
        <w:rPr>
          <w:rFonts w:ascii="Arial" w:cs="Arial" w:eastAsia="Arial" w:hAnsi="Arial"/>
          <w:rtl w:val="0"/>
        </w:rPr>
        <w:t xml:space="preserve">a</w:t>
      </w:r>
      <w:sdt>
        <w:sdtPr>
          <w:tag w:val="goog_rdk_189"/>
        </w:sdtPr>
        <w:sdtContent>
          <w:del w:author="Stefan Hagen" w:id="23" w:date="2024-01-04T16:49:19Z">
            <w:commentRangeEnd w:id="69"/>
            <w:r w:rsidDel="00000000" w:rsidR="00000000" w:rsidRPr="00000000">
              <w:commentReference w:id="69"/>
            </w:r>
            <w:r w:rsidDel="00000000" w:rsidR="00000000" w:rsidRPr="00000000">
              <w:rPr>
                <w:rFonts w:ascii="Arial" w:cs="Arial" w:eastAsia="Arial" w:hAnsi="Arial"/>
                <w:rtl w:val="0"/>
              </w:rPr>
              <w:delText xml:space="preserve">n</w:delText>
            </w:r>
          </w:del>
        </w:sdtContent>
      </w:sdt>
      <w:r w:rsidDel="00000000" w:rsidR="00000000" w:rsidRPr="00000000">
        <w:rPr>
          <w:rFonts w:ascii="Arial" w:cs="Arial" w:eastAsia="Arial" w:hAnsi="Arial"/>
          <w:rtl w:val="0"/>
        </w:rPr>
        <w:t xml:space="preserve"> WILLMSGUPD packet.</w:t>
      </w:r>
    </w:p>
    <w:p w:rsidR="00000000" w:rsidDel="00000000" w:rsidP="00000000" w:rsidRDefault="00000000" w:rsidRPr="00000000" w14:paraId="000011CF">
      <w:pPr>
        <w:pStyle w:val="Heading4"/>
        <w:ind w:left="0" w:right="4" w:firstLine="0"/>
        <w:rPr>
          <w:rFonts w:ascii="Arial" w:cs="Arial" w:eastAsia="Arial" w:hAnsi="Arial"/>
        </w:rPr>
      </w:pPr>
      <w:bookmarkStart w:colFirst="0" w:colLast="0" w:name="_heading=h.4jpj0b3" w:id="193"/>
      <w:bookmarkEnd w:id="193"/>
      <w:r w:rsidDel="00000000" w:rsidR="00000000" w:rsidRPr="00000000">
        <w:rPr>
          <w:rFonts w:ascii="Arial" w:cs="Arial" w:eastAsia="Arial" w:hAnsi="Arial"/>
          <w:rtl w:val="0"/>
        </w:rPr>
        <w:t xml:space="preserve">3.1.32.1 Length &amp; Packet Type</w:t>
      </w:r>
    </w:p>
    <w:p w:rsidR="00000000" w:rsidDel="00000000" w:rsidP="00000000" w:rsidRDefault="00000000" w:rsidRPr="00000000" w14:paraId="000011D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1D1">
      <w:pPr>
        <w:pStyle w:val="Heading4"/>
        <w:ind w:left="0" w:right="4" w:firstLine="0"/>
        <w:rPr>
          <w:rFonts w:ascii="Arial" w:cs="Arial" w:eastAsia="Arial" w:hAnsi="Arial"/>
        </w:rPr>
      </w:pPr>
      <w:bookmarkStart w:colFirst="0" w:colLast="0" w:name="_heading=h.2yutaiw" w:id="194"/>
      <w:bookmarkEnd w:id="194"/>
      <w:r w:rsidDel="00000000" w:rsidR="00000000" w:rsidRPr="00000000">
        <w:rPr>
          <w:rFonts w:ascii="Arial" w:cs="Arial" w:eastAsia="Arial" w:hAnsi="Arial"/>
          <w:rtl w:val="0"/>
        </w:rPr>
        <w:t xml:space="preserve">3.1.32.2 Reason Code</w:t>
      </w:r>
    </w:p>
    <w:p w:rsidR="00000000" w:rsidDel="00000000" w:rsidP="00000000" w:rsidRDefault="00000000" w:rsidRPr="00000000" w14:paraId="000011D2">
      <w:pPr>
        <w:rPr>
          <w:rFonts w:ascii="Arial" w:cs="Arial" w:eastAsia="Arial" w:hAnsi="Arial"/>
        </w:rPr>
      </w:pPr>
      <w:r w:rsidDel="00000000" w:rsidR="00000000" w:rsidRPr="00000000">
        <w:rPr>
          <w:rFonts w:ascii="Arial" w:cs="Arial" w:eastAsia="Arial" w:hAnsi="Arial"/>
          <w:rtl w:val="0"/>
        </w:rPr>
        <w:t xml:space="preserve">Byte 3 in the WILLMSGRESP control packet contains the Reason Code returned from processing of the WILLMSGUPD control packet. </w:t>
      </w:r>
    </w:p>
    <w:tbl>
      <w:tblPr>
        <w:tblStyle w:val="Table52"/>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6"/>
        <w:gridCol w:w="1352"/>
        <w:gridCol w:w="2835"/>
        <w:gridCol w:w="4252"/>
        <w:tblGridChange w:id="0">
          <w:tblGrid>
            <w:gridCol w:w="916"/>
            <w:gridCol w:w="1352"/>
            <w:gridCol w:w="2835"/>
            <w:gridCol w:w="4252"/>
          </w:tblGrid>
        </w:tblGridChange>
      </w:tblGrid>
      <w:tr>
        <w:trPr>
          <w:cantSplit w:val="0"/>
          <w:tblHeader w:val="0"/>
        </w:trPr>
        <w:tc>
          <w:tcPr>
            <w:shd w:fill="cfe2f3" w:val="clear"/>
          </w:tcPr>
          <w:p w:rsidR="00000000" w:rsidDel="00000000" w:rsidP="00000000" w:rsidRDefault="00000000" w:rsidRPr="00000000" w14:paraId="000011D3">
            <w:pPr>
              <w:spacing w:after="9" w:lineRule="auto"/>
              <w:ind w:right="4"/>
              <w:rPr>
                <w:rFonts w:ascii="Arial" w:cs="Arial" w:eastAsia="Arial" w:hAnsi="Arial"/>
              </w:rPr>
            </w:pPr>
            <w:r w:rsidDel="00000000" w:rsidR="00000000" w:rsidRPr="00000000">
              <w:rPr>
                <w:rFonts w:ascii="Arial" w:cs="Arial" w:eastAsia="Arial" w:hAnsi="Arial"/>
                <w:rtl w:val="0"/>
              </w:rPr>
              <w:t xml:space="preserve">Dec</w:t>
            </w:r>
          </w:p>
        </w:tc>
        <w:tc>
          <w:tcPr>
            <w:shd w:fill="cfe2f3" w:val="clear"/>
          </w:tcPr>
          <w:p w:rsidR="00000000" w:rsidDel="00000000" w:rsidP="00000000" w:rsidRDefault="00000000" w:rsidRPr="00000000" w14:paraId="000011D4">
            <w:pPr>
              <w:spacing w:after="9" w:lineRule="auto"/>
              <w:ind w:right="4"/>
              <w:rPr>
                <w:rFonts w:ascii="Arial" w:cs="Arial" w:eastAsia="Arial" w:hAnsi="Arial"/>
              </w:rPr>
            </w:pPr>
            <w:r w:rsidDel="00000000" w:rsidR="00000000" w:rsidRPr="00000000">
              <w:rPr>
                <w:rFonts w:ascii="Arial" w:cs="Arial" w:eastAsia="Arial" w:hAnsi="Arial"/>
                <w:rtl w:val="0"/>
              </w:rPr>
              <w:t xml:space="preserve">Hex</w:t>
            </w:r>
          </w:p>
        </w:tc>
        <w:tc>
          <w:tcPr>
            <w:shd w:fill="cfe2f3" w:val="clear"/>
          </w:tcPr>
          <w:p w:rsidR="00000000" w:rsidDel="00000000" w:rsidP="00000000" w:rsidRDefault="00000000" w:rsidRPr="00000000" w14:paraId="000011D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Reason Code name</w:t>
            </w:r>
          </w:p>
        </w:tc>
        <w:tc>
          <w:tcPr>
            <w:shd w:fill="cfe2f3" w:val="clear"/>
          </w:tcPr>
          <w:p w:rsidR="00000000" w:rsidDel="00000000" w:rsidP="00000000" w:rsidRDefault="00000000" w:rsidRPr="00000000" w14:paraId="000011D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w:t>
            </w:r>
          </w:p>
        </w:tc>
      </w:tr>
      <w:tr>
        <w:trPr>
          <w:cantSplit w:val="0"/>
          <w:trHeight w:val="778.9414062499999" w:hRule="atLeast"/>
          <w:tblHeader w:val="0"/>
        </w:trPr>
        <w:tc>
          <w:tcPr/>
          <w:p w:rsidR="00000000" w:rsidDel="00000000" w:rsidP="00000000" w:rsidRDefault="00000000" w:rsidRPr="00000000" w14:paraId="000011D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1D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11D9">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11DA">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Will Message update was accepted and processed successfully. </w:t>
            </w:r>
          </w:p>
        </w:tc>
      </w:tr>
      <w:tr>
        <w:trPr>
          <w:cantSplit w:val="0"/>
          <w:trHeight w:val="778.9414062499999" w:hRule="atLeast"/>
          <w:tblHeader w:val="0"/>
        </w:trPr>
        <w:tc>
          <w:tcPr/>
          <w:p w:rsidR="00000000" w:rsidDel="00000000" w:rsidP="00000000" w:rsidRDefault="00000000" w:rsidRPr="00000000" w14:paraId="000011DB">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11DC">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11DD">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11DE">
            <w:pPr>
              <w:spacing w:after="9" w:lineRule="auto"/>
              <w:ind w:right="4"/>
              <w:rPr>
                <w:rFonts w:ascii="Arial" w:cs="Arial" w:eastAsia="Arial" w:hAnsi="Arial"/>
              </w:rPr>
            </w:pPr>
            <w:r w:rsidDel="00000000" w:rsidR="00000000" w:rsidRPr="00000000">
              <w:rPr>
                <w:rFonts w:ascii="Arial" w:cs="Arial" w:eastAsia="Arial" w:hAnsi="Arial"/>
                <w:rtl w:val="0"/>
              </w:rPr>
              <w:t xml:space="preserve">There is network or server congestion in receiving the Will Message update packet. </w:t>
            </w:r>
          </w:p>
        </w:tc>
      </w:tr>
      <w:tr>
        <w:trPr>
          <w:cantSplit w:val="0"/>
          <w:trHeight w:val="778.9414062499999" w:hRule="atLeast"/>
          <w:tblHeader w:val="0"/>
        </w:trPr>
        <w:tc>
          <w:tcPr/>
          <w:p w:rsidR="00000000" w:rsidDel="00000000" w:rsidP="00000000" w:rsidRDefault="00000000" w:rsidRPr="00000000" w14:paraId="000011DF">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11E0">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11E1">
            <w:pPr>
              <w:spacing w:after="9" w:lineRule="auto"/>
              <w:ind w:right="4"/>
              <w:rPr>
                <w:rFonts w:ascii="Arial" w:cs="Arial" w:eastAsia="Arial" w:hAnsi="Arial"/>
              </w:rPr>
            </w:pPr>
            <w:sdt>
              <w:sdtPr>
                <w:tag w:val="goog_rdk_190"/>
              </w:sdtPr>
              <w:sdtContent>
                <w:commentRangeStart w:id="70"/>
              </w:sdtContent>
            </w:sdt>
            <w:r w:rsidDel="00000000" w:rsidR="00000000" w:rsidRPr="00000000">
              <w:rPr>
                <w:rFonts w:ascii="Arial" w:cs="Arial" w:eastAsia="Arial" w:hAnsi="Arial"/>
                <w:rtl w:val="0"/>
              </w:rPr>
              <w:t xml:space="preserve">Invalid topic alias</w:t>
            </w:r>
            <w:commentRangeEnd w:id="70"/>
            <w:r w:rsidDel="00000000" w:rsidR="00000000" w:rsidRPr="00000000">
              <w:commentReference w:id="70"/>
            </w:r>
            <w:r w:rsidDel="00000000" w:rsidR="00000000" w:rsidRPr="00000000">
              <w:rPr>
                <w:rtl w:val="0"/>
              </w:rPr>
            </w:r>
          </w:p>
        </w:tc>
        <w:tc>
          <w:tcPr/>
          <w:p w:rsidR="00000000" w:rsidDel="00000000" w:rsidP="00000000" w:rsidRDefault="00000000" w:rsidRPr="00000000" w14:paraId="000011E2">
            <w:pPr>
              <w:spacing w:after="9" w:lineRule="auto"/>
              <w:ind w:right="4"/>
              <w:rPr>
                <w:rFonts w:ascii="Arial" w:cs="Arial" w:eastAsia="Arial" w:hAnsi="Arial"/>
              </w:rPr>
            </w:pPr>
            <w:r w:rsidDel="00000000" w:rsidR="00000000" w:rsidRPr="00000000">
              <w:rPr>
                <w:rFonts w:ascii="Arial" w:cs="Arial" w:eastAsia="Arial" w:hAnsi="Arial"/>
                <w:rtl w:val="0"/>
              </w:rPr>
              <w:t xml:space="preserve">The Will Topic name alias is not accepted by the Server</w:t>
            </w:r>
          </w:p>
        </w:tc>
      </w:tr>
      <w:tr>
        <w:trPr>
          <w:cantSplit w:val="0"/>
          <w:trHeight w:val="778.9414062499999" w:hRule="atLeast"/>
          <w:tblHeader w:val="0"/>
        </w:trPr>
        <w:tc>
          <w:tcPr/>
          <w:p w:rsidR="00000000" w:rsidDel="00000000" w:rsidP="00000000" w:rsidRDefault="00000000" w:rsidRPr="00000000" w14:paraId="000011E3">
            <w:pPr>
              <w:spacing w:after="9" w:lineRule="auto"/>
              <w:ind w:right="4"/>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11E4">
            <w:pPr>
              <w:spacing w:after="9" w:lineRule="auto"/>
              <w:ind w:right="4"/>
              <w:rPr>
                <w:rFonts w:ascii="Arial" w:cs="Arial" w:eastAsia="Arial" w:hAnsi="Arial"/>
              </w:rPr>
            </w:pPr>
            <w:r w:rsidDel="00000000" w:rsidR="00000000" w:rsidRPr="00000000">
              <w:rPr>
                <w:rFonts w:ascii="Arial" w:cs="Arial" w:eastAsia="Arial" w:hAnsi="Arial"/>
                <w:rtl w:val="0"/>
              </w:rPr>
              <w:t xml:space="preserve">0x03</w:t>
            </w:r>
          </w:p>
        </w:tc>
        <w:tc>
          <w:tcPr/>
          <w:p w:rsidR="00000000" w:rsidDel="00000000" w:rsidP="00000000" w:rsidRDefault="00000000" w:rsidRPr="00000000" w14:paraId="000011E5">
            <w:pPr>
              <w:spacing w:after="9" w:lineRule="auto"/>
              <w:ind w:right="4"/>
              <w:rPr>
                <w:rFonts w:ascii="Arial" w:cs="Arial" w:eastAsia="Arial" w:hAnsi="Arial"/>
              </w:rPr>
            </w:pPr>
            <w:r w:rsidDel="00000000" w:rsidR="00000000" w:rsidRPr="00000000">
              <w:rPr>
                <w:rFonts w:ascii="Arial" w:cs="Arial" w:eastAsia="Arial" w:hAnsi="Arial"/>
                <w:rtl w:val="0"/>
              </w:rPr>
              <w:t xml:space="preserve">Not supported</w:t>
            </w:r>
          </w:p>
        </w:tc>
        <w:tc>
          <w:tcPr/>
          <w:p w:rsidR="00000000" w:rsidDel="00000000" w:rsidP="00000000" w:rsidRDefault="00000000" w:rsidRPr="00000000" w14:paraId="000011E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or support the properties provided with WILLMSGUPD packet.</w:t>
            </w:r>
          </w:p>
        </w:tc>
      </w:tr>
    </w:tbl>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52: WILLMSGRESP Reason Code</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tl w:val="0"/>
        </w:rPr>
      </w:r>
    </w:p>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tl w:val="0"/>
        </w:rPr>
      </w:r>
    </w:p>
    <w:p w:rsidR="00000000" w:rsidDel="00000000" w:rsidP="00000000" w:rsidRDefault="00000000" w:rsidRPr="00000000" w14:paraId="000011EA">
      <w:pPr>
        <w:pStyle w:val="Heading3"/>
        <w:ind w:left="0" w:firstLine="0"/>
        <w:rPr>
          <w:rFonts w:ascii="Arial" w:cs="Arial" w:eastAsia="Arial" w:hAnsi="Arial"/>
        </w:rPr>
      </w:pPr>
      <w:bookmarkStart w:colFirst="0" w:colLast="0" w:name="_heading=h.1e03kqp" w:id="195"/>
      <w:bookmarkEnd w:id="195"/>
      <w:r w:rsidDel="00000000" w:rsidR="00000000" w:rsidRPr="00000000">
        <w:rPr>
          <w:rtl w:val="0"/>
        </w:rPr>
        <w:t xml:space="preserve">3.1.33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EB">
      <w:pPr>
        <w:spacing w:after="9" w:lineRule="auto"/>
        <w:ind w:left="-5" w:right="990" w:firstLine="0"/>
        <w:rPr>
          <w:rFonts w:ascii="Arial" w:cs="Arial" w:eastAsia="Arial" w:hAnsi="Arial"/>
        </w:rPr>
      </w:pPr>
      <w:r w:rsidDel="00000000" w:rsidR="00000000" w:rsidRPr="00000000">
        <w:rPr>
          <w:rtl w:val="0"/>
        </w:rPr>
      </w:r>
    </w:p>
    <w:tbl>
      <w:tblPr>
        <w:tblStyle w:val="Table5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E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E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F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F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F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F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F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F5">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F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E">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F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207">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208">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210">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211">
            <w:pPr>
              <w:jc w:val="center"/>
              <w:rPr>
                <w:rFonts w:ascii="Arial" w:cs="Arial" w:eastAsia="Arial" w:hAnsi="Arial"/>
              </w:rPr>
            </w:pPr>
            <w:sdt>
              <w:sdtPr>
                <w:tag w:val="goog_rdk_191"/>
              </w:sdtPr>
              <w:sdtContent>
                <w:commentRangeStart w:id="71"/>
              </w:sdtContent>
            </w:sdt>
            <w:sdt>
              <w:sdtPr>
                <w:tag w:val="goog_rdk_192"/>
              </w:sdtPr>
              <w:sdtContent>
                <w:commentRangeStart w:id="72"/>
              </w:sdtContent>
            </w:sdt>
            <w:sdt>
              <w:sdtPr>
                <w:tag w:val="goog_rdk_193"/>
              </w:sdtPr>
              <w:sdtContent>
                <w:commentRangeStart w:id="73"/>
              </w:sdtContent>
            </w:sdt>
            <w:r w:rsidDel="00000000" w:rsidR="00000000" w:rsidRPr="00000000">
              <w:rPr>
                <w:rFonts w:ascii="Arial" w:cs="Arial" w:eastAsia="Arial" w:hAnsi="Arial"/>
                <w:rtl w:val="0"/>
              </w:rPr>
              <w:t xml:space="preserve">Wireless Node Id</w:t>
            </w:r>
            <w:commentRangeEnd w:id="71"/>
            <w:r w:rsidDel="00000000" w:rsidR="00000000" w:rsidRPr="00000000">
              <w:commentReference w:id="71"/>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r>
          </w:p>
        </w:tc>
      </w:tr>
      <w:tr>
        <w:trPr>
          <w:cantSplit w:val="0"/>
          <w:tblHeader w:val="0"/>
        </w:trPr>
        <w:tc>
          <w:tcPr/>
          <w:p w:rsidR="00000000" w:rsidDel="00000000" w:rsidP="00000000" w:rsidRDefault="00000000" w:rsidRPr="00000000" w14:paraId="00001219">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21A">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22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w:t>
      </w:r>
      <w:sdt>
        <w:sdtPr>
          <w:tag w:val="goog_rdk_194"/>
        </w:sdtPr>
        <w:sdtContent>
          <w:ins w:author="Stefan Hagen" w:id="24" w:date="2024-01-04T16:48:41Z">
            <w:r w:rsidDel="00000000" w:rsidR="00000000" w:rsidRPr="00000000">
              <w:rPr>
                <w:rFonts w:ascii="Arial" w:cs="Arial" w:eastAsia="Arial" w:hAnsi="Arial"/>
                <w:rtl w:val="0"/>
              </w:rPr>
              <w:t xml:space="preserve">gateway</w:t>
            </w:r>
          </w:ins>
        </w:sdtContent>
      </w:sdt>
      <w:sdt>
        <w:sdtPr>
          <w:tag w:val="goog_rdk_195"/>
        </w:sdtPr>
        <w:sdtContent>
          <w:del w:author="Stefan Hagen" w:id="24" w:date="2024-01-04T16:48:41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via a forwarder in case the </w:t>
      </w:r>
      <w:sdt>
        <w:sdtPr>
          <w:tag w:val="goog_rdk_196"/>
        </w:sdtPr>
        <w:sdtContent>
          <w:ins w:author="Stefan Hagen" w:id="25" w:date="2024-01-04T16:48:50Z">
            <w:r w:rsidDel="00000000" w:rsidR="00000000" w:rsidRPr="00000000">
              <w:rPr>
                <w:rFonts w:ascii="Arial" w:cs="Arial" w:eastAsia="Arial" w:hAnsi="Arial"/>
                <w:rtl w:val="0"/>
              </w:rPr>
              <w:t xml:space="preserve">gateway</w:t>
            </w:r>
          </w:ins>
        </w:sdtContent>
      </w:sdt>
      <w:sdt>
        <w:sdtPr>
          <w:tag w:val="goog_rdk_197"/>
        </w:sdtPr>
        <w:sdtContent>
          <w:del w:author="Stefan Hagen" w:id="25" w:date="2024-01-04T16:48:50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is not directly attached to their WSNs. The forwarder simply encapsulates the MQTT-SN frames it receives on the wireless side and forwards them unchanged to the </w:t>
      </w:r>
      <w:sdt>
        <w:sdtPr>
          <w:tag w:val="goog_rdk_198"/>
        </w:sdtPr>
        <w:sdtContent>
          <w:ins w:author="Stefan Hagen" w:id="26" w:date="2024-01-04T16:48:45Z">
            <w:r w:rsidDel="00000000" w:rsidR="00000000" w:rsidRPr="00000000">
              <w:rPr>
                <w:rFonts w:ascii="Arial" w:cs="Arial" w:eastAsia="Arial" w:hAnsi="Arial"/>
                <w:rtl w:val="0"/>
              </w:rPr>
              <w:t xml:space="preserve">gateway</w:t>
            </w:r>
          </w:ins>
        </w:sdtContent>
      </w:sdt>
      <w:sdt>
        <w:sdtPr>
          <w:tag w:val="goog_rdk_199"/>
        </w:sdtPr>
        <w:sdtContent>
          <w:del w:author="Stefan Hagen" w:id="26" w:date="2024-01-04T16:48:45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in the opposite direction, it decapsulates the frames it receives from the gateway and sends them to the clients, unchanged too.</w:t>
      </w:r>
    </w:p>
    <w:p w:rsidR="00000000" w:rsidDel="00000000" w:rsidP="00000000" w:rsidRDefault="00000000" w:rsidRPr="00000000" w14:paraId="00001224">
      <w:pPr>
        <w:pStyle w:val="Heading4"/>
        <w:ind w:left="0" w:right="4" w:firstLine="0"/>
        <w:rPr>
          <w:rFonts w:ascii="Arial" w:cs="Arial" w:eastAsia="Arial" w:hAnsi="Arial"/>
        </w:rPr>
      </w:pPr>
      <w:bookmarkStart w:colFirst="0" w:colLast="0" w:name="_heading=h.3xzr3ei" w:id="196"/>
      <w:bookmarkEnd w:id="196"/>
      <w:r w:rsidDel="00000000" w:rsidR="00000000" w:rsidRPr="00000000">
        <w:rPr>
          <w:rFonts w:ascii="Arial" w:cs="Arial" w:eastAsia="Arial" w:hAnsi="Arial"/>
          <w:rtl w:val="0"/>
        </w:rPr>
        <w:t xml:space="preserve">3.1.33.1 Length</w:t>
      </w:r>
    </w:p>
    <w:p w:rsidR="00000000" w:rsidDel="00000000" w:rsidP="00000000" w:rsidRDefault="00000000" w:rsidRPr="00000000" w14:paraId="0000122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226">
      <w:pPr>
        <w:pStyle w:val="Heading4"/>
        <w:ind w:left="0" w:right="4" w:firstLine="0"/>
        <w:rPr>
          <w:rFonts w:ascii="Arial" w:cs="Arial" w:eastAsia="Arial" w:hAnsi="Arial"/>
        </w:rPr>
      </w:pPr>
      <w:bookmarkStart w:colFirst="0" w:colLast="0" w:name="_heading=h.2d51dmb" w:id="197"/>
      <w:bookmarkEnd w:id="197"/>
      <w:r w:rsidDel="00000000" w:rsidR="00000000" w:rsidRPr="00000000">
        <w:rPr>
          <w:rFonts w:ascii="Arial" w:cs="Arial" w:eastAsia="Arial" w:hAnsi="Arial"/>
          <w:rtl w:val="0"/>
        </w:rPr>
        <w:t xml:space="preserve">3.1.33.2 Packet Type</w:t>
      </w:r>
    </w:p>
    <w:p w:rsidR="00000000" w:rsidDel="00000000" w:rsidP="00000000" w:rsidRDefault="00000000" w:rsidRPr="00000000" w14:paraId="0000122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228">
      <w:pPr>
        <w:pStyle w:val="Heading4"/>
        <w:ind w:left="0" w:right="4" w:firstLine="0"/>
        <w:rPr>
          <w:rFonts w:ascii="Arial" w:cs="Arial" w:eastAsia="Arial" w:hAnsi="Arial"/>
        </w:rPr>
      </w:pPr>
      <w:bookmarkStart w:colFirst="0" w:colLast="0" w:name="_heading=h.sabnu4" w:id="198"/>
      <w:bookmarkEnd w:id="198"/>
      <w:r w:rsidDel="00000000" w:rsidR="00000000" w:rsidRPr="00000000">
        <w:rPr>
          <w:rFonts w:ascii="Arial" w:cs="Arial" w:eastAsia="Arial" w:hAnsi="Arial"/>
          <w:rtl w:val="0"/>
        </w:rPr>
        <w:t xml:space="preserve">3.1.33.3 Ctrl</w:t>
      </w:r>
    </w:p>
    <w:p w:rsidR="00000000" w:rsidDel="00000000" w:rsidP="00000000" w:rsidRDefault="00000000" w:rsidRPr="00000000" w14:paraId="000012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54"/>
        <w:tblW w:w="9340.0" w:type="dxa"/>
        <w:jc w:val="left"/>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2A">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2B">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2C">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2D">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2E">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2F">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30">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31">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232">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33">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34">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23A">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23B">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3D">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3E">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3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4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4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4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4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44">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245">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247">
      <w:pPr>
        <w:pStyle w:val="Heading4"/>
        <w:ind w:left="0" w:right="4" w:firstLine="0"/>
        <w:rPr>
          <w:rFonts w:ascii="Arial" w:cs="Arial" w:eastAsia="Arial" w:hAnsi="Arial"/>
        </w:rPr>
      </w:pPr>
      <w:bookmarkStart w:colFirst="0" w:colLast="0" w:name="_heading=h.3c9z6hx" w:id="199"/>
      <w:bookmarkEnd w:id="199"/>
      <w:r w:rsidDel="00000000" w:rsidR="00000000" w:rsidRPr="00000000">
        <w:rPr>
          <w:rFonts w:ascii="Arial" w:cs="Arial" w:eastAsia="Arial" w:hAnsi="Arial"/>
          <w:rtl w:val="0"/>
        </w:rPr>
        <w:t xml:space="preserve">3.1.33.4 </w:t>
      </w:r>
      <w:r w:rsidDel="00000000" w:rsidR="00000000" w:rsidRPr="00000000">
        <w:rPr>
          <w:rFonts w:ascii="Arial" w:cs="Arial" w:eastAsia="Arial" w:hAnsi="Arial"/>
          <w:rtl w:val="0"/>
        </w:rPr>
        <w:t xml:space="preserve">Radius</w:t>
      </w:r>
    </w:p>
    <w:p w:rsidR="00000000" w:rsidDel="00000000" w:rsidP="00000000" w:rsidRDefault="00000000" w:rsidRPr="00000000" w14:paraId="00001248">
      <w:pPr>
        <w:ind w:right="4"/>
        <w:rPr>
          <w:rFonts w:ascii="Arial" w:cs="Arial" w:eastAsia="Arial" w:hAnsi="Arial"/>
        </w:rPr>
      </w:pPr>
      <w:sdt>
        <w:sdtPr>
          <w:tag w:val="goog_rdk_201"/>
        </w:sdtPr>
        <w:sdtContent>
          <w:ins w:author="davide.lenzarini@u-blox.com" w:id="27" w:date="2023-11-29T17:04:20Z">
            <w:r w:rsidDel="00000000" w:rsidR="00000000" w:rsidRPr="00000000">
              <w:rPr>
                <w:rFonts w:ascii="Arial" w:cs="Arial" w:eastAsia="Arial" w:hAnsi="Arial"/>
                <w:rtl w:val="0"/>
              </w:rPr>
              <w:t xml:space="preserve">Transmission </w:t>
            </w:r>
          </w:ins>
        </w:sdtContent>
      </w:sdt>
      <w:sdt>
        <w:sdtPr>
          <w:tag w:val="goog_rdk_202"/>
        </w:sdtPr>
        <w:sdtContent>
          <w:del w:author="davide.lenzarini@u-blox.com" w:id="27" w:date="2023-11-29T17:04:20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(only relevant in direction </w:t>
      </w:r>
      <w:sdt>
        <w:sdtPr>
          <w:tag w:val="goog_rdk_203"/>
        </w:sdtPr>
        <w:sdtContent>
          <w:ins w:author="Stefan Hagen" w:id="28" w:date="2024-01-04T16:45:32Z">
            <w:r w:rsidDel="00000000" w:rsidR="00000000" w:rsidRPr="00000000">
              <w:rPr>
                <w:rFonts w:ascii="Arial" w:cs="Arial" w:eastAsia="Arial" w:hAnsi="Arial"/>
                <w:rtl w:val="0"/>
              </w:rPr>
              <w:t xml:space="preserve">gateway</w:t>
            </w:r>
          </w:ins>
        </w:sdtContent>
      </w:sdt>
      <w:sdt>
        <w:sdtPr>
          <w:tag w:val="goog_rdk_204"/>
        </w:sdtPr>
        <w:sdtContent>
          <w:del w:author="Stefan Hagen" w:id="28" w:date="2024-01-04T16:45:32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to forwarder)</w:t>
      </w:r>
    </w:p>
    <w:p w:rsidR="00000000" w:rsidDel="00000000" w:rsidP="00000000" w:rsidRDefault="00000000" w:rsidRPr="00000000" w14:paraId="00001249">
      <w:pPr>
        <w:pStyle w:val="Heading4"/>
        <w:ind w:left="0" w:right="4" w:firstLine="0"/>
        <w:rPr>
          <w:rFonts w:ascii="Arial" w:cs="Arial" w:eastAsia="Arial" w:hAnsi="Arial"/>
        </w:rPr>
      </w:pPr>
      <w:bookmarkStart w:colFirst="0" w:colLast="0" w:name="_heading=h.1rf9gpq" w:id="200"/>
      <w:bookmarkEnd w:id="200"/>
      <w:r w:rsidDel="00000000" w:rsidR="00000000" w:rsidRPr="00000000">
        <w:rPr>
          <w:rFonts w:ascii="Arial" w:cs="Arial" w:eastAsia="Arial" w:hAnsi="Arial"/>
          <w:rtl w:val="0"/>
        </w:rPr>
        <w:t xml:space="preserve">3.1.33.5 Wireless Node Id</w:t>
      </w:r>
    </w:p>
    <w:p w:rsidR="00000000" w:rsidDel="00000000" w:rsidP="00000000" w:rsidRDefault="00000000" w:rsidRPr="00000000" w14:paraId="0000124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24B">
      <w:pPr>
        <w:pStyle w:val="Heading4"/>
        <w:ind w:left="0" w:right="4" w:firstLine="0"/>
        <w:rPr>
          <w:rFonts w:ascii="Arial" w:cs="Arial" w:eastAsia="Arial" w:hAnsi="Arial"/>
        </w:rPr>
      </w:pPr>
      <w:bookmarkStart w:colFirst="0" w:colLast="0" w:name="_heading=h.4bewzdj" w:id="201"/>
      <w:bookmarkEnd w:id="201"/>
      <w:r w:rsidDel="00000000" w:rsidR="00000000" w:rsidRPr="00000000">
        <w:rPr>
          <w:rFonts w:ascii="Arial" w:cs="Arial" w:eastAsia="Arial" w:hAnsi="Arial"/>
          <w:rtl w:val="0"/>
        </w:rPr>
        <w:t xml:space="preserve">3.1.33.6 MQTT SN Packet</w:t>
      </w:r>
    </w:p>
    <w:p w:rsidR="00000000" w:rsidDel="00000000" w:rsidP="00000000" w:rsidRDefault="00000000" w:rsidRPr="00000000" w14:paraId="0000124C">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24D">
      <w:pPr>
        <w:pStyle w:val="Heading3"/>
        <w:ind w:left="0" w:firstLine="0"/>
        <w:rPr/>
      </w:pPr>
      <w:bookmarkStart w:colFirst="0" w:colLast="0" w:name="_heading=h.15cqrsoyxc87" w:id="202"/>
      <w:bookmarkEnd w:id="202"/>
      <w:r w:rsidDel="00000000" w:rsidR="00000000" w:rsidRPr="00000000">
        <w:rPr>
          <w:rtl w:val="0"/>
        </w:rPr>
        <w:t xml:space="preserve">3.1.34 </w:t>
      </w:r>
      <w:r w:rsidDel="00000000" w:rsidR="00000000" w:rsidRPr="00000000">
        <w:rPr>
          <w:rtl w:val="0"/>
        </w:rPr>
        <w:t xml:space="preserve">PROTECTION</w:t>
      </w:r>
    </w:p>
    <w:p w:rsidR="00000000" w:rsidDel="00000000" w:rsidP="00000000" w:rsidRDefault="00000000" w:rsidRPr="00000000" w14:paraId="0000124E">
      <w:pPr>
        <w:pStyle w:val="Heading3"/>
        <w:keepLines w:val="1"/>
        <w:spacing w:after="77" w:before="0" w:line="259" w:lineRule="auto"/>
        <w:ind w:left="432" w:firstLine="0"/>
        <w:rPr/>
      </w:pPr>
      <w:bookmarkStart w:colFirst="0" w:colLast="0" w:name="_heading=h.efvs1al4eeri" w:id="203"/>
      <w:bookmarkEnd w:id="203"/>
      <w:r w:rsidDel="00000000" w:rsidR="00000000" w:rsidRPr="00000000">
        <w:rPr>
          <w:rtl w:val="0"/>
        </w:rPr>
      </w:r>
    </w:p>
    <w:tbl>
      <w:tblPr>
        <w:tblStyle w:val="Table55"/>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24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25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25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25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25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25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25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25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25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25C">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25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269">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26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76">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77">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83">
            <w:pPr>
              <w:spacing w:after="0" w:before="0" w:line="240" w:lineRule="auto"/>
              <w:ind w:left="0" w:firstLine="0"/>
              <w:jc w:val="center"/>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84">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8B">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8E">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9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9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9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9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9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9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9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9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9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9D">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9E">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AA">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AB">
            <w:pPr>
              <w:keepNext w:val="1"/>
              <w:jc w:val="center"/>
              <w:rPr>
                <w:rFonts w:ascii="Arial" w:cs="Arial" w:eastAsia="Arial" w:hAnsi="Arial"/>
              </w:rPr>
            </w:pPr>
            <w:sdt>
              <w:sdtPr>
                <w:tag w:val="goog_rdk_205"/>
              </w:sdtPr>
              <w:sdtContent>
                <w:commentRangeStart w:id="74"/>
              </w:sdtContent>
            </w:sdt>
            <w:sdt>
              <w:sdtPr>
                <w:tag w:val="goog_rdk_206"/>
              </w:sdtPr>
              <w:sdtContent>
                <w:commentRangeStart w:id="75"/>
              </w:sdtContent>
            </w:sdt>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B7">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B8">
            <w:pPr>
              <w:keepNext w:val="1"/>
              <w:jc w:val="center"/>
              <w:rPr>
                <w:rFonts w:ascii="Arial" w:cs="Arial" w:eastAsia="Arial" w:hAnsi="Arial"/>
              </w:rPr>
            </w:pPr>
            <w:sdt>
              <w:sdtPr>
                <w:tag w:val="goog_rdk_207"/>
              </w:sdtPr>
              <w:sdtContent>
                <w:commentRangeStart w:id="76"/>
              </w:sdtContent>
            </w:sdt>
            <w:sdt>
              <w:sdtPr>
                <w:tag w:val="goog_rdk_208"/>
              </w:sdtPr>
              <w:sdtContent>
                <w:commentRangeStart w:id="77"/>
              </w:sdtContent>
            </w:sdt>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C4">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C5">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D1">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D2">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DE">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DF">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EB">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EC">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F8">
      <w:pPr>
        <w:spacing w:after="120" w:before="120" w:line="360" w:lineRule="auto"/>
        <w:ind w:left="0" w:firstLine="0"/>
        <w:jc w:val="center"/>
        <w:rPr>
          <w:u w:val="single"/>
        </w:rPr>
      </w:pPr>
      <w:r w:rsidDel="00000000" w:rsidR="00000000" w:rsidRPr="00000000">
        <w:rPr>
          <w:u w:val="single"/>
          <w:rtl w:val="0"/>
        </w:rPr>
        <w:t xml:space="preserve">Table 53: Format of the protection packet</w:t>
      </w:r>
    </w:p>
    <w:p w:rsidR="00000000" w:rsidDel="00000000" w:rsidP="00000000" w:rsidRDefault="00000000" w:rsidRPr="00000000" w14:paraId="000012F9">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PROTECTION packet provides a secure envelope for any other MQTT-SN packet (with the exception of the Forward Encapsulation packet). </w:t>
      </w:r>
      <w:r w:rsidDel="00000000" w:rsidR="00000000" w:rsidRPr="00000000">
        <w:rPr>
          <w:rFonts w:ascii="Arial" w:cs="Arial" w:eastAsia="Arial" w:hAnsi="Arial"/>
          <w:rtl w:val="0"/>
        </w:rPr>
        <w:t xml:space="preserve">The fields provided on the protection packet provide a means by which the sender can be identified and the packet can be protected, using a number of prescribed protection schemes. </w:t>
      </w:r>
    </w:p>
    <w:p w:rsidR="00000000" w:rsidDel="00000000" w:rsidP="00000000" w:rsidRDefault="00000000" w:rsidRPr="00000000" w14:paraId="000012F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w:t>
      </w:r>
      <w:r w:rsidDel="00000000" w:rsidR="00000000" w:rsidRPr="00000000">
        <w:rPr>
          <w:rFonts w:ascii="Arial" w:cs="Arial" w:eastAsia="Arial" w:hAnsi="Arial"/>
          <w:rtl w:val="0"/>
        </w:rPr>
        <w:t xml:space="preserve"> MQTT-SN Packet” and responsible for its protection. This responsibility can’t be delegated to a third entity like a Forwarder. </w:t>
      </w:r>
      <w:r w:rsidDel="00000000" w:rsidR="00000000" w:rsidRPr="00000000">
        <w:rPr>
          <w:rtl w:val="0"/>
        </w:rPr>
      </w:r>
    </w:p>
    <w:p w:rsidR="00000000" w:rsidDel="00000000" w:rsidP="00000000" w:rsidRDefault="00000000" w:rsidRPr="00000000" w14:paraId="000012F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identification is required as the sender and the receiver of the PROTECTION packet must have access to the same shared key to be used directly or after derivation. The authentication of the sender and the receiver, their authorizations and the provisioning of the shared keys used to protect integrity and optionally confidentiality of the PROTECTION packet content are out of scope for this technical proposal.</w:t>
      </w:r>
    </w:p>
    <w:p w:rsidR="00000000" w:rsidDel="00000000" w:rsidP="00000000" w:rsidRDefault="00000000" w:rsidRPr="00000000" w14:paraId="000012F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PROTECTION packet, like any other one, can be the payload of a Forward Encapsulation packet.</w:t>
      </w:r>
    </w:p>
    <w:p w:rsidR="00000000" w:rsidDel="00000000" w:rsidP="00000000" w:rsidRDefault="00000000" w:rsidRPr="00000000" w14:paraId="000012FD">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FE">
      <w:pPr>
        <w:spacing w:after="9" w:lineRule="auto"/>
        <w:ind w:left="-5" w:right="4" w:firstLine="0"/>
        <w:rPr>
          <w:rFonts w:ascii="Arial" w:cs="Arial" w:eastAsia="Arial" w:hAnsi="Arial"/>
          <w:b w:val="1"/>
        </w:rPr>
      </w:pPr>
      <w:sdt>
        <w:sdtPr>
          <w:tag w:val="goog_rdk_209"/>
        </w:sdtPr>
        <w:sdtContent>
          <w:commentRangeStart w:id="78"/>
        </w:sdtContent>
      </w:sdt>
      <w:sdt>
        <w:sdtPr>
          <w:tag w:val="goog_rdk_210"/>
        </w:sdtPr>
        <w:sdtContent>
          <w:commentRangeStart w:id="79"/>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FF">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w:t>
      </w:r>
      <w:sdt>
        <w:sdtPr>
          <w:tag w:val="goog_rdk_211"/>
        </w:sdtPr>
        <w:sdtContent>
          <w:ins w:author="Stefan Hagen" w:id="29" w:date="2024-01-04T16:44:37Z">
            <w:r w:rsidDel="00000000" w:rsidR="00000000" w:rsidRPr="00000000">
              <w:rPr>
                <w:rFonts w:ascii="Arial" w:cs="Arial" w:eastAsia="Arial" w:hAnsi="Arial"/>
                <w:highlight w:val="yellow"/>
                <w:rtl w:val="0"/>
              </w:rPr>
              <w:t xml:space="preserve">gateway</w:t>
            </w:r>
          </w:ins>
        </w:sdtContent>
      </w:sdt>
      <w:sdt>
        <w:sdtPr>
          <w:tag w:val="goog_rdk_212"/>
        </w:sdtPr>
        <w:sdtContent>
          <w:del w:author="Stefan Hagen" w:id="29" w:date="2024-01-04T16:44:37Z">
            <w:r w:rsidDel="00000000" w:rsidR="00000000" w:rsidRPr="00000000">
              <w:rPr>
                <w:rFonts w:ascii="Arial" w:cs="Arial" w:eastAsia="Arial" w:hAnsi="Arial"/>
                <w:highlight w:val="yellow"/>
                <w:rtl w:val="0"/>
              </w:rPr>
              <w:delText xml:space="preserve">GW</w:delText>
            </w:r>
          </w:del>
        </w:sdtContent>
      </w:sdt>
      <w:r w:rsidDel="00000000" w:rsidR="00000000" w:rsidRPr="00000000">
        <w:rPr>
          <w:rFonts w:ascii="Arial" w:cs="Arial" w:eastAsia="Arial" w:hAnsi="Arial"/>
          <w:highlight w:val="yellow"/>
          <w:rtl w:val="0"/>
        </w:rPr>
        <w:t xml:space="preserve">, it is mandatory to use it to protect all MQTT-SN packets exchanged with a Client for which a shared key (indexed by its Sender Id) is available.</w:t>
      </w:r>
    </w:p>
    <w:p w:rsidR="00000000" w:rsidDel="00000000" w:rsidP="00000000" w:rsidRDefault="00000000" w:rsidRPr="00000000" w14:paraId="00001300">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w:t>
      </w:r>
      <w:sdt>
        <w:sdtPr>
          <w:tag w:val="goog_rdk_213"/>
        </w:sdtPr>
        <w:sdtContent>
          <w:ins w:author="Stefan Hagen" w:id="30" w:date="2024-01-04T16:44:44Z">
            <w:r w:rsidDel="00000000" w:rsidR="00000000" w:rsidRPr="00000000">
              <w:rPr>
                <w:rFonts w:ascii="Arial" w:cs="Arial" w:eastAsia="Arial" w:hAnsi="Arial"/>
                <w:highlight w:val="yellow"/>
                <w:rtl w:val="0"/>
              </w:rPr>
              <w:t xml:space="preserve">gateway</w:t>
            </w:r>
          </w:ins>
        </w:sdtContent>
      </w:sdt>
      <w:sdt>
        <w:sdtPr>
          <w:tag w:val="goog_rdk_214"/>
        </w:sdtPr>
        <w:sdtContent>
          <w:del w:author="Stefan Hagen" w:id="30" w:date="2024-01-04T16:44:44Z">
            <w:r w:rsidDel="00000000" w:rsidR="00000000" w:rsidRPr="00000000">
              <w:rPr>
                <w:rFonts w:ascii="Arial" w:cs="Arial" w:eastAsia="Arial" w:hAnsi="Arial"/>
                <w:highlight w:val="yellow"/>
                <w:rtl w:val="0"/>
              </w:rPr>
              <w:delText xml:space="preserve">GW</w:delText>
            </w:r>
          </w:del>
        </w:sdtContent>
      </w:sdt>
      <w:r w:rsidDel="00000000" w:rsidR="00000000" w:rsidRPr="00000000">
        <w:rPr>
          <w:rFonts w:ascii="Arial" w:cs="Arial" w:eastAsia="Arial" w:hAnsi="Arial"/>
          <w:highlight w:val="yellow"/>
          <w:rtl w:val="0"/>
        </w:rPr>
        <w:t xml:space="preserve"> (so the </w:t>
      </w:r>
      <w:sdt>
        <w:sdtPr>
          <w:tag w:val="goog_rdk_215"/>
        </w:sdtPr>
        <w:sdtContent>
          <w:ins w:author="Stefan Hagen" w:id="31" w:date="2024-01-04T16:44:49Z">
            <w:r w:rsidDel="00000000" w:rsidR="00000000" w:rsidRPr="00000000">
              <w:rPr>
                <w:rFonts w:ascii="Arial" w:cs="Arial" w:eastAsia="Arial" w:hAnsi="Arial"/>
                <w:highlight w:val="yellow"/>
                <w:rtl w:val="0"/>
              </w:rPr>
              <w:t xml:space="preserve">gateway</w:t>
            </w:r>
          </w:ins>
        </w:sdtContent>
      </w:sdt>
      <w:sdt>
        <w:sdtPr>
          <w:tag w:val="goog_rdk_216"/>
        </w:sdtPr>
        <w:sdtContent>
          <w:del w:author="Stefan Hagen" w:id="31" w:date="2024-01-04T16:44:49Z">
            <w:r w:rsidDel="00000000" w:rsidR="00000000" w:rsidRPr="00000000">
              <w:rPr>
                <w:rFonts w:ascii="Arial" w:cs="Arial" w:eastAsia="Arial" w:hAnsi="Arial"/>
                <w:highlight w:val="yellow"/>
                <w:rtl w:val="0"/>
              </w:rPr>
              <w:delText xml:space="preserve">GW</w:delText>
            </w:r>
          </w:del>
        </w:sdtContent>
      </w:sdt>
      <w:r w:rsidDel="00000000" w:rsidR="00000000" w:rsidRPr="00000000">
        <w:rPr>
          <w:rFonts w:ascii="Arial" w:cs="Arial" w:eastAsia="Arial" w:hAnsi="Arial"/>
          <w:highlight w:val="yellow"/>
          <w:rtl w:val="0"/>
        </w:rPr>
        <w:t xml:space="preserve"> has no access to a key shared with it on the basis of its Sender Id) and the Client and </w:t>
      </w:r>
      <w:sdt>
        <w:sdtPr>
          <w:tag w:val="goog_rdk_217"/>
        </w:sdtPr>
        <w:sdtContent>
          <w:ins w:author="Stefan Hagen" w:id="32" w:date="2024-01-04T16:44:54Z">
            <w:r w:rsidDel="00000000" w:rsidR="00000000" w:rsidRPr="00000000">
              <w:rPr>
                <w:rFonts w:ascii="Arial" w:cs="Arial" w:eastAsia="Arial" w:hAnsi="Arial"/>
                <w:highlight w:val="yellow"/>
                <w:rtl w:val="0"/>
              </w:rPr>
              <w:t xml:space="preserve">gateway</w:t>
            </w:r>
          </w:ins>
        </w:sdtContent>
      </w:sdt>
      <w:sdt>
        <w:sdtPr>
          <w:tag w:val="goog_rdk_218"/>
        </w:sdtPr>
        <w:sdtContent>
          <w:del w:author="Stefan Hagen" w:id="32" w:date="2024-01-04T16:44:54Z">
            <w:r w:rsidDel="00000000" w:rsidR="00000000" w:rsidRPr="00000000">
              <w:rPr>
                <w:rFonts w:ascii="Arial" w:cs="Arial" w:eastAsia="Arial" w:hAnsi="Arial"/>
                <w:highlight w:val="yellow"/>
                <w:rtl w:val="0"/>
              </w:rPr>
              <w:delText xml:space="preserve">GW</w:delText>
            </w:r>
          </w:del>
        </w:sdtContent>
      </w:sdt>
      <w:r w:rsidDel="00000000" w:rsidR="00000000" w:rsidRPr="00000000">
        <w:rPr>
          <w:rFonts w:ascii="Arial" w:cs="Arial" w:eastAsia="Arial" w:hAnsi="Arial"/>
          <w:highlight w:val="yellow"/>
          <w:rtl w:val="0"/>
        </w:rPr>
        <w:t xml:space="preserve"> are not in a private network, it is recommended for the </w:t>
      </w:r>
      <w:sdt>
        <w:sdtPr>
          <w:tag w:val="goog_rdk_219"/>
        </w:sdtPr>
        <w:sdtContent>
          <w:ins w:author="Stefan Hagen" w:id="33" w:date="2024-01-04T16:45:03Z">
            <w:r w:rsidDel="00000000" w:rsidR="00000000" w:rsidRPr="00000000">
              <w:rPr>
                <w:rFonts w:ascii="Arial" w:cs="Arial" w:eastAsia="Arial" w:hAnsi="Arial"/>
                <w:highlight w:val="yellow"/>
                <w:rtl w:val="0"/>
              </w:rPr>
              <w:t xml:space="preserve">gateway</w:t>
            </w:r>
          </w:ins>
        </w:sdtContent>
      </w:sdt>
      <w:sdt>
        <w:sdtPr>
          <w:tag w:val="goog_rdk_220"/>
        </w:sdtPr>
        <w:sdtContent>
          <w:del w:author="Stefan Hagen" w:id="33" w:date="2024-01-04T16:45:03Z">
            <w:r w:rsidDel="00000000" w:rsidR="00000000" w:rsidRPr="00000000">
              <w:rPr>
                <w:rFonts w:ascii="Arial" w:cs="Arial" w:eastAsia="Arial" w:hAnsi="Arial"/>
                <w:highlight w:val="yellow"/>
                <w:rtl w:val="0"/>
              </w:rPr>
              <w:delText xml:space="preserve">GW</w:delText>
            </w:r>
          </w:del>
        </w:sdtContent>
      </w:sdt>
      <w:r w:rsidDel="00000000" w:rsidR="00000000" w:rsidRPr="00000000">
        <w:rPr>
          <w:rFonts w:ascii="Arial" w:cs="Arial" w:eastAsia="Arial" w:hAnsi="Arial"/>
          <w:highlight w:val="yellow"/>
          <w:rtl w:val="0"/>
        </w:rPr>
        <w:t xml:space="preserve"> to process only MQTT-SN packets received over a DTLS session initiated with mutual authentication by the client.</w:t>
      </w:r>
    </w:p>
    <w:p w:rsidR="00000000" w:rsidDel="00000000" w:rsidP="00000000" w:rsidRDefault="00000000" w:rsidRPr="00000000" w14:paraId="00001301">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302">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78"/>
      <w:r w:rsidDel="00000000" w:rsidR="00000000" w:rsidRPr="00000000">
        <w:commentReference w:id="78"/>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1303">
      <w:pPr>
        <w:spacing w:after="9" w:lineRule="auto"/>
        <w:ind w:left="-5" w:right="4"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04">
      <w:pPr>
        <w:pStyle w:val="Heading4"/>
        <w:ind w:left="0" w:right="4" w:firstLine="0"/>
        <w:rPr>
          <w:rFonts w:ascii="Arial" w:cs="Arial" w:eastAsia="Arial" w:hAnsi="Arial"/>
        </w:rPr>
      </w:pPr>
      <w:bookmarkStart w:colFirst="0" w:colLast="0" w:name="_heading=h.j9tutdzg8gdj" w:id="204"/>
      <w:bookmarkEnd w:id="204"/>
      <w:r w:rsidDel="00000000" w:rsidR="00000000" w:rsidRPr="00000000">
        <w:rPr>
          <w:rFonts w:ascii="Arial" w:cs="Arial" w:eastAsia="Arial" w:hAnsi="Arial"/>
          <w:rtl w:val="0"/>
        </w:rPr>
        <w:t xml:space="preserve">3.1.34.1 </w:t>
      </w:r>
      <w:r w:rsidDel="00000000" w:rsidR="00000000" w:rsidRPr="00000000">
        <w:rPr>
          <w:rFonts w:ascii="Arial" w:cs="Arial" w:eastAsia="Arial" w:hAnsi="Arial"/>
          <w:rtl w:val="0"/>
        </w:rPr>
        <w:t xml:space="preserve">Length</w:t>
      </w:r>
    </w:p>
    <w:p w:rsidR="00000000" w:rsidDel="00000000" w:rsidP="00000000" w:rsidRDefault="00000000" w:rsidRPr="00000000" w14:paraId="0000130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Please refer to section 1.8.2 for a detailed description.</w:t>
      </w:r>
    </w:p>
    <w:p w:rsidR="00000000" w:rsidDel="00000000" w:rsidP="00000000" w:rsidRDefault="00000000" w:rsidRPr="00000000" w14:paraId="00001306">
      <w:pPr>
        <w:pStyle w:val="Heading4"/>
        <w:ind w:left="0" w:right="4" w:firstLine="0"/>
        <w:rPr>
          <w:rFonts w:ascii="Arial" w:cs="Arial" w:eastAsia="Arial" w:hAnsi="Arial"/>
        </w:rPr>
      </w:pPr>
      <w:bookmarkStart w:colFirst="0" w:colLast="0" w:name="_heading=h.8duggxbcbw2" w:id="205"/>
      <w:bookmarkEnd w:id="205"/>
      <w:r w:rsidDel="00000000" w:rsidR="00000000" w:rsidRPr="00000000">
        <w:rPr>
          <w:rFonts w:ascii="Arial" w:cs="Arial" w:eastAsia="Arial" w:hAnsi="Arial"/>
          <w:rtl w:val="0"/>
        </w:rPr>
        <w:t xml:space="preserve">3.1.34.2 Packet Type</w:t>
      </w:r>
    </w:p>
    <w:p w:rsidR="00000000" w:rsidDel="00000000" w:rsidP="00000000" w:rsidRDefault="00000000" w:rsidRPr="00000000" w14:paraId="0000130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308">
      <w:pPr>
        <w:pStyle w:val="Heading4"/>
        <w:ind w:left="0" w:right="4" w:firstLine="0"/>
        <w:rPr>
          <w:rFonts w:ascii="Arial" w:cs="Arial" w:eastAsia="Arial" w:hAnsi="Arial"/>
        </w:rPr>
      </w:pPr>
      <w:bookmarkStart w:colFirst="0" w:colLast="0" w:name="_heading=h.g1mmf1c4lvqh" w:id="206"/>
      <w:bookmarkEnd w:id="206"/>
      <w:r w:rsidDel="00000000" w:rsidR="00000000" w:rsidRPr="00000000">
        <w:rPr>
          <w:rFonts w:ascii="Arial" w:cs="Arial" w:eastAsia="Arial" w:hAnsi="Arial"/>
          <w:rtl w:val="0"/>
        </w:rPr>
        <w:t xml:space="preserve">3.1.34.3 Protection Flags</w:t>
      </w:r>
    </w:p>
    <w:p w:rsidR="00000000" w:rsidDel="00000000" w:rsidP="00000000" w:rsidRDefault="00000000" w:rsidRPr="00000000" w14:paraId="00001309">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30A">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30B">
      <w:pPr>
        <w:numPr>
          <w:ilvl w:val="0"/>
          <w:numId w:val="3"/>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w:t>
      </w: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p>
    <w:p w:rsidR="00000000" w:rsidDel="00000000" w:rsidP="00000000" w:rsidRDefault="00000000" w:rsidRPr="00000000" w14:paraId="0000130C">
      <w:pPr>
        <w:numPr>
          <w:ilvl w:val="1"/>
          <w:numId w:val="3"/>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p>
    <w:p w:rsidR="00000000" w:rsidDel="00000000" w:rsidP="00000000" w:rsidRDefault="00000000" w:rsidRPr="00000000" w14:paraId="0000130D">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p>
    <w:p w:rsidR="00000000" w:rsidDel="00000000" w:rsidP="00000000" w:rsidRDefault="00000000" w:rsidRPr="00000000" w14:paraId="0000130E">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p>
    <w:p w:rsidR="00000000" w:rsidDel="00000000" w:rsidP="00000000" w:rsidRDefault="00000000" w:rsidRPr="00000000" w14:paraId="0000130F">
      <w:pPr>
        <w:numPr>
          <w:ilvl w:val="2"/>
          <w:numId w:val="3"/>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p>
    <w:p w:rsidR="00000000" w:rsidDel="00000000" w:rsidP="00000000" w:rsidRDefault="00000000" w:rsidRPr="00000000" w14:paraId="00001310">
      <w:pPr>
        <w:numPr>
          <w:ilvl w:val="3"/>
          <w:numId w:val="3"/>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p>
    <w:p w:rsidR="00000000" w:rsidDel="00000000" w:rsidP="00000000" w:rsidRDefault="00000000" w:rsidRPr="00000000" w14:paraId="00001311">
      <w:pPr>
        <w:numPr>
          <w:ilvl w:val="3"/>
          <w:numId w:val="3"/>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p>
    <w:p w:rsidR="00000000" w:rsidDel="00000000" w:rsidP="00000000" w:rsidRDefault="00000000" w:rsidRPr="00000000" w14:paraId="00001312">
      <w:pPr>
        <w:numPr>
          <w:ilvl w:val="1"/>
          <w:numId w:val="3"/>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1313">
      <w:pPr>
        <w:numPr>
          <w:ilvl w:val="1"/>
          <w:numId w:val="3"/>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314">
      <w:pPr>
        <w:numPr>
          <w:ilvl w:val="1"/>
          <w:numId w:val="3"/>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315">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316">
      <w:pPr>
        <w:numPr>
          <w:ilvl w:val="0"/>
          <w:numId w:val="23"/>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p>
    <w:p w:rsidR="00000000" w:rsidDel="00000000" w:rsidP="00000000" w:rsidRDefault="00000000" w:rsidRPr="00000000" w14:paraId="00001317">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p>
    <w:p w:rsidR="00000000" w:rsidDel="00000000" w:rsidP="00000000" w:rsidRDefault="00000000" w:rsidRPr="00000000" w14:paraId="00001318">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p>
    <w:p w:rsidR="00000000" w:rsidDel="00000000" w:rsidP="00000000" w:rsidRDefault="00000000" w:rsidRPr="00000000" w14:paraId="00001319">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p>
    <w:p w:rsidR="00000000" w:rsidDel="00000000" w:rsidP="00000000" w:rsidRDefault="00000000" w:rsidRPr="00000000" w14:paraId="0000131A">
      <w:pPr>
        <w:numPr>
          <w:ilvl w:val="1"/>
          <w:numId w:val="23"/>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p>
    <w:p w:rsidR="00000000" w:rsidDel="00000000" w:rsidP="00000000" w:rsidRDefault="00000000" w:rsidRPr="00000000" w14:paraId="0000131B">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31C">
      <w:pPr>
        <w:numPr>
          <w:ilvl w:val="0"/>
          <w:numId w:val="20"/>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p>
    <w:p w:rsidR="00000000" w:rsidDel="00000000" w:rsidP="00000000" w:rsidRDefault="00000000" w:rsidRPr="00000000" w14:paraId="0000131D">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p>
    <w:p w:rsidR="00000000" w:rsidDel="00000000" w:rsidP="00000000" w:rsidRDefault="00000000" w:rsidRPr="00000000" w14:paraId="0000131E">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p>
    <w:p w:rsidR="00000000" w:rsidDel="00000000" w:rsidP="00000000" w:rsidRDefault="00000000" w:rsidRPr="00000000" w14:paraId="0000131F">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p>
    <w:p w:rsidR="00000000" w:rsidDel="00000000" w:rsidP="00000000" w:rsidRDefault="00000000" w:rsidRPr="00000000" w14:paraId="00001320">
      <w:pPr>
        <w:numPr>
          <w:ilvl w:val="1"/>
          <w:numId w:val="20"/>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321">
      <w:pPr>
        <w:pStyle w:val="Heading4"/>
        <w:ind w:left="0" w:right="4" w:firstLine="0"/>
        <w:rPr>
          <w:rFonts w:ascii="Arial" w:cs="Arial" w:eastAsia="Arial" w:hAnsi="Arial"/>
        </w:rPr>
      </w:pPr>
      <w:bookmarkStart w:colFirst="0" w:colLast="0" w:name="_heading=h.m1zk7agco355" w:id="207"/>
      <w:bookmarkEnd w:id="207"/>
      <w:r w:rsidDel="00000000" w:rsidR="00000000" w:rsidRPr="00000000">
        <w:rPr>
          <w:rFonts w:ascii="Arial" w:cs="Arial" w:eastAsia="Arial" w:hAnsi="Arial"/>
          <w:rtl w:val="0"/>
        </w:rPr>
        <w:t xml:space="preserve">3.1.34.4 </w:t>
      </w:r>
      <w:r w:rsidDel="00000000" w:rsidR="00000000" w:rsidRPr="00000000">
        <w:rPr>
          <w:rFonts w:ascii="Arial" w:cs="Arial" w:eastAsia="Arial" w:hAnsi="Arial"/>
          <w:rtl w:val="0"/>
        </w:rPr>
        <w:t xml:space="preserve">Protection Scheme</w:t>
      </w:r>
      <w:r w:rsidDel="00000000" w:rsidR="00000000" w:rsidRPr="00000000">
        <w:rPr>
          <w:rtl w:val="0"/>
        </w:rPr>
      </w:r>
    </w:p>
    <w:p w:rsidR="00000000" w:rsidDel="00000000" w:rsidP="00000000" w:rsidRDefault="00000000" w:rsidRPr="00000000" w14:paraId="00001322">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323">
      <w:pPr>
        <w:spacing w:after="307" w:lineRule="auto"/>
        <w:ind w:left="-15" w:right="4" w:firstLine="0"/>
        <w:rPr>
          <w:rFonts w:ascii="Arial" w:cs="Arial" w:eastAsia="Arial" w:hAnsi="Arial"/>
        </w:rPr>
      </w:pPr>
      <w:r w:rsidDel="00000000" w:rsidR="00000000" w:rsidRPr="00000000">
        <w:rPr>
          <w:rtl w:val="0"/>
        </w:rPr>
      </w:r>
    </w:p>
    <w:tbl>
      <w:tblPr>
        <w:tblStyle w:val="Table56"/>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324">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325">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326">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327">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328">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9">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A">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E">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1">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3">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4">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8">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9">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D">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E">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2">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3">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4">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5">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6">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7">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8">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C">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D">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4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1">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6">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7">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B">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C">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5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0">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1">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5">
            <w:pPr>
              <w:rPr>
                <w:rFonts w:ascii="Arial" w:cs="Arial" w:eastAsia="Arial" w:hAnsi="Arial"/>
                <w:color w:val="222222"/>
              </w:rPr>
            </w:pPr>
            <w:r w:rsidDel="00000000" w:rsidR="00000000" w:rsidRPr="00000000">
              <w:rPr>
                <w:rFonts w:ascii="Arial" w:cs="Arial" w:eastAsia="Arial" w:hAnsi="Arial"/>
                <w:color w:val="222222"/>
                <w:rtl w:val="0"/>
              </w:rPr>
              <w:t xml:space="preserve">0x45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6">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A">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B">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6F">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0">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4">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5">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9">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A">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E">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7F">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0">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1">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2">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3">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4">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88">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89">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8A">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22222"/>
          <w:rtl w:val="0"/>
        </w:rPr>
        <w:t xml:space="preserve">Reference </w:t>
      </w:r>
      <w:hyperlink r:id="rId4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8B">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8C">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4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4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p>
    <w:p w:rsidR="00000000" w:rsidDel="00000000" w:rsidP="00000000" w:rsidRDefault="00000000" w:rsidRPr="00000000" w14:paraId="0000138D">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49">
        <w:r w:rsidDel="00000000" w:rsidR="00000000" w:rsidRPr="00000000">
          <w:rPr>
            <w:rFonts w:ascii="Arial" w:cs="Arial" w:eastAsia="Arial" w:hAnsi="Arial"/>
            <w:rtl w:val="0"/>
          </w:rPr>
          <w:t xml:space="preserve"> </w:t>
        </w:r>
      </w:hyperlink>
      <w:hyperlink r:id="rId5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5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8E">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p>
    <w:p w:rsidR="00000000" w:rsidDel="00000000" w:rsidP="00000000" w:rsidRDefault="00000000" w:rsidRPr="00000000" w14:paraId="0000138F">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p>
    <w:p w:rsidR="00000000" w:rsidDel="00000000" w:rsidP="00000000" w:rsidRDefault="00000000" w:rsidRPr="00000000" w14:paraId="00001390">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91">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92">
      <w:pPr>
        <w:numPr>
          <w:ilvl w:val="0"/>
          <w:numId w:val="2"/>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w:t>
      </w:r>
      <w:r w:rsidDel="00000000" w:rsidR="00000000" w:rsidRPr="00000000">
        <w:rPr>
          <w:rFonts w:ascii="Arial" w:cs="Arial" w:eastAsia="Arial" w:hAnsi="Arial"/>
          <w:color w:val="212529"/>
          <w:rtl w:val="0"/>
        </w:rPr>
        <w:t xml:space="preserve">/Poly1305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r w:rsidDel="00000000" w:rsidR="00000000" w:rsidRPr="00000000">
        <w:rPr>
          <w:rtl w:val="0"/>
        </w:rPr>
      </w:r>
    </w:p>
    <w:p w:rsidR="00000000" w:rsidDel="00000000" w:rsidP="00000000" w:rsidRDefault="00000000" w:rsidRPr="00000000" w14:paraId="00001393">
      <w:pPr>
        <w:pStyle w:val="Heading4"/>
        <w:ind w:left="0" w:right="4" w:firstLine="0"/>
        <w:rPr>
          <w:rFonts w:ascii="Roboto" w:cs="Roboto" w:eastAsia="Roboto" w:hAnsi="Roboto"/>
          <w:b w:val="1"/>
          <w:color w:val="222222"/>
          <w:sz w:val="24"/>
          <w:szCs w:val="24"/>
          <w:u w:val="single"/>
        </w:rPr>
      </w:pPr>
      <w:bookmarkStart w:colFirst="0" w:colLast="0" w:name="_heading=h.jo2d2fngx6hj" w:id="208"/>
      <w:bookmarkEnd w:id="208"/>
      <w:r w:rsidDel="00000000" w:rsidR="00000000" w:rsidRPr="00000000">
        <w:rPr>
          <w:rFonts w:ascii="Arial" w:cs="Arial" w:eastAsia="Arial" w:hAnsi="Arial"/>
          <w:rtl w:val="0"/>
        </w:rPr>
        <w:t xml:space="preserve">3.1.34.5 </w:t>
      </w:r>
      <w:r w:rsidDel="00000000" w:rsidR="00000000" w:rsidRPr="00000000">
        <w:rPr>
          <w:rFonts w:ascii="Arial" w:cs="Arial" w:eastAsia="Arial" w:hAnsi="Arial"/>
          <w:rtl w:val="0"/>
        </w:rPr>
        <w:t xml:space="preserve">Sender Id</w:t>
      </w:r>
      <w:r w:rsidDel="00000000" w:rsidR="00000000" w:rsidRPr="00000000">
        <w:rPr>
          <w:rtl w:val="0"/>
        </w:rPr>
      </w:r>
    </w:p>
    <w:p w:rsidR="00000000" w:rsidDel="00000000" w:rsidP="00000000" w:rsidRDefault="00000000" w:rsidRPr="00000000" w14:paraId="00001394">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w:t>
      </w:r>
      <w:r w:rsidDel="00000000" w:rsidR="00000000" w:rsidRPr="00000000">
        <w:rPr>
          <w:rFonts w:ascii="Arial" w:cs="Arial" w:eastAsia="Arial" w:hAnsi="Arial"/>
          <w:color w:val="222222"/>
          <w:rtl w:val="0"/>
        </w:rPr>
        <w:t xml:space="preserve"> the Sender Id field (8 bytes) should contain:</w:t>
      </w:r>
    </w:p>
    <w:p w:rsidR="00000000" w:rsidDel="00000000" w:rsidP="00000000" w:rsidRDefault="00000000" w:rsidRPr="00000000" w14:paraId="00001395">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96">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97">
      <w:pPr>
        <w:numPr>
          <w:ilvl w:val="0"/>
          <w:numId w:val="16"/>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98">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99">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9A">
      <w:pPr>
        <w:numPr>
          <w:ilvl w:val="0"/>
          <w:numId w:val="7"/>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p>
    <w:p w:rsidR="00000000" w:rsidDel="00000000" w:rsidP="00000000" w:rsidRDefault="00000000" w:rsidRPr="00000000" w14:paraId="0000139B">
      <w:pPr>
        <w:numPr>
          <w:ilvl w:val="0"/>
          <w:numId w:val="7"/>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p>
    <w:p w:rsidR="00000000" w:rsidDel="00000000" w:rsidP="00000000" w:rsidRDefault="00000000" w:rsidRPr="00000000" w14:paraId="0000139C">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9D">
      <w:pPr>
        <w:spacing w:after="174" w:before="0" w:line="248.00000000000006" w:lineRule="auto"/>
        <w:ind w:left="720" w:right="4" w:firstLine="0"/>
        <w:jc w:val="both"/>
        <w:rPr>
          <w:rFonts w:ascii="Roboto" w:cs="Roboto" w:eastAsia="Roboto" w:hAnsi="Roboto"/>
          <w:i w:val="1"/>
          <w:color w:val="222222"/>
          <w:sz w:val="24"/>
          <w:szCs w:val="24"/>
          <w:shd w:fill="fff2cc" w:val="clear"/>
        </w:rPr>
      </w:pPr>
      <w:r w:rsidDel="00000000" w:rsidR="00000000" w:rsidRPr="00000000">
        <w:rPr>
          <w:rFonts w:ascii="Arial" w:cs="Arial" w:eastAsia="Arial" w:hAnsi="Arial"/>
          <w:b w:val="1"/>
          <w:u w:val="single"/>
          <w:shd w:fill="fff2cc" w:val="clear"/>
          <w:rtl w:val="0"/>
        </w:rPr>
        <w:t xml:space="preserve">Inf</w:t>
      </w:r>
      <w:sdt>
        <w:sdtPr>
          <w:tag w:val="goog_rdk_221"/>
        </w:sdtPr>
        <w:sdtContent>
          <w:commentRangeStart w:id="80"/>
        </w:sdtContent>
      </w:sdt>
      <w:r w:rsidDel="00000000" w:rsidR="00000000" w:rsidRPr="00000000">
        <w:rPr>
          <w:rFonts w:ascii="Arial" w:cs="Arial" w:eastAsia="Arial" w:hAnsi="Arial"/>
          <w:b w:val="1"/>
          <w:u w:val="single"/>
          <w:shd w:fill="fff2cc" w:val="clear"/>
          <w:rtl w:val="0"/>
        </w:rPr>
        <w:t xml:space="preserve">ormative</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139E">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9F">
      <w:pPr>
        <w:spacing w:after="0" w:before="0" w:lineRule="auto"/>
        <w:ind w:left="720" w:firstLine="0"/>
        <w:rPr>
          <w:rFonts w:ascii="Arial" w:cs="Arial" w:eastAsia="Arial" w:hAnsi="Arial"/>
          <w:b w:val="1"/>
          <w:i w:val="1"/>
          <w:color w:val="222222"/>
          <w:u w:val="single"/>
          <w:shd w:fill="fff2cc" w:val="clear"/>
        </w:rPr>
      </w:pPr>
      <w:sdt>
        <w:sdtPr>
          <w:tag w:val="goog_rdk_222"/>
        </w:sdtPr>
        <w:sdtContent>
          <w:commentRangeStart w:id="81"/>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A0">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A1">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A2">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A3">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13A4">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A5">
      <w:pPr>
        <w:pStyle w:val="Heading4"/>
        <w:ind w:left="0" w:right="4" w:firstLine="0"/>
        <w:rPr>
          <w:rFonts w:ascii="Arial" w:cs="Arial" w:eastAsia="Arial" w:hAnsi="Arial"/>
        </w:rPr>
      </w:pPr>
      <w:bookmarkStart w:colFirst="0" w:colLast="0" w:name="_heading=h.vjl219ghlhvi" w:id="209"/>
      <w:bookmarkEnd w:id="209"/>
      <w:r w:rsidDel="00000000" w:rsidR="00000000" w:rsidRPr="00000000">
        <w:rPr>
          <w:rFonts w:ascii="Arial" w:cs="Arial" w:eastAsia="Arial" w:hAnsi="Arial"/>
          <w:rtl w:val="0"/>
        </w:rPr>
        <w:t xml:space="preserve">3.1.34.6 </w:t>
      </w:r>
      <w:r w:rsidDel="00000000" w:rsidR="00000000" w:rsidRPr="00000000">
        <w:rPr>
          <w:rFonts w:ascii="Arial" w:cs="Arial" w:eastAsia="Arial" w:hAnsi="Arial"/>
          <w:rtl w:val="0"/>
        </w:rPr>
        <w:t xml:space="preserve">Random</w:t>
      </w:r>
      <w:r w:rsidDel="00000000" w:rsidR="00000000" w:rsidRPr="00000000">
        <w:rPr>
          <w:rtl w:val="0"/>
        </w:rPr>
      </w:r>
    </w:p>
    <w:p w:rsidR="00000000" w:rsidDel="00000000" w:rsidP="00000000" w:rsidRDefault="00000000" w:rsidRPr="00000000" w14:paraId="000013A6">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A7">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A8">
      <w:pPr>
        <w:spacing w:after="174" w:before="0" w:line="248.00000000000006" w:lineRule="auto"/>
        <w:ind w:left="720" w:right="4" w:firstLine="0"/>
        <w:jc w:val="both"/>
        <w:rPr>
          <w:rFonts w:ascii="Roboto" w:cs="Roboto" w:eastAsia="Roboto" w:hAnsi="Roboto"/>
          <w:b w:val="1"/>
          <w:i w:val="1"/>
          <w:color w:val="222222"/>
          <w:sz w:val="24"/>
          <w:szCs w:val="24"/>
          <w:u w:val="single"/>
          <w:shd w:fill="fff2cc" w:val="clear"/>
        </w:rPr>
      </w:pPr>
      <w:r w:rsidDel="00000000" w:rsidR="00000000" w:rsidRPr="00000000">
        <w:rPr>
          <w:rFonts w:ascii="Arial" w:cs="Arial" w:eastAsia="Arial" w:hAnsi="Arial"/>
          <w:b w:val="1"/>
          <w:u w:val="single"/>
          <w:shd w:fill="fff2cc" w:val="clear"/>
          <w:rtl w:val="0"/>
        </w:rPr>
        <w:t xml:space="preserve">Inf</w:t>
      </w:r>
      <w:r w:rsidDel="00000000" w:rsidR="00000000" w:rsidRPr="00000000">
        <w:rPr>
          <w:rFonts w:ascii="Arial" w:cs="Arial" w:eastAsia="Arial" w:hAnsi="Arial"/>
          <w:b w:val="1"/>
          <w:u w:val="single"/>
          <w:shd w:fill="fff2cc" w:val="clear"/>
          <w:rtl w:val="0"/>
        </w:rPr>
        <w:t xml:space="preserve">ormative</w:t>
      </w:r>
      <w:r w:rsidDel="00000000" w:rsidR="00000000" w:rsidRPr="00000000">
        <w:rPr>
          <w:rtl w:val="0"/>
        </w:rPr>
      </w:r>
    </w:p>
    <w:p w:rsidR="00000000" w:rsidDel="00000000" w:rsidP="00000000" w:rsidRDefault="00000000" w:rsidRPr="00000000" w14:paraId="000013A9">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5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5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AA">
      <w:pPr>
        <w:pStyle w:val="Heading4"/>
        <w:ind w:left="0" w:right="4" w:firstLine="0"/>
        <w:rPr>
          <w:rFonts w:ascii="Arial" w:cs="Arial" w:eastAsia="Arial" w:hAnsi="Arial"/>
        </w:rPr>
      </w:pPr>
      <w:bookmarkStart w:colFirst="0" w:colLast="0" w:name="_heading=h.q30yx1mc4rc1" w:id="210"/>
      <w:bookmarkEnd w:id="210"/>
      <w:r w:rsidDel="00000000" w:rsidR="00000000" w:rsidRPr="00000000">
        <w:rPr>
          <w:rFonts w:ascii="Arial" w:cs="Arial" w:eastAsia="Arial" w:hAnsi="Arial"/>
          <w:rtl w:val="0"/>
        </w:rPr>
        <w:t xml:space="preserve">3.1.34.7 </w:t>
      </w:r>
      <w:r w:rsidDel="00000000" w:rsidR="00000000" w:rsidRPr="00000000">
        <w:rPr>
          <w:rFonts w:ascii="Arial" w:cs="Arial" w:eastAsia="Arial" w:hAnsi="Arial"/>
          <w:rtl w:val="0"/>
        </w:rPr>
        <w:t xml:space="preserve">Crypto Material</w:t>
      </w:r>
    </w:p>
    <w:p w:rsidR="00000000" w:rsidDel="00000000" w:rsidP="00000000" w:rsidRDefault="00000000" w:rsidRPr="00000000" w14:paraId="000013AB">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w:t>
      </w:r>
      <w:r w:rsidDel="00000000" w:rsidR="00000000" w:rsidRPr="00000000">
        <w:rPr>
          <w:rFonts w:ascii="Arial" w:cs="Arial" w:eastAsia="Arial" w:hAnsi="Arial"/>
          <w:color w:val="222222"/>
          <w:rtl w:val="0"/>
        </w:rPr>
        <w:t xml:space="preserve">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AC">
      <w:pPr>
        <w:pStyle w:val="Heading4"/>
        <w:ind w:left="0" w:right="4" w:firstLine="0"/>
        <w:rPr>
          <w:rFonts w:ascii="Roboto" w:cs="Roboto" w:eastAsia="Roboto" w:hAnsi="Roboto"/>
          <w:color w:val="222222"/>
          <w:sz w:val="24"/>
          <w:szCs w:val="24"/>
          <w:highlight w:val="white"/>
        </w:rPr>
      </w:pPr>
      <w:bookmarkStart w:colFirst="0" w:colLast="0" w:name="_heading=h.3y6o9vhqakro" w:id="211"/>
      <w:bookmarkEnd w:id="211"/>
      <w:r w:rsidDel="00000000" w:rsidR="00000000" w:rsidRPr="00000000">
        <w:rPr>
          <w:rFonts w:ascii="Arial" w:cs="Arial" w:eastAsia="Arial" w:hAnsi="Arial"/>
          <w:rtl w:val="0"/>
        </w:rPr>
        <w:t xml:space="preserve">3.1.34.8 </w:t>
      </w:r>
      <w:r w:rsidDel="00000000" w:rsidR="00000000" w:rsidRPr="00000000">
        <w:rPr>
          <w:rFonts w:ascii="Arial" w:cs="Arial" w:eastAsia="Arial" w:hAnsi="Arial"/>
          <w:rtl w:val="0"/>
        </w:rPr>
        <w:t xml:space="preserve">Monotonic Counter</w:t>
      </w:r>
      <w:r w:rsidDel="00000000" w:rsidR="00000000" w:rsidRPr="00000000">
        <w:rPr>
          <w:rtl w:val="0"/>
        </w:rPr>
      </w:r>
    </w:p>
    <w:p w:rsidR="00000000" w:rsidDel="00000000" w:rsidP="00000000" w:rsidRDefault="00000000" w:rsidRPr="00000000" w14:paraId="000013AD">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AE">
      <w:pPr>
        <w:pStyle w:val="Heading4"/>
        <w:ind w:left="0" w:right="4" w:firstLine="0"/>
        <w:rPr>
          <w:rFonts w:ascii="Arial" w:cs="Arial" w:eastAsia="Arial" w:hAnsi="Arial"/>
          <w:color w:val="222222"/>
          <w:highlight w:val="white"/>
        </w:rPr>
      </w:pPr>
      <w:bookmarkStart w:colFirst="0" w:colLast="0" w:name="_heading=h.dovnwl46a7is" w:id="212"/>
      <w:bookmarkEnd w:id="212"/>
      <w:r w:rsidDel="00000000" w:rsidR="00000000" w:rsidRPr="00000000">
        <w:rPr>
          <w:rFonts w:ascii="Arial" w:cs="Arial" w:eastAsia="Arial" w:hAnsi="Arial"/>
          <w:rtl w:val="0"/>
        </w:rPr>
        <w:t xml:space="preserve">3.1.34.9 </w:t>
      </w:r>
      <w:r w:rsidDel="00000000" w:rsidR="00000000" w:rsidRPr="00000000">
        <w:rPr>
          <w:rFonts w:ascii="Arial" w:cs="Arial" w:eastAsia="Arial" w:hAnsi="Arial"/>
          <w:rtl w:val="0"/>
        </w:rPr>
        <w:t xml:space="preserve">Protected MQTT-SN Packet</w:t>
      </w:r>
      <w:r w:rsidDel="00000000" w:rsidR="00000000" w:rsidRPr="00000000">
        <w:rPr>
          <w:rtl w:val="0"/>
        </w:rPr>
      </w:r>
    </w:p>
    <w:p w:rsidR="00000000" w:rsidDel="00000000" w:rsidP="00000000" w:rsidRDefault="00000000" w:rsidRPr="00000000" w14:paraId="000013AF">
      <w:pPr>
        <w:spacing w:after="0" w:before="0" w:lineRule="auto"/>
        <w:rPr>
          <w:rFonts w:ascii="Arial" w:cs="Arial" w:eastAsia="Arial" w:hAnsi="Arial"/>
          <w:color w:val="222222"/>
          <w:sz w:val="22"/>
          <w:szCs w:val="22"/>
          <w:highlight w:val="white"/>
        </w:rPr>
      </w:pPr>
      <w:r w:rsidDel="00000000" w:rsidR="00000000" w:rsidRPr="00000000">
        <w:rPr>
          <w:rtl w:val="0"/>
        </w:rPr>
      </w:r>
    </w:p>
    <w:p w:rsidR="00000000" w:rsidDel="00000000" w:rsidP="00000000" w:rsidRDefault="00000000" w:rsidRPr="00000000" w14:paraId="000013B0">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Protected</w:t>
      </w:r>
      <w:r w:rsidDel="00000000" w:rsidR="00000000" w:rsidRPr="00000000">
        <w:rPr>
          <w:rFonts w:ascii="Arial" w:cs="Arial" w:eastAsia="Arial" w:hAnsi="Arial"/>
          <w:b w:val="1"/>
          <w:color w:val="222222"/>
          <w:rtl w:val="0"/>
        </w:rPr>
        <w:t xml:space="preserve">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B1">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r w:rsidDel="00000000" w:rsidR="00000000" w:rsidRPr="00000000">
        <w:rPr>
          <w:rtl w:val="0"/>
        </w:rPr>
      </w:r>
    </w:p>
    <w:p w:rsidR="00000000" w:rsidDel="00000000" w:rsidP="00000000" w:rsidRDefault="00000000" w:rsidRPr="00000000" w14:paraId="000013B2">
      <w:pPr>
        <w:pStyle w:val="Heading4"/>
        <w:ind w:left="0" w:right="4" w:firstLine="0"/>
        <w:rPr>
          <w:rFonts w:ascii="Arial" w:cs="Arial" w:eastAsia="Arial" w:hAnsi="Arial"/>
        </w:rPr>
      </w:pPr>
      <w:bookmarkStart w:colFirst="0" w:colLast="0" w:name="_heading=h.j75p96o6vesm" w:id="213"/>
      <w:bookmarkEnd w:id="213"/>
      <w:r w:rsidDel="00000000" w:rsidR="00000000" w:rsidRPr="00000000">
        <w:rPr>
          <w:rFonts w:ascii="Arial" w:cs="Arial" w:eastAsia="Arial" w:hAnsi="Arial"/>
          <w:rtl w:val="0"/>
        </w:rPr>
        <w:t xml:space="preserve">3.1.34.10 </w:t>
      </w:r>
      <w:r w:rsidDel="00000000" w:rsidR="00000000" w:rsidRPr="00000000">
        <w:rPr>
          <w:rFonts w:ascii="Arial" w:cs="Arial" w:eastAsia="Arial" w:hAnsi="Arial"/>
          <w:rtl w:val="0"/>
        </w:rPr>
        <w:t xml:space="preserve">Authentication Tag</w:t>
      </w:r>
    </w:p>
    <w:p w:rsidR="00000000" w:rsidDel="00000000" w:rsidP="00000000" w:rsidRDefault="00000000" w:rsidRPr="00000000" w14:paraId="000013B3">
      <w:pPr>
        <w:ind w:left="0" w:firstLine="0"/>
        <w:rPr>
          <w:rFonts w:ascii="Arial" w:cs="Arial" w:eastAsia="Arial" w:hAnsi="Arial"/>
          <w:color w:val="222222"/>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13B4">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B5">
      <w:pPr>
        <w:pStyle w:val="Heading1"/>
        <w:ind w:left="0" w:firstLine="0"/>
        <w:rPr>
          <w:rFonts w:ascii="Arial" w:cs="Arial" w:eastAsia="Arial" w:hAnsi="Arial"/>
        </w:rPr>
      </w:pPr>
      <w:bookmarkStart w:colFirst="0" w:colLast="0" w:name="_heading=h.2qk79lc" w:id="214"/>
      <w:bookmarkEnd w:id="214"/>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Operational behavior</w:t>
      </w:r>
    </w:p>
    <w:p w:rsidR="00000000" w:rsidDel="00000000" w:rsidP="00000000" w:rsidRDefault="00000000" w:rsidRPr="00000000" w14:paraId="000013B6">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 In the following we will focus on those points that either are new to or deviate from MQTT.</w:t>
      </w:r>
    </w:p>
    <w:p w:rsidR="00000000" w:rsidDel="00000000" w:rsidP="00000000" w:rsidRDefault="00000000" w:rsidRPr="00000000" w14:paraId="000013B7">
      <w:pPr>
        <w:pStyle w:val="Heading2"/>
        <w:ind w:left="0" w:right="4" w:firstLine="0"/>
        <w:rPr>
          <w:rFonts w:ascii="Arial" w:cs="Arial" w:eastAsia="Arial" w:hAnsi="Arial"/>
        </w:rPr>
      </w:pPr>
      <w:bookmarkStart w:colFirst="0" w:colLast="0" w:name="_heading=h.15phjt5" w:id="215"/>
      <w:bookmarkEnd w:id="215"/>
      <w:r w:rsidDel="00000000" w:rsidR="00000000" w:rsidRPr="00000000">
        <w:rPr>
          <w:rFonts w:ascii="Arial" w:cs="Arial" w:eastAsia="Arial" w:hAnsi="Arial"/>
          <w:rtl w:val="0"/>
        </w:rPr>
        <w:t xml:space="preserve">4.1 MQTT-SN Architecture</w:t>
      </w:r>
    </w:p>
    <w:p w:rsidR="00000000" w:rsidDel="00000000" w:rsidP="00000000" w:rsidRDefault="00000000" w:rsidRPr="00000000" w14:paraId="000013B8">
      <w:pPr>
        <w:spacing w:after="303" w:line="259" w:lineRule="auto"/>
        <w:ind w:left="284" w:right="4" w:firstLine="0"/>
        <w:rPr>
          <w:rFonts w:ascii="Arial" w:cs="Arial" w:eastAsia="Arial" w:hAnsi="Arial"/>
        </w:rPr>
      </w:pPr>
      <w:sdt>
        <w:sdtPr>
          <w:tag w:val="goog_rdk_223"/>
        </w:sdtPr>
        <w:sdtContent>
          <w:commentRangeStart w:id="82"/>
        </w:sdtContent>
      </w:sdt>
      <w:r w:rsidDel="00000000" w:rsidR="00000000" w:rsidRPr="00000000">
        <w:rPr>
          <w:rFonts w:ascii="Arial" w:cs="Arial" w:eastAsia="Arial" w:hAnsi="Arial"/>
        </w:rPr>
        <w:drawing>
          <wp:inline distB="0" distT="0" distL="0" distR="0">
            <wp:extent cx="5943600" cy="6017260"/>
            <wp:effectExtent b="0" l="0" r="0" t="0"/>
            <wp:docPr descr="Diagram&#10;&#10;Description automatically generated" id="4" name="image9.png"/>
            <a:graphic>
              <a:graphicData uri="http://schemas.openxmlformats.org/drawingml/2006/picture">
                <pic:pic>
                  <pic:nvPicPr>
                    <pic:cNvPr descr="Diagram&#10;&#10;Description automatically generated" id="0" name="image9.png"/>
                    <pic:cNvPicPr preferRelativeResize="0"/>
                  </pic:nvPicPr>
                  <pic:blipFill>
                    <a:blip r:embed="rId54"/>
                    <a:srcRect b="0" l="0" r="0" t="0"/>
                    <a:stretch>
                      <a:fillRect/>
                    </a:stretch>
                  </pic:blipFill>
                  <pic:spPr>
                    <a:xfrm>
                      <a:off x="0" y="0"/>
                      <a:ext cx="5943600" cy="6017260"/>
                    </a:xfrm>
                    <a:prstGeom prst="rect"/>
                    <a:ln/>
                  </pic:spPr>
                </pic:pic>
              </a:graphicData>
            </a:graphic>
          </wp:inline>
        </w:drawing>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13B9">
      <w:pPr>
        <w:spacing w:after="203" w:line="265" w:lineRule="auto"/>
        <w:ind w:right="4"/>
        <w:jc w:val="center"/>
        <w:rPr>
          <w:rFonts w:ascii="Arial" w:cs="Arial" w:eastAsia="Arial" w:hAnsi="Arial"/>
        </w:rPr>
      </w:pPr>
      <w:r w:rsidDel="00000000" w:rsidR="00000000" w:rsidRPr="00000000">
        <w:rPr>
          <w:rFonts w:ascii="Arial" w:cs="Arial" w:eastAsia="Arial" w:hAnsi="Arial"/>
          <w:rtl w:val="0"/>
        </w:rPr>
        <w:t xml:space="preserve">Figure 1: </w:t>
      </w:r>
      <w:sdt>
        <w:sdtPr>
          <w:tag w:val="goog_rdk_224"/>
        </w:sdtPr>
        <w:sdtContent>
          <w:commentRangeStart w:id="83"/>
        </w:sdtContent>
      </w:sdt>
      <w:r w:rsidDel="00000000" w:rsidR="00000000" w:rsidRPr="00000000">
        <w:rPr>
          <w:rFonts w:ascii="Arial" w:cs="Arial" w:eastAsia="Arial" w:hAnsi="Arial"/>
          <w:rtl w:val="0"/>
        </w:rPr>
        <w:t xml:space="preserve">MQTT-SN Architecture</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13B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architecture of MQTT-SN is shown in figure 1. 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using the MQTT-SN protocol. An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or may not be integrated with a MQTT server. Where an MQTT broker is involved, the MQTT protocol is used between the MQTT broker and the MQTT-SN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Its main function is the translation between MQTT and MQTT-SN.</w:t>
      </w:r>
    </w:p>
    <w:p w:rsidR="00000000" w:rsidDel="00000000" w:rsidP="00000000" w:rsidRDefault="00000000" w:rsidRPr="00000000" w14:paraId="000013BB">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BC">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via a forwarder in case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not directly attached to their network. The forwarder simply encapsulates the MQTT-SN frames it receives on the wireless side and forwards them unchanged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in the opposite direction, it decapsulates the frames it receives from the gateway and sends them to the clients, unchanged too.</w:t>
      </w:r>
    </w:p>
    <w:p w:rsidR="00000000" w:rsidDel="00000000" w:rsidP="00000000" w:rsidRDefault="00000000" w:rsidRPr="00000000" w14:paraId="000013BD">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BE">
      <w:pPr>
        <w:ind w:left="-15" w:right="4" w:firstLine="0"/>
        <w:rPr>
          <w:rFonts w:ascii="Arial" w:cs="Arial" w:eastAsia="Arial" w:hAnsi="Arial"/>
        </w:rPr>
      </w:pPr>
      <w:sdt>
        <w:sdtPr>
          <w:tag w:val="goog_rdk_226"/>
        </w:sdtPr>
        <w:sdtContent>
          <w:ins w:author="davide.lenzarini@u-blox.com" w:id="34" w:date="2023-10-05T15:59:31Z"/>
          <w:sdt>
            <w:sdtPr>
              <w:tag w:val="goog_rdk_227"/>
            </w:sdtPr>
            <w:sdtContent>
              <w:commentRangeStart w:id="84"/>
            </w:sdtContent>
          </w:sdt>
          <w:ins w:author="davide.lenzarini@u-blox.com" w:id="34" w:date="2023-10-05T15:59:31Z">
            <w:sdt>
              <w:sdtPr>
                <w:tag w:val="goog_rdk_228"/>
              </w:sdtPr>
              <w:sdtContent>
                <w:commentRangeStart w:id="85"/>
              </w:sdtContent>
            </w:sdt>
            <w:sdt>
              <w:sdtPr>
                <w:tag w:val="goog_rdk_229"/>
              </w:sdtPr>
              <w:sdtContent>
                <w:commentRangeStart w:id="86"/>
              </w:sdtContent>
            </w:sdt>
            <w:r w:rsidDel="00000000" w:rsidR="00000000" w:rsidRPr="00000000">
              <w:rPr>
                <w:rFonts w:ascii="Arial" w:cs="Arial" w:eastAsia="Arial" w:hAnsi="Arial"/>
                <w:rtl w:val="0"/>
              </w:rPr>
              <w:t xml:space="preserve">We can differentiate between three types of MQTT-SN server-side endpoint, namely </w:t>
            </w:r>
            <w:r w:rsidDel="00000000" w:rsidR="00000000" w:rsidRPr="00000000">
              <w:rPr>
                <w:rFonts w:ascii="Arial" w:cs="Arial" w:eastAsia="Arial" w:hAnsi="Arial"/>
                <w:rtl w:val="0"/>
              </w:rPr>
              <w:t xml:space="preserve">transparent Gateway, aggregating Gateway </w:t>
            </w:r>
            <w:r w:rsidDel="00000000" w:rsidR="00000000" w:rsidRPr="00000000">
              <w:rPr>
                <w:rFonts w:ascii="Arial" w:cs="Arial" w:eastAsia="Arial" w:hAnsi="Arial"/>
                <w:rtl w:val="0"/>
              </w:rPr>
              <w:t xml:space="preserve">and</w:t>
            </w:r>
            <w:r w:rsidDel="00000000" w:rsidR="00000000" w:rsidRPr="00000000">
              <w:rPr>
                <w:rFonts w:ascii="Arial" w:cs="Arial" w:eastAsia="Arial" w:hAnsi="Arial"/>
                <w:rtl w:val="0"/>
              </w:rPr>
              <w:t xml:space="preserve"> Terminating Gateway</w:t>
            </w:r>
            <w:r w:rsidDel="00000000" w:rsidR="00000000" w:rsidRPr="00000000">
              <w:rPr>
                <w:rFonts w:ascii="Arial" w:cs="Arial" w:eastAsia="Arial" w:hAnsi="Arial"/>
                <w:rtl w:val="0"/>
              </w:rPr>
              <w:t xml:space="preserve">, see Fig. 1. They are explained in the following sections.</w:t>
            </w:r>
          </w:ins>
        </w:sdtContent>
      </w:sdt>
      <w:sdt>
        <w:sdtPr>
          <w:tag w:val="goog_rdk_230"/>
        </w:sdtPr>
        <w:sdtContent>
          <w:del w:author="davide.lenzarini@u-blox.com" w:id="34" w:date="2023-10-05T15:59:31Z">
            <w:commentRangeEnd w:id="84"/>
            <w:r w:rsidDel="00000000" w:rsidR="00000000" w:rsidRPr="00000000">
              <w:commentReference w:id="84"/>
            </w:r>
            <w:commentRangeEnd w:id="85"/>
            <w:r w:rsidDel="00000000" w:rsidR="00000000" w:rsidRPr="00000000">
              <w:commentReference w:id="85"/>
            </w:r>
            <w:commentRangeEnd w:id="86"/>
            <w:r w:rsidDel="00000000" w:rsidR="00000000" w:rsidRPr="00000000">
              <w:commentReference w:id="86"/>
            </w:r>
            <w:r w:rsidDel="00000000" w:rsidR="00000000" w:rsidRPr="00000000">
              <w:rPr>
                <w:rFonts w:ascii="Arial" w:cs="Arial" w:eastAsia="Arial" w:hAnsi="Arial"/>
                <w:rtl w:val="0"/>
              </w:rPr>
              <w:delText xml:space="preserve">We can differentiate between two types of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 namely </w:delText>
            </w:r>
            <w:r w:rsidDel="00000000" w:rsidR="00000000" w:rsidRPr="00000000">
              <w:rPr>
                <w:rFonts w:ascii="Arial" w:cs="Arial" w:eastAsia="Arial" w:hAnsi="Arial"/>
                <w:i w:val="1"/>
                <w:rtl w:val="0"/>
              </w:rPr>
              <w:delText xml:space="preserve">transparent </w:delText>
            </w:r>
            <w:r w:rsidDel="00000000" w:rsidR="00000000" w:rsidRPr="00000000">
              <w:rPr>
                <w:rFonts w:ascii="Arial" w:cs="Arial" w:eastAsia="Arial" w:hAnsi="Arial"/>
                <w:rtl w:val="0"/>
              </w:rPr>
              <w:delText xml:space="preserve">and </w:delText>
            </w:r>
            <w:r w:rsidDel="00000000" w:rsidR="00000000" w:rsidRPr="00000000">
              <w:rPr>
                <w:rFonts w:ascii="Arial" w:cs="Arial" w:eastAsia="Arial" w:hAnsi="Arial"/>
                <w:i w:val="1"/>
                <w:rtl w:val="0"/>
              </w:rPr>
              <w:delText xml:space="preserve">aggregating </w:delText>
            </w:r>
            <w:r w:rsidDel="00000000" w:rsidR="00000000" w:rsidRPr="00000000">
              <w:rPr>
                <w:rFonts w:ascii="Arial" w:cs="Arial" w:eastAsia="Arial" w:hAnsi="Arial"/>
                <w:color w:val="000000"/>
                <w:rtl w:val="0"/>
              </w:rPr>
              <w:delText xml:space="preserve">Gateway</w:delText>
            </w:r>
            <w:r w:rsidDel="00000000" w:rsidR="00000000" w:rsidRPr="00000000">
              <w:rPr>
                <w:rFonts w:ascii="Arial" w:cs="Arial" w:eastAsia="Arial" w:hAnsi="Arial"/>
                <w:rtl w:val="0"/>
              </w:rPr>
              <w:delText xml:space="preserve">s, see Fig. 2. They are explained in the following sections</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3BF">
      <w:pPr>
        <w:pStyle w:val="Heading3"/>
        <w:ind w:left="0" w:right="4" w:firstLine="0"/>
        <w:rPr>
          <w:rFonts w:ascii="Arial" w:cs="Arial" w:eastAsia="Arial" w:hAnsi="Arial"/>
        </w:rPr>
      </w:pPr>
      <w:bookmarkStart w:colFirst="0" w:colLast="0" w:name="_heading=h.3pp52gy" w:id="216"/>
      <w:bookmarkEnd w:id="216"/>
      <w:r w:rsidDel="00000000" w:rsidR="00000000" w:rsidRPr="00000000">
        <w:rPr>
          <w:rtl w:val="0"/>
        </w:rPr>
        <w:t xml:space="preserve">4.1.1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3C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3C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13C2">
      <w:pPr>
        <w:spacing w:after="303" w:line="259" w:lineRule="auto"/>
        <w:ind w:right="4"/>
        <w:rPr>
          <w:rFonts w:ascii="Arial" w:cs="Arial" w:eastAsia="Arial" w:hAnsi="Arial"/>
        </w:rPr>
      </w:pPr>
      <w:r w:rsidDel="00000000" w:rsidR="00000000" w:rsidRPr="00000000">
        <w:rPr>
          <w:rFonts w:ascii="Arial" w:cs="Arial" w:eastAsia="Arial" w:hAnsi="Arial"/>
          <w:rtl w:val="0"/>
        </w:rPr>
        <w:t xml:space="preserve">          </w:t>
      </w:r>
      <w:sdt>
        <w:sdtPr>
          <w:tag w:val="goog_rdk_231"/>
        </w:sdtPr>
        <w:sdtContent>
          <w:commentRangeStart w:id="87"/>
        </w:sdtContent>
      </w:sdt>
      <w:sdt>
        <w:sdtPr>
          <w:tag w:val="goog_rdk_232"/>
        </w:sdtPr>
        <w:sdtContent>
          <w:commentRangeStart w:id="88"/>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6" name="image10.png"/>
            <a:graphic>
              <a:graphicData uri="http://schemas.openxmlformats.org/drawingml/2006/picture">
                <pic:pic>
                  <pic:nvPicPr>
                    <pic:cNvPr descr="A close up of a map&#10;&#10;Description automatically generated" id="0" name="image10.png"/>
                    <pic:cNvPicPr preferRelativeResize="0"/>
                  </pic:nvPicPr>
                  <pic:blipFill>
                    <a:blip r:embed="rId55"/>
                    <a:srcRect b="0" l="0" r="0" t="0"/>
                    <a:stretch>
                      <a:fillRect/>
                    </a:stretch>
                  </pic:blipFill>
                  <pic:spPr>
                    <a:xfrm>
                      <a:off x="0" y="0"/>
                      <a:ext cx="4861756" cy="1810693"/>
                    </a:xfrm>
                    <a:prstGeom prst="rect"/>
                    <a:ln/>
                  </pic:spPr>
                </pic:pic>
              </a:graphicData>
            </a:graphic>
          </wp:inline>
        </w:drawing>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3C3">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2: Transparent and Aggregating Gateways</w:t>
      </w:r>
    </w:p>
    <w:p w:rsidR="00000000" w:rsidDel="00000000" w:rsidP="00000000" w:rsidRDefault="00000000" w:rsidRPr="00000000" w14:paraId="000013C4">
      <w:pPr>
        <w:pStyle w:val="Heading3"/>
        <w:ind w:left="0" w:right="4" w:firstLine="0"/>
        <w:rPr>
          <w:rFonts w:ascii="Arial" w:cs="Arial" w:eastAsia="Arial" w:hAnsi="Arial"/>
        </w:rPr>
      </w:pPr>
      <w:bookmarkStart w:colFirst="0" w:colLast="0" w:name="_heading=h.24ufcor" w:id="217"/>
      <w:bookmarkEnd w:id="217"/>
      <w:r w:rsidDel="00000000" w:rsidR="00000000" w:rsidRPr="00000000">
        <w:rPr>
          <w:rtl w:val="0"/>
        </w:rPr>
        <w:t xml:space="preserve">4.1.2 </w:t>
      </w:r>
      <w:r w:rsidDel="00000000" w:rsidR="00000000" w:rsidRPr="00000000">
        <w:rPr>
          <w:rFonts w:ascii="Arial" w:cs="Arial" w:eastAsia="Arial" w:hAnsi="Arial"/>
          <w:rtl w:val="0"/>
        </w:rPr>
        <w:t xml:space="preserve">Aggregating Gateway</w:t>
      </w:r>
    </w:p>
    <w:sdt>
      <w:sdtPr>
        <w:tag w:val="goog_rdk_237"/>
      </w:sdtPr>
      <w:sdtContent>
        <w:p w:rsidR="00000000" w:rsidDel="00000000" w:rsidP="00000000" w:rsidRDefault="00000000" w:rsidRPr="00000000" w14:paraId="000013C5">
          <w:pPr>
            <w:spacing w:after="460" w:lineRule="auto"/>
            <w:ind w:left="-5" w:right="4" w:firstLine="0"/>
            <w:rPr>
              <w:ins w:author="davide.lenzarini@u-blox.com" w:id="36" w:date="2023-10-05T16:00:54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w:t>
          </w:r>
          <w:sdt>
            <w:sdtPr>
              <w:tag w:val="goog_rdk_233"/>
            </w:sdtPr>
            <w:sdtContent>
              <w:ins w:author="Stefan Hagen" w:id="35" w:date="2024-01-04T16:43:34Z">
                <w:r w:rsidDel="00000000" w:rsidR="00000000" w:rsidRPr="00000000">
                  <w:rPr>
                    <w:rFonts w:ascii="Arial" w:cs="Arial" w:eastAsia="Arial" w:hAnsi="Arial"/>
                    <w:rtl w:val="0"/>
                  </w:rPr>
                  <w:t xml:space="preserve">a </w:t>
                </w:r>
              </w:ins>
            </w:sdtContent>
          </w:sdt>
          <w:r w:rsidDel="00000000" w:rsidR="00000000" w:rsidRPr="00000000">
            <w:rPr>
              <w:rFonts w:ascii="Arial" w:cs="Arial" w:eastAsia="Arial" w:hAnsi="Arial"/>
              <w:rtl w:val="0"/>
            </w:rPr>
            <w:t xml:space="preserve">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34"/>
            </w:sdtPr>
            <w:sdtContent>
              <w:ins w:author="davide.lenzarini@u-blox.com" w:id="36" w:date="2023-10-05T16:00:54Z"/>
              <w:sdt>
                <w:sdtPr>
                  <w:tag w:val="goog_rdk_235"/>
                </w:sdtPr>
                <w:sdtContent>
                  <w:commentRangeStart w:id="89"/>
                </w:sdtContent>
              </w:sdt>
              <w:ins w:author="davide.lenzarini@u-blox.com" w:id="36" w:date="2023-10-05T16:00:54Z">
                <w:sdt>
                  <w:sdtPr>
                    <w:tag w:val="goog_rdk_236"/>
                  </w:sdtPr>
                  <w:sdtContent>
                    <w:commentRangeStart w:id="90"/>
                  </w:sdtContent>
                </w:sdt>
                <w:r w:rsidDel="00000000" w:rsidR="00000000" w:rsidRPr="00000000">
                  <w:rPr>
                    <w:rtl w:val="0"/>
                  </w:rPr>
                </w:r>
              </w:ins>
            </w:sdtContent>
          </w:sdt>
        </w:p>
      </w:sdtContent>
    </w:sdt>
    <w:sdt>
      <w:sdtPr>
        <w:tag w:val="goog_rdk_239"/>
      </w:sdtPr>
      <w:sdtContent>
        <w:p w:rsidR="00000000" w:rsidDel="00000000" w:rsidP="00000000" w:rsidRDefault="00000000" w:rsidRPr="00000000" w14:paraId="000013C6">
          <w:pPr>
            <w:pStyle w:val="Heading3"/>
            <w:ind w:left="0" w:right="4" w:firstLine="0"/>
            <w:rPr>
              <w:ins w:author="davide.lenzarini@u-blox.com" w:id="36" w:date="2023-10-05T16:00:54Z"/>
              <w:rFonts w:ascii="Arial" w:cs="Arial" w:eastAsia="Arial" w:hAnsi="Arial"/>
            </w:rPr>
          </w:pPr>
          <w:sdt>
            <w:sdtPr>
              <w:tag w:val="goog_rdk_238"/>
            </w:sdtPr>
            <w:sdtContent>
              <w:ins w:author="davide.lenzarini@u-blox.com" w:id="36" w:date="2023-10-05T16:00:54Z">
                <w:bookmarkStart w:colFirst="0" w:colLast="0" w:name="_heading=h.vdklg7j7e30m" w:id="218"/>
                <w:bookmarkEnd w:id="218"/>
                <w:r w:rsidDel="00000000" w:rsidR="00000000" w:rsidRPr="00000000">
                  <w:rPr>
                    <w:rtl w:val="0"/>
                  </w:rPr>
                  <w:t xml:space="preserve">4.1.3 </w:t>
                </w:r>
                <w:r w:rsidDel="00000000" w:rsidR="00000000" w:rsidRPr="00000000">
                  <w:rPr>
                    <w:rtl w:val="0"/>
                  </w:rPr>
                  <w:t xml:space="preserve">Terminating Gateway</w:t>
                </w:r>
                <w:r w:rsidDel="00000000" w:rsidR="00000000" w:rsidRPr="00000000">
                  <w:rPr>
                    <w:rtl w:val="0"/>
                  </w:rPr>
                </w:r>
              </w:ins>
            </w:sdtContent>
          </w:sdt>
        </w:p>
      </w:sdtContent>
    </w:sdt>
    <w:p w:rsidR="00000000" w:rsidDel="00000000" w:rsidP="00000000" w:rsidRDefault="00000000" w:rsidRPr="00000000" w14:paraId="000013C7">
      <w:pPr>
        <w:spacing w:after="460" w:lineRule="auto"/>
        <w:ind w:left="-5" w:right="4" w:firstLine="0"/>
        <w:rPr>
          <w:rFonts w:ascii="Arial" w:cs="Arial" w:eastAsia="Arial" w:hAnsi="Arial"/>
        </w:rPr>
      </w:pPr>
      <w:sdt>
        <w:sdtPr>
          <w:tag w:val="goog_rdk_240"/>
        </w:sdtPr>
        <w:sdtContent>
          <w:ins w:author="davide.lenzarini@u-blox.com" w:id="36" w:date="2023-10-05T16:00:54Z">
            <w:r w:rsidDel="00000000" w:rsidR="00000000" w:rsidRPr="00000000">
              <w:rPr>
                <w:rFonts w:ascii="Arial" w:cs="Arial" w:eastAsia="Arial" w:hAnsi="Arial"/>
                <w:rtl w:val="0"/>
              </w:rPr>
              <w:t xml:space="preserve">The Terminating Gateway is the consumer of the data sent by the MQTT-SN Client and, if the PROTECTION packet is used, it is responsible for the enrollment of the MQTT-SN Clients.</w:t>
            </w:r>
          </w:ins>
        </w:sdtContent>
      </w:sdt>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C8">
      <w:pPr>
        <w:pStyle w:val="Heading2"/>
        <w:keepLines w:val="1"/>
        <w:spacing w:after="64" w:before="0" w:line="259" w:lineRule="auto"/>
        <w:ind w:left="0" w:right="4" w:firstLine="0"/>
        <w:rPr>
          <w:rFonts w:ascii="Arial" w:cs="Arial" w:eastAsia="Arial" w:hAnsi="Arial"/>
        </w:rPr>
      </w:pPr>
      <w:bookmarkStart w:colFirst="0" w:colLast="0" w:name="_heading=h.jzpmwk" w:id="219"/>
      <w:bookmarkEnd w:id="219"/>
      <w:r w:rsidDel="00000000" w:rsidR="00000000" w:rsidRPr="00000000">
        <w:rPr>
          <w:rFonts w:ascii="Arial" w:cs="Arial" w:eastAsia="Arial" w:hAnsi="Arial"/>
          <w:rtl w:val="0"/>
        </w:rPr>
        <w:t xml:space="preserve">4.2 </w:t>
      </w:r>
      <w:r w:rsidDel="00000000" w:rsidR="00000000" w:rsidRPr="00000000">
        <w:rPr>
          <w:rFonts w:ascii="Arial" w:cs="Arial" w:eastAsia="Arial" w:hAnsi="Arial"/>
          <w:rtl w:val="0"/>
        </w:rPr>
        <w:t xml:space="preserve">Networks &amp; Transport Layers</w:t>
      </w:r>
      <w:r w:rsidDel="00000000" w:rsidR="00000000" w:rsidRPr="00000000">
        <w:rPr>
          <w:rtl w:val="0"/>
        </w:rPr>
      </w:r>
    </w:p>
    <w:p w:rsidR="00000000" w:rsidDel="00000000" w:rsidP="00000000" w:rsidRDefault="00000000" w:rsidRPr="00000000" w14:paraId="000013C9">
      <w:pPr>
        <w:spacing w:after="240" w:before="240" w:lineRule="auto"/>
        <w:rPr/>
      </w:pPr>
      <w:r w:rsidDel="00000000" w:rsidR="00000000" w:rsidRPr="00000000">
        <w:rPr>
          <w:rtl w:val="0"/>
        </w:rPr>
        <w:t xml:space="preserve">The </w:t>
      </w:r>
      <w:sdt>
        <w:sdtPr>
          <w:tag w:val="goog_rdk_241"/>
        </w:sdtPr>
        <w:sdtContent>
          <w:commentRangeStart w:id="91"/>
        </w:sdtContent>
      </w:sdt>
      <w:r w:rsidDel="00000000" w:rsidR="00000000" w:rsidRPr="00000000">
        <w:rPr>
          <w:rtl w:val="0"/>
        </w:rPr>
        <w:t xml:space="preserve">MQTT-SN V2.0</w:t>
      </w:r>
      <w:commentRangeEnd w:id="91"/>
      <w:r w:rsidDel="00000000" w:rsidR="00000000" w:rsidRPr="00000000">
        <w:commentReference w:id="91"/>
      </w:r>
      <w:r w:rsidDel="00000000" w:rsidR="00000000" w:rsidRPr="00000000">
        <w:rPr>
          <w:rtl w:val="0"/>
        </w:rPr>
        <w:t xml:space="preserve"> protocol requires an underlying transport to create a Virtual Connection, this carries datagrams from a Client to a Gateway and a Gateway to a Client.</w:t>
        <w:br w:type="textWrapping"/>
        <w:t xml:space="preserve">The underlying transport may also </w:t>
      </w:r>
      <w:sdt>
        <w:sdtPr>
          <w:tag w:val="goog_rdk_242"/>
        </w:sdtPr>
        <w:sdtContent>
          <w:ins w:author="davide.lenzarini@u-blox.com" w:id="37" w:date="2023-11-29T17:04:49Z">
            <w:r w:rsidDel="00000000" w:rsidR="00000000" w:rsidRPr="00000000">
              <w:rPr>
                <w:rtl w:val="0"/>
              </w:rPr>
              <w:t xml:space="preserve">multicast</w:t>
            </w:r>
          </w:ins>
        </w:sdtContent>
      </w:sdt>
      <w:sdt>
        <w:sdtPr>
          <w:tag w:val="goog_rdk_243"/>
        </w:sdtPr>
        <w:sdtContent>
          <w:del w:author="davide.lenzarini@u-blox.com" w:id="37" w:date="2023-11-29T17:04:49Z">
            <w:r w:rsidDel="00000000" w:rsidR="00000000" w:rsidRPr="00000000">
              <w:rPr>
                <w:rtl w:val="0"/>
              </w:rPr>
              <w:delText xml:space="preserve">broadcast </w:delText>
            </w:r>
          </w:del>
        </w:sdtContent>
      </w:sdt>
      <w:r w:rsidDel="00000000" w:rsidR="00000000" w:rsidRPr="00000000">
        <w:rPr>
          <w:rtl w:val="0"/>
        </w:rPr>
        <w:t xml:space="preserve">datagrams from a Client to all Gateways and from a Gateway to all Clients.</w:t>
        <w:br w:type="textWrapping"/>
        <w:t xml:space="preserve">The datagrams carry the MQTT-SN V2.0 Packets which must be received unaltered and complete.</w:t>
      </w:r>
    </w:p>
    <w:p w:rsidR="00000000" w:rsidDel="00000000" w:rsidP="00000000" w:rsidRDefault="00000000" w:rsidRPr="00000000" w14:paraId="000013CA">
      <w:pPr>
        <w:numPr>
          <w:ilvl w:val="0"/>
          <w:numId w:val="12"/>
        </w:numPr>
        <w:spacing w:after="0" w:afterAutospacing="0" w:before="240" w:lineRule="auto"/>
        <w:ind w:left="720" w:hanging="360"/>
      </w:pPr>
      <w:r w:rsidDel="00000000" w:rsidR="00000000" w:rsidRPr="00000000">
        <w:rPr>
          <w:rtl w:val="0"/>
        </w:rPr>
        <w:t xml:space="preserve">The underlying transport does not need to be reliable, it is expected that datagrams will be lost or delivered out of order.</w:t>
      </w:r>
    </w:p>
    <w:p w:rsidR="00000000" w:rsidDel="00000000" w:rsidP="00000000" w:rsidRDefault="00000000" w:rsidRPr="00000000" w14:paraId="000013CB">
      <w:pPr>
        <w:numPr>
          <w:ilvl w:val="0"/>
          <w:numId w:val="12"/>
        </w:numPr>
        <w:spacing w:after="0" w:afterAutospacing="0" w:before="0" w:beforeAutospacing="0" w:lineRule="auto"/>
        <w:ind w:left="720" w:hanging="360"/>
      </w:pPr>
      <w:r w:rsidDel="00000000" w:rsidR="00000000" w:rsidRPr="00000000">
        <w:rPr>
          <w:rtl w:val="0"/>
        </w:rPr>
        <w:t xml:space="preserve">If the network might deliver a datagram more than once, then it is highly recommended that the PROTECTION packet Monotonic Counter is used to eliminate the duplicates.</w:t>
      </w:r>
    </w:p>
    <w:p w:rsidR="00000000" w:rsidDel="00000000" w:rsidP="00000000" w:rsidRDefault="00000000" w:rsidRPr="00000000" w14:paraId="000013CC">
      <w:pPr>
        <w:numPr>
          <w:ilvl w:val="0"/>
          <w:numId w:val="12"/>
        </w:numPr>
        <w:spacing w:after="0" w:afterAutospacing="0" w:before="0" w:beforeAutospacing="0" w:lineRule="auto"/>
        <w:ind w:left="720" w:hanging="360"/>
      </w:pPr>
      <w:r w:rsidDel="00000000" w:rsidR="00000000" w:rsidRPr="00000000">
        <w:rPr>
          <w:rtl w:val="0"/>
        </w:rPr>
        <w:t xml:space="preserve">The MQTT-SN V2.0 protocol will tolerate out of order Packets and it will retransmit lost Packets.</w:t>
      </w:r>
    </w:p>
    <w:p w:rsidR="00000000" w:rsidDel="00000000" w:rsidP="00000000" w:rsidRDefault="00000000" w:rsidRPr="00000000" w14:paraId="000013CD">
      <w:pPr>
        <w:numPr>
          <w:ilvl w:val="0"/>
          <w:numId w:val="12"/>
        </w:numPr>
        <w:spacing w:after="0" w:afterAutospacing="0" w:before="0" w:beforeAutospacing="0" w:lineRule="auto"/>
        <w:ind w:left="720" w:hanging="360"/>
      </w:pPr>
      <w:r w:rsidDel="00000000" w:rsidR="00000000" w:rsidRPr="00000000">
        <w:rPr>
          <w:rtl w:val="0"/>
        </w:rPr>
        <w:t xml:space="preserve">The MQTT-SN V2.0 does not perform error correction. If a corrupted or partial </w:t>
      </w:r>
      <w:sdt>
        <w:sdtPr>
          <w:tag w:val="goog_rdk_244"/>
        </w:sdtPr>
        <w:sdtContent>
          <w:commentRangeStart w:id="92"/>
        </w:sdtContent>
      </w:sdt>
      <w:r w:rsidDel="00000000" w:rsidR="00000000" w:rsidRPr="00000000">
        <w:rPr>
          <w:rtl w:val="0"/>
        </w:rPr>
        <w:t xml:space="preserve">Packets</w:t>
      </w:r>
      <w:commentRangeEnd w:id="92"/>
      <w:r w:rsidDel="00000000" w:rsidR="00000000" w:rsidRPr="00000000">
        <w:commentReference w:id="92"/>
      </w:r>
      <w:r w:rsidDel="00000000" w:rsidR="00000000" w:rsidRPr="00000000">
        <w:rPr>
          <w:rtl w:val="0"/>
        </w:rPr>
        <w:t xml:space="preserve"> is received it will cause a protocol error.</w:t>
      </w:r>
    </w:p>
    <w:p w:rsidR="00000000" w:rsidDel="00000000" w:rsidP="00000000" w:rsidRDefault="00000000" w:rsidRPr="00000000" w14:paraId="000013CE">
      <w:pPr>
        <w:numPr>
          <w:ilvl w:val="0"/>
          <w:numId w:val="12"/>
        </w:numPr>
        <w:spacing w:after="0" w:afterAutospacing="0" w:before="0" w:beforeAutospacing="0" w:lineRule="auto"/>
        <w:ind w:left="720" w:hanging="360"/>
      </w:pPr>
      <w:r w:rsidDel="00000000" w:rsidR="00000000" w:rsidRPr="00000000">
        <w:rPr>
          <w:rtl w:val="0"/>
        </w:rPr>
        <w:t xml:space="preserve">The MQTT-SN V2.0 implementation may use either the origin network address or the sender identifier in the PROTECTION Packet to determine the identity of the Virtual Connection.</w:t>
      </w:r>
    </w:p>
    <w:p w:rsidR="00000000" w:rsidDel="00000000" w:rsidP="00000000" w:rsidRDefault="00000000" w:rsidRPr="00000000" w14:paraId="000013CF">
      <w:pPr>
        <w:numPr>
          <w:ilvl w:val="0"/>
          <w:numId w:val="12"/>
        </w:numPr>
        <w:spacing w:after="0" w:afterAutospacing="0" w:before="0" w:beforeAutospacing="0" w:lineRule="auto"/>
        <w:ind w:left="720" w:hanging="360"/>
      </w:pPr>
      <w:r w:rsidDel="00000000" w:rsidR="00000000" w:rsidRPr="00000000">
        <w:rPr>
          <w:rtl w:val="0"/>
        </w:rPr>
        <w:t xml:space="preserve">The underlying network does not need to provide </w:t>
      </w:r>
      <w:sdt>
        <w:sdtPr>
          <w:tag w:val="goog_rdk_245"/>
        </w:sdtPr>
        <w:sdtContent>
          <w:commentRangeStart w:id="93"/>
        </w:sdtContent>
      </w:sdt>
      <w:r w:rsidDel="00000000" w:rsidR="00000000" w:rsidRPr="00000000">
        <w:rPr>
          <w:rtl w:val="0"/>
        </w:rPr>
        <w:t xml:space="preserve">low latency transmission.</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13D0">
      <w:pPr>
        <w:numPr>
          <w:ilvl w:val="0"/>
          <w:numId w:val="12"/>
        </w:numPr>
        <w:spacing w:after="0" w:afterAutospacing="0" w:before="0" w:beforeAutospacing="0" w:lineRule="auto"/>
        <w:ind w:left="720" w:hanging="360"/>
      </w:pPr>
      <w:r w:rsidDel="00000000" w:rsidR="00000000" w:rsidRPr="00000000">
        <w:rPr>
          <w:rtl w:val="0"/>
        </w:rPr>
        <w:t xml:space="preserve">The networks may be connectionless, the Virtual Connections do not need to have an event that signals when they begin or end.</w:t>
      </w:r>
    </w:p>
    <w:p w:rsidR="00000000" w:rsidDel="00000000" w:rsidP="00000000" w:rsidRDefault="00000000" w:rsidRPr="00000000" w14:paraId="000013D1">
      <w:pPr>
        <w:numPr>
          <w:ilvl w:val="0"/>
          <w:numId w:val="12"/>
        </w:numPr>
        <w:spacing w:after="240" w:before="0" w:beforeAutospacing="0" w:lineRule="auto"/>
        <w:ind w:left="720" w:hanging="360"/>
      </w:pPr>
      <w:r w:rsidDel="00000000" w:rsidR="00000000" w:rsidRPr="00000000">
        <w:rPr>
          <w:rtl w:val="0"/>
        </w:rPr>
        <w:t xml:space="preserve">The networks may be radio networks.</w:t>
      </w:r>
    </w:p>
    <w:p w:rsidR="00000000" w:rsidDel="00000000" w:rsidP="00000000" w:rsidRDefault="00000000" w:rsidRPr="00000000" w14:paraId="000013D2">
      <w:pPr>
        <w:spacing w:after="240" w:before="240" w:lineRule="auto"/>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D3">
      <w:pPr>
        <w:spacing w:after="240" w:before="240" w:lineRule="auto"/>
        <w:rPr>
          <w:shd w:fill="ffe599" w:val="clear"/>
        </w:rPr>
      </w:pPr>
      <w:r w:rsidDel="00000000" w:rsidR="00000000" w:rsidRPr="00000000">
        <w:rPr>
          <w:shd w:fill="ffe599" w:val="clear"/>
          <w:rtl w:val="0"/>
        </w:rPr>
        <w:t xml:space="preserve">UDP as defined in [RFC0768] can be used for MQTT-SN v2.0 if the Maximum Transmission Unit is configured to be more than the MQTT-SN Packet size used and no datagram fragmentation occurs.</w:t>
        <w:br w:type="textWrapping"/>
        <w:t xml:space="preserve">Depending on the network configuration, UDP can duplicate datagrams. If this can happen, the PROTECTION Packet monotonic counter should be used.</w:t>
      </w:r>
    </w:p>
    <w:p w:rsidR="00000000" w:rsidDel="00000000" w:rsidP="00000000" w:rsidRDefault="00000000" w:rsidRPr="00000000" w14:paraId="000013D4">
      <w:pPr>
        <w:spacing w:after="240" w:before="240" w:lineRule="auto"/>
        <w:rPr>
          <w:shd w:fill="ffe599" w:val="clear"/>
        </w:rPr>
      </w:pPr>
      <w:r w:rsidDel="00000000" w:rsidR="00000000" w:rsidRPr="00000000">
        <w:rPr>
          <w:shd w:fill="ffe599" w:val="clear"/>
          <w:rtl w:val="0"/>
        </w:rPr>
        <w:t xml:space="preserve">Examples of possible consequences of not removing duplicates datagrams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D5">
      <w:pPr>
        <w:spacing w:after="240" w:before="240" w:lineRule="auto"/>
        <w:rPr>
          <w:shd w:fill="ffe599" w:val="clear"/>
        </w:rPr>
      </w:pPr>
      <w:r w:rsidDel="00000000" w:rsidR="00000000" w:rsidRPr="00000000">
        <w:rPr>
          <w:shd w:fill="ffe599" w:val="clear"/>
          <w:rtl w:val="0"/>
        </w:rPr>
        <w:t xml:space="preserve">The following transport protocols are also suitable but if not capable of multicast</w:t>
      </w:r>
      <w:sdt>
        <w:sdtPr>
          <w:tag w:val="goog_rdk_246"/>
        </w:sdtPr>
        <w:sdtContent>
          <w:del w:author="davide.lenzarini@u-blox.com" w:id="38" w:date="2023-11-29T17:05:38Z">
            <w:r w:rsidDel="00000000" w:rsidR="00000000" w:rsidRPr="00000000">
              <w:rPr>
                <w:shd w:fill="ffe599" w:val="clear"/>
                <w:rtl w:val="0"/>
              </w:rPr>
              <w:delText xml:space="preserve">/broadcast</w:delText>
            </w:r>
          </w:del>
        </w:sdtContent>
      </w:sdt>
      <w:r w:rsidDel="00000000" w:rsidR="00000000" w:rsidRPr="00000000">
        <w:rPr>
          <w:shd w:fill="ffe599" w:val="clear"/>
          <w:rtl w:val="0"/>
        </w:rPr>
        <w:t xml:space="preserve"> the implementation of the optional ADVERTISE, SEARCHGW, GWINFO packets may not be possible and also the multicast</w:t>
      </w:r>
      <w:sdt>
        <w:sdtPr>
          <w:tag w:val="goog_rdk_247"/>
        </w:sdtPr>
        <w:sdtContent>
          <w:del w:author="davide.lenzarini@u-blox.com" w:id="39" w:date="2023-11-29T17:05:44Z">
            <w:r w:rsidDel="00000000" w:rsidR="00000000" w:rsidRPr="00000000">
              <w:rPr>
                <w:shd w:fill="ffe599" w:val="clear"/>
                <w:rtl w:val="0"/>
              </w:rPr>
              <w:delText xml:space="preserve">/broadcast</w:delText>
            </w:r>
          </w:del>
        </w:sdtContent>
      </w:sdt>
      <w:r w:rsidDel="00000000" w:rsidR="00000000" w:rsidRPr="00000000">
        <w:rPr>
          <w:shd w:fill="ffe599" w:val="clear"/>
          <w:rtl w:val="0"/>
        </w:rPr>
        <w:t xml:space="preserve"> of the </w:t>
      </w:r>
      <w:r w:rsidDel="00000000" w:rsidR="00000000" w:rsidRPr="00000000">
        <w:rPr>
          <w:shd w:fill="ffe599" w:val="clear"/>
          <w:rtl w:val="0"/>
        </w:rPr>
        <w:t xml:space="preserve">PUBLISH MINUS -1 packets</w:t>
      </w:r>
      <w:r w:rsidDel="00000000" w:rsidR="00000000" w:rsidRPr="00000000">
        <w:rPr>
          <w:shd w:fill="ffe599" w:val="clear"/>
          <w:rtl w:val="0"/>
        </w:rPr>
        <w:t xml:space="preserve"> may not be possible:</w:t>
      </w:r>
    </w:p>
    <w:p w:rsidR="00000000" w:rsidDel="00000000" w:rsidP="00000000" w:rsidRDefault="00000000" w:rsidRPr="00000000" w14:paraId="000013D6">
      <w:pPr>
        <w:numPr>
          <w:ilvl w:val="0"/>
          <w:numId w:val="8"/>
        </w:numPr>
        <w:spacing w:after="0" w:afterAutospacing="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D7">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D8">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D9">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Non-IP protocolsTCP/IP [RFC0793]</w:t>
      </w:r>
    </w:p>
    <w:p w:rsidR="00000000" w:rsidDel="00000000" w:rsidP="00000000" w:rsidRDefault="00000000" w:rsidRPr="00000000" w14:paraId="000013DA">
      <w:pPr>
        <w:numPr>
          <w:ilvl w:val="0"/>
          <w:numId w:val="8"/>
        </w:numPr>
        <w:spacing w:after="0" w:afterAutospacing="0" w:before="0" w:beforeAutospacing="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DB">
      <w:pPr>
        <w:numPr>
          <w:ilvl w:val="0"/>
          <w:numId w:val="8"/>
        </w:numPr>
        <w:spacing w:after="240" w:before="0" w:beforeAutospacing="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DC">
      <w:pPr>
        <w:spacing w:after="240" w:before="240" w:lineRule="auto"/>
        <w:rPr>
          <w:b w:val="1"/>
          <w:shd w:fill="ffe599" w:val="clear"/>
        </w:rPr>
      </w:pPr>
      <w:r w:rsidDel="00000000" w:rsidR="00000000" w:rsidRPr="00000000">
        <w:rPr>
          <w:b w:val="1"/>
          <w:shd w:fill="ffe599" w:val="clear"/>
          <w:rtl w:val="0"/>
        </w:rPr>
        <w:t xml:space="preserve">Inf</w:t>
      </w:r>
      <w:sdt>
        <w:sdtPr>
          <w:tag w:val="goog_rdk_248"/>
        </w:sdtPr>
        <w:sdtContent>
          <w:commentRangeStart w:id="94"/>
        </w:sdtContent>
      </w:sdt>
      <w:r w:rsidDel="00000000" w:rsidR="00000000" w:rsidRPr="00000000">
        <w:rPr>
          <w:b w:val="1"/>
          <w:shd w:fill="ffe599" w:val="clear"/>
          <w:rtl w:val="0"/>
        </w:rPr>
        <w:t xml:space="preserve">ormative comment</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13DD">
      <w:pPr>
        <w:spacing w:after="240" w:before="240" w:lineRule="auto"/>
        <w:rPr>
          <w:shd w:fill="ffe599" w:val="clear"/>
        </w:rPr>
      </w:pPr>
      <w:sdt>
        <w:sdtPr>
          <w:tag w:val="goog_rdk_249"/>
        </w:sdtPr>
        <w:sdtContent>
          <w:commentRangeStart w:id="95"/>
        </w:sdtContent>
      </w:sdt>
      <w:sdt>
        <w:sdtPr>
          <w:tag w:val="goog_rdk_250"/>
        </w:sdtPr>
        <w:sdtContent>
          <w:commentRangeStart w:id="96"/>
        </w:sdtContent>
      </w:sdt>
      <w:r w:rsidDel="00000000" w:rsidR="00000000" w:rsidRPr="00000000">
        <w:rPr>
          <w:shd w:fill="ffe599" w:val="clear"/>
          <w:rtl w:val="0"/>
        </w:rPr>
        <w:t xml:space="preserve">TCP ports 8883 and 1883 are registered with IANA for MQTT TLS and non-TLS communication respectively.</w:t>
      </w: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pStyle w:val="Heading2"/>
        <w:keepLines w:val="1"/>
        <w:spacing w:after="64" w:before="0" w:line="259" w:lineRule="auto"/>
        <w:ind w:left="0" w:right="4" w:firstLine="0"/>
        <w:rPr>
          <w:rFonts w:ascii="Arial" w:cs="Arial" w:eastAsia="Arial" w:hAnsi="Arial"/>
        </w:rPr>
      </w:pPr>
      <w:bookmarkStart w:colFirst="0" w:colLast="0" w:name="_heading=h.1j4nfs6" w:id="220"/>
      <w:bookmarkEnd w:id="220"/>
      <w:r w:rsidDel="00000000" w:rsidR="00000000" w:rsidRPr="00000000">
        <w:rPr>
          <w:rFonts w:ascii="Arial" w:cs="Arial" w:eastAsia="Arial" w:hAnsi="Arial"/>
          <w:rtl w:val="0"/>
        </w:rPr>
        <w:t xml:space="preserve">4.3 </w:t>
      </w:r>
      <w:r w:rsidDel="00000000" w:rsidR="00000000" w:rsidRPr="00000000">
        <w:rPr>
          <w:rFonts w:ascii="Arial" w:cs="Arial" w:eastAsia="Arial" w:hAnsi="Arial"/>
          <w:rtl w:val="0"/>
        </w:rPr>
        <w:t xml:space="preserve">Gateway Advertisement and Discovery</w:t>
      </w:r>
    </w:p>
    <w:p w:rsidR="00000000" w:rsidDel="00000000" w:rsidP="00000000" w:rsidRDefault="00000000" w:rsidRPr="00000000" w14:paraId="000013E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w:t>
      </w:r>
      <w:sdt>
        <w:sdtPr>
          <w:tag w:val="goog_rdk_251"/>
        </w:sdtPr>
        <w:sdtContent>
          <w:ins w:author="davide.lenzarini@u-blox.com" w:id="40" w:date="2023-11-29T17:49:04Z">
            <w:r w:rsidDel="00000000" w:rsidR="00000000" w:rsidRPr="00000000">
              <w:rPr>
                <w:rFonts w:ascii="Arial" w:cs="Arial" w:eastAsia="Arial" w:hAnsi="Arial"/>
                <w:rtl w:val="0"/>
              </w:rPr>
              <w:t xml:space="preserve">transmitting </w:t>
            </w:r>
          </w:ins>
        </w:sdtContent>
      </w:sdt>
      <w:sdt>
        <w:sdtPr>
          <w:tag w:val="goog_rdk_252"/>
        </w:sdtPr>
        <w:sdtContent>
          <w:del w:author="davide.lenzarini@u-blox.com" w:id="40" w:date="2023-11-29T17:49:04Z">
            <w:r w:rsidDel="00000000" w:rsidR="00000000" w:rsidRPr="00000000">
              <w:rPr>
                <w:rFonts w:ascii="Arial" w:cs="Arial" w:eastAsia="Arial" w:hAnsi="Arial"/>
                <w:rtl w:val="0"/>
              </w:rPr>
              <w:delText xml:space="preserve">broadcasting </w:delText>
            </w:r>
          </w:del>
        </w:sdtContent>
      </w:sdt>
      <w:r w:rsidDel="00000000" w:rsidR="00000000" w:rsidRPr="00000000">
        <w:rPr>
          <w:rFonts w:ascii="Arial" w:cs="Arial" w:eastAsia="Arial" w:hAnsi="Arial"/>
          <w:rtl w:val="0"/>
        </w:rPr>
        <w:t xml:space="preserve">periodically an ADVERTISE packet to all devices that are currently parts of the network. A gateway should only advertise its presence if it is connected to a server (or is itself a server).</w:t>
      </w:r>
    </w:p>
    <w:p w:rsidR="00000000" w:rsidDel="00000000" w:rsidP="00000000" w:rsidRDefault="00000000" w:rsidRPr="00000000" w14:paraId="000013E1">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E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ids. It is up to the client to decide to which gateway it wants to connect. </w:t>
      </w:r>
      <w:sdt>
        <w:sdtPr>
          <w:tag w:val="goog_rdk_253"/>
        </w:sdtPr>
        <w:sdtContent>
          <w:commentRangeStart w:id="97"/>
        </w:sdtContent>
      </w:sdt>
      <w:sdt>
        <w:sdtPr>
          <w:tag w:val="goog_rdk_254"/>
        </w:sdtPr>
        <w:sdtContent>
          <w:commentRangeStart w:id="98"/>
        </w:sdtContent>
      </w:sdt>
      <w:sdt>
        <w:sdtPr>
          <w:tag w:val="goog_rdk_255"/>
        </w:sdtPr>
        <w:sdtContent>
          <w:commentRangeStart w:id="99"/>
        </w:sdtContent>
      </w:sdt>
      <w:r w:rsidDel="00000000" w:rsidR="00000000" w:rsidRPr="00000000">
        <w:rPr>
          <w:rFonts w:ascii="Arial" w:cs="Arial" w:eastAsia="Arial" w:hAnsi="Arial"/>
          <w:highlight w:val="yellow"/>
          <w:rtl w:val="0"/>
        </w:rPr>
        <w:t xml:space="preserve">At any point in time a client is allowed to be connected to only one gateway.</w:t>
      </w:r>
      <w:commentRangeEnd w:id="97"/>
      <w:r w:rsidDel="00000000" w:rsidR="00000000" w:rsidRPr="00000000">
        <w:commentReference w:id="97"/>
      </w:r>
      <w:commentRangeEnd w:id="98"/>
      <w:r w:rsidDel="00000000" w:rsidR="00000000" w:rsidRPr="00000000">
        <w:commentReference w:id="98"/>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3E3">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E4">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should maintain a list of active gateways together with their network addresses. This list is populated by means of the ADVERTISE and GWINFO packets received.</w:t>
      </w:r>
    </w:p>
    <w:p w:rsidR="00000000" w:rsidDel="00000000" w:rsidP="00000000" w:rsidRDefault="00000000" w:rsidRPr="00000000" w14:paraId="000013E5">
      <w:pPr>
        <w:spacing w:after="28"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E6">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time duration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w:t>
      </w:r>
      <w:sdt>
        <w:sdtPr>
          <w:tag w:val="goog_rdk_256"/>
        </w:sdtPr>
        <w:sdtContent>
          <w:del w:author="Stefan Hagen" w:id="41" w:date="2024-01-04T16:40:13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3E7">
      <w:pPr>
        <w:spacing w:after="2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E8">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w:t>
      </w:r>
      <w:sdt>
        <w:sdtPr>
          <w:tag w:val="goog_rdk_257"/>
        </w:sdtPr>
        <w:sdtContent>
          <w:ins w:author="davide.lenzarini@u-blox.com" w:id="42" w:date="2023-11-29T17:49:16Z">
            <w:r w:rsidDel="00000000" w:rsidR="00000000" w:rsidRPr="00000000">
              <w:rPr>
                <w:rFonts w:ascii="Arial" w:cs="Arial" w:eastAsia="Arial" w:hAnsi="Arial"/>
                <w:rtl w:val="0"/>
              </w:rPr>
              <w:t xml:space="preserve">transmitted </w:t>
            </w:r>
          </w:ins>
        </w:sdtContent>
      </w:sdt>
      <w:sdt>
        <w:sdtPr>
          <w:tag w:val="goog_rdk_258"/>
        </w:sdtPr>
        <w:sdtContent>
          <w:del w:author="davide.lenzarini@u-blox.com" w:id="42" w:date="2023-11-29T17:49:16Z">
            <w:r w:rsidDel="00000000" w:rsidR="00000000" w:rsidRPr="00000000">
              <w:rPr>
                <w:rFonts w:ascii="Arial" w:cs="Arial" w:eastAsia="Arial" w:hAnsi="Arial"/>
                <w:rtl w:val="0"/>
              </w:rPr>
              <w:delText xml:space="preserve">broadcasted </w:delText>
            </w:r>
          </w:del>
        </w:sdtContent>
      </w:sdt>
      <w:r w:rsidDel="00000000" w:rsidR="00000000" w:rsidRPr="00000000">
        <w:rPr>
          <w:rFonts w:ascii="Arial" w:cs="Arial" w:eastAsia="Arial" w:hAnsi="Arial"/>
          <w:rtl w:val="0"/>
        </w:rPr>
        <w:t xml:space="preserve">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3E9">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w:t>
      </w:r>
      <w:sdt>
        <w:sdtPr>
          <w:tag w:val="goog_rdk_259"/>
        </w:sdtPr>
        <w:sdtContent>
          <w:ins w:author="davide.lenzarini@u-blox.com" w:id="43" w:date="2023-11-29T17:49:42Z">
            <w:r w:rsidDel="00000000" w:rsidR="00000000" w:rsidRPr="00000000">
              <w:rPr>
                <w:rFonts w:ascii="Arial" w:cs="Arial" w:eastAsia="Arial" w:hAnsi="Arial"/>
                <w:rtl w:val="0"/>
              </w:rPr>
              <w:t xml:space="preserve">send </w:t>
            </w:r>
          </w:ins>
        </w:sdtContent>
      </w:sdt>
      <w:sdt>
        <w:sdtPr>
          <w:tag w:val="goog_rdk_260"/>
        </w:sdtPr>
        <w:sdtContent>
          <w:del w:author="davide.lenzarini@u-blox.com" w:id="43" w:date="2023-11-29T17:49:42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a SEARCHGW packet. To prevent </w:t>
      </w:r>
      <w:sdt>
        <w:sdtPr>
          <w:tag w:val="goog_rdk_261"/>
        </w:sdtPr>
        <w:sdtContent>
          <w:ins w:author="davide.lenzarini@u-blox.com" w:id="44" w:date="2023-11-29T17:50:25Z">
            <w:r w:rsidDel="00000000" w:rsidR="00000000" w:rsidRPr="00000000">
              <w:rPr>
                <w:rFonts w:ascii="Arial" w:cs="Arial" w:eastAsia="Arial" w:hAnsi="Arial"/>
                <w:rtl w:val="0"/>
              </w:rPr>
              <w:t xml:space="preserve">network flooding</w:t>
            </w:r>
          </w:ins>
        </w:sdtContent>
      </w:sdt>
      <w:sdt>
        <w:sdtPr>
          <w:tag w:val="goog_rdk_262"/>
        </w:sdtPr>
        <w:sdtContent>
          <w:del w:author="davide.lenzarini@u-blox.com" w:id="44" w:date="2023-11-29T17:50:25Z">
            <w:r w:rsidDel="00000000" w:rsidR="00000000" w:rsidRPr="00000000">
              <w:rPr>
                <w:rFonts w:ascii="Arial" w:cs="Arial" w:eastAsia="Arial" w:hAnsi="Arial"/>
                <w:rtl w:val="0"/>
              </w:rPr>
              <w:delText xml:space="preserve">broadcast storms</w:delText>
            </w:r>
          </w:del>
        </w:sdtContent>
      </w:sdt>
      <w:r w:rsidDel="00000000" w:rsidR="00000000" w:rsidRPr="00000000">
        <w:rPr>
          <w:rFonts w:ascii="Arial" w:cs="Arial" w:eastAsia="Arial" w:hAnsi="Arial"/>
          <w:rtl w:val="0"/>
        </w:rPr>
        <w:t xml:space="preserve"> when multiple clients start searching for </w:t>
      </w:r>
      <w:sdt>
        <w:sdtPr>
          <w:tag w:val="goog_rdk_263"/>
        </w:sdtPr>
        <w:sdtContent>
          <w:ins w:author="Stefan Hagen" w:id="45" w:date="2024-01-04T16:39:34Z">
            <w:r w:rsidDel="00000000" w:rsidR="00000000" w:rsidRPr="00000000">
              <w:rPr>
                <w:rFonts w:ascii="Arial" w:cs="Arial" w:eastAsia="Arial" w:hAnsi="Arial"/>
                <w:rtl w:val="0"/>
              </w:rPr>
              <w:t xml:space="preserve">gateway</w:t>
            </w:r>
          </w:ins>
        </w:sdtContent>
      </w:sdt>
      <w:sdt>
        <w:sdtPr>
          <w:tag w:val="goog_rdk_264"/>
        </w:sdtPr>
        <w:sdtContent>
          <w:del w:author="Stefan Hagen" w:id="45" w:date="2024-01-04T16:39:34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almost at the same time, 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3E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w:t>
      </w:r>
      <w:sdt>
        <w:sdtPr>
          <w:tag w:val="goog_rdk_265"/>
        </w:sdtPr>
        <w:sdtContent>
          <w:ins w:author="davide.lenzarini@u-blox.com" w:id="46" w:date="2023-11-29T17:51:12Z">
            <w:r w:rsidDel="00000000" w:rsidR="00000000" w:rsidRPr="00000000">
              <w:rPr>
                <w:rFonts w:ascii="Arial" w:cs="Arial" w:eastAsia="Arial" w:hAnsi="Arial"/>
                <w:rtl w:val="0"/>
              </w:rPr>
              <w:t xml:space="preserve">transmission </w:t>
            </w:r>
          </w:ins>
        </w:sdtContent>
      </w:sdt>
      <w:sdt>
        <w:sdtPr>
          <w:tag w:val="goog_rdk_266"/>
        </w:sdtPr>
        <w:sdtContent>
          <w:del w:author="davide.lenzarini@u-blox.com" w:id="46" w:date="2023-11-29T17:51:12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p>
    <w:p w:rsidR="00000000" w:rsidDel="00000000" w:rsidP="00000000" w:rsidRDefault="00000000" w:rsidRPr="00000000" w14:paraId="000013EB">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EC">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w:t>
      </w:r>
      <w:sdt>
        <w:sdtPr>
          <w:tag w:val="goog_rdk_267"/>
        </w:sdtPr>
        <w:sdtContent>
          <w:ins w:author="Stefan Hagen" w:id="47" w:date="2024-01-04T16:39:46Z">
            <w:r w:rsidDel="00000000" w:rsidR="00000000" w:rsidRPr="00000000">
              <w:rPr>
                <w:rFonts w:ascii="Arial" w:cs="Arial" w:eastAsia="Arial" w:hAnsi="Arial"/>
                <w:rtl w:val="0"/>
              </w:rPr>
              <w:t xml:space="preserve">gateway</w:t>
            </w:r>
          </w:ins>
        </w:sdtContent>
      </w:sdt>
      <w:sdt>
        <w:sdtPr>
          <w:tag w:val="goog_rdk_268"/>
        </w:sdtPr>
        <w:sdtContent>
          <w:del w:author="Stefan Hagen" w:id="47" w:date="2024-01-04T16:39:4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s in its list, it selects one </w:t>
      </w:r>
      <w:sdt>
        <w:sdtPr>
          <w:tag w:val="goog_rdk_269"/>
        </w:sdtPr>
        <w:sdtContent>
          <w:ins w:author="Stefan Hagen" w:id="48" w:date="2024-01-04T16:39:21Z">
            <w:r w:rsidDel="00000000" w:rsidR="00000000" w:rsidRPr="00000000">
              <w:rPr>
                <w:rFonts w:ascii="Arial" w:cs="Arial" w:eastAsia="Arial" w:hAnsi="Arial"/>
                <w:rtl w:val="0"/>
              </w:rPr>
              <w:t xml:space="preserve">gateway</w:t>
            </w:r>
          </w:ins>
        </w:sdtContent>
      </w:sdt>
      <w:sdt>
        <w:sdtPr>
          <w:tag w:val="goog_rdk_270"/>
        </w:sdtPr>
        <w:sdtContent>
          <w:del w:author="Stefan Hagen" w:id="48" w:date="2024-01-04T16:39:21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out of its list and includes that information into the GWINFO packet.</w:t>
      </w:r>
    </w:p>
    <w:p w:rsidR="00000000" w:rsidDel="00000000" w:rsidP="00000000" w:rsidRDefault="00000000" w:rsidRPr="00000000" w14:paraId="000013ED">
      <w:pPr>
        <w:spacing w:after="24"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EE">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w:t>
      </w:r>
      <w:sdt>
        <w:sdtPr>
          <w:tag w:val="goog_rdk_271"/>
        </w:sdtPr>
        <w:sdtContent>
          <w:ins w:author="davide.lenzarini@u-blox.com" w:id="49" w:date="2023-11-29T17:52:11Z">
            <w:r w:rsidDel="00000000" w:rsidR="00000000" w:rsidRPr="00000000">
              <w:rPr>
                <w:rFonts w:ascii="Arial" w:cs="Arial" w:eastAsia="Arial" w:hAnsi="Arial"/>
                <w:rtl w:val="0"/>
              </w:rPr>
              <w:t xml:space="preserve">transmitted </w:t>
            </w:r>
          </w:ins>
        </w:sdtContent>
      </w:sdt>
      <w:sdt>
        <w:sdtPr>
          <w:tag w:val="goog_rdk_272"/>
        </w:sdtPr>
        <w:sdtContent>
          <w:del w:author="davide.lenzarini@u-blox.com" w:id="49" w:date="2023-11-29T17:52:11Z">
            <w:r w:rsidDel="00000000" w:rsidR="00000000" w:rsidRPr="00000000">
              <w:rPr>
                <w:rFonts w:ascii="Arial" w:cs="Arial" w:eastAsia="Arial" w:hAnsi="Arial"/>
                <w:rtl w:val="0"/>
              </w:rPr>
              <w:delText xml:space="preserve">broadcast </w:delText>
            </w:r>
          </w:del>
        </w:sdtContent>
      </w:sdt>
      <w:r w:rsidDel="00000000" w:rsidR="00000000" w:rsidRPr="00000000">
        <w:rPr>
          <w:rFonts w:ascii="Arial" w:cs="Arial" w:eastAsia="Arial" w:hAnsi="Arial"/>
          <w:rtl w:val="0"/>
        </w:rPr>
        <w:t xml:space="preserve">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3EF">
      <w:pPr>
        <w:spacing w:after="13"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3F0">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p>
    <w:p w:rsidR="00000000" w:rsidDel="00000000" w:rsidP="00000000" w:rsidRDefault="00000000" w:rsidRPr="00000000" w14:paraId="000013F1">
      <w:pPr>
        <w:spacing w:after="0" w:lineRule="auto"/>
        <w:ind w:left="-5" w:right="4" w:firstLine="0"/>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3F2">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F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p>
    <w:p w:rsidR="00000000" w:rsidDel="00000000" w:rsidP="00000000" w:rsidRDefault="00000000" w:rsidRPr="00000000" w14:paraId="000013F4">
      <w:pPr>
        <w:pStyle w:val="Heading2"/>
        <w:keepLines w:val="1"/>
        <w:spacing w:after="64" w:before="0" w:line="259" w:lineRule="auto"/>
        <w:ind w:left="0" w:firstLine="0"/>
        <w:rPr>
          <w:rFonts w:ascii="Arial" w:cs="Arial" w:eastAsia="Arial" w:hAnsi="Arial"/>
        </w:rPr>
      </w:pPr>
      <w:bookmarkStart w:colFirst="0" w:colLast="0" w:name="_heading=h.434ayfz" w:id="221"/>
      <w:bookmarkEnd w:id="221"/>
      <w:r w:rsidDel="00000000" w:rsidR="00000000" w:rsidRPr="00000000">
        <w:rPr>
          <w:rFonts w:ascii="Arial" w:cs="Arial" w:eastAsia="Arial" w:hAnsi="Arial"/>
          <w:rtl w:val="0"/>
        </w:rPr>
        <w:t xml:space="preserve">4.4 Session Establishment</w:t>
      </w:r>
    </w:p>
    <w:p w:rsidR="00000000" w:rsidDel="00000000" w:rsidP="00000000" w:rsidRDefault="00000000" w:rsidRPr="00000000" w14:paraId="000013F5">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As with MQTT, an </w:t>
      </w:r>
      <w:r w:rsidDel="00000000" w:rsidR="00000000" w:rsidRPr="00000000">
        <w:rPr>
          <w:rFonts w:ascii="Arial" w:cs="Arial" w:eastAsia="Arial" w:hAnsi="Arial"/>
          <w:rtl w:val="0"/>
        </w:rPr>
        <w:t xml:space="preserve">MQTT-SN client needs to set up a session on the </w:t>
      </w:r>
      <w:sdt>
        <w:sdtPr>
          <w:tag w:val="goog_rdk_273"/>
        </w:sdtPr>
        <w:sdtContent>
          <w:ins w:author="Stefan Hagen" w:id="50" w:date="2024-01-04T16:39:00Z">
            <w:r w:rsidDel="00000000" w:rsidR="00000000" w:rsidRPr="00000000">
              <w:rPr>
                <w:rFonts w:ascii="Arial" w:cs="Arial" w:eastAsia="Arial" w:hAnsi="Arial"/>
                <w:rtl w:val="0"/>
              </w:rPr>
              <w:t xml:space="preserve">gateway</w:t>
            </w:r>
          </w:ins>
        </w:sdtContent>
      </w:sdt>
      <w:sdt>
        <w:sdtPr>
          <w:tag w:val="goog_rdk_274"/>
        </w:sdtPr>
        <w:sdtContent>
          <w:del w:author="Stefan Hagen" w:id="50" w:date="2024-01-04T16:39:00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unless it is publishing ONLY using OUT OF BAND packets. The procedure for setting up a session with a </w:t>
      </w:r>
      <w:sdt>
        <w:sdtPr>
          <w:tag w:val="goog_rdk_275"/>
        </w:sdtPr>
        <w:sdtContent>
          <w:ins w:author="Stefan Hagen" w:id="51" w:date="2024-01-04T16:39:06Z">
            <w:r w:rsidDel="00000000" w:rsidR="00000000" w:rsidRPr="00000000">
              <w:rPr>
                <w:rFonts w:ascii="Arial" w:cs="Arial" w:eastAsia="Arial" w:hAnsi="Arial"/>
                <w:rtl w:val="0"/>
              </w:rPr>
              <w:t xml:space="preserve">gateway</w:t>
            </w:r>
          </w:ins>
        </w:sdtContent>
      </w:sdt>
      <w:sdt>
        <w:sdtPr>
          <w:tag w:val="goog_rdk_276"/>
        </w:sdtPr>
        <w:sdtContent>
          <w:del w:author="Stefan Hagen" w:id="51" w:date="2024-01-04T16:39:0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is illustrated in Fig. 3. </w:t>
      </w:r>
    </w:p>
    <w:p w:rsidR="00000000" w:rsidDel="00000000" w:rsidP="00000000" w:rsidRDefault="00000000" w:rsidRPr="00000000" w14:paraId="000013F6">
      <w:pPr>
        <w:ind w:right="4"/>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will or auth or both interactions should take place.</w:t>
      </w:r>
    </w:p>
    <w:p w:rsidR="00000000" w:rsidDel="00000000" w:rsidP="00000000" w:rsidRDefault="00000000" w:rsidRPr="00000000" w14:paraId="000013F7">
      <w:pPr>
        <w:spacing w:after="0" w:line="246"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3F8">
      <w:pPr>
        <w:spacing w:after="0" w:line="246" w:lineRule="auto"/>
        <w:ind w:left="-5" w:right="4" w:firstLine="0"/>
        <w:jc w:val="center"/>
        <w:rPr>
          <w:rFonts w:ascii="Arial" w:cs="Arial" w:eastAsia="Arial" w:hAnsi="Arial"/>
        </w:rPr>
      </w:pPr>
      <w:sdt>
        <w:sdtPr>
          <w:tag w:val="goog_rdk_277"/>
        </w:sdtPr>
        <w:sdtContent>
          <w:commentRangeStart w:id="100"/>
        </w:sdtContent>
      </w:sdt>
      <w:r w:rsidDel="00000000" w:rsidR="00000000" w:rsidRPr="00000000">
        <w:rPr>
          <w:rFonts w:ascii="Arial" w:cs="Arial" w:eastAsia="Arial" w:hAnsi="Arial"/>
        </w:rPr>
        <w:drawing>
          <wp:inline distB="0" distT="0" distL="0" distR="0">
            <wp:extent cx="2222500" cy="1371600"/>
            <wp:effectExtent b="0" l="0" r="0" t="0"/>
            <wp:docPr descr="A picture containing shape&#10;&#10;Description automatically generated" id="5" name="image6.png"/>
            <a:graphic>
              <a:graphicData uri="http://schemas.openxmlformats.org/drawingml/2006/picture">
                <pic:pic>
                  <pic:nvPicPr>
                    <pic:cNvPr descr="A picture containing shape&#10;&#10;Description automatically generated" id="0" name="image6.png"/>
                    <pic:cNvPicPr preferRelativeResize="0"/>
                  </pic:nvPicPr>
                  <pic:blipFill>
                    <a:blip r:embed="rId56"/>
                    <a:srcRect b="0" l="0" r="0" t="0"/>
                    <a:stretch>
                      <a:fillRect/>
                    </a:stretch>
                  </pic:blipFill>
                  <pic:spPr>
                    <a:xfrm>
                      <a:off x="0" y="0"/>
                      <a:ext cx="2222500" cy="1371600"/>
                    </a:xfrm>
                    <a:prstGeom prst="rect"/>
                    <a:ln/>
                  </pic:spPr>
                </pic:pic>
              </a:graphicData>
            </a:graphic>
          </wp:inline>
        </w:drawing>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13F9">
      <w:pPr>
        <w:spacing w:after="349" w:line="265" w:lineRule="auto"/>
        <w:jc w:val="center"/>
        <w:rPr>
          <w:rFonts w:ascii="Arial" w:cs="Arial" w:eastAsia="Arial" w:hAnsi="Arial"/>
        </w:rPr>
      </w:pPr>
      <w:sdt>
        <w:sdtPr>
          <w:tag w:val="goog_rdk_278"/>
        </w:sdtPr>
        <w:sdtContent>
          <w:commentRangeStart w:id="101"/>
        </w:sdtContent>
      </w:sdt>
      <w:r w:rsidDel="00000000" w:rsidR="00000000" w:rsidRPr="00000000">
        <w:rPr>
          <w:rFonts w:ascii="Arial" w:cs="Arial" w:eastAsia="Arial" w:hAnsi="Arial"/>
          <w:rtl w:val="0"/>
        </w:rPr>
        <w:t xml:space="preserve">Figure 3a: Connect procedure (without will flag set)</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13FA">
      <w:pPr>
        <w:spacing w:after="0" w:line="246" w:lineRule="auto"/>
        <w:ind w:left="-5" w:right="4" w:firstLine="0"/>
        <w:rPr>
          <w:rFonts w:ascii="Arial" w:cs="Arial" w:eastAsia="Arial" w:hAnsi="Arial"/>
        </w:rPr>
      </w:pPr>
      <w:r w:rsidDel="00000000" w:rsidR="00000000" w:rsidRPr="00000000">
        <w:rPr>
          <w:rFonts w:ascii="Arial" w:cs="Arial" w:eastAsia="Arial" w:hAnsi="Arial"/>
          <w:rtl w:val="0"/>
        </w:rPr>
        <w:t xml:space="preserve">If the Will flag is set, the client then sends these two pieces of information to the </w:t>
      </w:r>
      <w:sdt>
        <w:sdtPr>
          <w:tag w:val="goog_rdk_279"/>
        </w:sdtPr>
        <w:sdtContent>
          <w:ins w:author="Stefan Hagen" w:id="52" w:date="2024-01-04T16:38:44Z">
            <w:r w:rsidDel="00000000" w:rsidR="00000000" w:rsidRPr="00000000">
              <w:rPr>
                <w:rFonts w:ascii="Arial" w:cs="Arial" w:eastAsia="Arial" w:hAnsi="Arial"/>
                <w:rtl w:val="0"/>
              </w:rPr>
              <w:t xml:space="preserve">gateway</w:t>
            </w:r>
          </w:ins>
        </w:sdtContent>
      </w:sdt>
      <w:sdt>
        <w:sdtPr>
          <w:tag w:val="goog_rdk_280"/>
        </w:sdtPr>
        <w:sdtContent>
          <w:del w:author="Stefan Hagen" w:id="52" w:date="2024-01-04T16:38:44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upon receiving the corresponding request packets WILLTOPICREQ and WILLMSQREQ. The procedure is terminated with the CONNACK packet sent by the </w:t>
      </w:r>
      <w:sdt>
        <w:sdtPr>
          <w:tag w:val="goog_rdk_281"/>
        </w:sdtPr>
        <w:sdtContent>
          <w:ins w:author="Stefan Hagen" w:id="53" w:date="2024-01-04T16:38:52Z">
            <w:r w:rsidDel="00000000" w:rsidR="00000000" w:rsidRPr="00000000">
              <w:rPr>
                <w:rFonts w:ascii="Arial" w:cs="Arial" w:eastAsia="Arial" w:hAnsi="Arial"/>
                <w:rtl w:val="0"/>
              </w:rPr>
              <w:t xml:space="preserve">gateway</w:t>
            </w:r>
          </w:ins>
        </w:sdtContent>
      </w:sdt>
      <w:sdt>
        <w:sdtPr>
          <w:tag w:val="goog_rdk_282"/>
        </w:sdtPr>
        <w:sdtContent>
          <w:del w:author="Stefan Hagen" w:id="53" w:date="2024-01-04T16:38:52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3FB">
      <w:pPr>
        <w:spacing w:after="303" w:line="259" w:lineRule="auto"/>
        <w:ind w:left="2250" w:firstLine="0"/>
        <w:rPr>
          <w:rFonts w:ascii="Arial" w:cs="Arial" w:eastAsia="Arial" w:hAnsi="Arial"/>
        </w:rPr>
      </w:pPr>
      <w:sdt>
        <w:sdtPr>
          <w:tag w:val="goog_rdk_283"/>
        </w:sdtPr>
        <w:sdtContent>
          <w:commentRangeStart w:id="102"/>
        </w:sdtContent>
      </w:sdt>
      <w:sdt>
        <w:sdtPr>
          <w:tag w:val="goog_rdk_284"/>
        </w:sdtPr>
        <w:sdtContent>
          <w:commentRangeStart w:id="103"/>
        </w:sdtContent>
      </w:sdt>
      <w:r w:rsidDel="00000000" w:rsidR="00000000" w:rsidRPr="00000000">
        <w:rPr>
          <w:rFonts w:ascii="Arial" w:cs="Arial" w:eastAsia="Arial" w:hAnsi="Arial"/>
        </w:rPr>
        <w:drawing>
          <wp:inline distB="0" distT="0" distL="0" distR="0">
            <wp:extent cx="3073400" cy="2489200"/>
            <wp:effectExtent b="0" l="0" r="0" t="0"/>
            <wp:docPr descr="A picture containing graphical user interface&#10;&#10;Description automatically generated" id="8" name="image2.png"/>
            <a:graphic>
              <a:graphicData uri="http://schemas.openxmlformats.org/drawingml/2006/picture">
                <pic:pic>
                  <pic:nvPicPr>
                    <pic:cNvPr descr="A picture containing graphical user interface&#10;&#10;Description automatically generated" id="0" name="image2.png"/>
                    <pic:cNvPicPr preferRelativeResize="0"/>
                  </pic:nvPicPr>
                  <pic:blipFill>
                    <a:blip r:embed="rId57"/>
                    <a:srcRect b="0" l="0" r="0" t="0"/>
                    <a:stretch>
                      <a:fillRect/>
                    </a:stretch>
                  </pic:blipFill>
                  <pic:spPr>
                    <a:xfrm>
                      <a:off x="0" y="0"/>
                      <a:ext cx="3073400" cy="2489200"/>
                    </a:xfrm>
                    <a:prstGeom prst="rect"/>
                    <a:ln/>
                  </pic:spPr>
                </pic:pic>
              </a:graphicData>
            </a:graphic>
          </wp:inline>
        </w:drawing>
      </w:r>
      <w:commentRangeEnd w:id="102"/>
      <w:r w:rsidDel="00000000" w:rsidR="00000000" w:rsidRPr="00000000">
        <w:commentReference w:id="102"/>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13FC">
      <w:pPr>
        <w:spacing w:after="349" w:line="265" w:lineRule="auto"/>
        <w:jc w:val="center"/>
        <w:rPr>
          <w:rFonts w:ascii="Arial" w:cs="Arial" w:eastAsia="Arial" w:hAnsi="Arial"/>
        </w:rPr>
      </w:pPr>
      <w:sdt>
        <w:sdtPr>
          <w:tag w:val="goog_rdk_285"/>
        </w:sdtPr>
        <w:sdtContent>
          <w:commentRangeStart w:id="104"/>
        </w:sdtContent>
      </w:sdt>
      <w:r w:rsidDel="00000000" w:rsidR="00000000" w:rsidRPr="00000000">
        <w:rPr>
          <w:rFonts w:ascii="Arial" w:cs="Arial" w:eastAsia="Arial" w:hAnsi="Arial"/>
          <w:rtl w:val="0"/>
        </w:rPr>
        <w:t xml:space="preserve">Figure 3b: Connect procedure (with will flag set)</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13FD">
      <w:pPr>
        <w:spacing w:after="349" w:line="265" w:lineRule="auto"/>
        <w:jc w:val="center"/>
        <w:rPr>
          <w:rFonts w:ascii="Arial" w:cs="Arial" w:eastAsia="Arial" w:hAnsi="Arial"/>
        </w:rPr>
      </w:pPr>
      <w:sdt>
        <w:sdtPr>
          <w:tag w:val="goog_rdk_286"/>
        </w:sdtPr>
        <w:sdtContent>
          <w:commentRangeStart w:id="105"/>
        </w:sdtContent>
      </w:sdt>
      <w:r w:rsidDel="00000000" w:rsidR="00000000" w:rsidRPr="00000000">
        <w:rPr>
          <w:rFonts w:ascii="Arial" w:cs="Arial" w:eastAsia="Arial" w:hAnsi="Arial"/>
        </w:rPr>
        <w:drawing>
          <wp:inline distB="0" distT="0" distL="0" distR="0">
            <wp:extent cx="2692400" cy="2489200"/>
            <wp:effectExtent b="0" l="0" r="0" t="0"/>
            <wp:docPr descr="Graphical user interface&#10;&#10;Description automatically generated with medium confidence" id="7" name="image1.png"/>
            <a:graphic>
              <a:graphicData uri="http://schemas.openxmlformats.org/drawingml/2006/picture">
                <pic:pic>
                  <pic:nvPicPr>
                    <pic:cNvPr descr="Graphical user interface&#10;&#10;Description automatically generated with medium confidence" id="0" name="image1.png"/>
                    <pic:cNvPicPr preferRelativeResize="0"/>
                  </pic:nvPicPr>
                  <pic:blipFill>
                    <a:blip r:embed="rId58"/>
                    <a:srcRect b="0" l="0" r="0" t="0"/>
                    <a:stretch>
                      <a:fillRect/>
                    </a:stretch>
                  </pic:blipFill>
                  <pic:spPr>
                    <a:xfrm>
                      <a:off x="0" y="0"/>
                      <a:ext cx="2692400" cy="2489200"/>
                    </a:xfrm>
                    <a:prstGeom prst="rect"/>
                    <a:ln/>
                  </pic:spPr>
                </pic:pic>
              </a:graphicData>
            </a:graphic>
          </wp:inline>
        </w:drawing>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3FE">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3c: Connect procedure (with auth flag set)</w:t>
      </w:r>
    </w:p>
    <w:p w:rsidR="00000000" w:rsidDel="00000000" w:rsidP="00000000" w:rsidRDefault="00000000" w:rsidRPr="00000000" w14:paraId="000013FF">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case the </w:t>
      </w:r>
      <w:sdt>
        <w:sdtPr>
          <w:tag w:val="goog_rdk_287"/>
        </w:sdtPr>
        <w:sdtContent>
          <w:commentRangeStart w:id="106"/>
        </w:sdtContent>
      </w:sdt>
      <w:r w:rsidDel="00000000" w:rsidR="00000000" w:rsidRPr="00000000">
        <w:rPr>
          <w:rFonts w:ascii="Arial" w:cs="Arial" w:eastAsia="Arial" w:hAnsi="Arial"/>
          <w:rtl w:val="0"/>
        </w:rPr>
        <w:t xml:space="preserve">gateway</w:t>
      </w:r>
      <w:commentRangeEnd w:id="106"/>
      <w:r w:rsidDel="00000000" w:rsidR="00000000" w:rsidRPr="00000000">
        <w:commentReference w:id="106"/>
      </w:r>
      <w:r w:rsidDel="00000000" w:rsidR="00000000" w:rsidRPr="00000000">
        <w:rPr>
          <w:rFonts w:ascii="Arial" w:cs="Arial" w:eastAsia="Arial" w:hAnsi="Arial"/>
          <w:rtl w:val="0"/>
        </w:rPr>
        <w:t xml:space="preserve">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40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401">
      <w:pPr>
        <w:spacing w:after="346"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Assigned Client Identifier MUST be a new Client Identifier not used by any other Session currently in the gateway.</w:t>
      </w:r>
      <w:r w:rsidDel="00000000" w:rsidR="00000000" w:rsidRPr="00000000">
        <w:rPr>
          <w:rtl w:val="0"/>
        </w:rPr>
      </w:r>
    </w:p>
    <w:p w:rsidR="00000000" w:rsidDel="00000000" w:rsidP="00000000" w:rsidRDefault="00000000" w:rsidRPr="00000000" w14:paraId="00001402">
      <w:pPr>
        <w:pStyle w:val="Heading2"/>
        <w:keepLines w:val="1"/>
        <w:spacing w:after="64" w:before="0" w:line="259" w:lineRule="auto"/>
        <w:ind w:left="0" w:firstLine="0"/>
        <w:rPr>
          <w:rFonts w:ascii="Arial" w:cs="Arial" w:eastAsia="Arial" w:hAnsi="Arial"/>
        </w:rPr>
      </w:pPr>
      <w:bookmarkStart w:colFirst="0" w:colLast="0" w:name="_heading=h.2i9l8ns" w:id="222"/>
      <w:bookmarkEnd w:id="222"/>
      <w:r w:rsidDel="00000000" w:rsidR="00000000" w:rsidRPr="00000000">
        <w:rPr>
          <w:rFonts w:ascii="Arial" w:cs="Arial" w:eastAsia="Arial" w:hAnsi="Arial"/>
          <w:rtl w:val="0"/>
        </w:rPr>
        <w:t xml:space="preserve">4.5 Quality of Service levels and protocol flows</w:t>
      </w:r>
    </w:p>
    <w:p w:rsidR="00000000" w:rsidDel="00000000" w:rsidP="00000000" w:rsidRDefault="00000000" w:rsidRPr="00000000" w14:paraId="00001403">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The delivery protocol is concerned solely with the delivery of an application message from a single sender to a single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404">
      <w:pPr>
        <w:pStyle w:val="Heading3"/>
        <w:ind w:left="0" w:firstLine="0"/>
        <w:rPr>
          <w:rFonts w:ascii="Arial" w:cs="Arial" w:eastAsia="Arial" w:hAnsi="Arial"/>
        </w:rPr>
      </w:pPr>
      <w:bookmarkStart w:colFirst="0" w:colLast="0" w:name="_heading=h.xevivl" w:id="223"/>
      <w:bookmarkEnd w:id="223"/>
      <w:r w:rsidDel="00000000" w:rsidR="00000000" w:rsidRPr="00000000">
        <w:rPr>
          <w:rtl w:val="0"/>
        </w:rPr>
        <w:t xml:space="preserve">4.5.1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405">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40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07">
      <w:pPr>
        <w:rPr>
          <w:rFonts w:ascii="Arial" w:cs="Arial" w:eastAsia="Arial" w:hAnsi="Arial"/>
        </w:rPr>
      </w:pPr>
      <w:bookmarkStart w:colFirst="0" w:colLast="0" w:name="_heading=h.3hej1je" w:id="224"/>
      <w:bookmarkEnd w:id="22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408">
      <w:pPr>
        <w:numPr>
          <w:ilvl w:val="0"/>
          <w:numId w:val="1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409">
      <w:pPr>
        <w:rPr>
          <w:rFonts w:ascii="Arial" w:cs="Arial" w:eastAsia="Arial" w:hAnsi="Arial"/>
        </w:rPr>
      </w:pPr>
      <w:bookmarkStart w:colFirst="0" w:colLast="0" w:name="_heading=h.1wjtbr7" w:id="225"/>
      <w:bookmarkEnd w:id="22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40A">
      <w:pPr>
        <w:numPr>
          <w:ilvl w:val="0"/>
          <w:numId w:val="17"/>
        </w:numPr>
        <w:ind w:left="780" w:hanging="360"/>
        <w:rPr>
          <w:rFonts w:ascii="Arial" w:cs="Arial" w:eastAsia="Arial" w:hAnsi="Arial"/>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40B">
      <w:pPr>
        <w:ind w:left="720" w:firstLine="0"/>
        <w:rPr>
          <w:rFonts w:ascii="Arial" w:cs="Arial" w:eastAsia="Arial" w:hAnsi="Arial"/>
        </w:rPr>
      </w:pPr>
      <w:bookmarkStart w:colFirst="0" w:colLast="0" w:name="_heading=h.4gjguf0" w:id="226"/>
      <w:bookmarkEnd w:id="226"/>
      <w:r w:rsidDel="00000000" w:rsidR="00000000" w:rsidRPr="00000000">
        <w:rPr>
          <w:rtl w:val="0"/>
        </w:rPr>
      </w:r>
    </w:p>
    <w:tbl>
      <w:tblPr>
        <w:tblStyle w:val="Table57"/>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40C">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40D">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40E">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40F">
            <w:pPr>
              <w:jc w:val="center"/>
              <w:rPr>
                <w:rFonts w:ascii="Arial" w:cs="Arial" w:eastAsia="Arial" w:hAnsi="Arial"/>
              </w:rPr>
            </w:pPr>
            <w:r w:rsidDel="00000000" w:rsidR="00000000" w:rsidRPr="00000000">
              <w:rPr>
                <w:rFonts w:ascii="Arial" w:cs="Arial" w:eastAsia="Arial" w:hAnsi="Arial"/>
                <w:rtl w:val="0"/>
              </w:rPr>
              <w:t xml:space="preserve">PUBLISH QoS 0, DUP=0</w:t>
            </w:r>
          </w:p>
          <w:p w:rsidR="00000000" w:rsidDel="00000000" w:rsidP="00000000" w:rsidRDefault="00000000" w:rsidRPr="00000000" w14:paraId="0000141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1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1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41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1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41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41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1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1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419">
      <w:pPr>
        <w:rPr>
          <w:rFonts w:ascii="Arial" w:cs="Arial" w:eastAsia="Arial" w:hAnsi="Arial"/>
        </w:rPr>
      </w:pPr>
      <w:bookmarkStart w:colFirst="0" w:colLast="0" w:name="_heading=h.2vor4mt" w:id="227"/>
      <w:bookmarkEnd w:id="227"/>
      <w:r w:rsidDel="00000000" w:rsidR="00000000" w:rsidRPr="00000000">
        <w:rPr>
          <w:rtl w:val="0"/>
        </w:rPr>
      </w:r>
    </w:p>
    <w:p w:rsidR="00000000" w:rsidDel="00000000" w:rsidP="00000000" w:rsidRDefault="00000000" w:rsidRPr="00000000" w14:paraId="0000141A">
      <w:pPr>
        <w:pStyle w:val="Heading3"/>
        <w:ind w:left="0" w:firstLine="0"/>
        <w:rPr>
          <w:rFonts w:ascii="Arial" w:cs="Arial" w:eastAsia="Arial" w:hAnsi="Arial"/>
        </w:rPr>
      </w:pPr>
      <w:bookmarkStart w:colFirst="0" w:colLast="0" w:name="_heading=h.1au1eum" w:id="228"/>
      <w:bookmarkEnd w:id="228"/>
      <w:r w:rsidDel="00000000" w:rsidR="00000000" w:rsidRPr="00000000">
        <w:rPr>
          <w:rtl w:val="0"/>
        </w:rPr>
        <w:t xml:space="preserve">4.5.2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41B">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41C">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41D">
      <w:pPr>
        <w:rPr>
          <w:rFonts w:ascii="Arial" w:cs="Arial" w:eastAsia="Arial" w:hAnsi="Arial"/>
        </w:rPr>
      </w:pPr>
      <w:bookmarkStart w:colFirst="0" w:colLast="0" w:name="_heading=h.3utoxif" w:id="229"/>
      <w:bookmarkEnd w:id="229"/>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41E">
      <w:pPr>
        <w:numPr>
          <w:ilvl w:val="0"/>
          <w:numId w:val="1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41F">
      <w:pPr>
        <w:numPr>
          <w:ilvl w:val="0"/>
          <w:numId w:val="17"/>
        </w:numPr>
        <w:ind w:left="78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1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420">
      <w:pPr>
        <w:numPr>
          <w:ilvl w:val="0"/>
          <w:numId w:val="17"/>
        </w:numPr>
        <w:ind w:left="78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21">
      <w:pPr>
        <w:rPr>
          <w:rFonts w:ascii="Arial" w:cs="Arial" w:eastAsia="Arial" w:hAnsi="Arial"/>
          <w:highlight w:val="yellow"/>
        </w:rPr>
      </w:pPr>
      <w:bookmarkStart w:colFirst="0" w:colLast="0" w:name="_heading=h.29yz7q8" w:id="230"/>
      <w:bookmarkEnd w:id="230"/>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422">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423">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At any given time a sender </w:t>
      </w:r>
      <w:sdt>
        <w:sdtPr>
          <w:tag w:val="goog_rdk_288"/>
        </w:sdtPr>
        <w:sdtContent>
          <w:commentRangeStart w:id="107"/>
        </w:sdtContent>
      </w:sdt>
      <w:r w:rsidDel="00000000" w:rsidR="00000000" w:rsidRPr="00000000">
        <w:rPr>
          <w:rFonts w:ascii="Arial" w:cs="Arial" w:eastAsia="Arial" w:hAnsi="Arial"/>
          <w:b w:val="1"/>
          <w:highlight w:val="yellow"/>
          <w:rtl w:val="0"/>
        </w:rPr>
        <w:t xml:space="preserve">m</w:t>
      </w:r>
      <w:sdt>
        <w:sdtPr>
          <w:tag w:val="goog_rdk_289"/>
        </w:sdtPr>
        <w:sdtContent>
          <w:ins w:author="davide.lenzarini@u-blox.com" w:id="54" w:date="2023-11-29T08:17:19Z">
            <w:commentRangeEnd w:id="107"/>
            <w:r w:rsidDel="00000000" w:rsidR="00000000" w:rsidRPr="00000000">
              <w:commentReference w:id="107"/>
            </w:r>
            <w:r w:rsidDel="00000000" w:rsidR="00000000" w:rsidRPr="00000000">
              <w:rPr>
                <w:rFonts w:ascii="Arial" w:cs="Arial" w:eastAsia="Arial" w:hAnsi="Arial"/>
                <w:b w:val="1"/>
                <w:highlight w:val="yellow"/>
                <w:rtl w:val="0"/>
              </w:rPr>
              <w:t xml:space="preserve">ust</w:t>
            </w:r>
          </w:ins>
        </w:sdtContent>
      </w:sdt>
      <w:sdt>
        <w:sdtPr>
          <w:tag w:val="goog_rdk_290"/>
        </w:sdtPr>
        <w:sdtContent>
          <w:del w:author="davide.lenzarini@u-blox.com" w:id="54" w:date="2023-11-29T08:17:19Z">
            <w:r w:rsidDel="00000000" w:rsidR="00000000" w:rsidRPr="00000000">
              <w:rPr>
                <w:rFonts w:ascii="Arial" w:cs="Arial" w:eastAsia="Arial" w:hAnsi="Arial"/>
                <w:b w:val="1"/>
                <w:highlight w:val="yellow"/>
                <w:rtl w:val="0"/>
              </w:rPr>
              <w:delText xml:space="preserve">y</w:delText>
            </w:r>
          </w:del>
        </w:sdtContent>
      </w:sdt>
      <w:r w:rsidDel="00000000" w:rsidR="00000000" w:rsidRPr="00000000">
        <w:rPr>
          <w:rFonts w:ascii="Arial" w:cs="Arial" w:eastAsia="Arial" w:hAnsi="Arial"/>
          <w:b w:val="1"/>
          <w:highlight w:val="yellow"/>
          <w:rtl w:val="0"/>
        </w:rPr>
        <w:t xml:space="preserve"> ONLY have 1 outstanding application message inflight.</w:t>
      </w:r>
      <w:r w:rsidDel="00000000" w:rsidR="00000000" w:rsidRPr="00000000">
        <w:rPr>
          <w:rtl w:val="0"/>
        </w:rPr>
      </w:r>
    </w:p>
    <w:p w:rsidR="00000000" w:rsidDel="00000000" w:rsidP="00000000" w:rsidRDefault="00000000" w:rsidRPr="00000000" w14:paraId="0000142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25">
      <w:pPr>
        <w:rPr>
          <w:rFonts w:ascii="Arial" w:cs="Arial" w:eastAsia="Arial" w:hAnsi="Arial"/>
        </w:rPr>
      </w:pPr>
      <w:bookmarkStart w:colFirst="0" w:colLast="0" w:name="_heading=h.p49hy1" w:id="231"/>
      <w:bookmarkEnd w:id="231"/>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426">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427">
      <w:pPr>
        <w:numPr>
          <w:ilvl w:val="0"/>
          <w:numId w:val="18"/>
        </w:numPr>
        <w:ind w:left="720" w:hanging="360"/>
        <w:rPr>
          <w:rFonts w:ascii="Arial" w:cs="Arial" w:eastAsia="Arial" w:hAnsi="Arial"/>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428">
      <w:pPr>
        <w:jc w:val="both"/>
        <w:rPr>
          <w:rFonts w:ascii="Arial" w:cs="Arial" w:eastAsia="Arial" w:hAnsi="Arial"/>
        </w:rPr>
      </w:pPr>
      <w:r w:rsidDel="00000000" w:rsidR="00000000" w:rsidRPr="00000000">
        <w:rPr>
          <w:rtl w:val="0"/>
        </w:rPr>
      </w:r>
    </w:p>
    <w:p w:rsidR="00000000" w:rsidDel="00000000" w:rsidP="00000000" w:rsidRDefault="00000000" w:rsidRPr="00000000" w14:paraId="00001429">
      <w:pPr>
        <w:ind w:left="720" w:firstLine="0"/>
        <w:rPr>
          <w:rFonts w:ascii="Arial" w:cs="Arial" w:eastAsia="Arial" w:hAnsi="Arial"/>
        </w:rPr>
      </w:pPr>
      <w:bookmarkStart w:colFirst="0" w:colLast="0" w:name="_heading=h.393x0lu" w:id="232"/>
      <w:bookmarkEnd w:id="232"/>
      <w:r w:rsidDel="00000000" w:rsidR="00000000" w:rsidRPr="00000000">
        <w:rPr>
          <w:rFonts w:ascii="Arial" w:cs="Arial" w:eastAsia="Arial" w:hAnsi="Arial"/>
          <w:rtl w:val="0"/>
        </w:rPr>
        <w:t xml:space="preserve">Figure 4.2 – QoS 1 protocol flow diagram, Informative example</w:t>
      </w:r>
    </w:p>
    <w:tbl>
      <w:tblPr>
        <w:tblStyle w:val="Table58"/>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42A">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42B">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42C">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42D">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42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2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430">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431">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432">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43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3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35">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sdt>
              <w:sdtPr>
                <w:tag w:val="goog_rdk_291"/>
              </w:sdtPr>
              <w:sdtContent>
                <w:ins w:author="Stefan Hagen" w:id="55" w:date="2024-01-04T16:37:12Z">
                  <w:r w:rsidDel="00000000" w:rsidR="00000000" w:rsidRPr="00000000">
                    <w:rPr>
                      <w:rFonts w:ascii="Arial" w:cs="Arial" w:eastAsia="Arial" w:hAnsi="Arial"/>
                      <w:rtl w:val="0"/>
                    </w:rPr>
                    <w:t xml:space="preserve"> (Note 1)</w:t>
                  </w:r>
                </w:ins>
              </w:sdtContent>
            </w:sdt>
            <w:sdt>
              <w:sdtPr>
                <w:tag w:val="goog_rdk_292"/>
              </w:sdtPr>
              <w:sdtContent>
                <w:del w:author="Stefan Hagen" w:id="55" w:date="2024-01-04T16:37:12Z">
                  <w:r w:rsidDel="00000000" w:rsidR="00000000" w:rsidRPr="00000000">
                    <w:rPr>
                      <w:rFonts w:ascii="Arial" w:cs="Arial" w:eastAsia="Arial" w:hAnsi="Arial"/>
                      <w:vertAlign w:val="superscript"/>
                      <w:rtl w:val="0"/>
                    </w:rPr>
                    <w:delText xml:space="preserve">1</w:delText>
                  </w:r>
                </w:del>
              </w:sdtContent>
            </w:sdt>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43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37">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438">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439">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43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43B">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43C">
      <w:pPr>
        <w:rPr>
          <w:rFonts w:ascii="Arial" w:cs="Arial" w:eastAsia="Arial" w:hAnsi="Arial"/>
          <w:vertAlign w:val="superscript"/>
        </w:rPr>
      </w:pPr>
      <w:r w:rsidDel="00000000" w:rsidR="00000000" w:rsidRPr="00000000">
        <w:rPr>
          <w:rtl w:val="0"/>
        </w:rPr>
      </w:r>
    </w:p>
    <w:p w:rsidR="00000000" w:rsidDel="00000000" w:rsidP="00000000" w:rsidRDefault="00000000" w:rsidRPr="00000000" w14:paraId="0000143D">
      <w:pPr>
        <w:ind w:left="720" w:firstLine="0"/>
        <w:rPr>
          <w:rFonts w:ascii="Arial" w:cs="Arial" w:eastAsia="Arial" w:hAnsi="Arial"/>
        </w:rPr>
      </w:pPr>
      <w:sdt>
        <w:sdtPr>
          <w:tag w:val="goog_rdk_294"/>
        </w:sdtPr>
        <w:sdtContent>
          <w:del w:author="Stefan Hagen" w:id="56" w:date="2024-01-04T16:36:45Z">
            <w:r w:rsidDel="00000000" w:rsidR="00000000" w:rsidRPr="00000000">
              <w:rPr>
                <w:rFonts w:ascii="Arial" w:cs="Arial" w:eastAsia="Arial" w:hAnsi="Arial"/>
                <w:vertAlign w:val="superscript"/>
                <w:rtl w:val="0"/>
              </w:rPr>
              <w:delText xml:space="preserve">1 </w:delText>
            </w:r>
            <w:r w:rsidDel="00000000" w:rsidR="00000000" w:rsidRPr="00000000">
              <w:rPr>
                <w:rFonts w:ascii="Arial" w:cs="Arial" w:eastAsia="Arial" w:hAnsi="Arial"/>
                <w:rtl w:val="0"/>
              </w:rPr>
              <w:delText xml:space="preserve">The receiver does not need to complete delivery of the Application Message before sending the PUBACK. When its original sender receives the PUBACK packet, ownership of the Application Message is transferred to the receiver.</w:delText>
            </w:r>
          </w:del>
        </w:sdtContent>
      </w:sdt>
      <w:r w:rsidDel="00000000" w:rsidR="00000000" w:rsidRPr="00000000">
        <w:rPr>
          <w:rtl w:val="0"/>
        </w:rPr>
      </w:r>
    </w:p>
    <w:sdt>
      <w:sdtPr>
        <w:tag w:val="goog_rdk_297"/>
      </w:sdtPr>
      <w:sdtContent>
        <w:p w:rsidR="00000000" w:rsidDel="00000000" w:rsidP="00000000" w:rsidRDefault="00000000" w:rsidRPr="00000000" w14:paraId="0000143E">
          <w:pPr>
            <w:spacing w:after="0" w:before="0" w:lineRule="auto"/>
            <w:rPr>
              <w:ins w:author="Stefan Hagen" w:id="57" w:date="2024-01-04T16:36:02Z"/>
              <w:rFonts w:ascii="Arial" w:cs="Arial" w:eastAsia="Arial" w:hAnsi="Arial"/>
            </w:rPr>
          </w:pPr>
          <w:sdt>
            <w:sdtPr>
              <w:tag w:val="goog_rdk_296"/>
            </w:sdtPr>
            <w:sdtContent>
              <w:ins w:author="Stefan Hagen" w:id="57" w:date="2024-01-04T16:36:02Z">
                <w:r w:rsidDel="00000000" w:rsidR="00000000" w:rsidRPr="00000000">
                  <w:rPr>
                    <w:rFonts w:ascii="Arial" w:cs="Arial" w:eastAsia="Arial" w:hAnsi="Arial"/>
                    <w:rtl w:val="0"/>
                  </w:rPr>
                  <w:t xml:space="preserve">Note(s):</w:t>
                </w:r>
              </w:ins>
            </w:sdtContent>
          </w:sdt>
        </w:p>
      </w:sdtContent>
    </w:sdt>
    <w:sdt>
      <w:sdtPr>
        <w:tag w:val="goog_rdk_299"/>
      </w:sdtPr>
      <w:sdtContent>
        <w:p w:rsidR="00000000" w:rsidDel="00000000" w:rsidP="00000000" w:rsidRDefault="00000000" w:rsidRPr="00000000" w14:paraId="0000143F">
          <w:pPr>
            <w:numPr>
              <w:ilvl w:val="0"/>
              <w:numId w:val="22"/>
            </w:numPr>
            <w:ind w:left="1440" w:hanging="360"/>
            <w:rPr>
              <w:rFonts w:ascii="Arial" w:cs="Arial" w:eastAsia="Arial" w:hAnsi="Arial"/>
              <w:b w:val="0"/>
              <w:i w:val="0"/>
              <w:smallCaps w:val="0"/>
              <w:strike w:val="0"/>
              <w:color w:val="000000"/>
              <w:sz w:val="22"/>
              <w:szCs w:val="22"/>
              <w:u w:val="none"/>
              <w:shd w:fill="auto" w:val="clear"/>
              <w:vertAlign w:val="baseline"/>
              <w:rPrChange w:author="Stefan Hagen" w:id="58" w:date="2024-01-04T16:36:11Z">
                <w:rPr>
                  <w:rFonts w:ascii="Arial" w:cs="Arial" w:eastAsia="Arial" w:hAnsi="Arial"/>
                </w:rPr>
              </w:rPrChange>
            </w:rPr>
            <w:pPrChange w:author="Stefan Hagen" w:id="0" w:date="2024-01-04T16:36:11Z">
              <w:pPr>
                <w:ind w:left="720" w:firstLine="0"/>
              </w:pPr>
            </w:pPrChange>
          </w:pPr>
          <w:sdt>
            <w:sdtPr>
              <w:tag w:val="goog_rdk_298"/>
            </w:sdtPr>
            <w:sdtContent>
              <w:ins w:author="Stefan Hagen" w:id="57" w:date="2024-01-04T16:36:02Z">
                <w:r w:rsidDel="00000000" w:rsidR="00000000" w:rsidRPr="00000000">
                  <w:rPr>
                    <w:rFonts w:ascii="Arial" w:cs="Arial" w:eastAsia="Arial" w:hAnsi="Arial"/>
                    <w:rtl w:val="0"/>
                  </w:rPr>
                  <w:t xml:space="preserve">The receiver does not need to complete delivery of the Application Message before sending the PUBACK. When its original sender receives the PUBACK packet, ownership of the Application Message is transferred to the receiver.</w:t>
                </w:r>
              </w:ins>
            </w:sdtContent>
          </w:sdt>
          <w:r w:rsidDel="00000000" w:rsidR="00000000" w:rsidRPr="00000000">
            <w:rPr>
              <w:rtl w:val="0"/>
            </w:rPr>
          </w:r>
        </w:p>
      </w:sdtContent>
    </w:sdt>
    <w:p w:rsidR="00000000" w:rsidDel="00000000" w:rsidP="00000000" w:rsidRDefault="00000000" w:rsidRPr="00000000" w14:paraId="00001440">
      <w:pPr>
        <w:pStyle w:val="Heading3"/>
        <w:ind w:left="0" w:firstLine="0"/>
        <w:rPr>
          <w:rFonts w:ascii="Arial" w:cs="Arial" w:eastAsia="Arial" w:hAnsi="Arial"/>
        </w:rPr>
      </w:pPr>
      <w:bookmarkStart w:colFirst="0" w:colLast="0" w:name="_heading=h.1o97atn" w:id="233"/>
      <w:bookmarkEnd w:id="233"/>
      <w:r w:rsidDel="00000000" w:rsidR="00000000" w:rsidRPr="00000000">
        <w:rPr>
          <w:rtl w:val="0"/>
        </w:rPr>
        <w:t xml:space="preserve">4.5.3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441">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messages are acceptable. There is an increased overhead associated with QoS 2.</w:t>
      </w:r>
    </w:p>
    <w:p w:rsidR="00000000" w:rsidDel="00000000" w:rsidP="00000000" w:rsidRDefault="00000000" w:rsidRPr="00000000" w14:paraId="00001442">
      <w:pPr>
        <w:rPr>
          <w:rFonts w:ascii="Arial" w:cs="Arial" w:eastAsia="Arial" w:hAnsi="Arial"/>
        </w:rPr>
      </w:pPr>
      <w:bookmarkStart w:colFirst="0" w:colLast="0" w:name="_heading=h.488uthg" w:id="234"/>
      <w:bookmarkEnd w:id="234"/>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443">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444">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445">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446">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447">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448">
      <w:pPr>
        <w:numPr>
          <w:ilvl w:val="0"/>
          <w:numId w:val="19"/>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NOT re</w:t>
      </w:r>
      <w:sdt>
        <w:sdtPr>
          <w:tag w:val="goog_rdk_300"/>
        </w:sdtPr>
        <w:sdtContent>
          <w:del w:author="Stefan Hagen" w:id="59" w:date="2024-01-04T16:29:48Z">
            <w:r w:rsidDel="00000000" w:rsidR="00000000" w:rsidRPr="00000000">
              <w:rPr>
                <w:rFonts w:ascii="Arial" w:cs="Arial" w:eastAsia="Arial" w:hAnsi="Arial"/>
                <w:highlight w:val="yellow"/>
                <w:rtl w:val="0"/>
              </w:rPr>
              <w:delText xml:space="preserve">-</w:delText>
            </w:r>
          </w:del>
        </w:sdtContent>
      </w:sdt>
      <w:r w:rsidDel="00000000" w:rsidR="00000000" w:rsidRPr="00000000">
        <w:rPr>
          <w:rFonts w:ascii="Arial" w:cs="Arial" w:eastAsia="Arial" w:hAnsi="Arial"/>
          <w:highlight w:val="yellow"/>
          <w:rtl w:val="0"/>
        </w:rPr>
        <w:t xml:space="preserve">send the PUBLISH once it has sent the corresponding PUBREL packe</w:t>
      </w:r>
      <w:r w:rsidDel="00000000" w:rsidR="00000000" w:rsidRPr="00000000">
        <w:rPr>
          <w:rFonts w:ascii="Arial" w:cs="Arial" w:eastAsia="Arial" w:hAnsi="Arial"/>
          <w:rtl w:val="0"/>
        </w:rPr>
        <w:t xml:space="preserve">t</w:t>
      </w:r>
    </w:p>
    <w:p w:rsidR="00000000" w:rsidDel="00000000" w:rsidP="00000000" w:rsidRDefault="00000000" w:rsidRPr="00000000" w14:paraId="00001449">
      <w:pPr>
        <w:numPr>
          <w:ilvl w:val="0"/>
          <w:numId w:val="19"/>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MUST NOT apply Message expiry if a PUBLISH packet has been sent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4A">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44B">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44C">
      <w:pPr>
        <w:jc w:val="both"/>
        <w:rPr>
          <w:rFonts w:ascii="Arial" w:cs="Arial" w:eastAsia="Arial" w:hAnsi="Arial"/>
          <w:b w:val="1"/>
        </w:rPr>
      </w:pPr>
      <w:sdt>
        <w:sdtPr>
          <w:tag w:val="goog_rdk_301"/>
        </w:sdtPr>
        <w:sdtContent>
          <w:commentRangeStart w:id="108"/>
        </w:sdtContent>
      </w:sdt>
      <w:r w:rsidDel="00000000" w:rsidR="00000000" w:rsidRPr="00000000">
        <w:rPr>
          <w:rFonts w:ascii="Arial" w:cs="Arial" w:eastAsia="Arial" w:hAnsi="Arial"/>
          <w:b w:val="1"/>
          <w:highlight w:val="yellow"/>
          <w:rtl w:val="0"/>
        </w:rPr>
        <w:t xml:space="preserve">In </w:t>
      </w:r>
      <w:sdt>
        <w:sdtPr>
          <w:tag w:val="goog_rdk_302"/>
        </w:sdtPr>
        <w:sdtContent>
          <w:ins w:author="Stefan Hagen" w:id="60" w:date="2024-01-04T16:30:46Z">
            <w:r w:rsidDel="00000000" w:rsidR="00000000" w:rsidRPr="00000000">
              <w:rPr>
                <w:rFonts w:ascii="Arial" w:cs="Arial" w:eastAsia="Arial" w:hAnsi="Arial"/>
                <w:b w:val="1"/>
                <w:highlight w:val="yellow"/>
                <w:rtl w:val="0"/>
              </w:rPr>
              <w:t xml:space="preserve">this version of MQTT-SN and in contrast</w:t>
            </w:r>
          </w:ins>
        </w:sdtContent>
      </w:sdt>
      <w:sdt>
        <w:sdtPr>
          <w:tag w:val="goog_rdk_303"/>
        </w:sdtPr>
        <w:sdtContent>
          <w:del w:author="Stefan Hagen" w:id="60" w:date="2024-01-04T16:30:46Z">
            <w:r w:rsidDel="00000000" w:rsidR="00000000" w:rsidRPr="00000000">
              <w:rPr>
                <w:rFonts w:ascii="Arial" w:cs="Arial" w:eastAsia="Arial" w:hAnsi="Arial"/>
                <w:b w:val="1"/>
                <w:highlight w:val="yellow"/>
                <w:rtl w:val="0"/>
              </w:rPr>
              <w:delText xml:space="preserve">a difference</w:delText>
            </w:r>
          </w:del>
        </w:sdtContent>
      </w:sdt>
      <w:r w:rsidDel="00000000" w:rsidR="00000000" w:rsidRPr="00000000">
        <w:rPr>
          <w:rFonts w:ascii="Arial" w:cs="Arial" w:eastAsia="Arial" w:hAnsi="Arial"/>
          <w:b w:val="1"/>
          <w:highlight w:val="yellow"/>
          <w:rtl w:val="0"/>
        </w:rPr>
        <w:t xml:space="preserve"> to MQTT 5</w:t>
      </w:r>
      <w:sdt>
        <w:sdtPr>
          <w:tag w:val="goog_rdk_304"/>
        </w:sdtPr>
        <w:sdtContent>
          <w:ins w:author="Stefan Hagen" w:id="61" w:date="2024-01-04T16:30:32Z">
            <w:r w:rsidDel="00000000" w:rsidR="00000000" w:rsidRPr="00000000">
              <w:rPr>
                <w:rFonts w:ascii="Arial" w:cs="Arial" w:eastAsia="Arial" w:hAnsi="Arial"/>
                <w:b w:val="1"/>
                <w:highlight w:val="yellow"/>
                <w:rtl w:val="0"/>
              </w:rPr>
              <w:t xml:space="preserve">.0</w:t>
            </w:r>
          </w:ins>
        </w:sdtContent>
      </w:sdt>
      <w:r w:rsidDel="00000000" w:rsidR="00000000" w:rsidRPr="00000000">
        <w:rPr>
          <w:rFonts w:ascii="Arial" w:cs="Arial" w:eastAsia="Arial" w:hAnsi="Arial"/>
          <w:b w:val="1"/>
          <w:highlight w:val="yellow"/>
          <w:rtl w:val="0"/>
        </w:rPr>
        <w:t xml:space="preserve">, the sender </w:t>
      </w:r>
      <w:sdt>
        <w:sdtPr>
          <w:tag w:val="goog_rdk_305"/>
        </w:sdtPr>
        <w:sdtContent>
          <w:ins w:author="Stefan Hagen" w:id="62" w:date="2024-01-04T16:31:56Z">
            <w:r w:rsidDel="00000000" w:rsidR="00000000" w:rsidRPr="00000000">
              <w:rPr>
                <w:rFonts w:ascii="Arial" w:cs="Arial" w:eastAsia="Arial" w:hAnsi="Arial"/>
                <w:b w:val="1"/>
                <w:highlight w:val="yellow"/>
                <w:rtl w:val="0"/>
              </w:rPr>
              <w:t xml:space="preserve">MUST</w:t>
            </w:r>
          </w:ins>
        </w:sdtContent>
      </w:sdt>
      <w:sdt>
        <w:sdtPr>
          <w:tag w:val="goog_rdk_306"/>
        </w:sdtPr>
        <w:sdtContent>
          <w:del w:author="Stefan Hagen" w:id="62" w:date="2024-01-04T16:31:56Z">
            <w:r w:rsidDel="00000000" w:rsidR="00000000" w:rsidRPr="00000000">
              <w:rPr>
                <w:rFonts w:ascii="Arial" w:cs="Arial" w:eastAsia="Arial" w:hAnsi="Arial"/>
                <w:b w:val="1"/>
                <w:highlight w:val="yellow"/>
                <w:rtl w:val="0"/>
              </w:rPr>
              <w:delText xml:space="preserve">is</w:delText>
            </w:r>
          </w:del>
        </w:sdtContent>
      </w:sdt>
      <w:r w:rsidDel="00000000" w:rsidR="00000000" w:rsidRPr="00000000">
        <w:rPr>
          <w:rFonts w:ascii="Arial" w:cs="Arial" w:eastAsia="Arial" w:hAnsi="Arial"/>
          <w:b w:val="1"/>
          <w:highlight w:val="yellow"/>
          <w:rtl w:val="0"/>
        </w:rPr>
        <w:t xml:space="preserve"> </w:t>
      </w:r>
      <w:sdt>
        <w:sdtPr>
          <w:tag w:val="goog_rdk_307"/>
        </w:sdtPr>
        <w:sdtContent>
          <w:ins w:author="Stefan Hagen" w:id="63" w:date="2024-01-04T16:37:57Z">
            <w:r w:rsidDel="00000000" w:rsidR="00000000" w:rsidRPr="00000000">
              <w:rPr>
                <w:rFonts w:ascii="Arial" w:cs="Arial" w:eastAsia="Arial" w:hAnsi="Arial"/>
                <w:b w:val="1"/>
                <w:highlight w:val="yellow"/>
                <w:rtl w:val="0"/>
              </w:rPr>
              <w:t xml:space="preserve">only</w:t>
            </w:r>
          </w:ins>
        </w:sdtContent>
      </w:sdt>
      <w:sdt>
        <w:sdtPr>
          <w:tag w:val="goog_rdk_308"/>
        </w:sdtPr>
        <w:sdtContent>
          <w:del w:author="Stefan Hagen" w:id="63" w:date="2024-01-04T16:37:57Z">
            <w:r w:rsidDel="00000000" w:rsidR="00000000" w:rsidRPr="00000000">
              <w:rPr>
                <w:rFonts w:ascii="Arial" w:cs="Arial" w:eastAsia="Arial" w:hAnsi="Arial"/>
                <w:b w:val="1"/>
                <w:highlight w:val="yellow"/>
                <w:rtl w:val="0"/>
              </w:rPr>
              <w:delText xml:space="preserve">NOT</w:delText>
            </w:r>
          </w:del>
        </w:sdtContent>
      </w:sdt>
      <w:r w:rsidDel="00000000" w:rsidR="00000000" w:rsidRPr="00000000">
        <w:rPr>
          <w:rFonts w:ascii="Arial" w:cs="Arial" w:eastAsia="Arial" w:hAnsi="Arial"/>
          <w:b w:val="1"/>
          <w:highlight w:val="yellow"/>
          <w:rtl w:val="0"/>
        </w:rPr>
        <w:t xml:space="preserve"> </w:t>
      </w:r>
      <w:sdt>
        <w:sdtPr>
          <w:tag w:val="goog_rdk_309"/>
        </w:sdtPr>
        <w:sdtContent>
          <w:del w:author="Stefan Hagen" w:id="64" w:date="2024-01-04T16:32:07Z">
            <w:r w:rsidDel="00000000" w:rsidR="00000000" w:rsidRPr="00000000">
              <w:rPr>
                <w:rFonts w:ascii="Arial" w:cs="Arial" w:eastAsia="Arial" w:hAnsi="Arial"/>
                <w:b w:val="1"/>
                <w:highlight w:val="yellow"/>
                <w:rtl w:val="0"/>
              </w:rPr>
              <w:delText xml:space="preserve">permitted to</w:delText>
            </w:r>
          </w:del>
        </w:sdtContent>
      </w:sdt>
      <w:r w:rsidDel="00000000" w:rsidR="00000000" w:rsidRPr="00000000">
        <w:rPr>
          <w:rFonts w:ascii="Arial" w:cs="Arial" w:eastAsia="Arial" w:hAnsi="Arial"/>
          <w:b w:val="1"/>
          <w:highlight w:val="yellow"/>
          <w:rtl w:val="0"/>
        </w:rPr>
        <w:t xml:space="preserve"> send further PUBLISH packets with different Packet Identifiers </w:t>
      </w:r>
      <w:sdt>
        <w:sdtPr>
          <w:tag w:val="goog_rdk_310"/>
        </w:sdtPr>
        <w:sdtContent>
          <w:ins w:author="Stefan Hagen" w:id="65" w:date="2024-01-04T16:38:05Z">
            <w:r w:rsidDel="00000000" w:rsidR="00000000" w:rsidRPr="00000000">
              <w:rPr>
                <w:rFonts w:ascii="Arial" w:cs="Arial" w:eastAsia="Arial" w:hAnsi="Arial"/>
                <w:b w:val="1"/>
                <w:highlight w:val="yellow"/>
                <w:rtl w:val="0"/>
              </w:rPr>
              <w:t xml:space="preserve">when</w:t>
            </w:r>
          </w:ins>
        </w:sdtContent>
      </w:sdt>
      <w:sdt>
        <w:sdtPr>
          <w:tag w:val="goog_rdk_311"/>
        </w:sdtPr>
        <w:sdtContent>
          <w:del w:author="Stefan Hagen" w:id="65" w:date="2024-01-04T16:38:05Z">
            <w:r w:rsidDel="00000000" w:rsidR="00000000" w:rsidRPr="00000000">
              <w:rPr>
                <w:rFonts w:ascii="Arial" w:cs="Arial" w:eastAsia="Arial" w:hAnsi="Arial"/>
                <w:b w:val="1"/>
                <w:highlight w:val="yellow"/>
                <w:rtl w:val="0"/>
              </w:rPr>
              <w:delText xml:space="preserve">while</w:delText>
            </w:r>
          </w:del>
        </w:sdtContent>
      </w:sdt>
      <w:r w:rsidDel="00000000" w:rsidR="00000000" w:rsidRPr="00000000">
        <w:rPr>
          <w:rFonts w:ascii="Arial" w:cs="Arial" w:eastAsia="Arial" w:hAnsi="Arial"/>
          <w:b w:val="1"/>
          <w:highlight w:val="yellow"/>
          <w:rtl w:val="0"/>
        </w:rPr>
        <w:t xml:space="preserve"> it is </w:t>
      </w:r>
      <w:sdt>
        <w:sdtPr>
          <w:tag w:val="goog_rdk_312"/>
        </w:sdtPr>
        <w:sdtContent>
          <w:ins w:author="Stefan Hagen" w:id="66" w:date="2024-01-04T16:38:09Z">
            <w:r w:rsidDel="00000000" w:rsidR="00000000" w:rsidRPr="00000000">
              <w:rPr>
                <w:rFonts w:ascii="Arial" w:cs="Arial" w:eastAsia="Arial" w:hAnsi="Arial"/>
                <w:b w:val="1"/>
                <w:highlight w:val="yellow"/>
                <w:rtl w:val="0"/>
              </w:rPr>
              <w:t xml:space="preserve">not </w:t>
            </w:r>
          </w:ins>
        </w:sdtContent>
      </w:sdt>
      <w:r w:rsidDel="00000000" w:rsidR="00000000" w:rsidRPr="00000000">
        <w:rPr>
          <w:rFonts w:ascii="Arial" w:cs="Arial" w:eastAsia="Arial" w:hAnsi="Arial"/>
          <w:b w:val="1"/>
          <w:highlight w:val="yellow"/>
          <w:rtl w:val="0"/>
        </w:rPr>
        <w:t xml:space="preserve">waiting to receive acknowledgements. At any given time a sender </w:t>
      </w:r>
      <w:sdt>
        <w:sdtPr>
          <w:tag w:val="goog_rdk_313"/>
        </w:sdtPr>
        <w:sdtContent>
          <w:ins w:author="Stefan Hagen" w:id="67" w:date="2024-01-04T16:32:44Z">
            <w:r w:rsidDel="00000000" w:rsidR="00000000" w:rsidRPr="00000000">
              <w:rPr>
                <w:rFonts w:ascii="Arial" w:cs="Arial" w:eastAsia="Arial" w:hAnsi="Arial"/>
                <w:b w:val="1"/>
                <w:highlight w:val="yellow"/>
                <w:rtl w:val="0"/>
              </w:rPr>
              <w:t xml:space="preserve">has</w:t>
            </w:r>
          </w:ins>
        </w:sdtContent>
      </w:sdt>
      <w:sdt>
        <w:sdtPr>
          <w:tag w:val="goog_rdk_314"/>
        </w:sdtPr>
        <w:sdtContent>
          <w:del w:author="Stefan Hagen" w:id="67" w:date="2024-01-04T16:32:44Z">
            <w:r w:rsidDel="00000000" w:rsidR="00000000" w:rsidRPr="00000000">
              <w:rPr>
                <w:rFonts w:ascii="Arial" w:cs="Arial" w:eastAsia="Arial" w:hAnsi="Arial"/>
                <w:b w:val="1"/>
                <w:highlight w:val="yellow"/>
                <w:rtl w:val="0"/>
              </w:rPr>
              <w:delText xml:space="preserve">m</w:delText>
            </w:r>
          </w:del>
        </w:sdtContent>
      </w:sdt>
      <w:sdt>
        <w:sdtPr>
          <w:tag w:val="goog_rdk_315"/>
        </w:sdtPr>
        <w:sdtContent>
          <w:ins w:author="Stefan Hagen" w:id="68" w:date="2024-01-04T16:29:27Z">
            <w:sdt>
              <w:sdtPr>
                <w:tag w:val="goog_rdk_316"/>
              </w:sdtPr>
              <w:sdtContent>
                <w:del w:author="Stefan Hagen" w:id="67" w:date="2024-01-04T16:32:44Z">
                  <w:r w:rsidDel="00000000" w:rsidR="00000000" w:rsidRPr="00000000">
                    <w:rPr>
                      <w:rFonts w:ascii="Arial" w:cs="Arial" w:eastAsia="Arial" w:hAnsi="Arial"/>
                      <w:b w:val="1"/>
                      <w:highlight w:val="yellow"/>
                      <w:rtl w:val="0"/>
                    </w:rPr>
                    <w:delText xml:space="preserve">a</w:delText>
                  </w:r>
                </w:del>
              </w:sdtContent>
            </w:sdt>
          </w:ins>
        </w:sdtContent>
      </w:sdt>
      <w:sdt>
        <w:sdtPr>
          <w:tag w:val="goog_rdk_317"/>
        </w:sdtPr>
        <w:sdtContent>
          <w:del w:author="Stefan Hagen" w:id="67" w:date="2024-01-04T16:32:44Z">
            <w:r w:rsidDel="00000000" w:rsidR="00000000" w:rsidRPr="00000000">
              <w:rPr>
                <w:rFonts w:ascii="Arial" w:cs="Arial" w:eastAsia="Arial" w:hAnsi="Arial"/>
                <w:b w:val="1"/>
                <w:highlight w:val="yellow"/>
                <w:rtl w:val="0"/>
              </w:rPr>
              <w:delText xml:space="preserve">y</w:delText>
            </w:r>
          </w:del>
        </w:sdtContent>
      </w:sdt>
      <w:r w:rsidDel="00000000" w:rsidR="00000000" w:rsidRPr="00000000">
        <w:rPr>
          <w:rFonts w:ascii="Arial" w:cs="Arial" w:eastAsia="Arial" w:hAnsi="Arial"/>
          <w:b w:val="1"/>
          <w:highlight w:val="yellow"/>
          <w:rtl w:val="0"/>
        </w:rPr>
        <w:t xml:space="preserve"> </w:t>
      </w:r>
      <w:sdt>
        <w:sdtPr>
          <w:tag w:val="goog_rdk_318"/>
        </w:sdtPr>
        <w:sdtContent>
          <w:ins w:author="Stefan Hagen" w:id="69" w:date="2024-01-04T16:32:28Z">
            <w:r w:rsidDel="00000000" w:rsidR="00000000" w:rsidRPr="00000000">
              <w:rPr>
                <w:rFonts w:ascii="Arial" w:cs="Arial" w:eastAsia="Arial" w:hAnsi="Arial"/>
                <w:b w:val="1"/>
                <w:highlight w:val="yellow"/>
                <w:rtl w:val="0"/>
              </w:rPr>
              <w:t xml:space="preserve">only</w:t>
            </w:r>
          </w:ins>
        </w:sdtContent>
      </w:sdt>
      <w:sdt>
        <w:sdtPr>
          <w:tag w:val="goog_rdk_319"/>
        </w:sdtPr>
        <w:sdtContent>
          <w:del w:author="Stefan Hagen" w:id="69" w:date="2024-01-04T16:32:28Z">
            <w:r w:rsidDel="00000000" w:rsidR="00000000" w:rsidRPr="00000000">
              <w:rPr>
                <w:rFonts w:ascii="Arial" w:cs="Arial" w:eastAsia="Arial" w:hAnsi="Arial"/>
                <w:b w:val="1"/>
                <w:highlight w:val="yellow"/>
                <w:rtl w:val="0"/>
              </w:rPr>
              <w:delText xml:space="preserve">ONLY</w:delText>
            </w:r>
          </w:del>
        </w:sdtContent>
      </w:sdt>
      <w:r w:rsidDel="00000000" w:rsidR="00000000" w:rsidRPr="00000000">
        <w:rPr>
          <w:rFonts w:ascii="Arial" w:cs="Arial" w:eastAsia="Arial" w:hAnsi="Arial"/>
          <w:b w:val="1"/>
          <w:highlight w:val="yellow"/>
          <w:rtl w:val="0"/>
        </w:rPr>
        <w:t xml:space="preserve"> </w:t>
      </w:r>
      <w:sdt>
        <w:sdtPr>
          <w:tag w:val="goog_rdk_320"/>
        </w:sdtPr>
        <w:sdtContent>
          <w:del w:author="Stefan Hagen" w:id="70" w:date="2024-01-04T16:32:47Z">
            <w:r w:rsidDel="00000000" w:rsidR="00000000" w:rsidRPr="00000000">
              <w:rPr>
                <w:rFonts w:ascii="Arial" w:cs="Arial" w:eastAsia="Arial" w:hAnsi="Arial"/>
                <w:b w:val="1"/>
                <w:highlight w:val="yellow"/>
                <w:rtl w:val="0"/>
              </w:rPr>
              <w:delText xml:space="preserve">have </w:delText>
            </w:r>
          </w:del>
        </w:sdtContent>
      </w:sdt>
      <w:r w:rsidDel="00000000" w:rsidR="00000000" w:rsidRPr="00000000">
        <w:rPr>
          <w:rFonts w:ascii="Arial" w:cs="Arial" w:eastAsia="Arial" w:hAnsi="Arial"/>
          <w:b w:val="1"/>
          <w:highlight w:val="yellow"/>
          <w:rtl w:val="0"/>
        </w:rPr>
        <w:t xml:space="preserve">1 outstanding application message inflight.</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4D">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44E">
      <w:pPr>
        <w:rPr>
          <w:rFonts w:ascii="Arial" w:cs="Arial" w:eastAsia="Arial" w:hAnsi="Arial"/>
          <w:b w:val="1"/>
          <w:color w:val="000000"/>
          <w:sz w:val="18"/>
          <w:szCs w:val="18"/>
        </w:rPr>
      </w:pPr>
      <w:bookmarkStart w:colFirst="0" w:colLast="0" w:name="_heading=h.2ne53p9" w:id="235"/>
      <w:bookmarkEnd w:id="235"/>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4F">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450">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451">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Until it has received the corresponding PUBREL packet, the receiver MUST acknowledge any subsequent PUBLISH packet with the same Packet Identifier by sending a PUBREC.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452">
      <w:pPr>
        <w:numPr>
          <w:ilvl w:val="0"/>
          <w:numId w:val="21"/>
        </w:numPr>
        <w:ind w:left="720" w:hanging="360"/>
        <w:rPr>
          <w:rFonts w:ascii="Arial" w:cs="Arial" w:eastAsia="Arial" w:hAnsi="Arial"/>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1453">
      <w:pPr>
        <w:numPr>
          <w:ilvl w:val="0"/>
          <w:numId w:val="21"/>
        </w:numPr>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p>
    <w:p w:rsidR="00000000" w:rsidDel="00000000" w:rsidP="00000000" w:rsidRDefault="00000000" w:rsidRPr="00000000" w14:paraId="00001454">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455">
      <w:pPr>
        <w:pStyle w:val="Heading3"/>
        <w:ind w:left="0" w:firstLine="0"/>
        <w:rPr>
          <w:rFonts w:ascii="Arial" w:cs="Arial" w:eastAsia="Arial" w:hAnsi="Arial"/>
        </w:rPr>
      </w:pPr>
      <w:bookmarkStart w:colFirst="0" w:colLast="0" w:name="_heading=h.12jfdx2" w:id="236"/>
      <w:bookmarkEnd w:id="236"/>
      <w:r w:rsidDel="00000000" w:rsidR="00000000" w:rsidRPr="00000000">
        <w:rPr>
          <w:rtl w:val="0"/>
        </w:rPr>
        <w:t xml:space="preserve">4.5.4 </w:t>
      </w:r>
      <w:r w:rsidDel="00000000" w:rsidR="00000000" w:rsidRPr="00000000">
        <w:rPr>
          <w:rFonts w:ascii="Arial" w:cs="Arial" w:eastAsia="Arial" w:hAnsi="Arial"/>
          <w:rtl w:val="0"/>
        </w:rPr>
        <w:t xml:space="preserve">QoS -1: Constrained client delivery</w:t>
      </w:r>
    </w:p>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sub</w:t>
      </w:r>
      <w:sdt>
        <w:sdtPr>
          <w:tag w:val="goog_rdk_321"/>
        </w:sdtPr>
        <w:sdtContent>
          <w:del w:author="Stefan Hagen" w:id="71" w:date="2024-01-04T16:28:47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set of features. There is no requirement to set</w:t>
      </w:r>
      <w:sdt>
        <w:sdtPr>
          <w:tag w:val="goog_rdk_322"/>
        </w:sdtPr>
        <w:sdtContent>
          <w:ins w:author="Stefan Hagen" w:id="72" w:date="2024-01-04T16:28:44Z">
            <w:r w:rsidDel="00000000" w:rsidR="00000000" w:rsidRPr="00000000">
              <w:rPr>
                <w:rFonts w:ascii="Arial" w:cs="Arial" w:eastAsia="Arial" w:hAnsi="Arial"/>
                <w:rtl w:val="0"/>
              </w:rPr>
              <w:t xml:space="preserve"> </w:t>
            </w:r>
          </w:ins>
        </w:sdtContent>
      </w:sdt>
      <w:r w:rsidDel="00000000" w:rsidR="00000000" w:rsidRPr="00000000">
        <w:rPr>
          <w:rFonts w:ascii="Arial" w:cs="Arial" w:eastAsia="Arial" w:hAnsi="Arial"/>
          <w:rtl w:val="0"/>
        </w:rPr>
        <w:t xml:space="preserve">up nor tear down a Virtual Connection, no registration nor subscription. The sender just sends its PUBLISH packets to it</w:t>
      </w:r>
      <w:sdt>
        <w:sdtPr>
          <w:tag w:val="goog_rdk_323"/>
        </w:sdtPr>
        <w:sdtContent>
          <w:del w:author="Stefan Hagen" w:id="73" w:date="2024-01-04T16:28:50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s counterpart (whose address is known a-priori) and forgets them. It does not care whether the address is correct, whether the counterpart is alive, or whether the packets arrive. Only the following parameter values are allowed for a PUBLISH packet with QoS level -1:</w:t>
      </w:r>
    </w:p>
    <w:p w:rsidR="00000000" w:rsidDel="00000000" w:rsidP="00000000" w:rsidRDefault="00000000" w:rsidRPr="00000000" w14:paraId="000014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QoS flag: set to “0b11”</w:t>
      </w:r>
    </w:p>
    <w:p w:rsidR="00000000" w:rsidDel="00000000" w:rsidP="00000000" w:rsidRDefault="00000000" w:rsidRPr="00000000" w14:paraId="000014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Type flag: either “0b01” for pre-defined topic alias, “0b10” for short topic name, “0b11” for full topic names.</w:t>
      </w:r>
    </w:p>
    <w:p w:rsidR="00000000" w:rsidDel="00000000" w:rsidP="00000000" w:rsidRDefault="00000000" w:rsidRPr="00000000" w14:paraId="000014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Topic Alias or Topic Name field: value of the pre-defined topic alias or of the short topic or of the full topic name</w:t>
      </w:r>
    </w:p>
    <w:p w:rsidR="00000000" w:rsidDel="00000000" w:rsidP="00000000" w:rsidRDefault="00000000" w:rsidRPr="00000000" w14:paraId="000014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field: the data to be published.</w:t>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6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5C">
      <w:pPr>
        <w:rPr>
          <w:rFonts w:ascii="Arial" w:cs="Arial" w:eastAsia="Arial" w:hAnsi="Arial"/>
        </w:rPr>
      </w:pPr>
      <w:r w:rsidDel="00000000" w:rsidR="00000000" w:rsidRPr="00000000">
        <w:rPr>
          <w:rFonts w:ascii="Arial" w:cs="Arial" w:eastAsia="Arial" w:hAnsi="Arial"/>
          <w:rtl w:val="0"/>
        </w:rPr>
        <w:t xml:space="preserve">Whilst no Virtual Connection is mandated for QoS -1 delivery, a constrained client who has previously connected and established a session may wish to PUBLISH at QoS -1 during any of the lifecycle states. If the GW can determine the origin of a QoS -1 packet, it should not impact/change any existing session except for resetting the keep-alive timer.</w:t>
      </w:r>
    </w:p>
    <w:p w:rsidR="00000000" w:rsidDel="00000000" w:rsidP="00000000" w:rsidRDefault="00000000" w:rsidRPr="00000000" w14:paraId="0000145D">
      <w:pPr>
        <w:ind w:left="72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45E">
      <w:pPr>
        <w:pStyle w:val="Heading3"/>
        <w:ind w:left="0" w:firstLine="0"/>
        <w:rPr/>
      </w:pPr>
      <w:bookmarkStart w:colFirst="0" w:colLast="0" w:name="_heading=h.au8d3npbmfl" w:id="237"/>
      <w:bookmarkEnd w:id="237"/>
      <w:r w:rsidDel="00000000" w:rsidR="00000000" w:rsidRPr="00000000">
        <w:rPr>
          <w:rtl w:val="0"/>
        </w:rPr>
        <w:t xml:space="preserve">4.5.5 </w:t>
      </w:r>
      <w:r w:rsidDel="00000000" w:rsidR="00000000" w:rsidRPr="00000000">
        <w:rPr>
          <w:rtl w:val="0"/>
        </w:rPr>
        <w:t xml:space="preserve">OUT OF BAND: Constrained client delivery</w:t>
      </w:r>
    </w:p>
    <w:p w:rsidR="00000000" w:rsidDel="00000000" w:rsidP="00000000" w:rsidRDefault="00000000" w:rsidRPr="00000000" w14:paraId="0000145F">
      <w:pPr>
        <w:rPr>
          <w:rFonts w:ascii="Arial" w:cs="Arial" w:eastAsia="Arial" w:hAnsi="Arial"/>
        </w:rPr>
      </w:pPr>
      <w:r w:rsidDel="00000000" w:rsidR="00000000" w:rsidRPr="00000000">
        <w:rPr>
          <w:rFonts w:ascii="Arial" w:cs="Arial" w:eastAsia="Arial" w:hAnsi="Arial"/>
          <w:rtl w:val="0"/>
        </w:rPr>
        <w:t xml:space="preserve">This feature is defined for very simple client implementations which only support a limited </w:t>
      </w:r>
      <w:sdt>
        <w:sdtPr>
          <w:tag w:val="goog_rdk_324"/>
        </w:sdtPr>
        <w:sdtContent>
          <w:ins w:author="Stefan Hagen" w:id="74" w:date="2024-01-04T16:28:22Z">
            <w:r w:rsidDel="00000000" w:rsidR="00000000" w:rsidRPr="00000000">
              <w:rPr>
                <w:rFonts w:ascii="Arial" w:cs="Arial" w:eastAsia="Arial" w:hAnsi="Arial"/>
                <w:rtl w:val="0"/>
              </w:rPr>
              <w:t xml:space="preserve">subset</w:t>
            </w:r>
          </w:ins>
        </w:sdtContent>
      </w:sdt>
      <w:sdt>
        <w:sdtPr>
          <w:tag w:val="goog_rdk_325"/>
        </w:sdtPr>
        <w:sdtContent>
          <w:del w:author="Stefan Hagen" w:id="74" w:date="2024-01-04T16:28:22Z">
            <w:r w:rsidDel="00000000" w:rsidR="00000000" w:rsidRPr="00000000">
              <w:rPr>
                <w:rFonts w:ascii="Arial" w:cs="Arial" w:eastAsia="Arial" w:hAnsi="Arial"/>
                <w:rtl w:val="0"/>
              </w:rPr>
              <w:delText xml:space="preserve">sub-set</w:delText>
            </w:r>
          </w:del>
        </w:sdtContent>
      </w:sdt>
      <w:r w:rsidDel="00000000" w:rsidR="00000000" w:rsidRPr="00000000">
        <w:rPr>
          <w:rFonts w:ascii="Arial" w:cs="Arial" w:eastAsia="Arial" w:hAnsi="Arial"/>
          <w:rtl w:val="0"/>
        </w:rPr>
        <w:t xml:space="preserve"> of features. There is no requirement to set</w:t>
      </w:r>
      <w:sdt>
        <w:sdtPr>
          <w:tag w:val="goog_rdk_326"/>
        </w:sdtPr>
        <w:sdtContent>
          <w:ins w:author="Stefan Hagen" w:id="75" w:date="2024-01-04T16:28:09Z">
            <w:r w:rsidDel="00000000" w:rsidR="00000000" w:rsidRPr="00000000">
              <w:rPr>
                <w:rFonts w:ascii="Arial" w:cs="Arial" w:eastAsia="Arial" w:hAnsi="Arial"/>
                <w:rtl w:val="0"/>
              </w:rPr>
              <w:t xml:space="preserve"> </w:t>
            </w:r>
          </w:ins>
        </w:sdtContent>
      </w:sdt>
      <w:r w:rsidDel="00000000" w:rsidR="00000000" w:rsidRPr="00000000">
        <w:rPr>
          <w:rFonts w:ascii="Arial" w:cs="Arial" w:eastAsia="Arial" w:hAnsi="Arial"/>
          <w:rtl w:val="0"/>
        </w:rPr>
        <w:t xml:space="preserve">up nor tear down a Virtual Connection, no registration nor subscription. The sender just sends its PUBLISH packets to </w:t>
      </w:r>
      <w:sdt>
        <w:sdtPr>
          <w:tag w:val="goog_rdk_327"/>
        </w:sdtPr>
        <w:sdtContent>
          <w:ins w:author="Stefan Hagen" w:id="76" w:date="2024-01-04T16:28:15Z">
            <w:r w:rsidDel="00000000" w:rsidR="00000000" w:rsidRPr="00000000">
              <w:rPr>
                <w:rFonts w:ascii="Arial" w:cs="Arial" w:eastAsia="Arial" w:hAnsi="Arial"/>
                <w:rtl w:val="0"/>
              </w:rPr>
              <w:t xml:space="preserve">its</w:t>
            </w:r>
          </w:ins>
        </w:sdtContent>
      </w:sdt>
      <w:sdt>
        <w:sdtPr>
          <w:tag w:val="goog_rdk_328"/>
        </w:sdtPr>
        <w:sdtContent>
          <w:del w:author="Stefan Hagen" w:id="76" w:date="2024-01-04T16:28:15Z">
            <w:r w:rsidDel="00000000" w:rsidR="00000000" w:rsidRPr="00000000">
              <w:rPr>
                <w:rFonts w:ascii="Arial" w:cs="Arial" w:eastAsia="Arial" w:hAnsi="Arial"/>
                <w:rtl w:val="0"/>
              </w:rPr>
              <w:delText xml:space="preserve">it’s</w:delText>
            </w:r>
          </w:del>
        </w:sdtContent>
      </w:sdt>
      <w:r w:rsidDel="00000000" w:rsidR="00000000" w:rsidRPr="00000000">
        <w:rPr>
          <w:rFonts w:ascii="Arial" w:cs="Arial" w:eastAsia="Arial" w:hAnsi="Arial"/>
          <w:rtl w:val="0"/>
        </w:rPr>
        <w:t xml:space="preserve"> counterpart (whose address is known a-priori) and forgets them. It does not care whether the address is correct, whether the counterpart is alive, or whether the packets arrive. Only the following parameter values are allowed for a PUBLISH OUT OF BAND packet:</w:t>
      </w:r>
    </w:p>
    <w:p w:rsidR="00000000" w:rsidDel="00000000" w:rsidP="00000000" w:rsidRDefault="00000000" w:rsidRPr="00000000" w14:paraId="00001460">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Type flag: either “0b01” for pre-defined topic alias, “0b10” for short topic name, “0b11” for full topic names.</w:t>
      </w:r>
    </w:p>
    <w:p w:rsidR="00000000" w:rsidDel="00000000" w:rsidP="00000000" w:rsidRDefault="00000000" w:rsidRPr="00000000" w14:paraId="00001461">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Topic Alias or Topic Name field: value of the pre-defined topic alias or of the short topic or of the full topic name</w:t>
      </w:r>
    </w:p>
    <w:p w:rsidR="00000000" w:rsidDel="00000000" w:rsidP="00000000" w:rsidRDefault="00000000" w:rsidRPr="00000000" w14:paraId="00001462">
      <w:pPr>
        <w:numPr>
          <w:ilvl w:val="0"/>
          <w:numId w:val="9"/>
        </w:numPr>
        <w:spacing w:after="0" w:before="0" w:lineRule="auto"/>
        <w:ind w:left="567" w:hanging="283"/>
        <w:rPr>
          <w:rFonts w:ascii="Arial" w:cs="Arial" w:eastAsia="Arial" w:hAnsi="Arial"/>
        </w:rPr>
      </w:pPr>
      <w:r w:rsidDel="00000000" w:rsidR="00000000" w:rsidRPr="00000000">
        <w:rPr>
          <w:rFonts w:ascii="Arial" w:cs="Arial" w:eastAsia="Arial" w:hAnsi="Arial"/>
          <w:rtl w:val="0"/>
        </w:rPr>
        <w:t xml:space="preserve">Data field: the data to be published.</w:t>
      </w:r>
    </w:p>
    <w:p w:rsidR="00000000" w:rsidDel="00000000" w:rsidP="00000000" w:rsidRDefault="00000000" w:rsidRPr="00000000" w14:paraId="00001463">
      <w:pPr>
        <w:spacing w:before="0" w:lineRule="auto"/>
        <w:ind w:left="567" w:firstLine="0"/>
        <w:rPr>
          <w:rFonts w:ascii="Arial" w:cs="Arial" w:eastAsia="Arial" w:hAnsi="Arial"/>
        </w:rPr>
      </w:pPr>
      <w:r w:rsidDel="00000000" w:rsidR="00000000" w:rsidRPr="00000000">
        <w:rPr>
          <w:rtl w:val="0"/>
        </w:rPr>
      </w:r>
    </w:p>
    <w:p w:rsidR="00000000" w:rsidDel="00000000" w:rsidP="00000000" w:rsidRDefault="00000000" w:rsidRPr="00000000" w14:paraId="00001464">
      <w:pPr>
        <w:rPr>
          <w:rFonts w:ascii="Arial" w:cs="Arial" w:eastAsia="Arial" w:hAnsi="Arial"/>
          <w:highlight w:val="yellow"/>
        </w:rPr>
      </w:pPr>
      <w:r w:rsidDel="00000000" w:rsidR="00000000" w:rsidRPr="00000000">
        <w:rPr>
          <w:rFonts w:ascii="Arial" w:cs="Arial" w:eastAsia="Arial" w:hAnsi="Arial"/>
          <w:rtl w:val="0"/>
        </w:rPr>
        <w:t xml:space="preserve">Whilst no Virtual Connection is mandated for OUT OF BAND delivery, a constrained client who has previously connected and established a session may wish to PUBLISH OUT OF BAND during any of the lifecycle states. If the </w:t>
      </w:r>
      <w:sdt>
        <w:sdtPr>
          <w:tag w:val="goog_rdk_329"/>
        </w:sdtPr>
        <w:sdtContent>
          <w:ins w:author="Stefan Hagen" w:id="77" w:date="2024-01-04T16:27:56Z">
            <w:r w:rsidDel="00000000" w:rsidR="00000000" w:rsidRPr="00000000">
              <w:rPr>
                <w:rFonts w:ascii="Arial" w:cs="Arial" w:eastAsia="Arial" w:hAnsi="Arial"/>
                <w:rtl w:val="0"/>
              </w:rPr>
              <w:t xml:space="preserve">gateway</w:t>
            </w:r>
          </w:ins>
        </w:sdtContent>
      </w:sdt>
      <w:sdt>
        <w:sdtPr>
          <w:tag w:val="goog_rdk_330"/>
        </w:sdtPr>
        <w:sdtContent>
          <w:del w:author="Stefan Hagen" w:id="77" w:date="2024-01-04T16:27:5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can determine the origin of a</w:t>
      </w:r>
      <w:sdt>
        <w:sdtPr>
          <w:tag w:val="goog_rdk_331"/>
        </w:sdtPr>
        <w:sdtContent>
          <w:ins w:author="Stefan Hagen" w:id="78" w:date="2024-01-04T16:27:52Z">
            <w:r w:rsidDel="00000000" w:rsidR="00000000" w:rsidRPr="00000000">
              <w:rPr>
                <w:rFonts w:ascii="Arial" w:cs="Arial" w:eastAsia="Arial" w:hAnsi="Arial"/>
                <w:rtl w:val="0"/>
              </w:rPr>
              <w:t xml:space="preserve">n</w:t>
            </w:r>
          </w:ins>
        </w:sdtContent>
      </w:sdt>
      <w:r w:rsidDel="00000000" w:rsidR="00000000" w:rsidRPr="00000000">
        <w:rPr>
          <w:rFonts w:ascii="Arial" w:cs="Arial" w:eastAsia="Arial" w:hAnsi="Arial"/>
          <w:rtl w:val="0"/>
        </w:rPr>
        <w:t xml:space="preserve"> OUT OF BAND packet, it should not impact/change any existing session except for resetting the keep-alive timer.</w:t>
      </w:r>
      <w:r w:rsidDel="00000000" w:rsidR="00000000" w:rsidRPr="00000000">
        <w:rPr>
          <w:rtl w:val="0"/>
        </w:rPr>
      </w:r>
    </w:p>
    <w:p w:rsidR="00000000" w:rsidDel="00000000" w:rsidP="00000000" w:rsidRDefault="00000000" w:rsidRPr="00000000" w14:paraId="00001465">
      <w:pPr>
        <w:pStyle w:val="Heading2"/>
        <w:keepLines w:val="1"/>
        <w:spacing w:after="64" w:before="0" w:line="259" w:lineRule="auto"/>
        <w:ind w:left="0" w:firstLine="0"/>
        <w:rPr>
          <w:rFonts w:ascii="Arial" w:cs="Arial" w:eastAsia="Arial" w:hAnsi="Arial"/>
        </w:rPr>
      </w:pPr>
      <w:bookmarkStart w:colFirst="0" w:colLast="0" w:name="_heading=h.3mj2wkv" w:id="238"/>
      <w:bookmarkEnd w:id="238"/>
      <w:r w:rsidDel="00000000" w:rsidR="00000000" w:rsidRPr="00000000">
        <w:rPr>
          <w:rFonts w:ascii="Arial" w:cs="Arial" w:eastAsia="Arial" w:hAnsi="Arial"/>
          <w:rtl w:val="0"/>
        </w:rPr>
        <w:t xml:space="preserve">4.6 </w:t>
      </w:r>
      <w:r w:rsidDel="00000000" w:rsidR="00000000" w:rsidRPr="00000000">
        <w:rPr>
          <w:rFonts w:ascii="Arial" w:cs="Arial" w:eastAsia="Arial" w:hAnsi="Arial"/>
          <w:rtl w:val="0"/>
        </w:rPr>
        <w:t xml:space="preserve">Client states</w:t>
      </w:r>
    </w:p>
    <w:p w:rsidR="00000000" w:rsidDel="00000000" w:rsidP="00000000" w:rsidRDefault="00000000" w:rsidRPr="00000000" w14:paraId="00001466">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w:t>
      </w:r>
      <w:sdt>
        <w:sdtPr>
          <w:tag w:val="goog_rdk_332"/>
        </w:sdtPr>
        <w:sdtContent>
          <w:del w:author="Stefan Hagen" w:id="79" w:date="2024-01-04T16:27:40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67">
      <w:pPr>
        <w:rPr>
          <w:rFonts w:ascii="Arial" w:cs="Arial" w:eastAsia="Arial" w:hAnsi="Arial"/>
        </w:rPr>
      </w:pPr>
      <w:r w:rsidDel="00000000" w:rsidR="00000000" w:rsidRPr="00000000">
        <w:rPr>
          <w:rtl w:val="0"/>
        </w:rPr>
      </w:r>
    </w:p>
    <w:tbl>
      <w:tblPr>
        <w:tblStyle w:val="Table5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68">
            <w:pPr>
              <w:jc w:val="center"/>
              <w:rPr>
                <w:rFonts w:ascii="Arial" w:cs="Arial" w:eastAsia="Arial" w:hAnsi="Arial"/>
                <w:b w:val="1"/>
              </w:rPr>
            </w:pPr>
            <w:sdt>
              <w:sdtPr>
                <w:tag w:val="goog_rdk_333"/>
              </w:sdtPr>
              <w:sdtContent>
                <w:commentRangeStart w:id="109"/>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69">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6A">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6B">
            <w:pPr>
              <w:rPr>
                <w:rFonts w:ascii="Arial" w:cs="Arial" w:eastAsia="Arial" w:hAnsi="Arial"/>
                <w:b w:val="1"/>
              </w:rPr>
            </w:pPr>
            <w:commentRangeEnd w:id="109"/>
            <w:r w:rsidDel="00000000" w:rsidR="00000000" w:rsidRPr="00000000">
              <w:commentReference w:id="109"/>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6C">
            <w:pPr>
              <w:rPr>
                <w:rFonts w:ascii="Arial" w:cs="Arial" w:eastAsia="Arial" w:hAnsi="Arial"/>
              </w:rPr>
            </w:pPr>
            <w:r w:rsidDel="00000000" w:rsidR="00000000" w:rsidRPr="00000000">
              <w:rPr>
                <w:rFonts w:ascii="Arial" w:cs="Arial" w:eastAsia="Arial" w:hAnsi="Arial"/>
                <w:rtl w:val="0"/>
              </w:rPr>
              <w:t xml:space="preserve">The client is considered offline. The </w:t>
            </w:r>
            <w:sdt>
              <w:sdtPr>
                <w:tag w:val="goog_rdk_334"/>
              </w:sdtPr>
              <w:sdtContent>
                <w:ins w:author="Stefan Hagen" w:id="80" w:date="2024-01-04T16:26:44Z">
                  <w:r w:rsidDel="00000000" w:rsidR="00000000" w:rsidRPr="00000000">
                    <w:rPr>
                      <w:rFonts w:ascii="Arial" w:cs="Arial" w:eastAsia="Arial" w:hAnsi="Arial"/>
                      <w:rtl w:val="0"/>
                    </w:rPr>
                    <w:t xml:space="preserve">gateway</w:t>
                  </w:r>
                </w:ins>
              </w:sdtContent>
            </w:sdt>
            <w:sdt>
              <w:sdtPr>
                <w:tag w:val="goog_rdk_335"/>
              </w:sdtPr>
              <w:sdtContent>
                <w:del w:author="Stefan Hagen" w:id="80" w:date="2024-01-04T16:26:44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6D">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6E">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w:t>
            </w:r>
            <w:sdt>
              <w:sdtPr>
                <w:tag w:val="goog_rdk_336"/>
              </w:sdtPr>
              <w:sdtContent>
                <w:ins w:author="Stefan Hagen" w:id="81" w:date="2024-01-04T16:27:06Z">
                  <w:r w:rsidDel="00000000" w:rsidR="00000000" w:rsidRPr="00000000">
                    <w:rPr>
                      <w:rFonts w:ascii="Arial" w:cs="Arial" w:eastAsia="Arial" w:hAnsi="Arial"/>
                      <w:rtl w:val="0"/>
                    </w:rPr>
                    <w:t xml:space="preserve">gateway</w:t>
                  </w:r>
                </w:ins>
              </w:sdtContent>
            </w:sdt>
            <w:sdt>
              <w:sdtPr>
                <w:tag w:val="goog_rdk_337"/>
              </w:sdtPr>
              <w:sdtContent>
                <w:del w:author="Stefan Hagen" w:id="81" w:date="2024-01-04T16:27:0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LOST (by way of supervised gateway timers).</w:t>
            </w:r>
          </w:p>
        </w:tc>
        <w:tc>
          <w:tcPr/>
          <w:p w:rsidR="00000000" w:rsidDel="00000000" w:rsidP="00000000" w:rsidRDefault="00000000" w:rsidRPr="00000000" w14:paraId="00001470">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71">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72">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73">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w:t>
            </w:r>
            <w:sdt>
              <w:sdtPr>
                <w:tag w:val="goog_rdk_338"/>
              </w:sdtPr>
              <w:sdtContent>
                <w:ins w:author="Stefan Hagen" w:id="82" w:date="2024-01-04T16:26:56Z">
                  <w:r w:rsidDel="00000000" w:rsidR="00000000" w:rsidRPr="00000000">
                    <w:rPr>
                      <w:rFonts w:ascii="Arial" w:cs="Arial" w:eastAsia="Arial" w:hAnsi="Arial"/>
                      <w:rtl w:val="0"/>
                    </w:rPr>
                    <w:t xml:space="preserve">gateway</w:t>
                  </w:r>
                </w:ins>
              </w:sdtContent>
            </w:sdt>
            <w:sdt>
              <w:sdtPr>
                <w:tag w:val="goog_rdk_339"/>
              </w:sdtPr>
              <w:sdtContent>
                <w:del w:author="Stefan Hagen" w:id="82" w:date="2024-01-04T16:26:5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340"/>
              </w:sdtPr>
              <w:sdtContent>
                <w:commentRangeStart w:id="110"/>
              </w:sdtContent>
            </w:sdt>
            <w:r w:rsidDel="00000000" w:rsidR="00000000" w:rsidRPr="00000000">
              <w:rPr>
                <w:rFonts w:ascii="Arial" w:cs="Arial" w:eastAsia="Arial" w:hAnsi="Arial"/>
                <w:rtl w:val="0"/>
              </w:rPr>
              <w:t xml:space="preserve">by way of supervised gateway timers</w:t>
            </w:r>
            <w:commentRangeEnd w:id="110"/>
            <w:r w:rsidDel="00000000" w:rsidR="00000000" w:rsidRPr="00000000">
              <w:commentReference w:id="110"/>
            </w:r>
            <w:r w:rsidDel="00000000" w:rsidR="00000000" w:rsidRPr="00000000">
              <w:rPr>
                <w:rFonts w:ascii="Arial" w:cs="Arial" w:eastAsia="Arial" w:hAnsi="Arial"/>
                <w:rtl w:val="0"/>
              </w:rPr>
              <w:t xml:space="preserve">).</w:t>
            </w:r>
          </w:p>
        </w:tc>
        <w:tc>
          <w:tcPr/>
          <w:p w:rsidR="00000000" w:rsidDel="00000000" w:rsidP="00000000" w:rsidRDefault="00000000" w:rsidRPr="00000000" w14:paraId="00001474">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75">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7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77">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78">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341"/>
              </w:sdtPr>
              <w:sdtContent>
                <w:commentRangeStart w:id="111"/>
              </w:sdtContent>
            </w:sdt>
            <w:r w:rsidDel="00000000" w:rsidR="00000000" w:rsidRPr="00000000">
              <w:rPr>
                <w:rFonts w:ascii="Arial" w:cs="Arial" w:eastAsia="Arial" w:hAnsi="Arial"/>
                <w:rtl w:val="0"/>
              </w:rPr>
              <w:t xml:space="preserve">by way of supervised gateway timers</w:t>
            </w:r>
            <w:commentRangeEnd w:id="111"/>
            <w:r w:rsidDel="00000000" w:rsidR="00000000" w:rsidRPr="00000000">
              <w:commentReference w:id="111"/>
            </w:r>
            <w:r w:rsidDel="00000000" w:rsidR="00000000" w:rsidRPr="00000000">
              <w:rPr>
                <w:rFonts w:ascii="Arial" w:cs="Arial" w:eastAsia="Arial" w:hAnsi="Arial"/>
                <w:rtl w:val="0"/>
              </w:rPr>
              <w:t xml:space="preserve">).</w:t>
            </w:r>
          </w:p>
        </w:tc>
        <w:tc>
          <w:tcPr/>
          <w:p w:rsidR="00000000" w:rsidDel="00000000" w:rsidP="00000000" w:rsidRDefault="00000000" w:rsidRPr="00000000" w14:paraId="0000147A">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7B">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7C">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7D">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7E">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w:t>
            </w:r>
            <w:sdt>
              <w:sdtPr>
                <w:tag w:val="goog_rdk_342"/>
              </w:sdtPr>
              <w:sdtContent>
                <w:ins w:author="Stefan Hagen" w:id="83" w:date="2024-01-04T16:26:25Z">
                  <w:r w:rsidDel="00000000" w:rsidR="00000000" w:rsidRPr="00000000">
                    <w:rPr>
                      <w:rFonts w:ascii="Arial" w:cs="Arial" w:eastAsia="Arial" w:hAnsi="Arial"/>
                      <w:rtl w:val="0"/>
                    </w:rPr>
                    <w:t xml:space="preserve">gatrway</w:t>
                  </w:r>
                </w:ins>
              </w:sdtContent>
            </w:sdt>
            <w:sdt>
              <w:sdtPr>
                <w:tag w:val="goog_rdk_343"/>
              </w:sdtPr>
              <w:sdtContent>
                <w:del w:author="Stefan Hagen" w:id="83" w:date="2024-01-04T16:26:25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w:t>
            </w:r>
            <w:r w:rsidDel="00000000" w:rsidR="00000000" w:rsidRPr="00000000">
              <w:rPr>
                <w:rFonts w:ascii="Arial" w:cs="Arial" w:eastAsia="Arial" w:hAnsi="Arial"/>
                <w:rtl w:val="0"/>
              </w:rPr>
              <w:t xml:space="preserve">, unless the packets received are PUBLISH OUT OF BAND or PUBLISH -1.</w:t>
            </w:r>
            <w:sdt>
              <w:sdtPr>
                <w:tag w:val="goog_rdk_344"/>
              </w:sdtPr>
              <w:sdtContent>
                <w:commentRangeStart w:id="112"/>
              </w:sdtContent>
            </w:sdt>
            <w:r w:rsidDel="00000000" w:rsidR="00000000" w:rsidRPr="00000000">
              <w:rPr>
                <w:rFonts w:ascii="Arial" w:cs="Arial" w:eastAsia="Arial" w:hAnsi="Arial"/>
                <w:rtl w:val="0"/>
              </w:rPr>
              <w:t xml:space="preserve"> </w:t>
            </w:r>
            <w:sdt>
              <w:sdtPr>
                <w:tag w:val="goog_rdk_345"/>
              </w:sdtPr>
              <w:sdtContent>
                <w:commentRangeStart w:id="113"/>
              </w:sdtContent>
            </w:sdt>
            <w:sdt>
              <w:sdtPr>
                <w:tag w:val="goog_rdk_346"/>
              </w:sdtPr>
              <w:sdtContent>
                <w:commentRangeStart w:id="114"/>
              </w:sdtContent>
            </w:sdt>
            <w:sdt>
              <w:sdtPr>
                <w:tag w:val="goog_rdk_347"/>
              </w:sdtPr>
              <w:sdtContent>
                <w:commentRangeStart w:id="115"/>
              </w:sdtContent>
            </w:sdt>
            <w:r w:rsidDel="00000000" w:rsidR="00000000" w:rsidRPr="00000000">
              <w:rPr>
                <w:rFonts w:ascii="Arial" w:cs="Arial" w:eastAsia="Arial" w:hAnsi="Arial"/>
                <w:rtl w:val="0"/>
              </w:rPr>
              <w:t xml:space="preserve">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commentRangeEnd w:id="112"/>
            <w:r w:rsidDel="00000000" w:rsidR="00000000" w:rsidRPr="00000000">
              <w:commentReference w:id="112"/>
            </w:r>
            <w:r w:rsidDel="00000000" w:rsidR="00000000" w:rsidRPr="00000000">
              <w:rPr>
                <w:rtl w:val="0"/>
              </w:rPr>
            </w:r>
          </w:p>
        </w:tc>
        <w:tc>
          <w:tcPr/>
          <w:p w:rsidR="00000000" w:rsidDel="00000000" w:rsidP="00000000" w:rsidRDefault="00000000" w:rsidRPr="00000000" w14:paraId="0000147F">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80">
      <w:pPr>
        <w:rPr>
          <w:rFonts w:ascii="Arial" w:cs="Arial" w:eastAsia="Arial" w:hAnsi="Arial"/>
        </w:rPr>
      </w:pPr>
      <w:r w:rsidDel="00000000" w:rsidR="00000000" w:rsidRPr="00000000">
        <w:rPr>
          <w:rtl w:val="0"/>
        </w:rPr>
      </w:r>
    </w:p>
    <w:sdt>
      <w:sdtPr>
        <w:tag w:val="goog_rdk_351"/>
      </w:sdtPr>
      <w:sdtContent>
        <w:p w:rsidR="00000000" w:rsidDel="00000000" w:rsidP="00000000" w:rsidRDefault="00000000" w:rsidRPr="00000000" w14:paraId="00001481">
          <w:pPr>
            <w:jc w:val="center"/>
            <w:rPr>
              <w:ins w:author="davide.lenzarini@u-blox.com" w:id="84" w:date="2023-11-29T08:41:33Z"/>
              <w:rFonts w:ascii="Arial" w:cs="Arial" w:eastAsia="Arial" w:hAnsi="Arial"/>
            </w:rPr>
          </w:pPr>
          <w:r w:rsidDel="00000000" w:rsidR="00000000" w:rsidRPr="00000000">
            <w:rPr>
              <w:rFonts w:ascii="Arial" w:cs="Arial" w:eastAsia="Arial" w:hAnsi="Arial"/>
            </w:rPr>
            <w:drawing>
              <wp:inline distB="0" distT="0" distL="0" distR="0">
                <wp:extent cx="5231583" cy="3921452"/>
                <wp:effectExtent b="0" l="0" r="0" t="0"/>
                <wp:docPr descr="Diagram&#10;&#10;Description automatically generated" id="10" name="image7.png"/>
                <a:graphic>
                  <a:graphicData uri="http://schemas.openxmlformats.org/drawingml/2006/picture">
                    <pic:pic>
                      <pic:nvPicPr>
                        <pic:cNvPr descr="Diagram&#10;&#10;Description automatically generated" id="0" name="image7.png"/>
                        <pic:cNvPicPr preferRelativeResize="0"/>
                      </pic:nvPicPr>
                      <pic:blipFill>
                        <a:blip r:embed="rId59"/>
                        <a:srcRect b="0" l="0" r="0" t="0"/>
                        <a:stretch>
                          <a:fillRect/>
                        </a:stretch>
                      </pic:blipFill>
                      <pic:spPr>
                        <a:xfrm>
                          <a:off x="0" y="0"/>
                          <a:ext cx="5231583" cy="3921452"/>
                        </a:xfrm>
                        <a:prstGeom prst="rect"/>
                        <a:ln/>
                      </pic:spPr>
                    </pic:pic>
                  </a:graphicData>
                </a:graphic>
              </wp:inline>
            </w:drawing>
          </w:r>
          <w:sdt>
            <w:sdtPr>
              <w:tag w:val="goog_rdk_348"/>
            </w:sdtPr>
            <w:sdtContent>
              <w:ins w:author="davide.lenzarini@u-blox.com" w:id="84" w:date="2023-11-29T08:41:33Z"/>
              <w:sdt>
                <w:sdtPr>
                  <w:tag w:val="goog_rdk_349"/>
                </w:sdtPr>
                <w:sdtContent>
                  <w:commentRangeStart w:id="116"/>
                </w:sdtContent>
              </w:sdt>
              <w:ins w:author="davide.lenzarini@u-blox.com" w:id="84" w:date="2023-11-29T08:41:33Z">
                <w:sdt>
                  <w:sdtPr>
                    <w:tag w:val="goog_rdk_350"/>
                  </w:sdtPr>
                  <w:sdtContent>
                    <w:commentRangeStart w:id="117"/>
                  </w:sdtContent>
                </w:sdt>
                <w:r w:rsidDel="00000000" w:rsidR="00000000" w:rsidRPr="00000000">
                  <w:rPr>
                    <w:rtl w:val="0"/>
                  </w:rPr>
                </w:r>
              </w:ins>
            </w:sdtContent>
          </w:sdt>
        </w:p>
      </w:sdtContent>
    </w:sdt>
    <w:p w:rsidR="00000000" w:rsidDel="00000000" w:rsidP="00000000" w:rsidRDefault="00000000" w:rsidRPr="00000000" w14:paraId="00001482">
      <w:pPr>
        <w:jc w:val="center"/>
        <w:rPr>
          <w:rFonts w:ascii="Arial" w:cs="Arial" w:eastAsia="Arial" w:hAnsi="Arial"/>
        </w:rPr>
      </w:pPr>
      <w:sdt>
        <w:sdtPr>
          <w:tag w:val="goog_rdk_353"/>
        </w:sdtPr>
        <w:sdtContent>
          <w:ins w:author="Stefan Hagen" w:id="85" w:date="2023-12-14T22:39:35Z">
            <w:commentRangeEnd w:id="116"/>
            <w:r w:rsidDel="00000000" w:rsidR="00000000" w:rsidRPr="00000000">
              <w:commentReference w:id="116"/>
            </w:r>
            <w:commentRangeEnd w:id="117"/>
            <w:r w:rsidDel="00000000" w:rsidR="00000000" w:rsidRPr="00000000">
              <w:commentReference w:id="117"/>
            </w:r>
          </w:ins>
          <w:sdt>
            <w:sdtPr>
              <w:tag w:val="goog_rdk_354"/>
            </w:sdtPr>
            <w:sdtContent>
              <w:commentRangeStart w:id="118"/>
            </w:sdtContent>
          </w:sdt>
          <w:ins w:author="Stefan Hagen" w:id="85" w:date="2023-12-14T22:39:35Z">
            <w:r w:rsidDel="00000000" w:rsidR="00000000" w:rsidRPr="00000000">
              <w:rPr>
                <w:rFonts w:ascii="Arial" w:cs="Arial" w:eastAsia="Arial" w:hAnsi="Arial"/>
              </w:rPr>
              <w:drawing>
                <wp:inline distB="114300" distT="114300" distL="114300" distR="114300">
                  <wp:extent cx="6572250" cy="6867525"/>
                  <wp:effectExtent b="0" l="0" r="0" t="0"/>
                  <wp:docPr id="3" name="image5.png"/>
                  <a:graphic>
                    <a:graphicData uri="http://schemas.openxmlformats.org/drawingml/2006/picture">
                      <pic:pic>
                        <pic:nvPicPr>
                          <pic:cNvPr id="0" name="image5.png"/>
                          <pic:cNvPicPr preferRelativeResize="0"/>
                        </pic:nvPicPr>
                        <pic:blipFill>
                          <a:blip r:embed="rId60"/>
                          <a:srcRect b="0" l="-943" r="-1239" t="0"/>
                          <a:stretch>
                            <a:fillRect/>
                          </a:stretch>
                        </pic:blipFill>
                        <pic:spPr>
                          <a:xfrm>
                            <a:off x="0" y="0"/>
                            <a:ext cx="6572250" cy="6867525"/>
                          </a:xfrm>
                          <a:prstGeom prst="rect"/>
                          <a:ln/>
                        </pic:spPr>
                      </pic:pic>
                    </a:graphicData>
                  </a:graphic>
                </wp:inline>
              </w:drawing>
            </w:r>
          </w:ins>
        </w:sdtContent>
      </w:sdt>
      <w:sdt>
        <w:sdtPr>
          <w:tag w:val="goog_rdk_355"/>
        </w:sdtPr>
        <w:sdtContent>
          <w:ins w:author="davide.lenzarini@u-blox.com" w:id="84" w:date="2023-11-29T08:41:33Z">
            <w:sdt>
              <w:sdtPr>
                <w:tag w:val="goog_rdk_356"/>
              </w:sdtPr>
              <w:sdtContent>
                <w:del w:author="Stefan Hagen" w:id="85" w:date="2023-12-14T22:39:35Z">
                  <w:commentRangeEnd w:id="118"/>
                  <w:r w:rsidDel="00000000" w:rsidR="00000000" w:rsidRPr="00000000">
                    <w:commentReference w:id="118"/>
                  </w:r>
                  <w:r w:rsidDel="00000000" w:rsidR="00000000" w:rsidRPr="00000000">
                    <w:rPr>
                      <w:rFonts w:ascii="Arial" w:cs="Arial" w:eastAsia="Arial" w:hAnsi="Arial"/>
                    </w:rPr>
                    <w:drawing>
                      <wp:inline distB="114300" distT="114300" distL="114300" distR="114300">
                        <wp:extent cx="5943600" cy="4025900"/>
                        <wp:effectExtent b="0" l="0" r="0" t="0"/>
                        <wp:docPr id="1"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5943600" cy="4025900"/>
                                </a:xfrm>
                                <a:prstGeom prst="rect"/>
                                <a:ln/>
                              </pic:spPr>
                            </pic:pic>
                          </a:graphicData>
                        </a:graphic>
                      </wp:inline>
                    </w:drawing>
                  </w:r>
                </w:del>
              </w:sdtContent>
            </w:sdt>
          </w:ins>
        </w:sdtContent>
      </w:sdt>
      <w:r w:rsidDel="00000000" w:rsidR="00000000" w:rsidRPr="00000000">
        <w:rPr>
          <w:rtl w:val="0"/>
        </w:rPr>
      </w:r>
    </w:p>
    <w:p w:rsidR="00000000" w:rsidDel="00000000" w:rsidP="00000000" w:rsidRDefault="00000000" w:rsidRPr="00000000" w14:paraId="00001483">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r w:rsidDel="00000000" w:rsidR="00000000" w:rsidRPr="00000000">
        <w:rPr>
          <w:rtl w:val="0"/>
        </w:rPr>
      </w:r>
    </w:p>
    <w:p w:rsidR="00000000" w:rsidDel="00000000" w:rsidP="00000000" w:rsidRDefault="00000000" w:rsidRPr="00000000" w14:paraId="00001484">
      <w:pPr>
        <w:pStyle w:val="Heading2"/>
        <w:keepLines w:val="1"/>
        <w:spacing w:after="64" w:before="0" w:line="259" w:lineRule="auto"/>
        <w:ind w:left="0" w:firstLine="0"/>
        <w:rPr>
          <w:rFonts w:ascii="Arial" w:cs="Arial" w:eastAsia="Arial" w:hAnsi="Arial"/>
        </w:rPr>
      </w:pPr>
      <w:bookmarkStart w:colFirst="0" w:colLast="0" w:name="_heading=h.21od6so" w:id="239"/>
      <w:bookmarkEnd w:id="239"/>
      <w:r w:rsidDel="00000000" w:rsidR="00000000" w:rsidRPr="00000000">
        <w:rPr>
          <w:rFonts w:ascii="Arial" w:cs="Arial" w:eastAsia="Arial" w:hAnsi="Arial"/>
          <w:rtl w:val="0"/>
        </w:rPr>
        <w:t xml:space="preserve">4.7 Session state</w:t>
      </w:r>
    </w:p>
    <w:p w:rsidR="00000000" w:rsidDel="00000000" w:rsidP="00000000" w:rsidRDefault="00000000" w:rsidRPr="00000000" w14:paraId="00001485">
      <w:pPr>
        <w:rPr>
          <w:rFonts w:ascii="Arial" w:cs="Arial" w:eastAsia="Arial" w:hAnsi="Arial"/>
        </w:rPr>
      </w:pPr>
      <w:r w:rsidDel="00000000" w:rsidR="00000000" w:rsidRPr="00000000">
        <w:rPr>
          <w:rFonts w:ascii="Arial" w:cs="Arial" w:eastAsia="Arial" w:hAnsi="Arial"/>
          <w:rtl w:val="0"/>
        </w:rPr>
        <w:t xml:space="preserve">Sessions are maintained by both the Client and a Gateway. Sessions typically include (but are not limited to):</w:t>
      </w:r>
    </w:p>
    <w:p w:rsidR="00000000" w:rsidDel="00000000" w:rsidP="00000000" w:rsidRDefault="00000000" w:rsidRPr="00000000" w14:paraId="000014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8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Identifier</w:t>
      </w:r>
    </w:p>
    <w:p w:rsidR="00000000" w:rsidDel="00000000" w:rsidP="00000000" w:rsidRDefault="00000000" w:rsidRPr="00000000" w14:paraId="000014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Last packet received timestamp</w:t>
      </w:r>
    </w:p>
    <w:p w:rsidR="00000000" w:rsidDel="00000000" w:rsidP="00000000" w:rsidRDefault="00000000" w:rsidRPr="00000000" w14:paraId="000014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Keep Alive value</w:t>
      </w:r>
    </w:p>
    <w:p w:rsidR="00000000" w:rsidDel="00000000" w:rsidP="00000000" w:rsidRDefault="00000000" w:rsidRPr="00000000" w14:paraId="000014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Session Expiry Interval value</w:t>
      </w:r>
    </w:p>
    <w:p w:rsidR="00000000" w:rsidDel="00000000" w:rsidP="00000000" w:rsidRDefault="00000000" w:rsidRPr="00000000" w14:paraId="000014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Outbound unconfirmed application messages</w:t>
      </w:r>
    </w:p>
    <w:p w:rsidR="00000000" w:rsidDel="00000000" w:rsidP="00000000" w:rsidRDefault="00000000" w:rsidRPr="00000000" w14:paraId="000014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Inbound unconfirmed application messages</w:t>
      </w:r>
    </w:p>
    <w:p w:rsidR="00000000" w:rsidDel="00000000" w:rsidP="00000000" w:rsidRDefault="00000000" w:rsidRPr="00000000" w14:paraId="000014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Buffered messages from the broker</w:t>
      </w:r>
    </w:p>
    <w:p w:rsidR="00000000" w:rsidDel="00000000" w:rsidP="00000000" w:rsidRDefault="00000000" w:rsidRPr="00000000" w14:paraId="000014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Registered topic alias dictionary (normal topic alias’s)</w:t>
      </w:r>
    </w:p>
    <w:p w:rsidR="00000000" w:rsidDel="00000000" w:rsidP="00000000" w:rsidRDefault="00000000" w:rsidRPr="00000000" w14:paraId="000014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Confirmed subscriptions with their granted QoS</w:t>
      </w:r>
    </w:p>
    <w:p w:rsidR="00000000" w:rsidDel="00000000" w:rsidP="00000000" w:rsidRDefault="00000000" w:rsidRPr="00000000" w14:paraId="000014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Gateway (in the case of clients).</w:t>
      </w:r>
    </w:p>
    <w:p w:rsidR="00000000" w:rsidDel="00000000" w:rsidP="00000000" w:rsidRDefault="00000000" w:rsidRPr="00000000" w14:paraId="000014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Network address of Client (in the case of gateways).</w:t>
      </w:r>
    </w:p>
    <w:p w:rsidR="00000000" w:rsidDel="00000000" w:rsidP="00000000" w:rsidRDefault="00000000" w:rsidRPr="00000000" w14:paraId="000014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Next outbound packet identifier</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144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93">
      <w:pPr>
        <w:pStyle w:val="Heading2"/>
        <w:keepLines w:val="1"/>
        <w:spacing w:after="64" w:before="0" w:line="259" w:lineRule="auto"/>
        <w:ind w:left="0" w:firstLine="0"/>
        <w:rPr>
          <w:rFonts w:ascii="Arial" w:cs="Arial" w:eastAsia="Arial" w:hAnsi="Arial"/>
        </w:rPr>
      </w:pPr>
      <w:bookmarkStart w:colFirst="0" w:colLast="0" w:name="_heading=h.gtnh0h" w:id="240"/>
      <w:bookmarkEnd w:id="240"/>
      <w:r w:rsidDel="00000000" w:rsidR="00000000" w:rsidRPr="00000000">
        <w:rPr>
          <w:rFonts w:ascii="Arial" w:cs="Arial" w:eastAsia="Arial" w:hAnsi="Arial"/>
          <w:rtl w:val="0"/>
        </w:rPr>
        <w:t xml:space="preserve">4.8 </w:t>
      </w:r>
      <w:r w:rsidDel="00000000" w:rsidR="00000000" w:rsidRPr="00000000">
        <w:rPr>
          <w:rFonts w:ascii="Arial" w:cs="Arial" w:eastAsia="Arial" w:hAnsi="Arial"/>
          <w:rtl w:val="0"/>
        </w:rPr>
        <w:t xml:space="preserve">Clean start</w:t>
      </w:r>
    </w:p>
    <w:p w:rsidR="00000000" w:rsidDel="00000000" w:rsidP="00000000" w:rsidRDefault="00000000" w:rsidRPr="00000000" w14:paraId="00001494">
      <w:pPr>
        <w:spacing w:after="0" w:lineRule="auto"/>
        <w:ind w:left="-5" w:right="146" w:firstLine="0"/>
        <w:rPr>
          <w:rFonts w:ascii="Arial" w:cs="Arial" w:eastAsia="Arial" w:hAnsi="Arial"/>
        </w:rPr>
      </w:pPr>
      <w:sdt>
        <w:sdtPr>
          <w:tag w:val="goog_rdk_358"/>
        </w:sdtPr>
        <w:sdtContent>
          <w:ins w:author="davide.lenzarini@u-blox.com" w:id="86" w:date="2023-10-05T17:43:10Z"/>
          <w:sdt>
            <w:sdtPr>
              <w:tag w:val="goog_rdk_359"/>
            </w:sdtPr>
            <w:sdtContent>
              <w:commentRangeStart w:id="119"/>
            </w:sdtContent>
          </w:sdt>
          <w:ins w:author="davide.lenzarini@u-blox.com" w:id="86" w:date="2023-10-05T17:43:10Z">
            <w:sdt>
              <w:sdtPr>
                <w:tag w:val="goog_rdk_360"/>
              </w:sdtPr>
              <w:sdtContent>
                <w:commentRangeStart w:id="120"/>
              </w:sdtContent>
            </w:sdt>
            <w:r w:rsidDel="00000000" w:rsidR="00000000" w:rsidRPr="00000000">
              <w:rPr>
                <w:rFonts w:ascii="Arial" w:cs="Arial" w:eastAsia="Arial" w:hAnsi="Arial"/>
                <w:rtl w:val="0"/>
              </w:rPr>
              <w:t xml:space="preserve">With MQTT-SN, when a client disconnects, its subscriptions are retained for no more than the session expiration time</w:t>
            </w:r>
          </w:ins>
        </w:sdtContent>
      </w:sdt>
      <w:sdt>
        <w:sdtPr>
          <w:tag w:val="goog_rdk_361"/>
        </w:sdtPr>
        <w:sdtContent>
          <w:del w:author="davide.lenzarini@u-blox.com" w:id="86" w:date="2023-10-05T17:43:10Z">
            <w:commentRangeEnd w:id="119"/>
            <w:r w:rsidDel="00000000" w:rsidR="00000000" w:rsidRPr="00000000">
              <w:commentReference w:id="119"/>
            </w:r>
            <w:commentRangeEnd w:id="120"/>
            <w:r w:rsidDel="00000000" w:rsidR="00000000" w:rsidRPr="00000000">
              <w:commentReference w:id="120"/>
            </w:r>
            <w:r w:rsidDel="00000000" w:rsidR="00000000" w:rsidRPr="00000000">
              <w:rPr>
                <w:rFonts w:ascii="Arial" w:cs="Arial" w:eastAsia="Arial" w:hAnsi="Arial"/>
                <w:rtl w:val="0"/>
              </w:rPr>
              <w:delText xml:space="preserve">With MQTT, when a client disconnects, its subscriptions are retained for a period of time</w:delText>
            </w:r>
          </w:del>
        </w:sdtContent>
      </w:sdt>
      <w:r w:rsidDel="00000000" w:rsidR="00000000" w:rsidRPr="00000000">
        <w:rPr>
          <w:rFonts w:ascii="Arial" w:cs="Arial" w:eastAsia="Arial" w:hAnsi="Arial"/>
          <w:rtl w:val="0"/>
        </w:rPr>
        <w:t xml:space="preserve">. They are persistent and valid for new Virtual Connections, until either they are explicitly un-subscribed by the client, or the client establishes a new Virtual Connection with the “clean start” flag set or their idle time exceeds the session expiry interval associated with the session.</w:t>
      </w:r>
    </w:p>
    <w:p w:rsidR="00000000" w:rsidDel="00000000" w:rsidP="00000000" w:rsidRDefault="00000000" w:rsidRPr="00000000" w14:paraId="00001495">
      <w:pPr>
        <w:spacing w:after="0" w:lineRule="auto"/>
        <w:ind w:left="-5" w:right="146" w:firstLine="0"/>
        <w:rPr>
          <w:rFonts w:ascii="Arial" w:cs="Arial" w:eastAsia="Arial" w:hAnsi="Arial"/>
        </w:rPr>
      </w:pPr>
      <w:r w:rsidDel="00000000" w:rsidR="00000000" w:rsidRPr="00000000">
        <w:rPr>
          <w:rtl w:val="0"/>
        </w:rPr>
      </w:r>
    </w:p>
    <w:p w:rsidR="00000000" w:rsidDel="00000000" w:rsidP="00000000" w:rsidRDefault="00000000" w:rsidRPr="00000000" w14:paraId="00001496">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In MQTT-SN the meaning of a “clean start” is extended to the Will feature, i.e. not only the subscriptions are persistent, but also the Will topic and the Will packet. The two flags “CleanStart” and “Will” in the CONNECT have then the following meanings:</w:t>
      </w:r>
    </w:p>
    <w:p w:rsidR="00000000" w:rsidDel="00000000" w:rsidP="00000000" w:rsidRDefault="00000000" w:rsidRPr="00000000" w14:paraId="00001497">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Will=true: The </w:t>
      </w:r>
      <w:sdt>
        <w:sdtPr>
          <w:tag w:val="goog_rdk_362"/>
        </w:sdtPr>
        <w:sdtContent>
          <w:ins w:author="Stefan Hagen" w:id="87" w:date="2024-01-04T16:25:05Z">
            <w:r w:rsidDel="00000000" w:rsidR="00000000" w:rsidRPr="00000000">
              <w:rPr>
                <w:rFonts w:ascii="Arial" w:cs="Arial" w:eastAsia="Arial" w:hAnsi="Arial"/>
                <w:rtl w:val="0"/>
              </w:rPr>
              <w:t xml:space="preserve">gateway </w:t>
            </w:r>
          </w:ins>
        </w:sdtContent>
      </w:sdt>
      <w:sdt>
        <w:sdtPr>
          <w:tag w:val="goog_rdk_363"/>
        </w:sdtPr>
        <w:sdtContent>
          <w:del w:author="Stefan Hagen" w:id="87" w:date="2024-01-04T16:25:05Z">
            <w:r w:rsidDel="00000000" w:rsidR="00000000" w:rsidRPr="00000000">
              <w:rPr>
                <w:rFonts w:ascii="Arial" w:cs="Arial" w:eastAsia="Arial" w:hAnsi="Arial"/>
                <w:rtl w:val="0"/>
              </w:rPr>
              <w:delText xml:space="preserve">GW </w:delText>
            </w:r>
          </w:del>
        </w:sdtContent>
      </w:sdt>
      <w:r w:rsidDel="00000000" w:rsidR="00000000" w:rsidRPr="00000000">
        <w:rPr>
          <w:rFonts w:ascii="Arial" w:cs="Arial" w:eastAsia="Arial" w:hAnsi="Arial"/>
          <w:rtl w:val="0"/>
        </w:rPr>
        <w:t xml:space="preserve">will delete all subscriptions and Will data related to the client, and starts prompting for new Will topic and Will packet.</w:t>
      </w:r>
    </w:p>
    <w:p w:rsidR="00000000" w:rsidDel="00000000" w:rsidP="00000000" w:rsidRDefault="00000000" w:rsidRPr="00000000" w14:paraId="00001498">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CleanStart=true, Will=false: The </w:t>
      </w:r>
      <w:sdt>
        <w:sdtPr>
          <w:tag w:val="goog_rdk_364"/>
        </w:sdtPr>
        <w:sdtContent>
          <w:ins w:author="Stefan Hagen" w:id="88" w:date="2024-01-04T16:25:00Z">
            <w:r w:rsidDel="00000000" w:rsidR="00000000" w:rsidRPr="00000000">
              <w:rPr>
                <w:rFonts w:ascii="Arial" w:cs="Arial" w:eastAsia="Arial" w:hAnsi="Arial"/>
                <w:rtl w:val="0"/>
              </w:rPr>
              <w:t xml:space="preserve">gateway</w:t>
            </w:r>
          </w:ins>
        </w:sdtContent>
      </w:sdt>
      <w:sdt>
        <w:sdtPr>
          <w:tag w:val="goog_rdk_365"/>
        </w:sdtPr>
        <w:sdtContent>
          <w:del w:author="Stefan Hagen" w:id="88" w:date="2024-01-04T16:25:00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will delete all subscriptions and Will data related to the client, and returns CONNACK (no prompting for Will topic and Will packet).</w:t>
      </w:r>
    </w:p>
    <w:p w:rsidR="00000000" w:rsidDel="00000000" w:rsidP="00000000" w:rsidRDefault="00000000" w:rsidRPr="00000000" w14:paraId="00001499">
      <w:pPr>
        <w:numPr>
          <w:ilvl w:val="0"/>
          <w:numId w:val="10"/>
        </w:numPr>
        <w:spacing w:after="17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Will=true: The </w:t>
      </w:r>
      <w:sdt>
        <w:sdtPr>
          <w:tag w:val="goog_rdk_366"/>
        </w:sdtPr>
        <w:sdtContent>
          <w:ins w:author="Stefan Hagen" w:id="89" w:date="2024-01-04T16:24:55Z">
            <w:r w:rsidDel="00000000" w:rsidR="00000000" w:rsidRPr="00000000">
              <w:rPr>
                <w:rFonts w:ascii="Arial" w:cs="Arial" w:eastAsia="Arial" w:hAnsi="Arial"/>
                <w:rtl w:val="0"/>
              </w:rPr>
              <w:t xml:space="preserve">gateway</w:t>
            </w:r>
          </w:ins>
        </w:sdtContent>
      </w:sdt>
      <w:sdt>
        <w:sdtPr>
          <w:tag w:val="goog_rdk_367"/>
        </w:sdtPr>
        <w:sdtContent>
          <w:del w:author="Stefan Hagen" w:id="89" w:date="2024-01-04T16:24:55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keeps all stored client’s data, </w:t>
      </w:r>
      <w:sdt>
        <w:sdtPr>
          <w:tag w:val="goog_rdk_368"/>
        </w:sdtPr>
        <w:sdtContent>
          <w:commentRangeStart w:id="121"/>
        </w:sdtContent>
      </w:sdt>
      <w:r w:rsidDel="00000000" w:rsidR="00000000" w:rsidRPr="00000000">
        <w:rPr>
          <w:rFonts w:ascii="Arial" w:cs="Arial" w:eastAsia="Arial" w:hAnsi="Arial"/>
          <w:rtl w:val="0"/>
        </w:rPr>
        <w:t xml:space="preserve">but prompts for new Will topic and Will packet</w:t>
      </w:r>
      <w:commentRangeEnd w:id="121"/>
      <w:r w:rsidDel="00000000" w:rsidR="00000000" w:rsidRPr="00000000">
        <w:commentReference w:id="121"/>
      </w:r>
      <w:r w:rsidDel="00000000" w:rsidR="00000000" w:rsidRPr="00000000">
        <w:rPr>
          <w:rFonts w:ascii="Arial" w:cs="Arial" w:eastAsia="Arial" w:hAnsi="Arial"/>
          <w:rtl w:val="0"/>
        </w:rPr>
        <w:t xml:space="preserve">. The newly received Will data will overwrite the stored Will data.</w:t>
      </w:r>
    </w:p>
    <w:p w:rsidR="00000000" w:rsidDel="00000000" w:rsidP="00000000" w:rsidRDefault="00000000" w:rsidRPr="00000000" w14:paraId="0000149A">
      <w:pPr>
        <w:numPr>
          <w:ilvl w:val="0"/>
          <w:numId w:val="10"/>
        </w:numPr>
        <w:spacing w:after="124" w:before="0" w:line="248.00000000000006" w:lineRule="auto"/>
        <w:ind w:left="498" w:right="990" w:hanging="199"/>
        <w:jc w:val="both"/>
        <w:rPr>
          <w:rFonts w:ascii="Arial" w:cs="Arial" w:eastAsia="Arial" w:hAnsi="Arial"/>
        </w:rPr>
      </w:pPr>
      <w:r w:rsidDel="00000000" w:rsidR="00000000" w:rsidRPr="00000000">
        <w:rPr>
          <w:rFonts w:ascii="Arial" w:cs="Arial" w:eastAsia="Arial" w:hAnsi="Arial"/>
          <w:rtl w:val="0"/>
        </w:rPr>
        <w:t xml:space="preserve">CleanStart=false, Will=false: The </w:t>
      </w:r>
      <w:sdt>
        <w:sdtPr>
          <w:tag w:val="goog_rdk_369"/>
        </w:sdtPr>
        <w:sdtContent>
          <w:ins w:author="Stefan Hagen" w:id="90" w:date="2024-01-04T16:24:48Z">
            <w:r w:rsidDel="00000000" w:rsidR="00000000" w:rsidRPr="00000000">
              <w:rPr>
                <w:rFonts w:ascii="Arial" w:cs="Arial" w:eastAsia="Arial" w:hAnsi="Arial"/>
                <w:rtl w:val="0"/>
              </w:rPr>
              <w:t xml:space="preserve">gateway</w:t>
            </w:r>
          </w:ins>
        </w:sdtContent>
      </w:sdt>
      <w:sdt>
        <w:sdtPr>
          <w:tag w:val="goog_rdk_370"/>
        </w:sdtPr>
        <w:sdtContent>
          <w:del w:author="Stefan Hagen" w:id="90" w:date="2024-01-04T16:24:48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keeps all stored client’s data and returns CONNACK (no prompting for Will topic and Will packet).</w:t>
      </w:r>
    </w:p>
    <w:p w:rsidR="00000000" w:rsidDel="00000000" w:rsidP="00000000" w:rsidRDefault="00000000" w:rsidRPr="00000000" w14:paraId="0000149B">
      <w:pPr>
        <w:spacing w:after="124" w:before="0" w:line="248.00000000000006" w:lineRule="auto"/>
        <w:ind w:left="498" w:right="990" w:firstLine="0"/>
        <w:jc w:val="both"/>
        <w:rPr>
          <w:rFonts w:ascii="Arial" w:cs="Arial" w:eastAsia="Arial" w:hAnsi="Arial"/>
        </w:rPr>
      </w:pPr>
      <w:r w:rsidDel="00000000" w:rsidR="00000000" w:rsidRPr="00000000">
        <w:rPr>
          <w:rtl w:val="0"/>
        </w:rPr>
      </w:r>
    </w:p>
    <w:p w:rsidR="00000000" w:rsidDel="00000000" w:rsidP="00000000" w:rsidRDefault="00000000" w:rsidRPr="00000000" w14:paraId="0000149C">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“Will=true”, and send</w:t>
      </w:r>
      <w:sdt>
        <w:sdtPr>
          <w:tag w:val="goog_rdk_371"/>
        </w:sdtPr>
        <w:sdtContent>
          <w:del w:author="Stefan Hagen" w:id="91" w:date="2024-01-04T16:24:31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 an empty WILLTOPIC packet to the </w:t>
      </w:r>
      <w:sdt>
        <w:sdtPr>
          <w:tag w:val="goog_rdk_372"/>
        </w:sdtPr>
        <w:sdtContent>
          <w:ins w:author="Stefan Hagen" w:id="92" w:date="2024-01-04T16:24:36Z">
            <w:r w:rsidDel="00000000" w:rsidR="00000000" w:rsidRPr="00000000">
              <w:rPr>
                <w:rFonts w:ascii="Arial" w:cs="Arial" w:eastAsia="Arial" w:hAnsi="Arial"/>
                <w:rtl w:val="0"/>
              </w:rPr>
              <w:t xml:space="preserve">gateway</w:t>
            </w:r>
          </w:ins>
        </w:sdtContent>
      </w:sdt>
      <w:sdt>
        <w:sdtPr>
          <w:tag w:val="goog_rdk_373"/>
        </w:sdtPr>
        <w:sdtContent>
          <w:del w:author="Stefan Hagen" w:id="92" w:date="2024-01-04T16:24:3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when prompted to do so. It could also send a CONNECT packet with “CleanStart=false” and “Will=false” and use the will update PACKETS to modify the Will data.</w:t>
      </w:r>
    </w:p>
    <w:p w:rsidR="00000000" w:rsidDel="00000000" w:rsidP="00000000" w:rsidRDefault="00000000" w:rsidRPr="00000000" w14:paraId="0000149D">
      <w:pPr>
        <w:pStyle w:val="Heading2"/>
        <w:keepLines w:val="1"/>
        <w:spacing w:after="64" w:before="0" w:line="259" w:lineRule="auto"/>
        <w:ind w:left="0" w:firstLine="0"/>
        <w:rPr>
          <w:rFonts w:ascii="Arial" w:cs="Arial" w:eastAsia="Arial" w:hAnsi="Arial"/>
        </w:rPr>
      </w:pPr>
      <w:bookmarkStart w:colFirst="0" w:colLast="0" w:name="_heading=h.30tazoa" w:id="241"/>
      <w:bookmarkEnd w:id="241"/>
      <w:r w:rsidDel="00000000" w:rsidR="00000000" w:rsidRPr="00000000">
        <w:rPr>
          <w:rFonts w:ascii="Arial" w:cs="Arial" w:eastAsia="Arial" w:hAnsi="Arial"/>
          <w:rtl w:val="0"/>
        </w:rPr>
        <w:t xml:space="preserve">4.9 Procedure for updating the Will data</w:t>
      </w:r>
    </w:p>
    <w:p w:rsidR="00000000" w:rsidDel="00000000" w:rsidP="00000000" w:rsidRDefault="00000000" w:rsidRPr="00000000" w14:paraId="0000149E">
      <w:pPr>
        <w:ind w:left="-5" w:right="4" w:firstLine="0"/>
        <w:rPr>
          <w:rFonts w:ascii="Arial" w:cs="Arial" w:eastAsia="Arial" w:hAnsi="Arial"/>
        </w:rPr>
      </w:pPr>
      <w:r w:rsidDel="00000000" w:rsidR="00000000" w:rsidRPr="00000000">
        <w:rPr>
          <w:rFonts w:ascii="Arial" w:cs="Arial" w:eastAsia="Arial" w:hAnsi="Arial"/>
          <w:rtl w:val="0"/>
        </w:rPr>
        <w:t xml:space="preserve">At any time during a Virtual Connection a client could update its Will data stored in the gateway by sending a </w:t>
      </w:r>
      <w:sdt>
        <w:sdtPr>
          <w:tag w:val="goog_rdk_374"/>
        </w:sdtPr>
        <w:sdtContent>
          <w:commentRangeStart w:id="122"/>
        </w:sdtContent>
      </w:sdt>
      <w:r w:rsidDel="00000000" w:rsidR="00000000" w:rsidRPr="00000000">
        <w:rPr>
          <w:rFonts w:ascii="Arial" w:cs="Arial" w:eastAsia="Arial" w:hAnsi="Arial"/>
          <w:rtl w:val="0"/>
        </w:rPr>
        <w:t xml:space="preserve">WILLTOPICUPD or a WILLMSGUPD packet</w:t>
      </w:r>
      <w:commentRangeEnd w:id="122"/>
      <w:r w:rsidDel="00000000" w:rsidR="00000000" w:rsidRPr="00000000">
        <w:commentReference w:id="122"/>
      </w:r>
      <w:r w:rsidDel="00000000" w:rsidR="00000000" w:rsidRPr="00000000">
        <w:rPr>
          <w:rFonts w:ascii="Arial" w:cs="Arial" w:eastAsia="Arial" w:hAnsi="Arial"/>
          <w:rtl w:val="0"/>
        </w:rPr>
        <w:t xml:space="preserve">. The information contained in these two packets will overwrite the corresponding ones stored in the gateway. Both packets are acknowledged by the gateway. Both packets can be used independently from each other.</w:t>
      </w:r>
    </w:p>
    <w:p w:rsidR="00000000" w:rsidDel="00000000" w:rsidP="00000000" w:rsidRDefault="00000000" w:rsidRPr="00000000" w14:paraId="0000149F">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A0">
      <w:pPr>
        <w:spacing w:after="352" w:lineRule="auto"/>
        <w:ind w:left="-15" w:right="990" w:firstLine="0"/>
        <w:rPr>
          <w:rFonts w:ascii="Arial" w:cs="Arial" w:eastAsia="Arial" w:hAnsi="Arial"/>
        </w:rPr>
      </w:pPr>
      <w:r w:rsidDel="00000000" w:rsidR="00000000" w:rsidRPr="00000000">
        <w:rPr>
          <w:rFonts w:ascii="Arial" w:cs="Arial" w:eastAsia="Arial" w:hAnsi="Arial"/>
          <w:rtl w:val="0"/>
        </w:rPr>
        <w:t xml:space="preserve">Note that an empty WILLTOPICUPD packet will delete both the Will topic and Will packet stored at the gateway.</w:t>
      </w:r>
    </w:p>
    <w:p w:rsidR="00000000" w:rsidDel="00000000" w:rsidP="00000000" w:rsidRDefault="00000000" w:rsidRPr="00000000" w14:paraId="000014A1">
      <w:pPr>
        <w:pStyle w:val="Heading2"/>
        <w:keepLines w:val="1"/>
        <w:spacing w:after="64" w:before="0" w:line="259" w:lineRule="auto"/>
        <w:ind w:left="0" w:firstLine="0"/>
        <w:rPr>
          <w:rFonts w:ascii="Arial" w:cs="Arial" w:eastAsia="Arial" w:hAnsi="Arial"/>
        </w:rPr>
      </w:pPr>
      <w:bookmarkStart w:colFirst="0" w:colLast="0" w:name="_heading=h.1fyl9w3" w:id="242"/>
      <w:bookmarkEnd w:id="242"/>
      <w:r w:rsidDel="00000000" w:rsidR="00000000" w:rsidRPr="00000000">
        <w:rPr>
          <w:rFonts w:ascii="Arial" w:cs="Arial" w:eastAsia="Arial" w:hAnsi="Arial"/>
          <w:rtl w:val="0"/>
        </w:rPr>
        <w:t xml:space="preserve">4.10 Topic Name and Topic Filter Registration Procedure</w:t>
      </w:r>
    </w:p>
    <w:p w:rsidR="00000000" w:rsidDel="00000000" w:rsidP="00000000" w:rsidRDefault="00000000" w:rsidRPr="00000000" w14:paraId="000014A2">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w:t>
      </w:r>
      <w:sdt>
        <w:sdtPr>
          <w:tag w:val="goog_rdk_375"/>
        </w:sdtPr>
        <w:sdtContent>
          <w:ins w:author="Stefan Hagen" w:id="93" w:date="2024-01-04T16:24:07Z">
            <w:r w:rsidDel="00000000" w:rsidR="00000000" w:rsidRPr="00000000">
              <w:rPr>
                <w:rFonts w:ascii="Arial" w:cs="Arial" w:eastAsia="Arial" w:hAnsi="Arial"/>
                <w:rtl w:val="0"/>
              </w:rPr>
              <w:t xml:space="preserve">gateway</w:t>
            </w:r>
          </w:ins>
        </w:sdtContent>
      </w:sdt>
      <w:sdt>
        <w:sdtPr>
          <w:tag w:val="goog_rdk_376"/>
        </w:sdtPr>
        <w:sdtContent>
          <w:del w:author="Stefan Hagen" w:id="93" w:date="2024-01-04T16:24:07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to inform its peer about the short topic alias and its corresponding topic name before it can start sending PUBLISH packets using the short topic alias.</w:t>
      </w:r>
    </w:p>
    <w:p w:rsidR="00000000" w:rsidDel="00000000" w:rsidP="00000000" w:rsidRDefault="00000000" w:rsidRPr="00000000" w14:paraId="000014A3">
      <w:pPr>
        <w:rPr>
          <w:rFonts w:ascii="Arial" w:cs="Arial" w:eastAsia="Arial" w:hAnsi="Arial"/>
        </w:rPr>
      </w:pPr>
      <w:r w:rsidDel="00000000" w:rsidR="00000000" w:rsidRPr="00000000">
        <w:rPr>
          <w:rtl w:val="0"/>
        </w:rPr>
      </w:r>
    </w:p>
    <w:p w:rsidR="00000000" w:rsidDel="00000000" w:rsidP="00000000" w:rsidRDefault="00000000" w:rsidRPr="00000000" w14:paraId="000014A4">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w:t>
      </w:r>
      <w:sdt>
        <w:sdtPr>
          <w:tag w:val="goog_rdk_377"/>
        </w:sdtPr>
        <w:sdtContent>
          <w:del w:author="Stefan Hagen" w:id="94" w:date="2024-01-04T16:23:56Z">
            <w:r w:rsidDel="00000000" w:rsidR="00000000" w:rsidRPr="00000000">
              <w:rPr>
                <w:rFonts w:ascii="Arial" w:cs="Arial" w:eastAsia="Arial" w:hAnsi="Arial"/>
                <w:rtl w:val="0"/>
              </w:rPr>
              <w:delText xml:space="preserve"> from the gateway</w:delText>
            </w:r>
          </w:del>
        </w:sdtContent>
      </w:sdt>
      <w:r w:rsidDel="00000000" w:rsidR="00000000" w:rsidRPr="00000000">
        <w:rPr>
          <w:rFonts w:ascii="Arial" w:cs="Arial" w:eastAsia="Arial" w:hAnsi="Arial"/>
          <w:rtl w:val="0"/>
        </w:rPr>
        <w:t xml:space="preserve"> the corresponding topic alias</w:t>
      </w:r>
      <w:sdt>
        <w:sdtPr>
          <w:tag w:val="goog_rdk_378"/>
        </w:sdtPr>
        <w:sdtContent>
          <w:ins w:author="Stefan Hagen" w:id="95" w:date="2024-01-04T16:23:59Z">
            <w:r w:rsidDel="00000000" w:rsidR="00000000" w:rsidRPr="00000000">
              <w:rPr>
                <w:rFonts w:ascii="Arial" w:cs="Arial" w:eastAsia="Arial" w:hAnsi="Arial"/>
                <w:rtl w:val="0"/>
              </w:rPr>
              <w:t xml:space="preserve"> from the gateway</w:t>
            </w:r>
          </w:ins>
        </w:sdtContent>
      </w:sdt>
      <w:r w:rsidDel="00000000" w:rsidR="00000000" w:rsidRPr="00000000">
        <w:rPr>
          <w:rFonts w:ascii="Arial" w:cs="Arial" w:eastAsia="Arial" w:hAnsi="Arial"/>
          <w:rtl w:val="0"/>
        </w:rPr>
        <w:t xml:space="preserve">.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A5">
      <w:pPr>
        <w:rPr>
          <w:rFonts w:ascii="Arial" w:cs="Arial" w:eastAsia="Arial" w:hAnsi="Arial"/>
        </w:rPr>
      </w:pPr>
      <w:r w:rsidDel="00000000" w:rsidR="00000000" w:rsidRPr="00000000">
        <w:rPr>
          <w:rtl w:val="0"/>
        </w:rPr>
      </w:r>
    </w:p>
    <w:p w:rsidR="00000000" w:rsidDel="00000000" w:rsidP="00000000" w:rsidRDefault="00000000" w:rsidRPr="00000000" w14:paraId="000014A6">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GW.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A7">
      <w:pPr>
        <w:rPr>
          <w:rFonts w:ascii="Arial" w:cs="Arial" w:eastAsia="Arial" w:hAnsi="Arial"/>
        </w:rPr>
      </w:pPr>
      <w:r w:rsidDel="00000000" w:rsidR="00000000" w:rsidRPr="00000000">
        <w:rPr>
          <w:rtl w:val="0"/>
        </w:rPr>
      </w:r>
    </w:p>
    <w:p w:rsidR="00000000" w:rsidDel="00000000" w:rsidP="00000000" w:rsidRDefault="00000000" w:rsidRPr="00000000" w14:paraId="000014A8">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gateway to have a predefined topic alias associated with it, it is an error case, but one which should not be terminal to the session since firmware updates could lead to this scenario. The gateway will specify its topic alias type to be predefined and set the topic alias value to match that defined on the gateway in the REGACK, it will also set an ERROR reason code on the REGACK to indicate the issue. The client can then choose to update its registry of predefined topic alias’ if it so wishes. </w:t>
      </w:r>
    </w:p>
    <w:p w:rsidR="00000000" w:rsidDel="00000000" w:rsidP="00000000" w:rsidRDefault="00000000" w:rsidRPr="00000000" w14:paraId="000014A9">
      <w:pPr>
        <w:rPr>
          <w:rFonts w:ascii="Arial" w:cs="Arial" w:eastAsia="Arial" w:hAnsi="Arial"/>
        </w:rPr>
      </w:pPr>
      <w:r w:rsidDel="00000000" w:rsidR="00000000" w:rsidRPr="00000000">
        <w:rPr>
          <w:rtl w:val="0"/>
        </w:rPr>
      </w:r>
    </w:p>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highlight w:val="yellow"/>
          <w:rtl w:val="0"/>
        </w:rPr>
        <w:t xml:space="preserve">Predefined topicId values CANNOT be used interchangeably with the NORMAL alias type. This is considered a protocol violation.</w:t>
      </w:r>
      <w:r w:rsidDel="00000000" w:rsidR="00000000" w:rsidRPr="00000000">
        <w:rPr>
          <w:rtl w:val="0"/>
        </w:rPr>
      </w:r>
    </w:p>
    <w:p w:rsidR="00000000" w:rsidDel="00000000" w:rsidP="00000000" w:rsidRDefault="00000000" w:rsidRPr="00000000" w14:paraId="000014AB">
      <w:pPr>
        <w:rPr>
          <w:rFonts w:ascii="Arial" w:cs="Arial" w:eastAsia="Arial" w:hAnsi="Arial"/>
        </w:rPr>
      </w:pPr>
      <w:r w:rsidDel="00000000" w:rsidR="00000000" w:rsidRPr="00000000">
        <w:rPr>
          <w:rtl w:val="0"/>
        </w:rPr>
      </w:r>
    </w:p>
    <w:p w:rsidR="00000000" w:rsidDel="00000000" w:rsidP="00000000" w:rsidRDefault="00000000" w:rsidRPr="00000000" w14:paraId="000014AC">
      <w:pPr>
        <w:rPr>
          <w:rFonts w:ascii="Arial" w:cs="Arial" w:eastAsia="Arial" w:hAnsi="Arial"/>
        </w:rPr>
      </w:pPr>
      <w:r w:rsidDel="00000000" w:rsidR="00000000" w:rsidRPr="00000000">
        <w:rPr>
          <w:rFonts w:ascii="Arial" w:cs="Arial" w:eastAsia="Arial" w:hAnsi="Arial"/>
          <w:rtl w:val="0"/>
        </w:rPr>
        <w:t xml:space="preserve">If there are no predefined topic alias’, the gateway will pass back a NORMAL topic alias type. If the registration could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AD">
      <w:pPr>
        <w:rPr>
          <w:rFonts w:ascii="Arial" w:cs="Arial" w:eastAsia="Arial" w:hAnsi="Arial"/>
        </w:rPr>
      </w:pPr>
      <w:r w:rsidDel="00000000" w:rsidR="00000000" w:rsidRPr="00000000">
        <w:rPr>
          <w:rtl w:val="0"/>
        </w:rPr>
      </w:r>
    </w:p>
    <w:p w:rsidR="00000000" w:rsidDel="00000000" w:rsidP="00000000" w:rsidRDefault="00000000" w:rsidRPr="00000000" w14:paraId="000014AE">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w:t>
      </w:r>
      <w:sdt>
        <w:sdtPr>
          <w:tag w:val="goog_rdk_379"/>
        </w:sdtPr>
        <w:sdtContent>
          <w:ins w:author="Stefan Hagen" w:id="96" w:date="2024-01-04T16:23:07Z">
            <w:r w:rsidDel="00000000" w:rsidR="00000000" w:rsidRPr="00000000">
              <w:rPr>
                <w:rFonts w:ascii="Arial" w:cs="Arial" w:eastAsia="Arial" w:hAnsi="Arial"/>
                <w:rtl w:val="0"/>
              </w:rPr>
              <w:t xml:space="preserve">however, the</w:t>
            </w:r>
          </w:ins>
        </w:sdtContent>
      </w:sdt>
      <w:sdt>
        <w:sdtPr>
          <w:tag w:val="goog_rdk_380"/>
        </w:sdtPr>
        <w:sdtContent>
          <w:del w:author="Stefan Hagen" w:id="96" w:date="2024-01-04T16:23:07Z">
            <w:r w:rsidDel="00000000" w:rsidR="00000000" w:rsidRPr="00000000">
              <w:rPr>
                <w:rFonts w:ascii="Arial" w:cs="Arial" w:eastAsia="Arial" w:hAnsi="Arial"/>
                <w:rtl w:val="0"/>
              </w:rPr>
              <w:delText xml:space="preserve">however the</w:delText>
            </w:r>
          </w:del>
        </w:sdtContent>
      </w:sdt>
      <w:r w:rsidDel="00000000" w:rsidR="00000000" w:rsidRPr="00000000">
        <w:rPr>
          <w:rFonts w:ascii="Arial" w:cs="Arial" w:eastAsia="Arial" w:hAnsi="Arial"/>
          <w:rtl w:val="0"/>
        </w:rPr>
        <w:t xml:space="preserv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AF">
      <w:pPr>
        <w:rPr>
          <w:rFonts w:ascii="Arial" w:cs="Arial" w:eastAsia="Arial" w:hAnsi="Arial"/>
        </w:rPr>
      </w:pPr>
      <w:r w:rsidDel="00000000" w:rsidR="00000000" w:rsidRPr="00000000">
        <w:rPr>
          <w:rtl w:val="0"/>
        </w:rPr>
      </w:r>
    </w:p>
    <w:p w:rsidR="00000000" w:rsidDel="00000000" w:rsidP="00000000" w:rsidRDefault="00000000" w:rsidRPr="00000000" w14:paraId="000014B0">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B1">
      <w:pPr>
        <w:rPr>
          <w:rFonts w:ascii="Arial" w:cs="Arial" w:eastAsia="Arial" w:hAnsi="Arial"/>
        </w:rPr>
      </w:pPr>
      <w:r w:rsidDel="00000000" w:rsidR="00000000" w:rsidRPr="00000000">
        <w:rPr>
          <w:rtl w:val="0"/>
        </w:rPr>
      </w:r>
    </w:p>
    <w:p w:rsidR="00000000" w:rsidDel="00000000" w:rsidP="00000000" w:rsidRDefault="00000000" w:rsidRPr="00000000" w14:paraId="000014B2">
      <w:pPr>
        <w:rPr>
          <w:rFonts w:ascii="Arial" w:cs="Arial" w:eastAsia="Arial" w:hAnsi="Arial"/>
          <w:b w:val="1"/>
        </w:rPr>
      </w:pPr>
      <w:r w:rsidDel="00000000" w:rsidR="00000000" w:rsidRPr="00000000">
        <w:rPr>
          <w:rFonts w:ascii="Arial" w:cs="Arial" w:eastAsia="Arial" w:hAnsi="Arial"/>
          <w:rtl w:val="0"/>
        </w:rPr>
        <w:t xml:space="preserve">A </w:t>
      </w:r>
      <w:sdt>
        <w:sdtPr>
          <w:tag w:val="goog_rdk_381"/>
        </w:sdtPr>
        <w:sdtContent>
          <w:ins w:author="Stefan Hagen" w:id="97" w:date="2024-01-04T16:22:56Z">
            <w:r w:rsidDel="00000000" w:rsidR="00000000" w:rsidRPr="00000000">
              <w:rPr>
                <w:rFonts w:ascii="Arial" w:cs="Arial" w:eastAsia="Arial" w:hAnsi="Arial"/>
                <w:rtl w:val="0"/>
              </w:rPr>
              <w:t xml:space="preserve">gateway</w:t>
            </w:r>
          </w:ins>
        </w:sdtContent>
      </w:sdt>
      <w:sdt>
        <w:sdtPr>
          <w:tag w:val="goog_rdk_382"/>
        </w:sdtPr>
        <w:sdtContent>
          <w:del w:author="Stefan Hagen" w:id="97" w:date="2024-01-04T16:22:5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retail registration false, or the client re-connects without having set the “CleanStart” flag or the client has subscribed to topic names that contain wildcard characters such as # or +. </w:t>
      </w:r>
      <w:r w:rsidDel="00000000" w:rsidR="00000000" w:rsidRPr="00000000">
        <w:rPr>
          <w:rtl w:val="0"/>
        </w:rPr>
      </w:r>
    </w:p>
    <w:p w:rsidR="00000000" w:rsidDel="00000000" w:rsidP="00000000" w:rsidRDefault="00000000" w:rsidRPr="00000000" w14:paraId="000014B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B4">
      <w:pPr>
        <w:ind w:left="720" w:firstLine="0"/>
        <w:rPr>
          <w:rFonts w:ascii="Arial" w:cs="Arial" w:eastAsia="Arial" w:hAnsi="Arial"/>
          <w:color w:val="000000"/>
        </w:rPr>
      </w:pPr>
      <w:sdt>
        <w:sdtPr>
          <w:tag w:val="goog_rdk_383"/>
        </w:sdtPr>
        <w:sdtContent>
          <w:commentRangeStart w:id="123"/>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23"/>
      <w:r w:rsidDel="00000000" w:rsidR="00000000" w:rsidRPr="00000000">
        <w:commentReference w:id="123"/>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5">
      <w:pPr>
        <w:rPr>
          <w:rFonts w:ascii="Arial" w:cs="Arial" w:eastAsia="Arial" w:hAnsi="Arial"/>
        </w:rPr>
      </w:pPr>
      <w:r w:rsidDel="00000000" w:rsidR="00000000" w:rsidRPr="00000000">
        <w:rPr>
          <w:rtl w:val="0"/>
        </w:rPr>
      </w:r>
    </w:p>
    <w:p w:rsidR="00000000" w:rsidDel="00000000" w:rsidP="00000000" w:rsidRDefault="00000000" w:rsidRPr="00000000" w14:paraId="000014B6">
      <w:pPr>
        <w:pStyle w:val="Heading2"/>
        <w:ind w:left="0" w:firstLine="0"/>
        <w:rPr>
          <w:rFonts w:ascii="Arial" w:cs="Arial" w:eastAsia="Arial" w:hAnsi="Arial"/>
        </w:rPr>
      </w:pPr>
      <w:bookmarkStart w:colFirst="0" w:colLast="0" w:name="_heading=h.3zy8sjw" w:id="243"/>
      <w:bookmarkEnd w:id="243"/>
      <w:r w:rsidDel="00000000" w:rsidR="00000000" w:rsidRPr="00000000">
        <w:rPr>
          <w:rFonts w:ascii="Arial" w:cs="Arial" w:eastAsia="Arial" w:hAnsi="Arial"/>
          <w:rtl w:val="0"/>
        </w:rPr>
        <w:t xml:space="preserve">4.11 Topic Name and Topic Filter Mapping and Aliasing</w:t>
      </w:r>
    </w:p>
    <w:p w:rsidR="00000000" w:rsidDel="00000000" w:rsidP="00000000" w:rsidRDefault="00000000" w:rsidRPr="00000000" w14:paraId="000014B7">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B8">
      <w:pPr>
        <w:rPr>
          <w:rFonts w:ascii="Arial" w:cs="Arial" w:eastAsia="Arial" w:hAnsi="Arial"/>
        </w:rPr>
      </w:pPr>
      <w:r w:rsidDel="00000000" w:rsidR="00000000" w:rsidRPr="00000000">
        <w:rPr>
          <w:rtl w:val="0"/>
        </w:rPr>
      </w:r>
    </w:p>
    <w:p w:rsidR="00000000" w:rsidDel="00000000" w:rsidP="00000000" w:rsidRDefault="00000000" w:rsidRPr="00000000" w14:paraId="000014B9">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BA">
      <w:pPr>
        <w:rPr>
          <w:rFonts w:ascii="Arial" w:cs="Arial" w:eastAsia="Arial" w:hAnsi="Arial"/>
        </w:rPr>
      </w:pPr>
      <w:r w:rsidDel="00000000" w:rsidR="00000000" w:rsidRPr="00000000">
        <w:rPr>
          <w:rtl w:val="0"/>
        </w:rPr>
      </w:r>
    </w:p>
    <w:p w:rsidR="00000000" w:rsidDel="00000000" w:rsidP="00000000" w:rsidRDefault="00000000" w:rsidRPr="00000000" w14:paraId="000014BB">
      <w:pPr>
        <w:pStyle w:val="Heading2"/>
        <w:keepLines w:val="1"/>
        <w:spacing w:after="64" w:before="0" w:line="259" w:lineRule="auto"/>
        <w:ind w:left="0" w:firstLine="0"/>
        <w:rPr>
          <w:rFonts w:ascii="Arial" w:cs="Arial" w:eastAsia="Arial" w:hAnsi="Arial"/>
        </w:rPr>
      </w:pPr>
      <w:bookmarkStart w:colFirst="0" w:colLast="0" w:name="_heading=h.2f3j2rp" w:id="244"/>
      <w:bookmarkEnd w:id="244"/>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12 Pre-defined topic alias’ and short topic names</w:t>
      </w:r>
    </w:p>
    <w:p w:rsidR="00000000" w:rsidDel="00000000" w:rsidP="00000000" w:rsidRDefault="00000000" w:rsidRPr="00000000" w14:paraId="000014BC">
      <w:pPr>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B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 mapping to a topic name is known in advance by both the client’s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 both sides can start immediately with the sending of PUBLISH packets; there is no need for the REGISTER procedure as in the case of ”normal” topic alias’.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sdt>
        <w:sdtPr>
          <w:tag w:val="goog_rdk_384"/>
        </w:sdtPr>
        <w:sdtContent>
          <w:ins w:author="davide.lenzarini@u-blox.com" w:id="98" w:date="2023-10-26T13:14:50Z">
            <w:r w:rsidDel="00000000" w:rsidR="00000000" w:rsidRPr="00000000">
              <w:rPr>
                <w:rFonts w:ascii="Arial" w:cs="Arial" w:eastAsia="Arial" w:hAnsi="Arial"/>
                <w:i w:val="1"/>
                <w:rtl w:val="0"/>
              </w:rPr>
              <w:t xml:space="preserve">Unknown Topic Alias</w:t>
            </w:r>
          </w:ins>
        </w:sdtContent>
      </w:sdt>
      <w:sdt>
        <w:sdtPr>
          <w:tag w:val="goog_rdk_385"/>
        </w:sdtPr>
        <w:sdtContent>
          <w:del w:author="davide.lenzarini@u-blox.com" w:id="98" w:date="2023-10-26T13:14:50Z">
            <w:r w:rsidDel="00000000" w:rsidR="00000000" w:rsidRPr="00000000">
              <w:rPr>
                <w:rFonts w:ascii="Arial" w:cs="Arial" w:eastAsia="Arial" w:hAnsi="Arial"/>
                <w:i w:val="1"/>
                <w:rtl w:val="0"/>
              </w:rPr>
              <w:delText xml:space="preserve">Rejection: invalid topic </w:delText>
            </w:r>
            <w:r w:rsidDel="00000000" w:rsidR="00000000" w:rsidRPr="00000000">
              <w:rPr>
                <w:rFonts w:ascii="Arial" w:cs="Arial" w:eastAsia="Arial" w:hAnsi="Arial"/>
                <w:rtl w:val="0"/>
              </w:rPr>
              <w:delText xml:space="preserve">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BE">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F">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C0">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C1">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C2">
      <w:pPr>
        <w:pStyle w:val="Heading2"/>
        <w:keepLines w:val="1"/>
        <w:spacing w:after="64" w:before="0" w:line="259" w:lineRule="auto"/>
        <w:ind w:left="0" w:right="4" w:firstLine="0"/>
        <w:rPr>
          <w:rFonts w:ascii="Arial" w:cs="Arial" w:eastAsia="Arial" w:hAnsi="Arial"/>
        </w:rPr>
      </w:pPr>
      <w:bookmarkStart w:colFirst="0" w:colLast="0" w:name="_heading=h.u8tczi" w:id="245"/>
      <w:bookmarkEnd w:id="245"/>
      <w:r w:rsidDel="00000000" w:rsidR="00000000" w:rsidRPr="00000000">
        <w:rPr>
          <w:rFonts w:ascii="Arial" w:cs="Arial" w:eastAsia="Arial" w:hAnsi="Arial"/>
          <w:rtl w:val="0"/>
        </w:rPr>
        <w:t xml:space="preserve">4.13 Client’s Topic Subscribe/Unsubscribe Procedure</w:t>
      </w:r>
    </w:p>
    <w:p w:rsidR="00000000" w:rsidDel="00000000" w:rsidP="00000000" w:rsidRDefault="00000000" w:rsidRPr="00000000" w14:paraId="000014C3">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name 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386"/>
        </w:sdtPr>
        <w:sdtContent>
          <w:commentRangeStart w:id="124"/>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24"/>
      <w:r w:rsidDel="00000000" w:rsidR="00000000" w:rsidRPr="00000000">
        <w:commentReference w:id="124"/>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C4">
      <w:pPr>
        <w:spacing w:after="4"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C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w:t>
      </w:r>
      <w:sdt>
        <w:sdtPr>
          <w:tag w:val="goog_rdk_387"/>
        </w:sdtPr>
        <w:sdtContent>
          <w:ins w:author="Stefan Hagen" w:id="99" w:date="2024-01-04T16:22:29Z">
            <w:r w:rsidDel="00000000" w:rsidR="00000000" w:rsidRPr="00000000">
              <w:rPr>
                <w:rFonts w:ascii="Arial" w:cs="Arial" w:eastAsia="Arial" w:hAnsi="Arial"/>
                <w:rtl w:val="0"/>
              </w:rPr>
              <w:t xml:space="preserve">gateway</w:t>
            </w:r>
          </w:ins>
        </w:sdtContent>
      </w:sdt>
      <w:sdt>
        <w:sdtPr>
          <w:tag w:val="goog_rdk_388"/>
        </w:sdtPr>
        <w:sdtContent>
          <w:del w:author="Stefan Hagen" w:id="99" w:date="2024-01-04T16:22:29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will </w:t>
      </w:r>
      <w:sdt>
        <w:sdtPr>
          <w:tag w:val="goog_rdk_389"/>
        </w:sdtPr>
        <w:sdtContent>
          <w:del w:author="Stefan Hagen" w:id="100" w:date="2024-01-04T16:22:35Z">
            <w:r w:rsidDel="00000000" w:rsidR="00000000" w:rsidRPr="00000000">
              <w:rPr>
                <w:rFonts w:ascii="Arial" w:cs="Arial" w:eastAsia="Arial" w:hAnsi="Arial"/>
                <w:rtl w:val="0"/>
              </w:rPr>
              <w:delText xml:space="preserve">the </w:delText>
            </w:r>
          </w:del>
        </w:sdtContent>
      </w:sdt>
      <w:r w:rsidDel="00000000" w:rsidR="00000000" w:rsidRPr="00000000">
        <w:rPr>
          <w:rFonts w:ascii="Arial" w:cs="Arial" w:eastAsia="Arial" w:hAnsi="Arial"/>
          <w:rtl w:val="0"/>
        </w:rPr>
        <w:t xml:space="preserve">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C6">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C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 may also be pre-defined for certain topic names. Short topic names may be used as well. In those two cases the client still needs to subscribe to those pre-defined topic alias’ or short topic names.</w:t>
      </w:r>
    </w:p>
    <w:p w:rsidR="00000000" w:rsidDel="00000000" w:rsidP="00000000" w:rsidRDefault="00000000" w:rsidRPr="00000000" w14:paraId="000014C8">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C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CA">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CB">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CC">
      <w:pPr>
        <w:ind w:left="-15" w:right="990" w:firstLine="299"/>
        <w:rPr>
          <w:rFonts w:ascii="Arial" w:cs="Arial" w:eastAsia="Arial" w:hAnsi="Arial"/>
        </w:rPr>
      </w:pPr>
      <w:r w:rsidDel="00000000" w:rsidR="00000000" w:rsidRPr="00000000">
        <w:rPr>
          <w:rtl w:val="0"/>
        </w:rPr>
      </w:r>
    </w:p>
    <w:p w:rsidR="00000000" w:rsidDel="00000000" w:rsidP="00000000" w:rsidRDefault="00000000" w:rsidRPr="00000000" w14:paraId="000014CD">
      <w:pPr>
        <w:pStyle w:val="Heading2"/>
        <w:keepLines w:val="1"/>
        <w:spacing w:after="64" w:before="0" w:line="259" w:lineRule="auto"/>
        <w:ind w:left="0" w:firstLine="0"/>
        <w:rPr>
          <w:rFonts w:ascii="Arial" w:cs="Arial" w:eastAsia="Arial" w:hAnsi="Arial"/>
        </w:rPr>
      </w:pPr>
      <w:bookmarkStart w:colFirst="0" w:colLast="0" w:name="_heading=h.3e8gvnb" w:id="246"/>
      <w:bookmarkEnd w:id="246"/>
      <w:r w:rsidDel="00000000" w:rsidR="00000000" w:rsidRPr="00000000">
        <w:rPr>
          <w:rFonts w:ascii="Arial" w:cs="Arial" w:eastAsia="Arial" w:hAnsi="Arial"/>
          <w:rtl w:val="0"/>
        </w:rPr>
        <w:t xml:space="preserve">4.14 Client’s Publish Procedure</w:t>
      </w:r>
    </w:p>
    <w:p w:rsidR="00000000" w:rsidDel="00000000" w:rsidP="00000000" w:rsidRDefault="00000000" w:rsidRPr="00000000" w14:paraId="000014CE">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C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D0">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D1">
      <w:pPr>
        <w:ind w:left="-15" w:right="4" w:firstLine="0"/>
        <w:rPr>
          <w:rFonts w:ascii="Arial" w:cs="Arial" w:eastAsia="Arial" w:hAnsi="Arial"/>
        </w:rPr>
      </w:pPr>
      <w:r w:rsidDel="00000000" w:rsidR="00000000" w:rsidRPr="00000000">
        <w:rPr>
          <w:rFonts w:ascii="Arial" w:cs="Arial" w:eastAsia="Arial" w:hAnsi="Arial"/>
          <w:rtl w:val="0"/>
        </w:rPr>
        <w:t xml:space="preserve">Regardless of the requested QoS level the client may receive in response to its PUBLISH a PUBACK packet which contains either:</w:t>
      </w:r>
    </w:p>
    <w:p w:rsidR="00000000" w:rsidDel="00000000" w:rsidP="00000000" w:rsidRDefault="00000000" w:rsidRPr="00000000" w14:paraId="000014D2">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D3">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sdt>
        <w:sdtPr>
          <w:tag w:val="goog_rdk_390"/>
        </w:sdtPr>
        <w:sdtContent>
          <w:ins w:author="davide.lenzarini@u-blox.com" w:id="101" w:date="2023-10-26T13:34:43Z">
            <w:r w:rsidDel="00000000" w:rsidR="00000000" w:rsidRPr="00000000">
              <w:rPr>
                <w:rFonts w:ascii="Arial" w:cs="Arial" w:eastAsia="Arial" w:hAnsi="Arial"/>
                <w:i w:val="1"/>
                <w:rtl w:val="0"/>
              </w:rPr>
              <w:t xml:space="preserve">Unknown Topic Alias</w:t>
            </w:r>
          </w:ins>
        </w:sdtContent>
      </w:sdt>
      <w:sdt>
        <w:sdtPr>
          <w:tag w:val="goog_rdk_391"/>
        </w:sdtPr>
        <w:sdtContent>
          <w:del w:author="davide.lenzarini@u-blox.com" w:id="101" w:date="2023-10-26T13:34:43Z">
            <w:r w:rsidDel="00000000" w:rsidR="00000000" w:rsidRPr="00000000">
              <w:rPr>
                <w:rFonts w:ascii="Arial" w:cs="Arial" w:eastAsia="Arial" w:hAnsi="Arial"/>
                <w:i w:val="1"/>
                <w:rtl w:val="0"/>
              </w:rPr>
              <w:delText xml:space="preserve">Rejection: invalid topic </w:delText>
            </w:r>
            <w:r w:rsidDel="00000000" w:rsidR="00000000" w:rsidRPr="00000000">
              <w:rPr>
                <w:rFonts w:ascii="Arial" w:cs="Arial" w:eastAsia="Arial" w:hAnsi="Arial"/>
                <w:rtl w:val="0"/>
              </w:rPr>
              <w:delText xml:space="preserve">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D4">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D5">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tl w:val="0"/>
        </w:rPr>
      </w:r>
    </w:p>
    <w:p w:rsidR="00000000" w:rsidDel="00000000" w:rsidP="00000000" w:rsidRDefault="00000000" w:rsidRPr="00000000" w14:paraId="000014D6">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At any point in time a client may have only one QoS level 1 or 2 PUBLISH packet outstanding in each direction; i.e. it has to wait for the termination of this PUBLISH packet exchange before it could start a new level 1 or 2 transaction</w:t>
      </w:r>
    </w:p>
    <w:p w:rsidR="00000000" w:rsidDel="00000000" w:rsidP="00000000" w:rsidRDefault="00000000" w:rsidRPr="00000000" w14:paraId="000014D7">
      <w:pPr>
        <w:pStyle w:val="Heading2"/>
        <w:keepLines w:val="1"/>
        <w:spacing w:after="64" w:before="0" w:line="259" w:lineRule="auto"/>
        <w:ind w:left="0" w:firstLine="0"/>
        <w:rPr>
          <w:rFonts w:ascii="Arial" w:cs="Arial" w:eastAsia="Arial" w:hAnsi="Arial"/>
        </w:rPr>
      </w:pPr>
      <w:bookmarkStart w:colFirst="0" w:colLast="0" w:name="_heading=h.1tdr5v4" w:id="247"/>
      <w:bookmarkEnd w:id="247"/>
      <w:r w:rsidDel="00000000" w:rsidR="00000000" w:rsidRPr="00000000">
        <w:rPr>
          <w:rFonts w:ascii="Arial" w:cs="Arial" w:eastAsia="Arial" w:hAnsi="Arial"/>
          <w:rtl w:val="0"/>
        </w:rPr>
        <w:t xml:space="preserve">4.15 Gateway’s Publish Procedure</w:t>
      </w:r>
    </w:p>
    <w:p w:rsidR="00000000" w:rsidDel="00000000" w:rsidP="00000000" w:rsidRDefault="00000000" w:rsidRPr="00000000" w14:paraId="000014D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Section 3.14, the gateway sends PUBLISH packets with the topic alias value that was returned in the SUBACK packet to the client.</w:t>
      </w:r>
    </w:p>
    <w:p w:rsidR="00000000" w:rsidDel="00000000" w:rsidP="00000000" w:rsidRDefault="00000000" w:rsidRPr="00000000" w14:paraId="000014D9">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D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w:t>
      </w:r>
      <w:sdt>
        <w:sdtPr>
          <w:tag w:val="goog_rdk_392"/>
        </w:sdtPr>
        <w:sdtContent>
          <w:ins w:author="Stefan Hagen" w:id="102" w:date="2024-01-04T16:21:58Z">
            <w:r w:rsidDel="00000000" w:rsidR="00000000" w:rsidRPr="00000000">
              <w:rPr>
                <w:rFonts w:ascii="Arial" w:cs="Arial" w:eastAsia="Arial" w:hAnsi="Arial"/>
                <w:rtl w:val="0"/>
              </w:rPr>
              <w:t xml:space="preserve">gateway</w:t>
            </w:r>
          </w:ins>
        </w:sdtContent>
      </w:sdt>
      <w:sdt>
        <w:sdtPr>
          <w:tag w:val="goog_rdk_393"/>
        </w:sdtPr>
        <w:sdtContent>
          <w:del w:author="Stefan Hagen" w:id="102" w:date="2024-01-04T16:21:58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w:t>
      </w:r>
      <w:sdt>
        <w:sdtPr>
          <w:tag w:val="goog_rdk_394"/>
        </w:sdtPr>
        <w:sdtContent>
          <w:ins w:author="Stefan Hagen" w:id="103" w:date="2024-01-04T16:22:02Z">
            <w:r w:rsidDel="00000000" w:rsidR="00000000" w:rsidRPr="00000000">
              <w:rPr>
                <w:rFonts w:ascii="Arial" w:cs="Arial" w:eastAsia="Arial" w:hAnsi="Arial"/>
                <w:rtl w:val="0"/>
              </w:rPr>
              <w:t xml:space="preserve">gateway</w:t>
            </w:r>
          </w:ins>
        </w:sdtContent>
      </w:sdt>
      <w:sdt>
        <w:sdtPr>
          <w:tag w:val="goog_rdk_395"/>
        </w:sdtPr>
        <w:sdtContent>
          <w:del w:author="Stefan Hagen" w:id="103" w:date="2024-01-04T16:22:02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will wait for the REGACK packet before it sends the PUBLISH packet to the client.</w:t>
      </w:r>
    </w:p>
    <w:p w:rsidR="00000000" w:rsidDel="00000000" w:rsidP="00000000" w:rsidRDefault="00000000" w:rsidRPr="00000000" w14:paraId="000014DB">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D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DD">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sdt>
        <w:sdtPr>
          <w:tag w:val="goog_rdk_396"/>
        </w:sdtPr>
        <w:sdtContent>
          <w:ins w:author="davide.lenzarini@u-blox.com" w:id="104" w:date="2023-10-26T13:17:27Z">
            <w:r w:rsidDel="00000000" w:rsidR="00000000" w:rsidRPr="00000000">
              <w:rPr>
                <w:rFonts w:ascii="Arial" w:cs="Arial" w:eastAsia="Arial" w:hAnsi="Arial"/>
                <w:i w:val="1"/>
                <w:rtl w:val="0"/>
              </w:rPr>
              <w:t xml:space="preserve">Unknown Topic Alias</w:t>
            </w:r>
          </w:ins>
        </w:sdtContent>
      </w:sdt>
      <w:sdt>
        <w:sdtPr>
          <w:tag w:val="goog_rdk_397"/>
        </w:sdtPr>
        <w:sdtContent>
          <w:del w:author="davide.lenzarini@u-blox.com" w:id="104" w:date="2023-10-26T13:17:27Z">
            <w:r w:rsidDel="00000000" w:rsidR="00000000" w:rsidRPr="00000000">
              <w:rPr>
                <w:rFonts w:ascii="Arial" w:cs="Arial" w:eastAsia="Arial" w:hAnsi="Arial"/>
                <w:i w:val="1"/>
                <w:rtl w:val="0"/>
              </w:rPr>
              <w:delText xml:space="preserve">Rejected: invalid topic alias</w:delText>
            </w:r>
          </w:del>
        </w:sdtContent>
      </w:sdt>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DE">
      <w:pPr>
        <w:spacing w:after="5"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DF">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E0">
      <w:pPr>
        <w:pStyle w:val="Heading2"/>
        <w:keepLines w:val="1"/>
        <w:spacing w:after="64" w:before="0" w:line="259" w:lineRule="auto"/>
        <w:ind w:left="0" w:firstLine="0"/>
        <w:rPr>
          <w:rFonts w:ascii="Arial" w:cs="Arial" w:eastAsia="Arial" w:hAnsi="Arial"/>
        </w:rPr>
      </w:pPr>
      <w:bookmarkStart w:colFirst="0" w:colLast="0" w:name="_heading=h.4ddeoix" w:id="248"/>
      <w:bookmarkEnd w:id="248"/>
      <w:r w:rsidDel="00000000" w:rsidR="00000000" w:rsidRPr="00000000">
        <w:rPr>
          <w:rFonts w:ascii="Arial" w:cs="Arial" w:eastAsia="Arial" w:hAnsi="Arial"/>
          <w:rtl w:val="0"/>
        </w:rPr>
        <w:t xml:space="preserve">4.16 Keep Alive and PING Procedure</w:t>
      </w:r>
    </w:p>
    <w:p w:rsidR="00000000" w:rsidDel="00000000" w:rsidP="00000000" w:rsidRDefault="00000000" w:rsidRPr="00000000" w14:paraId="000014E1">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w:t>
      </w:r>
      <w:sdt>
        <w:sdtPr>
          <w:tag w:val="goog_rdk_398"/>
        </w:sdtPr>
        <w:sdtContent>
          <w:ins w:author="Stefan Hagen" w:id="105" w:date="2024-01-04T16:21:33Z">
            <w:r w:rsidDel="00000000" w:rsidR="00000000" w:rsidRPr="00000000">
              <w:rPr>
                <w:rFonts w:ascii="Arial" w:cs="Arial" w:eastAsia="Arial" w:hAnsi="Arial"/>
                <w:rtl w:val="0"/>
              </w:rPr>
              <w:t xml:space="preserve">gateway</w:t>
            </w:r>
          </w:ins>
        </w:sdtContent>
      </w:sdt>
      <w:sdt>
        <w:sdtPr>
          <w:tag w:val="goog_rdk_399"/>
        </w:sdtPr>
        <w:sdtContent>
          <w:del w:author="Stefan Hagen" w:id="105" w:date="2024-01-04T16:21:33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acknowledges with a PINGRESP packet.</w:t>
      </w:r>
    </w:p>
    <w:p w:rsidR="00000000" w:rsidDel="00000000" w:rsidP="00000000" w:rsidRDefault="00000000" w:rsidRPr="00000000" w14:paraId="000014E2">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E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connected. Otherwise, the received PINGREQ packet is ignored.</w:t>
      </w:r>
    </w:p>
    <w:p w:rsidR="00000000" w:rsidDel="00000000" w:rsidP="00000000" w:rsidRDefault="00000000" w:rsidRPr="00000000" w14:paraId="000014E4">
      <w:pPr>
        <w:spacing w:after="0"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E5">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E6">
      <w:pPr>
        <w:pStyle w:val="Heading2"/>
        <w:keepLines w:val="1"/>
        <w:spacing w:after="64" w:before="0" w:line="259" w:lineRule="auto"/>
        <w:ind w:left="0" w:right="4" w:firstLine="0"/>
        <w:rPr>
          <w:rFonts w:ascii="Arial" w:cs="Arial" w:eastAsia="Arial" w:hAnsi="Arial"/>
        </w:rPr>
      </w:pPr>
      <w:bookmarkStart w:colFirst="0" w:colLast="0" w:name="_heading=h.2sioyqq" w:id="249"/>
      <w:bookmarkEnd w:id="249"/>
      <w:r w:rsidDel="00000000" w:rsidR="00000000" w:rsidRPr="00000000">
        <w:rPr>
          <w:rFonts w:ascii="Arial" w:cs="Arial" w:eastAsia="Arial" w:hAnsi="Arial"/>
          <w:rtl w:val="0"/>
        </w:rPr>
        <w:t xml:space="preserve">4.17 Client’s Disconnect Procedure</w:t>
      </w:r>
    </w:p>
    <w:p w:rsidR="00000000" w:rsidDel="00000000" w:rsidP="00000000" w:rsidRDefault="00000000" w:rsidRPr="00000000" w14:paraId="000014E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w:t>
      </w:r>
      <w:sdt>
        <w:sdtPr>
          <w:tag w:val="goog_rdk_400"/>
        </w:sdtPr>
        <w:sdtContent>
          <w:ins w:author="Stefan Hagen" w:id="106" w:date="2024-01-04T16:21:21Z">
            <w:r w:rsidDel="00000000" w:rsidR="00000000" w:rsidRPr="00000000">
              <w:rPr>
                <w:rFonts w:ascii="Arial" w:cs="Arial" w:eastAsia="Arial" w:hAnsi="Arial"/>
                <w:rtl w:val="0"/>
              </w:rPr>
              <w:t xml:space="preserve">gateway</w:t>
            </w:r>
          </w:ins>
        </w:sdtContent>
      </w:sdt>
      <w:sdt>
        <w:sdtPr>
          <w:tag w:val="goog_rdk_401"/>
        </w:sdtPr>
        <w:sdtContent>
          <w:del w:author="Stefan Hagen" w:id="106" w:date="2024-01-04T16:21:21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to indicate that it is about to close its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After this point, the client is then required to establish a new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with the </w:t>
      </w:r>
      <w:sdt>
        <w:sdtPr>
          <w:tag w:val="goog_rdk_402"/>
        </w:sdtPr>
        <w:sdtContent>
          <w:ins w:author="Stefan Hagen" w:id="107" w:date="2024-01-04T16:21:11Z">
            <w:r w:rsidDel="00000000" w:rsidR="00000000" w:rsidRPr="00000000">
              <w:rPr>
                <w:rFonts w:ascii="Arial" w:cs="Arial" w:eastAsia="Arial" w:hAnsi="Arial"/>
                <w:rtl w:val="0"/>
              </w:rPr>
              <w:t xml:space="preserve">gateway</w:t>
            </w:r>
          </w:ins>
        </w:sdtContent>
      </w:sdt>
      <w:sdt>
        <w:sdtPr>
          <w:tag w:val="goog_rdk_403"/>
        </w:sdtPr>
        <w:sdtContent>
          <w:del w:author="Stefan Hagen" w:id="107" w:date="2024-01-04T16:21:11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before it can exchange information with that </w:t>
      </w:r>
      <w:sdt>
        <w:sdtPr>
          <w:tag w:val="goog_rdk_404"/>
        </w:sdtPr>
        <w:sdtContent>
          <w:ins w:author="Stefan Hagen" w:id="108" w:date="2024-01-04T16:21:17Z">
            <w:r w:rsidDel="00000000" w:rsidR="00000000" w:rsidRPr="00000000">
              <w:rPr>
                <w:rFonts w:ascii="Arial" w:cs="Arial" w:eastAsia="Arial" w:hAnsi="Arial"/>
                <w:rtl w:val="0"/>
              </w:rPr>
              <w:t xml:space="preserve">gateway</w:t>
            </w:r>
          </w:ins>
        </w:sdtContent>
      </w:sdt>
      <w:sdt>
        <w:sdtPr>
          <w:tag w:val="goog_rdk_405"/>
        </w:sdtPr>
        <w:sdtContent>
          <w:del w:author="Stefan Hagen" w:id="108" w:date="2024-01-04T16:21:17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E8">
      <w:pPr>
        <w:spacing w:after="0"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4E9">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again by sending a CONNECT packet to the gateway.</w:t>
      </w:r>
    </w:p>
    <w:p w:rsidR="00000000" w:rsidDel="00000000" w:rsidP="00000000" w:rsidRDefault="00000000" w:rsidRPr="00000000" w14:paraId="000014EA">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EB">
      <w:pPr>
        <w:pStyle w:val="Heading2"/>
        <w:keepLines w:val="1"/>
        <w:spacing w:after="64" w:before="0" w:line="259" w:lineRule="auto"/>
        <w:ind w:left="0" w:right="4" w:firstLine="0"/>
        <w:rPr>
          <w:rFonts w:ascii="Arial" w:cs="Arial" w:eastAsia="Arial" w:hAnsi="Arial"/>
        </w:rPr>
      </w:pPr>
      <w:bookmarkStart w:colFirst="0" w:colLast="0" w:name="_heading=h.17nz8yj" w:id="250"/>
      <w:bookmarkEnd w:id="250"/>
      <w:r w:rsidDel="00000000" w:rsidR="00000000" w:rsidRPr="00000000">
        <w:rPr>
          <w:rFonts w:ascii="Arial" w:cs="Arial" w:eastAsia="Arial" w:hAnsi="Arial"/>
          <w:rtl w:val="0"/>
        </w:rPr>
        <w:t xml:space="preserve">4.18 Client’s Retransmission Procedure</w:t>
      </w:r>
    </w:p>
    <w:p w:rsidR="00000000" w:rsidDel="00000000" w:rsidP="00000000" w:rsidRDefault="00000000" w:rsidRPr="00000000" w14:paraId="000014EC">
      <w:pPr>
        <w:spacing w:after="345" w:lineRule="auto"/>
        <w:ind w:left="-5" w:right="4" w:firstLine="0"/>
        <w:rPr>
          <w:rFonts w:ascii="Arial" w:cs="Arial" w:eastAsia="Arial" w:hAnsi="Arial"/>
        </w:rPr>
      </w:pPr>
      <w:sdt>
        <w:sdtPr>
          <w:tag w:val="goog_rdk_406"/>
        </w:sdtPr>
        <w:sdtContent>
          <w:commentRangeStart w:id="125"/>
        </w:sdtContent>
      </w:sdt>
      <w:sdt>
        <w:sdtPr>
          <w:tag w:val="goog_rdk_407"/>
        </w:sdtPr>
        <w:sdtContent>
          <w:commentRangeStart w:id="126"/>
        </w:sdtContent>
      </w:sdt>
      <w:sdt>
        <w:sdtPr>
          <w:tag w:val="goog_rdk_408"/>
        </w:sdtPr>
        <w:sdtContent>
          <w:commentRangeStart w:id="127"/>
        </w:sdtContent>
      </w:sdt>
      <w:r w:rsidDel="00000000" w:rsidR="00000000" w:rsidRPr="00000000">
        <w:rPr>
          <w:rFonts w:ascii="Arial" w:cs="Arial" w:eastAsia="Arial" w:hAnsi="Arial"/>
          <w:rtl w:val="0"/>
        </w:rPr>
        <w:t xml:space="preserve">All packets that are “</w:t>
      </w:r>
      <w:sdt>
        <w:sdtPr>
          <w:tag w:val="goog_rdk_409"/>
        </w:sdtPr>
        <w:sdtContent>
          <w:commentRangeStart w:id="128"/>
        </w:sdtContent>
      </w:sdt>
      <w:r w:rsidDel="00000000" w:rsidR="00000000" w:rsidRPr="00000000">
        <w:rPr>
          <w:rFonts w:ascii="Arial" w:cs="Arial" w:eastAsia="Arial" w:hAnsi="Arial"/>
          <w:rtl w:val="0"/>
        </w:rPr>
        <w:t xml:space="preserve">unicasted</w:t>
      </w:r>
      <w:commentRangeEnd w:id="128"/>
      <w:r w:rsidDel="00000000" w:rsidR="00000000" w:rsidRPr="00000000">
        <w:commentReference w:id="128"/>
      </w:r>
      <w:r w:rsidDel="00000000" w:rsidR="00000000" w:rsidRPr="00000000">
        <w:rPr>
          <w:rFonts w:ascii="Arial" w:cs="Arial" w:eastAsia="Arial" w:hAnsi="Arial"/>
          <w:rtl w:val="0"/>
        </w:rPr>
        <w:t xml:space="preserve">” to the </w:t>
      </w:r>
      <w:sdt>
        <w:sdtPr>
          <w:tag w:val="goog_rdk_410"/>
        </w:sdtPr>
        <w:sdtContent>
          <w:ins w:author="Stefan Hagen" w:id="109" w:date="2024-01-04T16:20:23Z">
            <w:r w:rsidDel="00000000" w:rsidR="00000000" w:rsidRPr="00000000">
              <w:rPr>
                <w:rFonts w:ascii="Arial" w:cs="Arial" w:eastAsia="Arial" w:hAnsi="Arial"/>
                <w:rtl w:val="0"/>
              </w:rPr>
              <w:t xml:space="preserve">gateway</w:t>
            </w:r>
          </w:ins>
        </w:sdtContent>
      </w:sdt>
      <w:sdt>
        <w:sdtPr>
          <w:tag w:val="goog_rdk_411"/>
        </w:sdtPr>
        <w:sdtContent>
          <w:del w:author="Stefan Hagen" w:id="109" w:date="2024-01-04T16:20:23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 (i.e. sent using the </w:t>
      </w:r>
      <w:sdt>
        <w:sdtPr>
          <w:tag w:val="goog_rdk_412"/>
        </w:sdtPr>
        <w:sdtContent>
          <w:ins w:author="Stefan Hagen" w:id="110" w:date="2024-01-04T16:20:29Z">
            <w:r w:rsidDel="00000000" w:rsidR="00000000" w:rsidRPr="00000000">
              <w:rPr>
                <w:rFonts w:ascii="Arial" w:cs="Arial" w:eastAsia="Arial" w:hAnsi="Arial"/>
                <w:rtl w:val="0"/>
              </w:rPr>
              <w:t xml:space="preserve">gateway</w:t>
            </w:r>
          </w:ins>
        </w:sdtContent>
      </w:sdt>
      <w:sdt>
        <w:sdtPr>
          <w:tag w:val="goog_rdk_413"/>
        </w:sdtPr>
        <w:sdtContent>
          <w:del w:author="Stefan Hagen" w:id="110" w:date="2024-01-04T16:20:29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’s unicast address</w:t>
      </w:r>
      <w:sdt>
        <w:sdtPr>
          <w:tag w:val="goog_rdk_414"/>
        </w:sdtPr>
        <w:sdtContent>
          <w:del w:author="davide.lenzarini@u-blox.com" w:id="111" w:date="2023-11-29T17:51:37Z">
            <w:r w:rsidDel="00000000" w:rsidR="00000000" w:rsidRPr="00000000">
              <w:rPr>
                <w:rFonts w:ascii="Arial" w:cs="Arial" w:eastAsia="Arial" w:hAnsi="Arial"/>
                <w:rtl w:val="0"/>
              </w:rPr>
              <w:delText xml:space="preserve"> and not broadcasted</w:delText>
            </w:r>
          </w:del>
        </w:sdtContent>
      </w:sdt>
      <w:r w:rsidDel="00000000" w:rsidR="00000000" w:rsidRPr="00000000">
        <w:rPr>
          <w:rFonts w:ascii="Arial" w:cs="Arial" w:eastAsia="Arial" w:hAnsi="Arial"/>
          <w:rtl w:val="0"/>
        </w:rPr>
        <w:t xml:space="preserve">) and for which a </w:t>
      </w:r>
      <w:sdt>
        <w:sdtPr>
          <w:tag w:val="goog_rdk_415"/>
        </w:sdtPr>
        <w:sdtContent>
          <w:ins w:author="Stefan Hagen" w:id="112" w:date="2024-01-04T16:20:35Z">
            <w:r w:rsidDel="00000000" w:rsidR="00000000" w:rsidRPr="00000000">
              <w:rPr>
                <w:rFonts w:ascii="Arial" w:cs="Arial" w:eastAsia="Arial" w:hAnsi="Arial"/>
                <w:rtl w:val="0"/>
              </w:rPr>
              <w:t xml:space="preserve">gateway</w:t>
            </w:r>
          </w:ins>
        </w:sdtContent>
      </w:sdt>
      <w:sdt>
        <w:sdtPr>
          <w:tag w:val="goog_rdk_416"/>
        </w:sdtPr>
        <w:sdtContent>
          <w:del w:author="Stefan Hagen" w:id="112" w:date="2024-01-04T16:20:35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’s reply is expected are supervised by a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and a retry counter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w:t>
      </w:r>
      <w:r w:rsidDel="00000000" w:rsidR="00000000" w:rsidRPr="00000000">
        <w:rPr>
          <w:rFonts w:ascii="Arial" w:cs="Arial" w:eastAsia="Arial" w:hAnsi="Arial"/>
          <w:rtl w:val="0"/>
        </w:rPr>
        <w:t xml:space="preserve">. The retry timer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is started by the client when the packet is sent and stopped when the expected </w:t>
      </w:r>
      <w:sdt>
        <w:sdtPr>
          <w:tag w:val="goog_rdk_417"/>
        </w:sdtPr>
        <w:sdtContent>
          <w:ins w:author="Stefan Hagen" w:id="113" w:date="2024-01-04T16:20:46Z">
            <w:r w:rsidDel="00000000" w:rsidR="00000000" w:rsidRPr="00000000">
              <w:rPr>
                <w:rFonts w:ascii="Arial" w:cs="Arial" w:eastAsia="Arial" w:hAnsi="Arial"/>
                <w:rtl w:val="0"/>
              </w:rPr>
              <w:t xml:space="preserve">gateway</w:t>
            </w:r>
          </w:ins>
        </w:sdtContent>
      </w:sdt>
      <w:sdt>
        <w:sdtPr>
          <w:tag w:val="goog_rdk_418"/>
        </w:sdtPr>
        <w:sdtContent>
          <w:del w:author="Stefan Hagen" w:id="113" w:date="2024-01-04T16:20:46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s reply is received. If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times out and the expected </w:t>
      </w:r>
      <w:sdt>
        <w:sdtPr>
          <w:tag w:val="goog_rdk_419"/>
        </w:sdtPr>
        <w:sdtContent>
          <w:ins w:author="Stefan Hagen" w:id="114" w:date="2024-01-04T16:20:41Z">
            <w:r w:rsidDel="00000000" w:rsidR="00000000" w:rsidRPr="00000000">
              <w:rPr>
                <w:rFonts w:ascii="Arial" w:cs="Arial" w:eastAsia="Arial" w:hAnsi="Arial"/>
                <w:rtl w:val="0"/>
              </w:rPr>
              <w:t xml:space="preserve">gateway</w:t>
            </w:r>
          </w:ins>
        </w:sdtContent>
      </w:sdt>
      <w:sdt>
        <w:sdtPr>
          <w:tag w:val="goog_rdk_420"/>
        </w:sdtPr>
        <w:sdtContent>
          <w:del w:author="Stefan Hagen" w:id="114" w:date="2024-01-04T16:20:41Z">
            <w:r w:rsidDel="00000000" w:rsidR="00000000" w:rsidRPr="00000000">
              <w:rPr>
                <w:rFonts w:ascii="Arial" w:cs="Arial" w:eastAsia="Arial" w:hAnsi="Arial"/>
                <w:rtl w:val="0"/>
              </w:rPr>
              <w:delText xml:space="preserve">GW</w:delText>
            </w:r>
          </w:del>
        </w:sdtContent>
      </w:sdt>
      <w:r w:rsidDel="00000000" w:rsidR="00000000" w:rsidRPr="00000000">
        <w:rPr>
          <w:rFonts w:ascii="Arial" w:cs="Arial" w:eastAsia="Arial" w:hAnsi="Arial"/>
          <w:rtl w:val="0"/>
        </w:rPr>
        <w:t xml:space="preserve">’s reply is not received, the client retransmits the packet. After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retry </w:t>
      </w:r>
      <w:r w:rsidDel="00000000" w:rsidR="00000000" w:rsidRPr="00000000">
        <w:rPr>
          <w:rFonts w:ascii="Arial" w:cs="Arial" w:eastAsia="Arial" w:hAnsi="Arial"/>
          <w:rtl w:val="0"/>
        </w:rPr>
        <w:t xml:space="preserve">retransmissions, the client aborts the procedure and assumes that the MQTT-SN gateway is no longer available.</w:t>
      </w:r>
      <w:sdt>
        <w:sdtPr>
          <w:tag w:val="goog_rdk_421"/>
        </w:sdtPr>
        <w:sdtContent>
          <w:commentRangeStart w:id="129"/>
        </w:sdtContent>
      </w:sdt>
      <w:r w:rsidDel="00000000" w:rsidR="00000000" w:rsidRPr="00000000">
        <w:rPr>
          <w:rFonts w:ascii="Arial" w:cs="Arial" w:eastAsia="Arial" w:hAnsi="Arial"/>
          <w:rtl w:val="0"/>
        </w:rPr>
        <w:t xml:space="preserve"> It should then try to connect to another gateway.</w:t>
      </w:r>
      <w:commentRangeEnd w:id="125"/>
      <w:r w:rsidDel="00000000" w:rsidR="00000000" w:rsidRPr="00000000">
        <w:commentReference w:id="125"/>
      </w:r>
      <w:commentRangeEnd w:id="126"/>
      <w:r w:rsidDel="00000000" w:rsidR="00000000" w:rsidRPr="00000000">
        <w:commentReference w:id="126"/>
      </w:r>
      <w:commentRangeEnd w:id="129"/>
      <w:r w:rsidDel="00000000" w:rsidR="00000000" w:rsidRPr="00000000">
        <w:commentReference w:id="129"/>
      </w:r>
      <w:commentRangeEnd w:id="127"/>
      <w:r w:rsidDel="00000000" w:rsidR="00000000" w:rsidRPr="00000000">
        <w:commentReference w:id="127"/>
      </w:r>
      <w:r w:rsidDel="00000000" w:rsidR="00000000" w:rsidRPr="00000000">
        <w:rPr>
          <w:rtl w:val="0"/>
        </w:rPr>
      </w:r>
    </w:p>
    <w:p w:rsidR="00000000" w:rsidDel="00000000" w:rsidP="00000000" w:rsidRDefault="00000000" w:rsidRPr="00000000" w14:paraId="000014ED">
      <w:pPr>
        <w:pStyle w:val="Heading2"/>
        <w:keepLines w:val="1"/>
        <w:spacing w:after="94" w:before="0" w:line="259" w:lineRule="auto"/>
        <w:ind w:left="0" w:firstLine="0"/>
        <w:rPr>
          <w:rFonts w:ascii="Arial" w:cs="Arial" w:eastAsia="Arial" w:hAnsi="Arial"/>
        </w:rPr>
      </w:pPr>
      <w:bookmarkStart w:colFirst="0" w:colLast="0" w:name="_heading=h.3rnmrmc" w:id="251"/>
      <w:bookmarkEnd w:id="251"/>
      <w:r w:rsidDel="00000000" w:rsidR="00000000" w:rsidRPr="00000000">
        <w:rPr>
          <w:rFonts w:ascii="Arial" w:cs="Arial" w:eastAsia="Arial" w:hAnsi="Arial"/>
          <w:rtl w:val="0"/>
        </w:rPr>
        <w:t xml:space="preserve">4.19 Sleeping clients</w:t>
      </w:r>
    </w:p>
    <w:p w:rsidR="00000000" w:rsidDel="00000000" w:rsidP="00000000" w:rsidRDefault="00000000" w:rsidRPr="00000000" w14:paraId="000014EE">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EF">
      <w:pPr>
        <w:rPr>
          <w:rFonts w:ascii="Arial" w:cs="Arial" w:eastAsia="Arial" w:hAnsi="Arial"/>
        </w:rPr>
      </w:pPr>
      <w:r w:rsidDel="00000000" w:rsidR="00000000" w:rsidRPr="00000000">
        <w:rPr>
          <w:rtl w:val="0"/>
        </w:rPr>
      </w:r>
    </w:p>
    <w:p w:rsidR="00000000" w:rsidDel="00000000" w:rsidP="00000000" w:rsidRDefault="00000000" w:rsidRPr="00000000" w14:paraId="000014F0">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F1">
      <w:pPr>
        <w:rPr>
          <w:rFonts w:ascii="Arial" w:cs="Arial" w:eastAsia="Arial" w:hAnsi="Arial"/>
        </w:rPr>
      </w:pPr>
      <w:r w:rsidDel="00000000" w:rsidR="00000000" w:rsidRPr="00000000">
        <w:rPr>
          <w:rtl w:val="0"/>
        </w:rPr>
      </w:r>
    </w:p>
    <w:p w:rsidR="00000000" w:rsidDel="00000000" w:rsidP="00000000" w:rsidRDefault="00000000" w:rsidRPr="00000000" w14:paraId="000014F2">
      <w:pPr>
        <w:rPr>
          <w:rFonts w:ascii="Arial" w:cs="Arial" w:eastAsia="Arial" w:hAnsi="Arial"/>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p>
    <w:p w:rsidR="00000000" w:rsidDel="00000000" w:rsidP="00000000" w:rsidRDefault="00000000" w:rsidRPr="00000000" w14:paraId="000014F3">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14F4">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F5">
      <w:pPr>
        <w:ind w:left="0" w:firstLine="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F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4F7">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max-receive value sent in the PINGREQ packet. If the number of messages buffered on the gateway queue exceeds the value specified by the client in the max-receive field, the gateway shall send only the max-receive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F8">
      <w:pPr>
        <w:rPr>
          <w:rFonts w:ascii="Arial" w:cs="Arial" w:eastAsia="Arial" w:hAnsi="Arial"/>
          <w:color w:val="000000"/>
        </w:rPr>
      </w:pPr>
      <w:r w:rsidDel="00000000" w:rsidR="00000000" w:rsidRPr="00000000">
        <w:rPr>
          <w:rtl w:val="0"/>
        </w:rPr>
      </w:r>
    </w:p>
    <w:p w:rsidR="00000000" w:rsidDel="00000000" w:rsidP="00000000" w:rsidRDefault="00000000" w:rsidRPr="00000000" w14:paraId="000014F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422"/>
        </w:sdtPr>
        <w:sdtContent>
          <w:commentRangeStart w:id="130"/>
        </w:sdtContent>
      </w:sdt>
      <w:r w:rsidDel="00000000" w:rsidR="00000000" w:rsidRPr="00000000">
        <w:rPr>
          <w:rFonts w:ascii="Arial" w:cs="Arial" w:eastAsia="Arial" w:hAnsi="Arial"/>
          <w:color w:val="000000"/>
          <w:rtl w:val="0"/>
        </w:rPr>
        <w:t xml:space="preserve">the gateway detects a timeout in the delivery,</w:t>
      </w:r>
      <w:commentRangeEnd w:id="130"/>
      <w:r w:rsidDel="00000000" w:rsidR="00000000" w:rsidRPr="00000000">
        <w:commentReference w:id="130"/>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FA">
      <w:pPr>
        <w:rPr>
          <w:rFonts w:ascii="Arial" w:cs="Arial" w:eastAsia="Arial" w:hAnsi="Arial"/>
          <w:color w:val="000000"/>
        </w:rPr>
      </w:pPr>
      <w:r w:rsidDel="00000000" w:rsidR="00000000" w:rsidRPr="00000000">
        <w:rPr>
          <w:rtl w:val="0"/>
        </w:rPr>
      </w:r>
    </w:p>
    <w:p w:rsidR="00000000" w:rsidDel="00000000" w:rsidP="00000000" w:rsidRDefault="00000000" w:rsidRPr="00000000" w14:paraId="000014FB">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FC">
      <w:pPr>
        <w:rPr>
          <w:rFonts w:ascii="Arial" w:cs="Arial" w:eastAsia="Arial" w:hAnsi="Arial"/>
          <w:color w:val="000000"/>
        </w:rPr>
      </w:pPr>
      <w:r w:rsidDel="00000000" w:rsidR="00000000" w:rsidRPr="00000000">
        <w:rPr>
          <w:rtl w:val="0"/>
        </w:rPr>
      </w:r>
    </w:p>
    <w:p w:rsidR="00000000" w:rsidDel="00000000" w:rsidP="00000000" w:rsidRDefault="00000000" w:rsidRPr="00000000" w14:paraId="000014FD">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r w:rsidDel="00000000" w:rsidR="00000000" w:rsidRPr="00000000">
        <w:rPr>
          <w:rFonts w:ascii="Arial" w:cs="Arial" w:eastAsia="Arial" w:hAnsi="Arial"/>
          <w:rtl w:val="0"/>
        </w:rPr>
        <w:t xml:space="preserve">3.18</w:t>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when it receives 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PINGRESP.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restarted when timer T</w:t>
      </w:r>
      <w:r w:rsidDel="00000000" w:rsidR="00000000" w:rsidRPr="00000000">
        <w:rPr>
          <w:rFonts w:ascii="Arial" w:cs="Arial" w:eastAsia="Arial" w:hAnsi="Arial"/>
          <w:color w:val="000000"/>
          <w:vertAlign w:val="baseline"/>
          <w:rtl w:val="0"/>
        </w:rPr>
        <w:t xml:space="preserve">retry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FE">
      <w:pPr>
        <w:rPr>
          <w:rFonts w:ascii="Arial" w:cs="Arial" w:eastAsia="Arial" w:hAnsi="Arial"/>
          <w:color w:val="000000"/>
        </w:rPr>
      </w:pPr>
      <w:r w:rsidDel="00000000" w:rsidR="00000000" w:rsidRPr="00000000">
        <w:rPr>
          <w:rtl w:val="0"/>
        </w:rPr>
      </w:r>
    </w:p>
    <w:p w:rsidR="00000000" w:rsidDel="00000000" w:rsidP="00000000" w:rsidRDefault="00000000" w:rsidRPr="00000000" w14:paraId="000014FF">
      <w:pPr>
        <w:rPr>
          <w:rFonts w:ascii="Arial" w:cs="Arial" w:eastAsia="Arial" w:hAnsi="Arial"/>
          <w:color w:val="000000"/>
        </w:rPr>
      </w:pPr>
      <w:sdt>
        <w:sdtPr>
          <w:tag w:val="goog_rdk_423"/>
        </w:sdtPr>
        <w:sdtContent>
          <w:commentRangeStart w:id="131"/>
        </w:sdtContent>
      </w:sdt>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or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w:t>
      </w:r>
      <w:commentRangeEnd w:id="131"/>
      <w:r w:rsidDel="00000000" w:rsidR="00000000" w:rsidRPr="00000000">
        <w:commentReference w:id="131"/>
      </w:r>
      <w:r w:rsidDel="00000000" w:rsidR="00000000" w:rsidRPr="00000000">
        <w:rPr>
          <w:rFonts w:ascii="Arial" w:cs="Arial" w:eastAsia="Arial" w:hAnsi="Arial"/>
          <w:color w:val="000000"/>
          <w:rtl w:val="0"/>
        </w:rPr>
        <w:t xml:space="preserve">. </w:t>
      </w:r>
      <w:sdt>
        <w:sdtPr>
          <w:tag w:val="goog_rdk_424"/>
        </w:sdtPr>
        <w:sdtContent>
          <w:commentRangeStart w:id="132"/>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2"/>
      <w:r w:rsidDel="00000000" w:rsidR="00000000" w:rsidRPr="00000000">
        <w:commentReference w:id="132"/>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0">
      <w:pPr>
        <w:rPr>
          <w:rFonts w:ascii="Arial" w:cs="Arial" w:eastAsia="Arial" w:hAnsi="Arial"/>
          <w:color w:val="000000"/>
        </w:rPr>
      </w:pPr>
      <w:r w:rsidDel="00000000" w:rsidR="00000000" w:rsidRPr="00000000">
        <w:rPr>
          <w:rtl w:val="0"/>
        </w:rPr>
      </w:r>
    </w:p>
    <w:p w:rsidR="00000000" w:rsidDel="00000000" w:rsidP="00000000" w:rsidRDefault="00000000" w:rsidRPr="00000000" w14:paraId="00001501">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02">
      <w:pPr>
        <w:rPr>
          <w:rFonts w:ascii="Arial" w:cs="Arial" w:eastAsia="Arial" w:hAnsi="Arial"/>
          <w:color w:val="000000"/>
        </w:rPr>
      </w:pPr>
      <w:r w:rsidDel="00000000" w:rsidR="00000000" w:rsidRPr="00000000">
        <w:rPr>
          <w:rtl w:val="0"/>
        </w:rPr>
      </w:r>
    </w:p>
    <w:p w:rsidR="00000000" w:rsidDel="00000000" w:rsidP="00000000" w:rsidRDefault="00000000" w:rsidRPr="00000000" w14:paraId="0000150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 </w:t>
      </w:r>
      <w:sdt>
        <w:sdtPr>
          <w:tag w:val="goog_rdk_425"/>
        </w:sdtPr>
        <w:sdtContent>
          <w:commentRangeStart w:id="133"/>
        </w:sdtContent>
      </w:sdt>
      <w:r w:rsidDel="00000000" w:rsidR="00000000" w:rsidRPr="00000000">
        <w:rPr>
          <w:rFonts w:ascii="Arial" w:cs="Arial" w:eastAsia="Arial" w:hAnsi="Arial"/>
          <w:color w:val="000000"/>
          <w:highlight w:val="yellow"/>
          <w:rtl w:val="0"/>
        </w:rPr>
        <w:t xml:space="preserve">Therefore, the gateway must re-register any topic alias’s during the AWAKE state, which will last until the last PINGRESP is issued</w:t>
      </w:r>
      <w:commentRangeEnd w:id="133"/>
      <w:r w:rsidDel="00000000" w:rsidR="00000000" w:rsidRPr="00000000">
        <w:commentReference w:id="133"/>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4">
      <w:pPr>
        <w:rPr>
          <w:rFonts w:ascii="Arial" w:cs="Arial" w:eastAsia="Arial" w:hAnsi="Arial"/>
          <w:color w:val="000000"/>
        </w:rPr>
      </w:pPr>
      <w:r w:rsidDel="00000000" w:rsidR="00000000" w:rsidRPr="00000000">
        <w:rPr>
          <w:rtl w:val="0"/>
        </w:rPr>
      </w:r>
    </w:p>
    <w:p w:rsidR="00000000" w:rsidDel="00000000" w:rsidP="00000000" w:rsidRDefault="00000000" w:rsidRPr="00000000" w14:paraId="00001505">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shd w:fill="fff2cc" w:val="clear"/>
          <w:rtl w:val="0"/>
        </w:rPr>
        <w:t xml:space="preserve">ormative comment</w:t>
      </w:r>
    </w:p>
    <w:p w:rsidR="00000000" w:rsidDel="00000000" w:rsidP="00000000" w:rsidRDefault="00000000" w:rsidRPr="00000000" w14:paraId="00001506">
      <w:pPr>
        <w:ind w:left="720" w:firstLine="0"/>
        <w:rPr>
          <w:rFonts w:ascii="Arial" w:cs="Arial" w:eastAsia="Arial" w:hAnsi="Arial"/>
          <w:color w:val="000000"/>
          <w:shd w:fill="fff2cc" w:val="clear"/>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 </w:t>
      </w:r>
    </w:p>
    <w:p w:rsidR="00000000" w:rsidDel="00000000" w:rsidP="00000000" w:rsidRDefault="00000000" w:rsidRPr="00000000" w14:paraId="00001507">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1508">
      <w:pPr>
        <w:spacing w:after="0" w:before="0" w:lineRule="auto"/>
        <w:ind w:left="2127" w:firstLine="0"/>
        <w:rPr>
          <w:rFonts w:ascii="Arial" w:cs="Arial" w:eastAsia="Arial" w:hAnsi="Arial"/>
          <w:sz w:val="24"/>
          <w:szCs w:val="24"/>
        </w:rPr>
      </w:pPr>
      <w:sdt>
        <w:sdtPr>
          <w:tag w:val="goog_rdk_426"/>
        </w:sdtPr>
        <w:sdtContent>
          <w:commentRangeStart w:id="134"/>
        </w:sdtContent>
      </w:sdt>
      <w:r w:rsidDel="00000000" w:rsidR="00000000" w:rsidRPr="00000000">
        <w:rPr>
          <w:rFonts w:ascii="Arial" w:cs="Arial" w:eastAsia="Arial" w:hAnsi="Arial"/>
          <w:sz w:val="24"/>
          <w:szCs w:val="24"/>
        </w:rPr>
        <w:drawing>
          <wp:inline distB="0" distT="0" distL="0" distR="0">
            <wp:extent cx="2924446" cy="4255133"/>
            <wp:effectExtent b="0" l="0" r="0" t="0"/>
            <wp:docPr descr="sleeping-client-v1.0.png" id="9" name="image4.png"/>
            <a:graphic>
              <a:graphicData uri="http://schemas.openxmlformats.org/drawingml/2006/picture">
                <pic:pic>
                  <pic:nvPicPr>
                    <pic:cNvPr descr="sleeping-client-v1.0.png" id="0" name="image4.png"/>
                    <pic:cNvPicPr preferRelativeResize="0"/>
                  </pic:nvPicPr>
                  <pic:blipFill>
                    <a:blip r:embed="rId62"/>
                    <a:srcRect b="0" l="0" r="0" t="0"/>
                    <a:stretch>
                      <a:fillRect/>
                    </a:stretch>
                  </pic:blipFill>
                  <pic:spPr>
                    <a:xfrm>
                      <a:off x="0" y="0"/>
                      <a:ext cx="2924446" cy="4255133"/>
                    </a:xfrm>
                    <a:prstGeom prst="rect"/>
                    <a:ln/>
                  </pic:spPr>
                </pic:pic>
              </a:graphicData>
            </a:graphic>
          </wp:inline>
        </w:drawing>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1509">
      <w:pPr>
        <w:spacing w:after="9" w:lineRule="auto"/>
        <w:ind w:left="-15" w:right="930" w:firstLine="299"/>
        <w:jc w:val="center"/>
        <w:rPr>
          <w:rFonts w:ascii="Arial" w:cs="Arial" w:eastAsia="Arial" w:hAnsi="Arial"/>
        </w:rPr>
      </w:pPr>
      <w:sdt>
        <w:sdtPr>
          <w:tag w:val="goog_rdk_427"/>
        </w:sdtPr>
        <w:sdtContent>
          <w:commentRangeStart w:id="135"/>
        </w:sdtContent>
      </w:sdt>
      <w:r w:rsidDel="00000000" w:rsidR="00000000" w:rsidRPr="00000000">
        <w:rPr>
          <w:rFonts w:ascii="Arial" w:cs="Arial" w:eastAsia="Arial" w:hAnsi="Arial"/>
          <w:rtl w:val="0"/>
        </w:rPr>
        <w:t xml:space="preserve">Figure 5: </w:t>
      </w:r>
      <w:sdt>
        <w:sdtPr>
          <w:tag w:val="goog_rdk_428"/>
        </w:sdtPr>
        <w:sdtContent>
          <w:commentRangeStart w:id="136"/>
        </w:sdtContent>
      </w:sdt>
      <w:r w:rsidDel="00000000" w:rsidR="00000000" w:rsidRPr="00000000">
        <w:rPr>
          <w:rFonts w:ascii="Arial" w:cs="Arial" w:eastAsia="Arial" w:hAnsi="Arial"/>
          <w:rtl w:val="0"/>
        </w:rPr>
        <w:t xml:space="preserve">Awake ping packet flush</w:t>
      </w:r>
      <w:commentRangeEnd w:id="136"/>
      <w:r w:rsidDel="00000000" w:rsidR="00000000" w:rsidRPr="00000000">
        <w:commentReference w:id="136"/>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150A">
      <w:pPr>
        <w:pStyle w:val="Heading2"/>
        <w:ind w:left="0" w:firstLine="0"/>
        <w:rPr>
          <w:rFonts w:ascii="Arial" w:cs="Arial" w:eastAsia="Arial" w:hAnsi="Arial"/>
        </w:rPr>
      </w:pPr>
      <w:bookmarkStart w:colFirst="0" w:colLast="0" w:name="_heading=h.26sx1u5" w:id="252"/>
      <w:bookmarkEnd w:id="252"/>
      <w:r w:rsidDel="00000000" w:rsidR="00000000" w:rsidRPr="00000000">
        <w:rPr>
          <w:rFonts w:ascii="Arial" w:cs="Arial" w:eastAsia="Arial" w:hAnsi="Arial"/>
          <w:rtl w:val="0"/>
        </w:rPr>
        <w:t xml:space="preserve">4.20 </w:t>
      </w:r>
      <w:sdt>
        <w:sdtPr>
          <w:tag w:val="goog_rdk_429"/>
        </w:sdtPr>
        <w:sdtContent>
          <w:commentRangeStart w:id="137"/>
        </w:sdtContent>
      </w:sdt>
      <w:r w:rsidDel="00000000" w:rsidR="00000000" w:rsidRPr="00000000">
        <w:rPr>
          <w:rFonts w:ascii="Arial" w:cs="Arial" w:eastAsia="Arial" w:hAnsi="Arial"/>
          <w:rtl w:val="0"/>
        </w:rPr>
        <w:t xml:space="preserve">Authentication</w:t>
      </w:r>
      <w:commentRangeEnd w:id="137"/>
      <w:r w:rsidDel="00000000" w:rsidR="00000000" w:rsidRPr="00000000">
        <w:commentReference w:id="137"/>
      </w:r>
      <w:r w:rsidDel="00000000" w:rsidR="00000000" w:rsidRPr="00000000">
        <w:rPr>
          <w:rtl w:val="0"/>
        </w:rPr>
      </w:r>
    </w:p>
    <w:p w:rsidR="00000000" w:rsidDel="00000000" w:rsidP="00000000" w:rsidRDefault="00000000" w:rsidRPr="00000000" w14:paraId="0000150B">
      <w:pPr>
        <w:rPr>
          <w:rFonts w:ascii="Arial" w:cs="Arial" w:eastAsia="Arial" w:hAnsi="Arial"/>
        </w:rPr>
      </w:pPr>
      <w:r w:rsidDel="00000000" w:rsidR="00000000" w:rsidRPr="00000000">
        <w:rPr>
          <w:rFonts w:ascii="Arial" w:cs="Arial" w:eastAsia="Arial" w:hAnsi="Arial"/>
          <w:rtl w:val="0"/>
        </w:rPr>
        <w:t xml:space="preserve">Authentication involves the exchange of AUTH packets between the Client and the Server after the CONNECT and before the CONNACK packets.</w:t>
      </w:r>
    </w:p>
    <w:p w:rsidR="00000000" w:rsidDel="00000000" w:rsidP="00000000" w:rsidRDefault="00000000" w:rsidRPr="00000000" w14:paraId="0000150C">
      <w:pPr>
        <w:rPr>
          <w:rFonts w:ascii="Arial" w:cs="Arial" w:eastAsia="Arial" w:hAnsi="Arial"/>
        </w:rPr>
      </w:pPr>
      <w:r w:rsidDel="00000000" w:rsidR="00000000" w:rsidRPr="00000000">
        <w:rPr>
          <w:rFonts w:ascii="Arial" w:cs="Arial" w:eastAsia="Arial" w:hAnsi="Arial"/>
          <w:rtl w:val="0"/>
        </w:rPr>
        <w:t xml:space="preserve">To begin an authentication exchange, the Client sets the AUTH flag in the CONNECT packet. It then sends an AUTH packet with an Authentication Method. This specifies the authentication method to use. If the Server does not support the Authentication Method supplied by the Client, it MAY send a CONNACK with a Reason Code of 0x8C (Bad authentication method) or 0x87 (Not Authorized) and MUST close the Connection.</w:t>
      </w:r>
    </w:p>
    <w:p w:rsidR="00000000" w:rsidDel="00000000" w:rsidP="00000000" w:rsidRDefault="00000000" w:rsidRPr="00000000" w14:paraId="0000150D">
      <w:pPr>
        <w:rPr>
          <w:rFonts w:ascii="Arial" w:cs="Arial" w:eastAsia="Arial" w:hAnsi="Arial"/>
        </w:rPr>
      </w:pPr>
      <w:r w:rsidDel="00000000" w:rsidR="00000000" w:rsidRPr="00000000">
        <w:rPr>
          <w:rFonts w:ascii="Arial" w:cs="Arial" w:eastAsia="Arial" w:hAnsi="Arial"/>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50E">
      <w:pPr>
        <w:rPr>
          <w:rFonts w:ascii="Arial" w:cs="Arial" w:eastAsia="Arial" w:hAnsi="Arial"/>
        </w:rPr>
      </w:pPr>
      <w:r w:rsidDel="00000000" w:rsidR="00000000" w:rsidRPr="00000000">
        <w:rPr>
          <w:rtl w:val="0"/>
        </w:rPr>
      </w:r>
    </w:p>
    <w:p w:rsidR="00000000" w:rsidDel="00000000" w:rsidP="00000000" w:rsidRDefault="00000000" w:rsidRPr="00000000" w14:paraId="0000150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shd w:fill="fff2cc" w:val="clear"/>
          <w:rtl w:val="0"/>
        </w:rPr>
        <w:t xml:space="preserve">ormative comment</w:t>
      </w:r>
    </w:p>
    <w:p w:rsidR="00000000" w:rsidDel="00000000" w:rsidP="00000000" w:rsidRDefault="00000000" w:rsidRPr="00000000" w14:paraId="00001510">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Authentication Method is commonly a SASL mechanism, using such a registered name aids interchange. However, the Authentication Method is not constrained to using registered SASL mechanisms.</w:t>
      </w:r>
    </w:p>
    <w:p w:rsidR="00000000" w:rsidDel="00000000" w:rsidP="00000000" w:rsidRDefault="00000000" w:rsidRPr="00000000" w14:paraId="0000151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Authentication Method selected by the Client specifies that the Client sends data first, the Client SHOULD include an Authentication Data property in the AUTH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51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Gateway requires additional information to complete the authentication, it can send an AUTH packet to the Client. This packet MUST contain a Reason Code of 0x18 (Continue authentication). If the authentication method requires the Gateway to send authentication data to the Client, it is sent in the Authentication Data.</w:t>
      </w:r>
    </w:p>
    <w:p w:rsidR="00000000" w:rsidDel="00000000" w:rsidP="00000000" w:rsidRDefault="00000000" w:rsidRPr="00000000" w14:paraId="0000151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responds to an AUTH packet from the Gateway by sending a further AUTH packet. This packet MUST contain a Reason Code of 0x18 (Continue authentication). If the authentication method requires the Client to send authentication data for the Gateway, it is sent in the Authentication Data.</w:t>
      </w:r>
    </w:p>
    <w:p w:rsidR="00000000" w:rsidDel="00000000" w:rsidP="00000000" w:rsidRDefault="00000000" w:rsidRPr="00000000" w14:paraId="0000151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and Server exchange AUTH packets as needed until the Gateway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515">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Client can close the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shd w:fill="fff2cc" w:val="clear"/>
          <w:rtl w:val="0"/>
        </w:rPr>
        <w:t xml:space="preserve">onnection at any point in this process by sending a DISCONNECT packet. The Server can reject the authentication at any point in this process by sending a CONNACK with a Reason Code of 0x80 or above as described in section 4.13.</w:t>
      </w:r>
    </w:p>
    <w:p w:rsidR="00000000" w:rsidDel="00000000" w:rsidP="00000000" w:rsidRDefault="00000000" w:rsidRPr="00000000" w14:paraId="0000151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The implementation of authentication is OPTIONAL for both Clients and Gateways. If the Client does not include an Authentication Method in the CONNECT, the Gateway MUST NOT send an AUTH packet. If the Client does not set the Authentication Flag in the CONNECT, the Client MUST NOT send an AUTH packet to the Server.</w:t>
      </w:r>
    </w:p>
    <w:p w:rsidR="00000000" w:rsidDel="00000000" w:rsidP="00000000" w:rsidRDefault="00000000" w:rsidRPr="00000000" w14:paraId="0000151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Client does not set the Authentication Flag in the CONNECT packet, the Server SHOULD authenticate using some or all of the information in the CONNECT packet in conjunction with the underlying transport layer.</w:t>
      </w:r>
    </w:p>
    <w:p w:rsidR="00000000" w:rsidDel="00000000" w:rsidP="00000000" w:rsidRDefault="00000000" w:rsidRPr="00000000" w14:paraId="00001518">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w:t>
      </w:r>
      <w:r w:rsidDel="00000000" w:rsidR="00000000" w:rsidRPr="00000000">
        <w:rPr>
          <w:rFonts w:ascii="Arial" w:cs="Arial" w:eastAsia="Arial" w:hAnsi="Arial"/>
          <w:b w:val="1"/>
          <w:shd w:fill="fff2cc" w:val="clear"/>
          <w:rtl w:val="0"/>
        </w:rPr>
        <w:t xml:space="preserve">ormative example showing a user name and password authentication</w:t>
      </w:r>
      <w:r w:rsidDel="00000000" w:rsidR="00000000" w:rsidRPr="00000000">
        <w:rPr>
          <w:rFonts w:ascii="Arial" w:cs="Arial" w:eastAsia="Arial" w:hAnsi="Arial"/>
          <w:shd w:fill="fff2cc" w:val="clear"/>
          <w:rtl w:val="0"/>
        </w:rPr>
        <w:t xml:space="preserve">:</w:t>
      </w:r>
    </w:p>
    <w:p w:rsidR="00000000" w:rsidDel="00000000" w:rsidP="00000000" w:rsidRDefault="00000000" w:rsidRPr="00000000" w14:paraId="00001519">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CONNECT Authentication Flag=1 Authentication Data=client-first-data</w:t>
      </w:r>
    </w:p>
    <w:p w:rsidR="00000000" w:rsidDel="00000000" w:rsidP="00000000" w:rsidRDefault="00000000" w:rsidRPr="00000000" w14:paraId="0000151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Client to Gateway: AUTH rc=0x01 Authentication Method="PLAIN" Authentication Data=client-first-data</w:t>
      </w:r>
    </w:p>
    <w:p w:rsidR="00000000" w:rsidDel="00000000" w:rsidP="00000000" w:rsidRDefault="00000000" w:rsidRPr="00000000" w14:paraId="0000151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 Gateway to Gateway CONNACK rc=0</w:t>
      </w:r>
    </w:p>
    <w:p w:rsidR="00000000" w:rsidDel="00000000" w:rsidP="00000000" w:rsidRDefault="00000000" w:rsidRPr="00000000" w14:paraId="0000151C">
      <w:pPr>
        <w:ind w:left="720" w:firstLine="0"/>
        <w:rPr>
          <w:rFonts w:ascii="Arial" w:cs="Arial" w:eastAsia="Arial" w:hAnsi="Arial"/>
          <w:shd w:fill="fff2cc" w:val="clear"/>
        </w:rPr>
      </w:pPr>
      <w:r w:rsidDel="00000000" w:rsidR="00000000" w:rsidRPr="00000000">
        <w:rPr>
          <w:rtl w:val="0"/>
        </w:rPr>
      </w:r>
    </w:p>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Where client-first data is the content of the SASL PLAIN message as described in RFC 4616:</w:t>
      </w:r>
    </w:p>
    <w:p w:rsidR="00000000" w:rsidDel="00000000" w:rsidP="00000000" w:rsidRDefault="00000000" w:rsidRPr="00000000" w14:paraId="0000151E">
      <w:pPr>
        <w:rPr>
          <w:rFonts w:ascii="Arial" w:cs="Arial" w:eastAsia="Arial" w:hAnsi="Arial"/>
        </w:rPr>
      </w:pPr>
      <w:r w:rsidDel="00000000" w:rsidR="00000000" w:rsidRPr="00000000">
        <w:rPr>
          <w:rFonts w:ascii="Arial" w:cs="Arial" w:eastAsia="Arial" w:hAnsi="Arial"/>
          <w:i w:val="1"/>
          <w:rtl w:val="0"/>
        </w:rPr>
        <w:t xml:space="preserve">The mechanism consists of a single message, a string of [UTF-8]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encoded [Unicode] characters, from the client to the server. The[UTF-8]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client presents the authorization identity (identity to act as),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followed by a NUL (U+0000) character, followed by the authentication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identity (identity whose password will be used), followed by a NUL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(U+0000) character, followed by the clear-text password. As with</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other SASL mechanisms, the client does not provide an authorization identity when it wishes the server to derive an identity from the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credentials and use that as the authorization identity.</w:t>
      </w:r>
      <w:r w:rsidDel="00000000" w:rsidR="00000000" w:rsidRPr="00000000">
        <w:rPr>
          <w:rtl w:val="0"/>
        </w:rPr>
      </w:r>
    </w:p>
    <w:p w:rsidR="00000000" w:rsidDel="00000000" w:rsidP="00000000" w:rsidRDefault="00000000" w:rsidRPr="00000000" w14:paraId="0000151F">
      <w:pPr>
        <w:pStyle w:val="Heading2"/>
        <w:ind w:left="0" w:firstLine="0"/>
        <w:rPr>
          <w:rFonts w:ascii="Arial" w:cs="Arial" w:eastAsia="Arial" w:hAnsi="Arial"/>
        </w:rPr>
      </w:pPr>
      <w:bookmarkStart w:colFirst="0" w:colLast="0" w:name="_heading=h.ly7c1y" w:id="253"/>
      <w:bookmarkEnd w:id="253"/>
      <w:r w:rsidDel="00000000" w:rsidR="00000000" w:rsidRPr="00000000">
        <w:rPr>
          <w:rFonts w:ascii="Arial" w:cs="Arial" w:eastAsia="Arial" w:hAnsi="Arial"/>
          <w:rtl w:val="0"/>
        </w:rPr>
        <w:t xml:space="preserve">4.21 Retained Packets</w:t>
      </w:r>
    </w:p>
    <w:p w:rsidR="00000000" w:rsidDel="00000000" w:rsidP="00000000" w:rsidRDefault="00000000" w:rsidRPr="00000000" w14:paraId="00001520">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521">
      <w:pPr>
        <w:rPr>
          <w:rFonts w:ascii="Arial" w:cs="Arial" w:eastAsia="Arial" w:hAnsi="Arial"/>
        </w:rPr>
      </w:pPr>
      <w:r w:rsidDel="00000000" w:rsidR="00000000" w:rsidRPr="00000000">
        <w:rPr>
          <w:rtl w:val="0"/>
        </w:rPr>
      </w:r>
    </w:p>
    <w:p w:rsidR="00000000" w:rsidDel="00000000" w:rsidP="00000000" w:rsidRDefault="00000000" w:rsidRPr="00000000" w14:paraId="00001522">
      <w:pPr>
        <w:pStyle w:val="Heading2"/>
        <w:ind w:left="0" w:firstLine="0"/>
        <w:rPr>
          <w:rFonts w:ascii="Arial" w:cs="Arial" w:eastAsia="Arial" w:hAnsi="Arial"/>
        </w:rPr>
      </w:pPr>
      <w:bookmarkStart w:colFirst="0" w:colLast="0" w:name="_heading=h.mo7ahow0t2fa" w:id="254"/>
      <w:bookmarkEnd w:id="254"/>
      <w:r w:rsidDel="00000000" w:rsidR="00000000" w:rsidRPr="00000000">
        <w:rPr>
          <w:rFonts w:ascii="Arial" w:cs="Arial" w:eastAsia="Arial" w:hAnsi="Arial"/>
          <w:rtl w:val="0"/>
        </w:rPr>
        <w:t xml:space="preserve">4.22 Optional Features</w:t>
      </w:r>
    </w:p>
    <w:p w:rsidR="00000000" w:rsidDel="00000000" w:rsidP="00000000" w:rsidRDefault="00000000" w:rsidRPr="00000000" w14:paraId="00001523">
      <w:pPr>
        <w:rPr>
          <w:rFonts w:ascii="Arial" w:cs="Arial" w:eastAsia="Arial" w:hAnsi="Arial"/>
        </w:rPr>
      </w:pPr>
      <w:r w:rsidDel="00000000" w:rsidR="00000000" w:rsidRPr="00000000">
        <w:rPr>
          <w:rFonts w:ascii="Arial" w:cs="Arial" w:eastAsia="Arial" w:hAnsi="Arial"/>
          <w:rtl w:val="0"/>
        </w:rPr>
        <w:t xml:space="preserve">The ADVERTISE, SEARCHGW and GWINFO packet type support is optional. For instance, it is not required if the MQTT-SN Gateway is an Internet node reachable via a public IP address.</w:t>
      </w:r>
    </w:p>
    <w:p w:rsidR="00000000" w:rsidDel="00000000" w:rsidP="00000000" w:rsidRDefault="00000000" w:rsidRPr="00000000" w14:paraId="00001524">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reach directly a MQTT-SN Gateway.</w:t>
      </w:r>
    </w:p>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26">
      <w:pPr>
        <w:pStyle w:val="Heading1"/>
        <w:ind w:left="0" w:firstLine="0"/>
        <w:rPr>
          <w:rFonts w:ascii="Arial" w:cs="Arial" w:eastAsia="Arial" w:hAnsi="Arial"/>
        </w:rPr>
      </w:pPr>
      <w:bookmarkStart w:colFirst="0" w:colLast="0" w:name="_heading=h.2k82xt6" w:id="255"/>
      <w:bookmarkEnd w:id="255"/>
      <w:r w:rsidDel="00000000" w:rsidR="00000000" w:rsidRPr="00000000">
        <w:rPr>
          <w:rFonts w:ascii="Arial" w:cs="Arial" w:eastAsia="Arial" w:hAnsi="Arial"/>
          <w:rtl w:val="0"/>
        </w:rPr>
        <w:t xml:space="preserve">5 Conformance</w:t>
      </w:r>
    </w:p>
    <w:p w:rsidR="00000000" w:rsidDel="00000000" w:rsidP="00000000" w:rsidRDefault="00000000" w:rsidRPr="00000000" w14:paraId="00001527">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63">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28">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64">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29">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65">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2A">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2B">
      <w:pPr>
        <w:pStyle w:val="Heading1"/>
        <w:keepNext w:val="1"/>
        <w:pageBreakBefore w:val="1"/>
        <w:pBdr>
          <w:top w:color="808080" w:space="6" w:sz="4" w:val="single"/>
        </w:pBdr>
        <w:spacing w:after="120" w:before="480" w:lineRule="auto"/>
        <w:rPr>
          <w:vertAlign w:val="baseline"/>
        </w:rPr>
      </w:pPr>
      <w:bookmarkStart w:colFirst="0" w:colLast="0" w:name="_heading=h.zdd80z" w:id="256"/>
      <w:bookmarkEnd w:id="256"/>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2C">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2D">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2E">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2F">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3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3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3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3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7">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3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3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C">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3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41">
      <w:pPr>
        <w:spacing w:after="40" w:before="40" w:lineRule="auto"/>
        <w:rPr>
          <w:rFonts w:ascii="Arial" w:cs="Arial" w:eastAsia="Arial" w:hAnsi="Arial"/>
          <w:highlight w:val="yellow"/>
        </w:rPr>
      </w:pPr>
      <w:hyperlink r:id="rId6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6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44">
      <w:pPr>
        <w:spacing w:after="40" w:before="40" w:lineRule="auto"/>
        <w:rPr>
          <w:rFonts w:ascii="Arial" w:cs="Arial" w:eastAsia="Arial" w:hAnsi="Arial"/>
          <w:highlight w:val="yellow"/>
        </w:rPr>
      </w:pPr>
      <w:hyperlink r:id="rId6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4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7">
      <w:pPr>
        <w:pStyle w:val="Heading2"/>
        <w:spacing w:after="120" w:before="240" w:lineRule="auto"/>
        <w:ind w:left="720" w:hanging="360"/>
        <w:rPr/>
      </w:pPr>
      <w:bookmarkStart w:colFirst="0" w:colLast="0" w:name="_heading=h.2pjpzxrro3v8" w:id="257"/>
      <w:bookmarkEnd w:id="257"/>
      <w:r w:rsidDel="00000000" w:rsidR="00000000" w:rsidRPr="00000000">
        <w:rPr>
          <w:rtl w:val="0"/>
        </w:rPr>
        <w:t xml:space="preserve">A.1 Normative References</w:t>
      </w:r>
    </w:p>
    <w:p w:rsidR="00000000" w:rsidDel="00000000" w:rsidP="00000000" w:rsidRDefault="00000000" w:rsidRPr="00000000" w14:paraId="00001548">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4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4B">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69">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4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4D">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7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4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1">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52">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53">
      <w:pPr>
        <w:rPr>
          <w:rFonts w:ascii="Arial" w:cs="Arial" w:eastAsia="Arial" w:hAnsi="Arial"/>
          <w:color w:val="0000ee"/>
        </w:rPr>
      </w:pPr>
      <w:hyperlink r:id="rId71">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54">
      <w:pPr>
        <w:rPr>
          <w:rFonts w:ascii="Arial" w:cs="Arial" w:eastAsia="Arial" w:hAnsi="Arial"/>
        </w:rPr>
      </w:pPr>
      <w:r w:rsidDel="00000000" w:rsidR="00000000" w:rsidRPr="00000000">
        <w:rPr>
          <w:rtl w:val="0"/>
        </w:rPr>
      </w:r>
    </w:p>
    <w:bookmarkStart w:colFirst="0" w:colLast="0" w:name="bookmark=kix.32y02sm2iqny" w:id="258"/>
    <w:bookmarkEnd w:id="258"/>
    <w:p w:rsidR="00000000" w:rsidDel="00000000" w:rsidP="00000000" w:rsidRDefault="00000000" w:rsidRPr="00000000" w14:paraId="00001555">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56">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57">
      <w:pPr>
        <w:rPr>
          <w:rFonts w:ascii="Arial" w:cs="Arial" w:eastAsia="Arial" w:hAnsi="Arial"/>
        </w:rPr>
      </w:pPr>
      <w:hyperlink r:id="rId72">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58">
      <w:pPr>
        <w:rPr>
          <w:rFonts w:ascii="Arial" w:cs="Arial" w:eastAsia="Arial" w:hAnsi="Arial"/>
        </w:rPr>
      </w:pPr>
      <w:r w:rsidDel="00000000" w:rsidR="00000000" w:rsidRPr="00000000">
        <w:rPr>
          <w:rtl w:val="0"/>
        </w:rPr>
      </w:r>
    </w:p>
    <w:bookmarkStart w:colFirst="0" w:colLast="0" w:name="bookmark=kix.51xi25h5vzte" w:id="259"/>
    <w:bookmarkEnd w:id="259"/>
    <w:p w:rsidR="00000000" w:rsidDel="00000000" w:rsidP="00000000" w:rsidRDefault="00000000" w:rsidRPr="00000000" w14:paraId="00001559">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5A">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5B">
      <w:pPr>
        <w:rPr>
          <w:rFonts w:ascii="Arial" w:cs="Arial" w:eastAsia="Arial" w:hAnsi="Arial"/>
        </w:rPr>
      </w:pPr>
      <w:hyperlink r:id="rId73">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5C">
      <w:pPr>
        <w:rPr>
          <w:rFonts w:ascii="Arial" w:cs="Arial" w:eastAsia="Arial" w:hAnsi="Arial"/>
        </w:rPr>
      </w:pPr>
      <w:r w:rsidDel="00000000" w:rsidR="00000000" w:rsidRPr="00000000">
        <w:rPr>
          <w:rtl w:val="0"/>
        </w:rPr>
      </w:r>
    </w:p>
    <w:bookmarkStart w:colFirst="0" w:colLast="0" w:name="bookmark=kix.sm86r7ecajs3" w:id="260"/>
    <w:bookmarkEnd w:id="260"/>
    <w:p w:rsidR="00000000" w:rsidDel="00000000" w:rsidP="00000000" w:rsidRDefault="00000000" w:rsidRPr="00000000" w14:paraId="0000155D">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5F">
      <w:pPr>
        <w:rPr>
          <w:rFonts w:ascii="Arial" w:cs="Arial" w:eastAsia="Arial" w:hAnsi="Arial"/>
          <w:color w:val="0000ee"/>
        </w:rPr>
      </w:pPr>
      <w:hyperlink r:id="rId74">
        <w:r w:rsidDel="00000000" w:rsidR="00000000" w:rsidRPr="00000000">
          <w:rPr>
            <w:rFonts w:ascii="Arial" w:cs="Arial" w:eastAsia="Arial" w:hAnsi="Arial"/>
            <w:color w:val="0000ee"/>
            <w:rtl w:val="0"/>
          </w:rPr>
          <w:t xml:space="preserve">http://www.unicode.org/versions/latest/</w:t>
        </w:r>
      </w:hyperlink>
      <w:r w:rsidDel="00000000" w:rsidR="00000000" w:rsidRPr="00000000">
        <w:rPr>
          <w:rtl w:val="0"/>
        </w:rPr>
      </w:r>
    </w:p>
    <w:p w:rsidR="00000000" w:rsidDel="00000000" w:rsidP="00000000" w:rsidRDefault="00000000" w:rsidRPr="00000000" w14:paraId="00001560">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2">
      <w:pPr>
        <w:pStyle w:val="Heading2"/>
        <w:spacing w:after="120" w:before="240" w:lineRule="auto"/>
        <w:ind w:left="720" w:hanging="360"/>
        <w:rPr/>
      </w:pPr>
      <w:bookmarkStart w:colFirst="0" w:colLast="0" w:name="_heading=h.wmz8ensz9jqs" w:id="261"/>
      <w:bookmarkEnd w:id="261"/>
      <w:r w:rsidDel="00000000" w:rsidR="00000000" w:rsidRPr="00000000">
        <w:rPr>
          <w:rtl w:val="0"/>
        </w:rPr>
        <w:t xml:space="preserve">A.2 Informative References</w:t>
      </w:r>
    </w:p>
    <w:p w:rsidR="00000000" w:rsidDel="00000000" w:rsidP="00000000" w:rsidRDefault="00000000" w:rsidRPr="00000000" w14:paraId="00001563">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64">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66">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75">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6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6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69">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6A">
      <w:pPr>
        <w:pStyle w:val="Heading1"/>
        <w:spacing w:after="360" w:before="360" w:lineRule="auto"/>
        <w:ind w:left="720" w:hanging="360"/>
        <w:rPr/>
      </w:pPr>
      <w:bookmarkStart w:colFirst="0" w:colLast="0" w:name="_heading=h.55r6c0xsdoov" w:id="262"/>
      <w:bookmarkEnd w:id="262"/>
      <w:r w:rsidDel="00000000" w:rsidR="00000000" w:rsidRPr="00000000">
        <w:rPr>
          <w:rtl w:val="0"/>
        </w:rPr>
        <w:t xml:space="preserve">Appendix B. Security and Privacy Considerations</w:t>
      </w:r>
    </w:p>
    <w:p w:rsidR="00000000" w:rsidDel="00000000" w:rsidP="00000000" w:rsidRDefault="00000000" w:rsidRPr="00000000" w14:paraId="0000156B">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56C">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56D">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56E">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56F">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570">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571">
      <w:pPr>
        <w:rPr>
          <w:rFonts w:ascii="Arial" w:cs="Arial" w:eastAsia="Arial" w:hAnsi="Arial"/>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573">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74">
      <w:pPr>
        <w:keepNext w:val="1"/>
        <w:spacing w:after="120" w:before="240" w:lineRule="auto"/>
        <w:ind w:left="864"/>
        <w:rPr>
          <w:rFonts w:ascii="Arial" w:cs="Arial" w:eastAsia="Arial" w:hAnsi="Arial"/>
          <w:b w:val="1"/>
          <w:color w:val="446caa"/>
        </w:rPr>
      </w:pPr>
      <w:bookmarkStart w:colFirst="0" w:colLast="0" w:name="_heading=h.452snld" w:id="263"/>
      <w:bookmarkEnd w:id="263"/>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75">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76">
      <w:pPr>
        <w:rPr>
          <w:rFonts w:ascii="Arial" w:cs="Arial" w:eastAsia="Arial" w:hAnsi="Arial"/>
        </w:rPr>
      </w:pPr>
      <w:r w:rsidDel="00000000" w:rsidR="00000000" w:rsidRPr="00000000">
        <w:rPr>
          <w:rtl w:val="0"/>
        </w:rPr>
      </w:r>
    </w:p>
    <w:p w:rsidR="00000000" w:rsidDel="00000000" w:rsidP="00000000" w:rsidRDefault="00000000" w:rsidRPr="00000000" w14:paraId="000015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7C">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7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7E">
      <w:pPr>
        <w:pStyle w:val="Heading1"/>
        <w:spacing w:after="360" w:before="360" w:lineRule="auto"/>
        <w:ind w:left="720" w:hanging="360"/>
        <w:rPr/>
      </w:pPr>
      <w:bookmarkStart w:colFirst="0" w:colLast="0" w:name="_heading=h.bc8w7ov5oli4" w:id="264"/>
      <w:bookmarkEnd w:id="264"/>
      <w:r w:rsidDel="00000000" w:rsidR="00000000" w:rsidRPr="00000000">
        <w:rPr>
          <w:rtl w:val="0"/>
        </w:rPr>
        <w:t xml:space="preserve">Appendix C. Acknowledgments</w:t>
      </w:r>
    </w:p>
    <w:p w:rsidR="00000000" w:rsidDel="00000000" w:rsidP="00000000" w:rsidRDefault="00000000" w:rsidRPr="00000000" w14:paraId="0000157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80">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81">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8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3">
      <w:pPr>
        <w:pStyle w:val="Heading2"/>
        <w:spacing w:after="120" w:before="240" w:lineRule="auto"/>
        <w:ind w:left="720" w:hanging="360"/>
        <w:rPr/>
      </w:pPr>
      <w:bookmarkStart w:colFirst="0" w:colLast="0" w:name="_heading=h.glow6i83isd5" w:id="265"/>
      <w:bookmarkEnd w:id="265"/>
      <w:r w:rsidDel="00000000" w:rsidR="00000000" w:rsidRPr="00000000">
        <w:rPr>
          <w:rtl w:val="0"/>
        </w:rPr>
        <w:t xml:space="preserve">C</w:t>
      </w:r>
      <w:r w:rsidDel="00000000" w:rsidR="00000000" w:rsidRPr="00000000">
        <w:rPr>
          <w:rtl w:val="0"/>
        </w:rPr>
        <w:t xml:space="preserve">.1 Special Thanks</w:t>
      </w:r>
    </w:p>
    <w:p w:rsidR="00000000" w:rsidDel="00000000" w:rsidP="00000000" w:rsidRDefault="00000000" w:rsidRPr="00000000" w14:paraId="00001584">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85">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86">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7">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88">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89">
      <w:pPr>
        <w:pStyle w:val="Heading2"/>
        <w:spacing w:after="120" w:before="240" w:lineRule="auto"/>
        <w:ind w:left="720" w:hanging="360"/>
        <w:rPr/>
      </w:pPr>
      <w:bookmarkStart w:colFirst="0" w:colLast="0" w:name="_heading=h.tdeowwajj1wf" w:id="266"/>
      <w:bookmarkEnd w:id="266"/>
      <w:r w:rsidDel="00000000" w:rsidR="00000000" w:rsidRPr="00000000">
        <w:rPr>
          <w:rtl w:val="0"/>
        </w:rPr>
        <w:t xml:space="preserve">C</w:t>
      </w:r>
      <w:r w:rsidDel="00000000" w:rsidR="00000000" w:rsidRPr="00000000">
        <w:rPr>
          <w:rtl w:val="0"/>
        </w:rPr>
        <w:t xml:space="preserve">.2 Participants</w:t>
      </w:r>
    </w:p>
    <w:p w:rsidR="00000000" w:rsidDel="00000000" w:rsidP="00000000" w:rsidRDefault="00000000" w:rsidRPr="00000000" w14:paraId="0000158A">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8B">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8C">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8D">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8F">
      <w:pPr>
        <w:pStyle w:val="Heading1"/>
        <w:spacing w:after="360" w:before="360" w:lineRule="auto"/>
        <w:ind w:left="90" w:firstLine="0"/>
        <w:rPr>
          <w:rFonts w:ascii="Arial" w:cs="Arial" w:eastAsia="Arial" w:hAnsi="Arial"/>
          <w:highlight w:val="yellow"/>
        </w:rPr>
      </w:pPr>
      <w:bookmarkStart w:colFirst="0" w:colLast="0" w:name="_heading=h.ewpzaw2f211a" w:id="267"/>
      <w:bookmarkEnd w:id="267"/>
      <w:r w:rsidDel="00000000" w:rsidR="00000000" w:rsidRPr="00000000">
        <w:rPr>
          <w:rFonts w:ascii="Arial" w:cs="Arial" w:eastAsia="Arial" w:hAnsi="Arial"/>
          <w:highlight w:val="yellow"/>
          <w:rtl w:val="0"/>
        </w:rPr>
        <w:t xml:space="preserve">Appendix D. Revision History</w:t>
      </w:r>
    </w:p>
    <w:p w:rsidR="00000000" w:rsidDel="00000000" w:rsidP="00000000" w:rsidRDefault="00000000" w:rsidRPr="00000000" w14:paraId="00001590">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91">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92">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60"/>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3">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6">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7">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8">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A">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B">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C">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9E">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9F">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A0">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1">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2">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4">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5">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6">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8">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9">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A">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C">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D">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E">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0">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1">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2">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4">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5">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8">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9">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C">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D">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BF">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0">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1">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4">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5">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6">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8">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9">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C">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E">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CF">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0">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1">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2">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4">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5">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6">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8">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9">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A">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B">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C">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D">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E">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0">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1">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2">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4">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5">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8">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5E9">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5EA">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5EB">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5EC">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5ED">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5EE">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5EF">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3">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5F4">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5F5">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5F6">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5F7">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5F8">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5F9">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D">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5FE">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5FF">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00">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01">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02">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03">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4">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5">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7">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08">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09">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0A">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0B">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0C">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0D">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1">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12">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13">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inforlmation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4">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5">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7">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OOB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8">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B">
            <w:pPr>
              <w:rPr>
                <w:rFonts w:ascii="Arial" w:cs="Arial" w:eastAsia="Arial" w:hAnsi="Arial"/>
                <w:highlight w:val="yellow"/>
              </w:rPr>
            </w:pPr>
            <w:r w:rsidDel="00000000" w:rsidR="00000000" w:rsidRPr="00000000">
              <w:rPr>
                <w:rFonts w:ascii="Arial" w:cs="Arial" w:eastAsia="Arial" w:hAnsi="Arial"/>
                <w:highlight w:val="yellow"/>
                <w:rtl w:val="0"/>
              </w:rPr>
              <w:t xml:space="preserve">Network&amp;Trasport Layer chapter updated to define the impact of lower layers features on the MQTT-SN protocol.</w:t>
            </w:r>
          </w:p>
          <w:p w:rsidR="00000000" w:rsidDel="00000000" w:rsidP="00000000" w:rsidRDefault="00000000" w:rsidRPr="00000000" w14:paraId="0000161C">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sdt>
        <w:sdtPr>
          <w:tag w:val="goog_rdk_431"/>
        </w:sdtPr>
        <w:sdtContent>
          <w:tr>
            <w:trPr>
              <w:cantSplit w:val="0"/>
              <w:tblHeader w:val="0"/>
              <w:ins w:author="Stefan Hagen" w:id="115" w:date="2023-12-14T22:14:36Z"/>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sdt>
                <w:sdtPr>
                  <w:tag w:val="goog_rdk_433"/>
                </w:sdtPr>
                <w:sdtContent>
                  <w:p w:rsidR="00000000" w:rsidDel="00000000" w:rsidP="00000000" w:rsidRDefault="00000000" w:rsidRPr="00000000" w14:paraId="0000161D">
                    <w:pPr>
                      <w:rPr>
                        <w:ins w:author="Stefan Hagen" w:id="115" w:date="2023-12-14T22:14:36Z"/>
                        <w:rFonts w:ascii="Arial" w:cs="Arial" w:eastAsia="Arial" w:hAnsi="Arial"/>
                        <w:highlight w:val="yellow"/>
                      </w:rPr>
                    </w:pPr>
                    <w:sdt>
                      <w:sdtPr>
                        <w:tag w:val="goog_rdk_432"/>
                      </w:sdtPr>
                      <w:sdtContent>
                        <w:ins w:author="Stefan Hagen" w:id="115" w:date="2023-12-14T22:14:36Z">
                          <w:r w:rsidDel="00000000" w:rsidR="00000000" w:rsidRPr="00000000">
                            <w:rPr>
                              <w:rFonts w:ascii="Arial" w:cs="Arial" w:eastAsia="Arial" w:hAnsi="Arial"/>
                              <w:highlight w:val="yellow"/>
                              <w:rtl w:val="0"/>
                            </w:rPr>
                            <w:t xml:space="preserve">WD-28</w:t>
                          </w:r>
                        </w:ins>
                      </w:sdtContent>
                    </w:sdt>
                  </w:p>
                </w:sdtContent>
              </w:sdt>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sdt>
                <w:sdtPr>
                  <w:tag w:val="goog_rdk_435"/>
                </w:sdtPr>
                <w:sdtContent>
                  <w:p w:rsidR="00000000" w:rsidDel="00000000" w:rsidP="00000000" w:rsidRDefault="00000000" w:rsidRPr="00000000" w14:paraId="0000161E">
                    <w:pPr>
                      <w:rPr>
                        <w:ins w:author="Stefan Hagen" w:id="115" w:date="2023-12-14T22:14:36Z"/>
                        <w:rFonts w:ascii="Arial" w:cs="Arial" w:eastAsia="Arial" w:hAnsi="Arial"/>
                        <w:highlight w:val="yellow"/>
                      </w:rPr>
                    </w:pPr>
                    <w:sdt>
                      <w:sdtPr>
                        <w:tag w:val="goog_rdk_434"/>
                      </w:sdtPr>
                      <w:sdtContent>
                        <w:ins w:author="Stefan Hagen" w:id="115" w:date="2023-12-14T22:14:36Z">
                          <w:r w:rsidDel="00000000" w:rsidR="00000000" w:rsidRPr="00000000">
                            <w:rPr>
                              <w:rFonts w:ascii="Arial" w:cs="Arial" w:eastAsia="Arial" w:hAnsi="Arial"/>
                              <w:highlight w:val="yellow"/>
                              <w:rtl w:val="0"/>
                            </w:rPr>
                            <w:t xml:space="preserve">December 2023</w:t>
                          </w:r>
                        </w:ins>
                      </w:sdtContent>
                    </w:sdt>
                  </w:p>
                </w:sdtContent>
              </w:sdt>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sdt>
                <w:sdtPr>
                  <w:tag w:val="goog_rdk_437"/>
                </w:sdtPr>
                <w:sdtContent>
                  <w:p w:rsidR="00000000" w:rsidDel="00000000" w:rsidP="00000000" w:rsidRDefault="00000000" w:rsidRPr="00000000" w14:paraId="0000161F">
                    <w:pPr>
                      <w:rPr>
                        <w:ins w:author="Stefan Hagen" w:id="115" w:date="2023-12-14T22:14:36Z"/>
                        <w:rFonts w:ascii="Arial" w:cs="Arial" w:eastAsia="Arial" w:hAnsi="Arial"/>
                        <w:highlight w:val="yellow"/>
                      </w:rPr>
                    </w:pPr>
                    <w:sdt>
                      <w:sdtPr>
                        <w:tag w:val="goog_rdk_436"/>
                      </w:sdtPr>
                      <w:sdtContent>
                        <w:ins w:author="Stefan Hagen" w:id="115" w:date="2023-12-14T22:14:36Z">
                          <w:r w:rsidDel="00000000" w:rsidR="00000000" w:rsidRPr="00000000">
                            <w:rPr>
                              <w:rFonts w:ascii="Arial" w:cs="Arial" w:eastAsia="Arial" w:hAnsi="Arial"/>
                              <w:highlight w:val="yellow"/>
                              <w:rtl w:val="0"/>
                            </w:rPr>
                            <w:t xml:space="preserve">[Davide Lenzarini, Stefan Hagen]</w:t>
                          </w:r>
                          <w:r w:rsidDel="00000000" w:rsidR="00000000" w:rsidRPr="00000000">
                            <w:rPr>
                              <w:rtl w:val="0"/>
                            </w:rPr>
                          </w:r>
                        </w:ins>
                      </w:sdtContent>
                    </w:sdt>
                  </w:p>
                </w:sdtContent>
              </w:sdt>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sdt>
                <w:sdtPr>
                  <w:tag w:val="goog_rdk_439"/>
                </w:sdtPr>
                <w:sdtContent>
                  <w:p w:rsidR="00000000" w:rsidDel="00000000" w:rsidP="00000000" w:rsidRDefault="00000000" w:rsidRPr="00000000" w14:paraId="00001620">
                    <w:pPr>
                      <w:rPr>
                        <w:ins w:author="Stefan Hagen" w:id="115" w:date="2023-12-14T22:14:36Z"/>
                        <w:rFonts w:ascii="Arial" w:cs="Arial" w:eastAsia="Arial" w:hAnsi="Arial"/>
                        <w:highlight w:val="yellow"/>
                      </w:rPr>
                    </w:pPr>
                    <w:sdt>
                      <w:sdtPr>
                        <w:tag w:val="goog_rdk_438"/>
                      </w:sdtPr>
                      <w:sdtContent>
                        <w:ins w:author="Stefan Hagen" w:id="115" w:date="2023-12-14T22:14:36Z">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r w:rsidDel="00000000" w:rsidR="00000000" w:rsidRPr="00000000">
                            <w:rPr>
                              <w:rtl w:val="0"/>
                            </w:rPr>
                          </w:r>
                        </w:ins>
                      </w:sdtContent>
                    </w:sdt>
                  </w:p>
                </w:sdtContent>
              </w:sdt>
            </w:tc>
          </w:tr>
        </w:sdtContent>
      </w:sdt>
    </w:tbl>
    <w:p w:rsidR="00000000" w:rsidDel="00000000" w:rsidP="00000000" w:rsidRDefault="00000000" w:rsidRPr="00000000" w14:paraId="00001621">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22">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68"/>
      <w:bookmarkEnd w:id="268"/>
      <w:r w:rsidDel="00000000" w:rsidR="00000000" w:rsidRPr="00000000">
        <w:rPr>
          <w:rtl w:val="0"/>
        </w:rPr>
      </w:r>
    </w:p>
    <w:p w:rsidR="00000000" w:rsidDel="00000000" w:rsidP="00000000" w:rsidRDefault="00000000" w:rsidRPr="00000000" w14:paraId="00001623">
      <w:pPr>
        <w:pStyle w:val="Heading1"/>
        <w:keepNext w:val="1"/>
        <w:pBdr>
          <w:top w:color="808080" w:space="6" w:sz="4" w:val="single"/>
        </w:pBdr>
        <w:spacing w:after="120" w:before="480" w:lineRule="auto"/>
        <w:rPr>
          <w:vertAlign w:val="baseline"/>
        </w:rPr>
      </w:pPr>
      <w:bookmarkStart w:colFirst="0" w:colLast="0" w:name="_heading=h.3jd0qos" w:id="269"/>
      <w:bookmarkEnd w:id="269"/>
      <w:r w:rsidDel="00000000" w:rsidR="00000000" w:rsidRPr="00000000">
        <w:rPr>
          <w:rFonts w:ascii="Arial" w:cs="Arial" w:eastAsia="Arial" w:hAnsi="Arial"/>
          <w:b w:val="1"/>
          <w:color w:val="446caa"/>
          <w:sz w:val="36"/>
          <w:szCs w:val="36"/>
          <w:rtl w:val="0"/>
        </w:rPr>
        <w:t xml:space="preserve">Appendix E. </w:t>
      </w:r>
      <w:r w:rsidDel="00000000" w:rsidR="00000000" w:rsidRPr="00000000">
        <w:rPr>
          <w:vertAlign w:val="baseline"/>
          <w:rtl w:val="0"/>
        </w:rPr>
        <w:t xml:space="preserve">Implementation Notes</w:t>
      </w:r>
    </w:p>
    <w:p w:rsidR="00000000" w:rsidDel="00000000" w:rsidP="00000000" w:rsidRDefault="00000000" w:rsidRPr="00000000" w14:paraId="00001624">
      <w:pPr>
        <w:pStyle w:val="Heading2"/>
        <w:ind w:left="-90" w:firstLine="0"/>
        <w:rPr>
          <w:vertAlign w:val="baseline"/>
        </w:rPr>
      </w:pPr>
      <w:bookmarkStart w:colFirst="0" w:colLast="0" w:name="_heading=h.1yib0wl" w:id="270"/>
      <w:bookmarkEnd w:id="270"/>
      <w:r w:rsidDel="00000000" w:rsidR="00000000" w:rsidRPr="00000000">
        <w:rPr>
          <w:rtl w:val="0"/>
        </w:rPr>
        <w:t xml:space="preserve"> E.1 </w:t>
      </w:r>
      <w:r w:rsidDel="00000000" w:rsidR="00000000" w:rsidRPr="00000000">
        <w:rPr>
          <w:vertAlign w:val="baseline"/>
          <w:rtl w:val="0"/>
        </w:rPr>
        <w:t xml:space="preserve">Support of QoS Level -1 and OUT OF BAND</w:t>
      </w:r>
    </w:p>
    <w:p w:rsidR="00000000" w:rsidDel="00000000" w:rsidP="00000000" w:rsidRDefault="00000000" w:rsidRPr="00000000" w14:paraId="00001625">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packets with QoS level -1 and OUT OF BAND could be sent at any time by clients (even with no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rtl w:val="0"/>
        </w:rPr>
        <w:t xml:space="preserve">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26">
      <w:pPr>
        <w:pStyle w:val="Heading2"/>
        <w:ind w:left="-90" w:firstLine="0"/>
        <w:rPr>
          <w:vertAlign w:val="baseline"/>
        </w:rPr>
      </w:pPr>
      <w:bookmarkStart w:colFirst="0" w:colLast="0" w:name="_heading=h.4ihyjke" w:id="271"/>
      <w:bookmarkEnd w:id="271"/>
      <w:r w:rsidDel="00000000" w:rsidR="00000000" w:rsidRPr="00000000">
        <w:rPr>
          <w:rtl w:val="0"/>
        </w:rPr>
        <w:t xml:space="preserve">E.2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2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628">
      <w:pPr>
        <w:spacing w:after="9" w:lineRule="auto"/>
        <w:ind w:left="-5" w:right="4" w:firstLine="0"/>
        <w:rPr>
          <w:rFonts w:ascii="Arial" w:cs="Arial" w:eastAsia="Arial" w:hAnsi="Arial"/>
        </w:rPr>
      </w:pPr>
      <w:r w:rsidDel="00000000" w:rsidR="00000000" w:rsidRPr="00000000">
        <w:rPr>
          <w:rtl w:val="0"/>
        </w:rPr>
      </w:r>
    </w:p>
    <w:tbl>
      <w:tblPr>
        <w:tblStyle w:val="Table61"/>
        <w:tblW w:w="8295.0" w:type="dxa"/>
        <w:jc w:val="left"/>
        <w:tblInd w:w="318.9999999999998" w:type="dxa"/>
        <w:tblLayout w:type="fixed"/>
        <w:tblLook w:val="0400"/>
      </w:tblPr>
      <w:tblGrid>
        <w:gridCol w:w="1755"/>
        <w:gridCol w:w="6540"/>
        <w:tblGridChange w:id="0">
          <w:tblGrid>
            <w:gridCol w:w="1755"/>
            <w:gridCol w:w="6540"/>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9">
            <w:pPr>
              <w:spacing w:after="0" w:line="259" w:lineRule="auto"/>
              <w:ind w:right="4"/>
              <w:rPr>
                <w:rFonts w:ascii="Arial" w:cs="Arial" w:eastAsia="Arial" w:hAnsi="Arial"/>
              </w:rPr>
            </w:pPr>
            <w:r w:rsidDel="00000000" w:rsidR="00000000" w:rsidRPr="00000000">
              <w:rPr>
                <w:rFonts w:ascii="Arial" w:cs="Arial" w:eastAsia="Arial" w:hAnsi="Arial"/>
                <w:rtl w:val="0"/>
              </w:rPr>
              <w:t xml:space="preserve">Timer/Counter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A">
            <w:pPr>
              <w:spacing w:after="0" w:line="259" w:lineRule="auto"/>
              <w:ind w:right="4"/>
              <w:rPr>
                <w:rFonts w:ascii="Arial" w:cs="Arial" w:eastAsia="Arial" w:hAnsi="Arial"/>
              </w:rPr>
            </w:pPr>
            <w:sdt>
              <w:sdtPr>
                <w:tag w:val="goog_rdk_440"/>
              </w:sdtPr>
              <w:sdtContent>
                <w:commentRangeStart w:id="138"/>
              </w:sdtContent>
            </w:sdt>
            <w:r w:rsidDel="00000000" w:rsidR="00000000" w:rsidRPr="00000000">
              <w:rPr>
                <w:rFonts w:ascii="Arial" w:cs="Arial" w:eastAsia="Arial" w:hAnsi="Arial"/>
                <w:rtl w:val="0"/>
              </w:rPr>
              <w:t xml:space="preserve">Recommended value</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B">
            <w:pPr>
              <w:spacing w:after="0" w:line="259" w:lineRule="auto"/>
              <w:ind w:right="4"/>
              <w:rPr>
                <w:rFonts w:ascii="Arial" w:cs="Arial" w:eastAsia="Arial" w:hAnsi="Arial"/>
              </w:rPr>
            </w:pPr>
            <w:commentRangeEnd w:id="138"/>
            <w:r w:rsidDel="00000000" w:rsidR="00000000" w:rsidRPr="00000000">
              <w:commentReference w:id="138"/>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C">
            <w:pPr>
              <w:spacing w:after="0" w:line="259" w:lineRule="auto"/>
              <w:ind w:right="4"/>
              <w:rPr>
                <w:rFonts w:ascii="Arial" w:cs="Arial" w:eastAsia="Arial" w:hAnsi="Arial"/>
              </w:rPr>
            </w:pPr>
            <w:r w:rsidDel="00000000" w:rsidR="00000000" w:rsidRPr="00000000">
              <w:rPr>
                <w:rFonts w:ascii="Arial" w:cs="Arial" w:eastAsia="Arial" w:hAnsi="Arial"/>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D">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sz w:val="14"/>
                <w:szCs w:val="14"/>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E">
            <w:pPr>
              <w:spacing w:after="0" w:line="259" w:lineRule="auto"/>
              <w:ind w:right="4"/>
              <w:rPr>
                <w:rFonts w:ascii="Arial" w:cs="Arial" w:eastAsia="Arial" w:hAnsi="Arial"/>
              </w:rPr>
            </w:pPr>
            <w:r w:rsidDel="00000000" w:rsidR="00000000" w:rsidRPr="00000000">
              <w:rPr>
                <w:rFonts w:ascii="Arial" w:cs="Arial" w:eastAsia="Arial" w:hAnsi="Arial"/>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2F">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0">
            <w:pPr>
              <w:spacing w:after="0" w:line="259" w:lineRule="auto"/>
              <w:ind w:right="4"/>
              <w:rPr>
                <w:rFonts w:ascii="Arial" w:cs="Arial" w:eastAsia="Arial" w:hAnsi="Arial"/>
              </w:rPr>
            </w:pPr>
            <w:r w:rsidDel="00000000" w:rsidR="00000000" w:rsidRPr="00000000">
              <w:rPr>
                <w:rFonts w:ascii="Arial" w:cs="Arial" w:eastAsia="Arial" w:hAnsi="Arial"/>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1">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2">
            <w:pPr>
              <w:spacing w:after="0" w:line="259" w:lineRule="auto"/>
              <w:ind w:right="4"/>
              <w:rPr>
                <w:rFonts w:ascii="Arial" w:cs="Arial" w:eastAsia="Arial" w:hAnsi="Arial"/>
              </w:rPr>
            </w:pPr>
            <w:r w:rsidDel="00000000" w:rsidR="00000000" w:rsidRPr="00000000">
              <w:rPr>
                <w:rFonts w:ascii="Arial" w:cs="Arial" w:eastAsia="Arial" w:hAnsi="Arial"/>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3">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4">
            <w:pPr>
              <w:spacing w:after="0" w:line="259" w:lineRule="auto"/>
              <w:ind w:left="50" w:right="4" w:firstLine="0"/>
              <w:rPr>
                <w:rFonts w:ascii="Arial" w:cs="Arial" w:eastAsia="Arial" w:hAnsi="Arial"/>
              </w:rPr>
            </w:pPr>
            <w:r w:rsidDel="00000000" w:rsidR="00000000" w:rsidRPr="00000000">
              <w:rPr>
                <w:rFonts w:ascii="Arial" w:cs="Arial" w:eastAsia="Arial" w:hAnsi="Arial"/>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5">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sz w:val="14"/>
                <w:szCs w:val="14"/>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6">
            <w:pPr>
              <w:spacing w:after="0" w:line="259" w:lineRule="auto"/>
              <w:ind w:right="4"/>
              <w:rPr>
                <w:rFonts w:ascii="Arial" w:cs="Arial" w:eastAsia="Arial" w:hAnsi="Arial"/>
              </w:rPr>
            </w:pPr>
            <w:r w:rsidDel="00000000" w:rsidR="00000000" w:rsidRPr="00000000">
              <w:rPr>
                <w:rFonts w:ascii="Arial" w:cs="Arial" w:eastAsia="Arial" w:hAnsi="Arial"/>
                <w:rtl w:val="0"/>
              </w:rPr>
              <w:t xml:space="preserve">Implement B4 with a starting value of 1 second after an initial wait period of 5 seconds. So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7">
            <w:pPr>
              <w:spacing w:after="0" w:line="259" w:lineRule="auto"/>
              <w:ind w:right="4"/>
              <w:rPr>
                <w:rFonts w:ascii="Arial" w:cs="Arial" w:eastAsia="Arial" w:hAnsi="Arial"/>
              </w:rPr>
            </w:pP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sz w:val="14"/>
                <w:szCs w:val="14"/>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38">
            <w:pPr>
              <w:spacing w:after="0" w:line="259" w:lineRule="auto"/>
              <w:ind w:right="4"/>
              <w:rPr>
                <w:rFonts w:ascii="Arial" w:cs="Arial" w:eastAsia="Arial" w:hAnsi="Arial"/>
              </w:rPr>
            </w:pPr>
            <w:r w:rsidDel="00000000" w:rsidR="00000000" w:rsidRPr="00000000">
              <w:rPr>
                <w:rFonts w:ascii="Arial" w:cs="Arial" w:eastAsia="Arial" w:hAnsi="Arial"/>
                <w:rtl w:val="0"/>
              </w:rPr>
              <w:t xml:space="preserve">3 – 5</w:t>
            </w:r>
          </w:p>
        </w:tc>
      </w:tr>
    </w:tbl>
    <w:p w:rsidR="00000000" w:rsidDel="00000000" w:rsidP="00000000" w:rsidRDefault="00000000" w:rsidRPr="00000000" w14:paraId="00001639">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3A">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3B">
      <w:pPr>
        <w:pStyle w:val="Heading2"/>
        <w:ind w:left="-90" w:firstLine="0"/>
        <w:rPr>
          <w:vertAlign w:val="baseline"/>
        </w:rPr>
      </w:pPr>
      <w:bookmarkStart w:colFirst="0" w:colLast="0" w:name="_heading=h.2xn8ts7" w:id="272"/>
      <w:bookmarkEnd w:id="272"/>
      <w:r w:rsidDel="00000000" w:rsidR="00000000" w:rsidRPr="00000000">
        <w:rPr>
          <w:rtl w:val="0"/>
        </w:rPr>
        <w:t xml:space="preserve">E.3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3C">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3D">
      <w:pPr>
        <w:pStyle w:val="Heading2"/>
        <w:ind w:left="-90" w:firstLine="0"/>
        <w:rPr>
          <w:vertAlign w:val="baseline"/>
        </w:rPr>
      </w:pPr>
      <w:bookmarkStart w:colFirst="0" w:colLast="0" w:name="_heading=h.1csj400" w:id="273"/>
      <w:bookmarkEnd w:id="273"/>
      <w:r w:rsidDel="00000000" w:rsidR="00000000" w:rsidRPr="00000000">
        <w:rPr>
          <w:rtl w:val="0"/>
        </w:rPr>
        <w:t xml:space="preserve">E.4 </w:t>
      </w:r>
      <w:r w:rsidDel="00000000" w:rsidR="00000000" w:rsidRPr="00000000">
        <w:rPr>
          <w:vertAlign w:val="baseline"/>
          <w:rtl w:val="0"/>
        </w:rPr>
        <w:t xml:space="preserve">Exponential Backoff</w:t>
      </w:r>
    </w:p>
    <w:p w:rsidR="00000000" w:rsidDel="00000000" w:rsidP="00000000" w:rsidRDefault="00000000" w:rsidRPr="00000000" w14:paraId="0000163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3F">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4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41">
      <w:pPr>
        <w:numPr>
          <w:ilvl w:val="0"/>
          <w:numId w:val="15"/>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42">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43">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44">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45">
      <w:pPr>
        <w:numPr>
          <w:ilvl w:val="0"/>
          <w:numId w:val="1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w:t>
      </w:r>
      <w:sdt>
        <w:sdtPr>
          <w:tag w:val="goog_rdk_441"/>
        </w:sdtPr>
        <w:sdtContent>
          <w:commentRangeStart w:id="139"/>
        </w:sdtContent>
      </w:sdt>
      <w:r w:rsidDel="00000000" w:rsidR="00000000" w:rsidRPr="00000000">
        <w:rPr>
          <w:rFonts w:ascii="Arial" w:cs="Arial" w:eastAsia="Arial" w:hAnsi="Arial"/>
          <w:color w:val="333333"/>
          <w:rtl w:val="0"/>
        </w:rPr>
        <w:t xml:space="preserve">maximum backoff (max) time</w:t>
      </w:r>
      <w:commentRangeEnd w:id="139"/>
      <w:r w:rsidDel="00000000" w:rsidR="00000000" w:rsidRPr="00000000">
        <w:commentReference w:id="139"/>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46">
      <w:pPr>
        <w:numPr>
          <w:ilvl w:val="0"/>
          <w:numId w:val="15"/>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47">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4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w:t>
      </w:r>
      <w:r w:rsidDel="00000000" w:rsidR="00000000" w:rsidRPr="00000000">
        <w:rPr>
          <w:rFonts w:ascii="Arial" w:cs="Arial" w:eastAsia="Arial" w:hAnsi="Arial"/>
          <w:color w:val="333333"/>
          <w:rtl w:val="0"/>
        </w:rPr>
        <w:t xml:space="preserve">of random number</w:t>
      </w:r>
      <w:r w:rsidDel="00000000" w:rsidR="00000000" w:rsidRPr="00000000">
        <w:rPr>
          <w:rFonts w:ascii="Arial" w:cs="Arial" w:eastAsia="Arial" w:hAnsi="Arial"/>
          <w:color w:val="333333"/>
          <w:rtl w:val="0"/>
        </w:rPr>
        <w:t xml:space="preserve"> ran is recalculated after each retry. The random number (ran) should be no larger than the scaling factor (sf).</w:t>
      </w:r>
    </w:p>
    <w:p w:rsidR="00000000" w:rsidDel="00000000" w:rsidP="00000000" w:rsidRDefault="00000000" w:rsidRPr="00000000" w14:paraId="00001649">
      <w:pPr>
        <w:pStyle w:val="Heading1"/>
        <w:spacing w:after="360" w:before="360" w:lineRule="auto"/>
        <w:ind w:left="0" w:firstLine="0"/>
        <w:rPr/>
      </w:pPr>
      <w:bookmarkStart w:colFirst="0" w:colLast="0" w:name="_heading=h.sg1xgdru14ui" w:id="274"/>
      <w:bookmarkEnd w:id="274"/>
      <w:r w:rsidDel="00000000" w:rsidR="00000000" w:rsidRPr="00000000">
        <w:rPr>
          <w:rtl w:val="0"/>
        </w:rPr>
        <w:t xml:space="preserve">Appendix F. Notices</w:t>
      </w:r>
    </w:p>
    <w:p w:rsidR="00000000" w:rsidDel="00000000" w:rsidP="00000000" w:rsidRDefault="00000000" w:rsidRPr="00000000" w14:paraId="0000164A">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4B">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4C">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76">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77">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4D">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4E">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4F">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50">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51">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652">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653">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654">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78">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Please see </w:t>
      </w:r>
      <w:hyperlink r:id="rId79">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655">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656">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657">
      <w:pPr>
        <w:spacing w:after="352"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658">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0"/>
        </w:rPr>
      </w:pPr>
      <w:bookmarkStart w:colFirst="0" w:colLast="0" w:name="_heading=h.3ws6mnt" w:id="275"/>
      <w:bookmarkEnd w:id="275"/>
      <w:r w:rsidDel="00000000" w:rsidR="00000000" w:rsidRPr="00000000">
        <w:rPr>
          <w:rtl w:val="0"/>
        </w:rPr>
      </w:r>
    </w:p>
    <w:p w:rsidR="00000000" w:rsidDel="00000000" w:rsidP="00000000" w:rsidRDefault="00000000" w:rsidRPr="00000000" w14:paraId="00001659">
      <w:pPr>
        <w:rPr>
          <w:rFonts w:ascii="Arial" w:cs="Arial" w:eastAsia="Arial" w:hAnsi="Arial"/>
          <w:b w:val="0"/>
        </w:rPr>
      </w:pPr>
      <w:r w:rsidDel="00000000" w:rsidR="00000000" w:rsidRPr="00000000">
        <w:rPr>
          <w:rtl w:val="0"/>
        </w:rPr>
      </w:r>
    </w:p>
    <w:p w:rsidR="00000000" w:rsidDel="00000000" w:rsidP="00000000" w:rsidRDefault="00000000" w:rsidRPr="00000000" w14:paraId="0000165A">
      <w:pPr>
        <w:rPr>
          <w:rFonts w:ascii="Arial" w:cs="Arial" w:eastAsia="Arial" w:hAnsi="Arial"/>
          <w:b w:val="0"/>
        </w:rPr>
      </w:pPr>
      <w:r w:rsidDel="00000000" w:rsidR="00000000" w:rsidRPr="00000000">
        <w:rPr>
          <w:rtl w:val="0"/>
        </w:rPr>
      </w:r>
    </w:p>
    <w:p w:rsidR="00000000" w:rsidDel="00000000" w:rsidP="00000000" w:rsidRDefault="00000000" w:rsidRPr="00000000" w14:paraId="0000165B">
      <w:pPr>
        <w:rPr>
          <w:rFonts w:ascii="Arial" w:cs="Arial" w:eastAsia="Arial" w:hAnsi="Arial"/>
          <w:b w:val="0"/>
        </w:rPr>
      </w:pPr>
      <w:r w:rsidDel="00000000" w:rsidR="00000000" w:rsidRPr="00000000">
        <w:rPr>
          <w:rtl w:val="0"/>
        </w:rPr>
      </w:r>
    </w:p>
    <w:p w:rsidR="00000000" w:rsidDel="00000000" w:rsidP="00000000" w:rsidRDefault="00000000" w:rsidRPr="00000000" w14:paraId="0000165C">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vide.lenzarini@u-blox.com" w:id="124" w:date="2023-10-26T13:21:10Z">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56" w:date="2023-10-26T13:32:41Z">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78" w:date="2023-10-20T09:26:02Z">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79" w:date="2024-01-04T16:48:28Z">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74" w:date="2023-11-06T14:43:32Z">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75" w:date="2023-11-15T07:50:29Z">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Andrew Banks" w:id="76" w:date="2023-11-06T14:43:32Z">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both of these constant for the duration of the Virtual Connection?</w:t>
      </w:r>
    </w:p>
  </w:comment>
  <w:comment w:author="davide.lenzarini@u-blox.com" w:id="77" w:date="2023-11-15T07:50:29Z">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Protection packet can be sent also if a virtual connection has not been established (for instance if a publish OOB or QoS-1 is included). As explained in 1.1.21.5 the senderid can be derived from the Client Identifier or from a device unique identifier.</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 has to be changed for each Protection packet created. I added a little sentence to clarify it</w:t>
      </w:r>
    </w:p>
  </w:comment>
  <w:comment w:author="davide.lenzarini@u-blox.com" w:id="122" w:date="2023-10-26T12:59:51Z">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 if a will topic or a will message was not previously defined? If it works normally this can be used as an alternative to the lost of WILLTOPICREQ and WILLMGSREQ</w:t>
      </w:r>
    </w:p>
  </w:comment>
  <w:comment w:author="davide.lenzarini@u-blox.com" w:id="31" w:date="2023-10-26T12:43:19Z">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Stefan Hagen" w:id="118" w:date="2023-12-14T22:42:15Z">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updated the diagram to not show any start state (the top "bullet" and arrow towards Disconnected state are gone.</w:t>
      </w:r>
    </w:p>
  </w:comment>
  <w:comment w:author="davide.lenzarini@u-blox.com" w:id="137" w:date="2023-10-26T12:54:02Z">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just add here an adaptation of the chapter 4.12 of the MQTT v5 specs?</w:t>
      </w:r>
    </w:p>
  </w:comment>
  <w:comment w:author="Andrew Banks" w:id="13" w:date="2023-11-13T10:24:13Z">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Presumably ADVERTISE, GWINFO and SEARCHGW must be written to the broadcast address only and it is a protocol error if they are written to a direct address. We should say in this part of the Spec that theory implementation is OPTIONAL.</w:t>
      </w:r>
    </w:p>
  </w:comment>
  <w:comment w:author="davide.lenzarini@u-blox.com" w:id="14" w:date="2023-11-29T19:21:28Z">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covered by https://issues.oasis-open.org/browse/MQTT-605</w:t>
      </w:r>
    </w:p>
  </w:comment>
  <w:comment w:author="Andrew Banks" w:id="126" w:date="2023-11-20T11:25:40Z">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must send only one retransmittable packet at a time other wise we might not preserve message order. The same goes for CONNECT, SUBSCRIBE and UNSUBSCRIBE packets, otherwise a subscribe might be received in the gateway before the connect has been processed or the order of subscribe and unsubscribe might be reversed.</w:t>
      </w:r>
    </w:p>
  </w:comment>
  <w:comment w:author="Stefan Hagen" w:id="54" w:date="2024-01-04T16:58:34Z">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subscription? Same above the list "after the subscribe" reads weird (either send/recv of a SUBSCRIBE packet or logical state of a subscription) - what do we want to say exactly here?</w:t>
      </w:r>
    </w:p>
  </w:comment>
  <w:comment w:author="davide.lenzarini@u-blox.com" w:id="30" w:date="2023-10-26T12:43:11Z">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Stefan Hagen" w:id="55" w:date="2024-01-04T16:56:00Z">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the reception of a SUBSCRIBE" instead?</w:t>
      </w:r>
    </w:p>
  </w:comment>
  <w:comment w:author="Andrew Banks" w:id="16" w:date="2023-10-20T12:15:56Z">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up a session" should be "create or continue a Session"</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Packet sent by a client MUST be a CONNEC T Packet. </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Client sends or receives a DISCONNECT Packet then the next Packet it sends MUST be a CONNECT Packet.</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NOT send a CONNECT Packet.</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Gateway receives a subsequent CONNECT Packet, it uses this in place of any previous one. Note that the subsequent CONNECT packet may have been sent prior to the previous one, so the values from the CONNECT Packet used by the Gateway may not by the latest ones sent by the Client.</w:t>
      </w:r>
    </w:p>
  </w:comment>
  <w:comment w:author="davide.lenzarini@u-blox.com" w:id="17" w:date="2023-10-26T12:26:14Z">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 can send as first packet a PUBLISH OUT OF BAND packet as it does not require a session in place, right?</w:t>
      </w:r>
    </w:p>
  </w:comment>
  <w:comment w:author="Stefan Hagen" w:id="45" w:date="2024-01-04T17:00:37Z">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Offering to rewrite such if-then expressions.</w:t>
      </w:r>
    </w:p>
  </w:comment>
  <w:comment w:author="davide.lenzarini@u-blox.com" w:id="116" w:date="2023-11-29T08:42:08Z">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flowchart TD</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A[Disconnect] --&gt;|CONNECT| B(Active)</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--&gt;|DISCONNECT| A</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--&gt;|DISCONNECT with session expiry interval &gt;0| C(Asleep)</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--&gt;|CONNECT| B</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--&gt;|TIMEOUT| D[Lost]</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--&gt;|PINGREQ| E[Awake]</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--&gt;|DISCONNECT| A</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--&gt;|CONNECT| B</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--&gt;|TIMEOUT| D</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--&gt;|PINGRESP| C</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--&gt;|TIMEOUT| D</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--&gt;|DISCONNECT| A</w:t>
      </w:r>
    </w:p>
  </w:comment>
  <w:comment w:author="Stefan Hagen" w:id="117" w:date="2023-12-08T16:00:50Z">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give it a try ...</w:t>
      </w:r>
    </w:p>
  </w:comment>
  <w:comment w:author="davide.lenzarini@u-blox.com" w:id="0" w:date="2023-12-08T14:05:17Z">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6" w:date="2023-12-14T18:23:02Z">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now a broken reference</w:t>
      </w:r>
    </w:p>
  </w:comment>
  <w:comment w:author="Stefan Hagen" w:id="136" w:date="2023-10-12T19:28:02Z">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Stefan Hagen" w:id="109" w:date="2023-10-12T19:20:15Z">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tefan Hagen" w:id="92" w:date="2024-01-04T16:43:19Z">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plural here intended?</w:t>
      </w:r>
    </w:p>
  </w:comment>
  <w:comment w:author="Stefan Hagen" w:id="91" w:date="2024-01-04T16:42:32Z">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consider replacing all these mentions of the protocol version of this spec with something like "this MQTT-SN version" to avoid having to change later in v3.0 or v2.1 and also to ease the memory registers of the readers.</w:t>
      </w:r>
    </w:p>
  </w:comment>
  <w:comment w:author="davide.lenzarini@u-blox.com" w:id="139" w:date="2023-10-05T18:10:12Z">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recommended maximum backoff time?</w:t>
      </w:r>
    </w:p>
  </w:comment>
  <w:comment w:author="Stefan Hagen" w:id="81" w:date="2023-11-16T16:45:21Z">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66" w:date="2024-01-04T16:52:29Z">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William Yang" w:id="93" w:date="2023-11-24T10:42:24Z">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do we need to mention latency here? how do we define low latency? sub second?</w:t>
      </w:r>
    </w:p>
  </w:comment>
  <w:comment w:author="Stefan Hagen" w:id="69" w:date="2024-01-04T16:50:19Z">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should we use "the" instead of "a" (...WILLMSGUPD packet)?</w:t>
      </w:r>
    </w:p>
  </w:comment>
  <w:comment w:author="Stefan Hagen" w:id="80" w:date="2023-11-16T16:44:45Z">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rewrite as Informative (anywhere we have non-normative)</w:t>
      </w:r>
    </w:p>
  </w:comment>
  <w:comment w:author="davide.lenzarini@u-blox.com" w:id="128" w:date="2023-11-16T16:39:02Z">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clearly indicate that the support for "broadcast" is optional</w:t>
      </w:r>
    </w:p>
  </w:comment>
  <w:comment w:author="davide.lenzarini@u-blox.com" w:id="138" w:date="2023-10-05T18:07:12Z">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36" w:date="2023-11-09T16:46:03Z">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didn't know that it can be sent in broadcast/multicast. Can we clearly state it in the document?</w:t>
      </w:r>
    </w:p>
  </w:comment>
  <w:comment w:author="Andrew Banks" w:id="37" w:date="2023-11-10T12:02:00Z">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add this to the list of Optional features in section 3.22  if it is optional.</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should the receiver do if the packet was received on something other than the Broadcast address?</w:t>
      </w:r>
    </w:p>
  </w:comment>
  <w:comment w:author="davide.lenzarini@u-blox.com" w:id="38" w:date="2023-11-15T07:54:45Z">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Publish MINUS-1 and the publish OOO can also be received with a normal destination address, right?</w:t>
      </w:r>
    </w:p>
  </w:comment>
  <w:comment w:author="Andrew Banks" w:id="39" w:date="2023-11-15T11:20:03Z">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we clarify what "Reference from 1.2" means? There is no section 1.2 in this document.</w:t>
      </w:r>
    </w:p>
  </w:comment>
  <w:comment w:author="davide.lenzarini@u-blox.com" w:id="40" w:date="2023-11-16T16:35:31Z">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Broadcast is a concept available in UDP but not on other transports like DTLS or non-Ip or QUIC. "broadcast" should be considered optional</w:t>
      </w:r>
    </w:p>
  </w:comment>
  <w:comment w:author="Andrew Banks" w:id="18" w:date="2023-10-20T12:31:39Z">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19" w:date="2023-11-02T14:57:14Z">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20" w:date="2023-11-03T14:17:50Z">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davide.lenzarini@u-blox.com" w:id="57" w:date="2023-10-26T13:33:52Z">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84" w:date="2023-10-12T14:55:18Z">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actually "terminating" per previous discussions</w:t>
      </w:r>
    </w:p>
  </w:comment>
  <w:comment w:author="Stefan Hagen" w:id="85" w:date="2023-10-12T19:04:59Z">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to align the language used between describing the components, client / server types. </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when we write "There are three kinds of ... components" we imply a usefulness in that statement (of classifying into three kinds). The subsequent "We can differentiate between three types of MQTT-SN server ..." reads comparatively wishy-washy. </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IMO we should embrace repetition instead of the journalist variatits (kind vs. type).</w:t>
      </w:r>
    </w:p>
  </w:comment>
  <w:comment w:author="Simon Johnson" w:id="86" w:date="2023-10-20T08:52:52Z">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we should be referring to Gateways / Brokers as servers IMHO. Lets discuss...</w:t>
      </w:r>
    </w:p>
  </w:comment>
  <w:comment w:author="Stefan Hagen" w:id="119" w:date="2023-10-12T19:24:12Z">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session expiration time the minimal or (I assume) the maximal time for retaining?</w:t>
      </w:r>
    </w:p>
  </w:comment>
  <w:comment w:author="davide.lenzarini@u-blox.com" w:id="120" w:date="2023-11-02T17:17:37Z">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say it is the maximal time for retaining</w:t>
      </w:r>
    </w:p>
  </w:comment>
  <w:comment w:author="davide.lenzarini@u-blox.com" w:id="52" w:date="2023-10-26T13:33:37Z">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davide.lenzarini@u-blox.com" w:id="46" w:date="2023-10-05T15:53:19Z">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clearly exclude the possibility that this message is replied back in case of error for PUBLISH QoS-1, right?</w:t>
      </w:r>
    </w:p>
  </w:comment>
  <w:comment w:author="Simon Johnson" w:id="47" w:date="2023-10-12T14:39:25Z">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added an exclusion statement, lets discuss on call</w:t>
      </w:r>
    </w:p>
  </w:comment>
  <w:comment w:author="davide.lenzarini@u-blox.com" w:id="123" w:date="2023-10-05T17:47:17Z">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davide.lenzarini@u-blox.com" w:id="67" w:date="2023-10-26T13:34:00Z">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68" w:date="2023-11-03T11:04:52Z">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on call, maybe aligned with the return code work</w:t>
      </w:r>
    </w:p>
  </w:comment>
  <w:comment w:author="davide.lenzarini@u-blox.com" w:id="130" w:date="2023-10-05T17:55:10Z">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2" w:date="2023-10-05T17:57:41Z">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davide.lenzarini@u-blox.com" w:id="34" w:date="2023-10-26T13:33:19Z">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davide.lenzarini@u-blox.com" w:id="11" w:date="2023-10-26T13:33:10Z">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Simon Johnson" w:id="12" w:date="2023-11-02T14:18:27Z">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Seems reasonable, but lets clarify on the call to fully understand. (need to be aware of predefined, short and normal alias')</w:t>
      </w:r>
    </w:p>
  </w:comment>
  <w:comment w:author="davide.lenzarini@u-blox.com" w:id="71" w:date="2023-10-05T15:57:55Z">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72" w:date="2023-10-20T08:48:53Z">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73" w:date="2023-10-20T11:31:25Z">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Stefan Hagen" w:id="108" w:date="2024-01-04T16:34:12Z">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semantics to find out if I understood the normative statement correctly (mixing MUST like text and having lower case may followed by all uppercase ONLY is confusing at best I fear)</w:t>
      </w:r>
    </w:p>
  </w:comment>
  <w:comment w:author="davide.lenzarini@u-blox.com" w:id="131" w:date="2023-10-05T17:56:10Z">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the transition Awake-&gt;Active is not present in Figure 4. Do I miss something?</w:t>
      </w:r>
    </w:p>
  </w:comment>
  <w:comment w:author="Simon Johnson" w:id="89" w:date="2023-10-12T14:55:47Z">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Simon Johnson" w:id="90" w:date="2023-10-12T15:46:02Z">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Esnure we have worlds to describe the packets required to be protect in order to comply with a protected GW implemenation</w:t>
      </w:r>
    </w:p>
  </w:comment>
  <w:comment w:author="William Yang" w:id="129" w:date="2023-11-02T15:34:21Z">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there is no other gateway(s).</w:t>
      </w:r>
    </w:p>
  </w:comment>
  <w:comment w:author="davide.lenzarini@u-blox.com" w:id="113" w:date="2023-10-05T17:40:48Z">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Simon Johnson" w:id="114" w:date="2023-11-02T14:44:11Z">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15" w:date="2023-11-03T14:19:14Z">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marked as resolved?</w:t>
      </w:r>
    </w:p>
  </w:comment>
  <w:comment w:author="davide.lenzarini@u-blox.com" w:id="32" w:date="2023-10-05T15:34:00Z">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33" w:date="2023-10-26T12:55:29Z">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Stefan Hagen" w:id="97" w:date="2023-10-12T19:15:52Z">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8" w:date="2023-10-20T08:59:01Z">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9" w:date="2023-10-20T08:59:10Z">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8" w:date="2023-10-05T15:17:42Z">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several references to MQTT5 reason codes not defined in the document. We need a MQTT-SN reason codes range to be reserved with MQTT 5 committee.</w:t>
      </w:r>
    </w:p>
  </w:comment>
  <w:comment w:author="Simon Johnson" w:id="9" w:date="2023-10-12T14:25:11Z">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WIP per the workshop</w:t>
      </w:r>
    </w:p>
  </w:comment>
  <w:comment w:author="davide.lenzarini@u-blox.com" w:id="10" w:date="2023-11-29T07:53:32Z">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topic is covered by https://issues.oasis-open.org/browse/MQTT-560</w:t>
      </w:r>
    </w:p>
  </w:comment>
  <w:comment w:author="davide.lenzarini@u-blox.com" w:id="133" w:date="2023-10-05T17:51:33Z">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70" w:date="2023-10-26T13:34:12Z">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generate confusion with the MQTTv5 0x94 "invalid topic alias" that has a different meaning. We should use "Unknown Topic Alias" in the MQTT-SN reason code table.</w:t>
      </w:r>
    </w:p>
  </w:comment>
  <w:comment w:author="Andrew Banks" w:id="42" w:date="2023-11-15T11:25:30Z">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PUBLISH OUT OF BAND also be sent to the broadcast address like PUBLISH MINUS 1? If not then the two a re quite different. If So then there seems to be a case for omitting PUBLISH MINUS 1 from the specification.</w:t>
      </w:r>
    </w:p>
  </w:comment>
  <w:comment w:author="Andrew Banks" w:id="43" w:date="2023-11-15T11:31:02Z">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stated above that this packet can be received with no Session present in the Gateway or Broker.</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mean that it could flow before a connect packet has started or continued a session? If so how is authentication and authorisation performed? How is any feedback provided to the sender that would cause a disconnect eg that the message is to big.</w:t>
      </w:r>
    </w:p>
  </w:comment>
  <w:comment w:author="davide.lenzarini@u-blox.com" w:id="44" w:date="2023-11-16T15:18:36Z">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see at the moment a use case for PUBLISH OOB sent in broadcast.</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PUBLISH OOB is sent inside a PROTECTION packet it can be sent/received without a session established</w:t>
      </w:r>
    </w:p>
  </w:comment>
  <w:comment w:author="davide.lenzarini@u-blox.com" w:id="27" w:date="2023-10-05T15:36:31Z">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Limitations on the GW capability to send messages to a client: If the messages sent from the GW are unsolicited (i.e. not following a message sent by the client) and the transport layer is UDP and the Clients and the Gateways are on different subnets of the Internet, they will not reach the Client. In fact, in this condition, normally on the client side all unsolicited UDP traffic incoming is dropped to avoid UDP flood DoS. This is affecting the WILLTOPICREQ, WILLMSGREQ, REGISTER, ADVERTISE. Furthermore, the SEARCHGW and ADVERTISE broadcast will be dropped outside the source network.</w:t>
      </w:r>
    </w:p>
  </w:comment>
  <w:comment w:author="Stefan Hagen" w:id="28" w:date="2023-10-12T18:49:31Z">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assume, as this is UDP, the GW does fire and forget anyway, correct?</w:t>
      </w:r>
    </w:p>
  </w:comment>
  <w:comment w:author="davide.lenzarini@u-blox.com" w:id="29" w:date="2023-10-26T12:39:37Z">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provide a way for the client to define the will topic and message. So, it should be possible for a Client to send a WILLTOPIC and a WILLMSG immediately after a CONNACK. We should not relay only on the WILLMSGREQ and WILLTOPICREQ reception as in a connectionless network they can be lost.</w:t>
      </w:r>
    </w:p>
  </w:comment>
  <w:comment w:author="davide.lenzarini@u-blox.com" w:id="110" w:date="2023-10-05T17:39:33Z">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davide.lenzarini@u-blox.com" w:id="111" w:date="2023-10-05T17:39:46Z">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Andrew Banks" w:id="21" w:date="2023-10-20T12:41:18Z">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2" w:date="2023-11-02T14:12:55Z">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3" w:date="2023-11-02T14:52:40Z">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4" w:date="2023-11-02T14:53:30Z">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5" w:date="2023-11-02T15:58:55Z">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103" w:date="2023-10-26T16:13:52Z">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network has high latency and/or big error rate the number of flights should be minimized in order to avoid a dramatic impact on the battery. We should explore options to minimize the number of flights in the CONNECT procedure. Considering also that the CONNECT procedure may be required in some case only ONCE in the lifetime of a MQTT-SN v2.0 device</w:t>
      </w:r>
    </w:p>
  </w:comment>
  <w:comment w:author="Simon Johnson" w:id="102" w:date="2023-10-26T15:40:32Z">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check that all multiphase message exchanges are governed by the timers</w:t>
      </w:r>
    </w:p>
  </w:comment>
  <w:comment w:author="Simon Johnson" w:id="125" w:date="2023-10-26T15:42:53Z">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we provide detailed example of how this related to example phases</w:t>
      </w:r>
    </w:p>
  </w:comment>
  <w:comment w:author="Simon Johnson" w:id="15" w:date="2023-10-26T15:59:20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Propose new CONNECT packet to inline WILL information within the context of the CONNECT</w:t>
      </w:r>
    </w:p>
  </w:comment>
  <w:comment w:author="Stefan Hagen" w:id="6" w:date="2023-12-08T16:41:32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Stefan Hagen" w:id="7" w:date="2023-12-08T16:41:04Z">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use a sequence diagram or an ordered (honest) list for this easy sequence statement.</w:t>
      </w:r>
    </w:p>
  </w:comment>
  <w:comment w:author="davide.lenzarini@u-blox.com" w:id="35" w:date="2023-12-08T14:38:40Z">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a chapter including as subchapters the different publish packets?</w:t>
      </w:r>
    </w:p>
  </w:comment>
  <w:comment w:author="davide.lenzarini@u-blox.com" w:id="4" w:date="2023-11-29T16:26:21Z">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proper standard definition, independent of the IP protocol stack</w:t>
      </w:r>
    </w:p>
  </w:comment>
  <w:comment w:author="davide.lenzarini@u-blox.com" w:id="3" w:date="2023-11-29T16:27:19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proper standard definition, independent of the IP protocol stack</w:t>
      </w:r>
    </w:p>
  </w:comment>
  <w:comment w:author="davide.lenzarini@u-blox.com" w:id="112" w:date="2023-11-03T11:06:34Z">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“Session state may exist on the GW for a client in the LOST state”? Until when this session state for LOST clients should be kept and why?</w:t>
      </w:r>
    </w:p>
  </w:comment>
  <w:comment w:author="Stefan Hagen" w:id="106" w:date="2023-11-03T17:04:15Z">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ensure we spell out gateway and similar everywhere in the prose.</w:t>
      </w:r>
    </w:p>
  </w:comment>
  <w:comment w:author="davide.lenzarini@u-blox.com" w:id="2" w:date="2023-12-08T14:25:46Z">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William Yang" w:id="107" w:date="2023-11-02T13:31:00Z">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 look like it is 'MUST'</w:t>
      </w:r>
    </w:p>
  </w:comment>
  <w:comment w:author="Simon Johnson" w:id="100" w:date="2023-10-26T15:28:00Z">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part if the document where we refer to logical connection?</w:t>
      </w:r>
    </w:p>
  </w:comment>
  <w:comment w:author="davide.lenzarini@u-blox.com" w:id="121" w:date="2023-10-26T14:45:49Z">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an alternative solution if the requests are not received by the Client</w:t>
      </w:r>
    </w:p>
  </w:comment>
  <w:comment w:author="Stefan Hagen" w:id="83" w:date="2023-12-08T15:52:39Z">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simplify the diagram: Scopes with boxes connected by arrows crossing these borders or not are nice, but as soon as a box is displayed as crossing a border itself to me the diagram becomes noisy and unclear. Maybe just add a note in the surrounding prose if not already present?</w:t>
      </w:r>
    </w:p>
  </w:comment>
  <w:comment w:author="Andrew Banks" w:id="127" w:date="2023-11-20T11:19:30Z">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will need to retransmit PUBLISH Qos=1  where no PUBACK is received and PUBLISH Qos=2 packets where no PUBREC is received. The gateway also needs to retransmit a PUBREL of no PUBCOMP is received.</w:t>
      </w:r>
    </w:p>
  </w:comment>
  <w:comment w:author="Simon Johnson" w:id="58" w:date="2023-10-12T14:50:37Z">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59" w:date="2023-10-12T14:50:37Z">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0" w:date="2023-10-12T14:50:37Z">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1" w:date="2023-10-12T14:50:37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2" w:date="2023-10-12T14:50:37Z">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3" w:date="2023-10-12T14:50:37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4" w:date="2023-10-12T14:50:37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imon Johnson" w:id="65" w:date="2023-10-12T14:50:37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5" w:date="2023-12-08T14:31:19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8" w:date="2023-10-12T14:40:30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49" w:date="2023-10-12T14:40:30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50" w:date="2023-10-12T14:40:30Z">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51" w:date="2023-10-12T14:40:30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imon Johnson" w:id="53" w:date="2023-10-12T14:40:30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Align with the reason code work</w:t>
      </w:r>
    </w:p>
  </w:comment>
  <w:comment w:author="Stefan Hagen" w:id="87" w:date="2023-11-16T15:43:09Z">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88" w:date="2023-12-08T15:53:24Z">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tefan Hagen" w:id="104" w:date="2023-11-16T15:44:35Z">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 We will redo these diagrams and then have sources as we would like to have as implementers.</w:t>
      </w:r>
    </w:p>
  </w:comment>
  <w:comment w:author="Stefan Hagen" w:id="82" w:date="2023-11-16T15:42:37Z">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Oh, and where is the source file for this resource (diagram)?</w:t>
      </w:r>
    </w:p>
  </w:comment>
  <w:comment w:author="Stefan Hagen" w:id="105" w:date="2023-11-16T15:44:43Z">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 file? We will redo these diagrams and then have sources as we would like to have as implementers.</w:t>
      </w:r>
    </w:p>
  </w:comment>
  <w:comment w:author="Stefan Hagen" w:id="135" w:date="2023-11-16T15:45:39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source file(s)?</w:t>
      </w:r>
    </w:p>
  </w:comment>
  <w:comment w:author="Stefan Hagen" w:id="101" w:date="2023-11-16T15:44:13Z">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three time is a charm: The source file for this figure we do need.</w:t>
      </w:r>
    </w:p>
  </w:comment>
  <w:comment w:author="davide.lenzarini@u-blox.com" w:id="134" w:date="2023-11-23T16:47:48Z">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slided in multiple images</w:t>
      </w:r>
    </w:p>
  </w:comment>
  <w:comment w:author="davide.lenzarini@u-blox.com" w:id="95" w:date="2023-11-23T17:39:04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96" w:date="2023-11-23T17:42:22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Andrew Banks" w:id="41" w:date="2023-11-10T11:52:00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clarify what "certain topic" means. Does it just mean a Topic?</w:t>
      </w:r>
    </w:p>
  </w:comment>
  <w:comment w:author="davide.lenzarini@u-blox.com" w:id="94" w:date="2023-11-23T17:39:40Z">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Is there a recommended way to test whether an MQTT CONNECT is being sent to an MQTT-SN Gateway</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 MQTT-SN CONNECT is being sent to an MQTT Server?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662" w15:done="0"/>
  <w15:commentEx w15:paraId="00001663" w15:done="0"/>
  <w15:commentEx w15:paraId="00001664" w15:done="0"/>
  <w15:commentEx w15:paraId="00001666" w15:paraIdParent="00001664" w15:done="0"/>
  <w15:commentEx w15:paraId="00001667" w15:done="0"/>
  <w15:commentEx w15:paraId="0000166A" w15:paraIdParent="00001667" w15:done="0"/>
  <w15:commentEx w15:paraId="0000166B" w15:done="0"/>
  <w15:commentEx w15:paraId="0000166E" w15:paraIdParent="0000166B" w15:done="0"/>
  <w15:commentEx w15:paraId="0000166F" w15:done="0"/>
  <w15:commentEx w15:paraId="00001670" w15:done="0"/>
  <w15:commentEx w15:paraId="00001671" w15:done="0"/>
  <w15:commentEx w15:paraId="00001672" w15:done="0"/>
  <w15:commentEx w15:paraId="00001673" w15:done="0"/>
  <w15:commentEx w15:paraId="00001674" w15:paraIdParent="00001673" w15:done="0"/>
  <w15:commentEx w15:paraId="00001675" w15:done="0"/>
  <w15:commentEx w15:paraId="00001676" w15:done="0"/>
  <w15:commentEx w15:paraId="00001677" w15:done="0"/>
  <w15:commentEx w15:paraId="00001678" w15:done="0"/>
  <w15:commentEx w15:paraId="00001681" w15:done="0"/>
  <w15:commentEx w15:paraId="00001682" w15:paraIdParent="00001681" w15:done="0"/>
  <w15:commentEx w15:paraId="00001683" w15:done="0"/>
  <w15:commentEx w15:paraId="00001690" w15:done="0"/>
  <w15:commentEx w15:paraId="00001691" w15:paraIdParent="00001690" w15:done="0"/>
  <w15:commentEx w15:paraId="00001692" w15:done="0"/>
  <w15:commentEx w15:paraId="00001693" w15:done="0"/>
  <w15:commentEx w15:paraId="00001694" w15:done="0"/>
  <w15:commentEx w15:paraId="00001695" w15:done="0"/>
  <w15:commentEx w15:paraId="0000169A" w15:done="0"/>
  <w15:commentEx w15:paraId="0000169B" w15:done="0"/>
  <w15:commentEx w15:paraId="0000169C" w15:done="0"/>
  <w15:commentEx w15:paraId="0000169D" w15:done="0"/>
  <w15:commentEx w15:paraId="0000169E" w15:done="0"/>
  <w15:commentEx w15:paraId="0000169F" w15:done="0"/>
  <w15:commentEx w15:paraId="000016A0" w15:done="0"/>
  <w15:commentEx w15:paraId="000016A1" w15:done="0"/>
  <w15:commentEx w15:paraId="000016A2" w15:done="0"/>
  <w15:commentEx w15:paraId="000016A3" w15:done="0"/>
  <w15:commentEx w15:paraId="000016A4" w15:done="0"/>
  <w15:commentEx w15:paraId="000016A5" w15:done="0"/>
  <w15:commentEx w15:paraId="000016A8" w15:paraIdParent="000016A5" w15:done="0"/>
  <w15:commentEx w15:paraId="000016A9" w15:paraIdParent="000016A5" w15:done="0"/>
  <w15:commentEx w15:paraId="000016AA" w15:paraIdParent="000016A5" w15:done="0"/>
  <w15:commentEx w15:paraId="000016AB" w15:paraIdParent="000016A5" w15:done="0"/>
  <w15:commentEx w15:paraId="000016B2" w15:done="0"/>
  <w15:commentEx w15:paraId="000016B3" w15:paraIdParent="000016B2" w15:done="0"/>
  <w15:commentEx w15:paraId="000016B5" w15:paraIdParent="000016B2" w15:done="0"/>
  <w15:commentEx w15:paraId="000016B6" w15:done="0"/>
  <w15:commentEx w15:paraId="000016B7" w15:done="0"/>
  <w15:commentEx w15:paraId="000016BA" w15:paraIdParent="000016B7" w15:done="0"/>
  <w15:commentEx w15:paraId="000016BB" w15:paraIdParent="000016B7" w15:done="0"/>
  <w15:commentEx w15:paraId="000016BC" w15:done="0"/>
  <w15:commentEx w15:paraId="000016BD" w15:paraIdParent="000016BC" w15:done="0"/>
  <w15:commentEx w15:paraId="000016BE" w15:done="0"/>
  <w15:commentEx w15:paraId="000016BF" w15:done="0"/>
  <w15:commentEx w15:paraId="000016C0" w15:paraIdParent="000016BF" w15:done="0"/>
  <w15:commentEx w15:paraId="000016C1" w15:done="0"/>
  <w15:commentEx w15:paraId="000016C2" w15:done="0"/>
  <w15:commentEx w15:paraId="000016C3" w15:paraIdParent="000016C2" w15:done="0"/>
  <w15:commentEx w15:paraId="000016C4" w15:done="0"/>
  <w15:commentEx w15:paraId="000016C5" w15:done="0"/>
  <w15:commentEx w15:paraId="000016C6" w15:done="0"/>
  <w15:commentEx w15:paraId="000016C7" w15:done="0"/>
  <w15:commentEx w15:paraId="000016C8" w15:paraIdParent="000016C7" w15:done="0"/>
  <w15:commentEx w15:paraId="000016C9" w15:done="0"/>
  <w15:commentEx w15:paraId="000016CA" w15:paraIdParent="000016C9" w15:done="0"/>
  <w15:commentEx w15:paraId="000016CB" w15:paraIdParent="000016C9" w15:done="0"/>
  <w15:commentEx w15:paraId="000016CC" w15:done="0"/>
  <w15:commentEx w15:paraId="000016CD" w15:done="0"/>
  <w15:commentEx w15:paraId="000016CE" w15:done="0"/>
  <w15:commentEx w15:paraId="000016CF" w15:paraIdParent="000016CE" w15:done="0"/>
  <w15:commentEx w15:paraId="000016D0" w15:done="0"/>
  <w15:commentEx w15:paraId="000016D1" w15:done="0"/>
  <w15:commentEx w15:paraId="000016D2" w15:paraIdParent="000016D1" w15:done="0"/>
  <w15:commentEx w15:paraId="000016D4" w15:paraIdParent="000016D1" w15:done="0"/>
  <w15:commentEx w15:paraId="000016D7" w15:done="0"/>
  <w15:commentEx w15:paraId="000016D8" w15:paraIdParent="000016D7" w15:done="0"/>
  <w15:commentEx w15:paraId="000016DD" w15:done="0"/>
  <w15:commentEx w15:paraId="000016DE" w15:paraIdParent="000016DD" w15:done="0"/>
  <w15:commentEx w15:paraId="000016DF" w15:paraIdParent="000016DD" w15:done="0"/>
  <w15:commentEx w15:paraId="000016E0" w15:done="0"/>
  <w15:commentEx w15:paraId="000016E1" w15:paraIdParent="000016E0" w15:done="0"/>
  <w15:commentEx w15:paraId="000016E2" w15:paraIdParent="000016E0" w15:done="0"/>
  <w15:commentEx w15:paraId="000016E3" w15:done="0"/>
  <w15:commentEx w15:paraId="000016E4" w15:done="0"/>
  <w15:commentEx w15:paraId="000016E5" w15:done="0"/>
  <w15:commentEx w15:paraId="000016E8" w15:paraIdParent="000016E5" w15:done="0"/>
  <w15:commentEx w15:paraId="000016EA" w15:paraIdParent="000016E5" w15:done="0"/>
  <w15:commentEx w15:paraId="000016EB" w15:done="0"/>
  <w15:commentEx w15:paraId="000016EC" w15:paraIdParent="000016EB" w15:done="0"/>
  <w15:commentEx w15:paraId="000016ED" w15:paraIdParent="000016EB" w15:done="0"/>
  <w15:commentEx w15:paraId="000016EE" w15:done="0"/>
  <w15:commentEx w15:paraId="000016EF" w15:done="0"/>
  <w15:commentEx w15:paraId="000016F0" w15:done="0"/>
  <w15:commentEx w15:paraId="000016F1" w15:paraIdParent="000016F0" w15:done="0"/>
  <w15:commentEx w15:paraId="000016F2" w15:paraIdParent="000016F0" w15:done="0"/>
  <w15:commentEx w15:paraId="000016F3" w15:paraIdParent="000016F0" w15:done="0"/>
  <w15:commentEx w15:paraId="000016F5" w15:paraIdParent="000016F0" w15:done="0"/>
  <w15:commentEx w15:paraId="000016F6" w15:done="0"/>
  <w15:commentEx w15:paraId="000016F7" w15:done="0"/>
  <w15:commentEx w15:paraId="000016F8" w15:done="0"/>
  <w15:commentEx w15:paraId="000016F9" w15:done="0"/>
  <w15:commentEx w15:paraId="000016FA" w15:done="0"/>
  <w15:commentEx w15:paraId="000016FB" w15:done="0"/>
  <w15:commentEx w15:paraId="000016FC" w15:done="0"/>
  <w15:commentEx w15:paraId="000016FD" w15:done="0"/>
  <w15:commentEx w15:paraId="000016FE" w15:done="0"/>
  <w15:commentEx w15:paraId="000016FF" w15:done="0"/>
  <w15:commentEx w15:paraId="00001700" w15:done="0"/>
  <w15:commentEx w15:paraId="00001701" w15:done="0"/>
  <w15:commentEx w15:paraId="00001702" w15:done="0"/>
  <w15:commentEx w15:paraId="00001703" w15:done="0"/>
  <w15:commentEx w15:paraId="00001704" w15:done="0"/>
  <w15:commentEx w15:paraId="00001705" w15:done="0"/>
  <w15:commentEx w15:paraId="00001706" w15:done="0"/>
  <w15:commentEx w15:paraId="00001707" w15:done="0"/>
  <w15:commentEx w15:paraId="00001708" w15:done="0"/>
  <w15:commentEx w15:paraId="00001709" w15:done="0"/>
  <w15:commentEx w15:paraId="0000170A" w15:done="0"/>
  <w15:commentEx w15:paraId="0000170B" w15:done="0"/>
  <w15:commentEx w15:paraId="0000170C" w15:done="0"/>
  <w15:commentEx w15:paraId="0000170D" w15:done="0"/>
  <w15:commentEx w15:paraId="0000170E" w15:done="0"/>
  <w15:commentEx w15:paraId="0000170F" w15:done="0"/>
  <w15:commentEx w15:paraId="00001710" w15:done="0"/>
  <w15:commentEx w15:paraId="00001711" w15:done="0"/>
  <w15:commentEx w15:paraId="00001712" w15:done="0"/>
  <w15:commentEx w15:paraId="00001713" w15:done="0"/>
  <w15:commentEx w15:paraId="00001714" w15:done="0"/>
  <w15:commentEx w15:paraId="00001715" w15:done="0"/>
  <w15:commentEx w15:paraId="00001716" w15:paraIdParent="00001715" w15:done="0"/>
  <w15:commentEx w15:paraId="00001717" w15:done="0"/>
  <w15:commentEx w15:paraId="00001718" w15:done="0"/>
  <w15:commentEx w15:paraId="00001719" w15:done="0"/>
  <w15:commentEx w15:paraId="0000171A" w15:done="0"/>
  <w15:commentEx w15:paraId="0000171B" w15:done="0"/>
  <w15:commentEx w15:paraId="0000171C" w15:done="0"/>
  <w15:commentEx w15:paraId="0000171E" w15:done="0"/>
  <w15:commentEx w15:paraId="00001720" w15:paraIdParent="0000171E" w15:done="0"/>
  <w15:commentEx w15:paraId="00001721" w15:done="0"/>
  <w15:commentEx w15:paraId="000017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libri"/>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sdt>
      <w:sdtPr>
        <w:tag w:val="goog_rdk_442"/>
      </w:sdtPr>
      <w:sdtConten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Change w:author="" w:id="116">
              <w:rPr>
                <w:rFonts w:ascii="Liberation Sans" w:cs="Liberation Sans" w:eastAsia="Liberation Sans" w:hAnsi="Liberation Sans"/>
                <w:b w:val="0"/>
                <w:i w:val="0"/>
                <w:smallCaps w:val="0"/>
                <w:strike w:val="0"/>
                <w:color w:val="000000"/>
                <w:sz w:val="16"/>
                <w:szCs w:val="16"/>
                <w:u w:val="none"/>
                <w:shd w:fill="auto" w:val="clear"/>
                <w:vertAlign w:val="baseline"/>
              </w:rPr>
            </w:rPrChange>
          </w:rPr>
          <w:t xml:space="preserve"> </w:t>
        </w:r>
      </w:sdtContent>
    </w:sdt>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2023</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5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60">
    <w:pPr>
      <w:rPr/>
    </w:pPr>
    <w:r w:rsidDel="00000000" w:rsidR="00000000" w:rsidRPr="00000000">
      <w:rPr/>
      <w:drawing>
        <wp:inline distB="114300" distT="114300" distL="114300" distR="114300">
          <wp:extent cx="2200275" cy="457200"/>
          <wp:effectExtent b="0" l="0" r="0" t="0"/>
          <wp:docPr id="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11">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lang w:val="en"/>
      </w:rPr>
    </w:rPrDefault>
    <w:pPrDefault>
      <w:pPr>
        <w:spacing w:after="80" w:before="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oasis-open.org/mqtt/mqtt/v5.0/cos02/mqtt-v5.0-cos02.html#RFC3629" TargetMode="External"/><Relationship Id="rId42" Type="http://schemas.openxmlformats.org/officeDocument/2006/relationships/hyperlink" Target="https://docs.oasis-open.org/mqtt/mqtt/v5.0/cos02/mqtt-v5.0-cos02.html#Unicode" TargetMode="External"/><Relationship Id="rId41" Type="http://schemas.openxmlformats.org/officeDocument/2006/relationships/hyperlink" Target="https://docs.oasis-open.org/mqtt/mqtt/v5.0/cos02/mqtt-v5.0-cos02.html#Unicode" TargetMode="External"/><Relationship Id="rId44" Type="http://schemas.openxmlformats.org/officeDocument/2006/relationships/hyperlink" Target="https://docs.oasis-open.org/mqtt/mqtt/v5.0/cos02/mqtt-v5.0-cos02.html#Unicode" TargetMode="External"/><Relationship Id="rId43" Type="http://schemas.openxmlformats.org/officeDocument/2006/relationships/hyperlink" Target="https://docs.oasis-open.org/mqtt/mqtt/v5.0/cos02/mqtt-v5.0-cos02.html#RFC3629" TargetMode="External"/><Relationship Id="rId46" Type="http://schemas.openxmlformats.org/officeDocument/2006/relationships/hyperlink" Target="https://nvlpubs.nist.gov/nistpubs/FIPS/NIST.FIPS.198-1.pdf" TargetMode="External"/><Relationship Id="rId45" Type="http://schemas.openxmlformats.org/officeDocument/2006/relationships/hyperlink" Target="https://www.rfc-editor.org/rfc/rfc21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48" Type="http://schemas.openxmlformats.org/officeDocument/2006/relationships/hyperlink" Target="https://nvlpubs.nist.gov/nistpubs/SpecialPublications/NIST.SP.800-38b.pdf" TargetMode="External"/><Relationship Id="rId4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4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www.rfc-editor.org/info/rfc6455" TargetMode="External"/><Relationship Id="rId72" Type="http://schemas.openxmlformats.org/officeDocument/2006/relationships/hyperlink" Target="http://www.rfc-editor.org/info/rfc3629" TargetMode="External"/><Relationship Id="rId31" Type="http://schemas.openxmlformats.org/officeDocument/2006/relationships/hyperlink" Target="https://docs.oasis-open.org/mqtt/mqtt-sn/v12.30/csd01/mqtt-sn-v12.30-csd01.docx" TargetMode="External"/><Relationship Id="rId75" Type="http://schemas.openxmlformats.org/officeDocument/2006/relationships/hyperlink" Target="https://www.rfc-editor.org/info/rfc3552" TargetMode="External"/><Relationship Id="rId30" Type="http://schemas.openxmlformats.org/officeDocument/2006/relationships/hyperlink" Target="https://www.oasis-open.org/policies-guidelines/tc-process#wpComponentsCompLang" TargetMode="External"/><Relationship Id="rId74" Type="http://schemas.openxmlformats.org/officeDocument/2006/relationships/hyperlink" Target="http://www.unicode.org/versions/latest/" TargetMode="External"/><Relationship Id="rId33" Type="http://schemas.openxmlformats.org/officeDocument/2006/relationships/hyperlink" Target="https://www.oasis-open.org/policies-guidelines/tc-process#wpComponentsGeneral" TargetMode="External"/><Relationship Id="rId77" Type="http://schemas.openxmlformats.org/officeDocument/2006/relationships/hyperlink" Target="https://www.oasis-open.org/policies-guidelines/ipr/" TargetMode="External"/><Relationship Id="rId32" Type="http://schemas.openxmlformats.org/officeDocument/2006/relationships/hyperlink" Target="https://docs.oasis-open.org/mqtt/mqtt-sn/v12.30/mqtt-sn-v12.30.docx" TargetMode="External"/><Relationship Id="rId76" Type="http://schemas.openxmlformats.org/officeDocument/2006/relationships/hyperlink" Target="https://www.oasis-open.org/policies-guidelines/ipr/" TargetMode="External"/><Relationship Id="rId35" Type="http://schemas.openxmlformats.org/officeDocument/2006/relationships/hyperlink" Target="https://www.oasis-open.org/policies-guidelines/ipr/" TargetMode="External"/><Relationship Id="rId79" Type="http://schemas.openxmlformats.org/officeDocument/2006/relationships/hyperlink" Target="https://www.oasis-open.org/policies-guidelines/trademark/" TargetMode="External"/><Relationship Id="rId34" Type="http://schemas.openxmlformats.org/officeDocument/2006/relationships/hyperlink" Target="https://docs.oasis-open.org/specGuidelines/ndr/namingDirectives.html" TargetMode="External"/><Relationship Id="rId78" Type="http://schemas.openxmlformats.org/officeDocument/2006/relationships/hyperlink" Target="https://www.oasis-open.org/" TargetMode="External"/><Relationship Id="rId71" Type="http://schemas.openxmlformats.org/officeDocument/2006/relationships/hyperlink" Target="http://www.rfc-editor.org/info/rfc2119" TargetMode="External"/><Relationship Id="rId70" Type="http://schemas.openxmlformats.org/officeDocument/2006/relationships/hyperlink" Target="https://www.rfc-editor.org/info/rfc8174" TargetMode="External"/><Relationship Id="rId37" Type="http://schemas.openxmlformats.org/officeDocument/2006/relationships/header" Target="header2.xml"/><Relationship Id="rId36" Type="http://schemas.openxmlformats.org/officeDocument/2006/relationships/header" Target="header1.xml"/><Relationship Id="rId39" Type="http://schemas.openxmlformats.org/officeDocument/2006/relationships/footer" Target="footer2.xml"/><Relationship Id="rId38" Type="http://schemas.openxmlformats.org/officeDocument/2006/relationships/footer" Target="footer1.xml"/><Relationship Id="rId62" Type="http://schemas.openxmlformats.org/officeDocument/2006/relationships/image" Target="media/image4.png"/><Relationship Id="rId61" Type="http://schemas.openxmlformats.org/officeDocument/2006/relationships/image" Target="media/image3.png"/><Relationship Id="rId20" Type="http://schemas.openxmlformats.org/officeDocument/2006/relationships/hyperlink" Target="http://www.microsoft.com" TargetMode="External"/><Relationship Id="rId64" Type="http://schemas.openxmlformats.org/officeDocument/2006/relationships/hyperlink" Target="https://www.oasis-open.org/policies-guidelines/oasis-defined-terms-2017-05-26#dConformanceClause" TargetMode="External"/><Relationship Id="rId63" Type="http://schemas.openxmlformats.org/officeDocument/2006/relationships/hyperlink" Target="https://www.oasis-open.org/policies-guidelines/tc-process#wpComponentsConfClause" TargetMode="External"/><Relationship Id="rId22" Type="http://schemas.openxmlformats.org/officeDocument/2006/relationships/hyperlink" Target="http://docs.oasis-open.org/mqtt/mqtt/v3.1.1/mqtt-v3.1.1.html" TargetMode="External"/><Relationship Id="rId66" Type="http://schemas.openxmlformats.org/officeDocument/2006/relationships/hyperlink" Target="https://docs.oasis-open.org/templates/ietf-rfc-list/ietf-rfc-list.html" TargetMode="External"/><Relationship Id="rId21" Type="http://schemas.openxmlformats.org/officeDocument/2006/relationships/hyperlink" Target="https://docs.oasis-open.org/mqtt/mqtt/v5.0/mqtt-v5.0.html" TargetMode="External"/><Relationship Id="rId65" Type="http://schemas.openxmlformats.org/officeDocument/2006/relationships/hyperlink" Target="https://docs.oasis-open.org/templates/TCHandbook/ConformanceGuidelines.html" TargetMode="External"/><Relationship Id="rId24" Type="http://schemas.openxmlformats.org/officeDocument/2006/relationships/hyperlink" Target="https://www.oasis-open.org/committees/tc_home.php?wg_abbrev=mqtt#technical" TargetMode="External"/><Relationship Id="rId68" Type="http://schemas.openxmlformats.org/officeDocument/2006/relationships/hyperlink" Target="https://docs.oasis-open.org/templates/w3c-recommendations-list/w3c-recommendations-list.html" TargetMode="External"/><Relationship Id="rId23" Type="http://schemas.openxmlformats.org/officeDocument/2006/relationships/hyperlink" Target="https://www.oasis-open.org/committees/download.php/66091/MQTT-SN_spec_v1.2.pdf" TargetMode="External"/><Relationship Id="rId67" Type="http://schemas.openxmlformats.org/officeDocument/2006/relationships/hyperlink" Target="https://www.rfc-editor.org/in-notes/rfc-ref.txt" TargetMode="External"/><Relationship Id="rId60" Type="http://schemas.openxmlformats.org/officeDocument/2006/relationships/image" Target="media/image5.png"/><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69" Type="http://schemas.openxmlformats.org/officeDocument/2006/relationships/hyperlink" Target="https://www.rfc-editor.org/info/rfc2119"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5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50" Type="http://schemas.openxmlformats.org/officeDocument/2006/relationships/hyperlink" Target="https://www.rfc-editor.org/rfc/rfc3610" TargetMode="External"/><Relationship Id="rId53" Type="http://schemas.openxmlformats.org/officeDocument/2006/relationships/hyperlink" Target="https://en.wikipedia.org/wiki/Galois/Counter_Mode" TargetMode="External"/><Relationship Id="rId52" Type="http://schemas.openxmlformats.org/officeDocument/2006/relationships/hyperlink" Target="https://en.wikipedia.org/wiki/CCM_mode" TargetMode="External"/><Relationship Id="rId11" Type="http://schemas.openxmlformats.org/officeDocument/2006/relationships/hyperlink" Target="mailto:Andrew_Banks@uk.ibm.com" TargetMode="External"/><Relationship Id="rId55" Type="http://schemas.openxmlformats.org/officeDocument/2006/relationships/image" Target="media/image10.png"/><Relationship Id="rId10" Type="http://schemas.openxmlformats.org/officeDocument/2006/relationships/hyperlink" Target="mailto:icraggs@gmail.com" TargetMode="External"/><Relationship Id="rId54" Type="http://schemas.openxmlformats.org/officeDocument/2006/relationships/image" Target="media/image9.png"/><Relationship Id="rId13" Type="http://schemas.openxmlformats.org/officeDocument/2006/relationships/hyperlink" Target="mailto:davide.lenzarini@u-blox.com" TargetMode="External"/><Relationship Id="rId57" Type="http://schemas.openxmlformats.org/officeDocument/2006/relationships/image" Target="media/image2.png"/><Relationship Id="rId12" Type="http://schemas.openxmlformats.org/officeDocument/2006/relationships/hyperlink" Target="http://www.ibm.com" TargetMode="External"/><Relationship Id="rId56" Type="http://schemas.openxmlformats.org/officeDocument/2006/relationships/image" Target="media/image6.png"/><Relationship Id="rId15" Type="http://schemas.openxmlformats.org/officeDocument/2006/relationships/hyperlink" Target="mailto:rahul.gupta@us.ibm.com" TargetMode="External"/><Relationship Id="rId59" Type="http://schemas.openxmlformats.org/officeDocument/2006/relationships/image" Target="media/image7.png"/><Relationship Id="rId14" Type="http://schemas.openxmlformats.org/officeDocument/2006/relationships/hyperlink" Target="mailto:icraggs@gmail.com" TargetMode="External"/><Relationship Id="rId58" Type="http://schemas.openxmlformats.org/officeDocument/2006/relationships/image" Target="media/image1.png"/><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1k5ryN6UZ8FRJKrzqof+AlcOWA==">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NK/4bYxOPzSv+G2MUohCgp0ZXh0L3BsYWluEhNJbnZhbGlkIFRvcGljIEFsaWFzWgxtcnB0a3ljNTR5bzZyAiAAeACaAQYIABAAGACqAb8BErwBaXQgbWF5IGdlbmVyYXRlIGNvbmZ1c2lvbiB3aXRoIHRoZSBNUVRUdjUgMHg5NCAmcXVvdDtpbnZhbGlkIHRvcGljIGFsaWFzJnF1b3Q7IHRoYXQgaGFzIGEgZGlmZmVyZW50IG1lYW5pbmcuIFdlIHNob3VsZCB1c2UgJnF1b3Q7VW5rbm93biBUb3BpYyBBbGlhcyZxdW90OyBpbiB0aGUgTVFUVC1TTiByZWFzb24gY29kZSB0YWJsZS6wAQC4AQAY/NK/4bYxIPzSv+G2MTAAQhBraXgud2dheHoxanAzYmtvIq0UCgtBQUFBOWIta282URL7Ew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6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K4AgoKdGV4dC9wbGFpbh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iobIhUxMTU2MjYzNTcxNDI3MzU4MTIyNjYoADgAMMLziuC2MTievK/jtjFKMAoKdGV4dC9wbGFpbhIiY2xpZW50IGFzIHJlc3BvbnNlIHRvIGEgV0lMTE1TR1JFUVoMYjFtMjRqcHkyNTMwcgIgAHgAmgEGCAAQABgAqgGsAhKp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SLkAQoKdGV4dC9wbGFpbhLVAUNhbiB3ZSBtYXliZSBzcGxpdCB0aGUgdGFidWxhciBwcmVzZW50YXRpb24gaW50b8KgCjEpIGEgdGFibGUgdGhhdCBtYXBzIHN0YXRlIG5hbWVzIHRvIHRoZWlyICgqKSBkZXNjcmlwdGlvbnMKMikgYSBzdWJzZXF1ZW50IHN0YXRlIGRpYWdyYW0gKEZpZ3VyZSBvbiBuZXh0IHBhZ2UgYWxyZWFkeSBwcmVzZW50KQo/CiopwqBsb25nLXdpbmRpbmcgLyBtaW5pLXBhZ2UtbGlrZSobIhUxMDgxODQzNzU4MTQwNTA2NjIwNzYoADgAMJuy1KqyMTjL1dyqsjFKOgoKdGV4dC9wbGFpbhIsU3RhdGUKU3RhdGUgRGVzY3JpcHRpb24KUG9zc2libGUgVHJhbnNpdGlvbnNaDGg4N2VqdTYxcm9rMnICIAB4AJ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Sh8KCnRleHQvcGxhaW4SEVJlY29tbWVuZGVkIHZhbHVlWgx2YzA5ZzF1d2xtOHhyAiAAeAC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SjwKCnRleHQvcGxhaW4SLnRoZSBnYXRld2F5IGRldGVjdHMgYSB0aW1lb3V0IGluIHRoZSBkZWxpdmVyeSxaDDduZTNtdHAwNmc4anICIAB4AJoBBggAEAAYAKoBQhJASXQgaXMgdW5jbGVhciB0byBtZS4gV2hpY2ggdGltZXIgaXMgdXNlZCB0byBkZXRlY3QgdGhpcyB0aW1lb3V0P7ABALgBABin2eqHsDEgp9nqh7AxMABCEGtpeC5keG40MG9zeHVvbG8i+AQKC0FBQUE2Y1hUcjg0EsYE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sg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J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EK1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J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A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j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JoBBggAEAAYAKoBTxJNZGVmaW5lICYjMzk7TE9TVCYjMzk7ID8gY29uc2lkZXJpbmcgd2UgaGF2ZSAmIzM5O1Nlc3Npb24gRXhwaXJ5IEludGVydmFsJiMzOTuwAQC4AQBCig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mgEGCAAQABgAqgGrARKoAVRoZSBsb3N0IGlzIGRlZmluZWQgaW4gdGhlIHN0YXRlIHRyYW5zaXRpb24gdGFibGUgYW5kIGRpYWdyYW0uIExPU1QgcmVwcmVzZW50cyBzdGF0dXMgYmV0d2VlbiB0aGUgY2xpZW50IGFuZCBHVyBhbmQgbWFpbnRhaW5zIHNlbGVjdGl2ZSBzdGF0ZSBhYm91dCB0aGUgU04gc2lkZSBzZXNzaW9uLrABALgBAEKJAQoLQUFBQV9UNXJvNlkSC0FBQUE5Yi1rcEE0Gg0KCXRleHQvaHRtbBIAIg4KCnRleHQvcGxhaW4SACobIhUxMTM5NjUyMjQ0MjgwNTgwOTM3MzkoADgAMPHZmYS5MTjx2ZmEuTFQAFoMcjFtNG1odWlhdjlucgIgAHgAmgEGCAAQABgAsAEAuAEAQsU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Eq5AQoKdGV4dC9wbGFpbhKqAUlmIHRoZSBHYXRld2F5IGRvZXMgbm90IHJlY2VpdmUgYW4gTVFUVC1TTiBDb250cm9sIFBhY2tldCBmcm9tIHRoZSBDbGllbnQgd2l0aGluIG9uZSBhbmQgYSBoYWxmIHRpbWVzIHRoZSBLZWVwIEFsaXZlIHRpbWUgcGVyaW9kLCBpdCBNVVNUIGNvbnNpZGVyIHRoZSBzZXNzaW9uIOKAmExPU1TigJkuWgx4bnhmMGdvZHlxMnRyAiAAeAC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AGNDs6ui0MSD8nImGuTEwAEIQa2l4LjUyeGxybzU2aTAzdiLUCgoLQUFBQTk2RzdwRUkSowoKC0FBQUE5Nkc3cEVJEgtBQUFBOTZHN3BFSRrzAgoJdGV4dC9odG1s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IvQCCgp0ZXh0L3BsYWlu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E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BKcwoKdGV4dC9wbGFpbhJlVENQIHBvcnRzIDg4ODMgYW5kIDE4ODMgYXJlIHJlZ2lzdGVyZWQgd2l0aCBJQU5BIGZvciBNUVRUIFRMUyBhbmQgbm9uLVRMUyBjb21tdW5pY2F0aW9uIHJlc3BlY3RpdmVseS5aDHAyYmlocHYwdndzcnICIAB4AJoBBggAEAAYAKoBxgMSwwNGcm9tIDxhIGhyZWY9Imh0dHBzOi8vd3d3Lmdvb2dsZS5jb20vdXJsP3E9aHR0cHM6Ly9pc3N1ZXMub2FzaXMtb3Blbi5vcmcvYnJvd3NlL01RVFQtNjA0JmFtcDtzYT1EJmFtcDtzb3VyY2U9ZG9jcyZhbXA7dXN0PTE3MDQzOTE0OTY5ODQzODcmYW1wO3VzZz1BT3ZWYXcyWU9QS0xhcnR6WGpDeUhHazV1bllE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MwMmRyOWwyCWguMWY3bzFoZTIJaC4zejdiazU3MgloLjJlY2x1ZDAyCGgudGh3NGt0MgloLjNkaGpuOG0yCWguMXNtdHhnZjIJaC40Y21oZzQ4MgloLjJycnJxYzE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