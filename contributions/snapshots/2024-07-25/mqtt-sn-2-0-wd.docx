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righ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3">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6">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C1">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C2">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C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C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20"/>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r w:rsidDel="00000000" w:rsidR="00000000" w:rsidRPr="00000000">
        <w:rPr>
          <w:rtl w:val="0"/>
        </w:rPr>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0"/>
          <w:szCs w:val="20"/>
          <w:rtl w:val="0"/>
        </w:rPr>
        <w:t xml:space="preserve">The Server deletes the Virtual Connection because of a protocol error.</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4"/>
        </w:sdtPr>
        <w:sdtContent>
          <w:commentRangeStart w:id="29"/>
        </w:sdtContent>
      </w:sdt>
      <w:sdt>
        <w:sdtPr>
          <w:tag w:val="goog_rdk_35"/>
        </w:sdtPr>
        <w:sdtContent>
          <w:commentRangeStart w:id="30"/>
        </w:sdtContent>
      </w:sdt>
      <w:sdt>
        <w:sdtPr>
          <w:tag w:val="goog_rdk_36"/>
        </w:sdtPr>
        <w:sdtContent>
          <w:commentRangeStart w:id="31"/>
        </w:sdtContent>
      </w:sdt>
      <w:r w:rsidDel="00000000" w:rsidR="00000000" w:rsidRPr="00000000">
        <w:rPr>
          <w:rFonts w:ascii="Arial" w:cs="Arial" w:eastAsia="Arial" w:hAnsi="Arial"/>
          <w:rtl w:val="0"/>
        </w:rPr>
        <w:t xml:space="preserve">ents are allowed to send further MQTT Control Packets im</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37"/>
        </w:sdtPr>
        <w:sdtContent>
          <w:commentRangeStart w:id="32"/>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38"/>
              </w:sdtPr>
              <w:sdtContent>
                <w:commentRangeStart w:id="33"/>
              </w:sdtContent>
            </w:sdt>
            <w:r w:rsidDel="00000000" w:rsidR="00000000" w:rsidRPr="00000000">
              <w:rPr>
                <w:rFonts w:ascii="Arial" w:cs="Arial" w:eastAsia="Arial" w:hAnsi="Arial"/>
                <w:rtl w:val="0"/>
              </w:rPr>
              <w:t xml:space="preserve">Byte 11</w:t>
            </w:r>
            <w:commentRangeEnd w:id="33"/>
            <w:r w:rsidDel="00000000" w:rsidR="00000000" w:rsidRPr="00000000">
              <w:commentReference w:id="33"/>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39"/>
        </w:sdtPr>
        <w:sdtContent>
          <w:commentRangeStart w:id="34"/>
        </w:sdtContent>
      </w:sdt>
      <w:r w:rsidDel="00000000" w:rsidR="00000000" w:rsidRPr="00000000">
        <w:rPr>
          <w:rFonts w:ascii="Arial" w:cs="Arial" w:eastAsia="Arial" w:hAnsi="Arial"/>
          <w:rtl w:val="0"/>
        </w:rPr>
        <w:t xml:space="preserve">should</w:t>
      </w:r>
      <w:commentRangeEnd w:id="34"/>
      <w:r w:rsidDel="00000000" w:rsidR="00000000" w:rsidRPr="00000000">
        <w:commentReference w:id="34"/>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0"/>
        </w:sdtPr>
        <w:sdtContent>
          <w:commentRangeStart w:id="35"/>
        </w:sdtContent>
      </w:sdt>
      <w:sdt>
        <w:sdtPr>
          <w:tag w:val="goog_rdk_41"/>
        </w:sdtPr>
        <w:sdtContent>
          <w:commentRangeStart w:id="36"/>
        </w:sdtContent>
      </w:sdt>
      <w:r w:rsidDel="00000000" w:rsidR="00000000" w:rsidRPr="00000000">
        <w:rPr>
          <w:highlight w:val="yellow"/>
          <w:rtl w:val="0"/>
        </w:rPr>
        <w:t xml:space="preserve">128</w:t>
      </w:r>
      <w:commentRangeEnd w:id="35"/>
      <w:r w:rsidDel="00000000" w:rsidR="00000000" w:rsidRPr="00000000">
        <w:commentReference w:id="35"/>
      </w:r>
      <w:commentRangeEnd w:id="36"/>
      <w:r w:rsidDel="00000000" w:rsidR="00000000" w:rsidRPr="00000000">
        <w:commentReference w:id="3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F">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0">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2">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D">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E">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0">
      <w:pPr>
        <w:spacing w:after="240" w:before="240" w:lineRule="auto"/>
        <w:ind w:left="0" w:right="0" w:firstLine="0"/>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3"/>
        </w:sdtPr>
        <w:sdtContent>
          <w:commentRangeStart w:id="38"/>
        </w:sdtContent>
      </w:sdt>
      <w:r w:rsidDel="00000000" w:rsidR="00000000" w:rsidRPr="00000000">
        <w:rPr>
          <w:rFonts w:ascii="Arial" w:cs="Arial" w:eastAsia="Arial" w:hAnsi="Arial"/>
          <w:highlight w:val="yellow"/>
          <w:rtl w:val="0"/>
        </w:rPr>
        <w:t xml:space="preserve">Server</w:t>
      </w:r>
      <w:commentRangeEnd w:id="38"/>
      <w:r w:rsidDel="00000000" w:rsidR="00000000" w:rsidRPr="00000000">
        <w:commentReference w:id="3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C91">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2">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94">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6">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5">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E">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F">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1">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3">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5">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6">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7">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4">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C">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D">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5">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6">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F">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0">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2">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4">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6">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8">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0">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1">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2">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3">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5">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7">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8">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9">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2">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4">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6">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8">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A">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4">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B">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3">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1">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E">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3">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7">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D">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E">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C">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D">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F">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0">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A">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C">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E">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4">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9">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4">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5">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3">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4">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7">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0">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C">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8">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9">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B">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C">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4"/>
        </w:sdtPr>
        <w:sdtContent>
          <w:commentRangeStart w:id="39"/>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39"/>
      <w:r w:rsidDel="00000000" w:rsidR="00000000" w:rsidRPr="00000000">
        <w:commentReference w:id="39"/>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E">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F">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5"/>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46"/>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47"/>
        </w:sdtPr>
        <w:sdtContent>
          <w:commentRangeStart w:id="40"/>
        </w:sdtContent>
      </w:sdt>
      <w:r w:rsidDel="00000000" w:rsidR="00000000" w:rsidRPr="00000000">
        <w:rPr>
          <w:rFonts w:ascii="Arial" w:cs="Arial" w:eastAsia="Arial" w:hAnsi="Arial"/>
          <w:rtl w:val="0"/>
        </w:rPr>
        <w:t xml:space="preserve">not relevant</w:t>
      </w:r>
      <w:sdt>
        <w:sdtPr>
          <w:tag w:val="goog_rdk_48"/>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0"/>
      <w:r w:rsidDel="00000000" w:rsidR="00000000" w:rsidRPr="00000000">
        <w:commentReference w:id="40"/>
      </w:r>
      <w:r w:rsidDel="00000000" w:rsidR="00000000" w:rsidRPr="00000000">
        <w:rPr>
          <w:rFonts w:ascii="Arial" w:cs="Arial" w:eastAsia="Arial" w:hAnsi="Arial"/>
          <w:rtl w:val="0"/>
        </w:rPr>
        <w:t xml:space="preserve">)</w:t>
      </w:r>
    </w:p>
    <w:p w:rsidR="00000000" w:rsidDel="00000000" w:rsidP="00000000" w:rsidRDefault="00000000" w:rsidRPr="00000000" w14:paraId="00000EF0">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1">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2">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4">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4">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3">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2">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3">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2">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E">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E">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F">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E">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F">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1">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2">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5">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7">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8">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9">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C">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F">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0">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8">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9">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B">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C">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D">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E">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F">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4">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D">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E">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16">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7">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9">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B">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C">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E">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1">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0">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CLient that it has no more buffered packets for that Client.</w:t>
      </w:r>
    </w:p>
    <w:p w:rsidR="00000000" w:rsidDel="00000000" w:rsidP="00000000" w:rsidRDefault="00000000" w:rsidRPr="00000000" w14:paraId="0000105B">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D">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E">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F">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0">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1">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3">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4">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5">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6">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7">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8">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A">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C">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D">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E">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F">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8">
            <w:pPr>
              <w:jc w:val="center"/>
              <w:rPr>
                <w:rFonts w:ascii="Arial" w:cs="Arial" w:eastAsia="Arial" w:hAnsi="Arial"/>
                <w:i w:val="1"/>
                <w:sz w:val="18"/>
                <w:szCs w:val="18"/>
              </w:rPr>
            </w:pPr>
            <w:sdt>
              <w:sdtPr>
                <w:tag w:val="goog_rdk_49"/>
              </w:sdtPr>
              <w:sdtContent>
                <w:commentRangeStart w:id="41"/>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A">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F">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0">
            <w:pPr>
              <w:rPr>
                <w:rFonts w:ascii="Arial" w:cs="Arial" w:eastAsia="Arial" w:hAnsi="Arial"/>
              </w:rPr>
            </w:pPr>
            <w:commentRangeEnd w:id="41"/>
            <w:r w:rsidDel="00000000" w:rsidR="00000000" w:rsidRPr="00000000">
              <w:commentReference w:id="41"/>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B">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F">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2">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2">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3">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3">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4">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4">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5">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6">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6">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7">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8">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0"/>
        </w:sdtPr>
        <w:sdtContent>
          <w:commentRangeStart w:id="42"/>
        </w:sdtContent>
      </w:sdt>
      <w:r w:rsidDel="00000000" w:rsidR="00000000" w:rsidRPr="00000000">
        <w:rPr>
          <w:rFonts w:ascii="Arial" w:cs="Arial" w:eastAsia="Arial" w:hAnsi="Arial"/>
          <w:rtl w:val="0"/>
        </w:rPr>
        <w:t xml:space="preserve">wants to </w:t>
      </w:r>
      <w:commentRangeEnd w:id="42"/>
      <w:r w:rsidDel="00000000" w:rsidR="00000000" w:rsidRPr="00000000">
        <w:commentReference w:id="42"/>
      </w:r>
      <w:r w:rsidDel="00000000" w:rsidR="00000000" w:rsidRPr="00000000">
        <w:rPr>
          <w:rFonts w:ascii="Arial" w:cs="Arial" w:eastAsia="Arial" w:hAnsi="Arial"/>
          <w:rtl w:val="0"/>
        </w:rPr>
        <w:t xml:space="preserve">delete</w:t>
      </w:r>
      <w:sdt>
        <w:sdtPr>
          <w:tag w:val="goog_rdk_51"/>
        </w:sdtPr>
        <w:sdtContent>
          <w:commentRangeStart w:id="43"/>
        </w:sdtContent>
      </w:sdt>
      <w:r w:rsidDel="00000000" w:rsidR="00000000" w:rsidRPr="00000000">
        <w:rPr>
          <w:rFonts w:ascii="Arial" w:cs="Arial" w:eastAsia="Arial" w:hAnsi="Arial"/>
          <w:rtl w:val="0"/>
        </w:rPr>
        <w:t xml:space="preserve"> </w:t>
      </w:r>
      <w:commentRangeEnd w:id="43"/>
      <w:r w:rsidDel="00000000" w:rsidR="00000000" w:rsidRPr="00000000">
        <w:commentReference w:id="43"/>
      </w:r>
      <w:r w:rsidDel="00000000" w:rsidR="00000000" w:rsidRPr="00000000">
        <w:rPr>
          <w:rFonts w:ascii="Arial" w:cs="Arial" w:eastAsia="Arial" w:hAnsi="Arial"/>
          <w:rtl w:val="0"/>
        </w:rPr>
        <w:t xml:space="preserve">the Virtual connection. </w:t>
      </w:r>
      <w:sdt>
        <w:sdtPr>
          <w:tag w:val="goog_rdk_52"/>
        </w:sdtPr>
        <w:sdtContent>
          <w:commentRangeStart w:id="44"/>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4"/>
      <w:r w:rsidDel="00000000" w:rsidR="00000000" w:rsidRPr="00000000">
        <w:commentReference w:id="44"/>
      </w:r>
      <w:r w:rsidDel="00000000" w:rsidR="00000000" w:rsidRPr="00000000">
        <w:rPr>
          <w:rFonts w:ascii="Arial" w:cs="Arial" w:eastAsia="Arial" w:hAnsi="Arial"/>
          <w:rtl w:val="0"/>
        </w:rPr>
        <w:t xml:space="preserve"> </w:t>
      </w:r>
      <w:sdt>
        <w:sdtPr>
          <w:tag w:val="goog_rdk_53"/>
        </w:sdtPr>
        <w:sdtContent>
          <w:commentRangeStart w:id="45"/>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5"/>
      <w:r w:rsidDel="00000000" w:rsidR="00000000" w:rsidRPr="00000000">
        <w:commentReference w:id="45"/>
      </w:r>
      <w:sdt>
        <w:sdtPr>
          <w:tag w:val="goog_rdk_54"/>
        </w:sdtPr>
        <w:sdtContent>
          <w:commentRangeStart w:id="46"/>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A">
      <w:pPr>
        <w:spacing w:after="306" w:lineRule="auto"/>
        <w:ind w:right="4"/>
        <w:rPr>
          <w:rFonts w:ascii="Arial" w:cs="Arial" w:eastAsia="Arial" w:hAnsi="Arial"/>
        </w:rPr>
      </w:pPr>
      <w:sdt>
        <w:sdtPr>
          <w:tag w:val="goog_rdk_55"/>
        </w:sdtPr>
        <w:sdtContent>
          <w:commentRangeStart w:id="47"/>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113B">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D">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E">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F">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5">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56"/>
        </w:sdtPr>
        <w:sdtContent>
          <w:commentRangeStart w:id="48"/>
        </w:sdtContent>
      </w:sdt>
      <w:r w:rsidDel="00000000" w:rsidR="00000000" w:rsidRPr="00000000">
        <w:rPr>
          <w:rFonts w:ascii="Arial" w:cs="Arial" w:eastAsia="Arial" w:hAnsi="Arial"/>
          <w:highlight w:val="yellow"/>
          <w:rtl w:val="0"/>
        </w:rPr>
        <w:t xml:space="preserve">Gateway</w:t>
      </w:r>
      <w:commentRangeEnd w:id="48"/>
      <w:r w:rsidDel="00000000" w:rsidR="00000000" w:rsidRPr="00000000">
        <w:commentReference w:id="48"/>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6">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7">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8">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9">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A">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B">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C">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E">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0">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1">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2">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3">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4">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55">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6">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9">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A">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B">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F">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7">
      <w:pP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tl w:val="0"/>
        </w:rPr>
        <w:t xml:space="preserve">Table ??: WAKEUP packet</w:t>
      </w:r>
    </w:p>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9">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A">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6">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B">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117C">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D">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E">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B">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3">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4">
            <w:pPr>
              <w:jc w:val="center"/>
              <w:rPr>
                <w:rFonts w:ascii="Arial" w:cs="Arial" w:eastAsia="Arial" w:hAnsi="Arial"/>
              </w:rPr>
            </w:pPr>
            <w:sdt>
              <w:sdtPr>
                <w:tag w:val="goog_rdk_57"/>
              </w:sdtPr>
              <w:sdtContent>
                <w:commentRangeStart w:id="49"/>
              </w:sdtContent>
            </w:sdt>
            <w:sdt>
              <w:sdtPr>
                <w:tag w:val="goog_rdk_58"/>
              </w:sdtPr>
              <w:sdtContent>
                <w:commentRangeStart w:id="50"/>
              </w:sdtContent>
            </w:sdt>
            <w:sdt>
              <w:sdtPr>
                <w:tag w:val="goog_rdk_59"/>
              </w:sdtPr>
              <w:sdtContent>
                <w:commentRangeStart w:id="51"/>
              </w:sdtContent>
            </w:sdt>
            <w:r w:rsidDel="00000000" w:rsidR="00000000" w:rsidRPr="00000000">
              <w:rPr>
                <w:rFonts w:ascii="Arial" w:cs="Arial" w:eastAsia="Arial" w:hAnsi="Arial"/>
                <w:rtl w:val="0"/>
              </w:rPr>
              <w:t xml:space="preserve">Wireless Node Id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r>
          </w:p>
        </w:tc>
      </w:tr>
      <w:tr>
        <w:trPr>
          <w:cantSplit w:val="0"/>
          <w:tblHeader w:val="0"/>
        </w:trPr>
        <w:tc>
          <w:tcPr/>
          <w:p w:rsidR="00000000" w:rsidDel="00000000" w:rsidP="00000000" w:rsidRDefault="00000000" w:rsidRPr="00000000" w14:paraId="000011AC">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D">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B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60"/>
        </w:sdtPr>
        <w:sdtContent>
          <w:commentRangeStart w:id="52"/>
        </w:sdtContent>
      </w:sdt>
      <w:r w:rsidDel="00000000" w:rsidR="00000000" w:rsidRPr="00000000">
        <w:rPr>
          <w:rFonts w:ascii="Arial" w:cs="Arial" w:eastAsia="Arial" w:hAnsi="Arial"/>
          <w:rtl w:val="0"/>
        </w:rPr>
        <w:t xml:space="preserve"> wireless side </w:t>
      </w:r>
      <w:commentRangeEnd w:id="52"/>
      <w:r w:rsidDel="00000000" w:rsidR="00000000" w:rsidRPr="00000000">
        <w:commentReference w:id="52"/>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7">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9">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B">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D">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6">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D">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E">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0">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A">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B">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C">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E">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DF">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0">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1">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C">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9">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A">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7">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E">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1">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0">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1">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D">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E">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A">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B">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7">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8">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4">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5">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2">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E">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7F">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B">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1"/>
        </w:sdtPr>
        <w:sdtContent>
          <w:commentRangeStart w:id="53"/>
        </w:sdtContent>
      </w:sdt>
      <w:sdt>
        <w:sdtPr>
          <w:tag w:val="goog_rdk_62"/>
        </w:sdtPr>
        <w:sdtContent>
          <w:commentRangeStart w:id="54"/>
        </w:sdtContent>
      </w:sdt>
      <w:r w:rsidDel="00000000" w:rsidR="00000000" w:rsidRPr="00000000">
        <w:rPr>
          <w:rFonts w:ascii="Arial" w:cs="Arial" w:eastAsia="Arial" w:hAnsi="Arial"/>
          <w:rtl w:val="0"/>
        </w:rPr>
        <w:t xml:space="preserve"> packet is protected</w:t>
      </w:r>
      <w:commentRangeEnd w:id="53"/>
      <w:r w:rsidDel="00000000" w:rsidR="00000000" w:rsidRPr="00000000">
        <w:commentReference w:id="53"/>
      </w:r>
      <w:commentRangeEnd w:id="54"/>
      <w:r w:rsidDel="00000000" w:rsidR="00000000" w:rsidRPr="00000000">
        <w:commentReference w:id="5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E">
      <w:pPr>
        <w:spacing w:after="9" w:lineRule="auto"/>
        <w:ind w:left="-5" w:right="4" w:firstLine="0"/>
        <w:rPr>
          <w:rFonts w:ascii="Arial" w:cs="Arial" w:eastAsia="Arial" w:hAnsi="Arial"/>
        </w:rPr>
      </w:pPr>
      <w:sdt>
        <w:sdtPr>
          <w:tag w:val="goog_rdk_63"/>
        </w:sdtPr>
        <w:sdtContent>
          <w:commentRangeStart w:id="55"/>
        </w:sdtContent>
      </w:sdt>
      <w:sdt>
        <w:sdtPr>
          <w:tag w:val="goog_rdk_64"/>
        </w:sdtPr>
        <w:sdtContent>
          <w:commentRangeStart w:id="5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5"/>
      <w:r w:rsidDel="00000000" w:rsidR="00000000" w:rsidRPr="00000000">
        <w:commentReference w:id="55"/>
      </w:r>
      <w:commentRangeEnd w:id="56"/>
      <w:r w:rsidDel="00000000" w:rsidR="00000000" w:rsidRPr="00000000">
        <w:commentReference w:id="5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8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1">
      <w:pPr>
        <w:spacing w:after="9" w:lineRule="auto"/>
        <w:ind w:left="-5" w:right="4" w:firstLine="0"/>
        <w:rPr>
          <w:rFonts w:ascii="Arial" w:cs="Arial" w:eastAsia="Arial" w:hAnsi="Arial"/>
          <w:b w:val="1"/>
        </w:rPr>
      </w:pPr>
      <w:sdt>
        <w:sdtPr>
          <w:tag w:val="goog_rdk_65"/>
        </w:sdtPr>
        <w:sdtContent>
          <w:commentRangeStart w:id="57"/>
        </w:sdtContent>
      </w:sdt>
      <w:sdt>
        <w:sdtPr>
          <w:tag w:val="goog_rdk_66"/>
        </w:sdtPr>
        <w:sdtContent>
          <w:commentRangeStart w:id="5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1296">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8">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A">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B">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9C">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D">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E">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9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2">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7">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8">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9">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E">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AF">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3">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4">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5">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6">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A">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B">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C">
      <w:pPr>
        <w:numPr>
          <w:ilvl w:val="0"/>
          <w:numId w:val="17"/>
        </w:numPr>
        <w:spacing w:after="0" w:before="0" w:lineRule="auto"/>
        <w:ind w:left="720" w:hanging="360"/>
        <w:rPr>
          <w:rFonts w:ascii="Arial" w:cs="Arial" w:eastAsia="Arial" w:hAnsi="Arial"/>
          <w:u w:val="none"/>
        </w:rPr>
      </w:pPr>
      <w:sdt>
        <w:sdtPr>
          <w:tag w:val="goog_rdk_67"/>
        </w:sdtPr>
        <w:sdtContent>
          <w:commentRangeStart w:id="59"/>
        </w:sdtContent>
      </w:sdt>
      <w:r w:rsidDel="00000000" w:rsidR="00000000" w:rsidRPr="00000000">
        <w:rPr>
          <w:rFonts w:ascii="Arial" w:cs="Arial" w:eastAsia="Arial" w:hAnsi="Arial"/>
          <w:color w:val="222222"/>
          <w:rtl w:val="0"/>
        </w:rPr>
        <w:t xml:space="preserve">Reference </w:t>
      </w:r>
      <w:hyperlink r:id="rId57">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8">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9">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0">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1">
        <w:r w:rsidDel="00000000" w:rsidR="00000000" w:rsidRPr="00000000">
          <w:rPr>
            <w:rFonts w:ascii="Arial" w:cs="Arial" w:eastAsia="Arial" w:hAnsi="Arial"/>
            <w:rtl w:val="0"/>
          </w:rPr>
          <w:t xml:space="preserve"> </w:t>
        </w:r>
      </w:hyperlink>
      <w:hyperlink r:id="rId62">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3">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1325">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6">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327">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8">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9">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A">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C">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2F">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0">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1">
      <w:pPr>
        <w:spacing w:after="0" w:before="0" w:lineRule="auto"/>
        <w:ind w:left="720" w:firstLine="0"/>
        <w:rPr>
          <w:rFonts w:ascii="Arial" w:cs="Arial" w:eastAsia="Arial" w:hAnsi="Arial"/>
          <w:b w:val="1"/>
          <w:i w:val="1"/>
          <w:color w:val="222222"/>
          <w:u w:val="single"/>
          <w:shd w:fill="fff2cc" w:val="clear"/>
        </w:rPr>
      </w:pPr>
      <w:sdt>
        <w:sdtPr>
          <w:tag w:val="goog_rdk_68"/>
        </w:sdtPr>
        <w:sdtContent>
          <w:commentRangeStart w:id="6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2">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5">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336">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7">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8">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A">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4">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5">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C">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D">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E">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3F">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0">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1">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2">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3">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4">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5">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7">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69"/>
        </w:sdtPr>
        <w:sdtContent>
          <w:commentRangeStart w:id="61"/>
        </w:sdtContent>
      </w:sdt>
      <w:r w:rsidDel="00000000" w:rsidR="00000000" w:rsidRPr="00000000">
        <w:rPr>
          <w:rFonts w:ascii="Arial" w:cs="Arial" w:eastAsia="Arial" w:hAnsi="Arial"/>
          <w:rtl w:val="0"/>
        </w:rPr>
        <w:t xml:space="preserve">Session state</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348">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9">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4B">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p w:rsidR="00000000" w:rsidDel="00000000" w:rsidP="00000000" w:rsidRDefault="00000000" w:rsidRPr="00000000" w14:paraId="0000134C">
      <w:pPr>
        <w:numPr>
          <w:ilvl w:val="0"/>
          <w:numId w:val="47"/>
        </w:numPr>
        <w:spacing w:after="240" w:before="0" w:beforeAutospacing="0" w:lineRule="auto"/>
        <w:ind w:left="720" w:right="0" w:hanging="360"/>
        <w:rPr>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4D">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4E">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4F">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50">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sdt>
        <w:sdtPr>
          <w:tag w:val="goog_rdk_70"/>
        </w:sdtPr>
        <w:sdtContent>
          <w:commentRangeStart w:id="62"/>
        </w:sdtContent>
      </w:sdt>
      <w:sdt>
        <w:sdtPr>
          <w:tag w:val="goog_rdk_71"/>
        </w:sdtPr>
        <w:sdtContent>
          <w:commentRangeStart w:id="63"/>
        </w:sdtContent>
      </w:sdt>
      <w:r w:rsidDel="00000000" w:rsidR="00000000" w:rsidRPr="00000000">
        <w:rPr>
          <w:rtl w:val="0"/>
        </w:rPr>
        <w:t xml:space="preserve">The Will Message</w:t>
      </w:r>
      <w:sdt>
        <w:sdtPr>
          <w:tag w:val="goog_rdk_72"/>
        </w:sdtPr>
        <w:sdtContent>
          <w:ins w:author="davide.lenzarini@u-blox.com" w:id="4" w:date="2024-03-19T17:48:32Z">
            <w:commentRangeEnd w:id="62"/>
            <w:r w:rsidDel="00000000" w:rsidR="00000000" w:rsidRPr="00000000">
              <w:commentReference w:id="62"/>
            </w:r>
            <w:commentRangeEnd w:id="63"/>
            <w:r w:rsidDel="00000000" w:rsidR="00000000" w:rsidRPr="00000000">
              <w:commentReference w:id="63"/>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54">
      <w:pPr>
        <w:numPr>
          <w:ilvl w:val="0"/>
          <w:numId w:val="43"/>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55">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6">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7">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8">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9">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73"/>
        </w:sdtPr>
        <w:sdtContent>
          <w:commentRangeStart w:id="64"/>
        </w:sdtContent>
      </w:sdt>
      <w:r w:rsidDel="00000000" w:rsidR="00000000" w:rsidRPr="00000000">
        <w:rPr>
          <w:highlight w:val="yellow"/>
          <w:rtl w:val="0"/>
        </w:rPr>
        <w:t xml:space="preserve">the Session Expiry Interval has passed</w:t>
      </w:r>
      <w:commentRangeEnd w:id="64"/>
      <w:r w:rsidDel="00000000" w:rsidR="00000000" w:rsidRPr="00000000">
        <w:commentReference w:id="64"/>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A">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B">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C">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5D">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5E">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5F">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61">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3">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4">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5">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6">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7">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8">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69">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A">
      <w:pPr>
        <w:numPr>
          <w:ilvl w:val="0"/>
          <w:numId w:val="63"/>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6B">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6C">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6D">
      <w:pPr>
        <w:numPr>
          <w:ilvl w:val="0"/>
          <w:numId w:val="63"/>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6F">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1">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72">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3">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4">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5">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6">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7">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8">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9">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B">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C">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D">
      <w:pPr>
        <w:spacing w:after="240" w:before="240" w:lineRule="auto"/>
        <w:ind w:left="0" w:firstLine="0"/>
        <w:rPr>
          <w:shd w:fill="ffe599" w:val="clear"/>
        </w:rPr>
      </w:pPr>
      <w:r w:rsidDel="00000000" w:rsidR="00000000" w:rsidRPr="00000000">
        <w:rPr>
          <w:shd w:fill="ffe599" w:val="clear"/>
          <w:rtl w:val="0"/>
        </w:rPr>
        <w:t xml:space="preserve">Both </w:t>
      </w:r>
      <w:sdt>
        <w:sdtPr>
          <w:tag w:val="goog_rdk_74"/>
        </w:sdtPr>
        <w:sdtContent>
          <w:commentRangeStart w:id="65"/>
        </w:sdtContent>
      </w:sdt>
      <w:sdt>
        <w:sdtPr>
          <w:tag w:val="goog_rdk_75"/>
        </w:sdtPr>
        <w:sdtContent>
          <w:commentRangeStart w:id="66"/>
        </w:sdtContent>
      </w:sdt>
      <w:r w:rsidDel="00000000" w:rsidR="00000000" w:rsidRPr="00000000">
        <w:rPr>
          <w:shd w:fill="ffe599" w:val="clear"/>
          <w:rtl w:val="0"/>
        </w:rPr>
        <w:t xml:space="preserve">TCP and UDP ports 1883 and 8883 are registered with IANA for MQTT and secure communication respectively.</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7F">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0">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4">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87">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8">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9">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A">
      <w:pPr>
        <w:pStyle w:val="Heading3"/>
        <w:ind w:left="0" w:firstLine="0"/>
        <w:rPr/>
      </w:pPr>
      <w:bookmarkStart w:colFirst="0" w:colLast="0" w:name="_heading=h.be76rdrlcegt" w:id="215"/>
      <w:bookmarkEnd w:id="215"/>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8B">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8D">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8E">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8F">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0">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1">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2">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3">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4">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5">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6">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7">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8">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9">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A">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B">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9D">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9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F">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2">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6">
      <w:pPr>
        <w:rPr/>
      </w:pPr>
      <w:sdt>
        <w:sdtPr>
          <w:tag w:val="goog_rdk_76"/>
        </w:sdtPr>
        <w:sdtContent>
          <w:commentRangeStart w:id="67"/>
        </w:sdtContent>
      </w:sdt>
      <w:r w:rsidDel="00000000" w:rsidR="00000000" w:rsidRPr="00000000">
        <w:rPr>
          <w:rtl w:val="0"/>
        </w:rPr>
      </w:r>
    </w:p>
    <w:p w:rsidR="00000000" w:rsidDel="00000000" w:rsidP="00000000" w:rsidRDefault="00000000" w:rsidRPr="00000000" w14:paraId="000013A7">
      <w:pPr>
        <w:pStyle w:val="Heading3"/>
        <w:ind w:left="0" w:firstLine="0"/>
        <w:rPr>
          <w:rFonts w:ascii="Arial" w:cs="Arial" w:eastAsia="Arial" w:hAnsi="Arial"/>
        </w:rPr>
      </w:pPr>
      <w:bookmarkStart w:colFirst="0" w:colLast="0" w:name="_heading=h.1au1eum" w:id="220"/>
      <w:bookmarkEnd w:id="220"/>
      <w:commentRangeEnd w:id="67"/>
      <w:r w:rsidDel="00000000" w:rsidR="00000000" w:rsidRPr="00000000">
        <w:commentReference w:id="6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8">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9">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A">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A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77"/>
        </w:sdtPr>
        <w:sdtContent>
          <w:commentRangeStart w:id="68"/>
        </w:sdtContent>
      </w:sdt>
      <w:sdt>
        <w:sdtPr>
          <w:tag w:val="goog_rdk_78"/>
        </w:sdtPr>
        <w:sdtContent>
          <w:commentRangeStart w:id="69"/>
        </w:sdtContent>
      </w:sdt>
      <w:r w:rsidDel="00000000" w:rsidR="00000000" w:rsidRPr="00000000">
        <w:rPr>
          <w:rFonts w:ascii="Arial" w:cs="Arial" w:eastAsia="Arial" w:hAnsi="Arial"/>
          <w:highlight w:val="yellow"/>
          <w:rtl w:val="0"/>
        </w:rPr>
        <w:t xml:space="preserve">and DUP flag set to 0</w:t>
      </w:r>
      <w:commentRangeEnd w:id="68"/>
      <w:r w:rsidDel="00000000" w:rsidR="00000000" w:rsidRPr="00000000">
        <w:commentReference w:id="68"/>
      </w:r>
      <w:commentRangeEnd w:id="69"/>
      <w:r w:rsidDel="00000000" w:rsidR="00000000" w:rsidRPr="00000000">
        <w:commentReference w:id="6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AC">
      <w:pPr>
        <w:numPr>
          <w:ilvl w:val="0"/>
          <w:numId w:val="53"/>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AD">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AE">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AF">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79"/>
        </w:sdtPr>
        <w:sdtContent>
          <w:commentRangeStart w:id="70"/>
        </w:sdtContent>
      </w:sdt>
      <w:r w:rsidDel="00000000" w:rsidR="00000000" w:rsidRPr="00000000">
        <w:rPr>
          <w:rFonts w:ascii="Arial" w:cs="Arial" w:eastAsia="Arial" w:hAnsi="Arial"/>
          <w:b w:val="1"/>
          <w:highlight w:val="yellow"/>
          <w:rtl w:val="0"/>
        </w:rPr>
        <w:t xml:space="preserve">At any given time a sender </w:t>
      </w:r>
      <w:sdt>
        <w:sdtPr>
          <w:tag w:val="goog_rdk_80"/>
        </w:sdtPr>
        <w:sdtContent>
          <w:commentRangeStart w:id="71"/>
        </w:sdtContent>
      </w:sdt>
      <w:r w:rsidDel="00000000" w:rsidR="00000000" w:rsidRPr="00000000">
        <w:rPr>
          <w:rFonts w:ascii="Arial" w:cs="Arial" w:eastAsia="Arial" w:hAnsi="Arial"/>
          <w:b w:val="1"/>
          <w:highlight w:val="yellow"/>
          <w:rtl w:val="0"/>
        </w:rPr>
        <w:t xml:space="preserve">must</w:t>
      </w:r>
      <w:commentRangeEnd w:id="71"/>
      <w:r w:rsidDel="00000000" w:rsidR="00000000" w:rsidRPr="00000000">
        <w:commentReference w:id="71"/>
      </w:r>
      <w:r w:rsidDel="00000000" w:rsidR="00000000" w:rsidRPr="00000000">
        <w:rPr>
          <w:rFonts w:ascii="Arial" w:cs="Arial" w:eastAsia="Arial" w:hAnsi="Arial"/>
          <w:b w:val="1"/>
          <w:highlight w:val="yellow"/>
          <w:rtl w:val="0"/>
        </w:rPr>
        <w:t xml:space="preserve"> ONLY have 1 outstanding application message in flight.</w:t>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13B0">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B3">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4">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5">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6">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7">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C">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1">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3">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5">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7">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8">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9">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A">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B">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C">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C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C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3">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4">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81"/>
        </w:sdtPr>
        <w:sdtContent>
          <w:commentRangeStart w:id="72"/>
        </w:sdtContent>
      </w:sdt>
      <w:sdt>
        <w:sdtPr>
          <w:tag w:val="goog_rdk_82"/>
        </w:sdtPr>
        <w:sdtContent>
          <w:commentRangeStart w:id="73"/>
        </w:sdtContent>
      </w:sdt>
      <w:sdt>
        <w:sdtPr>
          <w:tag w:val="goog_rdk_83"/>
        </w:sdtPr>
        <w:sdtContent>
          <w:commentRangeStart w:id="74"/>
        </w:sdtContent>
      </w:sdt>
      <w:sdt>
        <w:sdtPr>
          <w:tag w:val="goog_rdk_84"/>
        </w:sdtPr>
        <w:sdtContent>
          <w:commentRangeStart w:id="75"/>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87"/>
      </w:sdtPr>
      <w:sdtContent>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85"/>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86"/>
            </w:sdtPr>
            <w:sdtContent>
              <w:r w:rsidDel="00000000" w:rsidR="00000000" w:rsidRPr="00000000">
                <w:rPr>
                  <w:rtl w:val="0"/>
                </w:rPr>
              </w:r>
            </w:sdtContent>
          </w:sdt>
        </w:p>
      </w:sdtContent>
    </w:sdt>
    <w:p w:rsidR="00000000" w:rsidDel="00000000" w:rsidP="00000000" w:rsidRDefault="00000000" w:rsidRPr="00000000" w14:paraId="000013D9">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A">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DB">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C">
      <w:pPr>
        <w:numPr>
          <w:ilvl w:val="0"/>
          <w:numId w:val="32"/>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DD">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DE">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DF">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0">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1">
      <w:pPr>
        <w:spacing w:after="240" w:before="240" w:lineRule="auto"/>
        <w:ind w:left="0" w:right="0" w:firstLine="0"/>
        <w:rPr/>
      </w:pPr>
      <w:sdt>
        <w:sdtPr>
          <w:tag w:val="goog_rdk_88"/>
        </w:sdtPr>
        <w:sdtContent>
          <w:commentRangeStart w:id="76"/>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13E2">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3">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0D">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0E">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89"/>
        </w:sdtPr>
        <w:sdtContent>
          <w:commentRangeStart w:id="77"/>
        </w:sdtContent>
      </w:sdt>
      <w:r w:rsidDel="00000000" w:rsidR="00000000" w:rsidRPr="00000000">
        <w:rPr>
          <w:rtl w:val="0"/>
        </w:rPr>
        <w:t xml:space="preserve">he receiver does not need to complete delivery of the Application Message before sending the </w:t>
      </w:r>
      <w:sdt>
        <w:sdtPr>
          <w:tag w:val="goog_rdk_90"/>
        </w:sdtPr>
        <w:sdtContent>
          <w:commentRangeStart w:id="78"/>
        </w:sdtContent>
      </w:sdt>
      <w:r w:rsidDel="00000000" w:rsidR="00000000" w:rsidRPr="00000000">
        <w:rPr>
          <w:rtl w:val="0"/>
        </w:rPr>
        <w:t xml:space="preserve">PUBREC or</w:t>
      </w:r>
      <w:commentRangeEnd w:id="78"/>
      <w:r w:rsidDel="00000000" w:rsidR="00000000" w:rsidRPr="00000000">
        <w:commentReference w:id="78"/>
      </w:r>
      <w:r w:rsidDel="00000000" w:rsidR="00000000" w:rsidRPr="00000000">
        <w:rPr>
          <w:rtl w:val="0"/>
        </w:rPr>
        <w:t xml:space="preserve"> PUBCOMP.</w:t>
      </w:r>
      <w:commentRangeEnd w:id="77"/>
      <w:r w:rsidDel="00000000" w:rsidR="00000000" w:rsidRPr="00000000">
        <w:commentReference w:id="77"/>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40F">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91"/>
        </w:sdtPr>
        <w:sdtContent>
          <w:commentRangeStart w:id="79"/>
        </w:sdtContent>
      </w:sdt>
      <w:r w:rsidDel="00000000" w:rsidR="00000000" w:rsidRPr="00000000">
        <w:rPr>
          <w:rFonts w:ascii="Arial" w:cs="Arial" w:eastAsia="Arial" w:hAnsi="Arial"/>
          <w:highlight w:val="yellow"/>
          <w:rtl w:val="0"/>
        </w:rPr>
        <w:t xml:space="preserve">Packets</w:t>
      </w:r>
      <w:commentRangeEnd w:id="79"/>
      <w:r w:rsidDel="00000000" w:rsidR="00000000" w:rsidRPr="00000000">
        <w:commentReference w:id="7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92"/>
        </w:sdtPr>
        <w:sdtContent>
          <w:commentRangeStart w:id="80"/>
        </w:sdtContent>
      </w:sdt>
      <w:r w:rsidDel="00000000" w:rsidR="00000000" w:rsidRPr="00000000">
        <w:rPr>
          <w:rFonts w:ascii="Arial" w:cs="Arial" w:eastAsia="Arial" w:hAnsi="Arial"/>
          <w:highlight w:val="yellow"/>
          <w:rtl w:val="0"/>
        </w:rPr>
        <w:t xml:space="preserve">Packets</w:t>
      </w:r>
      <w:commentRangeEnd w:id="80"/>
      <w:r w:rsidDel="00000000" w:rsidR="00000000" w:rsidRPr="00000000">
        <w:commentReference w:id="8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93"/>
        </w:sdtPr>
        <w:sdtContent>
          <w:commentRangeStart w:id="8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94"/>
        </w:sdtPr>
        <w:sdtContent>
          <w:commentRangeStart w:id="82"/>
        </w:sdtContent>
      </w:sdt>
      <w:r w:rsidDel="00000000" w:rsidR="00000000" w:rsidRPr="00000000">
        <w:rPr>
          <w:rFonts w:ascii="Arial" w:cs="Arial" w:eastAsia="Arial" w:hAnsi="Arial"/>
          <w:rtl w:val="0"/>
        </w:rPr>
        <w:t xml:space="preserve">also </w:t>
      </w:r>
      <w:commentRangeEnd w:id="82"/>
      <w:r w:rsidDel="00000000" w:rsidR="00000000" w:rsidRPr="00000000">
        <w:commentReference w:id="82"/>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C">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1D">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1E">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1F">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0">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1">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3">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4">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5">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6">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7">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428">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9">
      <w:pPr>
        <w:spacing w:after="240" w:before="240" w:lineRule="auto"/>
        <w:rPr>
          <w:rFonts w:ascii="Arial" w:cs="Arial" w:eastAsia="Arial" w:hAnsi="Arial"/>
        </w:rPr>
      </w:pPr>
      <w:sdt>
        <w:sdtPr>
          <w:tag w:val="goog_rdk_95"/>
        </w:sdtPr>
        <w:sdtContent>
          <w:commentRangeStart w:id="83"/>
        </w:sdtContent>
      </w:sdt>
      <w:sdt>
        <w:sdtPr>
          <w:tag w:val="goog_rdk_96"/>
        </w:sdtPr>
        <w:sdtContent>
          <w:commentRangeStart w:id="84"/>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A">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C">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2D">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2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0">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1">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2">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4">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5">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6">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8">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9">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A">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3E">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3F">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0">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2">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3">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4">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6">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7">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9">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A">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B">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4D">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4E">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4F">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0">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1">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6">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7">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5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9">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B">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C">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5D">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5E">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5F">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0">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1">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4">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5">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66">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7">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8">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9">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A">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B">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C">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6D">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0">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3">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75">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6">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7">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79">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7A">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C">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7F">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0">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1">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2">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3">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4">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5">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6">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A">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B">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C">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8D">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8E">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4">
        <w:r w:rsidDel="00000000" w:rsidR="00000000" w:rsidRPr="00000000">
          <w:rPr>
            <w:highlight w:val="yellow"/>
            <w:rtl w:val="0"/>
          </w:rPr>
          <w:t xml:space="preserve"> </w:t>
        </w:r>
      </w:hyperlink>
      <w:hyperlink r:id="rId75">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8F">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90">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1">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2">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3">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4">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5">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6">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7">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9">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A">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9C">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9D">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9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9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2">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3">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4">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5">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6">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7">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9">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A">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Refer to section </w:t>
      </w:r>
      <w:sdt>
        <w:sdtPr>
          <w:tag w:val="goog_rdk_97"/>
        </w:sdtPr>
        <w:sdtContent>
          <w:commentRangeStart w:id="85"/>
        </w:sdtContent>
      </w:sdt>
      <w:sdt>
        <w:sdtPr>
          <w:tag w:val="goog_rdk_98"/>
        </w:sdtPr>
        <w:sdtContent>
          <w:commentRangeStart w:id="86"/>
        </w:sdtContent>
      </w:sdt>
      <w:r w:rsidDel="00000000" w:rsidR="00000000" w:rsidRPr="00000000">
        <w:rPr>
          <w:rtl w:val="0"/>
        </w:rPr>
        <w:t xml:space="preserve">5.4.9</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t xml:space="preserve"> for information about handling Disallowed Unicode code points.</w:t>
      </w:r>
    </w:p>
    <w:p w:rsidR="00000000" w:rsidDel="00000000" w:rsidP="00000000" w:rsidRDefault="00000000" w:rsidRPr="00000000" w14:paraId="000014AC">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A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AE">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AF">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1">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2">
      <w:pPr>
        <w:spacing w:after="303" w:line="259" w:lineRule="auto"/>
        <w:ind w:left="284" w:right="4" w:firstLine="0"/>
        <w:rPr>
          <w:rFonts w:ascii="Arial" w:cs="Arial" w:eastAsia="Arial" w:hAnsi="Arial"/>
        </w:rPr>
      </w:pPr>
      <w:sdt>
        <w:sdtPr>
          <w:tag w:val="goog_rdk_100"/>
        </w:sdtPr>
        <w:sdtContent>
          <w:del w:author="davide.lenzarini@u-blox.com" w:id="7" w:date="2024-03-14T11:37:29Z"/>
          <w:sdt>
            <w:sdtPr>
              <w:tag w:val="goog_rdk_101"/>
            </w:sdtPr>
            <w:sdtContent>
              <w:commentRangeStart w:id="87"/>
            </w:sdtContent>
          </w:sdt>
          <w:del w:author="davide.lenzarini@u-blox.com" w:id="7" w:date="2024-03-14T11:37:29Z">
            <w:sdt>
              <w:sdtPr>
                <w:tag w:val="goog_rdk_102"/>
              </w:sdtPr>
              <w:sdtContent>
                <w:commentRangeStart w:id="88"/>
              </w:sdtContent>
            </w:sdt>
            <w:r w:rsidDel="00000000" w:rsidR="00000000" w:rsidRPr="00000000">
              <w:rPr>
                <w:rFonts w:ascii="Arial" w:cs="Arial" w:eastAsia="Arial" w:hAnsi="Arial"/>
              </w:rPr>
              <w:drawing>
                <wp:inline distB="0" distT="0" distL="0" distR="0">
                  <wp:extent cx="5729288" cy="5321408"/>
                  <wp:effectExtent b="0" l="0" r="0" t="0"/>
                  <wp:docPr id="29" name="image1.png"/>
                  <a:graphic>
                    <a:graphicData uri="http://schemas.openxmlformats.org/drawingml/2006/picture">
                      <pic:pic>
                        <pic:nvPicPr>
                          <pic:cNvPr id="0" name="image1.png"/>
                          <pic:cNvPicPr preferRelativeResize="0"/>
                        </pic:nvPicPr>
                        <pic:blipFill>
                          <a:blip r:embed="rId78"/>
                          <a:srcRect b="1599" l="-1824" r="-1388" t="0"/>
                          <a:stretch>
                            <a:fillRect/>
                          </a:stretch>
                        </pic:blipFill>
                        <pic:spPr>
                          <a:xfrm>
                            <a:off x="0" y="0"/>
                            <a:ext cx="5729288" cy="5321408"/>
                          </a:xfrm>
                          <a:prstGeom prst="rect"/>
                          <a:ln/>
                        </pic:spPr>
                      </pic:pic>
                    </a:graphicData>
                  </a:graphic>
                </wp:inline>
              </w:drawing>
            </w:r>
          </w:del>
        </w:sdtContent>
      </w:sdt>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4B3">
      <w:pPr>
        <w:spacing w:after="203" w:line="265" w:lineRule="auto"/>
        <w:ind w:right="4"/>
        <w:jc w:val="center"/>
        <w:rPr>
          <w:rFonts w:ascii="Arial" w:cs="Arial" w:eastAsia="Arial" w:hAnsi="Arial"/>
        </w:rPr>
      </w:pPr>
      <w:sdt>
        <w:sdtPr>
          <w:tag w:val="goog_rdk_104"/>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4">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0"/>
      </w:sdtPr>
      <w:sdtContent>
        <w:p w:rsidR="00000000" w:rsidDel="00000000" w:rsidP="00000000" w:rsidRDefault="00000000" w:rsidRPr="00000000" w14:paraId="000014B7">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05"/>
            </w:sdtPr>
            <w:sdtContent>
              <w:del w:author="davide.lenzarini@u-blox.com" w:id="9" w:date="2024-03-14T11:32:00Z"/>
              <w:sdt>
                <w:sdtPr>
                  <w:tag w:val="goog_rdk_106"/>
                </w:sdtPr>
                <w:sdtContent>
                  <w:commentRangeStart w:id="89"/>
                </w:sdtContent>
              </w:sdt>
              <w:del w:author="davide.lenzarini@u-blox.com" w:id="9" w:date="2024-03-14T11:32:00Z">
                <w:sdt>
                  <w:sdtPr>
                    <w:tag w:val="goog_rdk_107"/>
                  </w:sdtPr>
                  <w:sdtContent>
                    <w:commentRangeStart w:id="90"/>
                  </w:sdtContent>
                </w:sdt>
                <w:sdt>
                  <w:sdtPr>
                    <w:tag w:val="goog_rdk_108"/>
                  </w:sdtPr>
                  <w:sdtContent>
                    <w:commentRangeStart w:id="91"/>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9.png"/>
                      <a:graphic>
                        <a:graphicData uri="http://schemas.openxmlformats.org/drawingml/2006/picture">
                          <pic:pic>
                            <pic:nvPicPr>
                              <pic:cNvPr descr="A close up of a map&#10;&#10;Description automatically generated" id="0" name="image9.png"/>
                              <pic:cNvPicPr preferRelativeResize="0"/>
                            </pic:nvPicPr>
                            <pic:blipFill>
                              <a:blip r:embed="rId79"/>
                              <a:srcRect b="0" l="0" r="0" t="0"/>
                              <a:stretch>
                                <a:fillRect/>
                              </a:stretch>
                            </pic:blipFill>
                            <pic:spPr>
                              <a:xfrm>
                                <a:off x="0" y="0"/>
                                <a:ext cx="4861756" cy="1810693"/>
                              </a:xfrm>
                              <a:prstGeom prst="rect"/>
                              <a:ln/>
                            </pic:spPr>
                          </pic:pic>
                        </a:graphicData>
                      </a:graphic>
                    </wp:inline>
                  </w:drawing>
                </w:r>
              </w:del>
            </w:sdtContent>
          </w:sdt>
          <w:sdt>
            <w:sdtPr>
              <w:tag w:val="goog_rdk_109"/>
            </w:sdtPr>
            <w:sdtContent>
              <w:ins w:author="davide.lenzarini@u-blox.com" w:id="9" w:date="2024-03-14T11:32:00Z">
                <w:commentRangeEnd w:id="89"/>
                <w:r w:rsidDel="00000000" w:rsidR="00000000" w:rsidRPr="00000000">
                  <w:commentReference w:id="89"/>
                </w:r>
                <w:commentRangeEnd w:id="90"/>
                <w:r w:rsidDel="00000000" w:rsidR="00000000" w:rsidRPr="00000000">
                  <w:commentReference w:id="90"/>
                </w:r>
                <w:commentRangeEnd w:id="91"/>
                <w:r w:rsidDel="00000000" w:rsidR="00000000" w:rsidRPr="00000000">
                  <w:commentReference w:id="91"/>
                </w:r>
                <w:r w:rsidDel="00000000" w:rsidR="00000000" w:rsidRPr="00000000">
                  <w:rPr>
                    <w:rtl w:val="0"/>
                  </w:rPr>
                </w:r>
              </w:ins>
            </w:sdtContent>
          </w:sdt>
        </w:p>
      </w:sdtContent>
    </w:sdt>
    <w:sdt>
      <w:sdtPr>
        <w:tag w:val="goog_rdk_113"/>
      </w:sdtPr>
      <w:sdtContent>
        <w:p w:rsidR="00000000" w:rsidDel="00000000" w:rsidP="00000000" w:rsidRDefault="00000000" w:rsidRPr="00000000" w14:paraId="000014B8">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12"/>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9">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14"/>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15"/>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16"/>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17"/>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18"/>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A">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0"/>
      </w:sdtPr>
      <w:sdtContent>
        <w:p w:rsidR="00000000" w:rsidDel="00000000" w:rsidP="00000000" w:rsidRDefault="00000000" w:rsidRPr="00000000" w14:paraId="000014BB">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19"/>
            </w:sdtPr>
            <w:sdtContent>
              <w:ins w:author="davide.lenzarini@u-blox.com" w:id="15" w:date="2024-03-14T11:38:25Z">
                <w:r w:rsidDel="00000000" w:rsidR="00000000" w:rsidRPr="00000000">
                  <w:rPr>
                    <w:rtl w:val="0"/>
                  </w:rPr>
                </w:r>
              </w:ins>
            </w:sdtContent>
          </w:sdt>
        </w:p>
      </w:sdtContent>
    </w:sdt>
    <w:sdt>
      <w:sdtPr>
        <w:tag w:val="goog_rdk_122"/>
      </w:sdtPr>
      <w:sdtContent>
        <w:p w:rsidR="00000000" w:rsidDel="00000000" w:rsidP="00000000" w:rsidRDefault="00000000" w:rsidRPr="00000000" w14:paraId="000014BC">
          <w:pPr>
            <w:spacing w:after="460" w:lineRule="auto"/>
            <w:ind w:left="-5" w:right="4" w:firstLine="0"/>
            <w:jc w:val="center"/>
            <w:rPr>
              <w:ins w:author="davide.lenzarini@u-blox.com" w:id="15" w:date="2024-03-14T11:38:25Z"/>
              <w:rFonts w:ascii="Arial" w:cs="Arial" w:eastAsia="Arial" w:hAnsi="Arial"/>
            </w:rPr>
          </w:pPr>
          <w:sdt>
            <w:sdtPr>
              <w:tag w:val="goog_rdk_121"/>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24"/>
      </w:sdtPr>
      <w:sdtContent>
        <w:p w:rsidR="00000000" w:rsidDel="00000000" w:rsidP="00000000" w:rsidRDefault="00000000" w:rsidRPr="00000000" w14:paraId="000014BD">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23"/>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27"/>
      </w:sdtPr>
      <w:sdtContent>
        <w:p w:rsidR="00000000" w:rsidDel="00000000" w:rsidP="00000000" w:rsidRDefault="00000000" w:rsidRPr="00000000" w14:paraId="000014BE">
          <w:pPr>
            <w:pStyle w:val="Heading3"/>
            <w:keepLines w:val="1"/>
            <w:spacing w:after="64" w:before="0" w:line="259" w:lineRule="auto"/>
            <w:ind w:left="0" w:firstLine="0"/>
            <w:rPr>
              <w:ins w:author="davide.lenzarini@u-blox.com" w:id="17" w:date="2024-03-14T11:39:33Z"/>
            </w:rPr>
          </w:pPr>
          <w:sdt>
            <w:sdtPr>
              <w:tag w:val="goog_rdk_126"/>
            </w:sdtPr>
            <w:sdtContent>
              <w:ins w:author="davide.lenzarini@u-blox.com" w:id="17"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129"/>
      </w:sdtPr>
      <w:sdtContent>
        <w:p w:rsidR="00000000" w:rsidDel="00000000" w:rsidP="00000000" w:rsidRDefault="00000000" w:rsidRPr="00000000" w14:paraId="000014BF">
          <w:pPr>
            <w:spacing w:after="572" w:line="265" w:lineRule="auto"/>
            <w:jc w:val="center"/>
            <w:rPr>
              <w:ins w:author="davide.lenzarini@u-blox.com" w:id="17" w:date="2024-03-14T11:39:33Z"/>
              <w:rFonts w:ascii="Arial" w:cs="Arial" w:eastAsia="Arial" w:hAnsi="Arial"/>
            </w:rPr>
          </w:pPr>
          <w:sdt>
            <w:sdtPr>
              <w:tag w:val="goog_rdk_128"/>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3.png"/>
                      <a:graphic>
                        <a:graphicData uri="http://schemas.openxmlformats.org/drawingml/2006/picture">
                          <pic:pic>
                            <pic:nvPicPr>
                              <pic:cNvPr id="0" name="image13.png"/>
                              <pic:cNvPicPr preferRelativeResize="0"/>
                            </pic:nvPicPr>
                            <pic:blipFill>
                              <a:blip r:embed="rId82"/>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31"/>
      </w:sdtPr>
      <w:sdtContent>
        <w:p w:rsidR="00000000" w:rsidDel="00000000" w:rsidP="00000000" w:rsidRDefault="00000000" w:rsidRPr="00000000" w14:paraId="000014C0">
          <w:pPr>
            <w:spacing w:after="572" w:line="265" w:lineRule="auto"/>
            <w:jc w:val="center"/>
            <w:rPr>
              <w:ins w:author="davide.lenzarini@u-blox.com" w:id="17" w:date="2024-03-14T11:39:33Z"/>
              <w:rFonts w:ascii="Arial" w:cs="Arial" w:eastAsia="Arial" w:hAnsi="Arial"/>
            </w:rPr>
          </w:pPr>
          <w:sdt>
            <w:sdtPr>
              <w:tag w:val="goog_rdk_130"/>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33"/>
      </w:sdtPr>
      <w:sdtContent>
        <w:p w:rsidR="00000000" w:rsidDel="00000000" w:rsidP="00000000" w:rsidRDefault="00000000" w:rsidRPr="00000000" w14:paraId="000014C1">
          <w:pPr>
            <w:spacing w:after="572" w:line="265" w:lineRule="auto"/>
            <w:jc w:val="center"/>
            <w:rPr>
              <w:ins w:author="davide.lenzarini@u-blox.com" w:id="17" w:date="2024-03-14T11:39:33Z"/>
              <w:rFonts w:ascii="Arial" w:cs="Arial" w:eastAsia="Arial" w:hAnsi="Arial"/>
            </w:rPr>
          </w:pPr>
          <w:sdt>
            <w:sdtPr>
              <w:tag w:val="goog_rdk_132"/>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35"/>
      </w:sdtPr>
      <w:sdtContent>
        <w:p w:rsidR="00000000" w:rsidDel="00000000" w:rsidP="00000000" w:rsidRDefault="00000000" w:rsidRPr="00000000" w14:paraId="000014C2">
          <w:pPr>
            <w:pStyle w:val="Heading3"/>
            <w:keepLines w:val="1"/>
            <w:spacing w:after="64" w:before="0" w:line="259" w:lineRule="auto"/>
            <w:ind w:left="0" w:firstLine="0"/>
            <w:rPr>
              <w:ins w:author="davide.lenzarini@u-blox.com" w:id="17" w:date="2024-03-14T11:39:33Z"/>
            </w:rPr>
          </w:pPr>
          <w:sdt>
            <w:sdtPr>
              <w:tag w:val="goog_rdk_134"/>
            </w:sdtPr>
            <w:sdtContent>
              <w:ins w:author="davide.lenzarini@u-blox.com" w:id="17"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137"/>
      </w:sdtPr>
      <w:sdtContent>
        <w:p w:rsidR="00000000" w:rsidDel="00000000" w:rsidP="00000000" w:rsidRDefault="00000000" w:rsidRPr="00000000" w14:paraId="000014C3">
          <w:pPr>
            <w:spacing w:after="572" w:line="265" w:lineRule="auto"/>
            <w:jc w:val="center"/>
            <w:rPr>
              <w:ins w:author="davide.lenzarini@u-blox.com" w:id="17" w:date="2024-03-14T11:39:33Z"/>
              <w:rFonts w:ascii="Arial" w:cs="Arial" w:eastAsia="Arial" w:hAnsi="Arial"/>
            </w:rPr>
          </w:pPr>
          <w:sdt>
            <w:sdtPr>
              <w:tag w:val="goog_rdk_136"/>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39"/>
      </w:sdtPr>
      <w:sdtContent>
        <w:p w:rsidR="00000000" w:rsidDel="00000000" w:rsidP="00000000" w:rsidRDefault="00000000" w:rsidRPr="00000000" w14:paraId="000014C4">
          <w:pPr>
            <w:spacing w:after="572" w:line="265" w:lineRule="auto"/>
            <w:jc w:val="center"/>
            <w:rPr>
              <w:ins w:author="davide.lenzarini@u-blox.com" w:id="17" w:date="2024-03-14T11:39:33Z"/>
              <w:rFonts w:ascii="Arial" w:cs="Arial" w:eastAsia="Arial" w:hAnsi="Arial"/>
            </w:rPr>
          </w:pPr>
          <w:sdt>
            <w:sdtPr>
              <w:tag w:val="goog_rdk_138"/>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5">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0"/>
        </w:sdtPr>
        <w:sdtContent>
          <w:commentRangeStart w:id="92"/>
        </w:sdtContent>
      </w:sdt>
      <w:sdt>
        <w:sdtPr>
          <w:tag w:val="goog_rdk_141"/>
        </w:sdtPr>
        <w:sdtContent>
          <w:commentRangeStart w:id="93"/>
        </w:sdtContent>
      </w:sdt>
      <w:sdt>
        <w:sdtPr>
          <w:tag w:val="goog_rdk_142"/>
        </w:sdtPr>
        <w:sdtContent>
          <w:commentRangeStart w:id="94"/>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2"/>
      <w:r w:rsidDel="00000000" w:rsidR="00000000" w:rsidRPr="00000000">
        <w:commentReference w:id="92"/>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4CA">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43"/>
        </w:sdtPr>
        <w:sdtContent>
          <w:commentRangeStart w:id="95"/>
        </w:sdtContent>
      </w:sdt>
      <w:r w:rsidDel="00000000" w:rsidR="00000000" w:rsidRPr="00000000">
        <w:rPr>
          <w:rFonts w:ascii="Arial" w:cs="Arial" w:eastAsia="Arial" w:hAnsi="Arial"/>
          <w:rtl w:val="0"/>
        </w:rPr>
        <w:t xml:space="preserve">should</w:t>
      </w:r>
      <w:commentRangeEnd w:id="95"/>
      <w:r w:rsidDel="00000000" w:rsidR="00000000" w:rsidRPr="00000000">
        <w:commentReference w:id="95"/>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B">
      <w:pPr>
        <w:spacing w:after="26" w:lineRule="auto"/>
        <w:ind w:left="-15" w:right="4" w:firstLine="0"/>
        <w:rPr>
          <w:rFonts w:ascii="Arial" w:cs="Arial" w:eastAsia="Arial" w:hAnsi="Arial"/>
        </w:rPr>
      </w:pPr>
      <w:sdt>
        <w:sdtPr>
          <w:tag w:val="goog_rdk_144"/>
        </w:sdtPr>
        <w:sdtContent>
          <w:commentRangeStart w:id="96"/>
        </w:sdtContent>
      </w:sdt>
      <w:r w:rsidDel="00000000" w:rsidR="00000000" w:rsidRPr="00000000">
        <w:rPr>
          <w:rFonts w:ascii="Arial" w:cs="Arial" w:eastAsia="Arial" w:hAnsi="Arial"/>
          <w:rtl w:val="0"/>
        </w:rPr>
        <w:t xml:space="preserve">The time duration</w:t>
      </w:r>
      <w:commentRangeEnd w:id="96"/>
      <w:r w:rsidDel="00000000" w:rsidR="00000000" w:rsidRPr="00000000">
        <w:commentReference w:id="96"/>
      </w:r>
      <w:r w:rsidDel="00000000" w:rsidR="00000000" w:rsidRPr="00000000">
        <w:rPr>
          <w:rFonts w:ascii="Arial" w:cs="Arial" w:eastAsia="Arial" w:hAnsi="Arial"/>
          <w:rtl w:val="0"/>
        </w:rPr>
        <w:t xml:space="preserve"> </w:t>
      </w:r>
      <w:sdt>
        <w:sdtPr>
          <w:tag w:val="goog_rdk_145"/>
        </w:sdtPr>
        <w:sdtContent>
          <w:commentRangeStart w:id="97"/>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7"/>
      <w:r w:rsidDel="00000000" w:rsidR="00000000" w:rsidRPr="00000000">
        <w:commentReference w:id="97"/>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C">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CD">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46"/>
        </w:sdtPr>
        <w:sdtContent>
          <w:commentRangeStart w:id="98"/>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8"/>
      <w:r w:rsidDel="00000000" w:rsidR="00000000" w:rsidRPr="00000000">
        <w:commentReference w:id="98"/>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CE">
      <w:pPr>
        <w:spacing w:after="0" w:lineRule="auto"/>
        <w:ind w:left="-15" w:right="4" w:firstLine="0"/>
        <w:rPr>
          <w:rFonts w:ascii="Arial" w:cs="Arial" w:eastAsia="Arial" w:hAnsi="Arial"/>
        </w:rPr>
      </w:pPr>
      <w:sdt>
        <w:sdtPr>
          <w:tag w:val="goog_rdk_147"/>
        </w:sdtPr>
        <w:sdtContent>
          <w:commentRangeStart w:id="99"/>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4CF">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0">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1">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4">
      <w:pPr>
        <w:rPr>
          <w:rFonts w:ascii="Arial" w:cs="Arial" w:eastAsia="Arial" w:hAnsi="Arial"/>
        </w:rPr>
      </w:pPr>
      <w:sdt>
        <w:sdtPr>
          <w:tag w:val="goog_rdk_148"/>
        </w:sdtPr>
        <w:sdtContent>
          <w:commentRangeStart w:id="100"/>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0"/>
      <w:r w:rsidDel="00000000" w:rsidR="00000000" w:rsidRPr="00000000">
        <w:commentReference w:id="100"/>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D5">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6">
            <w:pPr>
              <w:jc w:val="center"/>
              <w:rPr>
                <w:rFonts w:ascii="Arial" w:cs="Arial" w:eastAsia="Arial" w:hAnsi="Arial"/>
                <w:b w:val="1"/>
              </w:rPr>
            </w:pPr>
            <w:sdt>
              <w:sdtPr>
                <w:tag w:val="goog_rdk_149"/>
              </w:sdtPr>
              <w:sdtContent>
                <w:commentRangeStart w:id="101"/>
              </w:sdtContent>
            </w:sdt>
            <w:sdt>
              <w:sdtPr>
                <w:tag w:val="goog_rdk_150"/>
              </w:sdtPr>
              <w:sdtContent>
                <w:commentRangeStart w:id="102"/>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7">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8">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9">
            <w:pPr>
              <w:rPr>
                <w:rFonts w:ascii="Arial" w:cs="Arial" w:eastAsia="Arial" w:hAnsi="Arial"/>
                <w:b w:val="1"/>
              </w:rPr>
            </w:pPr>
            <w:commentRangeEnd w:id="101"/>
            <w:r w:rsidDel="00000000" w:rsidR="00000000" w:rsidRPr="00000000">
              <w:commentReference w:id="101"/>
            </w:r>
            <w:commentRangeEnd w:id="102"/>
            <w:r w:rsidDel="00000000" w:rsidR="00000000" w:rsidRPr="00000000">
              <w:commentReference w:id="102"/>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B">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C">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51"/>
              </w:sdtPr>
              <w:sdtContent>
                <w:commentRangeStart w:id="103"/>
              </w:sdtContent>
            </w:sdt>
            <w:r w:rsidDel="00000000" w:rsidR="00000000" w:rsidRPr="00000000">
              <w:rPr>
                <w:rFonts w:ascii="Arial" w:cs="Arial" w:eastAsia="Arial" w:hAnsi="Arial"/>
                <w:rtl w:val="0"/>
              </w:rPr>
              <w:t xml:space="preserve">by 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DE">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0">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1">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52"/>
              </w:sdtPr>
              <w:sdtContent>
                <w:commentRangeStart w:id="104"/>
              </w:sdtContent>
            </w:sdt>
            <w:r w:rsidDel="00000000" w:rsidR="00000000" w:rsidRPr="00000000">
              <w:rPr>
                <w:rFonts w:ascii="Arial" w:cs="Arial" w:eastAsia="Arial" w:hAnsi="Arial"/>
                <w:rtl w:val="0"/>
              </w:rPr>
              <w:t xml:space="preserve">way of supervised gateway timers</w:t>
            </w:r>
            <w:commentRangeEnd w:id="104"/>
            <w:r w:rsidDel="00000000" w:rsidR="00000000" w:rsidRPr="00000000">
              <w:commentReference w:id="104"/>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2">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4">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7">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53"/>
              </w:sdtPr>
              <w:sdtContent>
                <w:commentRangeStart w:id="105"/>
              </w:sdtContent>
            </w:sdt>
            <w:sdt>
              <w:sdtPr>
                <w:tag w:val="goog_rdk_154"/>
              </w:sdtPr>
              <w:sdtContent>
                <w:commentRangeStart w:id="106"/>
              </w:sdtContent>
            </w:sdt>
            <w:sdt>
              <w:sdtPr>
                <w:tag w:val="goog_rdk_155"/>
              </w:sdtPr>
              <w:sdtContent>
                <w:commentRangeStart w:id="107"/>
              </w:sdtContent>
            </w:sdt>
            <w:sdt>
              <w:sdtPr>
                <w:tag w:val="goog_rdk_156"/>
              </w:sdtPr>
              <w:sdtContent>
                <w:commentRangeStart w:id="108"/>
              </w:sdtContent>
            </w:sdt>
            <w:r w:rsidDel="00000000" w:rsidR="00000000" w:rsidRPr="00000000">
              <w:rPr>
                <w:rFonts w:ascii="Arial" w:cs="Arial" w:eastAsia="Arial" w:hAnsi="Arial"/>
                <w:rtl w:val="0"/>
              </w:rPr>
              <w:t xml:space="preserve">by way of supervised gateway timers</w:t>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commentRangeEnd w:id="108"/>
            <w:r w:rsidDel="00000000" w:rsidR="00000000" w:rsidRPr="00000000">
              <w:commentReference w:id="10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A">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EE">
      <w:pPr>
        <w:jc w:val="left"/>
        <w:rPr>
          <w:rFonts w:ascii="Arial" w:cs="Arial" w:eastAsia="Arial" w:hAnsi="Arial"/>
        </w:rPr>
      </w:pPr>
      <w:r w:rsidDel="00000000" w:rsidR="00000000" w:rsidRPr="00000000">
        <w:rPr>
          <w:rtl w:val="0"/>
        </w:rPr>
      </w:r>
    </w:p>
    <w:p w:rsidR="00000000" w:rsidDel="00000000" w:rsidP="00000000" w:rsidRDefault="00000000" w:rsidRPr="00000000" w14:paraId="000014EF">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6.png"/>
            <a:graphic>
              <a:graphicData uri="http://schemas.openxmlformats.org/drawingml/2006/picture">
                <pic:pic>
                  <pic:nvPicPr>
                    <pic:cNvPr id="0" name="image6.png"/>
                    <pic:cNvPicPr preferRelativeResize="0"/>
                  </pic:nvPicPr>
                  <pic:blipFill>
                    <a:blip r:embed="rId85"/>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57"/>
        </w:sdtPr>
        <w:sdtContent>
          <w:commentRangeStart w:id="109"/>
        </w:sdtContent>
      </w:sdt>
      <w:r w:rsidDel="00000000" w:rsidR="00000000" w:rsidRPr="00000000">
        <w:rPr>
          <w:rFonts w:ascii="Arial" w:cs="Arial" w:eastAsia="Arial" w:hAnsi="Arial"/>
          <w:rtl w:val="0"/>
        </w:rPr>
        <w:t xml:space="preserve">The Server View of the Client State</w:t>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14F1">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2">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3">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F4">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F5">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6">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F7">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8">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F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FB">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F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FD">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FE">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FF">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0">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58"/>
        </w:sdtPr>
        <w:sdtContent>
          <w:commentRangeStart w:id="110"/>
        </w:sdtContent>
      </w:sdt>
      <w:sdt>
        <w:sdtPr>
          <w:tag w:val="goog_rdk_159"/>
        </w:sdtPr>
        <w:sdtContent>
          <w:commentRangeStart w:id="111"/>
        </w:sdtContent>
      </w:sdt>
      <w:sdt>
        <w:sdtPr>
          <w:tag w:val="goog_rdk_160"/>
        </w:sdtPr>
        <w:sdtContent>
          <w:commentRangeStart w:id="112"/>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502">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6">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8">
      <w:pPr>
        <w:ind w:left="720" w:firstLine="0"/>
        <w:rPr>
          <w:rFonts w:ascii="Arial" w:cs="Arial" w:eastAsia="Arial" w:hAnsi="Arial"/>
        </w:rPr>
      </w:pPr>
      <w:sdt>
        <w:sdtPr>
          <w:tag w:val="goog_rdk_161"/>
        </w:sdtPr>
        <w:sdtContent>
          <w:commentRangeStart w:id="113"/>
        </w:sdtContent>
      </w:sdt>
      <w:sdt>
        <w:sdtPr>
          <w:tag w:val="goog_rdk_162"/>
        </w:sdtPr>
        <w:sdtContent>
          <w:commentRangeStart w:id="114"/>
        </w:sdtContent>
      </w:sdt>
      <w:sdt>
        <w:sdtPr>
          <w:tag w:val="goog_rdk_163"/>
        </w:sdtPr>
        <w:sdtContent>
          <w:commentRangeStart w:id="115"/>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9">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50C">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0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0E">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0F">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0">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1">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64"/>
        </w:sdtPr>
        <w:sdtContent>
          <w:commentRangeStart w:id="116"/>
        </w:sdtContent>
      </w:sdt>
      <w:r w:rsidDel="00000000" w:rsidR="00000000" w:rsidRPr="00000000">
        <w:rPr>
          <w:rFonts w:ascii="Arial" w:cs="Arial" w:eastAsia="Arial" w:hAnsi="Arial"/>
          <w:rtl w:val="0"/>
        </w:rPr>
        <w:t xml:space="preserve">name </w:t>
      </w:r>
      <w:commentRangeEnd w:id="116"/>
      <w:r w:rsidDel="00000000" w:rsidR="00000000" w:rsidRPr="00000000">
        <w:commentReference w:id="11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65"/>
        </w:sdtPr>
        <w:sdtContent>
          <w:commentRangeStart w:id="11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7"/>
      <w:r w:rsidDel="00000000" w:rsidR="00000000" w:rsidRPr="00000000">
        <w:commentReference w:id="11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51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5">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6">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51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9">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B">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1C">
      <w:pPr>
        <w:rPr>
          <w:rFonts w:ascii="Arial" w:cs="Arial" w:eastAsia="Arial" w:hAnsi="Arial"/>
        </w:rPr>
      </w:pPr>
      <w:sdt>
        <w:sdtPr>
          <w:tag w:val="goog_rdk_166"/>
        </w:sdtPr>
        <w:sdtContent>
          <w:commentRangeStart w:id="118"/>
        </w:sdtContent>
      </w:sdt>
      <w:sdt>
        <w:sdtPr>
          <w:tag w:val="goog_rdk_167"/>
        </w:sdtPr>
        <w:sdtContent>
          <w:commentRangeStart w:id="119"/>
        </w:sdtContent>
      </w:sdt>
      <w:r w:rsidDel="00000000" w:rsidR="00000000" w:rsidRPr="00000000">
        <w:rPr>
          <w:rFonts w:ascii="Arial" w:cs="Arial" w:eastAsia="Arial" w:hAnsi="Arial"/>
          <w:rtl w:val="0"/>
        </w:rPr>
        <w:t xml:space="preserve">A Client or Gateway processes a single outbound QoS 1 or QoS 2 message at a time</w:t>
      </w:r>
      <w:commentRangeEnd w:id="118"/>
      <w:r w:rsidDel="00000000" w:rsidR="00000000" w:rsidRPr="00000000">
        <w:commentReference w:id="118"/>
      </w:r>
      <w:commentRangeEnd w:id="119"/>
      <w:r w:rsidDel="00000000" w:rsidR="00000000" w:rsidRPr="00000000">
        <w:commentReference w:id="119"/>
      </w:r>
      <w:r w:rsidDel="00000000" w:rsidR="00000000" w:rsidRPr="00000000">
        <w:rPr>
          <w:rFonts w:ascii="Arial" w:cs="Arial" w:eastAsia="Arial" w:hAnsi="Arial"/>
          <w:rtl w:val="0"/>
        </w:rPr>
        <w:t xml:space="preserve">.</w:t>
      </w:r>
    </w:p>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1E">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1F">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3">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5">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6">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68"/>
        </w:sdtPr>
        <w:sdtContent>
          <w:ins w:author="davide.lenzarini@u-blox.com" w:id="18" w:date="2024-03-20T08:48:04Z"/>
          <w:sdt>
            <w:sdtPr>
              <w:tag w:val="goog_rdk_169"/>
            </w:sdtPr>
            <w:sdtContent>
              <w:commentRangeStart w:id="120"/>
            </w:sdtContent>
          </w:sdt>
          <w:ins w:author="davide.lenzarini@u-blox.com" w:id="18" w:date="2024-03-20T08:48:04Z">
            <w:sdt>
              <w:sdtPr>
                <w:tag w:val="goog_rdk_170"/>
              </w:sdtPr>
              <w:sdtContent>
                <w:commentRangeStart w:id="121"/>
              </w:sdtContent>
            </w:sdt>
            <w:r w:rsidDel="00000000" w:rsidR="00000000" w:rsidRPr="00000000">
              <w:rPr>
                <w:rFonts w:ascii="Arial" w:cs="Arial" w:eastAsia="Arial" w:hAnsi="Arial"/>
                <w:rtl w:val="0"/>
              </w:rPr>
              <w:t xml:space="preserve">virtually </w:t>
            </w:r>
          </w:ins>
        </w:sdtContent>
      </w:sdt>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connected. </w:t>
      </w:r>
      <w:sdt>
        <w:sdtPr>
          <w:tag w:val="goog_rdk_171"/>
        </w:sdtPr>
        <w:sdtContent>
          <w:commentRangeStart w:id="122"/>
        </w:sdtContent>
      </w:sdt>
      <w:r w:rsidDel="00000000" w:rsidR="00000000" w:rsidRPr="00000000">
        <w:rPr>
          <w:rFonts w:ascii="Arial" w:cs="Arial" w:eastAsia="Arial" w:hAnsi="Arial"/>
          <w:rtl w:val="0"/>
        </w:rPr>
        <w:t xml:space="preserve">Otherwise, the received PINGREQ packet is ignored.</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529">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A">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2C">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2D">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2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2F">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30">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1">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2">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3">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72"/>
        </w:sdtPr>
        <w:sdtContent>
          <w:commentRangeStart w:id="123"/>
        </w:sdtContent>
      </w:sdt>
      <w:r w:rsidDel="00000000" w:rsidR="00000000" w:rsidRPr="00000000">
        <w:rPr>
          <w:rFonts w:ascii="Arial" w:cs="Arial" w:eastAsia="Arial" w:hAnsi="Arial"/>
          <w:color w:val="000000"/>
          <w:rtl w:val="0"/>
        </w:rPr>
        <w:t xml:space="preserve">the gateway detects a timeout in the delivery,</w:t>
      </w:r>
      <w:commentRangeEnd w:id="123"/>
      <w:r w:rsidDel="00000000" w:rsidR="00000000" w:rsidRPr="00000000">
        <w:commentReference w:id="12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35">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6">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73"/>
        </w:sdtPr>
        <w:sdtContent>
          <w:commentRangeStart w:id="124"/>
        </w:sdtContent>
      </w:sdt>
      <w:r w:rsidDel="00000000" w:rsidR="00000000" w:rsidRPr="00000000">
        <w:rPr>
          <w:rFonts w:ascii="Arial" w:cs="Arial" w:eastAsia="Arial" w:hAnsi="Arial"/>
          <w:rtl w:val="0"/>
        </w:rPr>
        <w:t xml:space="preserve">3.18</w:t>
      </w:r>
      <w:commentRangeEnd w:id="124"/>
      <w:r w:rsidDel="00000000" w:rsidR="00000000" w:rsidRPr="00000000">
        <w:commentReference w:id="12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74"/>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75"/>
        </w:sdtPr>
        <w:sdtContent>
          <w:commentRangeStart w:id="125"/>
        </w:sdtContent>
      </w:sdt>
      <w:r w:rsidDel="00000000" w:rsidR="00000000" w:rsidRPr="00000000">
        <w:rPr>
          <w:rFonts w:ascii="Arial" w:cs="Arial" w:eastAsia="Arial" w:hAnsi="Arial"/>
          <w:color w:val="000000"/>
          <w:rtl w:val="0"/>
        </w:rPr>
        <w:t xml:space="preserve">receives </w:t>
      </w:r>
      <w:commentRangeEnd w:id="125"/>
      <w:r w:rsidDel="00000000" w:rsidR="00000000" w:rsidRPr="00000000">
        <w:commentReference w:id="12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76"/>
        </w:sdtPr>
        <w:sdtContent>
          <w:commentRangeStart w:id="126"/>
        </w:sdtContent>
      </w:sdt>
      <w:r w:rsidDel="00000000" w:rsidR="00000000" w:rsidRPr="00000000">
        <w:rPr>
          <w:rFonts w:ascii="Arial" w:cs="Arial" w:eastAsia="Arial" w:hAnsi="Arial"/>
          <w:color w:val="000000"/>
          <w:rtl w:val="0"/>
        </w:rPr>
        <w:t xml:space="preserve">PINGRESP</w:t>
      </w:r>
      <w:commentRangeEnd w:id="126"/>
      <w:r w:rsidDel="00000000" w:rsidR="00000000" w:rsidRPr="00000000">
        <w:commentReference w:id="12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77"/>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78"/>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79"/>
        </w:sdtPr>
        <w:sdtContent>
          <w:commentRangeStart w:id="127"/>
        </w:sdtContent>
      </w:sdt>
      <w:sdt>
        <w:sdtPr>
          <w:tag w:val="goog_rdk_180"/>
        </w:sdtPr>
        <w:sdtContent>
          <w:commentRangeStart w:id="128"/>
        </w:sdtContent>
      </w:sdt>
      <w:sdt>
        <w:sdtPr>
          <w:tag w:val="goog_rdk_181"/>
        </w:sdtPr>
        <w:sdtContent>
          <w:commentRangeStart w:id="12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27"/>
      <w:r w:rsidDel="00000000" w:rsidR="00000000" w:rsidRPr="00000000">
        <w:commentReference w:id="127"/>
      </w:r>
      <w:commentRangeEnd w:id="128"/>
      <w:r w:rsidDel="00000000" w:rsidR="00000000" w:rsidRPr="00000000">
        <w:commentReference w:id="128"/>
      </w:r>
      <w:commentRangeEnd w:id="129"/>
      <w:r w:rsidDel="00000000" w:rsidR="00000000" w:rsidRPr="00000000">
        <w:commentReference w:id="12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3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82"/>
        </w:sdtPr>
        <w:sdtContent>
          <w:commentRangeStart w:id="13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0"/>
      <w:r w:rsidDel="00000000" w:rsidR="00000000" w:rsidRPr="00000000">
        <w:commentReference w:id="130"/>
      </w:r>
      <w:r w:rsidDel="00000000" w:rsidR="00000000" w:rsidRPr="00000000">
        <w:rPr>
          <w:rFonts w:ascii="Arial" w:cs="Arial" w:eastAsia="Arial" w:hAnsi="Arial"/>
          <w:color w:val="000000"/>
          <w:highlight w:val="yellow"/>
          <w:rtl w:val="0"/>
        </w:rPr>
        <w:t xml:space="preserve">.</w:t>
      </w:r>
      <w:sdt>
        <w:sdtPr>
          <w:tag w:val="goog_rdk_183"/>
        </w:sdtPr>
        <w:sdtContent>
          <w:commentRangeStart w:id="131"/>
        </w:sdtContent>
      </w:sdt>
      <w:r w:rsidDel="00000000" w:rsidR="00000000" w:rsidRPr="00000000">
        <w:rPr>
          <w:rFonts w:ascii="Arial" w:cs="Arial" w:eastAsia="Arial" w:hAnsi="Arial"/>
          <w:color w:val="000000"/>
          <w:highlight w:val="yellow"/>
          <w:rtl w:val="0"/>
        </w:rPr>
        <w:t xml:space="preserve"> </w:t>
      </w:r>
      <w:sdt>
        <w:sdtPr>
          <w:tag w:val="goog_rdk_184"/>
        </w:sdtPr>
        <w:sdtContent>
          <w:commentRangeStart w:id="132"/>
        </w:sdtContent>
      </w:sdt>
      <w:sdt>
        <w:sdtPr>
          <w:tag w:val="goog_rdk_185"/>
        </w:sdtPr>
        <w:sdtContent>
          <w:commentRangeStart w:id="133"/>
        </w:sdtContent>
      </w:sdt>
      <w:sdt>
        <w:sdtPr>
          <w:tag w:val="goog_rdk_186"/>
        </w:sdtPr>
        <w:sdtContent>
          <w:commentRangeStart w:id="134"/>
        </w:sdtContent>
      </w:sdt>
      <w:sdt>
        <w:sdtPr>
          <w:tag w:val="goog_rdk_187"/>
        </w:sdtPr>
        <w:sdtContent>
          <w:commentRangeStart w:id="13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2"/>
      <w:r w:rsidDel="00000000" w:rsidR="00000000" w:rsidRPr="00000000">
        <w:commentReference w:id="132"/>
      </w:r>
      <w:commentRangeEnd w:id="133"/>
      <w:r w:rsidDel="00000000" w:rsidR="00000000" w:rsidRPr="00000000">
        <w:commentReference w:id="133"/>
      </w:r>
      <w:commentRangeEnd w:id="134"/>
      <w:r w:rsidDel="00000000" w:rsidR="00000000" w:rsidRPr="00000000">
        <w:commentReference w:id="134"/>
      </w:r>
      <w:commentRangeEnd w:id="135"/>
      <w:r w:rsidDel="00000000" w:rsidR="00000000" w:rsidRPr="00000000">
        <w:commentReference w:id="13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53B">
      <w:pPr>
        <w:rPr>
          <w:rFonts w:ascii="Arial" w:cs="Arial" w:eastAsia="Arial" w:hAnsi="Arial"/>
          <w:color w:val="000000"/>
        </w:rPr>
      </w:pPr>
      <w:r w:rsidDel="00000000" w:rsidR="00000000" w:rsidRPr="00000000">
        <w:rPr>
          <w:rtl w:val="0"/>
        </w:rPr>
      </w:r>
    </w:p>
    <w:p w:rsidR="00000000" w:rsidDel="00000000" w:rsidP="00000000" w:rsidRDefault="00000000" w:rsidRPr="00000000" w14:paraId="0000153C">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3D">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3E">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7.png"/>
            <a:graphic>
              <a:graphicData uri="http://schemas.openxmlformats.org/drawingml/2006/picture">
                <pic:pic>
                  <pic:nvPicPr>
                    <pic:cNvPr id="0" name="image7.png"/>
                    <pic:cNvPicPr preferRelativeResize="0"/>
                  </pic:nvPicPr>
                  <pic:blipFill>
                    <a:blip r:embed="rId86"/>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3F">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88"/>
        </w:sdtPr>
        <w:sdtContent>
          <w:commentRangeStart w:id="136"/>
        </w:sdtContent>
      </w:sdt>
      <w:r w:rsidDel="00000000" w:rsidR="00000000" w:rsidRPr="00000000">
        <w:rPr>
          <w:rFonts w:ascii="Arial" w:cs="Arial" w:eastAsia="Arial" w:hAnsi="Arial"/>
          <w:rtl w:val="0"/>
        </w:rPr>
        <w:t xml:space="preserve">Awake ping packet flush</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540">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1">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4">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5">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6">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A">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B">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4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4D">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4E">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50">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1">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2">
      <w:pPr>
        <w:pStyle w:val="Heading1"/>
        <w:ind w:left="0" w:firstLine="0"/>
        <w:rPr>
          <w:rFonts w:ascii="Arial" w:cs="Arial" w:eastAsia="Arial" w:hAnsi="Arial"/>
        </w:rPr>
      </w:pPr>
      <w:bookmarkStart w:colFirst="0" w:colLast="0" w:name="_heading=h.ao41zqqg0txn" w:id="268"/>
      <w:bookmarkEnd w:id="268"/>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53">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4">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5">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6">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7">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8">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9">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A">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7">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5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8">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9">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5F">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2">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6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0">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5">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1">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8">
      <w:pPr>
        <w:spacing w:after="40" w:before="40" w:lineRule="auto"/>
        <w:rPr>
          <w:rFonts w:ascii="Arial" w:cs="Arial" w:eastAsia="Arial" w:hAnsi="Arial"/>
          <w:highlight w:val="yellow"/>
        </w:rPr>
      </w:pPr>
      <w:hyperlink r:id="rId92">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B">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7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7F">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3">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4">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4">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5">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6">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7">
      <w:pPr>
        <w:rPr>
          <w:rFonts w:ascii="Arial" w:cs="Arial" w:eastAsia="Arial" w:hAnsi="Arial"/>
          <w:color w:val="0000ee"/>
        </w:rPr>
      </w:pPr>
      <w:hyperlink r:id="rId95">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8">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9">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A">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B">
      <w:pPr>
        <w:rPr>
          <w:rFonts w:ascii="Arial" w:cs="Arial" w:eastAsia="Arial" w:hAnsi="Arial"/>
        </w:rPr>
      </w:pPr>
      <w:hyperlink r:id="rId96">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8C">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8D">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8E">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8F">
      <w:pPr>
        <w:rPr>
          <w:rFonts w:ascii="Arial" w:cs="Arial" w:eastAsia="Arial" w:hAnsi="Arial"/>
        </w:rPr>
      </w:pPr>
      <w:hyperlink r:id="rId97">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0">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1">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3">
      <w:pPr>
        <w:rPr>
          <w:rFonts w:ascii="Arial" w:cs="Arial" w:eastAsia="Arial" w:hAnsi="Arial"/>
          <w:highlight w:val="yellow"/>
        </w:rPr>
      </w:pPr>
      <w:hyperlink r:id="rId98">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4">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5">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9">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B">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9C">
      <w:pPr>
        <w:pStyle w:val="Heading1"/>
        <w:ind w:left="0" w:firstLine="0"/>
        <w:rPr/>
      </w:pPr>
      <w:bookmarkStart w:colFirst="0" w:colLast="0" w:name="_heading=h.twhu880t27o" w:id="277"/>
      <w:bookmarkEnd w:id="277"/>
      <w:sdt>
        <w:sdtPr>
          <w:tag w:val="goog_rdk_189"/>
        </w:sdtPr>
        <w:sdtContent>
          <w:commentRangeStart w:id="137"/>
        </w:sdtContent>
      </w:sdt>
      <w:r w:rsidDel="00000000" w:rsidR="00000000" w:rsidRPr="00000000">
        <w:rPr>
          <w:rtl w:val="0"/>
        </w:rPr>
        <w:t xml:space="preserve">Appendix B. Backwards Compatibility</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9F">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A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A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A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B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BD">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B">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9">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D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D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D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4">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8">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6">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2">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F">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3D">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3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3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1">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37"/>
      <w:r w:rsidDel="00000000" w:rsidR="00000000" w:rsidRPr="00000000">
        <w:commentReference w:id="13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190"/>
        </w:sdtPr>
        <w:sdtContent>
          <w:commentRangeStart w:id="138"/>
        </w:sdtContent>
      </w:sdt>
      <w:r w:rsidDel="00000000" w:rsidR="00000000" w:rsidRPr="00000000">
        <w:rPr>
          <w:rtl w:val="0"/>
        </w:rPr>
      </w:r>
    </w:p>
    <w:p w:rsidR="00000000" w:rsidDel="00000000" w:rsidP="00000000" w:rsidRDefault="00000000" w:rsidRPr="00000000" w14:paraId="00001643">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4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9">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A">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B">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4C">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4D">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64E">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5">
      <w:pPr>
        <w:rPr>
          <w:rFonts w:ascii="Arial" w:cs="Arial" w:eastAsia="Arial" w:hAnsi="Arial"/>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57">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8">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9">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A">
      <w:pPr>
        <w:rPr>
          <w:rFonts w:ascii="Arial" w:cs="Arial" w:eastAsia="Arial" w:hAnsi="Arial"/>
        </w:rPr>
      </w:pPr>
      <w:r w:rsidDel="00000000" w:rsidR="00000000" w:rsidRPr="00000000">
        <w:rPr>
          <w:rtl w:val="0"/>
        </w:rPr>
      </w:r>
    </w:p>
    <w:p w:rsidR="00000000" w:rsidDel="00000000" w:rsidP="00000000" w:rsidRDefault="00000000" w:rsidRPr="00000000" w14:paraId="000016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2">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7">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9">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B">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6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D">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1">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3">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E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ED">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1">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4">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D">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3">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4">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6">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8">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9">
            <w:pPr>
              <w:spacing w:after="0" w:line="259" w:lineRule="auto"/>
              <w:ind w:right="4"/>
              <w:jc w:val="center"/>
              <w:rPr>
                <w:rFonts w:ascii="Arial" w:cs="Arial" w:eastAsia="Arial" w:hAnsi="Arial"/>
                <w:b w:val="1"/>
              </w:rPr>
            </w:pPr>
            <w:sdt>
              <w:sdtPr>
                <w:tag w:val="goog_rdk_191"/>
              </w:sdtPr>
              <w:sdtContent>
                <w:commentRangeStart w:id="13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A">
            <w:pPr>
              <w:spacing w:after="0" w:line="259" w:lineRule="auto"/>
              <w:ind w:right="4"/>
              <w:rPr>
                <w:rFonts w:ascii="Arial" w:cs="Arial" w:eastAsia="Arial" w:hAnsi="Arial"/>
                <w:sz w:val="20"/>
                <w:szCs w:val="20"/>
                <w:vertAlign w:val="subscript"/>
              </w:rPr>
            </w:pPr>
            <w:commentRangeEnd w:id="139"/>
            <w:r w:rsidDel="00000000" w:rsidR="00000000" w:rsidRPr="00000000">
              <w:commentReference w:id="13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C">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A">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72B">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2C">
      <w:pPr>
        <w:pStyle w:val="Heading2"/>
        <w:ind w:left="0" w:firstLine="0"/>
        <w:rPr>
          <w:vertAlign w:val="baseline"/>
        </w:rPr>
      </w:pPr>
      <w:bookmarkStart w:colFirst="0" w:colLast="0" w:name="_heading=h.2xn8ts7" w:id="293"/>
      <w:bookmarkEnd w:id="293"/>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2D">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2E">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2F">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0">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2">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3">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7">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3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9">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A">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3C">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73D">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0">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1">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3E">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5">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2">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3">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Stefan Hagen" w:id="137" w:date="2024-03-03T08:53:53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38" w:date="2024-03-03T08:53:53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7" w:date="2023-10-26T13:21:10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1" w:date="2024-03-19T16:49:34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57" w:date="2023-10-20T09:26:02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58" w:date="2024-01-04T16:48:28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2" w:date="2024-03-19T16:09:39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3" w:date="2024-03-18T15:44:35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84" w:date="2024-06-20T11:10:24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09" w:date="2024-06-16T09:32:40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85" w:date="2024-03-19T17:42:59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6" w:date="2024-06-11T15:41:31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38" w:date="2024-06-27T15:24:32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37" w:date="2024-06-27T15:27:19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77" w:date="2024-03-19T16:07:38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0" w:date="2024-03-19T17:55:57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1" w:date="2024-03-20T14:04:25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2" w:date="2024-03-20T14:22:55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39" w:date="2024-03-20T08:38:3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1" w:date="2024-03-18T12:26:05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3" w:date="2024-03-19T16:20:12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4" w:date="2024-05-02T12:17:44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0" w:date="2024-03-14T09:44:26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29" w:date="2024-06-11T16:09:18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0" w:date="2024-06-13T15:32:08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1" w:date="2024-06-13T15:34:20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5" w:date="2024-03-19T16:39:58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56" w:date="2024-05-02T12:18:26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2" w:date="2024-06-11T16:15:50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Stefan Hagen" w:id="22" w:date="2024-02-01T16:59:3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Ian Craggs" w:id="4" w:date="2024-03-19T10:30:16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0" w:date="2024-06-13T16:05:28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79" w:date="2024-03-20T08:54:0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36" w:date="2023-10-12T19:28:0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4" w:date="2024-03-20T09:03:26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5" w:date="2024-03-19T15:53:0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82" w:date="2024-03-20T09:00:07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1" w:date="2023-10-12T19:20:1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2" w:date="2024-01-05T15:08:54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2" w:date="2024-03-19T15:21:48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3" w:date="2024-03-19T15:23:50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0" w:date="2024-02-22T16:19:54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26" w:date="2024-03-20T09:04:50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25" w:date="2024-03-20T09:04:24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7" w:date="2024-02-15T17:21:45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8" w:date="2024-03-18T16:06:47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16" w:date="2024-03-20T08:35:53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67" w:date="2024-03-20T10:34:54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76" w:date="2024-06-25T10:18:44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0" w:date="2024-03-20T08:55:23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22" w:date="2024-03-20T08:48:29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1" w:date="2024-03-20T09:07:26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4" w:date="2024-03-19T15:54:52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81" w:date="2024-03-20T08:57:22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18" w:date="2024-03-20T08:45:05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9" w:date="2024-03-20T14:33:27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0" w:date="2024-06-13T14:25:07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1" w:date="2024-06-13T15:41:53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3" w:date="2024-06-25T04:33:39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0" w:date="2023-11-16T16:45:21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8" w:date="2024-01-04T16:52:29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4" w:date="2024-02-14T10:03:36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2" w:date="2024-03-19T16:04:02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73" w:date="2024-06-27T08:24:14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74" w:date="2024-06-27T08:43:05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75" w:date="2024-06-27T08:43:35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96" w:date="2024-03-18T16:14:25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7" w:date="2024-03-18T16:13:21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3" w:date="2024-03-19T17:41:20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5" w:date="2024-03-18T16:09:57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3" w:date="2024-02-14T09:56:26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1" w:date="2023-10-12T14:50:37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9" w:date="2024-03-18T16:20:57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39" w:date="2023-10-05T18:07:12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8" w:date="2024-03-18T16:19:29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7" w:date="2024-03-19T15:33:30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30" w:date="2024-03-20T14:35:28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5" w:date="2024-02-13T14:12:29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6" w:date="2024-06-13T12:56:25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9" w:date="2023-11-16T15:43:09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0" w:date="2023-12-08T15:53:24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1" w:date="2024-01-11T20:17:16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2" w:date="2024-03-19T15:41:47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4" w:date="2024-03-19T14:40:45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6" w:date="2024-03-19T15:45:06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3" w:date="2023-10-05T17:47:17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4" w:date="2024-02-22T14:51:43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5" w:date="2024-02-22T15:37:09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78" w:date="2024-03-20T13:54:26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3" w:date="2023-10-05T17:55:10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27" w:date="2023-10-05T17:57:41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28" w:date="2024-02-07T15:54:50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29" w:date="2024-02-13T07:47:44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59" w:date="2024-03-03T17:43:50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9" w:date="2023-10-05T15:57:55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0" w:date="2023-10-20T08:48:53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1" w:date="2023-10-20T11:31:25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4" w:date="2024-03-19T15:25:59Z">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5" w:date="2023-11-23T17:39:04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66" w:date="2023-11-23T17:42:22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2" w:date="2023-10-12T19:15:52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3" w:date="2023-10-20T08:59:01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4" w:date="2023-10-20T08:59:10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2" w:date="2023-10-05T17:51:33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3" w:date="2024-03-20T14:36:59Z">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4" w:date="2024-03-20T14:37:44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35" w:date="2024-03-20T14:39:15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68" w:date="2024-03-19T15:48:2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69" w:date="2024-06-20T11:05:09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05" w:date="2023-10-05T17:39:46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6" w:date="2024-02-02T15:09:56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7" w:date="2024-02-05T08:15:56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8" w:date="2024-02-05T08:16:22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174C" w15:done="0"/>
  <w15:commentEx w15:paraId="0000174E" w15:done="0"/>
  <w15:commentEx w15:paraId="0000174F" w15:done="0"/>
  <w15:commentEx w15:paraId="00001750" w15:paraIdParent="0000174F" w15:done="0"/>
  <w15:commentEx w15:paraId="00001751" w15:done="0"/>
  <w15:commentEx w15:paraId="00001752" w15:done="0"/>
  <w15:commentEx w15:paraId="00001753" w15:done="0"/>
  <w15:commentEx w15:paraId="00001754" w15:paraIdParent="00001753" w15:done="0"/>
  <w15:commentEx w15:paraId="00001755" w15:done="0"/>
  <w15:commentEx w15:paraId="00001757" w15:paraIdParent="00001755" w15:done="0"/>
  <w15:commentEx w15:paraId="00001758" w15:done="0"/>
  <w15:commentEx w15:paraId="00001759" w15:paraIdParent="00001758" w15:done="0"/>
  <w15:commentEx w15:paraId="0000175A" w15:paraIdParent="00001758" w15:done="0"/>
  <w15:commentEx w15:paraId="0000175B" w15:paraIdParent="00001758" w15:done="0"/>
  <w15:commentEx w15:paraId="0000175D" w15:paraIdParent="00001758" w15:done="0"/>
  <w15:commentEx w15:paraId="0000175E" w15:done="0"/>
  <w15:commentEx w15:paraId="00001769" w15:done="0"/>
  <w15:commentEx w15:paraId="0000176A" w15:paraIdParent="00001769" w15:done="0"/>
  <w15:commentEx w15:paraId="0000176D" w15:done="0"/>
  <w15:commentEx w15:paraId="0000176E" w15:done="0"/>
  <w15:commentEx w15:paraId="0000176F" w15:paraIdParent="0000176E" w15:done="0"/>
  <w15:commentEx w15:paraId="00001770" w15:done="0"/>
  <w15:commentEx w15:paraId="00001771" w15:done="0"/>
  <w15:commentEx w15:paraId="00001772" w15:done="0"/>
  <w15:commentEx w15:paraId="00001773" w15:done="0"/>
  <w15:commentEx w15:paraId="00001776" w15:done="0"/>
  <w15:commentEx w15:paraId="00001777" w15:done="0"/>
  <w15:commentEx w15:paraId="00001778" w15:done="0"/>
  <w15:commentEx w15:paraId="00001779" w15:paraIdParent="00001778" w15:done="0"/>
  <w15:commentEx w15:paraId="0000177A" w15:done="0"/>
  <w15:commentEx w15:paraId="0000177B" w15:paraIdParent="0000177A" w15:done="0"/>
  <w15:commentEx w15:paraId="0000177C" w15:paraIdParent="0000177A" w15:done="0"/>
  <w15:commentEx w15:paraId="0000177D" w15:done="0"/>
  <w15:commentEx w15:paraId="00001786" w15:done="0"/>
  <w15:commentEx w15:paraId="00001787" w15:done="0"/>
  <w15:commentEx w15:paraId="00001788" w15:paraIdParent="00001787" w15:done="0"/>
  <w15:commentEx w15:paraId="00001789" w15:done="0"/>
  <w15:commentEx w15:paraId="0000178A" w15:done="0"/>
  <w15:commentEx w15:paraId="0000178B" w15:done="0"/>
  <w15:commentEx w15:paraId="0000178C" w15:done="0"/>
  <w15:commentEx w15:paraId="0000178D" w15:paraIdParent="0000178C" w15:done="0"/>
  <w15:commentEx w15:paraId="0000178E" w15:paraIdParent="0000178C" w15:done="0"/>
  <w15:commentEx w15:paraId="0000178F" w15:done="0"/>
  <w15:commentEx w15:paraId="00001790" w15:paraIdParent="0000178F" w15:done="0"/>
  <w15:commentEx w15:paraId="00001791" w15:done="0"/>
  <w15:commentEx w15:paraId="00001794" w15:done="0"/>
  <w15:commentEx w15:paraId="00001795" w15:paraIdParent="00001794" w15:done="0"/>
  <w15:commentEx w15:paraId="00001796" w15:done="0"/>
  <w15:commentEx w15:paraId="00001797" w15:done="0"/>
  <w15:commentEx w15:paraId="00001798" w15:done="0"/>
  <w15:commentEx w15:paraId="00001799" w15:done="0"/>
  <w15:commentEx w15:paraId="0000179A" w15:done="0"/>
  <w15:commentEx w15:paraId="0000179B" w15:done="0"/>
  <w15:commentEx w15:paraId="0000179C" w15:done="0"/>
  <w15:commentEx w15:paraId="000017A1" w15:done="0"/>
  <w15:commentEx w15:paraId="000017A2" w15:done="0"/>
  <w15:commentEx w15:paraId="000017A7" w15:done="0"/>
  <w15:commentEx w15:paraId="000017A8" w15:paraIdParent="000017A7" w15:done="0"/>
  <w15:commentEx w15:paraId="000017A9" w15:done="0"/>
  <w15:commentEx w15:paraId="000017AA" w15:paraIdParent="000017A9" w15:done="0"/>
  <w15:commentEx w15:paraId="000017AB" w15:done="0"/>
  <w15:commentEx w15:paraId="000017AC" w15:done="0"/>
  <w15:commentEx w15:paraId="000017AD" w15:done="0"/>
  <w15:commentEx w15:paraId="000017AE" w15:done="0"/>
  <w15:commentEx w15:paraId="000017B0" w15:paraIdParent="000017AE" w15:done="0"/>
  <w15:commentEx w15:paraId="000017B1" w15:done="0"/>
  <w15:commentEx w15:paraId="000017B2" w15:done="0"/>
  <w15:commentEx w15:paraId="000017B3" w15:done="0"/>
  <w15:commentEx w15:paraId="000017B5" w15:done="0"/>
  <w15:commentEx w15:paraId="000017B6" w15:done="0"/>
  <w15:commentEx w15:paraId="000017B7" w15:done="0"/>
  <w15:commentEx w15:paraId="000017B8" w15:done="0"/>
  <w15:commentEx w15:paraId="000017B9" w15:done="0"/>
  <w15:commentEx w15:paraId="000017BA" w15:done="0"/>
  <w15:commentEx w15:paraId="000017BB" w15:done="0"/>
  <w15:commentEx w15:paraId="000017BC" w15:done="0"/>
  <w15:commentEx w15:paraId="000017BD" w15:paraIdParent="000017BC" w15:done="0"/>
  <w15:commentEx w15:paraId="000017BE" w15:done="0"/>
  <w15:commentEx w15:paraId="000017BF" w15:paraIdParent="000017BE" w15:done="0"/>
  <w15:commentEx w15:paraId="000017C0" w15:done="0"/>
  <w15:commentEx w15:paraId="000017C1" w15:paraIdParent="000017C0" w15:done="0"/>
  <w15:commentEx w15:paraId="000017C4" w15:done="0"/>
  <w15:commentEx w15:paraId="000017C5" w15:done="0"/>
  <w15:commentEx w15:paraId="000017C6" w15:done="0"/>
  <w15:commentEx w15:paraId="000017C7" w15:done="0"/>
  <w15:commentEx w15:paraId="000017C8" w15:done="0"/>
  <w15:commentEx w15:paraId="000017C9" w15:paraIdParent="000017C8" w15:done="0"/>
  <w15:commentEx w15:paraId="000017CA" w15:paraIdParent="000017C8" w15:done="0"/>
  <w15:commentEx w15:paraId="000017CB" w15:paraIdParent="000017C8" w15:done="0"/>
  <w15:commentEx w15:paraId="000017CC" w15:done="0"/>
  <w15:commentEx w15:paraId="000017CE" w15:done="0"/>
  <w15:commentEx w15:paraId="000017CF" w15:done="0"/>
  <w15:commentEx w15:paraId="000017D0" w15:done="0"/>
  <w15:commentEx w15:paraId="000017D1" w15:done="0"/>
  <w15:commentEx w15:paraId="000017D2" w15:done="0"/>
  <w15:commentEx w15:paraId="000017D3" w15:done="0"/>
  <w15:commentEx w15:paraId="000017D4" w15:done="0"/>
  <w15:commentEx w15:paraId="000017D7" w15:done="0"/>
  <w15:commentEx w15:paraId="000017D8" w15:done="0"/>
  <w15:commentEx w15:paraId="000017D9" w15:paraIdParent="000017D8" w15:done="0"/>
  <w15:commentEx w15:paraId="000017DA" w15:done="0"/>
  <w15:commentEx w15:paraId="000017DB" w15:done="0"/>
  <w15:commentEx w15:paraId="000017DC" w15:done="0"/>
  <w15:commentEx w15:paraId="000017DD" w15:paraIdParent="000017DC" w15:done="0"/>
  <w15:commentEx w15:paraId="000017DE" w15:done="0"/>
  <w15:commentEx w15:paraId="000017DF" w15:done="0"/>
  <w15:commentEx w15:paraId="000017E0" w15:paraIdParent="000017DF" w15:done="0"/>
  <w15:commentEx w15:paraId="000017E1" w15:paraIdParent="000017DF" w15:done="0"/>
  <w15:commentEx w15:paraId="000017E2" w15:done="0"/>
  <w15:commentEx w15:paraId="000017E3" w15:done="0"/>
  <w15:commentEx w15:paraId="000017E4" w15:done="0"/>
  <w15:commentEx w15:paraId="000017E7" w15:done="0"/>
  <w15:commentEx w15:paraId="000017E8" w15:done="0"/>
  <w15:commentEx w15:paraId="000017E9" w15:paraIdParent="000017E8" w15:done="0"/>
  <w15:commentEx w15:paraId="000017EA" w15:paraIdParent="000017E8" w15:done="0"/>
  <w15:commentEx w15:paraId="000017EB" w15:done="0"/>
  <w15:commentEx w15:paraId="000017EC" w15:done="0"/>
  <w15:commentEx w15:paraId="000017ED" w15:done="0"/>
  <w15:commentEx w15:paraId="000017EE" w15:paraIdParent="000017ED" w15:done="0"/>
  <w15:commentEx w15:paraId="000017EF" w15:paraIdParent="000017ED" w15:done="0"/>
  <w15:commentEx w15:paraId="000017F0" w15:done="0"/>
  <w15:commentEx w15:paraId="000017F1" w15:done="0"/>
  <w15:commentEx w15:paraId="000017F2" w15:paraIdParent="000017F1" w15:done="0"/>
  <w15:commentEx w15:paraId="000017F3" w15:paraIdParent="000017F1" w15:done="0"/>
  <w15:commentEx w15:paraId="000017F4" w15:done="0"/>
  <w15:commentEx w15:paraId="000017F6" w15:done="0"/>
  <w15:commentEx w15:paraId="000017F8" w15:paraIdParent="000017F6" w15:done="0"/>
  <w15:commentEx w15:paraId="000017FD" w15:done="0"/>
  <w15:commentEx w15:paraId="000017FE" w15:paraIdParent="000017FD" w15:done="0"/>
  <w15:commentEx w15:paraId="000017FF" w15:paraIdParent="000017FD" w15:done="0"/>
  <w15:commentEx w15:paraId="00001800" w15:done="0"/>
  <w15:commentEx w15:paraId="00001801" w15:paraIdParent="00001800" w15:done="0"/>
  <w15:commentEx w15:paraId="00001802" w15:paraIdParent="00001800" w15:done="0"/>
  <w15:commentEx w15:paraId="00001803" w15:paraIdParent="00001800" w15:done="0"/>
  <w15:commentEx w15:paraId="00001804" w15:done="0"/>
  <w15:commentEx w15:paraId="00001805" w15:paraIdParent="00001804" w15:done="0"/>
  <w15:commentEx w15:paraId="00001806" w15:done="0"/>
  <w15:commentEx w15:paraId="00001807" w15:paraIdParent="00001806" w15:done="0"/>
  <w15:commentEx w15:paraId="00001808" w15:paraIdParent="00001806" w15:done="0"/>
  <w15:commentEx w15:paraId="00001809" w15:paraIdParent="0000180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6">
    <w:pPr>
      <w:rPr/>
    </w:pPr>
    <w:r w:rsidDel="00000000" w:rsidR="00000000" w:rsidRPr="00000000">
      <w:rPr/>
      <w:drawing>
        <wp:inline distB="114300" distT="114300" distL="114300" distR="114300">
          <wp:extent cx="2200275" cy="457200"/>
          <wp:effectExtent b="0" l="0" r="0" t="0"/>
          <wp:docPr id="37"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17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s://www.oasis-open.org/policies-guidelines/trademark/" TargetMode="External"/><Relationship Id="rId102" Type="http://schemas.openxmlformats.org/officeDocument/2006/relationships/hyperlink" Target="https://www.oasis-open.org/" TargetMode="External"/><Relationship Id="rId101" Type="http://schemas.openxmlformats.org/officeDocument/2006/relationships/hyperlink" Target="https://www.oasis-open.org/policies-guidelines/ipr/" TargetMode="External"/><Relationship Id="rId100" Type="http://schemas.openxmlformats.org/officeDocument/2006/relationships/hyperlink" Target="https://www.oasis-open.org/policies-guidelines/ipr/"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www.rfc-editor.org/info/rfc2119" TargetMode="External"/><Relationship Id="rId94" Type="http://schemas.openxmlformats.org/officeDocument/2006/relationships/hyperlink" Target="https://www.rfc-editor.org/info/rfc8174" TargetMode="External"/><Relationship Id="rId97" Type="http://schemas.openxmlformats.org/officeDocument/2006/relationships/hyperlink" Target="http://www.rfc-editor.org/info/rfc6455" TargetMode="External"/><Relationship Id="rId96" Type="http://schemas.openxmlformats.org/officeDocument/2006/relationships/hyperlink" Target="http://www.rfc-editor.org/info/rfc3629" TargetMode="External"/><Relationship Id="rId11" Type="http://schemas.openxmlformats.org/officeDocument/2006/relationships/hyperlink" Target="mailto:Andrew_Banks@uk.ibm.com" TargetMode="External"/><Relationship Id="rId99" Type="http://schemas.openxmlformats.org/officeDocument/2006/relationships/hyperlink" Target="https://www.rfc-editor.org/info/rfc3552" TargetMode="External"/><Relationship Id="rId10" Type="http://schemas.openxmlformats.org/officeDocument/2006/relationships/hyperlink" Target="mailto:icraggs@gmail.com" TargetMode="External"/><Relationship Id="rId98" Type="http://schemas.openxmlformats.org/officeDocument/2006/relationships/hyperlink" Target="http://www.unicode.org/versions/latest/"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hyperlink" Target="https://www.rfc-editor.org/in-notes/rfc-ref.txt" TargetMode="External"/><Relationship Id="rId90" Type="http://schemas.openxmlformats.org/officeDocument/2006/relationships/hyperlink" Target="https://docs.oasis-open.org/templates/ietf-rfc-list/ietf-rfc-list.html" TargetMode="External"/><Relationship Id="rId93" Type="http://schemas.openxmlformats.org/officeDocument/2006/relationships/hyperlink" Target="https://www.rfc-editor.org/info/rfc2119" TargetMode="External"/><Relationship Id="rId92" Type="http://schemas.openxmlformats.org/officeDocument/2006/relationships/hyperlink" Target="https://docs.oasis-open.org/templates/w3c-recommendations-list/w3c-recommendations-list.html" TargetMode="External"/><Relationship Id="rId15" Type="http://schemas.openxmlformats.org/officeDocument/2006/relationships/hyperlink" Target="mailto:rahul.gupta@us.ibm.com"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image" Target="media/image10.png"/><Relationship Id="rId83" Type="http://schemas.openxmlformats.org/officeDocument/2006/relationships/image" Target="media/image2.png"/><Relationship Id="rId86" Type="http://schemas.openxmlformats.org/officeDocument/2006/relationships/image" Target="media/image7.png"/><Relationship Id="rId85" Type="http://schemas.openxmlformats.org/officeDocument/2006/relationships/image" Target="media/image6.png"/><Relationship Id="rId88" Type="http://schemas.openxmlformats.org/officeDocument/2006/relationships/hyperlink" Target="https://www.oasis-open.org/policies-guidelines/oasis-defined-terms-2017-05-26#dConformanceClause" TargetMode="External"/><Relationship Id="rId87" Type="http://schemas.openxmlformats.org/officeDocument/2006/relationships/hyperlink" Target="https://www.oasis-open.org/policies-guidelines/tc-process#wpComponentsConfClause" TargetMode="External"/><Relationship Id="rId89" Type="http://schemas.openxmlformats.org/officeDocument/2006/relationships/hyperlink" Target="https://docs.oasis-open.org/templates/TCHandbook/ConformanceGuidelines.html" TargetMode="External"/><Relationship Id="rId80" Type="http://schemas.openxmlformats.org/officeDocument/2006/relationships/image" Target="media/image4.png"/><Relationship Id="rId82" Type="http://schemas.openxmlformats.org/officeDocument/2006/relationships/image" Target="media/image13.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S4_13_Errors" TargetMode="External"/><Relationship Id="rId74" Type="http://schemas.openxmlformats.org/officeDocument/2006/relationships/hyperlink" Target="https://docs.oasis-open.org/mqtt/mqtt/v5.0/os/mqtt-v5.0-os.html#S4_13_Errors" TargetMode="External"/><Relationship Id="rId77" Type="http://schemas.openxmlformats.org/officeDocument/2006/relationships/hyperlink" Target="https://docs.oasis-open.org/mqtt/mqtt/v5.0/os/mqtt-v5.0-os.html#_CONNECT_Actions" TargetMode="External"/><Relationship Id="rId76" Type="http://schemas.openxmlformats.org/officeDocument/2006/relationships/hyperlink" Target="https://docs.oasis-open.org/mqtt/mqtt/v5.0/os/mqtt-v5.0-os.html#_CONNECT_Actions" TargetMode="External"/><Relationship Id="rId79" Type="http://schemas.openxmlformats.org/officeDocument/2006/relationships/image" Target="media/image9.png"/><Relationship Id="rId78" Type="http://schemas.openxmlformats.org/officeDocument/2006/relationships/image" Target="media/image1.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www.rfc-editor.org/rfc/rfc3610" TargetMode="External"/><Relationship Id="rId61"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4" Type="http://schemas.openxmlformats.org/officeDocument/2006/relationships/hyperlink" Target="https://en.wikipedia.org/wiki/CCM_mode" TargetMode="External"/><Relationship Id="rId63"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6" Type="http://schemas.openxmlformats.org/officeDocument/2006/relationships/image" Target="media/image5.png"/><Relationship Id="rId65" Type="http://schemas.openxmlformats.org/officeDocument/2006/relationships/hyperlink" Target="https://en.wikipedia.org/wiki/Galois/Counter_Mode" TargetMode="External"/><Relationship Id="rId68" Type="http://schemas.openxmlformats.org/officeDocument/2006/relationships/hyperlink" Target="https://docs.oasis-open.org/mqtt/mqtt/v5.0/os/mqtt-v5.0-os.html#Unicode" TargetMode="External"/><Relationship Id="rId67" Type="http://schemas.openxmlformats.org/officeDocument/2006/relationships/image" Target="media/image8.png"/><Relationship Id="rId60" Type="http://schemas.openxmlformats.org/officeDocument/2006/relationships/hyperlink" Target="https://nvlpubs.nist.gov/nistpubs/SpecialPublications/NIST.SP.800-38b.pdf" TargetMode="External"/><Relationship Id="rId69" Type="http://schemas.openxmlformats.org/officeDocument/2006/relationships/hyperlink" Target="https://docs.oasis-open.org/mqtt/mqtt/v5.0/os/mqtt-v5.0-os.html#Unicode"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3.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www.rfc-editor.org/rfc/rfc2104" TargetMode="External"/><Relationship Id="rId56" Type="http://schemas.openxmlformats.org/officeDocument/2006/relationships/hyperlink" Target="https://docs.google.com/document/d/1Q_l-TOttOqktQmnupRv7Un1Y8KzULIxc/edit?pli=1#heading=h.23ckvvd" TargetMode="External"/><Relationship Id="rId59"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8" Type="http://schemas.openxmlformats.org/officeDocument/2006/relationships/hyperlink" Target="https://nvlpubs.nist.gov/nistpubs/FIPS/NIST.FIPS.198-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d0sbpj3KAOYKf5UbYYADl9Lp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E5NDA4MTcxOTM4ODUmYW1wO3VzZz1BT3ZWYXcyMzllWE8wZUZNOUhIcDE1bEl1NExQ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xOTQwODE3MTkzODg1JmFtcDt1c2c9QU92VmF3MjM5ZVhPMGVGTTlISHAxNWxJdTRMUC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mAgKC0FBQUJPUWNWWVpZEuYH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xOTQwODE3MTczMzEzJmFtcDt1c2c9QU92VmF3MmtsT3JLNXVPMFlpWXpIRlQ2RGJLZ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Tk0MDgxNzE3MzMxMyZhbXA7dXNnPUFPdlZhdzJrbE9ySzV1TzBZaVl6SEZUNkRiS2Q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yQUKC0FBQUJKaDRobTZJEpcFCgtBQUFCSmg0aG02SRILQUFBQkpoNGhtNkkaKAoJdGV4dC9odG1sEhtXaGVuIHNob3VsZCBpdCBiZSBzZXQgdG8gMT8iKQoKdGV4dC9wbGFpbhIbV2hlbiBzaG91bGQgaXQgYmUgc2V0IHRvIDE/KhsiFTExNTYyNjM1NzE0MjczNTgxMjI2NigAOAAw1O2Yu+UxOLjDyaqD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ojCgp0ZXh0L3BsYWluEhVhbmQgRFVQIGZsYWcgc2V0IHRvIDBaDHZleTVsbXV1ZHIxMHICIAB4AJoBBggAEAAYAKoBHRIbV2hlbiBzaG91bGQgaXQgYmUgc2V0IHRvIDE/sAEAuAEAGNTtmLvlMSC4w8mqgz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OWUydDEzZDU2b3I1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IQoUc3VnZ2VzdC4yN2NlaXd3N3k2NTgSCUFub255bW91c2oyChNzdWdnZXN0Ljd0MHZyazdrOGk0EhtkYXZpZGUubGVuemFyaW5pQHUtYmxveC5jb21qMwoUc3VnZ2VzdC5xbnoxNnc3ODdwZ3oSG2RhdmlkZS5sZW56YXJpbmlAdS1ibG94LmNvbWohChRzdWdnZXN0LmNnNnB2c3drem85ZRIJQW5vbnltb3VzajMKFHN1Z2dlc3QuYngyYXZvdXh3bWsw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m4yMGNveHhhOXY3ahIbZGF2aWRlLmxlbnphcmluaUB1LWJsb3guY29tajMKFHN1Z2dlc3QuOGFoa2VkbHFkcGtjEhtkYXZpZGUubGVuemFyaW5pQHUtYmxveC5jb21qMwoUc3VnZ2VzdC42OGM3d2VrM3g3anESG2RhdmlkZS5sZW56YXJpbmlAdS1ibG94LmNvbWoyChNzdWdnZXN0LmxpaHhpcG40Njhn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5pYXJxNXp3ZGdzcmI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